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5F1516" w14:textId="77777777" w:rsidR="005953BD" w:rsidRPr="001B7022" w:rsidRDefault="005953BD" w:rsidP="001F12E6">
      <w:pPr>
        <w:pStyle w:val="1"/>
        <w:spacing w:after="0" w:afterAutospacing="0"/>
        <w:jc w:val="center"/>
        <w:rPr>
          <w:rFonts w:ascii="Noto Sans KR Light" w:hAnsi="Noto Sans KR Light"/>
          <w:sz w:val="30"/>
        </w:rPr>
      </w:pPr>
      <w:r w:rsidRPr="001B7022">
        <w:rPr>
          <w:rFonts w:ascii="Noto Sans KR Light" w:hAnsi="Noto Sans KR Light" w:hint="eastAsia"/>
          <w:sz w:val="30"/>
        </w:rPr>
        <w:t>퍼시스</w:t>
      </w:r>
      <w:r w:rsidRPr="001B7022">
        <w:rPr>
          <w:rFonts w:ascii="Noto Sans KR Light" w:hAnsi="Noto Sans KR Light"/>
          <w:sz w:val="30"/>
        </w:rPr>
        <w:t xml:space="preserve"> </w:t>
      </w:r>
      <w:r w:rsidRPr="001B7022">
        <w:rPr>
          <w:rFonts w:ascii="Noto Sans KR Light" w:hAnsi="Noto Sans KR Light" w:hint="eastAsia"/>
          <w:sz w:val="30"/>
        </w:rPr>
        <w:t>베트남</w:t>
      </w:r>
      <w:r w:rsidRPr="001B7022">
        <w:rPr>
          <w:rFonts w:ascii="Noto Sans KR Light" w:hAnsi="Noto Sans KR Light"/>
          <w:sz w:val="30"/>
        </w:rPr>
        <w:t xml:space="preserve"> </w:t>
      </w:r>
      <w:r w:rsidRPr="001B7022">
        <w:rPr>
          <w:rFonts w:ascii="Noto Sans KR Light" w:hAnsi="Noto Sans KR Light" w:hint="eastAsia"/>
          <w:sz w:val="30"/>
        </w:rPr>
        <w:t>딜러</w:t>
      </w:r>
      <w:r w:rsidRPr="001B7022">
        <w:rPr>
          <w:rFonts w:ascii="Noto Sans KR Light" w:hAnsi="Noto Sans KR Light"/>
          <w:sz w:val="30"/>
        </w:rPr>
        <w:t xml:space="preserve"> </w:t>
      </w:r>
      <w:r w:rsidRPr="001B7022">
        <w:rPr>
          <w:rFonts w:ascii="Noto Sans KR Light" w:hAnsi="Noto Sans KR Light" w:hint="eastAsia"/>
          <w:sz w:val="30"/>
        </w:rPr>
        <w:t>계약서</w:t>
      </w:r>
    </w:p>
    <w:p w14:paraId="4AB8BB84" w14:textId="5DFB7AE7" w:rsidR="005953BD" w:rsidRPr="001B7022" w:rsidRDefault="0023520D" w:rsidP="005F135B">
      <w:pPr>
        <w:pStyle w:val="a3"/>
        <w:spacing w:before="0" w:beforeAutospacing="0" w:after="0" w:afterAutospacing="0"/>
        <w:jc w:val="center"/>
        <w:rPr>
          <w:rFonts w:ascii="Noto Sans KR Light" w:hAnsi="Noto Sans KR Light"/>
          <w:sz w:val="30"/>
        </w:rPr>
      </w:pPr>
      <w:r w:rsidRPr="001B7022">
        <w:rPr>
          <w:rStyle w:val="a4"/>
          <w:rFonts w:ascii="Noto Sans KR Light" w:hAnsi="Noto Sans KR Light"/>
          <w:sz w:val="30"/>
        </w:rPr>
        <w:t>FUR</w:t>
      </w:r>
      <w:r w:rsidR="005953BD" w:rsidRPr="001B7022">
        <w:rPr>
          <w:rStyle w:val="a4"/>
          <w:rFonts w:ascii="Noto Sans KR Light" w:hAnsi="Noto Sans KR Light"/>
          <w:sz w:val="30"/>
        </w:rPr>
        <w:t>SYS VIETNAM DEALER AGREEMENT</w:t>
      </w:r>
      <w:r w:rsidR="005953BD" w:rsidRPr="001B7022">
        <w:rPr>
          <w:rFonts w:ascii="Noto Sans KR Light" w:hAnsi="Noto Sans KR Light"/>
          <w:sz w:val="30"/>
        </w:rPr>
        <w:br/>
      </w:r>
      <w:r w:rsidR="005953BD" w:rsidRPr="001B7022">
        <w:rPr>
          <w:rStyle w:val="a4"/>
          <w:rFonts w:ascii="Noto Sans KR Light" w:hAnsi="Noto Sans KR Light"/>
          <w:sz w:val="30"/>
        </w:rPr>
        <w:t xml:space="preserve">HỢP ĐỒNG ĐẠI LÝ </w:t>
      </w:r>
      <w:r w:rsidRPr="001B7022">
        <w:rPr>
          <w:rStyle w:val="a4"/>
          <w:rFonts w:ascii="Noto Sans KR Light" w:hAnsi="Noto Sans KR Light"/>
          <w:sz w:val="30"/>
        </w:rPr>
        <w:t>FUR</w:t>
      </w:r>
      <w:r w:rsidR="005953BD" w:rsidRPr="001B7022">
        <w:rPr>
          <w:rStyle w:val="a4"/>
          <w:rFonts w:ascii="Noto Sans KR Light" w:hAnsi="Noto Sans KR Light"/>
          <w:sz w:val="30"/>
        </w:rPr>
        <w:t>SYS VIỆT NAM</w:t>
      </w:r>
    </w:p>
    <w:p w14:paraId="2BFE9E95" w14:textId="77777777" w:rsidR="005953BD" w:rsidRPr="001B7022" w:rsidRDefault="00921315" w:rsidP="005953BD">
      <w:pPr>
        <w:rPr>
          <w:rFonts w:ascii="Noto Sans KR Light" w:hAnsi="Noto Sans KR Light"/>
          <w:sz w:val="24"/>
        </w:rPr>
      </w:pPr>
      <w:r>
        <w:rPr>
          <w:rFonts w:ascii="Noto Sans KR Light" w:hAnsi="Noto Sans KR Light"/>
          <w:sz w:val="24"/>
        </w:rPr>
        <w:pict w14:anchorId="5F2EBD88">
          <v:rect id="_x0000_i1025" style="width:0;height:1.5pt" o:hralign="center" o:hrstd="t" o:hr="t" fillcolor="#a0a0a0" stroked="f"/>
        </w:pict>
      </w:r>
    </w:p>
    <w:p w14:paraId="05EC526D" w14:textId="77777777" w:rsidR="0082233C" w:rsidRDefault="005953BD" w:rsidP="0082233C">
      <w:pPr>
        <w:pStyle w:val="a3"/>
        <w:spacing w:before="240" w:beforeAutospacing="0" w:after="0" w:afterAutospacing="0"/>
        <w:rPr>
          <w:rFonts w:ascii="Noto Sans KR Light" w:hAnsi="Noto Sans KR Light"/>
        </w:rPr>
      </w:pPr>
      <w:r w:rsidRPr="001B7022">
        <w:rPr>
          <w:rFonts w:ascii="Noto Sans KR Light" w:hAnsi="Noto Sans KR Light" w:hint="eastAsia"/>
        </w:rPr>
        <w:t>본</w:t>
      </w:r>
      <w:r w:rsidRPr="001B7022">
        <w:rPr>
          <w:rFonts w:ascii="Noto Sans KR Light" w:hAnsi="Noto Sans KR Light"/>
        </w:rPr>
        <w:t xml:space="preserve"> </w:t>
      </w:r>
      <w:r w:rsidRPr="001B7022">
        <w:rPr>
          <w:rFonts w:ascii="Noto Sans KR Light" w:hAnsi="Noto Sans KR Light" w:hint="eastAsia"/>
        </w:rPr>
        <w:t>계약은</w:t>
      </w:r>
      <w:r w:rsidRPr="001B7022">
        <w:rPr>
          <w:rFonts w:ascii="Noto Sans KR Light" w:hAnsi="Noto Sans KR Light"/>
        </w:rPr>
        <w:t xml:space="preserve"> </w:t>
      </w:r>
      <w:r w:rsidRPr="001B7022">
        <w:rPr>
          <w:rFonts w:ascii="Noto Sans KR Light" w:hAnsi="Noto Sans KR Light" w:hint="eastAsia"/>
        </w:rPr>
        <w:t>아래</w:t>
      </w:r>
      <w:r w:rsidRPr="001B7022">
        <w:rPr>
          <w:rFonts w:ascii="Noto Sans KR Light" w:hAnsi="Noto Sans KR Light"/>
        </w:rPr>
        <w:t xml:space="preserve"> </w:t>
      </w:r>
      <w:r w:rsidRPr="001B7022">
        <w:rPr>
          <w:rFonts w:ascii="Noto Sans KR Light" w:hAnsi="Noto Sans KR Light" w:hint="eastAsia"/>
        </w:rPr>
        <w:t>당사자</w:t>
      </w:r>
      <w:r w:rsidRPr="001B7022">
        <w:rPr>
          <w:rFonts w:ascii="Noto Sans KR Light" w:hAnsi="Noto Sans KR Light"/>
        </w:rPr>
        <w:t xml:space="preserve"> </w:t>
      </w:r>
      <w:r w:rsidRPr="001B7022">
        <w:rPr>
          <w:rFonts w:ascii="Noto Sans KR Light" w:hAnsi="Noto Sans KR Light" w:hint="eastAsia"/>
        </w:rPr>
        <w:t>간에</w:t>
      </w:r>
      <w:r w:rsidRPr="001B7022">
        <w:rPr>
          <w:rFonts w:ascii="Noto Sans KR Light" w:hAnsi="Noto Sans KR Light"/>
        </w:rPr>
        <w:t xml:space="preserve"> </w:t>
      </w:r>
      <w:r w:rsidRPr="001B7022">
        <w:rPr>
          <w:rFonts w:ascii="Noto Sans KR Light" w:hAnsi="Noto Sans KR Light" w:hint="eastAsia"/>
        </w:rPr>
        <w:t>체결</w:t>
      </w:r>
      <w:r w:rsidR="0023520D" w:rsidRPr="001B7022">
        <w:rPr>
          <w:rFonts w:ascii="Noto Sans KR Light" w:hAnsi="Noto Sans KR Light" w:hint="eastAsia"/>
        </w:rPr>
        <w:t>되어</w:t>
      </w:r>
      <w:r w:rsidR="0023520D" w:rsidRPr="001B7022">
        <w:rPr>
          <w:rFonts w:ascii="Noto Sans KR Light" w:hAnsi="Noto Sans KR Light"/>
        </w:rPr>
        <w:t xml:space="preserve"> 2026</w:t>
      </w:r>
      <w:r w:rsidR="0023520D" w:rsidRPr="001B7022">
        <w:rPr>
          <w:rFonts w:ascii="Noto Sans KR Light" w:hAnsi="Noto Sans KR Light" w:hint="eastAsia"/>
        </w:rPr>
        <w:t>년</w:t>
      </w:r>
      <w:r w:rsidR="0023520D" w:rsidRPr="001B7022">
        <w:rPr>
          <w:rFonts w:ascii="Noto Sans KR Light" w:hAnsi="Noto Sans KR Light"/>
        </w:rPr>
        <w:t xml:space="preserve"> _______</w:t>
      </w:r>
      <w:r w:rsidR="0023520D" w:rsidRPr="001B7022">
        <w:rPr>
          <w:rFonts w:ascii="Noto Sans KR Light" w:hAnsi="Noto Sans KR Light" w:hint="eastAsia"/>
        </w:rPr>
        <w:t>부터</w:t>
      </w:r>
      <w:r w:rsidR="0023520D" w:rsidRPr="001B7022">
        <w:rPr>
          <w:rFonts w:ascii="Noto Sans KR Light" w:hAnsi="Noto Sans KR Light"/>
        </w:rPr>
        <w:t xml:space="preserve"> </w:t>
      </w:r>
      <w:r w:rsidR="0023520D" w:rsidRPr="001B7022">
        <w:rPr>
          <w:rFonts w:ascii="Noto Sans KR Light" w:hAnsi="Noto Sans KR Light" w:hint="eastAsia"/>
        </w:rPr>
        <w:t>효력을</w:t>
      </w:r>
      <w:r w:rsidR="0023520D" w:rsidRPr="001B7022">
        <w:rPr>
          <w:rFonts w:ascii="Noto Sans KR Light" w:hAnsi="Noto Sans KR Light"/>
        </w:rPr>
        <w:t xml:space="preserve"> </w:t>
      </w:r>
      <w:r w:rsidR="0023520D" w:rsidRPr="001B7022">
        <w:rPr>
          <w:rFonts w:ascii="Noto Sans KR Light" w:hAnsi="Noto Sans KR Light" w:hint="eastAsia"/>
        </w:rPr>
        <w:t>가진</w:t>
      </w:r>
      <w:r w:rsidRPr="001B7022">
        <w:rPr>
          <w:rFonts w:ascii="Noto Sans KR Light" w:hAnsi="Noto Sans KR Light" w:hint="eastAsia"/>
        </w:rPr>
        <w:t>다</w:t>
      </w:r>
      <w:r w:rsidRPr="001B7022">
        <w:rPr>
          <w:rFonts w:ascii="Noto Sans KR Light" w:hAnsi="Noto Sans KR Light"/>
        </w:rPr>
        <w:t>.</w:t>
      </w:r>
    </w:p>
    <w:p w14:paraId="6B5976BA" w14:textId="660C6E32" w:rsidR="0082233C" w:rsidRDefault="005953BD" w:rsidP="0082233C">
      <w:pPr>
        <w:pStyle w:val="a3"/>
        <w:spacing w:before="0" w:beforeAutospacing="0" w:after="0" w:afterAutospacing="0"/>
        <w:rPr>
          <w:rFonts w:ascii="Noto Sans KR Light" w:hAnsi="Noto Sans KR Light"/>
        </w:rPr>
      </w:pPr>
      <w:r w:rsidRPr="001B7022">
        <w:rPr>
          <w:rFonts w:ascii="Noto Sans KR Light" w:hAnsi="Noto Sans KR Light"/>
        </w:rPr>
        <w:t xml:space="preserve">This Agreement is </w:t>
      </w:r>
      <w:r w:rsidR="00B03043" w:rsidRPr="001B7022">
        <w:rPr>
          <w:rFonts w:ascii="Noto Sans KR Light" w:hAnsi="Noto Sans KR Light"/>
        </w:rPr>
        <w:t xml:space="preserve">made and come </w:t>
      </w:r>
      <w:r w:rsidRPr="001B7022">
        <w:rPr>
          <w:rFonts w:ascii="Noto Sans KR Light" w:hAnsi="Noto Sans KR Light"/>
        </w:rPr>
        <w:t>into</w:t>
      </w:r>
      <w:r w:rsidR="00B03043" w:rsidRPr="001B7022">
        <w:rPr>
          <w:rFonts w:ascii="Noto Sans KR Light" w:hAnsi="Noto Sans KR Light"/>
        </w:rPr>
        <w:t xml:space="preserve"> effect as from ________, 2026,</w:t>
      </w:r>
      <w:r w:rsidRPr="001B7022">
        <w:rPr>
          <w:rFonts w:ascii="Noto Sans KR Light" w:hAnsi="Noto Sans KR Light"/>
        </w:rPr>
        <w:t xml:space="preserve"> by and between</w:t>
      </w:r>
      <w:r w:rsidR="00B03043" w:rsidRPr="001B7022">
        <w:rPr>
          <w:rFonts w:ascii="Noto Sans KR Light" w:hAnsi="Noto Sans KR Light"/>
        </w:rPr>
        <w:t xml:space="preserve"> the following parties</w:t>
      </w:r>
      <w:r w:rsidRPr="001B7022">
        <w:rPr>
          <w:rFonts w:ascii="Noto Sans KR Light" w:hAnsi="Noto Sans KR Light"/>
        </w:rPr>
        <w:t>:</w:t>
      </w:r>
    </w:p>
    <w:p w14:paraId="4D6F4CE0" w14:textId="610A833C" w:rsidR="005953BD" w:rsidRPr="001B7022" w:rsidRDefault="005953BD" w:rsidP="0082233C">
      <w:pPr>
        <w:pStyle w:val="a3"/>
        <w:spacing w:before="0" w:beforeAutospacing="0" w:after="240" w:afterAutospacing="0"/>
        <w:rPr>
          <w:rFonts w:ascii="Noto Sans KR Light" w:hAnsi="Noto Sans KR Light"/>
        </w:rPr>
      </w:pPr>
      <w:r w:rsidRPr="001B7022">
        <w:rPr>
          <w:rFonts w:ascii="Noto Sans KR Light" w:hAnsi="Noto Sans KR Light"/>
        </w:rPr>
        <w:t xml:space="preserve">Hợp đồng này được </w:t>
      </w:r>
      <w:r w:rsidR="00C4039E" w:rsidRPr="001B7022">
        <w:rPr>
          <w:rFonts w:ascii="Noto Sans KR Light" w:hAnsi="Noto Sans KR Light"/>
        </w:rPr>
        <w:t xml:space="preserve">lập và có hiệu lực từ ngày ______, 2026 bởi và </w:t>
      </w:r>
      <w:r w:rsidRPr="001B7022">
        <w:rPr>
          <w:rFonts w:ascii="Noto Sans KR Light" w:hAnsi="Noto Sans KR Light"/>
        </w:rPr>
        <w:t>giữa:</w:t>
      </w:r>
    </w:p>
    <w:p w14:paraId="08D72BBA" w14:textId="0A21C291" w:rsidR="005953BD" w:rsidRPr="001B7022" w:rsidRDefault="005953BD" w:rsidP="00845396">
      <w:pPr>
        <w:pStyle w:val="3"/>
        <w:ind w:leftChars="0" w:left="0" w:firstLineChars="0" w:firstLine="0"/>
        <w:rPr>
          <w:rFonts w:ascii="Noto Sans KR Light" w:hAnsi="Noto Sans KR Light"/>
          <w:b/>
          <w:sz w:val="24"/>
          <w:u w:val="single"/>
        </w:rPr>
      </w:pPr>
      <w:proofErr w:type="gramStart"/>
      <w:r w:rsidRPr="001B7022">
        <w:rPr>
          <w:rFonts w:ascii="Noto Sans KR Light" w:hAnsi="Noto Sans KR Light" w:hint="eastAsia"/>
          <w:b/>
          <w:sz w:val="24"/>
          <w:u w:val="single"/>
        </w:rPr>
        <w:t>회사</w:t>
      </w:r>
      <w:r w:rsidRPr="001B7022">
        <w:rPr>
          <w:rFonts w:ascii="Noto Sans KR Light" w:hAnsi="Noto Sans KR Light"/>
          <w:b/>
          <w:sz w:val="24"/>
          <w:u w:val="single"/>
        </w:rPr>
        <w:t xml:space="preserve"> /</w:t>
      </w:r>
      <w:proofErr w:type="gramEnd"/>
      <w:r w:rsidRPr="001B7022">
        <w:rPr>
          <w:rFonts w:ascii="Noto Sans KR Light" w:hAnsi="Noto Sans KR Light"/>
          <w:b/>
          <w:sz w:val="24"/>
          <w:u w:val="single"/>
        </w:rPr>
        <w:t xml:space="preserve"> </w:t>
      </w:r>
      <w:r w:rsidR="00C4039E" w:rsidRPr="001B7022">
        <w:rPr>
          <w:rFonts w:ascii="Noto Sans KR Light" w:hAnsi="Noto Sans KR Light"/>
          <w:b/>
          <w:sz w:val="24"/>
          <w:u w:val="single"/>
        </w:rPr>
        <w:t>COMPANY / CÔNG TY</w:t>
      </w:r>
    </w:p>
    <w:tbl>
      <w:tblPr>
        <w:tblStyle w:val="a9"/>
        <w:tblW w:w="8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25"/>
        <w:gridCol w:w="4204"/>
      </w:tblGrid>
      <w:tr w:rsidR="00C4039E" w:rsidRPr="003B4056" w14:paraId="113CC289" w14:textId="77777777" w:rsidTr="00D05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0C5AC58F" w14:textId="6C270026" w:rsidR="00C4039E" w:rsidRPr="001B7022" w:rsidRDefault="005D73BC" w:rsidP="00C3547B">
            <w:pPr>
              <w:pStyle w:val="a8"/>
              <w:numPr>
                <w:ilvl w:val="0"/>
                <w:numId w:val="4"/>
              </w:numPr>
              <w:spacing w:after="160" w:line="259" w:lineRule="auto"/>
              <w:ind w:leftChars="0" w:left="317" w:hanging="317"/>
              <w:jc w:val="left"/>
              <w:rPr>
                <w:rFonts w:ascii="Noto Sans KR Light" w:eastAsia="Noto Sans KR Light" w:hAnsi="Noto Sans KR Light"/>
              </w:rPr>
            </w:pPr>
            <w:bookmarkStart w:id="0" w:name="_Hlk222839449"/>
            <w:proofErr w:type="gramStart"/>
            <w:r w:rsidRPr="001B7022">
              <w:rPr>
                <w:rFonts w:ascii="Noto Sans KR Light" w:eastAsia="Noto Sans KR Light" w:hAnsi="Noto Sans KR Light" w:hint="eastAsia"/>
              </w:rPr>
              <w:t>상호</w:t>
            </w:r>
            <w:r w:rsidRPr="001B7022">
              <w:rPr>
                <w:rFonts w:ascii="Noto Sans KR Light" w:eastAsia="Noto Sans KR Light" w:hAnsi="Noto Sans KR Light"/>
              </w:rPr>
              <w:t xml:space="preserve"> </w:t>
            </w:r>
            <w:r w:rsidR="00C4039E" w:rsidRPr="001B7022">
              <w:rPr>
                <w:rFonts w:ascii="Noto Sans KR Light" w:eastAsia="Noto Sans KR Light" w:hAnsi="Noto Sans KR Light"/>
              </w:rPr>
              <w:t>/</w:t>
            </w:r>
            <w:proofErr w:type="gramEnd"/>
            <w:r w:rsidR="00C4039E" w:rsidRPr="001B7022">
              <w:rPr>
                <w:rFonts w:ascii="Noto Sans KR Light" w:eastAsia="Noto Sans KR Light" w:hAnsi="Noto Sans KR Light"/>
              </w:rPr>
              <w:t xml:space="preserve"> Name/ Tên</w:t>
            </w:r>
          </w:p>
        </w:tc>
        <w:tc>
          <w:tcPr>
            <w:tcW w:w="425" w:type="dxa"/>
            <w:shd w:val="clear" w:color="auto" w:fill="FFFFFF" w:themeFill="background1"/>
          </w:tcPr>
          <w:p w14:paraId="1159A7A3" w14:textId="77777777" w:rsidR="00C4039E" w:rsidRPr="001B7022" w:rsidRDefault="00C4039E" w:rsidP="003B4056">
            <w:pPr>
              <w:jc w:val="both"/>
              <w:cnfStyle w:val="100000000000" w:firstRow="1"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c>
          <w:tcPr>
            <w:tcW w:w="4204" w:type="dxa"/>
            <w:shd w:val="clear" w:color="auto" w:fill="FFFFFF" w:themeFill="background1"/>
          </w:tcPr>
          <w:p w14:paraId="3780E3E5" w14:textId="77777777" w:rsidR="00C4039E" w:rsidRPr="001B7022" w:rsidRDefault="00C4039E" w:rsidP="003B4056">
            <w:pPr>
              <w:jc w:val="both"/>
              <w:cnfStyle w:val="100000000000" w:firstRow="1" w:lastRow="0" w:firstColumn="0" w:lastColumn="0" w:oddVBand="0" w:evenVBand="0" w:oddHBand="0" w:evenHBand="0" w:firstRowFirstColumn="0" w:firstRowLastColumn="0" w:lastRowFirstColumn="0" w:lastRowLastColumn="0"/>
              <w:rPr>
                <w:rStyle w:val="a4"/>
                <w:rFonts w:ascii="Noto Sans KR Light" w:eastAsia="Noto Sans KR Light" w:hAnsi="Noto Sans KR Light"/>
              </w:rPr>
            </w:pPr>
            <w:r w:rsidRPr="001B7022">
              <w:rPr>
                <w:rStyle w:val="a4"/>
                <w:rFonts w:ascii="Noto Sans KR Light" w:eastAsia="Noto Sans KR Light" w:hAnsi="Noto Sans KR Light"/>
              </w:rPr>
              <w:t>FURSYS VIETNAM CO., LTD.</w:t>
            </w:r>
          </w:p>
          <w:p w14:paraId="66B38D33" w14:textId="77777777" w:rsidR="00C4039E" w:rsidRPr="001B7022" w:rsidRDefault="00C4039E" w:rsidP="003B4056">
            <w:pPr>
              <w:jc w:val="both"/>
              <w:cnfStyle w:val="100000000000" w:firstRow="1"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Style w:val="a4"/>
                <w:rFonts w:ascii="Noto Sans KR Light" w:eastAsia="Noto Sans KR Light" w:hAnsi="Noto Sans KR Light"/>
              </w:rPr>
              <w:t>CÔNG TY TNHH FURSYS VIỆT NAM</w:t>
            </w:r>
          </w:p>
        </w:tc>
      </w:tr>
      <w:tr w:rsidR="00C4039E" w:rsidRPr="003B4056" w14:paraId="670A2E6B" w14:textId="77777777" w:rsidTr="00D05B60">
        <w:tc>
          <w:tcPr>
            <w:cnfStyle w:val="001000000000" w:firstRow="0" w:lastRow="0" w:firstColumn="1" w:lastColumn="0" w:oddVBand="0" w:evenVBand="0" w:oddHBand="0" w:evenHBand="0" w:firstRowFirstColumn="0" w:firstRowLastColumn="0" w:lastRowFirstColumn="0" w:lastRowLastColumn="0"/>
            <w:tcW w:w="4253" w:type="dxa"/>
          </w:tcPr>
          <w:p w14:paraId="62FFAF8D" w14:textId="2F3DA8B8" w:rsidR="00C4039E" w:rsidRPr="001B7022" w:rsidRDefault="005D73BC" w:rsidP="00C3547B">
            <w:pPr>
              <w:pStyle w:val="a8"/>
              <w:numPr>
                <w:ilvl w:val="0"/>
                <w:numId w:val="4"/>
              </w:numPr>
              <w:spacing w:after="160" w:line="259" w:lineRule="auto"/>
              <w:ind w:leftChars="0" w:left="317" w:hanging="317"/>
              <w:jc w:val="left"/>
              <w:rPr>
                <w:rFonts w:ascii="Noto Sans KR Light" w:eastAsia="Noto Sans KR Light" w:hAnsi="Noto Sans KR Light"/>
              </w:rPr>
            </w:pPr>
            <w:proofErr w:type="gramStart"/>
            <w:r w:rsidRPr="001B7022">
              <w:rPr>
                <w:rFonts w:ascii="Noto Sans KR Light" w:eastAsia="Noto Sans KR Light" w:hAnsi="Noto Sans KR Light" w:hint="eastAsia"/>
              </w:rPr>
              <w:t>주소</w:t>
            </w:r>
            <w:r w:rsidRPr="001B7022">
              <w:rPr>
                <w:rFonts w:ascii="Noto Sans KR Light" w:eastAsia="Noto Sans KR Light" w:hAnsi="Noto Sans KR Light"/>
              </w:rPr>
              <w:t xml:space="preserve"> </w:t>
            </w:r>
            <w:r w:rsidR="00C4039E" w:rsidRPr="001B7022">
              <w:rPr>
                <w:rFonts w:ascii="Noto Sans KR Light" w:eastAsia="Noto Sans KR Light" w:hAnsi="Noto Sans KR Light"/>
              </w:rPr>
              <w:t>/</w:t>
            </w:r>
            <w:proofErr w:type="gramEnd"/>
            <w:r w:rsidR="00C4039E" w:rsidRPr="001B7022">
              <w:rPr>
                <w:rFonts w:ascii="Noto Sans KR Light" w:eastAsia="Noto Sans KR Light" w:hAnsi="Noto Sans KR Light"/>
              </w:rPr>
              <w:t xml:space="preserve"> Address/ </w:t>
            </w:r>
            <w:r w:rsidR="00C4039E" w:rsidRPr="001B7022">
              <w:rPr>
                <w:rFonts w:ascii="Noto Sans KR Light" w:eastAsia="Noto Sans KR Light" w:hAnsi="Noto Sans KR Light" w:hint="eastAsia"/>
              </w:rPr>
              <w:t>Đ</w:t>
            </w:r>
            <w:r w:rsidR="00C4039E" w:rsidRPr="001B7022">
              <w:rPr>
                <w:rFonts w:ascii="Noto Sans KR Light" w:eastAsia="Noto Sans KR Light" w:hAnsi="Noto Sans KR Light"/>
              </w:rPr>
              <w:t>ịa chỉ</w:t>
            </w:r>
          </w:p>
        </w:tc>
        <w:tc>
          <w:tcPr>
            <w:tcW w:w="425" w:type="dxa"/>
          </w:tcPr>
          <w:p w14:paraId="05FE8D64" w14:textId="77777777" w:rsidR="00C4039E" w:rsidRPr="001B7022" w:rsidRDefault="00C4039E"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c>
          <w:tcPr>
            <w:tcW w:w="4204" w:type="dxa"/>
          </w:tcPr>
          <w:p w14:paraId="1182EEA7" w14:textId="54345856" w:rsidR="00C4039E" w:rsidRPr="001B7022" w:rsidRDefault="00C116FC"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C116FC">
              <w:rPr>
                <w:rFonts w:ascii="Noto Sans KR Light" w:eastAsia="Noto Sans KR Light" w:hAnsi="Noto Sans KR Light"/>
              </w:rPr>
              <w:t>Đường số 6, Phân khu công nghiệp Nhơn Trạch 6B, KCN Nhơn Trạch VI,</w:t>
            </w:r>
            <w:r w:rsidRPr="00C116FC">
              <w:rPr>
                <w:rFonts w:ascii="Noto Sans KR Light" w:eastAsia="Noto Sans KR Light" w:hAnsi="Noto Sans KR Light"/>
              </w:rPr>
              <w:br/>
              <w:t>Xã Phước An, Tỉnh Đồng Nai, Việt Nam</w:t>
            </w:r>
          </w:p>
        </w:tc>
      </w:tr>
      <w:tr w:rsidR="00C4039E" w:rsidRPr="003B4056" w14:paraId="4FB1267E" w14:textId="77777777" w:rsidTr="00D05B60">
        <w:tc>
          <w:tcPr>
            <w:cnfStyle w:val="001000000000" w:firstRow="0" w:lastRow="0" w:firstColumn="1" w:lastColumn="0" w:oddVBand="0" w:evenVBand="0" w:oddHBand="0" w:evenHBand="0" w:firstRowFirstColumn="0" w:firstRowLastColumn="0" w:lastRowFirstColumn="0" w:lastRowLastColumn="0"/>
            <w:tcW w:w="4253" w:type="dxa"/>
          </w:tcPr>
          <w:p w14:paraId="0CA3B017" w14:textId="08A5CDCE" w:rsidR="00C4039E" w:rsidRPr="001B7022" w:rsidRDefault="005D73BC" w:rsidP="00C3547B">
            <w:pPr>
              <w:pStyle w:val="a8"/>
              <w:numPr>
                <w:ilvl w:val="0"/>
                <w:numId w:val="4"/>
              </w:numPr>
              <w:spacing w:after="160" w:line="259" w:lineRule="auto"/>
              <w:ind w:leftChars="0" w:left="317" w:hanging="317"/>
              <w:jc w:val="left"/>
              <w:rPr>
                <w:rFonts w:ascii="Noto Sans KR Light" w:eastAsia="Noto Sans KR Light" w:hAnsi="Noto Sans KR Light"/>
              </w:rPr>
            </w:pPr>
            <w:r w:rsidRPr="001B7022">
              <w:rPr>
                <w:rFonts w:ascii="Noto Sans KR Light" w:eastAsia="Noto Sans KR Light" w:hAnsi="Noto Sans KR Light" w:hint="eastAsia"/>
              </w:rPr>
              <w:t>사업자등록번호</w:t>
            </w:r>
            <w:r w:rsidR="00C4039E" w:rsidRPr="001B7022">
              <w:rPr>
                <w:rFonts w:ascii="Noto Sans KR Light" w:eastAsia="Noto Sans KR Light" w:hAnsi="Noto Sans KR Light"/>
              </w:rPr>
              <w:t xml:space="preserve">/Enterprise registration No./Số </w:t>
            </w:r>
            <w:r w:rsidR="00C4039E" w:rsidRPr="001B7022">
              <w:rPr>
                <w:rFonts w:ascii="Noto Sans KR Light" w:eastAsia="Noto Sans KR Light" w:hAnsi="Noto Sans KR Light" w:hint="eastAsia"/>
              </w:rPr>
              <w:t>Đ</w:t>
            </w:r>
            <w:r w:rsidR="00C4039E" w:rsidRPr="001B7022">
              <w:rPr>
                <w:rFonts w:ascii="Noto Sans KR Light" w:eastAsia="Noto Sans KR Light" w:hAnsi="Noto Sans KR Light"/>
              </w:rPr>
              <w:t>KDN</w:t>
            </w:r>
          </w:p>
        </w:tc>
        <w:tc>
          <w:tcPr>
            <w:tcW w:w="425" w:type="dxa"/>
          </w:tcPr>
          <w:p w14:paraId="7EA72770" w14:textId="77777777" w:rsidR="00C4039E" w:rsidRPr="001B7022" w:rsidRDefault="00C4039E"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c>
          <w:tcPr>
            <w:tcW w:w="4204" w:type="dxa"/>
          </w:tcPr>
          <w:p w14:paraId="6DA0DFA8" w14:textId="35CC0176" w:rsidR="00C4039E" w:rsidRPr="001B7022" w:rsidRDefault="00C116FC"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C116FC">
              <w:rPr>
                <w:rFonts w:ascii="Noto Sans KR Light" w:eastAsia="Noto Sans KR Light" w:hAnsi="Noto Sans KR Light"/>
              </w:rPr>
              <w:t>3603641898</w:t>
            </w:r>
          </w:p>
        </w:tc>
      </w:tr>
      <w:tr w:rsidR="00C4039E" w:rsidRPr="003B4056" w14:paraId="6583C5EA" w14:textId="77777777" w:rsidTr="00D05B60">
        <w:tc>
          <w:tcPr>
            <w:cnfStyle w:val="001000000000" w:firstRow="0" w:lastRow="0" w:firstColumn="1" w:lastColumn="0" w:oddVBand="0" w:evenVBand="0" w:oddHBand="0" w:evenHBand="0" w:firstRowFirstColumn="0" w:firstRowLastColumn="0" w:lastRowFirstColumn="0" w:lastRowLastColumn="0"/>
            <w:tcW w:w="4253" w:type="dxa"/>
          </w:tcPr>
          <w:p w14:paraId="5A1E905B" w14:textId="69165FDF" w:rsidR="00C4039E" w:rsidRPr="001B7022" w:rsidRDefault="005D73BC" w:rsidP="00C3547B">
            <w:pPr>
              <w:pStyle w:val="a8"/>
              <w:numPr>
                <w:ilvl w:val="0"/>
                <w:numId w:val="4"/>
              </w:numPr>
              <w:spacing w:after="160" w:line="259" w:lineRule="auto"/>
              <w:ind w:leftChars="0" w:left="317" w:hanging="317"/>
              <w:jc w:val="left"/>
              <w:rPr>
                <w:rFonts w:ascii="Noto Sans KR Light" w:eastAsia="Noto Sans KR Light" w:hAnsi="Noto Sans KR Light"/>
              </w:rPr>
            </w:pPr>
            <w:proofErr w:type="gramStart"/>
            <w:r w:rsidRPr="001B7022">
              <w:rPr>
                <w:rFonts w:ascii="Noto Sans KR Light" w:eastAsia="Noto Sans KR Light" w:hAnsi="Noto Sans KR Light" w:hint="eastAsia"/>
              </w:rPr>
              <w:t>대표자</w:t>
            </w:r>
            <w:r w:rsidRPr="001B7022">
              <w:rPr>
                <w:rFonts w:ascii="Noto Sans KR Light" w:eastAsia="Noto Sans KR Light" w:hAnsi="Noto Sans KR Light"/>
              </w:rPr>
              <w:t xml:space="preserve"> </w:t>
            </w:r>
            <w:r w:rsidR="00C4039E" w:rsidRPr="001B7022">
              <w:rPr>
                <w:rFonts w:ascii="Noto Sans KR Light" w:eastAsia="Noto Sans KR Light" w:hAnsi="Noto Sans KR Light"/>
              </w:rPr>
              <w:t>/</w:t>
            </w:r>
            <w:proofErr w:type="gramEnd"/>
            <w:r w:rsidR="00C4039E" w:rsidRPr="001B7022">
              <w:rPr>
                <w:rFonts w:ascii="Noto Sans KR Light" w:eastAsia="Noto Sans KR Light" w:hAnsi="Noto Sans KR Light"/>
              </w:rPr>
              <w:t xml:space="preserve"> Representative by/ </w:t>
            </w:r>
            <w:r w:rsidR="00C4039E" w:rsidRPr="001B7022">
              <w:rPr>
                <w:rFonts w:ascii="Noto Sans KR Light" w:eastAsia="Noto Sans KR Light" w:hAnsi="Noto Sans KR Light" w:hint="eastAsia"/>
              </w:rPr>
              <w:t>Đ</w:t>
            </w:r>
            <w:r w:rsidR="00C4039E" w:rsidRPr="001B7022">
              <w:rPr>
                <w:rFonts w:ascii="Noto Sans KR Light" w:eastAsia="Noto Sans KR Light" w:hAnsi="Noto Sans KR Light"/>
              </w:rPr>
              <w:t>ại diện bởi</w:t>
            </w:r>
          </w:p>
        </w:tc>
        <w:tc>
          <w:tcPr>
            <w:tcW w:w="425" w:type="dxa"/>
          </w:tcPr>
          <w:p w14:paraId="6194D211" w14:textId="77777777" w:rsidR="00C4039E" w:rsidRPr="001B7022" w:rsidRDefault="00C4039E"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c>
          <w:tcPr>
            <w:tcW w:w="4204" w:type="dxa"/>
          </w:tcPr>
          <w:p w14:paraId="254BBC4E" w14:textId="4CA3D81F" w:rsidR="00C4039E" w:rsidRPr="001B7022" w:rsidRDefault="00C116FC"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C116FC">
              <w:rPr>
                <w:rFonts w:ascii="Noto Sans KR Light" w:eastAsia="Noto Sans KR Light" w:hAnsi="Noto Sans KR Light"/>
              </w:rPr>
              <w:t>SIM KYUSUNG</w:t>
            </w:r>
          </w:p>
        </w:tc>
      </w:tr>
      <w:tr w:rsidR="00C4039E" w:rsidRPr="003B4056" w14:paraId="01EBB55E" w14:textId="77777777" w:rsidTr="00D05B60">
        <w:tc>
          <w:tcPr>
            <w:cnfStyle w:val="001000000000" w:firstRow="0" w:lastRow="0" w:firstColumn="1" w:lastColumn="0" w:oddVBand="0" w:evenVBand="0" w:oddHBand="0" w:evenHBand="0" w:firstRowFirstColumn="0" w:firstRowLastColumn="0" w:lastRowFirstColumn="0" w:lastRowLastColumn="0"/>
            <w:tcW w:w="4253" w:type="dxa"/>
          </w:tcPr>
          <w:p w14:paraId="0B4C8A16" w14:textId="1A68D68A" w:rsidR="00C4039E" w:rsidRPr="001B7022" w:rsidRDefault="005D73BC" w:rsidP="00C3547B">
            <w:pPr>
              <w:pStyle w:val="a8"/>
              <w:numPr>
                <w:ilvl w:val="0"/>
                <w:numId w:val="4"/>
              </w:numPr>
              <w:spacing w:after="160" w:line="259" w:lineRule="auto"/>
              <w:ind w:leftChars="0" w:left="317" w:hanging="317"/>
              <w:jc w:val="left"/>
              <w:rPr>
                <w:rFonts w:ascii="Noto Sans KR Light" w:eastAsia="Noto Sans KR Light" w:hAnsi="Noto Sans KR Light"/>
              </w:rPr>
            </w:pPr>
            <w:proofErr w:type="gramStart"/>
            <w:r w:rsidRPr="001B7022">
              <w:rPr>
                <w:rFonts w:ascii="Noto Sans KR Light" w:eastAsia="Noto Sans KR Light" w:hAnsi="Noto Sans KR Light" w:hint="eastAsia"/>
              </w:rPr>
              <w:t>직함</w:t>
            </w:r>
            <w:r w:rsidRPr="001B7022">
              <w:rPr>
                <w:rFonts w:ascii="Noto Sans KR Light" w:eastAsia="Noto Sans KR Light" w:hAnsi="Noto Sans KR Light"/>
              </w:rPr>
              <w:t xml:space="preserve"> </w:t>
            </w:r>
            <w:r w:rsidR="00C4039E" w:rsidRPr="001B7022">
              <w:rPr>
                <w:rFonts w:ascii="Noto Sans KR Light" w:eastAsia="Noto Sans KR Light" w:hAnsi="Noto Sans KR Light"/>
              </w:rPr>
              <w:t>/</w:t>
            </w:r>
            <w:proofErr w:type="gramEnd"/>
            <w:r w:rsidR="00C4039E" w:rsidRPr="001B7022">
              <w:rPr>
                <w:rFonts w:ascii="Noto Sans KR Light" w:eastAsia="Noto Sans KR Light" w:hAnsi="Noto Sans KR Light"/>
              </w:rPr>
              <w:t xml:space="preserve"> Title/ Chứ vụ</w:t>
            </w:r>
          </w:p>
        </w:tc>
        <w:tc>
          <w:tcPr>
            <w:tcW w:w="425" w:type="dxa"/>
          </w:tcPr>
          <w:p w14:paraId="125A2CEF" w14:textId="77777777" w:rsidR="00C4039E" w:rsidRPr="001B7022" w:rsidRDefault="00C4039E"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c>
          <w:tcPr>
            <w:tcW w:w="4204" w:type="dxa"/>
          </w:tcPr>
          <w:p w14:paraId="287A967B" w14:textId="56C37367" w:rsidR="00C4039E" w:rsidRPr="001B7022" w:rsidRDefault="00931346"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Pr>
                <w:rFonts w:ascii="Noto Sans KR Light" w:eastAsia="Noto Sans KR Light" w:hAnsi="Noto Sans KR Light" w:hint="eastAsia"/>
              </w:rPr>
              <w:t>GENERAL DIRECTOR</w:t>
            </w:r>
            <w:r>
              <w:rPr>
                <w:rFonts w:ascii="Noto Sans KR Light" w:eastAsia="Noto Sans KR Light" w:hAnsi="Noto Sans KR Light"/>
              </w:rPr>
              <w:br/>
            </w:r>
            <w:r w:rsidR="00C116FC" w:rsidRPr="00C116FC">
              <w:rPr>
                <w:rFonts w:ascii="Noto Sans KR Light" w:eastAsia="Noto Sans KR Light" w:hAnsi="Noto Sans KR Light"/>
              </w:rPr>
              <w:t>Tổng giám đốc</w:t>
            </w:r>
          </w:p>
        </w:tc>
      </w:tr>
      <w:tr w:rsidR="00C4039E" w:rsidRPr="003B4056" w14:paraId="48031CE5" w14:textId="77777777" w:rsidTr="00D05B60">
        <w:tc>
          <w:tcPr>
            <w:cnfStyle w:val="001000000000" w:firstRow="0" w:lastRow="0" w:firstColumn="1" w:lastColumn="0" w:oddVBand="0" w:evenVBand="0" w:oddHBand="0" w:evenHBand="0" w:firstRowFirstColumn="0" w:firstRowLastColumn="0" w:lastRowFirstColumn="0" w:lastRowLastColumn="0"/>
            <w:tcW w:w="4253" w:type="dxa"/>
          </w:tcPr>
          <w:p w14:paraId="4A9991F8" w14:textId="42FB2E85" w:rsidR="00C4039E" w:rsidRPr="001B7022" w:rsidRDefault="005D73BC" w:rsidP="00C3547B">
            <w:pPr>
              <w:pStyle w:val="a8"/>
              <w:numPr>
                <w:ilvl w:val="0"/>
                <w:numId w:val="4"/>
              </w:numPr>
              <w:spacing w:after="160" w:line="259" w:lineRule="auto"/>
              <w:ind w:leftChars="0" w:left="317" w:hanging="317"/>
              <w:jc w:val="left"/>
              <w:rPr>
                <w:rFonts w:ascii="Noto Sans KR Light" w:eastAsia="Noto Sans KR Light" w:hAnsi="Noto Sans KR Light"/>
              </w:rPr>
            </w:pPr>
            <w:proofErr w:type="gramStart"/>
            <w:r w:rsidRPr="001B7022">
              <w:rPr>
                <w:rFonts w:ascii="Noto Sans KR Light" w:eastAsia="Noto Sans KR Light" w:hAnsi="Noto Sans KR Light" w:hint="eastAsia"/>
              </w:rPr>
              <w:t>위임장</w:t>
            </w:r>
            <w:r w:rsidRPr="001B7022">
              <w:rPr>
                <w:rFonts w:ascii="Noto Sans KR Light" w:eastAsia="Noto Sans KR Light" w:hAnsi="Noto Sans KR Light"/>
              </w:rPr>
              <w:t xml:space="preserve"> </w:t>
            </w:r>
            <w:r w:rsidR="00C4039E" w:rsidRPr="001B7022">
              <w:rPr>
                <w:rFonts w:ascii="Noto Sans KR Light" w:eastAsia="Noto Sans KR Light" w:hAnsi="Noto Sans KR Light"/>
              </w:rPr>
              <w:t>/</w:t>
            </w:r>
            <w:proofErr w:type="gramEnd"/>
            <w:r w:rsidR="00C4039E" w:rsidRPr="001B7022">
              <w:rPr>
                <w:rFonts w:ascii="Noto Sans KR Light" w:eastAsia="Noto Sans KR Light" w:hAnsi="Noto Sans KR Light"/>
              </w:rPr>
              <w:t xml:space="preserve"> POA/ Giấy ủy quyền</w:t>
            </w:r>
          </w:p>
        </w:tc>
        <w:tc>
          <w:tcPr>
            <w:tcW w:w="425" w:type="dxa"/>
          </w:tcPr>
          <w:p w14:paraId="0081A121" w14:textId="77777777" w:rsidR="00C4039E" w:rsidRPr="001B7022" w:rsidRDefault="00C4039E"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c>
          <w:tcPr>
            <w:tcW w:w="4204" w:type="dxa"/>
          </w:tcPr>
          <w:p w14:paraId="080F24CA" w14:textId="77777777" w:rsidR="00C4039E" w:rsidRPr="001B7022" w:rsidRDefault="00C4039E"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r>
    </w:tbl>
    <w:bookmarkEnd w:id="0"/>
    <w:p w14:paraId="386338B4" w14:textId="77777777" w:rsidR="005953BD" w:rsidRPr="001B7022" w:rsidRDefault="005953BD" w:rsidP="001F12E6">
      <w:pPr>
        <w:pStyle w:val="a3"/>
        <w:spacing w:before="0" w:beforeAutospacing="0"/>
        <w:rPr>
          <w:rFonts w:ascii="Noto Sans KR Light" w:hAnsi="Noto Sans KR Light"/>
        </w:rPr>
      </w:pPr>
      <w:r w:rsidRPr="001B7022">
        <w:rPr>
          <w:rFonts w:ascii="Noto Sans KR Light" w:hAnsi="Noto Sans KR Light"/>
        </w:rPr>
        <w:t>(</w:t>
      </w:r>
      <w:r w:rsidRPr="001B7022">
        <w:rPr>
          <w:rFonts w:ascii="Noto Sans KR Light" w:hAnsi="Noto Sans KR Light" w:hint="eastAsia"/>
        </w:rPr>
        <w:t>이하</w:t>
      </w:r>
      <w:r w:rsidRPr="001B7022">
        <w:rPr>
          <w:rFonts w:ascii="Noto Sans KR Light" w:hAnsi="Noto Sans KR Light"/>
        </w:rPr>
        <w:t xml:space="preserve"> “</w:t>
      </w:r>
      <w:r w:rsidRPr="001B7022">
        <w:rPr>
          <w:rFonts w:ascii="Noto Sans KR Light" w:hAnsi="Noto Sans KR Light" w:hint="eastAsia"/>
        </w:rPr>
        <w:t>회사</w:t>
      </w:r>
      <w:r w:rsidRPr="001B7022">
        <w:rPr>
          <w:rFonts w:ascii="Noto Sans KR Light" w:hAnsi="Noto Sans KR Light"/>
        </w:rPr>
        <w:t>”</w:t>
      </w:r>
      <w:r w:rsidRPr="001B7022">
        <w:rPr>
          <w:rFonts w:ascii="Noto Sans KR Light" w:hAnsi="Noto Sans KR Light" w:hint="eastAsia"/>
        </w:rPr>
        <w:t>라</w:t>
      </w:r>
      <w:r w:rsidRPr="001B7022">
        <w:rPr>
          <w:rFonts w:ascii="Noto Sans KR Light" w:hAnsi="Noto Sans KR Light"/>
        </w:rPr>
        <w:t xml:space="preserve"> </w:t>
      </w:r>
      <w:proofErr w:type="gramStart"/>
      <w:r w:rsidRPr="001B7022">
        <w:rPr>
          <w:rFonts w:ascii="Noto Sans KR Light" w:hAnsi="Noto Sans KR Light" w:hint="eastAsia"/>
        </w:rPr>
        <w:t>한다</w:t>
      </w:r>
      <w:r w:rsidRPr="001B7022">
        <w:rPr>
          <w:rFonts w:ascii="Noto Sans KR Light" w:hAnsi="Noto Sans KR Light"/>
        </w:rPr>
        <w:t xml:space="preserve"> /</w:t>
      </w:r>
      <w:proofErr w:type="gramEnd"/>
      <w:r w:rsidRPr="001B7022">
        <w:rPr>
          <w:rFonts w:ascii="Noto Sans KR Light" w:hAnsi="Noto Sans KR Light"/>
        </w:rPr>
        <w:t xml:space="preserve"> hereinafter referred to as the “</w:t>
      </w:r>
      <w:r w:rsidRPr="001B7022">
        <w:rPr>
          <w:rFonts w:ascii="Noto Sans KR Light" w:hAnsi="Noto Sans KR Light"/>
          <w:b/>
        </w:rPr>
        <w:t>Company</w:t>
      </w:r>
      <w:r w:rsidRPr="001B7022">
        <w:rPr>
          <w:rFonts w:ascii="Noto Sans KR Light" w:hAnsi="Noto Sans KR Light"/>
        </w:rPr>
        <w:t>” / sau đây gọi là “</w:t>
      </w:r>
      <w:r w:rsidRPr="001B7022">
        <w:rPr>
          <w:rFonts w:ascii="Noto Sans KR Light" w:hAnsi="Noto Sans KR Light"/>
          <w:b/>
        </w:rPr>
        <w:t>Công ty</w:t>
      </w:r>
      <w:r w:rsidRPr="001B7022">
        <w:rPr>
          <w:rFonts w:ascii="Noto Sans KR Light" w:hAnsi="Noto Sans KR Light"/>
        </w:rPr>
        <w:t>”)</w:t>
      </w:r>
    </w:p>
    <w:p w14:paraId="2C9A9096" w14:textId="66F29CDF" w:rsidR="005953BD" w:rsidRPr="001B7022" w:rsidRDefault="005953BD" w:rsidP="00845396">
      <w:pPr>
        <w:pStyle w:val="3"/>
        <w:ind w:leftChars="0" w:left="0" w:firstLineChars="0" w:firstLine="0"/>
        <w:rPr>
          <w:rFonts w:ascii="Noto Sans KR Light" w:hAnsi="Noto Sans KR Light"/>
          <w:b/>
          <w:sz w:val="24"/>
          <w:u w:val="single"/>
        </w:rPr>
      </w:pPr>
      <w:proofErr w:type="gramStart"/>
      <w:r w:rsidRPr="001B7022">
        <w:rPr>
          <w:rFonts w:ascii="Noto Sans KR Light" w:hAnsi="Noto Sans KR Light" w:hint="eastAsia"/>
          <w:b/>
          <w:sz w:val="24"/>
          <w:u w:val="single"/>
        </w:rPr>
        <w:t>딜러</w:t>
      </w:r>
      <w:r w:rsidRPr="001B7022">
        <w:rPr>
          <w:rFonts w:ascii="Noto Sans KR Light" w:hAnsi="Noto Sans KR Light"/>
          <w:b/>
          <w:sz w:val="24"/>
          <w:u w:val="single"/>
        </w:rPr>
        <w:t xml:space="preserve"> /</w:t>
      </w:r>
      <w:proofErr w:type="gramEnd"/>
      <w:r w:rsidRPr="001B7022">
        <w:rPr>
          <w:rFonts w:ascii="Noto Sans KR Light" w:hAnsi="Noto Sans KR Light"/>
          <w:b/>
          <w:sz w:val="24"/>
          <w:u w:val="single"/>
        </w:rPr>
        <w:t xml:space="preserve"> </w:t>
      </w:r>
      <w:r w:rsidR="00C4039E" w:rsidRPr="001B7022">
        <w:rPr>
          <w:rFonts w:ascii="Noto Sans KR Light" w:hAnsi="Noto Sans KR Light"/>
          <w:b/>
          <w:sz w:val="24"/>
          <w:u w:val="single"/>
        </w:rPr>
        <w:t>DEALER / ĐẠI LÝ</w:t>
      </w:r>
    </w:p>
    <w:tbl>
      <w:tblPr>
        <w:tblStyle w:val="a9"/>
        <w:tblW w:w="8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83"/>
        <w:gridCol w:w="4204"/>
      </w:tblGrid>
      <w:tr w:rsidR="00D05B60" w:rsidRPr="003B4056" w14:paraId="3866203A" w14:textId="77777777" w:rsidTr="00C53103">
        <w:trPr>
          <w:cnfStyle w:val="100000000000" w:firstRow="1" w:lastRow="0" w:firstColumn="0" w:lastColumn="0" w:oddVBand="0" w:evenVBand="0" w:oddHBand="0" w:evenHBand="0" w:firstRowFirstColumn="0" w:firstRowLastColumn="0" w:lastRowFirstColumn="0" w:lastRowLastColumn="0"/>
          <w:tblHeader w:val="0"/>
        </w:trPr>
        <w:tc>
          <w:tcPr>
            <w:cnfStyle w:val="001000000000" w:firstRow="0" w:lastRow="0" w:firstColumn="1" w:lastColumn="0" w:oddVBand="0" w:evenVBand="0" w:oddHBand="0" w:evenHBand="0" w:firstRowFirstColumn="0" w:firstRowLastColumn="0" w:lastRowFirstColumn="0" w:lastRowLastColumn="0"/>
            <w:tcW w:w="4395" w:type="dxa"/>
            <w:shd w:val="clear" w:color="auto" w:fill="FFFFFF" w:themeFill="background1"/>
          </w:tcPr>
          <w:p w14:paraId="255A58D5" w14:textId="77777777" w:rsidR="00D05B60" w:rsidRPr="001B7022" w:rsidRDefault="00D05B60" w:rsidP="00C3547B">
            <w:pPr>
              <w:pStyle w:val="a8"/>
              <w:numPr>
                <w:ilvl w:val="0"/>
                <w:numId w:val="4"/>
              </w:numPr>
              <w:spacing w:after="160" w:line="259" w:lineRule="auto"/>
              <w:ind w:leftChars="0" w:left="317" w:hanging="317"/>
              <w:jc w:val="left"/>
              <w:rPr>
                <w:rFonts w:ascii="Noto Sans KR Light" w:eastAsia="Noto Sans KR Light" w:hAnsi="Noto Sans KR Light"/>
              </w:rPr>
            </w:pPr>
            <w:proofErr w:type="gramStart"/>
            <w:r w:rsidRPr="001B7022">
              <w:rPr>
                <w:rFonts w:ascii="Noto Sans KR Light" w:eastAsia="Noto Sans KR Light" w:hAnsi="Noto Sans KR Light" w:hint="eastAsia"/>
              </w:rPr>
              <w:t>상호</w:t>
            </w:r>
            <w:r w:rsidRPr="001B7022">
              <w:rPr>
                <w:rFonts w:ascii="Noto Sans KR Light" w:eastAsia="Noto Sans KR Light" w:hAnsi="Noto Sans KR Light"/>
              </w:rPr>
              <w:t xml:space="preserve"> /</w:t>
            </w:r>
            <w:proofErr w:type="gramEnd"/>
            <w:r w:rsidRPr="001B7022">
              <w:rPr>
                <w:rFonts w:ascii="Noto Sans KR Light" w:eastAsia="Noto Sans KR Light" w:hAnsi="Noto Sans KR Light"/>
              </w:rPr>
              <w:t xml:space="preserve"> Name/ Tên</w:t>
            </w:r>
          </w:p>
        </w:tc>
        <w:tc>
          <w:tcPr>
            <w:tcW w:w="283" w:type="dxa"/>
            <w:shd w:val="clear" w:color="auto" w:fill="FFFFFF" w:themeFill="background1"/>
          </w:tcPr>
          <w:p w14:paraId="160EA97A" w14:textId="77777777" w:rsidR="00D05B60" w:rsidRPr="001B7022" w:rsidRDefault="00D05B60" w:rsidP="003B4056">
            <w:pPr>
              <w:jc w:val="both"/>
              <w:cnfStyle w:val="100000000000" w:firstRow="1"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c>
          <w:tcPr>
            <w:tcW w:w="4204" w:type="dxa"/>
            <w:shd w:val="clear" w:color="auto" w:fill="FFFFFF" w:themeFill="background1"/>
          </w:tcPr>
          <w:p w14:paraId="4C6777A7" w14:textId="181BFC98" w:rsidR="00D05B60" w:rsidRPr="001B7022" w:rsidRDefault="00C53103" w:rsidP="003B4056">
            <w:pPr>
              <w:jc w:val="both"/>
              <w:cnfStyle w:val="100000000000" w:firstRow="1"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r>
      <w:tr w:rsidR="00D05B60" w:rsidRPr="003B4056" w14:paraId="43971214" w14:textId="77777777" w:rsidTr="00C53103">
        <w:tc>
          <w:tcPr>
            <w:cnfStyle w:val="001000000000" w:firstRow="0" w:lastRow="0" w:firstColumn="1" w:lastColumn="0" w:oddVBand="0" w:evenVBand="0" w:oddHBand="0" w:evenHBand="0" w:firstRowFirstColumn="0" w:firstRowLastColumn="0" w:lastRowFirstColumn="0" w:lastRowLastColumn="0"/>
            <w:tcW w:w="4395" w:type="dxa"/>
          </w:tcPr>
          <w:p w14:paraId="40EF33C0" w14:textId="77777777" w:rsidR="00D05B60" w:rsidRPr="001B7022" w:rsidRDefault="00D05B60" w:rsidP="00C3547B">
            <w:pPr>
              <w:pStyle w:val="a8"/>
              <w:numPr>
                <w:ilvl w:val="0"/>
                <w:numId w:val="4"/>
              </w:numPr>
              <w:spacing w:after="160" w:line="259" w:lineRule="auto"/>
              <w:ind w:leftChars="0" w:left="317" w:hanging="317"/>
              <w:jc w:val="left"/>
              <w:rPr>
                <w:rFonts w:ascii="Noto Sans KR Light" w:eastAsia="Noto Sans KR Light" w:hAnsi="Noto Sans KR Light"/>
              </w:rPr>
            </w:pPr>
            <w:proofErr w:type="gramStart"/>
            <w:r w:rsidRPr="001B7022">
              <w:rPr>
                <w:rFonts w:ascii="Noto Sans KR Light" w:eastAsia="Noto Sans KR Light" w:hAnsi="Noto Sans KR Light" w:hint="eastAsia"/>
              </w:rPr>
              <w:t>주소</w:t>
            </w:r>
            <w:r w:rsidRPr="001B7022">
              <w:rPr>
                <w:rFonts w:ascii="Noto Sans KR Light" w:eastAsia="Noto Sans KR Light" w:hAnsi="Noto Sans KR Light"/>
              </w:rPr>
              <w:t xml:space="preserve"> /</w:t>
            </w:r>
            <w:proofErr w:type="gramEnd"/>
            <w:r w:rsidRPr="001B7022">
              <w:rPr>
                <w:rFonts w:ascii="Noto Sans KR Light" w:eastAsia="Noto Sans KR Light" w:hAnsi="Noto Sans KR Light"/>
              </w:rPr>
              <w:t xml:space="preserve"> Address/ </w:t>
            </w:r>
            <w:r w:rsidRPr="001B7022">
              <w:rPr>
                <w:rFonts w:ascii="Noto Sans KR Light" w:eastAsia="Noto Sans KR Light" w:hAnsi="Noto Sans KR Light" w:hint="eastAsia"/>
              </w:rPr>
              <w:t>Đ</w:t>
            </w:r>
            <w:r w:rsidRPr="001B7022">
              <w:rPr>
                <w:rFonts w:ascii="Noto Sans KR Light" w:eastAsia="Noto Sans KR Light" w:hAnsi="Noto Sans KR Light"/>
              </w:rPr>
              <w:t>ịa chỉ</w:t>
            </w:r>
          </w:p>
        </w:tc>
        <w:tc>
          <w:tcPr>
            <w:tcW w:w="283" w:type="dxa"/>
          </w:tcPr>
          <w:p w14:paraId="33A12F0F" w14:textId="77777777" w:rsidR="00D05B60" w:rsidRPr="001B7022" w:rsidRDefault="00D05B60"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c>
          <w:tcPr>
            <w:tcW w:w="4204" w:type="dxa"/>
          </w:tcPr>
          <w:p w14:paraId="499711EA" w14:textId="77777777" w:rsidR="00D05B60" w:rsidRPr="001B7022" w:rsidRDefault="00D05B60"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r>
      <w:tr w:rsidR="00D05B60" w:rsidRPr="003B4056" w14:paraId="5A864E72" w14:textId="77777777" w:rsidTr="00C53103">
        <w:tc>
          <w:tcPr>
            <w:cnfStyle w:val="001000000000" w:firstRow="0" w:lastRow="0" w:firstColumn="1" w:lastColumn="0" w:oddVBand="0" w:evenVBand="0" w:oddHBand="0" w:evenHBand="0" w:firstRowFirstColumn="0" w:firstRowLastColumn="0" w:lastRowFirstColumn="0" w:lastRowLastColumn="0"/>
            <w:tcW w:w="4395" w:type="dxa"/>
          </w:tcPr>
          <w:p w14:paraId="159D5B77" w14:textId="77777777" w:rsidR="00D05B60" w:rsidRPr="001B7022" w:rsidRDefault="00D05B60" w:rsidP="00C3547B">
            <w:pPr>
              <w:pStyle w:val="a8"/>
              <w:numPr>
                <w:ilvl w:val="0"/>
                <w:numId w:val="4"/>
              </w:numPr>
              <w:spacing w:after="160" w:line="259" w:lineRule="auto"/>
              <w:ind w:leftChars="0" w:left="317" w:hanging="317"/>
              <w:jc w:val="left"/>
              <w:rPr>
                <w:rFonts w:ascii="Noto Sans KR Light" w:eastAsia="Noto Sans KR Light" w:hAnsi="Noto Sans KR Light"/>
              </w:rPr>
            </w:pPr>
            <w:r w:rsidRPr="001B7022">
              <w:rPr>
                <w:rFonts w:ascii="Noto Sans KR Light" w:eastAsia="Noto Sans KR Light" w:hAnsi="Noto Sans KR Light" w:hint="eastAsia"/>
              </w:rPr>
              <w:t>사업자등록번호</w:t>
            </w:r>
            <w:r w:rsidRPr="001B7022">
              <w:rPr>
                <w:rFonts w:ascii="Noto Sans KR Light" w:eastAsia="Noto Sans KR Light" w:hAnsi="Noto Sans KR Light"/>
              </w:rPr>
              <w:t xml:space="preserve">/Enterprise registration </w:t>
            </w:r>
            <w:r w:rsidRPr="001B7022">
              <w:rPr>
                <w:rFonts w:ascii="Noto Sans KR Light" w:eastAsia="Noto Sans KR Light" w:hAnsi="Noto Sans KR Light"/>
              </w:rPr>
              <w:lastRenderedPageBreak/>
              <w:t xml:space="preserve">No./Số </w:t>
            </w:r>
            <w:r w:rsidRPr="001B7022">
              <w:rPr>
                <w:rFonts w:ascii="Noto Sans KR Light" w:eastAsia="Noto Sans KR Light" w:hAnsi="Noto Sans KR Light" w:hint="eastAsia"/>
              </w:rPr>
              <w:t>Đ</w:t>
            </w:r>
            <w:r w:rsidRPr="001B7022">
              <w:rPr>
                <w:rFonts w:ascii="Noto Sans KR Light" w:eastAsia="Noto Sans KR Light" w:hAnsi="Noto Sans KR Light"/>
              </w:rPr>
              <w:t>KDN</w:t>
            </w:r>
          </w:p>
        </w:tc>
        <w:tc>
          <w:tcPr>
            <w:tcW w:w="283" w:type="dxa"/>
          </w:tcPr>
          <w:p w14:paraId="50CAA1AC" w14:textId="77777777" w:rsidR="00D05B60" w:rsidRPr="001B7022" w:rsidRDefault="00D05B60"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lastRenderedPageBreak/>
              <w:t>:</w:t>
            </w:r>
          </w:p>
        </w:tc>
        <w:tc>
          <w:tcPr>
            <w:tcW w:w="4204" w:type="dxa"/>
          </w:tcPr>
          <w:p w14:paraId="08A91B3B" w14:textId="77777777" w:rsidR="00D05B60" w:rsidRPr="001B7022" w:rsidRDefault="00D05B60"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r>
      <w:tr w:rsidR="00D05B60" w:rsidRPr="003B4056" w14:paraId="29AFBD77" w14:textId="77777777" w:rsidTr="00C53103">
        <w:tc>
          <w:tcPr>
            <w:cnfStyle w:val="001000000000" w:firstRow="0" w:lastRow="0" w:firstColumn="1" w:lastColumn="0" w:oddVBand="0" w:evenVBand="0" w:oddHBand="0" w:evenHBand="0" w:firstRowFirstColumn="0" w:firstRowLastColumn="0" w:lastRowFirstColumn="0" w:lastRowLastColumn="0"/>
            <w:tcW w:w="4395" w:type="dxa"/>
          </w:tcPr>
          <w:p w14:paraId="6D7C451A" w14:textId="77777777" w:rsidR="00D05B60" w:rsidRPr="001B7022" w:rsidRDefault="00D05B60" w:rsidP="00C3547B">
            <w:pPr>
              <w:pStyle w:val="a8"/>
              <w:numPr>
                <w:ilvl w:val="0"/>
                <w:numId w:val="4"/>
              </w:numPr>
              <w:spacing w:after="160" w:line="259" w:lineRule="auto"/>
              <w:ind w:leftChars="0" w:left="317" w:hanging="317"/>
              <w:jc w:val="left"/>
              <w:rPr>
                <w:rFonts w:ascii="Noto Sans KR Light" w:eastAsia="Noto Sans KR Light" w:hAnsi="Noto Sans KR Light"/>
              </w:rPr>
            </w:pPr>
            <w:proofErr w:type="gramStart"/>
            <w:r w:rsidRPr="001B7022">
              <w:rPr>
                <w:rFonts w:ascii="Noto Sans KR Light" w:eastAsia="Noto Sans KR Light" w:hAnsi="Noto Sans KR Light" w:hint="eastAsia"/>
              </w:rPr>
              <w:t>대표자</w:t>
            </w:r>
            <w:r w:rsidRPr="001B7022">
              <w:rPr>
                <w:rFonts w:ascii="Noto Sans KR Light" w:eastAsia="Noto Sans KR Light" w:hAnsi="Noto Sans KR Light"/>
              </w:rPr>
              <w:t xml:space="preserve"> /</w:t>
            </w:r>
            <w:proofErr w:type="gramEnd"/>
            <w:r w:rsidRPr="001B7022">
              <w:rPr>
                <w:rFonts w:ascii="Noto Sans KR Light" w:eastAsia="Noto Sans KR Light" w:hAnsi="Noto Sans KR Light"/>
              </w:rPr>
              <w:t xml:space="preserve"> Representative by/ </w:t>
            </w:r>
            <w:r w:rsidRPr="001B7022">
              <w:rPr>
                <w:rFonts w:ascii="Noto Sans KR Light" w:eastAsia="Noto Sans KR Light" w:hAnsi="Noto Sans KR Light" w:hint="eastAsia"/>
              </w:rPr>
              <w:t>Đ</w:t>
            </w:r>
            <w:r w:rsidRPr="001B7022">
              <w:rPr>
                <w:rFonts w:ascii="Noto Sans KR Light" w:eastAsia="Noto Sans KR Light" w:hAnsi="Noto Sans KR Light"/>
              </w:rPr>
              <w:t>ại diện bởi</w:t>
            </w:r>
          </w:p>
        </w:tc>
        <w:tc>
          <w:tcPr>
            <w:tcW w:w="283" w:type="dxa"/>
          </w:tcPr>
          <w:p w14:paraId="5373E08B" w14:textId="77777777" w:rsidR="00D05B60" w:rsidRPr="001B7022" w:rsidRDefault="00D05B60"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c>
          <w:tcPr>
            <w:tcW w:w="4204" w:type="dxa"/>
          </w:tcPr>
          <w:p w14:paraId="1F7A1621" w14:textId="77777777" w:rsidR="00D05B60" w:rsidRPr="001B7022" w:rsidRDefault="00D05B60"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r>
      <w:tr w:rsidR="00D05B60" w:rsidRPr="003B4056" w14:paraId="21E190F8" w14:textId="77777777" w:rsidTr="00C53103">
        <w:tc>
          <w:tcPr>
            <w:cnfStyle w:val="001000000000" w:firstRow="0" w:lastRow="0" w:firstColumn="1" w:lastColumn="0" w:oddVBand="0" w:evenVBand="0" w:oddHBand="0" w:evenHBand="0" w:firstRowFirstColumn="0" w:firstRowLastColumn="0" w:lastRowFirstColumn="0" w:lastRowLastColumn="0"/>
            <w:tcW w:w="4395" w:type="dxa"/>
          </w:tcPr>
          <w:p w14:paraId="56045106" w14:textId="77777777" w:rsidR="00D05B60" w:rsidRPr="001B7022" w:rsidRDefault="00D05B60" w:rsidP="00C3547B">
            <w:pPr>
              <w:pStyle w:val="a8"/>
              <w:numPr>
                <w:ilvl w:val="0"/>
                <w:numId w:val="4"/>
              </w:numPr>
              <w:spacing w:after="160" w:line="259" w:lineRule="auto"/>
              <w:ind w:leftChars="0" w:left="317" w:hanging="317"/>
              <w:jc w:val="left"/>
              <w:rPr>
                <w:rFonts w:ascii="Noto Sans KR Light" w:eastAsia="Noto Sans KR Light" w:hAnsi="Noto Sans KR Light"/>
              </w:rPr>
            </w:pPr>
            <w:proofErr w:type="gramStart"/>
            <w:r w:rsidRPr="001B7022">
              <w:rPr>
                <w:rFonts w:ascii="Noto Sans KR Light" w:eastAsia="Noto Sans KR Light" w:hAnsi="Noto Sans KR Light" w:hint="eastAsia"/>
              </w:rPr>
              <w:t>직함</w:t>
            </w:r>
            <w:r w:rsidRPr="001B7022">
              <w:rPr>
                <w:rFonts w:ascii="Noto Sans KR Light" w:eastAsia="Noto Sans KR Light" w:hAnsi="Noto Sans KR Light"/>
              </w:rPr>
              <w:t xml:space="preserve"> /</w:t>
            </w:r>
            <w:proofErr w:type="gramEnd"/>
            <w:r w:rsidRPr="001B7022">
              <w:rPr>
                <w:rFonts w:ascii="Noto Sans KR Light" w:eastAsia="Noto Sans KR Light" w:hAnsi="Noto Sans KR Light"/>
              </w:rPr>
              <w:t xml:space="preserve"> Title/ Chứ vụ</w:t>
            </w:r>
          </w:p>
        </w:tc>
        <w:tc>
          <w:tcPr>
            <w:tcW w:w="283" w:type="dxa"/>
          </w:tcPr>
          <w:p w14:paraId="7EA5485D" w14:textId="77777777" w:rsidR="00D05B60" w:rsidRPr="001B7022" w:rsidRDefault="00D05B60"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c>
          <w:tcPr>
            <w:tcW w:w="4204" w:type="dxa"/>
          </w:tcPr>
          <w:p w14:paraId="25D61B49" w14:textId="77777777" w:rsidR="00D05B60" w:rsidRPr="001B7022" w:rsidRDefault="00D05B60"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r>
      <w:tr w:rsidR="00D05B60" w:rsidRPr="003B4056" w14:paraId="21584D7B" w14:textId="77777777" w:rsidTr="00C53103">
        <w:tc>
          <w:tcPr>
            <w:cnfStyle w:val="001000000000" w:firstRow="0" w:lastRow="0" w:firstColumn="1" w:lastColumn="0" w:oddVBand="0" w:evenVBand="0" w:oddHBand="0" w:evenHBand="0" w:firstRowFirstColumn="0" w:firstRowLastColumn="0" w:lastRowFirstColumn="0" w:lastRowLastColumn="0"/>
            <w:tcW w:w="4395" w:type="dxa"/>
          </w:tcPr>
          <w:p w14:paraId="65833E94" w14:textId="77777777" w:rsidR="00D05B60" w:rsidRPr="001B7022" w:rsidRDefault="00D05B60" w:rsidP="00C3547B">
            <w:pPr>
              <w:pStyle w:val="a8"/>
              <w:numPr>
                <w:ilvl w:val="0"/>
                <w:numId w:val="4"/>
              </w:numPr>
              <w:spacing w:after="160" w:line="259" w:lineRule="auto"/>
              <w:ind w:leftChars="0" w:left="317" w:hanging="317"/>
              <w:jc w:val="left"/>
              <w:rPr>
                <w:rFonts w:ascii="Noto Sans KR Light" w:eastAsia="Noto Sans KR Light" w:hAnsi="Noto Sans KR Light"/>
              </w:rPr>
            </w:pPr>
            <w:proofErr w:type="gramStart"/>
            <w:r w:rsidRPr="001B7022">
              <w:rPr>
                <w:rFonts w:ascii="Noto Sans KR Light" w:eastAsia="Noto Sans KR Light" w:hAnsi="Noto Sans KR Light" w:hint="eastAsia"/>
              </w:rPr>
              <w:t>위임장</w:t>
            </w:r>
            <w:r w:rsidRPr="001B7022">
              <w:rPr>
                <w:rFonts w:ascii="Noto Sans KR Light" w:eastAsia="Noto Sans KR Light" w:hAnsi="Noto Sans KR Light"/>
              </w:rPr>
              <w:t xml:space="preserve"> /</w:t>
            </w:r>
            <w:proofErr w:type="gramEnd"/>
            <w:r w:rsidRPr="001B7022">
              <w:rPr>
                <w:rFonts w:ascii="Noto Sans KR Light" w:eastAsia="Noto Sans KR Light" w:hAnsi="Noto Sans KR Light"/>
              </w:rPr>
              <w:t xml:space="preserve"> POA/ Giấy ủy quyền</w:t>
            </w:r>
          </w:p>
        </w:tc>
        <w:tc>
          <w:tcPr>
            <w:tcW w:w="283" w:type="dxa"/>
          </w:tcPr>
          <w:p w14:paraId="77048E5A" w14:textId="77777777" w:rsidR="00D05B60" w:rsidRPr="001B7022" w:rsidRDefault="00D05B60"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c>
          <w:tcPr>
            <w:tcW w:w="4204" w:type="dxa"/>
          </w:tcPr>
          <w:p w14:paraId="04D603B1" w14:textId="77777777" w:rsidR="00D05B60" w:rsidRPr="001B7022" w:rsidRDefault="00D05B60" w:rsidP="003B4056">
            <w:pPr>
              <w:cnfStyle w:val="000000000000" w:firstRow="0" w:lastRow="0" w:firstColumn="0" w:lastColumn="0" w:oddVBand="0" w:evenVBand="0" w:oddHBand="0" w:evenHBand="0" w:firstRowFirstColumn="0" w:firstRowLastColumn="0" w:lastRowFirstColumn="0" w:lastRowLastColumn="0"/>
              <w:rPr>
                <w:rFonts w:ascii="Noto Sans KR Light" w:eastAsia="Noto Sans KR Light" w:hAnsi="Noto Sans KR Light"/>
              </w:rPr>
            </w:pPr>
            <w:r w:rsidRPr="001B7022">
              <w:rPr>
                <w:rFonts w:ascii="Noto Sans KR Light" w:eastAsia="Noto Sans KR Light" w:hAnsi="Noto Sans KR Light"/>
              </w:rPr>
              <w:t>[***]</w:t>
            </w:r>
          </w:p>
        </w:tc>
      </w:tr>
    </w:tbl>
    <w:p w14:paraId="320A40AA" w14:textId="61BFCD17" w:rsidR="005953BD" w:rsidRPr="001B7022" w:rsidRDefault="005953BD" w:rsidP="0082233C">
      <w:pPr>
        <w:pStyle w:val="a3"/>
        <w:spacing w:before="0" w:beforeAutospacing="0" w:after="0" w:afterAutospacing="0"/>
        <w:jc w:val="both"/>
        <w:rPr>
          <w:rFonts w:ascii="Noto Sans KR Light" w:hAnsi="Noto Sans KR Light"/>
        </w:rPr>
      </w:pPr>
      <w:r w:rsidRPr="001B7022">
        <w:rPr>
          <w:rFonts w:ascii="Noto Sans KR Light" w:hAnsi="Noto Sans KR Light"/>
        </w:rPr>
        <w:t>(</w:t>
      </w:r>
      <w:r w:rsidRPr="001B7022">
        <w:rPr>
          <w:rFonts w:ascii="Noto Sans KR Light" w:hAnsi="Noto Sans KR Light" w:hint="eastAsia"/>
        </w:rPr>
        <w:t>이하</w:t>
      </w:r>
      <w:r w:rsidRPr="001B7022">
        <w:rPr>
          <w:rFonts w:ascii="Noto Sans KR Light" w:hAnsi="Noto Sans KR Light"/>
        </w:rPr>
        <w:t xml:space="preserve"> “</w:t>
      </w:r>
      <w:r w:rsidRPr="001B7022">
        <w:rPr>
          <w:rFonts w:ascii="Noto Sans KR Light" w:hAnsi="Noto Sans KR Light" w:hint="eastAsia"/>
        </w:rPr>
        <w:t>딜러</w:t>
      </w:r>
      <w:r w:rsidRPr="001B7022">
        <w:rPr>
          <w:rFonts w:ascii="Noto Sans KR Light" w:hAnsi="Noto Sans KR Light"/>
        </w:rPr>
        <w:t>”</w:t>
      </w:r>
      <w:r w:rsidRPr="001B7022">
        <w:rPr>
          <w:rFonts w:ascii="Noto Sans KR Light" w:hAnsi="Noto Sans KR Light" w:hint="eastAsia"/>
        </w:rPr>
        <w:t>라</w:t>
      </w:r>
      <w:r w:rsidRPr="001B7022">
        <w:rPr>
          <w:rFonts w:ascii="Noto Sans KR Light" w:hAnsi="Noto Sans KR Light"/>
        </w:rPr>
        <w:t xml:space="preserve"> </w:t>
      </w:r>
      <w:proofErr w:type="gramStart"/>
      <w:r w:rsidRPr="001B7022">
        <w:rPr>
          <w:rFonts w:ascii="Noto Sans KR Light" w:hAnsi="Noto Sans KR Light" w:hint="eastAsia"/>
        </w:rPr>
        <w:t>한다</w:t>
      </w:r>
      <w:r w:rsidRPr="001B7022">
        <w:rPr>
          <w:rFonts w:ascii="Noto Sans KR Light" w:hAnsi="Noto Sans KR Light"/>
        </w:rPr>
        <w:t xml:space="preserve"> /</w:t>
      </w:r>
      <w:proofErr w:type="gramEnd"/>
      <w:r w:rsidRPr="001B7022">
        <w:rPr>
          <w:rFonts w:ascii="Noto Sans KR Light" w:hAnsi="Noto Sans KR Light"/>
        </w:rPr>
        <w:t xml:space="preserve"> hereinafter referred to as the “</w:t>
      </w:r>
      <w:r w:rsidRPr="001B7022">
        <w:rPr>
          <w:rFonts w:ascii="Noto Sans KR Light" w:hAnsi="Noto Sans KR Light"/>
          <w:b/>
        </w:rPr>
        <w:t>Dealer</w:t>
      </w:r>
      <w:r w:rsidRPr="001B7022">
        <w:rPr>
          <w:rFonts w:ascii="Noto Sans KR Light" w:hAnsi="Noto Sans KR Light"/>
        </w:rPr>
        <w:t>” / sau đây gọi là “</w:t>
      </w:r>
      <w:r w:rsidRPr="001B7022">
        <w:rPr>
          <w:rFonts w:ascii="Noto Sans KR Light" w:hAnsi="Noto Sans KR Light"/>
          <w:b/>
        </w:rPr>
        <w:t>Đại lý</w:t>
      </w:r>
      <w:r w:rsidRPr="001B7022">
        <w:rPr>
          <w:rFonts w:ascii="Noto Sans KR Light" w:hAnsi="Noto Sans KR Light"/>
        </w:rPr>
        <w:t>”)</w:t>
      </w:r>
    </w:p>
    <w:p w14:paraId="1782F2DC" w14:textId="2847A98C" w:rsidR="00C4039E" w:rsidRPr="001B7022" w:rsidRDefault="00C4039E" w:rsidP="00845396">
      <w:pPr>
        <w:pStyle w:val="a3"/>
        <w:spacing w:before="120" w:beforeAutospacing="0" w:after="120" w:afterAutospacing="0"/>
        <w:jc w:val="both"/>
        <w:rPr>
          <w:rFonts w:ascii="Noto Sans KR Light" w:hAnsi="Noto Sans KR Light"/>
        </w:rPr>
      </w:pPr>
      <w:r w:rsidRPr="001B7022">
        <w:rPr>
          <w:rFonts w:ascii="Noto Sans KR Light" w:hAnsi="Noto Sans KR Light"/>
        </w:rPr>
        <w:t>(</w:t>
      </w:r>
      <w:r w:rsidR="0023520D" w:rsidRPr="001B7022">
        <w:rPr>
          <w:rFonts w:ascii="Noto Sans KR Light" w:hAnsi="Noto Sans KR Light" w:hint="eastAsia"/>
        </w:rPr>
        <w:t>이하</w:t>
      </w:r>
      <w:r w:rsidR="0023520D" w:rsidRPr="001B7022">
        <w:rPr>
          <w:rFonts w:ascii="Noto Sans KR Light" w:hAnsi="Noto Sans KR Light"/>
        </w:rPr>
        <w:t xml:space="preserve"> </w:t>
      </w:r>
      <w:r w:rsidR="0023520D" w:rsidRPr="001B7022">
        <w:rPr>
          <w:rFonts w:ascii="Noto Sans KR Light" w:hAnsi="Noto Sans KR Light" w:hint="eastAsia"/>
        </w:rPr>
        <w:t>회사와</w:t>
      </w:r>
      <w:r w:rsidR="0023520D" w:rsidRPr="001B7022">
        <w:rPr>
          <w:rFonts w:ascii="Noto Sans KR Light" w:hAnsi="Noto Sans KR Light"/>
        </w:rPr>
        <w:t xml:space="preserve"> </w:t>
      </w:r>
      <w:r w:rsidR="0023520D" w:rsidRPr="001B7022">
        <w:rPr>
          <w:rFonts w:ascii="Noto Sans KR Light" w:hAnsi="Noto Sans KR Light" w:hint="eastAsia"/>
        </w:rPr>
        <w:t>딜러를</w:t>
      </w:r>
      <w:r w:rsidR="0023520D" w:rsidRPr="001B7022">
        <w:rPr>
          <w:rFonts w:ascii="Noto Sans KR Light" w:hAnsi="Noto Sans KR Light"/>
        </w:rPr>
        <w:t xml:space="preserve"> </w:t>
      </w:r>
      <w:r w:rsidR="0023520D" w:rsidRPr="001B7022">
        <w:rPr>
          <w:rFonts w:ascii="Noto Sans KR Light" w:hAnsi="Noto Sans KR Light" w:hint="eastAsia"/>
        </w:rPr>
        <w:t>개별적으로</w:t>
      </w:r>
      <w:r w:rsidR="0023520D" w:rsidRPr="001B7022">
        <w:rPr>
          <w:rFonts w:ascii="Noto Sans KR Light" w:hAnsi="Noto Sans KR Light"/>
        </w:rPr>
        <w:t xml:space="preserve"> "</w:t>
      </w:r>
      <w:r w:rsidR="0023520D" w:rsidRPr="001B7022">
        <w:rPr>
          <w:rFonts w:ascii="Noto Sans KR Light" w:hAnsi="Noto Sans KR Light" w:hint="eastAsia"/>
        </w:rPr>
        <w:t>당사자</w:t>
      </w:r>
      <w:r w:rsidR="0023520D" w:rsidRPr="001B7022">
        <w:rPr>
          <w:rFonts w:ascii="Noto Sans KR Light" w:hAnsi="Noto Sans KR Light"/>
        </w:rPr>
        <w:t xml:space="preserve">", </w:t>
      </w:r>
      <w:r w:rsidR="0023520D" w:rsidRPr="001B7022">
        <w:rPr>
          <w:rFonts w:ascii="Noto Sans KR Light" w:hAnsi="Noto Sans KR Light" w:hint="eastAsia"/>
        </w:rPr>
        <w:t>총칭하여</w:t>
      </w:r>
      <w:r w:rsidR="0023520D" w:rsidRPr="001B7022">
        <w:rPr>
          <w:rFonts w:ascii="Noto Sans KR Light" w:hAnsi="Noto Sans KR Light"/>
        </w:rPr>
        <w:t xml:space="preserve"> "</w:t>
      </w:r>
      <w:r w:rsidR="0023520D" w:rsidRPr="001B7022">
        <w:rPr>
          <w:rFonts w:ascii="Noto Sans KR Light" w:hAnsi="Noto Sans KR Light" w:hint="eastAsia"/>
        </w:rPr>
        <w:t>당사자들</w:t>
      </w:r>
      <w:r w:rsidR="0023520D" w:rsidRPr="001B7022">
        <w:rPr>
          <w:rFonts w:ascii="Noto Sans KR Light" w:hAnsi="Noto Sans KR Light"/>
        </w:rPr>
        <w:t>"</w:t>
      </w:r>
      <w:r w:rsidR="0023520D" w:rsidRPr="001B7022">
        <w:rPr>
          <w:rFonts w:ascii="Noto Sans KR Light" w:hAnsi="Noto Sans KR Light" w:hint="eastAsia"/>
        </w:rPr>
        <w:t>이라</w:t>
      </w:r>
      <w:r w:rsidR="0023520D" w:rsidRPr="001B7022">
        <w:rPr>
          <w:rFonts w:ascii="Noto Sans KR Light" w:hAnsi="Noto Sans KR Light"/>
        </w:rPr>
        <w:t xml:space="preserve"> </w:t>
      </w:r>
      <w:proofErr w:type="gramStart"/>
      <w:r w:rsidR="0023520D" w:rsidRPr="001B7022">
        <w:rPr>
          <w:rFonts w:ascii="Noto Sans KR Light" w:hAnsi="Noto Sans KR Light" w:hint="eastAsia"/>
        </w:rPr>
        <w:t>한다</w:t>
      </w:r>
      <w:r w:rsidR="00771399" w:rsidRPr="001B7022">
        <w:rPr>
          <w:rFonts w:ascii="Noto Sans KR Light" w:hAnsi="Noto Sans KR Light"/>
        </w:rPr>
        <w:t>/ The</w:t>
      </w:r>
      <w:proofErr w:type="gramEnd"/>
      <w:r w:rsidR="00771399" w:rsidRPr="001B7022">
        <w:rPr>
          <w:rFonts w:ascii="Noto Sans KR Light" w:hAnsi="Noto Sans KR Light"/>
        </w:rPr>
        <w:t xml:space="preserve"> Company and the Dealer are hereinafter referred to individually as a “Party” and collectively as the “Parties”</w:t>
      </w:r>
      <w:r w:rsidRPr="001B7022">
        <w:rPr>
          <w:rFonts w:ascii="Noto Sans KR Light" w:hAnsi="Noto Sans KR Light"/>
        </w:rPr>
        <w:t>/ Công Ty và Đại Lý được gọi riêng là “</w:t>
      </w:r>
      <w:r w:rsidRPr="001B7022">
        <w:rPr>
          <w:rFonts w:ascii="Noto Sans KR Light" w:hAnsi="Noto Sans KR Light"/>
          <w:b/>
        </w:rPr>
        <w:t>Bên</w:t>
      </w:r>
      <w:r w:rsidRPr="001B7022">
        <w:rPr>
          <w:rFonts w:ascii="Noto Sans KR Light" w:hAnsi="Noto Sans KR Light"/>
        </w:rPr>
        <w:t>” và gọi chung là “</w:t>
      </w:r>
      <w:r w:rsidRPr="001B7022">
        <w:rPr>
          <w:rFonts w:ascii="Noto Sans KR Light" w:hAnsi="Noto Sans KR Light"/>
          <w:b/>
        </w:rPr>
        <w:t>Các Bên</w:t>
      </w:r>
      <w:r w:rsidRPr="001B7022">
        <w:rPr>
          <w:rFonts w:ascii="Noto Sans KR Light" w:hAnsi="Noto Sans KR Light"/>
        </w:rPr>
        <w:t>”)</w:t>
      </w:r>
    </w:p>
    <w:p w14:paraId="4E5F8150" w14:textId="77777777" w:rsidR="005953BD" w:rsidRPr="001B7022"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50D0BD2B">
          <v:rect id="_x0000_i1026" style="width:0;height:1.5pt" o:hralign="center" o:hrstd="t" o:hr="t" fillcolor="#a0a0a0" stroked="f"/>
        </w:pict>
      </w:r>
    </w:p>
    <w:p w14:paraId="40F0C5CF" w14:textId="77777777" w:rsidR="005953BD" w:rsidRPr="001B7022" w:rsidRDefault="005953BD" w:rsidP="001F12E6">
      <w:pPr>
        <w:pStyle w:val="2"/>
        <w:spacing w:before="120" w:beforeAutospacing="0" w:after="0" w:afterAutospacing="0"/>
        <w:rPr>
          <w:rFonts w:ascii="Noto Sans KR Light" w:hAnsi="Noto Sans KR Light"/>
          <w:sz w:val="24"/>
        </w:rPr>
      </w:pPr>
      <w:r w:rsidRPr="001B7022">
        <w:rPr>
          <w:rFonts w:ascii="Noto Sans KR Light" w:hAnsi="Noto Sans KR Light" w:hint="eastAsia"/>
          <w:sz w:val="24"/>
        </w:rPr>
        <w:t>제</w:t>
      </w:r>
      <w:r w:rsidRPr="001B7022">
        <w:rPr>
          <w:rFonts w:ascii="Noto Sans KR Light" w:hAnsi="Noto Sans KR Light"/>
          <w:sz w:val="24"/>
        </w:rPr>
        <w:t>1</w:t>
      </w:r>
      <w:r w:rsidRPr="001B7022">
        <w:rPr>
          <w:rFonts w:ascii="Noto Sans KR Light" w:hAnsi="Noto Sans KR Light" w:hint="eastAsia"/>
          <w:sz w:val="24"/>
        </w:rPr>
        <w:t>조</w:t>
      </w:r>
      <w:r w:rsidRPr="001B7022">
        <w:rPr>
          <w:rFonts w:ascii="Noto Sans KR Light" w:hAnsi="Noto Sans KR Light"/>
          <w:sz w:val="24"/>
        </w:rPr>
        <w:t xml:space="preserve"> (</w:t>
      </w:r>
      <w:r w:rsidRPr="001B7022">
        <w:rPr>
          <w:rFonts w:ascii="Noto Sans KR Light" w:hAnsi="Noto Sans KR Light" w:hint="eastAsia"/>
          <w:sz w:val="24"/>
        </w:rPr>
        <w:t>목적</w:t>
      </w:r>
      <w:r w:rsidRPr="001B7022">
        <w:rPr>
          <w:rFonts w:ascii="Noto Sans KR Light" w:hAnsi="Noto Sans KR Light"/>
          <w:sz w:val="24"/>
        </w:rPr>
        <w:t>)</w:t>
      </w:r>
    </w:p>
    <w:p w14:paraId="6FE177AE" w14:textId="77777777" w:rsidR="005953BD" w:rsidRPr="001B7022" w:rsidRDefault="005953BD" w:rsidP="00056770">
      <w:pPr>
        <w:pStyle w:val="a3"/>
        <w:spacing w:before="0" w:beforeAutospacing="0" w:after="240" w:afterAutospacing="0"/>
        <w:rPr>
          <w:rFonts w:ascii="Noto Sans KR Light" w:hAnsi="Noto Sans KR Light"/>
        </w:rPr>
      </w:pPr>
      <w:r w:rsidRPr="001B7022">
        <w:rPr>
          <w:rStyle w:val="a4"/>
          <w:rFonts w:ascii="Noto Sans KR Light" w:hAnsi="Noto Sans KR Light"/>
        </w:rPr>
        <w:t>Article 1 (Purpose)</w:t>
      </w:r>
      <w:r w:rsidRPr="001B7022">
        <w:rPr>
          <w:rFonts w:ascii="Noto Sans KR Light" w:hAnsi="Noto Sans KR Light"/>
        </w:rPr>
        <w:br/>
      </w:r>
      <w:r w:rsidRPr="001B7022">
        <w:rPr>
          <w:rStyle w:val="a4"/>
          <w:rFonts w:ascii="Noto Sans KR Light" w:hAnsi="Noto Sans KR Light"/>
        </w:rPr>
        <w:t>Điều 1 (Mục đích)</w:t>
      </w:r>
    </w:p>
    <w:p w14:paraId="37B9341D" w14:textId="77777777" w:rsidR="005953BD" w:rsidRPr="001B7022" w:rsidRDefault="005953BD" w:rsidP="00845396">
      <w:pPr>
        <w:pStyle w:val="a3"/>
        <w:spacing w:before="120" w:beforeAutospacing="0" w:after="120" w:afterAutospacing="0"/>
        <w:jc w:val="both"/>
        <w:rPr>
          <w:rFonts w:ascii="Noto Sans KR Light" w:hAnsi="Noto Sans KR Light"/>
        </w:rPr>
      </w:pPr>
      <w:r w:rsidRPr="001B7022">
        <w:rPr>
          <w:rFonts w:ascii="Noto Sans KR Light" w:hAnsi="Noto Sans KR Light" w:hint="eastAsia"/>
        </w:rPr>
        <w:t>본</w:t>
      </w:r>
      <w:r w:rsidRPr="001B7022">
        <w:rPr>
          <w:rFonts w:ascii="Noto Sans KR Light" w:hAnsi="Noto Sans KR Light"/>
        </w:rPr>
        <w:t xml:space="preserve"> </w:t>
      </w:r>
      <w:r w:rsidRPr="001B7022">
        <w:rPr>
          <w:rFonts w:ascii="Noto Sans KR Light" w:hAnsi="Noto Sans KR Light" w:hint="eastAsia"/>
        </w:rPr>
        <w:t>계약은</w:t>
      </w:r>
      <w:r w:rsidRPr="001B7022">
        <w:rPr>
          <w:rFonts w:ascii="Noto Sans KR Light" w:hAnsi="Noto Sans KR Light"/>
        </w:rPr>
        <w:t xml:space="preserve"> </w:t>
      </w:r>
      <w:r w:rsidRPr="001B7022">
        <w:rPr>
          <w:rFonts w:ascii="Noto Sans KR Light" w:hAnsi="Noto Sans KR Light" w:hint="eastAsia"/>
        </w:rPr>
        <w:t>회사가</w:t>
      </w:r>
      <w:r w:rsidRPr="001B7022">
        <w:rPr>
          <w:rFonts w:ascii="Noto Sans KR Light" w:hAnsi="Noto Sans KR Light"/>
        </w:rPr>
        <w:t xml:space="preserve"> </w:t>
      </w:r>
      <w:r w:rsidRPr="001B7022">
        <w:rPr>
          <w:rFonts w:ascii="Noto Sans KR Light" w:hAnsi="Noto Sans KR Light" w:hint="eastAsia"/>
        </w:rPr>
        <w:t>딜러에게</w:t>
      </w:r>
      <w:r w:rsidRPr="001B7022">
        <w:rPr>
          <w:rFonts w:ascii="Noto Sans KR Light" w:hAnsi="Noto Sans KR Light"/>
        </w:rPr>
        <w:t xml:space="preserve"> </w:t>
      </w:r>
      <w:r w:rsidRPr="001B7022">
        <w:rPr>
          <w:rFonts w:ascii="Noto Sans KR Light" w:hAnsi="Noto Sans KR Light" w:hint="eastAsia"/>
        </w:rPr>
        <w:t>퍼시스</w:t>
      </w:r>
      <w:r w:rsidRPr="001B7022">
        <w:rPr>
          <w:rFonts w:ascii="Noto Sans KR Light" w:hAnsi="Noto Sans KR Light"/>
        </w:rPr>
        <w:t xml:space="preserve"> </w:t>
      </w:r>
      <w:r w:rsidRPr="001B7022">
        <w:rPr>
          <w:rFonts w:ascii="Noto Sans KR Light" w:hAnsi="Noto Sans KR Light" w:hint="eastAsia"/>
        </w:rPr>
        <w:t>브랜드</w:t>
      </w:r>
      <w:r w:rsidRPr="001B7022">
        <w:rPr>
          <w:rFonts w:ascii="Noto Sans KR Light" w:hAnsi="Noto Sans KR Light"/>
        </w:rPr>
        <w:t xml:space="preserve"> </w:t>
      </w:r>
      <w:r w:rsidRPr="001B7022">
        <w:rPr>
          <w:rFonts w:ascii="Noto Sans KR Light" w:hAnsi="Noto Sans KR Light" w:hint="eastAsia"/>
        </w:rPr>
        <w:t>제품의</w:t>
      </w:r>
      <w:r w:rsidRPr="001B7022">
        <w:rPr>
          <w:rFonts w:ascii="Noto Sans KR Light" w:hAnsi="Noto Sans KR Light"/>
        </w:rPr>
        <w:t xml:space="preserve"> </w:t>
      </w:r>
      <w:r w:rsidRPr="001B7022">
        <w:rPr>
          <w:rFonts w:ascii="Noto Sans KR Light" w:hAnsi="Noto Sans KR Light" w:hint="eastAsia"/>
        </w:rPr>
        <w:t>판매</w:t>
      </w:r>
      <w:r w:rsidRPr="001B7022">
        <w:rPr>
          <w:rFonts w:ascii="Noto Sans KR Light" w:hAnsi="Noto Sans KR Light"/>
        </w:rPr>
        <w:t xml:space="preserve"> </w:t>
      </w:r>
      <w:r w:rsidRPr="001B7022">
        <w:rPr>
          <w:rFonts w:ascii="Noto Sans KR Light" w:hAnsi="Noto Sans KR Light" w:hint="eastAsia"/>
        </w:rPr>
        <w:t>권한을</w:t>
      </w:r>
      <w:r w:rsidRPr="001B7022">
        <w:rPr>
          <w:rFonts w:ascii="Noto Sans KR Light" w:hAnsi="Noto Sans KR Light"/>
        </w:rPr>
        <w:t xml:space="preserve"> </w:t>
      </w:r>
      <w:r w:rsidRPr="001B7022">
        <w:rPr>
          <w:rFonts w:ascii="Noto Sans KR Light" w:hAnsi="Noto Sans KR Light" w:hint="eastAsia"/>
        </w:rPr>
        <w:t>부여함에</w:t>
      </w:r>
      <w:r w:rsidRPr="001B7022">
        <w:rPr>
          <w:rFonts w:ascii="Noto Sans KR Light" w:hAnsi="Noto Sans KR Light"/>
        </w:rPr>
        <w:t xml:space="preserve"> </w:t>
      </w:r>
      <w:r w:rsidRPr="001B7022">
        <w:rPr>
          <w:rFonts w:ascii="Noto Sans KR Light" w:hAnsi="Noto Sans KR Light" w:hint="eastAsia"/>
        </w:rPr>
        <w:t>있어</w:t>
      </w:r>
      <w:r w:rsidRPr="001B7022">
        <w:rPr>
          <w:rFonts w:ascii="Noto Sans KR Light" w:hAnsi="Noto Sans KR Light"/>
        </w:rPr>
        <w:t>,</w:t>
      </w:r>
      <w:r w:rsidRPr="001B7022">
        <w:rPr>
          <w:rFonts w:ascii="Noto Sans KR Light" w:hAnsi="Noto Sans KR Light"/>
        </w:rPr>
        <w:br/>
      </w:r>
      <w:r w:rsidRPr="001B7022">
        <w:rPr>
          <w:rFonts w:ascii="Noto Sans KR Light" w:hAnsi="Noto Sans KR Light" w:hint="eastAsia"/>
        </w:rPr>
        <w:t>영업</w:t>
      </w:r>
      <w:r w:rsidRPr="001B7022">
        <w:rPr>
          <w:rFonts w:ascii="Noto Sans KR Light" w:hAnsi="Noto Sans KR Light"/>
        </w:rPr>
        <w:t xml:space="preserve"> </w:t>
      </w:r>
      <w:r w:rsidRPr="001B7022">
        <w:rPr>
          <w:rFonts w:ascii="Noto Sans KR Light" w:hAnsi="Noto Sans KR Light" w:hint="eastAsia"/>
        </w:rPr>
        <w:t>범위</w:t>
      </w:r>
      <w:r w:rsidRPr="001B7022">
        <w:rPr>
          <w:rFonts w:ascii="Noto Sans KR Light" w:hAnsi="Noto Sans KR Light"/>
        </w:rPr>
        <w:t xml:space="preserve">, </w:t>
      </w:r>
      <w:r w:rsidRPr="001B7022">
        <w:rPr>
          <w:rFonts w:ascii="Noto Sans KR Light" w:hAnsi="Noto Sans KR Light" w:hint="eastAsia"/>
        </w:rPr>
        <w:t>역할과</w:t>
      </w:r>
      <w:r w:rsidRPr="001B7022">
        <w:rPr>
          <w:rFonts w:ascii="Noto Sans KR Light" w:hAnsi="Noto Sans KR Light"/>
        </w:rPr>
        <w:t xml:space="preserve"> </w:t>
      </w:r>
      <w:r w:rsidRPr="001B7022">
        <w:rPr>
          <w:rFonts w:ascii="Noto Sans KR Light" w:hAnsi="Noto Sans KR Light" w:hint="eastAsia"/>
        </w:rPr>
        <w:t>책임</w:t>
      </w:r>
      <w:r w:rsidRPr="001B7022">
        <w:rPr>
          <w:rFonts w:ascii="Noto Sans KR Light" w:hAnsi="Noto Sans KR Light"/>
        </w:rPr>
        <w:t xml:space="preserve">, </w:t>
      </w:r>
      <w:r w:rsidRPr="001B7022">
        <w:rPr>
          <w:rFonts w:ascii="Noto Sans KR Light" w:hAnsi="Noto Sans KR Light" w:hint="eastAsia"/>
        </w:rPr>
        <w:t>지원</w:t>
      </w:r>
      <w:r w:rsidRPr="001B7022">
        <w:rPr>
          <w:rFonts w:ascii="Noto Sans KR Light" w:hAnsi="Noto Sans KR Light"/>
        </w:rPr>
        <w:t xml:space="preserve"> </w:t>
      </w:r>
      <w:r w:rsidRPr="001B7022">
        <w:rPr>
          <w:rFonts w:ascii="Noto Sans KR Light" w:hAnsi="Noto Sans KR Light" w:hint="eastAsia"/>
        </w:rPr>
        <w:t>정책</w:t>
      </w:r>
      <w:r w:rsidRPr="001B7022">
        <w:rPr>
          <w:rFonts w:ascii="Noto Sans KR Light" w:hAnsi="Noto Sans KR Light"/>
        </w:rPr>
        <w:t xml:space="preserve"> </w:t>
      </w:r>
      <w:r w:rsidRPr="001B7022">
        <w:rPr>
          <w:rFonts w:ascii="Noto Sans KR Light" w:hAnsi="Noto Sans KR Light" w:hint="eastAsia"/>
        </w:rPr>
        <w:t>및</w:t>
      </w:r>
      <w:r w:rsidRPr="001B7022">
        <w:rPr>
          <w:rFonts w:ascii="Noto Sans KR Light" w:hAnsi="Noto Sans KR Light"/>
        </w:rPr>
        <w:t xml:space="preserve"> </w:t>
      </w:r>
      <w:r w:rsidRPr="001B7022">
        <w:rPr>
          <w:rFonts w:ascii="Noto Sans KR Light" w:hAnsi="Noto Sans KR Light" w:hint="eastAsia"/>
        </w:rPr>
        <w:t>계약</w:t>
      </w:r>
      <w:r w:rsidRPr="001B7022">
        <w:rPr>
          <w:rFonts w:ascii="Noto Sans KR Light" w:hAnsi="Noto Sans KR Light"/>
        </w:rPr>
        <w:t xml:space="preserve"> </w:t>
      </w:r>
      <w:r w:rsidRPr="001B7022">
        <w:rPr>
          <w:rFonts w:ascii="Noto Sans KR Light" w:hAnsi="Noto Sans KR Light" w:hint="eastAsia"/>
        </w:rPr>
        <w:t>조건을</w:t>
      </w:r>
      <w:r w:rsidRPr="001B7022">
        <w:rPr>
          <w:rFonts w:ascii="Noto Sans KR Light" w:hAnsi="Noto Sans KR Light"/>
        </w:rPr>
        <w:t xml:space="preserve"> </w:t>
      </w:r>
      <w:r w:rsidRPr="001B7022">
        <w:rPr>
          <w:rFonts w:ascii="Noto Sans KR Light" w:hAnsi="Noto Sans KR Light" w:hint="eastAsia"/>
        </w:rPr>
        <w:t>명확히</w:t>
      </w:r>
      <w:r w:rsidRPr="001B7022">
        <w:rPr>
          <w:rFonts w:ascii="Noto Sans KR Light" w:hAnsi="Noto Sans KR Light"/>
        </w:rPr>
        <w:t xml:space="preserve"> </w:t>
      </w:r>
      <w:r w:rsidRPr="001B7022">
        <w:rPr>
          <w:rFonts w:ascii="Noto Sans KR Light" w:hAnsi="Noto Sans KR Light" w:hint="eastAsia"/>
        </w:rPr>
        <w:t>함으로써</w:t>
      </w:r>
      <w:r w:rsidRPr="001B7022">
        <w:rPr>
          <w:rFonts w:ascii="Noto Sans KR Light" w:hAnsi="Noto Sans KR Light"/>
        </w:rPr>
        <w:br/>
      </w:r>
      <w:r w:rsidRPr="001B7022">
        <w:rPr>
          <w:rFonts w:ascii="Noto Sans KR Light" w:hAnsi="Noto Sans KR Light" w:hint="eastAsia"/>
        </w:rPr>
        <w:t>브랜드</w:t>
      </w:r>
      <w:r w:rsidRPr="001B7022">
        <w:rPr>
          <w:rFonts w:ascii="Noto Sans KR Light" w:hAnsi="Noto Sans KR Light"/>
        </w:rPr>
        <w:t xml:space="preserve"> </w:t>
      </w:r>
      <w:r w:rsidRPr="001B7022">
        <w:rPr>
          <w:rFonts w:ascii="Noto Sans KR Light" w:hAnsi="Noto Sans KR Light" w:hint="eastAsia"/>
        </w:rPr>
        <w:t>가치</w:t>
      </w:r>
      <w:r w:rsidRPr="001B7022">
        <w:rPr>
          <w:rFonts w:ascii="Noto Sans KR Light" w:hAnsi="Noto Sans KR Light"/>
        </w:rPr>
        <w:t xml:space="preserve"> </w:t>
      </w:r>
      <w:r w:rsidRPr="001B7022">
        <w:rPr>
          <w:rFonts w:ascii="Noto Sans KR Light" w:hAnsi="Noto Sans KR Light" w:hint="eastAsia"/>
        </w:rPr>
        <w:t>보호</w:t>
      </w:r>
      <w:r w:rsidRPr="001B7022">
        <w:rPr>
          <w:rFonts w:ascii="Noto Sans KR Light" w:hAnsi="Noto Sans KR Light"/>
        </w:rPr>
        <w:t xml:space="preserve"> </w:t>
      </w:r>
      <w:r w:rsidRPr="001B7022">
        <w:rPr>
          <w:rFonts w:ascii="Noto Sans KR Light" w:hAnsi="Noto Sans KR Light" w:hint="eastAsia"/>
        </w:rPr>
        <w:t>및</w:t>
      </w:r>
      <w:r w:rsidRPr="001B7022">
        <w:rPr>
          <w:rFonts w:ascii="Noto Sans KR Light" w:hAnsi="Noto Sans KR Light"/>
        </w:rPr>
        <w:t xml:space="preserve"> </w:t>
      </w:r>
      <w:r w:rsidRPr="001B7022">
        <w:rPr>
          <w:rFonts w:ascii="Noto Sans KR Light" w:hAnsi="Noto Sans KR Light" w:hint="eastAsia"/>
        </w:rPr>
        <w:t>건전한</w:t>
      </w:r>
      <w:r w:rsidRPr="001B7022">
        <w:rPr>
          <w:rFonts w:ascii="Noto Sans KR Light" w:hAnsi="Noto Sans KR Light"/>
        </w:rPr>
        <w:t xml:space="preserve"> </w:t>
      </w:r>
      <w:r w:rsidRPr="001B7022">
        <w:rPr>
          <w:rFonts w:ascii="Noto Sans KR Light" w:hAnsi="Noto Sans KR Light" w:hint="eastAsia"/>
        </w:rPr>
        <w:t>유통</w:t>
      </w:r>
      <w:r w:rsidRPr="001B7022">
        <w:rPr>
          <w:rFonts w:ascii="Noto Sans KR Light" w:hAnsi="Noto Sans KR Light"/>
        </w:rPr>
        <w:t xml:space="preserve"> </w:t>
      </w:r>
      <w:r w:rsidRPr="001B7022">
        <w:rPr>
          <w:rFonts w:ascii="Noto Sans KR Light" w:hAnsi="Noto Sans KR Light" w:hint="eastAsia"/>
        </w:rPr>
        <w:t>질서</w:t>
      </w:r>
      <w:r w:rsidRPr="001B7022">
        <w:rPr>
          <w:rFonts w:ascii="Noto Sans KR Light" w:hAnsi="Noto Sans KR Light"/>
        </w:rPr>
        <w:t xml:space="preserve"> </w:t>
      </w:r>
      <w:r w:rsidRPr="001B7022">
        <w:rPr>
          <w:rFonts w:ascii="Noto Sans KR Light" w:hAnsi="Noto Sans KR Light" w:hint="eastAsia"/>
        </w:rPr>
        <w:t>유지를</w:t>
      </w:r>
      <w:r w:rsidRPr="001B7022">
        <w:rPr>
          <w:rFonts w:ascii="Noto Sans KR Light" w:hAnsi="Noto Sans KR Light"/>
        </w:rPr>
        <w:t xml:space="preserve"> </w:t>
      </w:r>
      <w:r w:rsidRPr="001B7022">
        <w:rPr>
          <w:rFonts w:ascii="Noto Sans KR Light" w:hAnsi="Noto Sans KR Light" w:hint="eastAsia"/>
        </w:rPr>
        <w:t>목적으로</w:t>
      </w:r>
      <w:r w:rsidRPr="001B7022">
        <w:rPr>
          <w:rFonts w:ascii="Noto Sans KR Light" w:hAnsi="Noto Sans KR Light"/>
        </w:rPr>
        <w:t xml:space="preserve"> </w:t>
      </w:r>
      <w:r w:rsidRPr="001B7022">
        <w:rPr>
          <w:rFonts w:ascii="Noto Sans KR Light" w:hAnsi="Noto Sans KR Light" w:hint="eastAsia"/>
        </w:rPr>
        <w:t>한다</w:t>
      </w:r>
      <w:r w:rsidRPr="001B7022">
        <w:rPr>
          <w:rFonts w:ascii="Noto Sans KR Light" w:hAnsi="Noto Sans KR Light"/>
        </w:rPr>
        <w:t>.</w:t>
      </w:r>
    </w:p>
    <w:p w14:paraId="57111792" w14:textId="60401788" w:rsidR="005953BD" w:rsidRPr="001B7022" w:rsidRDefault="005953BD" w:rsidP="00845396">
      <w:pPr>
        <w:pStyle w:val="a3"/>
        <w:spacing w:before="120" w:beforeAutospacing="0" w:after="120" w:afterAutospacing="0"/>
        <w:jc w:val="both"/>
        <w:rPr>
          <w:rFonts w:ascii="Noto Sans KR Light" w:hAnsi="Noto Sans KR Light"/>
        </w:rPr>
      </w:pPr>
      <w:r w:rsidRPr="001B7022">
        <w:rPr>
          <w:rFonts w:ascii="Noto Sans KR Light" w:hAnsi="Noto Sans KR Light"/>
        </w:rPr>
        <w:t xml:space="preserve">This Agreement sets forth the terms and conditions under which the Company authorizes the Dealer to sell </w:t>
      </w:r>
      <w:r w:rsidR="00CD51D1" w:rsidRPr="001B7022">
        <w:rPr>
          <w:rFonts w:ascii="Noto Sans KR Light" w:hAnsi="Noto Sans KR Light"/>
        </w:rPr>
        <w:t>FUR</w:t>
      </w:r>
      <w:r w:rsidRPr="001B7022">
        <w:rPr>
          <w:rFonts w:ascii="Noto Sans KR Light" w:hAnsi="Noto Sans KR Light"/>
        </w:rPr>
        <w:t>SYS brand products, for the purpose of protecting brand value and maintaining a sound distribution system.</w:t>
      </w:r>
    </w:p>
    <w:p w14:paraId="45C2307A" w14:textId="62EB7A76" w:rsidR="005953BD" w:rsidRPr="001B7022" w:rsidRDefault="005953BD" w:rsidP="00845396">
      <w:pPr>
        <w:pStyle w:val="a3"/>
        <w:spacing w:before="120" w:beforeAutospacing="0" w:after="120" w:afterAutospacing="0"/>
        <w:jc w:val="both"/>
        <w:rPr>
          <w:rFonts w:ascii="Noto Sans KR Light" w:hAnsi="Noto Sans KR Light"/>
        </w:rPr>
      </w:pPr>
      <w:r w:rsidRPr="001B7022">
        <w:rPr>
          <w:rFonts w:ascii="Noto Sans KR Light" w:hAnsi="Noto Sans KR Light"/>
        </w:rPr>
        <w:t xml:space="preserve">Hợp đồng này quy định các điều khoản và điều kiện </w:t>
      </w:r>
      <w:r w:rsidR="00C4039E" w:rsidRPr="001B7022">
        <w:rPr>
          <w:rFonts w:ascii="Noto Sans KR Light" w:hAnsi="Noto Sans KR Light"/>
        </w:rPr>
        <w:t xml:space="preserve">mà </w:t>
      </w:r>
      <w:r w:rsidRPr="001B7022">
        <w:rPr>
          <w:rFonts w:ascii="Noto Sans KR Light" w:hAnsi="Noto Sans KR Light"/>
        </w:rPr>
        <w:t xml:space="preserve">theo đó Công ty cho phép Đại lý bán các sản phẩm mang thương hiệu </w:t>
      </w:r>
      <w:r w:rsidR="00CD51D1" w:rsidRPr="001B7022">
        <w:rPr>
          <w:rFonts w:ascii="Noto Sans KR Light" w:hAnsi="Noto Sans KR Light"/>
        </w:rPr>
        <w:t>FUR</w:t>
      </w:r>
      <w:r w:rsidRPr="001B7022">
        <w:rPr>
          <w:rFonts w:ascii="Noto Sans KR Light" w:hAnsi="Noto Sans KR Light"/>
        </w:rPr>
        <w:t xml:space="preserve">SYS, nhằm bảo vệ giá trị thương hiệu và duy trì </w:t>
      </w:r>
      <w:r w:rsidR="00141FEF" w:rsidRPr="001B7022">
        <w:rPr>
          <w:rFonts w:ascii="Noto Sans KR Light" w:hAnsi="Noto Sans KR Light"/>
        </w:rPr>
        <w:t xml:space="preserve">hệ thống </w:t>
      </w:r>
      <w:r w:rsidRPr="001B7022">
        <w:rPr>
          <w:rFonts w:ascii="Noto Sans KR Light" w:hAnsi="Noto Sans KR Light"/>
        </w:rPr>
        <w:t>phân phối lành mạnh.</w:t>
      </w:r>
    </w:p>
    <w:p w14:paraId="45CA9C80" w14:textId="77777777" w:rsidR="005953BD" w:rsidRPr="001B7022"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72F60BAF">
          <v:rect id="_x0000_i1027" style="width:0;height:1.5pt" o:hralign="center" o:hrstd="t" o:hr="t" fillcolor="#a0a0a0" stroked="f"/>
        </w:pict>
      </w:r>
    </w:p>
    <w:p w14:paraId="08E2AEB9" w14:textId="77777777" w:rsidR="005953BD" w:rsidRPr="001B7022" w:rsidRDefault="005953BD" w:rsidP="001F12E6">
      <w:pPr>
        <w:pStyle w:val="2"/>
        <w:spacing w:before="120" w:beforeAutospacing="0" w:after="0" w:afterAutospacing="0"/>
        <w:rPr>
          <w:rFonts w:ascii="Noto Sans KR Light" w:hAnsi="Noto Sans KR Light"/>
          <w:sz w:val="24"/>
        </w:rPr>
      </w:pPr>
      <w:r w:rsidRPr="001B7022">
        <w:rPr>
          <w:rFonts w:ascii="Noto Sans KR Light" w:hAnsi="Noto Sans KR Light" w:hint="eastAsia"/>
          <w:sz w:val="24"/>
        </w:rPr>
        <w:t>제</w:t>
      </w:r>
      <w:r w:rsidRPr="001B7022">
        <w:rPr>
          <w:rFonts w:ascii="Noto Sans KR Light" w:hAnsi="Noto Sans KR Light"/>
          <w:sz w:val="24"/>
        </w:rPr>
        <w:t>2</w:t>
      </w:r>
      <w:r w:rsidRPr="001B7022">
        <w:rPr>
          <w:rFonts w:ascii="Noto Sans KR Light" w:hAnsi="Noto Sans KR Light" w:hint="eastAsia"/>
          <w:sz w:val="24"/>
        </w:rPr>
        <w:t>조</w:t>
      </w:r>
      <w:r w:rsidRPr="001B7022">
        <w:rPr>
          <w:rFonts w:ascii="Noto Sans KR Light" w:hAnsi="Noto Sans KR Light"/>
          <w:sz w:val="24"/>
        </w:rPr>
        <w:t xml:space="preserve"> (</w:t>
      </w:r>
      <w:r w:rsidRPr="001B7022">
        <w:rPr>
          <w:rFonts w:ascii="Noto Sans KR Light" w:hAnsi="Noto Sans KR Light" w:hint="eastAsia"/>
          <w:sz w:val="24"/>
        </w:rPr>
        <w:t>계약기간</w:t>
      </w:r>
      <w:r w:rsidRPr="001B7022">
        <w:rPr>
          <w:rFonts w:ascii="Noto Sans KR Light" w:hAnsi="Noto Sans KR Light"/>
          <w:sz w:val="24"/>
        </w:rPr>
        <w:t>)</w:t>
      </w:r>
    </w:p>
    <w:p w14:paraId="5EF093F0" w14:textId="77777777" w:rsidR="00056770" w:rsidRDefault="005953BD" w:rsidP="00056770">
      <w:pPr>
        <w:pStyle w:val="a3"/>
        <w:spacing w:before="0" w:beforeAutospacing="0" w:after="0" w:afterAutospacing="0"/>
        <w:rPr>
          <w:rStyle w:val="a4"/>
          <w:rFonts w:ascii="Noto Sans KR Light" w:hAnsi="Noto Sans KR Light"/>
        </w:rPr>
      </w:pPr>
      <w:r w:rsidRPr="001B7022">
        <w:rPr>
          <w:rStyle w:val="a4"/>
          <w:rFonts w:ascii="Noto Sans KR Light" w:hAnsi="Noto Sans KR Light"/>
        </w:rPr>
        <w:t>Article 2 (Term)</w:t>
      </w:r>
    </w:p>
    <w:p w14:paraId="7B55A8F9" w14:textId="626F327B" w:rsidR="005953BD" w:rsidRPr="001B7022" w:rsidRDefault="005953BD" w:rsidP="00056770">
      <w:pPr>
        <w:pStyle w:val="a3"/>
        <w:spacing w:before="0" w:beforeAutospacing="0" w:after="120" w:afterAutospacing="0"/>
        <w:rPr>
          <w:rFonts w:ascii="Noto Sans KR Light" w:hAnsi="Noto Sans KR Light"/>
        </w:rPr>
      </w:pPr>
      <w:r w:rsidRPr="001B7022">
        <w:rPr>
          <w:rStyle w:val="a4"/>
          <w:rFonts w:ascii="Noto Sans KR Light" w:hAnsi="Noto Sans KR Light"/>
        </w:rPr>
        <w:lastRenderedPageBreak/>
        <w:t>Điều 2 (Thời hạn hợp đồng)</w:t>
      </w:r>
    </w:p>
    <w:p w14:paraId="1646151A" w14:textId="084CF8F4" w:rsidR="00141FEF" w:rsidRPr="001B7022" w:rsidRDefault="005953BD" w:rsidP="00C3547B">
      <w:pPr>
        <w:pStyle w:val="a3"/>
        <w:numPr>
          <w:ilvl w:val="0"/>
          <w:numId w:val="1"/>
        </w:numPr>
        <w:tabs>
          <w:tab w:val="clear" w:pos="720"/>
        </w:tabs>
        <w:spacing w:before="120" w:beforeAutospacing="0" w:after="120" w:afterAutospacing="0"/>
        <w:ind w:left="426" w:hanging="426"/>
        <w:rPr>
          <w:rFonts w:ascii="Noto Sans KR Light" w:hAnsi="Noto Sans KR Light"/>
        </w:rPr>
      </w:pPr>
      <w:r w:rsidRPr="001B7022">
        <w:rPr>
          <w:rFonts w:ascii="Noto Sans KR Light" w:hAnsi="Noto Sans KR Light" w:hint="eastAsia"/>
        </w:rPr>
        <w:t>본</w:t>
      </w:r>
      <w:r w:rsidRPr="001B7022">
        <w:rPr>
          <w:rFonts w:ascii="Noto Sans KR Light" w:hAnsi="Noto Sans KR Light"/>
        </w:rPr>
        <w:t xml:space="preserve"> </w:t>
      </w:r>
      <w:r w:rsidRPr="001B7022">
        <w:rPr>
          <w:rFonts w:ascii="Noto Sans KR Light" w:hAnsi="Noto Sans KR Light" w:hint="eastAsia"/>
        </w:rPr>
        <w:t>계약의</w:t>
      </w:r>
      <w:r w:rsidRPr="001B7022">
        <w:rPr>
          <w:rFonts w:ascii="Noto Sans KR Light" w:hAnsi="Noto Sans KR Light"/>
        </w:rPr>
        <w:t xml:space="preserve"> </w:t>
      </w:r>
      <w:r w:rsidRPr="001B7022">
        <w:rPr>
          <w:rFonts w:ascii="Noto Sans KR Light" w:hAnsi="Noto Sans KR Light" w:hint="eastAsia"/>
        </w:rPr>
        <w:t>유효기간은</w:t>
      </w:r>
      <w:r w:rsidRPr="001B7022">
        <w:rPr>
          <w:rFonts w:ascii="Noto Sans KR Light" w:hAnsi="Noto Sans KR Light"/>
        </w:rPr>
        <w:t xml:space="preserve"> </w:t>
      </w:r>
      <w:r w:rsidRPr="001B7022">
        <w:rPr>
          <w:rFonts w:ascii="Noto Sans KR Light" w:hAnsi="Noto Sans KR Light" w:hint="eastAsia"/>
        </w:rPr>
        <w:t>계약</w:t>
      </w:r>
      <w:r w:rsidRPr="001B7022">
        <w:rPr>
          <w:rFonts w:ascii="Noto Sans KR Light" w:hAnsi="Noto Sans KR Light"/>
        </w:rPr>
        <w:t xml:space="preserve"> </w:t>
      </w:r>
      <w:r w:rsidRPr="001B7022">
        <w:rPr>
          <w:rFonts w:ascii="Noto Sans KR Light" w:hAnsi="Noto Sans KR Light" w:hint="eastAsia"/>
        </w:rPr>
        <w:t>체결일로부터</w:t>
      </w:r>
      <w:r w:rsidRPr="001B7022">
        <w:rPr>
          <w:rFonts w:ascii="Noto Sans KR Light" w:hAnsi="Noto Sans KR Light"/>
        </w:rPr>
        <w:t xml:space="preserve"> </w:t>
      </w:r>
      <w:r w:rsidRPr="001B7022">
        <w:rPr>
          <w:rStyle w:val="a4"/>
          <w:rFonts w:ascii="Noto Sans KR Light" w:hAnsi="Noto Sans KR Light"/>
        </w:rPr>
        <w:t>1</w:t>
      </w:r>
      <w:r w:rsidRPr="001B7022">
        <w:rPr>
          <w:rStyle w:val="a4"/>
          <w:rFonts w:ascii="Noto Sans KR Light" w:hAnsi="Noto Sans KR Light" w:hint="eastAsia"/>
        </w:rPr>
        <w:t>년</w:t>
      </w:r>
      <w:r w:rsidRPr="001B7022">
        <w:rPr>
          <w:rFonts w:ascii="Noto Sans KR Light" w:hAnsi="Noto Sans KR Light" w:hint="eastAsia"/>
        </w:rPr>
        <w:t>으로</w:t>
      </w:r>
      <w:r w:rsidRPr="001B7022">
        <w:rPr>
          <w:rFonts w:ascii="Noto Sans KR Light" w:hAnsi="Noto Sans KR Light"/>
        </w:rPr>
        <w:t xml:space="preserve"> </w:t>
      </w:r>
      <w:r w:rsidRPr="001B7022">
        <w:rPr>
          <w:rFonts w:ascii="Noto Sans KR Light" w:hAnsi="Noto Sans KR Light" w:hint="eastAsia"/>
        </w:rPr>
        <w:t>한다</w:t>
      </w:r>
      <w:r w:rsidRPr="001B7022">
        <w:rPr>
          <w:rFonts w:ascii="Noto Sans KR Light" w:hAnsi="Noto Sans KR Light"/>
        </w:rPr>
        <w:t>.</w:t>
      </w:r>
    </w:p>
    <w:p w14:paraId="73FD49E8" w14:textId="6B253E3F" w:rsidR="00141FEF" w:rsidRPr="001B7022" w:rsidRDefault="005953BD" w:rsidP="00C3547B">
      <w:pPr>
        <w:pStyle w:val="a3"/>
        <w:numPr>
          <w:ilvl w:val="0"/>
          <w:numId w:val="1"/>
        </w:numPr>
        <w:tabs>
          <w:tab w:val="clear" w:pos="720"/>
        </w:tabs>
        <w:spacing w:before="120" w:beforeAutospacing="0" w:after="120" w:afterAutospacing="0"/>
        <w:ind w:left="426" w:hanging="426"/>
        <w:jc w:val="both"/>
        <w:rPr>
          <w:rFonts w:ascii="Noto Sans KR Light" w:hAnsi="Noto Sans KR Light"/>
        </w:rPr>
      </w:pPr>
      <w:r w:rsidRPr="001B7022">
        <w:rPr>
          <w:rFonts w:ascii="Noto Sans KR Light" w:hAnsi="Noto Sans KR Light" w:hint="eastAsia"/>
        </w:rPr>
        <w:t>본</w:t>
      </w:r>
      <w:r w:rsidRPr="001B7022">
        <w:rPr>
          <w:rFonts w:ascii="Noto Sans KR Light" w:hAnsi="Noto Sans KR Light"/>
        </w:rPr>
        <w:t xml:space="preserve"> </w:t>
      </w:r>
      <w:r w:rsidRPr="001B7022">
        <w:rPr>
          <w:rFonts w:ascii="Noto Sans KR Light" w:hAnsi="Noto Sans KR Light" w:hint="eastAsia"/>
        </w:rPr>
        <w:t>계약은</w:t>
      </w:r>
      <w:r w:rsidRPr="001B7022">
        <w:rPr>
          <w:rFonts w:ascii="Noto Sans KR Light" w:hAnsi="Noto Sans KR Light"/>
        </w:rPr>
        <w:t xml:space="preserve"> </w:t>
      </w:r>
      <w:r w:rsidRPr="001B7022">
        <w:rPr>
          <w:rFonts w:ascii="Noto Sans KR Light" w:hAnsi="Noto Sans KR Light" w:hint="eastAsia"/>
        </w:rPr>
        <w:t>자동으로</w:t>
      </w:r>
      <w:r w:rsidRPr="001B7022">
        <w:rPr>
          <w:rFonts w:ascii="Noto Sans KR Light" w:hAnsi="Noto Sans KR Light"/>
        </w:rPr>
        <w:t xml:space="preserve"> </w:t>
      </w:r>
      <w:r w:rsidRPr="001B7022">
        <w:rPr>
          <w:rFonts w:ascii="Noto Sans KR Light" w:hAnsi="Noto Sans KR Light" w:hint="eastAsia"/>
        </w:rPr>
        <w:t>연장되지</w:t>
      </w:r>
      <w:r w:rsidRPr="001B7022">
        <w:rPr>
          <w:rFonts w:ascii="Noto Sans KR Light" w:hAnsi="Noto Sans KR Light"/>
        </w:rPr>
        <w:t xml:space="preserve"> </w:t>
      </w:r>
      <w:r w:rsidRPr="001B7022">
        <w:rPr>
          <w:rFonts w:ascii="Noto Sans KR Light" w:hAnsi="Noto Sans KR Light" w:hint="eastAsia"/>
        </w:rPr>
        <w:t>않는다</w:t>
      </w:r>
      <w:r w:rsidRPr="001B7022">
        <w:rPr>
          <w:rFonts w:ascii="Noto Sans KR Light" w:hAnsi="Noto Sans KR Light"/>
        </w:rPr>
        <w:t>.</w:t>
      </w:r>
    </w:p>
    <w:p w14:paraId="20405A63" w14:textId="2E84F2EF" w:rsidR="005953BD" w:rsidRPr="001B7022" w:rsidRDefault="005953BD" w:rsidP="00C3547B">
      <w:pPr>
        <w:pStyle w:val="a3"/>
        <w:numPr>
          <w:ilvl w:val="0"/>
          <w:numId w:val="1"/>
        </w:numPr>
        <w:tabs>
          <w:tab w:val="clear" w:pos="720"/>
        </w:tabs>
        <w:spacing w:before="120" w:beforeAutospacing="0" w:after="120" w:afterAutospacing="0"/>
        <w:ind w:left="426" w:hanging="426"/>
        <w:jc w:val="both"/>
        <w:rPr>
          <w:rFonts w:ascii="Noto Sans KR Light" w:hAnsi="Noto Sans KR Light"/>
        </w:rPr>
      </w:pPr>
      <w:r w:rsidRPr="001B7022">
        <w:rPr>
          <w:rFonts w:ascii="Noto Sans KR Light" w:hAnsi="Noto Sans KR Light" w:hint="eastAsia"/>
        </w:rPr>
        <w:t>재계약</w:t>
      </w:r>
      <w:r w:rsidRPr="001B7022">
        <w:rPr>
          <w:rFonts w:ascii="Noto Sans KR Light" w:hAnsi="Noto Sans KR Light"/>
        </w:rPr>
        <w:t xml:space="preserve"> </w:t>
      </w:r>
      <w:r w:rsidRPr="001B7022">
        <w:rPr>
          <w:rFonts w:ascii="Noto Sans KR Light" w:hAnsi="Noto Sans KR Light" w:hint="eastAsia"/>
        </w:rPr>
        <w:t>여부는</w:t>
      </w:r>
      <w:r w:rsidRPr="001B7022">
        <w:rPr>
          <w:rFonts w:ascii="Noto Sans KR Light" w:hAnsi="Noto Sans KR Light"/>
        </w:rPr>
        <w:t xml:space="preserve"> </w:t>
      </w:r>
      <w:r w:rsidRPr="001B7022">
        <w:rPr>
          <w:rFonts w:ascii="Noto Sans KR Light" w:hAnsi="Noto Sans KR Light" w:hint="eastAsia"/>
        </w:rPr>
        <w:t>회사의</w:t>
      </w:r>
      <w:r w:rsidRPr="001B7022">
        <w:rPr>
          <w:rFonts w:ascii="Noto Sans KR Light" w:hAnsi="Noto Sans KR Light"/>
        </w:rPr>
        <w:t xml:space="preserve"> </w:t>
      </w:r>
      <w:r w:rsidRPr="001B7022">
        <w:rPr>
          <w:rFonts w:ascii="Noto Sans KR Light" w:hAnsi="Noto Sans KR Light" w:hint="eastAsia"/>
        </w:rPr>
        <w:t>평가</w:t>
      </w:r>
      <w:r w:rsidRPr="001B7022">
        <w:rPr>
          <w:rFonts w:ascii="Noto Sans KR Light" w:hAnsi="Noto Sans KR Light"/>
        </w:rPr>
        <w:t xml:space="preserve"> </w:t>
      </w:r>
      <w:r w:rsidRPr="001B7022">
        <w:rPr>
          <w:rFonts w:ascii="Noto Sans KR Light" w:hAnsi="Noto Sans KR Light" w:hint="eastAsia"/>
        </w:rPr>
        <w:t>및</w:t>
      </w:r>
      <w:r w:rsidRPr="001B7022">
        <w:rPr>
          <w:rFonts w:ascii="Noto Sans KR Light" w:hAnsi="Noto Sans KR Light"/>
        </w:rPr>
        <w:t xml:space="preserve"> </w:t>
      </w:r>
      <w:r w:rsidRPr="001B7022">
        <w:rPr>
          <w:rFonts w:ascii="Noto Sans KR Light" w:hAnsi="Noto Sans KR Light" w:hint="eastAsia"/>
        </w:rPr>
        <w:t>내부</w:t>
      </w:r>
      <w:r w:rsidRPr="001B7022">
        <w:rPr>
          <w:rFonts w:ascii="Noto Sans KR Light" w:hAnsi="Noto Sans KR Light"/>
        </w:rPr>
        <w:t xml:space="preserve"> </w:t>
      </w:r>
      <w:r w:rsidRPr="001B7022">
        <w:rPr>
          <w:rFonts w:ascii="Noto Sans KR Light" w:hAnsi="Noto Sans KR Light" w:hint="eastAsia"/>
        </w:rPr>
        <w:t>기준에</w:t>
      </w:r>
      <w:r w:rsidRPr="001B7022">
        <w:rPr>
          <w:rFonts w:ascii="Noto Sans KR Light" w:hAnsi="Noto Sans KR Light"/>
        </w:rPr>
        <w:t xml:space="preserve"> </w:t>
      </w:r>
      <w:r w:rsidRPr="001B7022">
        <w:rPr>
          <w:rFonts w:ascii="Noto Sans KR Light" w:hAnsi="Noto Sans KR Light" w:hint="eastAsia"/>
        </w:rPr>
        <w:t>따라</w:t>
      </w:r>
      <w:r w:rsidRPr="001B7022">
        <w:rPr>
          <w:rFonts w:ascii="Noto Sans KR Light" w:hAnsi="Noto Sans KR Light"/>
        </w:rPr>
        <w:t xml:space="preserve"> </w:t>
      </w:r>
      <w:r w:rsidRPr="001B7022">
        <w:rPr>
          <w:rFonts w:ascii="Noto Sans KR Light" w:hAnsi="Noto Sans KR Light" w:hint="eastAsia"/>
        </w:rPr>
        <w:t>결정한다</w:t>
      </w:r>
      <w:r w:rsidRPr="001B7022">
        <w:rPr>
          <w:rFonts w:ascii="Noto Sans KR Light" w:hAnsi="Noto Sans KR Light"/>
        </w:rPr>
        <w:t>.</w:t>
      </w:r>
    </w:p>
    <w:p w14:paraId="6E480A2A" w14:textId="3D687E09" w:rsidR="00924164" w:rsidRPr="001B7022" w:rsidRDefault="002E45EE" w:rsidP="00C3547B">
      <w:pPr>
        <w:pStyle w:val="a3"/>
        <w:numPr>
          <w:ilvl w:val="0"/>
          <w:numId w:val="1"/>
        </w:numPr>
        <w:tabs>
          <w:tab w:val="clear" w:pos="720"/>
        </w:tabs>
        <w:spacing w:before="120" w:beforeAutospacing="0" w:after="120" w:afterAutospacing="0"/>
        <w:ind w:left="426" w:hanging="426"/>
        <w:jc w:val="both"/>
        <w:rPr>
          <w:rFonts w:ascii="Noto Sans KR Light" w:hAnsi="Noto Sans KR Light"/>
        </w:rPr>
      </w:pPr>
      <w:r w:rsidRPr="001B7022">
        <w:rPr>
          <w:rFonts w:ascii="Noto Sans KR Light" w:hAnsi="Noto Sans KR Light" w:hint="eastAsia"/>
        </w:rPr>
        <w:t>명확히</w:t>
      </w:r>
      <w:r w:rsidRPr="001B7022">
        <w:rPr>
          <w:rFonts w:ascii="Noto Sans KR Light" w:hAnsi="Noto Sans KR Light"/>
        </w:rPr>
        <w:t xml:space="preserve"> </w:t>
      </w:r>
      <w:r w:rsidRPr="001B7022">
        <w:rPr>
          <w:rFonts w:ascii="Noto Sans KR Light" w:hAnsi="Noto Sans KR Light" w:hint="eastAsia"/>
        </w:rPr>
        <w:t>하면</w:t>
      </w:r>
      <w:r w:rsidRPr="001B7022">
        <w:rPr>
          <w:rFonts w:ascii="Noto Sans KR Light" w:hAnsi="Noto Sans KR Light"/>
        </w:rPr>
        <w:t xml:space="preserve">, </w:t>
      </w:r>
      <w:r w:rsidRPr="001B7022">
        <w:rPr>
          <w:rFonts w:ascii="Noto Sans KR Light" w:hAnsi="Noto Sans KR Light" w:hint="eastAsia"/>
        </w:rPr>
        <w:t>구매주문이</w:t>
      </w:r>
      <w:r w:rsidRPr="001B7022">
        <w:rPr>
          <w:rFonts w:ascii="Noto Sans KR Light" w:hAnsi="Noto Sans KR Light"/>
        </w:rPr>
        <w:t xml:space="preserve"> </w:t>
      </w:r>
      <w:r w:rsidR="004F1B38" w:rsidRPr="001B7022">
        <w:rPr>
          <w:rFonts w:ascii="Noto Sans KR Light" w:hAnsi="Noto Sans KR Light" w:hint="eastAsia"/>
        </w:rPr>
        <w:t>종결되지</w:t>
      </w:r>
      <w:r w:rsidR="004F1B38" w:rsidRPr="001B7022">
        <w:rPr>
          <w:rFonts w:ascii="Noto Sans KR Light" w:hAnsi="Noto Sans KR Light"/>
        </w:rPr>
        <w:t xml:space="preserve"> </w:t>
      </w:r>
      <w:r w:rsidR="004F1B38" w:rsidRPr="001B7022">
        <w:rPr>
          <w:rFonts w:ascii="Noto Sans KR Light" w:hAnsi="Noto Sans KR Light" w:hint="eastAsia"/>
        </w:rPr>
        <w:t>않은</w:t>
      </w:r>
      <w:r w:rsidRPr="001B7022">
        <w:rPr>
          <w:rFonts w:ascii="Noto Sans KR Light" w:hAnsi="Noto Sans KR Light"/>
        </w:rPr>
        <w:t xml:space="preserve"> </w:t>
      </w:r>
      <w:r w:rsidRPr="001B7022">
        <w:rPr>
          <w:rFonts w:ascii="Noto Sans KR Light" w:hAnsi="Noto Sans KR Light" w:hint="eastAsia"/>
        </w:rPr>
        <w:t>상태에서</w:t>
      </w:r>
      <w:r w:rsidRPr="001B7022">
        <w:rPr>
          <w:rFonts w:ascii="Noto Sans KR Light" w:hAnsi="Noto Sans KR Light"/>
        </w:rPr>
        <w:t xml:space="preserve"> </w:t>
      </w:r>
      <w:r w:rsidRPr="001B7022">
        <w:rPr>
          <w:rFonts w:ascii="Noto Sans KR Light" w:hAnsi="Noto Sans KR Light" w:hint="eastAsia"/>
        </w:rPr>
        <w:t>본</w:t>
      </w:r>
      <w:r w:rsidRPr="001B7022">
        <w:rPr>
          <w:rFonts w:ascii="Noto Sans KR Light" w:hAnsi="Noto Sans KR Light"/>
        </w:rPr>
        <w:t xml:space="preserve"> </w:t>
      </w:r>
      <w:r w:rsidRPr="001B7022">
        <w:rPr>
          <w:rFonts w:ascii="Noto Sans KR Light" w:hAnsi="Noto Sans KR Light" w:hint="eastAsia"/>
        </w:rPr>
        <w:t>계약이</w:t>
      </w:r>
      <w:r w:rsidRPr="001B7022">
        <w:rPr>
          <w:rFonts w:ascii="Noto Sans KR Light" w:hAnsi="Noto Sans KR Light"/>
        </w:rPr>
        <w:t xml:space="preserve"> </w:t>
      </w:r>
      <w:r w:rsidRPr="001B7022">
        <w:rPr>
          <w:rFonts w:ascii="Noto Sans KR Light" w:hAnsi="Noto Sans KR Light" w:hint="eastAsia"/>
        </w:rPr>
        <w:t>만료되는</w:t>
      </w:r>
      <w:r w:rsidRPr="001B7022">
        <w:rPr>
          <w:rFonts w:ascii="Noto Sans KR Light" w:hAnsi="Noto Sans KR Light"/>
        </w:rPr>
        <w:t xml:space="preserve"> </w:t>
      </w:r>
      <w:r w:rsidRPr="001B7022">
        <w:rPr>
          <w:rFonts w:ascii="Noto Sans KR Light" w:hAnsi="Noto Sans KR Light" w:hint="eastAsia"/>
        </w:rPr>
        <w:t>경우</w:t>
      </w:r>
      <w:r w:rsidRPr="001B7022">
        <w:rPr>
          <w:rFonts w:ascii="Noto Sans KR Light" w:hAnsi="Noto Sans KR Light"/>
        </w:rPr>
        <w:t xml:space="preserve">, </w:t>
      </w:r>
      <w:r w:rsidRPr="001B7022">
        <w:rPr>
          <w:rFonts w:ascii="Noto Sans KR Light" w:hAnsi="Noto Sans KR Light" w:hint="eastAsia"/>
        </w:rPr>
        <w:t>본</w:t>
      </w:r>
      <w:r w:rsidRPr="001B7022">
        <w:rPr>
          <w:rFonts w:ascii="Noto Sans KR Light" w:hAnsi="Noto Sans KR Light"/>
        </w:rPr>
        <w:t xml:space="preserve"> </w:t>
      </w:r>
      <w:r w:rsidRPr="001B7022">
        <w:rPr>
          <w:rFonts w:ascii="Noto Sans KR Light" w:hAnsi="Noto Sans KR Light" w:hint="eastAsia"/>
        </w:rPr>
        <w:t>계약의</w:t>
      </w:r>
      <w:r w:rsidRPr="001B7022">
        <w:rPr>
          <w:rFonts w:ascii="Noto Sans KR Light" w:hAnsi="Noto Sans KR Light"/>
        </w:rPr>
        <w:t xml:space="preserve"> </w:t>
      </w:r>
      <w:r w:rsidRPr="001B7022">
        <w:rPr>
          <w:rFonts w:ascii="Noto Sans KR Light" w:hAnsi="Noto Sans KR Light" w:hint="eastAsia"/>
        </w:rPr>
        <w:t>계약기간은</w:t>
      </w:r>
      <w:r w:rsidRPr="001B7022">
        <w:rPr>
          <w:rFonts w:ascii="Noto Sans KR Light" w:hAnsi="Noto Sans KR Light"/>
        </w:rPr>
        <w:t xml:space="preserve"> </w:t>
      </w:r>
      <w:r w:rsidRPr="001B7022">
        <w:rPr>
          <w:rFonts w:ascii="Noto Sans KR Light" w:hAnsi="Noto Sans KR Light" w:hint="eastAsia"/>
        </w:rPr>
        <w:t>해당</w:t>
      </w:r>
      <w:r w:rsidRPr="001B7022">
        <w:rPr>
          <w:rFonts w:ascii="Noto Sans KR Light" w:hAnsi="Noto Sans KR Light"/>
        </w:rPr>
        <w:t xml:space="preserve"> </w:t>
      </w:r>
      <w:r w:rsidRPr="001B7022">
        <w:rPr>
          <w:rFonts w:ascii="Noto Sans KR Light" w:hAnsi="Noto Sans KR Light" w:hint="eastAsia"/>
        </w:rPr>
        <w:t>주문이</w:t>
      </w:r>
      <w:r w:rsidRPr="001B7022">
        <w:rPr>
          <w:rFonts w:ascii="Noto Sans KR Light" w:hAnsi="Noto Sans KR Light"/>
        </w:rPr>
        <w:t xml:space="preserve"> </w:t>
      </w:r>
      <w:r w:rsidRPr="001B7022">
        <w:rPr>
          <w:rFonts w:ascii="Noto Sans KR Light" w:hAnsi="Noto Sans KR Light" w:hint="eastAsia"/>
        </w:rPr>
        <w:t>완료될</w:t>
      </w:r>
      <w:r w:rsidRPr="001B7022">
        <w:rPr>
          <w:rFonts w:ascii="Noto Sans KR Light" w:hAnsi="Noto Sans KR Light"/>
        </w:rPr>
        <w:t xml:space="preserve"> </w:t>
      </w:r>
      <w:r w:rsidRPr="001B7022">
        <w:rPr>
          <w:rFonts w:ascii="Noto Sans KR Light" w:hAnsi="Noto Sans KR Light" w:hint="eastAsia"/>
        </w:rPr>
        <w:t>때까지</w:t>
      </w:r>
      <w:r w:rsidRPr="001B7022">
        <w:rPr>
          <w:rFonts w:ascii="Noto Sans KR Light" w:hAnsi="Noto Sans KR Light"/>
        </w:rPr>
        <w:t xml:space="preserve"> </w:t>
      </w:r>
      <w:r w:rsidRPr="001B7022">
        <w:rPr>
          <w:rFonts w:ascii="Noto Sans KR Light" w:hAnsi="Noto Sans KR Light" w:hint="eastAsia"/>
        </w:rPr>
        <w:t>자동</w:t>
      </w:r>
      <w:r w:rsidRPr="001B7022">
        <w:rPr>
          <w:rFonts w:ascii="Noto Sans KR Light" w:hAnsi="Noto Sans KR Light"/>
        </w:rPr>
        <w:t xml:space="preserve"> </w:t>
      </w:r>
      <w:r w:rsidRPr="001B7022">
        <w:rPr>
          <w:rFonts w:ascii="Noto Sans KR Light" w:hAnsi="Noto Sans KR Light" w:hint="eastAsia"/>
        </w:rPr>
        <w:t>연장된다</w:t>
      </w:r>
      <w:r w:rsidRPr="001B7022">
        <w:rPr>
          <w:rFonts w:ascii="Noto Sans KR Light" w:hAnsi="Noto Sans KR Light"/>
        </w:rPr>
        <w:t xml:space="preserve">. </w:t>
      </w:r>
      <w:r w:rsidRPr="001B7022">
        <w:rPr>
          <w:rFonts w:ascii="Noto Sans KR Light" w:hAnsi="Noto Sans KR Light" w:hint="eastAsia"/>
        </w:rPr>
        <w:t>본</w:t>
      </w:r>
      <w:r w:rsidRPr="001B7022">
        <w:rPr>
          <w:rFonts w:ascii="Noto Sans KR Light" w:hAnsi="Noto Sans KR Light"/>
        </w:rPr>
        <w:t xml:space="preserve"> </w:t>
      </w:r>
      <w:r w:rsidRPr="001B7022">
        <w:rPr>
          <w:rFonts w:ascii="Noto Sans KR Light" w:hAnsi="Noto Sans KR Light" w:hint="eastAsia"/>
        </w:rPr>
        <w:t>계약이</w:t>
      </w:r>
      <w:r w:rsidRPr="001B7022">
        <w:rPr>
          <w:rFonts w:ascii="Noto Sans KR Light" w:hAnsi="Noto Sans KR Light"/>
        </w:rPr>
        <w:t xml:space="preserve"> </w:t>
      </w:r>
      <w:r w:rsidRPr="001B7022">
        <w:rPr>
          <w:rFonts w:ascii="Noto Sans KR Light" w:hAnsi="Noto Sans KR Light" w:hint="eastAsia"/>
        </w:rPr>
        <w:t>만료되더라도</w:t>
      </w:r>
      <w:r w:rsidRPr="001B7022">
        <w:rPr>
          <w:rFonts w:ascii="Noto Sans KR Light" w:hAnsi="Noto Sans KR Light"/>
        </w:rPr>
        <w:t xml:space="preserve"> </w:t>
      </w:r>
      <w:r w:rsidRPr="001B7022">
        <w:rPr>
          <w:rFonts w:ascii="Noto Sans KR Light" w:hAnsi="Noto Sans KR Light" w:hint="eastAsia"/>
        </w:rPr>
        <w:t>본</w:t>
      </w:r>
      <w:r w:rsidRPr="001B7022">
        <w:rPr>
          <w:rFonts w:ascii="Noto Sans KR Light" w:hAnsi="Noto Sans KR Light"/>
        </w:rPr>
        <w:t xml:space="preserve"> </w:t>
      </w:r>
      <w:r w:rsidRPr="001B7022">
        <w:rPr>
          <w:rFonts w:ascii="Noto Sans KR Light" w:hAnsi="Noto Sans KR Light" w:hint="eastAsia"/>
        </w:rPr>
        <w:t>계약의</w:t>
      </w:r>
      <w:r w:rsidRPr="001B7022">
        <w:rPr>
          <w:rFonts w:ascii="Noto Sans KR Light" w:hAnsi="Noto Sans KR Light"/>
        </w:rPr>
        <w:t xml:space="preserve"> </w:t>
      </w:r>
      <w:r w:rsidRPr="001B7022">
        <w:rPr>
          <w:rFonts w:ascii="Noto Sans KR Light" w:hAnsi="Noto Sans KR Light" w:hint="eastAsia"/>
        </w:rPr>
        <w:t>이행으로부터</w:t>
      </w:r>
      <w:r w:rsidRPr="001B7022">
        <w:rPr>
          <w:rFonts w:ascii="Noto Sans KR Light" w:hAnsi="Noto Sans KR Light"/>
        </w:rPr>
        <w:t xml:space="preserve"> </w:t>
      </w:r>
      <w:r w:rsidRPr="001B7022">
        <w:rPr>
          <w:rFonts w:ascii="Noto Sans KR Light" w:hAnsi="Noto Sans KR Light" w:hint="eastAsia"/>
        </w:rPr>
        <w:t>또는</w:t>
      </w:r>
      <w:r w:rsidRPr="001B7022">
        <w:rPr>
          <w:rFonts w:ascii="Noto Sans KR Light" w:hAnsi="Noto Sans KR Light"/>
        </w:rPr>
        <w:t xml:space="preserve"> </w:t>
      </w:r>
      <w:r w:rsidRPr="001B7022">
        <w:rPr>
          <w:rFonts w:ascii="Noto Sans KR Light" w:hAnsi="Noto Sans KR Light" w:hint="eastAsia"/>
        </w:rPr>
        <w:t>이와</w:t>
      </w:r>
      <w:r w:rsidRPr="001B7022">
        <w:rPr>
          <w:rFonts w:ascii="Noto Sans KR Light" w:hAnsi="Noto Sans KR Light"/>
        </w:rPr>
        <w:t xml:space="preserve"> </w:t>
      </w:r>
      <w:r w:rsidRPr="001B7022">
        <w:rPr>
          <w:rFonts w:ascii="Noto Sans KR Light" w:hAnsi="Noto Sans KR Light" w:hint="eastAsia"/>
        </w:rPr>
        <w:t>관련하여</w:t>
      </w:r>
      <w:r w:rsidRPr="001B7022">
        <w:rPr>
          <w:rFonts w:ascii="Noto Sans KR Light" w:hAnsi="Noto Sans KR Light"/>
        </w:rPr>
        <w:t xml:space="preserve"> </w:t>
      </w:r>
      <w:r w:rsidRPr="001B7022">
        <w:rPr>
          <w:rFonts w:ascii="Noto Sans KR Light" w:hAnsi="Noto Sans KR Light" w:hint="eastAsia"/>
        </w:rPr>
        <w:t>당사자가</w:t>
      </w:r>
      <w:r w:rsidRPr="001B7022">
        <w:rPr>
          <w:rFonts w:ascii="Noto Sans KR Light" w:hAnsi="Noto Sans KR Light"/>
        </w:rPr>
        <w:t xml:space="preserve"> </w:t>
      </w:r>
      <w:r w:rsidRPr="001B7022">
        <w:rPr>
          <w:rFonts w:ascii="Noto Sans KR Light" w:hAnsi="Noto Sans KR Light" w:hint="eastAsia"/>
        </w:rPr>
        <w:t>본</w:t>
      </w:r>
      <w:r w:rsidRPr="001B7022">
        <w:rPr>
          <w:rFonts w:ascii="Noto Sans KR Light" w:hAnsi="Noto Sans KR Light"/>
        </w:rPr>
        <w:t xml:space="preserve"> </w:t>
      </w:r>
      <w:r w:rsidRPr="001B7022">
        <w:rPr>
          <w:rFonts w:ascii="Noto Sans KR Light" w:hAnsi="Noto Sans KR Light" w:hint="eastAsia"/>
        </w:rPr>
        <w:t>계약에</w:t>
      </w:r>
      <w:r w:rsidRPr="001B7022">
        <w:rPr>
          <w:rFonts w:ascii="Noto Sans KR Light" w:hAnsi="Noto Sans KR Light"/>
        </w:rPr>
        <w:t xml:space="preserve"> </w:t>
      </w:r>
      <w:r w:rsidRPr="001B7022">
        <w:rPr>
          <w:rFonts w:ascii="Noto Sans KR Light" w:hAnsi="Noto Sans KR Light" w:hint="eastAsia"/>
        </w:rPr>
        <w:t>규정된</w:t>
      </w:r>
      <w:r w:rsidRPr="001B7022">
        <w:rPr>
          <w:rFonts w:ascii="Noto Sans KR Light" w:hAnsi="Noto Sans KR Light"/>
        </w:rPr>
        <w:t xml:space="preserve"> </w:t>
      </w:r>
      <w:r w:rsidRPr="001B7022">
        <w:rPr>
          <w:rFonts w:ascii="Noto Sans KR Light" w:hAnsi="Noto Sans KR Light" w:hint="eastAsia"/>
        </w:rPr>
        <w:t>바에</w:t>
      </w:r>
      <w:r w:rsidRPr="001B7022">
        <w:rPr>
          <w:rFonts w:ascii="Noto Sans KR Light" w:hAnsi="Noto Sans KR Light"/>
        </w:rPr>
        <w:t xml:space="preserve"> </w:t>
      </w:r>
      <w:r w:rsidRPr="001B7022">
        <w:rPr>
          <w:rFonts w:ascii="Noto Sans KR Light" w:hAnsi="Noto Sans KR Light" w:hint="eastAsia"/>
        </w:rPr>
        <w:t>따라</w:t>
      </w:r>
      <w:r w:rsidRPr="001B7022">
        <w:rPr>
          <w:rFonts w:ascii="Noto Sans KR Light" w:hAnsi="Noto Sans KR Light"/>
        </w:rPr>
        <w:t xml:space="preserve"> </w:t>
      </w:r>
      <w:r w:rsidRPr="001B7022">
        <w:rPr>
          <w:rFonts w:ascii="Noto Sans KR Light" w:hAnsi="Noto Sans KR Light" w:hint="eastAsia"/>
        </w:rPr>
        <w:t>이행</w:t>
      </w:r>
      <w:r w:rsidRPr="001B7022">
        <w:rPr>
          <w:rFonts w:ascii="Noto Sans KR Light" w:hAnsi="Noto Sans KR Light"/>
        </w:rPr>
        <w:t xml:space="preserve"> </w:t>
      </w:r>
      <w:r w:rsidRPr="001B7022">
        <w:rPr>
          <w:rFonts w:ascii="Noto Sans KR Light" w:hAnsi="Noto Sans KR Light" w:hint="eastAsia"/>
        </w:rPr>
        <w:t>및</w:t>
      </w:r>
      <w:r w:rsidRPr="001B7022">
        <w:rPr>
          <w:rFonts w:ascii="Noto Sans KR Light" w:hAnsi="Noto Sans KR Light"/>
        </w:rPr>
        <w:t xml:space="preserve"> </w:t>
      </w:r>
      <w:r w:rsidRPr="001B7022">
        <w:rPr>
          <w:rFonts w:ascii="Noto Sans KR Light" w:hAnsi="Noto Sans KR Light" w:hint="eastAsia"/>
        </w:rPr>
        <w:t>완료하여야</w:t>
      </w:r>
      <w:r w:rsidRPr="001B7022">
        <w:rPr>
          <w:rFonts w:ascii="Noto Sans KR Light" w:hAnsi="Noto Sans KR Light"/>
        </w:rPr>
        <w:t xml:space="preserve"> </w:t>
      </w:r>
      <w:r w:rsidRPr="001B7022">
        <w:rPr>
          <w:rFonts w:ascii="Noto Sans KR Light" w:hAnsi="Noto Sans KR Light" w:hint="eastAsia"/>
        </w:rPr>
        <w:t>하는</w:t>
      </w:r>
      <w:r w:rsidRPr="001B7022">
        <w:rPr>
          <w:rFonts w:ascii="Noto Sans KR Light" w:hAnsi="Noto Sans KR Light"/>
        </w:rPr>
        <w:t xml:space="preserve"> </w:t>
      </w:r>
      <w:r w:rsidRPr="001B7022">
        <w:rPr>
          <w:rFonts w:ascii="Noto Sans KR Light" w:hAnsi="Noto Sans KR Light" w:hint="eastAsia"/>
        </w:rPr>
        <w:t>의무나</w:t>
      </w:r>
      <w:r w:rsidRPr="001B7022">
        <w:rPr>
          <w:rFonts w:ascii="Noto Sans KR Light" w:hAnsi="Noto Sans KR Light"/>
        </w:rPr>
        <w:t xml:space="preserve"> </w:t>
      </w:r>
      <w:r w:rsidRPr="001B7022">
        <w:rPr>
          <w:rFonts w:ascii="Noto Sans KR Light" w:hAnsi="Noto Sans KR Light" w:hint="eastAsia"/>
        </w:rPr>
        <w:t>책임은</w:t>
      </w:r>
      <w:r w:rsidRPr="001B7022">
        <w:rPr>
          <w:rFonts w:ascii="Noto Sans KR Light" w:hAnsi="Noto Sans KR Light"/>
        </w:rPr>
        <w:t xml:space="preserve"> </w:t>
      </w:r>
      <w:r w:rsidRPr="001B7022">
        <w:rPr>
          <w:rFonts w:ascii="Noto Sans KR Light" w:hAnsi="Noto Sans KR Light" w:hint="eastAsia"/>
        </w:rPr>
        <w:t>종료되지</w:t>
      </w:r>
      <w:r w:rsidRPr="001B7022">
        <w:rPr>
          <w:rFonts w:ascii="Noto Sans KR Light" w:hAnsi="Noto Sans KR Light"/>
        </w:rPr>
        <w:t xml:space="preserve"> </w:t>
      </w:r>
      <w:r w:rsidRPr="001B7022">
        <w:rPr>
          <w:rFonts w:ascii="Noto Sans KR Light" w:hAnsi="Noto Sans KR Light" w:hint="eastAsia"/>
        </w:rPr>
        <w:t>아니한다</w:t>
      </w:r>
      <w:r w:rsidRPr="001B7022">
        <w:rPr>
          <w:rFonts w:ascii="Noto Sans KR Light" w:hAnsi="Noto Sans KR Light"/>
        </w:rPr>
        <w:t>.</w:t>
      </w:r>
      <w:r w:rsidRPr="001B7022" w:rsidDel="002E45EE">
        <w:rPr>
          <w:rFonts w:ascii="Noto Sans KR Light" w:hAnsi="Noto Sans KR Light"/>
        </w:rPr>
        <w:t xml:space="preserve"> </w:t>
      </w:r>
    </w:p>
    <w:p w14:paraId="5FD83A3D" w14:textId="77777777" w:rsidR="005953BD" w:rsidRPr="001B7022" w:rsidRDefault="005953BD" w:rsidP="00C3547B">
      <w:pPr>
        <w:pStyle w:val="a3"/>
        <w:numPr>
          <w:ilvl w:val="0"/>
          <w:numId w:val="16"/>
        </w:numPr>
        <w:spacing w:before="120" w:beforeAutospacing="0" w:after="120" w:afterAutospacing="0"/>
        <w:rPr>
          <w:rFonts w:ascii="Noto Sans KR Light" w:hAnsi="Noto Sans KR Light"/>
        </w:rPr>
      </w:pPr>
      <w:r w:rsidRPr="001B7022">
        <w:rPr>
          <w:rFonts w:ascii="Noto Sans KR Light" w:hAnsi="Noto Sans KR Light"/>
        </w:rPr>
        <w:t>The term of this Agreement shall be one (1) year from the effective date.</w:t>
      </w:r>
    </w:p>
    <w:p w14:paraId="053F31CC" w14:textId="77777777" w:rsidR="005953BD" w:rsidRPr="001B7022" w:rsidRDefault="005953BD" w:rsidP="00C3547B">
      <w:pPr>
        <w:pStyle w:val="a3"/>
        <w:numPr>
          <w:ilvl w:val="0"/>
          <w:numId w:val="16"/>
        </w:numPr>
        <w:spacing w:before="120" w:beforeAutospacing="0" w:after="120" w:afterAutospacing="0"/>
        <w:ind w:left="426" w:hanging="426"/>
        <w:rPr>
          <w:rFonts w:ascii="Noto Sans KR Light" w:hAnsi="Noto Sans KR Light"/>
        </w:rPr>
      </w:pPr>
      <w:r w:rsidRPr="001B7022">
        <w:rPr>
          <w:rFonts w:ascii="Noto Sans KR Light" w:hAnsi="Noto Sans KR Light"/>
        </w:rPr>
        <w:t>This Agreement shall not be automatically renewed.</w:t>
      </w:r>
    </w:p>
    <w:p w14:paraId="64660758" w14:textId="77777777" w:rsidR="005953BD" w:rsidRPr="001B7022" w:rsidRDefault="005953BD" w:rsidP="00C3547B">
      <w:pPr>
        <w:pStyle w:val="a3"/>
        <w:numPr>
          <w:ilvl w:val="0"/>
          <w:numId w:val="16"/>
        </w:numPr>
        <w:spacing w:before="120" w:beforeAutospacing="0" w:after="120" w:afterAutospacing="0"/>
        <w:ind w:left="426" w:hanging="426"/>
        <w:rPr>
          <w:rFonts w:ascii="Noto Sans KR Light" w:hAnsi="Noto Sans KR Light"/>
        </w:rPr>
      </w:pPr>
      <w:r w:rsidRPr="001B7022">
        <w:rPr>
          <w:rFonts w:ascii="Noto Sans KR Light" w:hAnsi="Noto Sans KR Light"/>
        </w:rPr>
        <w:t>Renewal shall be subject to the Company’s evaluation and internal policies.</w:t>
      </w:r>
    </w:p>
    <w:p w14:paraId="27D52A62" w14:textId="2B04BADD" w:rsidR="00771399" w:rsidRPr="001B7022" w:rsidRDefault="00771399" w:rsidP="00C3547B">
      <w:pPr>
        <w:pStyle w:val="a3"/>
        <w:numPr>
          <w:ilvl w:val="0"/>
          <w:numId w:val="16"/>
        </w:numPr>
        <w:spacing w:before="120" w:beforeAutospacing="0" w:after="120" w:afterAutospacing="0"/>
        <w:ind w:left="426" w:hanging="426"/>
        <w:rPr>
          <w:rFonts w:ascii="Noto Sans KR Light" w:hAnsi="Noto Sans KR Light"/>
        </w:rPr>
      </w:pPr>
      <w:r w:rsidRPr="001B7022">
        <w:rPr>
          <w:rFonts w:ascii="Noto Sans KR Light" w:hAnsi="Noto Sans KR Light"/>
        </w:rPr>
        <w:t>For the avoidance of doubt, in the event this Agreement expires while there are outstanding purchase orders, the term of this Agreement shall be automatically extended until the completion of such orders. The expiration of the Agreement shall not terminate any obligations or responsibilities arising from or in connection with the performance hereof that a Party must fulfill and complete as stipulated in this Agreement.</w:t>
      </w:r>
    </w:p>
    <w:p w14:paraId="3934A990" w14:textId="77777777" w:rsidR="005953BD" w:rsidRPr="001B7022" w:rsidRDefault="005953BD" w:rsidP="00C3547B">
      <w:pPr>
        <w:pStyle w:val="a3"/>
        <w:numPr>
          <w:ilvl w:val="0"/>
          <w:numId w:val="5"/>
        </w:numPr>
        <w:tabs>
          <w:tab w:val="clear" w:pos="720"/>
        </w:tabs>
        <w:spacing w:before="120" w:beforeAutospacing="0" w:after="120" w:afterAutospacing="0"/>
        <w:ind w:left="426" w:hanging="426"/>
        <w:jc w:val="both"/>
        <w:rPr>
          <w:rFonts w:ascii="Noto Sans KR Light" w:hAnsi="Noto Sans KR Light"/>
        </w:rPr>
      </w:pPr>
      <w:r w:rsidRPr="001B7022">
        <w:rPr>
          <w:rFonts w:ascii="Noto Sans KR Light" w:hAnsi="Noto Sans KR Light"/>
        </w:rPr>
        <w:t>Thời hạn của Hợp đồng là một (1) năm kể từ ngày có hiệu lực.</w:t>
      </w:r>
    </w:p>
    <w:p w14:paraId="3459D70D" w14:textId="77777777" w:rsidR="005953BD" w:rsidRPr="001B7022" w:rsidRDefault="005953BD" w:rsidP="00C3547B">
      <w:pPr>
        <w:pStyle w:val="a3"/>
        <w:numPr>
          <w:ilvl w:val="0"/>
          <w:numId w:val="5"/>
        </w:numPr>
        <w:spacing w:before="120" w:beforeAutospacing="0" w:after="120" w:afterAutospacing="0"/>
        <w:ind w:left="426" w:hanging="426"/>
        <w:jc w:val="both"/>
        <w:rPr>
          <w:rFonts w:ascii="Noto Sans KR Light" w:hAnsi="Noto Sans KR Light"/>
        </w:rPr>
      </w:pPr>
      <w:r w:rsidRPr="001B7022">
        <w:rPr>
          <w:rFonts w:ascii="Noto Sans KR Light" w:hAnsi="Noto Sans KR Light"/>
        </w:rPr>
        <w:t>Hợp đồng này không được tự động gia hạn.</w:t>
      </w:r>
    </w:p>
    <w:p w14:paraId="759BCA1D" w14:textId="77777777" w:rsidR="005953BD" w:rsidRPr="001B7022" w:rsidRDefault="005953BD" w:rsidP="00C3547B">
      <w:pPr>
        <w:pStyle w:val="a3"/>
        <w:numPr>
          <w:ilvl w:val="0"/>
          <w:numId w:val="5"/>
        </w:numPr>
        <w:spacing w:before="120" w:beforeAutospacing="0" w:after="120" w:afterAutospacing="0"/>
        <w:ind w:left="426" w:hanging="426"/>
        <w:jc w:val="both"/>
        <w:rPr>
          <w:rFonts w:ascii="Noto Sans KR Light" w:hAnsi="Noto Sans KR Light"/>
        </w:rPr>
      </w:pPr>
      <w:r w:rsidRPr="001B7022">
        <w:rPr>
          <w:rFonts w:ascii="Noto Sans KR Light" w:hAnsi="Noto Sans KR Light"/>
        </w:rPr>
        <w:t>Việc gia hạn (nếu có) sẽ căn cứ theo đánh giá và chính sách nội bộ của Công ty.</w:t>
      </w:r>
    </w:p>
    <w:p w14:paraId="115BAEBA" w14:textId="670FE0E9" w:rsidR="000A2709" w:rsidRPr="001B7022" w:rsidRDefault="000A2709" w:rsidP="00C3547B">
      <w:pPr>
        <w:pStyle w:val="a3"/>
        <w:numPr>
          <w:ilvl w:val="0"/>
          <w:numId w:val="5"/>
        </w:numPr>
        <w:spacing w:before="120" w:beforeAutospacing="0" w:after="120" w:afterAutospacing="0"/>
        <w:ind w:left="426" w:hanging="426"/>
        <w:jc w:val="both"/>
        <w:rPr>
          <w:rFonts w:ascii="Noto Sans KR Light" w:hAnsi="Noto Sans KR Light"/>
        </w:rPr>
      </w:pPr>
      <w:r w:rsidRPr="001B7022">
        <w:rPr>
          <w:rFonts w:ascii="Noto Sans KR Light" w:hAnsi="Noto Sans KR Light"/>
        </w:rPr>
        <w:t>Để tránh hiểu nhầm, trường hợp khi thời hạn Hợp đồng kết thúc mà Các Bên đang thực hiện các đơn hàng còn dở dang thì thời hạn này sẽ tự động gia hạn cho đến khi thực hiện xong các đơn hàng đó. Thời hạn Hợp Đồng chấm dứt không làm chấm dứt các nghĩa vụ và trách nhiệm đã phát sinh từ hay có liên quan đến việc thực hiện Hợp đồng này mà một Bên phải thực hiện và hoàn thành theo quy định tại Hợp đồng.</w:t>
      </w:r>
    </w:p>
    <w:p w14:paraId="74A5A3CE" w14:textId="77777777" w:rsidR="005953BD" w:rsidRPr="001B7022"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642B3C72">
          <v:rect id="_x0000_i1028" style="width:0;height:1.5pt" o:hralign="center" o:hrstd="t" o:hr="t" fillcolor="#a0a0a0" stroked="f"/>
        </w:pict>
      </w:r>
    </w:p>
    <w:p w14:paraId="118A1DFC" w14:textId="77777777" w:rsidR="005953BD" w:rsidRPr="001B7022" w:rsidRDefault="005953BD" w:rsidP="001F12E6">
      <w:pPr>
        <w:pStyle w:val="2"/>
        <w:spacing w:before="120" w:beforeAutospacing="0" w:after="0" w:afterAutospacing="0"/>
        <w:rPr>
          <w:rFonts w:ascii="Noto Sans KR Light" w:hAnsi="Noto Sans KR Light"/>
          <w:sz w:val="24"/>
        </w:rPr>
      </w:pPr>
      <w:r w:rsidRPr="001B7022">
        <w:rPr>
          <w:rFonts w:ascii="Noto Sans KR Light" w:hAnsi="Noto Sans KR Light" w:hint="eastAsia"/>
          <w:sz w:val="24"/>
        </w:rPr>
        <w:lastRenderedPageBreak/>
        <w:t>제</w:t>
      </w:r>
      <w:r w:rsidRPr="001B7022">
        <w:rPr>
          <w:rFonts w:ascii="Noto Sans KR Light" w:hAnsi="Noto Sans KR Light"/>
          <w:sz w:val="24"/>
        </w:rPr>
        <w:t>3</w:t>
      </w:r>
      <w:r w:rsidRPr="001B7022">
        <w:rPr>
          <w:rFonts w:ascii="Noto Sans KR Light" w:hAnsi="Noto Sans KR Light" w:hint="eastAsia"/>
          <w:sz w:val="24"/>
        </w:rPr>
        <w:t>조</w:t>
      </w:r>
      <w:r w:rsidRPr="001B7022">
        <w:rPr>
          <w:rFonts w:ascii="Noto Sans KR Light" w:hAnsi="Noto Sans KR Light"/>
          <w:sz w:val="24"/>
        </w:rPr>
        <w:t xml:space="preserve"> (</w:t>
      </w:r>
      <w:r w:rsidRPr="001B7022">
        <w:rPr>
          <w:rFonts w:ascii="Noto Sans KR Light" w:hAnsi="Noto Sans KR Light" w:hint="eastAsia"/>
          <w:sz w:val="24"/>
        </w:rPr>
        <w:t>계약의</w:t>
      </w:r>
      <w:r w:rsidRPr="001B7022">
        <w:rPr>
          <w:rFonts w:ascii="Noto Sans KR Light" w:hAnsi="Noto Sans KR Light"/>
          <w:sz w:val="24"/>
        </w:rPr>
        <w:t xml:space="preserve"> </w:t>
      </w:r>
      <w:r w:rsidRPr="001B7022">
        <w:rPr>
          <w:rFonts w:ascii="Noto Sans KR Light" w:hAnsi="Noto Sans KR Light" w:hint="eastAsia"/>
          <w:sz w:val="24"/>
        </w:rPr>
        <w:t>성격</w:t>
      </w:r>
      <w:r w:rsidRPr="001B7022">
        <w:rPr>
          <w:rFonts w:ascii="Noto Sans KR Light" w:hAnsi="Noto Sans KR Light"/>
          <w:sz w:val="24"/>
        </w:rPr>
        <w:t>)</w:t>
      </w:r>
    </w:p>
    <w:p w14:paraId="7AAD01AB" w14:textId="77777777" w:rsidR="005953BD" w:rsidRPr="001B7022" w:rsidRDefault="005953BD" w:rsidP="00056770">
      <w:pPr>
        <w:pStyle w:val="a3"/>
        <w:spacing w:before="0" w:beforeAutospacing="0" w:after="120" w:afterAutospacing="0"/>
        <w:rPr>
          <w:rFonts w:ascii="Noto Sans KR Light" w:hAnsi="Noto Sans KR Light"/>
        </w:rPr>
      </w:pPr>
      <w:r w:rsidRPr="001B7022">
        <w:rPr>
          <w:rStyle w:val="a4"/>
          <w:rFonts w:ascii="Noto Sans KR Light" w:hAnsi="Noto Sans KR Light"/>
        </w:rPr>
        <w:t>Article 3 (Nature of Agreement)</w:t>
      </w:r>
      <w:r w:rsidRPr="001B7022">
        <w:rPr>
          <w:rFonts w:ascii="Noto Sans KR Light" w:hAnsi="Noto Sans KR Light"/>
        </w:rPr>
        <w:br/>
      </w:r>
      <w:r w:rsidRPr="001B7022">
        <w:rPr>
          <w:rStyle w:val="a4"/>
          <w:rFonts w:ascii="Noto Sans KR Light" w:hAnsi="Noto Sans KR Light"/>
        </w:rPr>
        <w:t>Điều 3 (Tính chất hợp đồng)</w:t>
      </w:r>
    </w:p>
    <w:p w14:paraId="6821AF72" w14:textId="6877DD5E" w:rsidR="0058556C" w:rsidRPr="001B7022" w:rsidRDefault="005953BD" w:rsidP="00C3547B">
      <w:pPr>
        <w:pStyle w:val="a3"/>
        <w:numPr>
          <w:ilvl w:val="1"/>
          <w:numId w:val="13"/>
        </w:numPr>
        <w:spacing w:before="120" w:beforeAutospacing="0" w:after="120" w:afterAutospacing="0"/>
        <w:ind w:left="426" w:hanging="426"/>
        <w:rPr>
          <w:rFonts w:ascii="Noto Sans KR Light" w:hAnsi="Noto Sans KR Light"/>
        </w:rPr>
      </w:pPr>
      <w:r w:rsidRPr="001B7022">
        <w:rPr>
          <w:rFonts w:ascii="Noto Sans KR Light" w:hAnsi="Noto Sans KR Light" w:hint="eastAsia"/>
        </w:rPr>
        <w:t>본</w:t>
      </w:r>
      <w:r w:rsidRPr="001B7022">
        <w:rPr>
          <w:rFonts w:ascii="Noto Sans KR Light" w:hAnsi="Noto Sans KR Light"/>
        </w:rPr>
        <w:t xml:space="preserve"> </w:t>
      </w:r>
      <w:r w:rsidRPr="001B7022">
        <w:rPr>
          <w:rFonts w:ascii="Noto Sans KR Light" w:hAnsi="Noto Sans KR Light" w:hint="eastAsia"/>
        </w:rPr>
        <w:t>계약은</w:t>
      </w:r>
      <w:r w:rsidRPr="001B7022">
        <w:rPr>
          <w:rFonts w:ascii="Noto Sans KR Light" w:hAnsi="Noto Sans KR Light"/>
        </w:rPr>
        <w:t xml:space="preserve"> </w:t>
      </w:r>
      <w:r w:rsidRPr="001B7022">
        <w:rPr>
          <w:rFonts w:ascii="Noto Sans KR Light" w:hAnsi="Noto Sans KR Light" w:hint="eastAsia"/>
        </w:rPr>
        <w:t>비독점</w:t>
      </w:r>
      <w:r w:rsidRPr="001B7022">
        <w:rPr>
          <w:rFonts w:ascii="Noto Sans KR Light" w:hAnsi="Noto Sans KR Light"/>
        </w:rPr>
        <w:t xml:space="preserve"> </w:t>
      </w:r>
      <w:r w:rsidRPr="001B7022">
        <w:rPr>
          <w:rFonts w:ascii="Noto Sans KR Light" w:hAnsi="Noto Sans KR Light" w:hint="eastAsia"/>
        </w:rPr>
        <w:t>계약으로</w:t>
      </w:r>
      <w:r w:rsidRPr="001B7022">
        <w:rPr>
          <w:rFonts w:ascii="Noto Sans KR Light" w:hAnsi="Noto Sans KR Light"/>
        </w:rPr>
        <w:t xml:space="preserve"> </w:t>
      </w:r>
      <w:r w:rsidRPr="001B7022">
        <w:rPr>
          <w:rFonts w:ascii="Noto Sans KR Light" w:hAnsi="Noto Sans KR Light" w:hint="eastAsia"/>
        </w:rPr>
        <w:t>한다</w:t>
      </w:r>
      <w:r w:rsidRPr="001B7022">
        <w:rPr>
          <w:rFonts w:ascii="Noto Sans KR Light" w:hAnsi="Noto Sans KR Light"/>
        </w:rPr>
        <w:t>.</w:t>
      </w:r>
    </w:p>
    <w:p w14:paraId="0322BFCA" w14:textId="3F89EA89" w:rsidR="0058556C" w:rsidRPr="001B7022" w:rsidRDefault="005953BD" w:rsidP="00C3547B">
      <w:pPr>
        <w:pStyle w:val="a3"/>
        <w:numPr>
          <w:ilvl w:val="1"/>
          <w:numId w:val="13"/>
        </w:numPr>
        <w:spacing w:before="120" w:beforeAutospacing="0" w:after="120" w:afterAutospacing="0"/>
        <w:ind w:left="426" w:hanging="426"/>
        <w:rPr>
          <w:rFonts w:ascii="Noto Sans KR Light" w:hAnsi="Noto Sans KR Light"/>
        </w:rPr>
      </w:pPr>
      <w:r w:rsidRPr="001B7022">
        <w:rPr>
          <w:rFonts w:ascii="Noto Sans KR Light" w:hAnsi="Noto Sans KR Light" w:hint="eastAsia"/>
        </w:rPr>
        <w:t>회사는</w:t>
      </w:r>
      <w:r w:rsidRPr="001B7022">
        <w:rPr>
          <w:rFonts w:ascii="Noto Sans KR Light" w:hAnsi="Noto Sans KR Light"/>
        </w:rPr>
        <w:t xml:space="preserve"> </w:t>
      </w:r>
      <w:r w:rsidRPr="001B7022">
        <w:rPr>
          <w:rFonts w:ascii="Noto Sans KR Light" w:hAnsi="Noto Sans KR Light" w:hint="eastAsia"/>
        </w:rPr>
        <w:t>동일</w:t>
      </w:r>
      <w:r w:rsidRPr="001B7022">
        <w:rPr>
          <w:rFonts w:ascii="Noto Sans KR Light" w:hAnsi="Noto Sans KR Light"/>
        </w:rPr>
        <w:t xml:space="preserve"> </w:t>
      </w:r>
      <w:r w:rsidRPr="001B7022">
        <w:rPr>
          <w:rFonts w:ascii="Noto Sans KR Light" w:hAnsi="Noto Sans KR Light" w:hint="eastAsia"/>
        </w:rPr>
        <w:t>지역</w:t>
      </w:r>
      <w:r w:rsidRPr="001B7022">
        <w:rPr>
          <w:rFonts w:ascii="Noto Sans KR Light" w:hAnsi="Noto Sans KR Light"/>
        </w:rPr>
        <w:t xml:space="preserve"> </w:t>
      </w:r>
      <w:r w:rsidRPr="001B7022">
        <w:rPr>
          <w:rFonts w:ascii="Noto Sans KR Light" w:hAnsi="Noto Sans KR Light" w:hint="eastAsia"/>
        </w:rPr>
        <w:t>또는</w:t>
      </w:r>
      <w:r w:rsidRPr="001B7022">
        <w:rPr>
          <w:rFonts w:ascii="Noto Sans KR Light" w:hAnsi="Noto Sans KR Light"/>
        </w:rPr>
        <w:t xml:space="preserve"> </w:t>
      </w:r>
      <w:r w:rsidRPr="001B7022">
        <w:rPr>
          <w:rFonts w:ascii="Noto Sans KR Light" w:hAnsi="Noto Sans KR Light" w:hint="eastAsia"/>
        </w:rPr>
        <w:t>동일</w:t>
      </w:r>
      <w:r w:rsidRPr="001B7022">
        <w:rPr>
          <w:rFonts w:ascii="Noto Sans KR Light" w:hAnsi="Noto Sans KR Light"/>
        </w:rPr>
        <w:t xml:space="preserve"> </w:t>
      </w:r>
      <w:r w:rsidRPr="001B7022">
        <w:rPr>
          <w:rFonts w:ascii="Noto Sans KR Light" w:hAnsi="Noto Sans KR Light" w:hint="eastAsia"/>
        </w:rPr>
        <w:t>고객군에</w:t>
      </w:r>
      <w:r w:rsidRPr="001B7022">
        <w:rPr>
          <w:rFonts w:ascii="Noto Sans KR Light" w:hAnsi="Noto Sans KR Light"/>
        </w:rPr>
        <w:t xml:space="preserve"> </w:t>
      </w:r>
      <w:r w:rsidRPr="001B7022">
        <w:rPr>
          <w:rFonts w:ascii="Noto Sans KR Light" w:hAnsi="Noto Sans KR Light" w:hint="eastAsia"/>
        </w:rPr>
        <w:t>복수의</w:t>
      </w:r>
      <w:r w:rsidRPr="001B7022">
        <w:rPr>
          <w:rFonts w:ascii="Noto Sans KR Light" w:hAnsi="Noto Sans KR Light"/>
        </w:rPr>
        <w:t xml:space="preserve"> </w:t>
      </w:r>
      <w:r w:rsidRPr="001B7022">
        <w:rPr>
          <w:rFonts w:ascii="Noto Sans KR Light" w:hAnsi="Noto Sans KR Light" w:hint="eastAsia"/>
        </w:rPr>
        <w:t>딜러를</w:t>
      </w:r>
      <w:r w:rsidRPr="001B7022">
        <w:rPr>
          <w:rFonts w:ascii="Noto Sans KR Light" w:hAnsi="Noto Sans KR Light"/>
        </w:rPr>
        <w:t xml:space="preserve"> </w:t>
      </w:r>
      <w:r w:rsidRPr="001B7022">
        <w:rPr>
          <w:rFonts w:ascii="Noto Sans KR Light" w:hAnsi="Noto Sans KR Light" w:hint="eastAsia"/>
        </w:rPr>
        <w:t>지정할</w:t>
      </w:r>
      <w:r w:rsidRPr="001B7022">
        <w:rPr>
          <w:rFonts w:ascii="Noto Sans KR Light" w:hAnsi="Noto Sans KR Light"/>
        </w:rPr>
        <w:t xml:space="preserve"> </w:t>
      </w:r>
      <w:r w:rsidRPr="001B7022">
        <w:rPr>
          <w:rFonts w:ascii="Noto Sans KR Light" w:hAnsi="Noto Sans KR Light" w:hint="eastAsia"/>
        </w:rPr>
        <w:t>수</w:t>
      </w:r>
      <w:r w:rsidRPr="001B7022">
        <w:rPr>
          <w:rFonts w:ascii="Noto Sans KR Light" w:hAnsi="Noto Sans KR Light"/>
        </w:rPr>
        <w:t xml:space="preserve"> </w:t>
      </w:r>
      <w:r w:rsidRPr="001B7022">
        <w:rPr>
          <w:rFonts w:ascii="Noto Sans KR Light" w:hAnsi="Noto Sans KR Light" w:hint="eastAsia"/>
        </w:rPr>
        <w:t>있다</w:t>
      </w:r>
      <w:r w:rsidRPr="001B7022">
        <w:rPr>
          <w:rFonts w:ascii="Noto Sans KR Light" w:hAnsi="Noto Sans KR Light"/>
        </w:rPr>
        <w:t>.</w:t>
      </w:r>
    </w:p>
    <w:p w14:paraId="2722ADA1" w14:textId="77777777" w:rsidR="00921315" w:rsidRDefault="005953BD" w:rsidP="00921315">
      <w:pPr>
        <w:pStyle w:val="a3"/>
        <w:numPr>
          <w:ilvl w:val="1"/>
          <w:numId w:val="13"/>
        </w:numPr>
        <w:spacing w:before="120" w:beforeAutospacing="0" w:after="120" w:afterAutospacing="0"/>
        <w:ind w:left="426" w:hanging="426"/>
        <w:rPr>
          <w:ins w:id="1" w:author="김현주 (Hyunjoo Kim)" w:date="2026-03-25T08:22:00Z"/>
          <w:rFonts w:ascii="Noto Sans KR Light" w:hAnsi="Noto Sans KR Light"/>
        </w:rPr>
      </w:pPr>
      <w:r w:rsidRPr="001B7022">
        <w:rPr>
          <w:rFonts w:ascii="Noto Sans KR Light" w:hAnsi="Noto Sans KR Light" w:hint="eastAsia"/>
        </w:rPr>
        <w:t>본</w:t>
      </w:r>
      <w:r w:rsidRPr="001B7022">
        <w:rPr>
          <w:rFonts w:ascii="Noto Sans KR Light" w:hAnsi="Noto Sans KR Light"/>
        </w:rPr>
        <w:t xml:space="preserve"> </w:t>
      </w:r>
      <w:r w:rsidRPr="001B7022">
        <w:rPr>
          <w:rFonts w:ascii="Noto Sans KR Light" w:hAnsi="Noto Sans KR Light" w:hint="eastAsia"/>
        </w:rPr>
        <w:t>계약은</w:t>
      </w:r>
      <w:r w:rsidRPr="001B7022">
        <w:rPr>
          <w:rFonts w:ascii="Noto Sans KR Light" w:hAnsi="Noto Sans KR Light"/>
        </w:rPr>
        <w:t xml:space="preserve"> </w:t>
      </w:r>
      <w:r w:rsidRPr="001B7022">
        <w:rPr>
          <w:rFonts w:ascii="Noto Sans KR Light" w:hAnsi="Noto Sans KR Light" w:hint="eastAsia"/>
        </w:rPr>
        <w:t>딜러에게</w:t>
      </w:r>
      <w:r w:rsidRPr="001B7022">
        <w:rPr>
          <w:rFonts w:ascii="Noto Sans KR Light" w:hAnsi="Noto Sans KR Light"/>
        </w:rPr>
        <w:t xml:space="preserve"> </w:t>
      </w:r>
      <w:r w:rsidRPr="001B7022">
        <w:rPr>
          <w:rFonts w:ascii="Noto Sans KR Light" w:hAnsi="Noto Sans KR Light" w:hint="eastAsia"/>
        </w:rPr>
        <w:t>어떠한</w:t>
      </w:r>
      <w:r w:rsidRPr="001B7022">
        <w:rPr>
          <w:rFonts w:ascii="Noto Sans KR Light" w:hAnsi="Noto Sans KR Light"/>
        </w:rPr>
        <w:t xml:space="preserve"> </w:t>
      </w:r>
      <w:r w:rsidRPr="001B7022">
        <w:rPr>
          <w:rFonts w:ascii="Noto Sans KR Light" w:hAnsi="Noto Sans KR Light" w:hint="eastAsia"/>
        </w:rPr>
        <w:t>독점적</w:t>
      </w:r>
      <w:r w:rsidRPr="001B7022">
        <w:rPr>
          <w:rFonts w:ascii="Noto Sans KR Light" w:hAnsi="Noto Sans KR Light"/>
        </w:rPr>
        <w:t xml:space="preserve"> </w:t>
      </w:r>
      <w:r w:rsidRPr="001B7022">
        <w:rPr>
          <w:rFonts w:ascii="Noto Sans KR Light" w:hAnsi="Noto Sans KR Light" w:hint="eastAsia"/>
        </w:rPr>
        <w:t>권리도</w:t>
      </w:r>
      <w:r w:rsidRPr="001B7022">
        <w:rPr>
          <w:rFonts w:ascii="Noto Sans KR Light" w:hAnsi="Noto Sans KR Light"/>
        </w:rPr>
        <w:t xml:space="preserve"> </w:t>
      </w:r>
      <w:r w:rsidRPr="001B7022">
        <w:rPr>
          <w:rFonts w:ascii="Noto Sans KR Light" w:hAnsi="Noto Sans KR Light" w:hint="eastAsia"/>
        </w:rPr>
        <w:t>부여하지</w:t>
      </w:r>
      <w:r w:rsidRPr="001B7022">
        <w:rPr>
          <w:rFonts w:ascii="Noto Sans KR Light" w:hAnsi="Noto Sans KR Light"/>
        </w:rPr>
        <w:t xml:space="preserve"> </w:t>
      </w:r>
      <w:r w:rsidRPr="001B7022">
        <w:rPr>
          <w:rFonts w:ascii="Noto Sans KR Light" w:hAnsi="Noto Sans KR Light" w:hint="eastAsia"/>
        </w:rPr>
        <w:t>않는다</w:t>
      </w:r>
      <w:r w:rsidRPr="001B7022">
        <w:rPr>
          <w:rFonts w:ascii="Noto Sans KR Light" w:hAnsi="Noto Sans KR Light"/>
        </w:rPr>
        <w:t>.</w:t>
      </w:r>
    </w:p>
    <w:p w14:paraId="5830C8C1" w14:textId="77777777" w:rsidR="00921315" w:rsidRDefault="00921315" w:rsidP="00921315">
      <w:pPr>
        <w:pStyle w:val="a3"/>
        <w:numPr>
          <w:ilvl w:val="1"/>
          <w:numId w:val="13"/>
        </w:numPr>
        <w:spacing w:before="120" w:beforeAutospacing="0" w:after="120" w:afterAutospacing="0"/>
        <w:ind w:left="426" w:hanging="426"/>
        <w:rPr>
          <w:ins w:id="2" w:author="김현주 (Hyunjoo Kim)" w:date="2026-03-25T08:22:00Z"/>
          <w:rFonts w:ascii="Noto Sans KR Light" w:hAnsi="Noto Sans KR Light"/>
        </w:rPr>
      </w:pPr>
      <w:ins w:id="3" w:author="김현주 (Hyunjoo Kim)" w:date="2026-03-25T08:21:00Z">
        <w:r>
          <w:t>딜러는 회사와 독립된 사업자이며, 회사의 직원, 고용인, 법정대리인, 지사, 계열사, 합작파트너 또는 회사를 대리하여 법적 구속력을 발생시키는 권한을 가진 자가 아니다. 본 계약에 명시적으로 규정된 경우를 제외하고, 딜러는 회사를 대신하여 어떠한 진술, 보증, 약정, 계약 체결, 주문 승인, 제조 지시, 납품 지시, 가격 확정, 채무 부담 또는 기타 법률행위를 할 권한이 없다.</w:t>
        </w:r>
      </w:ins>
    </w:p>
    <w:p w14:paraId="26F19912" w14:textId="4334B5D7" w:rsidR="00921315" w:rsidRPr="00921315" w:rsidRDefault="00921315" w:rsidP="00921315">
      <w:pPr>
        <w:pStyle w:val="a3"/>
        <w:numPr>
          <w:ilvl w:val="1"/>
          <w:numId w:val="13"/>
        </w:numPr>
        <w:spacing w:before="120" w:beforeAutospacing="0" w:after="120" w:afterAutospacing="0"/>
        <w:ind w:left="426" w:hanging="426"/>
        <w:rPr>
          <w:ins w:id="4" w:author="김현주 (Hyunjoo Kim)" w:date="2026-03-25T08:21:00Z"/>
          <w:rFonts w:ascii="Noto Sans KR Light" w:hAnsi="Noto Sans KR Light"/>
        </w:rPr>
        <w:pPrChange w:id="5" w:author="김현주 (Hyunjoo Kim)" w:date="2026-03-25T08:21:00Z">
          <w:pPr>
            <w:pStyle w:val="a3"/>
            <w:numPr>
              <w:numId w:val="13"/>
            </w:numPr>
            <w:spacing w:before="120" w:beforeAutospacing="0" w:after="120" w:afterAutospacing="0"/>
            <w:ind w:left="880" w:hanging="440"/>
          </w:pPr>
        </w:pPrChange>
      </w:pPr>
      <w:ins w:id="6" w:author="김현주 (Hyunjoo Kim)" w:date="2026-03-25T08:21:00Z">
        <w:r>
          <w:t>딜러는 자신 또는 그 임직원, 대리인, 컨설턴트, 협력업체, 하도급업체 또는 제3자가 회사의 직원 또는 회사의 정식 권한 있는 대표자인 것처럼 표시, 광고, 소개, 명함 사용, 이메일 계정 사용, 서명, 직함 사용 또는 기타 고객이나 제3자에게 오인될 수 있는 어떠한 행위도 하여서는 아니 된다.</w:t>
        </w:r>
      </w:ins>
    </w:p>
    <w:p w14:paraId="131BA765" w14:textId="77777777" w:rsidR="00921315" w:rsidRPr="001B7022" w:rsidRDefault="00921315" w:rsidP="00C3547B">
      <w:pPr>
        <w:pStyle w:val="a3"/>
        <w:numPr>
          <w:ilvl w:val="1"/>
          <w:numId w:val="13"/>
        </w:numPr>
        <w:spacing w:before="120" w:beforeAutospacing="0" w:after="120" w:afterAutospacing="0"/>
        <w:ind w:left="426" w:hanging="426"/>
        <w:rPr>
          <w:rFonts w:ascii="Noto Sans KR Light" w:hAnsi="Noto Sans KR Light"/>
        </w:rPr>
      </w:pPr>
    </w:p>
    <w:p w14:paraId="7D35192D" w14:textId="77777777" w:rsidR="005953BD" w:rsidRPr="001B7022" w:rsidRDefault="005953BD" w:rsidP="00C3547B">
      <w:pPr>
        <w:pStyle w:val="a3"/>
        <w:numPr>
          <w:ilvl w:val="0"/>
          <w:numId w:val="17"/>
        </w:numPr>
        <w:spacing w:before="120" w:beforeAutospacing="0" w:after="120" w:afterAutospacing="0"/>
        <w:rPr>
          <w:rFonts w:ascii="Noto Sans KR Light" w:hAnsi="Noto Sans KR Light"/>
        </w:rPr>
      </w:pPr>
      <w:r w:rsidRPr="001B7022">
        <w:rPr>
          <w:rFonts w:ascii="Noto Sans KR Light" w:hAnsi="Noto Sans KR Light"/>
        </w:rPr>
        <w:t>This Agreement is non-exclusive.</w:t>
      </w:r>
    </w:p>
    <w:p w14:paraId="7913D02D" w14:textId="2D0B6444" w:rsidR="005953BD" w:rsidRPr="001B7022" w:rsidRDefault="00F25912" w:rsidP="00C3547B">
      <w:pPr>
        <w:pStyle w:val="a3"/>
        <w:numPr>
          <w:ilvl w:val="0"/>
          <w:numId w:val="17"/>
        </w:numPr>
        <w:spacing w:before="120" w:beforeAutospacing="0" w:after="120" w:afterAutospacing="0"/>
        <w:rPr>
          <w:rFonts w:ascii="Noto Sans KR Light" w:hAnsi="Noto Sans KR Light"/>
        </w:rPr>
      </w:pPr>
      <w:r w:rsidRPr="001B7022">
        <w:rPr>
          <w:rFonts w:ascii="Noto Sans KR Light" w:hAnsi="Noto Sans KR Light"/>
        </w:rPr>
        <w:t>Notwithstanding any terms and conditions of this Agreement, the Company reserves the right to appoint multiple agents within the same territory or to sell directly to customers in any segment at any time at its sole discretion.</w:t>
      </w:r>
    </w:p>
    <w:p w14:paraId="08263FDE" w14:textId="229043A1" w:rsidR="005953BD" w:rsidRDefault="005953BD" w:rsidP="00C3547B">
      <w:pPr>
        <w:pStyle w:val="a3"/>
        <w:numPr>
          <w:ilvl w:val="0"/>
          <w:numId w:val="17"/>
        </w:numPr>
        <w:spacing w:before="120" w:beforeAutospacing="0" w:after="120" w:afterAutospacing="0"/>
        <w:rPr>
          <w:ins w:id="7" w:author="김현주 (Hyunjoo Kim)" w:date="2026-03-25T08:21:00Z"/>
          <w:rFonts w:ascii="Noto Sans KR Light" w:hAnsi="Noto Sans KR Light"/>
        </w:rPr>
      </w:pPr>
      <w:r w:rsidRPr="001B7022">
        <w:rPr>
          <w:rFonts w:ascii="Noto Sans KR Light" w:hAnsi="Noto Sans KR Light"/>
        </w:rPr>
        <w:t>No exclusive rights are granted to the Dealer</w:t>
      </w:r>
      <w:r w:rsidR="00F25912" w:rsidRPr="001B7022">
        <w:rPr>
          <w:rFonts w:ascii="Noto Sans KR Light" w:hAnsi="Noto Sans KR Light"/>
        </w:rPr>
        <w:t xml:space="preserve"> under this Agreement</w:t>
      </w:r>
      <w:r w:rsidRPr="001B7022">
        <w:rPr>
          <w:rFonts w:ascii="Noto Sans KR Light" w:hAnsi="Noto Sans KR Light"/>
        </w:rPr>
        <w:t>.</w:t>
      </w:r>
    </w:p>
    <w:p w14:paraId="137F2AF8" w14:textId="33737CF8" w:rsidR="00921315" w:rsidRPr="00921315" w:rsidRDefault="00921315" w:rsidP="00C3547B">
      <w:pPr>
        <w:pStyle w:val="a3"/>
        <w:numPr>
          <w:ilvl w:val="0"/>
          <w:numId w:val="17"/>
        </w:numPr>
        <w:spacing w:before="120" w:beforeAutospacing="0" w:after="120" w:afterAutospacing="0"/>
        <w:rPr>
          <w:ins w:id="8" w:author="김현주 (Hyunjoo Kim)" w:date="2026-03-25T08:21:00Z"/>
          <w:rFonts w:ascii="Noto Sans KR Light" w:hAnsi="Noto Sans KR Light"/>
          <w:rPrChange w:id="9" w:author="김현주 (Hyunjoo Kim)" w:date="2026-03-25T08:21:00Z">
            <w:rPr>
              <w:ins w:id="10" w:author="김현주 (Hyunjoo Kim)" w:date="2026-03-25T08:21:00Z"/>
            </w:rPr>
          </w:rPrChange>
        </w:rPr>
      </w:pPr>
      <w:ins w:id="11" w:author="김현주 (Hyunjoo Kim)" w:date="2026-03-25T08:21:00Z">
        <w:r>
          <w:t>The Dealer is an independent contractor and shall not be deemed to be an employee, worker, legal representative, branch, affiliate, joint venture partner, or any person having authority to legally bind the Company. Except as expressly set forth in this Agreement, the Dealer shall have no authority to make any representation, warranty, undertaking, contract, order approval, manufacturing instruction, delivery instruction, price confirmation, assumption of liability, or any other legal act on behalf of the Company.</w:t>
        </w:r>
      </w:ins>
    </w:p>
    <w:p w14:paraId="00C2F493" w14:textId="299EA20D" w:rsidR="00921315" w:rsidRPr="00921315" w:rsidRDefault="00921315" w:rsidP="00C3547B">
      <w:pPr>
        <w:pStyle w:val="a3"/>
        <w:numPr>
          <w:ilvl w:val="0"/>
          <w:numId w:val="17"/>
        </w:numPr>
        <w:spacing w:before="120" w:beforeAutospacing="0" w:after="120" w:afterAutospacing="0"/>
        <w:rPr>
          <w:ins w:id="12" w:author="김현주 (Hyunjoo Kim)" w:date="2026-03-25T08:21:00Z"/>
          <w:rFonts w:ascii="Noto Sans KR Light" w:hAnsi="Noto Sans KR Light"/>
          <w:rPrChange w:id="13" w:author="김현주 (Hyunjoo Kim)" w:date="2026-03-25T08:21:00Z">
            <w:rPr>
              <w:ins w:id="14" w:author="김현주 (Hyunjoo Kim)" w:date="2026-03-25T08:21:00Z"/>
            </w:rPr>
          </w:rPrChange>
        </w:rPr>
      </w:pPr>
      <w:ins w:id="15" w:author="김현주 (Hyunjoo Kim)" w:date="2026-03-25T08:21:00Z">
        <w:r>
          <w:t xml:space="preserve">The Dealer shall not, and shall ensure that its employees, agents, consultants, business partners, subcontractors, or any third party do not, hold themselves out, advertise, introduce themselves, use business cards, use email accounts, sign documents, use titles, or otherwise act in any manner that may cause </w:t>
        </w:r>
        <w:r>
          <w:lastRenderedPageBreak/>
          <w:t>customers or third parties to believe that they are employees of, or duly authorized representatives of, the Company.</w:t>
        </w:r>
      </w:ins>
    </w:p>
    <w:p w14:paraId="4595F748" w14:textId="608C0AF5" w:rsidR="00921315" w:rsidRPr="001B7022" w:rsidRDefault="00921315" w:rsidP="00C3547B">
      <w:pPr>
        <w:pStyle w:val="a3"/>
        <w:numPr>
          <w:ilvl w:val="0"/>
          <w:numId w:val="17"/>
        </w:numPr>
        <w:spacing w:before="120" w:beforeAutospacing="0" w:after="120" w:afterAutospacing="0"/>
        <w:rPr>
          <w:rFonts w:ascii="Noto Sans KR Light" w:hAnsi="Noto Sans KR Light"/>
        </w:rPr>
      </w:pPr>
      <w:ins w:id="16" w:author="김현주 (Hyunjoo Kim)" w:date="2026-03-25T08:21:00Z">
        <w:r>
          <w:t>5. 딜러는 자신 또는 그 임직원, 대리인, 컨설턴트, 협력업체, 하도급업체 또는 제3자가 회사의 직원 또는 회사의 정식 권한 있는 대표자인 것처럼 표시, 광고, 소개, 명함 사용, 이메일 계정 사용, 서명, 직함 사용 또는 기타 고객이나 제3자에게 오인될 수 있는 어떠한 행위도 하여서는 아니 된다.</w:t>
        </w:r>
      </w:ins>
    </w:p>
    <w:p w14:paraId="3E6CE251" w14:textId="77777777" w:rsidR="005953BD" w:rsidRPr="001B7022" w:rsidRDefault="005953BD" w:rsidP="00C3547B">
      <w:pPr>
        <w:pStyle w:val="a3"/>
        <w:numPr>
          <w:ilvl w:val="0"/>
          <w:numId w:val="3"/>
        </w:numPr>
        <w:tabs>
          <w:tab w:val="clear" w:pos="720"/>
        </w:tabs>
        <w:spacing w:before="120" w:beforeAutospacing="0" w:after="120" w:afterAutospacing="0"/>
        <w:ind w:left="426" w:hanging="426"/>
        <w:rPr>
          <w:rFonts w:ascii="Noto Sans KR Light" w:hAnsi="Noto Sans KR Light"/>
        </w:rPr>
      </w:pPr>
      <w:r w:rsidRPr="001B7022">
        <w:rPr>
          <w:rFonts w:ascii="Noto Sans KR Light" w:hAnsi="Noto Sans KR Light"/>
        </w:rPr>
        <w:t>Hợp đồng này có tính chất không độc quyền.</w:t>
      </w:r>
    </w:p>
    <w:p w14:paraId="72331FE1" w14:textId="29124FA2" w:rsidR="005953BD" w:rsidRPr="001B7022" w:rsidRDefault="00F03531" w:rsidP="00C3547B">
      <w:pPr>
        <w:pStyle w:val="a3"/>
        <w:numPr>
          <w:ilvl w:val="0"/>
          <w:numId w:val="3"/>
        </w:numPr>
        <w:tabs>
          <w:tab w:val="clear" w:pos="720"/>
        </w:tabs>
        <w:spacing w:before="120" w:beforeAutospacing="0" w:after="120" w:afterAutospacing="0"/>
        <w:ind w:left="426" w:hanging="426"/>
        <w:rPr>
          <w:rFonts w:ascii="Noto Sans KR Light" w:hAnsi="Noto Sans KR Light"/>
        </w:rPr>
      </w:pPr>
      <w:r w:rsidRPr="001B7022">
        <w:rPr>
          <w:rFonts w:ascii="Noto Sans KR Light" w:hAnsi="Noto Sans KR Light"/>
        </w:rPr>
        <w:t xml:space="preserve">Không phụ thuộc vào các điều kiện của Hợp đồng này, </w:t>
      </w:r>
      <w:r w:rsidR="005953BD" w:rsidRPr="001B7022">
        <w:rPr>
          <w:rFonts w:ascii="Noto Sans KR Light" w:hAnsi="Noto Sans KR Light"/>
        </w:rPr>
        <w:t xml:space="preserve">Công ty có quyền chỉ định nhiều đại lý trong cùng khu vực hoặc </w:t>
      </w:r>
      <w:r w:rsidR="00B03043" w:rsidRPr="001B7022">
        <w:rPr>
          <w:rFonts w:ascii="Noto Sans KR Light" w:hAnsi="Noto Sans KR Light"/>
        </w:rPr>
        <w:t xml:space="preserve">bán hàng trực tiếp cho </w:t>
      </w:r>
      <w:r w:rsidRPr="001B7022">
        <w:rPr>
          <w:rFonts w:ascii="Noto Sans KR Light" w:hAnsi="Noto Sans KR Light"/>
        </w:rPr>
        <w:t>khách hàng thuộc bất kỳ phân khúc nào tại bất kỳ thời điểm nào tùy theo quyết định của Công ty</w:t>
      </w:r>
      <w:r w:rsidR="005953BD" w:rsidRPr="001B7022">
        <w:rPr>
          <w:rFonts w:ascii="Noto Sans KR Light" w:hAnsi="Noto Sans KR Light"/>
        </w:rPr>
        <w:t>.</w:t>
      </w:r>
    </w:p>
    <w:p w14:paraId="2E5AEE81" w14:textId="77777777" w:rsidR="005953BD" w:rsidRPr="001B7022" w:rsidRDefault="005953BD" w:rsidP="00C3547B">
      <w:pPr>
        <w:pStyle w:val="a3"/>
        <w:numPr>
          <w:ilvl w:val="0"/>
          <w:numId w:val="3"/>
        </w:numPr>
        <w:tabs>
          <w:tab w:val="clear" w:pos="720"/>
        </w:tabs>
        <w:spacing w:before="120" w:beforeAutospacing="0" w:after="120" w:afterAutospacing="0"/>
        <w:ind w:left="426" w:hanging="426"/>
        <w:rPr>
          <w:rFonts w:ascii="Noto Sans KR Light" w:hAnsi="Noto Sans KR Light"/>
        </w:rPr>
      </w:pPr>
      <w:r w:rsidRPr="001B7022">
        <w:rPr>
          <w:rFonts w:ascii="Noto Sans KR Light" w:hAnsi="Noto Sans KR Light"/>
        </w:rPr>
        <w:t>Hợp đồng này không trao bất kỳ quyền độc quyền nào cho Đại lý.</w:t>
      </w:r>
    </w:p>
    <w:p w14:paraId="717C96C3" w14:textId="77777777" w:rsidR="005953BD" w:rsidRPr="001B7022"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69BAD5A0">
          <v:rect id="_x0000_i1029" style="width:0;height:1.5pt" o:hralign="center" o:hrstd="t" o:hr="t" fillcolor="#a0a0a0" stroked="f"/>
        </w:pict>
      </w:r>
    </w:p>
    <w:p w14:paraId="53B0B71E" w14:textId="77777777" w:rsidR="005953BD" w:rsidRPr="001B7022" w:rsidRDefault="005953BD" w:rsidP="001F12E6">
      <w:pPr>
        <w:pStyle w:val="2"/>
        <w:spacing w:before="120" w:beforeAutospacing="0" w:after="0" w:afterAutospacing="0"/>
        <w:rPr>
          <w:rFonts w:ascii="Noto Sans KR Light" w:hAnsi="Noto Sans KR Light"/>
          <w:sz w:val="24"/>
        </w:rPr>
      </w:pPr>
      <w:r w:rsidRPr="001B7022">
        <w:rPr>
          <w:rFonts w:ascii="Noto Sans KR Light" w:hAnsi="Noto Sans KR Light" w:hint="eastAsia"/>
          <w:sz w:val="24"/>
        </w:rPr>
        <w:t>제</w:t>
      </w:r>
      <w:r w:rsidRPr="001B7022">
        <w:rPr>
          <w:rFonts w:ascii="Noto Sans KR Light" w:hAnsi="Noto Sans KR Light"/>
          <w:sz w:val="24"/>
        </w:rPr>
        <w:t>4</w:t>
      </w:r>
      <w:r w:rsidRPr="001B7022">
        <w:rPr>
          <w:rFonts w:ascii="Noto Sans KR Light" w:hAnsi="Noto Sans KR Light" w:hint="eastAsia"/>
          <w:sz w:val="24"/>
        </w:rPr>
        <w:t>조</w:t>
      </w:r>
      <w:r w:rsidRPr="001B7022">
        <w:rPr>
          <w:rFonts w:ascii="Noto Sans KR Light" w:hAnsi="Noto Sans KR Light"/>
          <w:sz w:val="24"/>
        </w:rPr>
        <w:t xml:space="preserve"> (</w:t>
      </w:r>
      <w:r w:rsidRPr="001B7022">
        <w:rPr>
          <w:rFonts w:ascii="Noto Sans KR Light" w:hAnsi="Noto Sans KR Light" w:hint="eastAsia"/>
          <w:sz w:val="24"/>
        </w:rPr>
        <w:t>영업</w:t>
      </w:r>
      <w:r w:rsidRPr="001B7022">
        <w:rPr>
          <w:rFonts w:ascii="Noto Sans KR Light" w:hAnsi="Noto Sans KR Light"/>
          <w:sz w:val="24"/>
        </w:rPr>
        <w:t xml:space="preserve"> </w:t>
      </w:r>
      <w:r w:rsidRPr="001B7022">
        <w:rPr>
          <w:rFonts w:ascii="Noto Sans KR Light" w:hAnsi="Noto Sans KR Light" w:hint="eastAsia"/>
          <w:sz w:val="24"/>
        </w:rPr>
        <w:t>보호</w:t>
      </w:r>
      <w:r w:rsidRPr="001B7022">
        <w:rPr>
          <w:rFonts w:ascii="Noto Sans KR Light" w:hAnsi="Noto Sans KR Light"/>
          <w:sz w:val="24"/>
        </w:rPr>
        <w:t xml:space="preserve"> </w:t>
      </w:r>
      <w:r w:rsidRPr="001B7022">
        <w:rPr>
          <w:rFonts w:ascii="Noto Sans KR Light" w:hAnsi="Noto Sans KR Light" w:hint="eastAsia"/>
          <w:sz w:val="24"/>
        </w:rPr>
        <w:t>및</w:t>
      </w:r>
      <w:r w:rsidRPr="001B7022">
        <w:rPr>
          <w:rFonts w:ascii="Noto Sans KR Light" w:hAnsi="Noto Sans KR Light"/>
          <w:sz w:val="24"/>
        </w:rPr>
        <w:t xml:space="preserve"> </w:t>
      </w:r>
      <w:r w:rsidRPr="001B7022">
        <w:rPr>
          <w:rFonts w:ascii="Noto Sans KR Light" w:hAnsi="Noto Sans KR Light" w:hint="eastAsia"/>
          <w:sz w:val="24"/>
        </w:rPr>
        <w:t>사전</w:t>
      </w:r>
      <w:r w:rsidRPr="001B7022">
        <w:rPr>
          <w:rFonts w:ascii="Noto Sans KR Light" w:hAnsi="Noto Sans KR Light"/>
          <w:sz w:val="24"/>
        </w:rPr>
        <w:t xml:space="preserve"> </w:t>
      </w:r>
      <w:r w:rsidRPr="001B7022">
        <w:rPr>
          <w:rFonts w:ascii="Noto Sans KR Light" w:hAnsi="Noto Sans KR Light" w:hint="eastAsia"/>
          <w:sz w:val="24"/>
        </w:rPr>
        <w:t>등록</w:t>
      </w:r>
      <w:r w:rsidRPr="001B7022">
        <w:rPr>
          <w:rFonts w:ascii="Noto Sans KR Light" w:hAnsi="Noto Sans KR Light"/>
          <w:sz w:val="24"/>
        </w:rPr>
        <w:t>)</w:t>
      </w:r>
    </w:p>
    <w:p w14:paraId="3D6DD28A" w14:textId="5DA453F7" w:rsidR="005953BD" w:rsidRPr="001B7022" w:rsidRDefault="005953BD" w:rsidP="00056770">
      <w:pPr>
        <w:pStyle w:val="a3"/>
        <w:spacing w:before="0" w:beforeAutospacing="0" w:after="120" w:afterAutospacing="0"/>
        <w:rPr>
          <w:rFonts w:ascii="Noto Sans KR Light" w:hAnsi="Noto Sans KR Light"/>
          <w:b/>
        </w:rPr>
      </w:pPr>
      <w:r w:rsidRPr="001B7022">
        <w:rPr>
          <w:rStyle w:val="a4"/>
          <w:rFonts w:ascii="Noto Sans KR Light" w:hAnsi="Noto Sans KR Light"/>
        </w:rPr>
        <w:t>Article 4 (Deal Registration and Protection)</w:t>
      </w:r>
      <w:r w:rsidRPr="001B7022">
        <w:rPr>
          <w:rFonts w:ascii="Noto Sans KR Light" w:hAnsi="Noto Sans KR Light"/>
          <w:b/>
        </w:rPr>
        <w:br/>
      </w:r>
      <w:r w:rsidRPr="001B7022">
        <w:rPr>
          <w:rStyle w:val="a4"/>
          <w:rFonts w:ascii="Noto Sans KR Light" w:hAnsi="Noto Sans KR Light"/>
        </w:rPr>
        <w:t xml:space="preserve">Điều 4 (Đăng ký và bảo </w:t>
      </w:r>
      <w:r w:rsidR="00B03043" w:rsidRPr="001B7022">
        <w:rPr>
          <w:rStyle w:val="a4"/>
          <w:rFonts w:ascii="Noto Sans KR Light" w:hAnsi="Noto Sans KR Light"/>
        </w:rPr>
        <w:t xml:space="preserve">hộ </w:t>
      </w:r>
      <w:r w:rsidRPr="001B7022">
        <w:rPr>
          <w:rStyle w:val="a4"/>
          <w:rFonts w:ascii="Noto Sans KR Light" w:hAnsi="Noto Sans KR Light"/>
        </w:rPr>
        <w:t>cơ hội kinh doanh)</w:t>
      </w:r>
    </w:p>
    <w:p w14:paraId="57BD1A3F" w14:textId="26C78D4F" w:rsidR="0058556C" w:rsidRPr="001B7022" w:rsidRDefault="005953BD" w:rsidP="00C3547B">
      <w:pPr>
        <w:pStyle w:val="a3"/>
        <w:numPr>
          <w:ilvl w:val="1"/>
          <w:numId w:val="14"/>
        </w:numPr>
        <w:spacing w:before="120" w:beforeAutospacing="0" w:after="120" w:afterAutospacing="0"/>
        <w:ind w:left="426" w:hanging="426"/>
        <w:rPr>
          <w:rFonts w:ascii="Noto Sans KR Light" w:hAnsi="Noto Sans KR Light"/>
        </w:rPr>
      </w:pPr>
      <w:r w:rsidRPr="001B7022">
        <w:rPr>
          <w:rFonts w:ascii="Noto Sans KR Light" w:hAnsi="Noto Sans KR Light" w:hint="eastAsia"/>
        </w:rPr>
        <w:t>회사는</w:t>
      </w:r>
      <w:r w:rsidRPr="001B7022">
        <w:rPr>
          <w:rFonts w:ascii="Noto Sans KR Light" w:hAnsi="Noto Sans KR Light"/>
        </w:rPr>
        <w:t xml:space="preserve"> </w:t>
      </w:r>
      <w:r w:rsidRPr="001B7022">
        <w:rPr>
          <w:rFonts w:ascii="Noto Sans KR Light" w:hAnsi="Noto Sans KR Light" w:hint="eastAsia"/>
        </w:rPr>
        <w:t>영업</w:t>
      </w:r>
      <w:r w:rsidRPr="001B7022">
        <w:rPr>
          <w:rFonts w:ascii="Noto Sans KR Light" w:hAnsi="Noto Sans KR Light"/>
        </w:rPr>
        <w:t xml:space="preserve"> </w:t>
      </w:r>
      <w:r w:rsidRPr="001B7022">
        <w:rPr>
          <w:rFonts w:ascii="Noto Sans KR Light" w:hAnsi="Noto Sans KR Light" w:hint="eastAsia"/>
        </w:rPr>
        <w:t>질서</w:t>
      </w:r>
      <w:r w:rsidRPr="001B7022">
        <w:rPr>
          <w:rFonts w:ascii="Noto Sans KR Light" w:hAnsi="Noto Sans KR Light"/>
        </w:rPr>
        <w:t xml:space="preserve"> </w:t>
      </w:r>
      <w:r w:rsidRPr="001B7022">
        <w:rPr>
          <w:rFonts w:ascii="Noto Sans KR Light" w:hAnsi="Noto Sans KR Light" w:hint="eastAsia"/>
        </w:rPr>
        <w:t>유지를</w:t>
      </w:r>
      <w:r w:rsidRPr="001B7022">
        <w:rPr>
          <w:rFonts w:ascii="Noto Sans KR Light" w:hAnsi="Noto Sans KR Light"/>
        </w:rPr>
        <w:t xml:space="preserve"> </w:t>
      </w:r>
      <w:r w:rsidRPr="001B7022">
        <w:rPr>
          <w:rFonts w:ascii="Noto Sans KR Light" w:hAnsi="Noto Sans KR Light" w:hint="eastAsia"/>
        </w:rPr>
        <w:t>위하여</w:t>
      </w:r>
      <w:r w:rsidRPr="001B7022">
        <w:rPr>
          <w:rFonts w:ascii="Noto Sans KR Light" w:hAnsi="Noto Sans KR Light"/>
        </w:rPr>
        <w:t xml:space="preserve"> </w:t>
      </w:r>
      <w:r w:rsidRPr="001B7022">
        <w:rPr>
          <w:rFonts w:ascii="Noto Sans KR Light" w:hAnsi="Noto Sans KR Light" w:hint="eastAsia"/>
        </w:rPr>
        <w:t>영업</w:t>
      </w:r>
      <w:r w:rsidRPr="001B7022">
        <w:rPr>
          <w:rFonts w:ascii="Noto Sans KR Light" w:hAnsi="Noto Sans KR Light"/>
        </w:rPr>
        <w:t xml:space="preserve"> </w:t>
      </w:r>
      <w:r w:rsidRPr="001B7022">
        <w:rPr>
          <w:rFonts w:ascii="Noto Sans KR Light" w:hAnsi="Noto Sans KR Light" w:hint="eastAsia"/>
        </w:rPr>
        <w:t>건</w:t>
      </w:r>
      <w:r w:rsidRPr="001B7022">
        <w:rPr>
          <w:rFonts w:ascii="Noto Sans KR Light" w:hAnsi="Noto Sans KR Light"/>
        </w:rPr>
        <w:t xml:space="preserve"> </w:t>
      </w:r>
      <w:r w:rsidRPr="001B7022">
        <w:rPr>
          <w:rFonts w:ascii="Noto Sans KR Light" w:hAnsi="Noto Sans KR Light" w:hint="eastAsia"/>
        </w:rPr>
        <w:t>사전</w:t>
      </w:r>
      <w:r w:rsidRPr="001B7022">
        <w:rPr>
          <w:rFonts w:ascii="Noto Sans KR Light" w:hAnsi="Noto Sans KR Light"/>
        </w:rPr>
        <w:t xml:space="preserve"> </w:t>
      </w:r>
      <w:r w:rsidRPr="001B7022">
        <w:rPr>
          <w:rFonts w:ascii="Noto Sans KR Light" w:hAnsi="Noto Sans KR Light" w:hint="eastAsia"/>
        </w:rPr>
        <w:t>등록</w:t>
      </w:r>
      <w:r w:rsidRPr="001B7022">
        <w:rPr>
          <w:rFonts w:ascii="Noto Sans KR Light" w:hAnsi="Noto Sans KR Light"/>
        </w:rPr>
        <w:t xml:space="preserve"> </w:t>
      </w:r>
      <w:r w:rsidRPr="001B7022">
        <w:rPr>
          <w:rFonts w:ascii="Noto Sans KR Light" w:hAnsi="Noto Sans KR Light" w:hint="eastAsia"/>
        </w:rPr>
        <w:t>제도를</w:t>
      </w:r>
      <w:r w:rsidRPr="001B7022">
        <w:rPr>
          <w:rFonts w:ascii="Noto Sans KR Light" w:hAnsi="Noto Sans KR Light"/>
        </w:rPr>
        <w:t xml:space="preserve"> </w:t>
      </w:r>
      <w:r w:rsidRPr="001B7022">
        <w:rPr>
          <w:rFonts w:ascii="Noto Sans KR Light" w:hAnsi="Noto Sans KR Light" w:hint="eastAsia"/>
        </w:rPr>
        <w:t>운영할</w:t>
      </w:r>
      <w:r w:rsidRPr="001B7022">
        <w:rPr>
          <w:rFonts w:ascii="Noto Sans KR Light" w:hAnsi="Noto Sans KR Light"/>
        </w:rPr>
        <w:t xml:space="preserve"> </w:t>
      </w:r>
      <w:r w:rsidRPr="001B7022">
        <w:rPr>
          <w:rFonts w:ascii="Noto Sans KR Light" w:hAnsi="Noto Sans KR Light" w:hint="eastAsia"/>
        </w:rPr>
        <w:t>수</w:t>
      </w:r>
      <w:r w:rsidRPr="001B7022">
        <w:rPr>
          <w:rFonts w:ascii="Noto Sans KR Light" w:hAnsi="Noto Sans KR Light"/>
        </w:rPr>
        <w:t xml:space="preserve"> </w:t>
      </w:r>
      <w:r w:rsidRPr="001B7022">
        <w:rPr>
          <w:rFonts w:ascii="Noto Sans KR Light" w:hAnsi="Noto Sans KR Light" w:hint="eastAsia"/>
        </w:rPr>
        <w:t>있다</w:t>
      </w:r>
      <w:r w:rsidRPr="001B7022">
        <w:rPr>
          <w:rFonts w:ascii="Noto Sans KR Light" w:hAnsi="Noto Sans KR Light"/>
        </w:rPr>
        <w:t>.</w:t>
      </w:r>
    </w:p>
    <w:p w14:paraId="0CB6BDB6" w14:textId="0579E014" w:rsidR="0058556C" w:rsidRPr="001B7022" w:rsidRDefault="005953BD" w:rsidP="00C3547B">
      <w:pPr>
        <w:pStyle w:val="a3"/>
        <w:numPr>
          <w:ilvl w:val="1"/>
          <w:numId w:val="14"/>
        </w:numPr>
        <w:spacing w:before="120" w:beforeAutospacing="0" w:after="120" w:afterAutospacing="0"/>
        <w:ind w:left="426" w:hanging="426"/>
        <w:rPr>
          <w:rFonts w:ascii="Noto Sans KR Light" w:hAnsi="Noto Sans KR Light"/>
        </w:rPr>
      </w:pPr>
      <w:r w:rsidRPr="001B7022">
        <w:rPr>
          <w:rFonts w:ascii="Noto Sans KR Light" w:hAnsi="Noto Sans KR Light" w:hint="eastAsia"/>
        </w:rPr>
        <w:t>딜러는</w:t>
      </w:r>
      <w:r w:rsidRPr="001B7022">
        <w:rPr>
          <w:rFonts w:ascii="Noto Sans KR Light" w:hAnsi="Noto Sans KR Light"/>
        </w:rPr>
        <w:t xml:space="preserve"> </w:t>
      </w:r>
      <w:r w:rsidRPr="001B7022">
        <w:rPr>
          <w:rFonts w:ascii="Noto Sans KR Light" w:hAnsi="Noto Sans KR Light" w:hint="eastAsia"/>
        </w:rPr>
        <w:t>발굴한</w:t>
      </w:r>
      <w:r w:rsidRPr="001B7022">
        <w:rPr>
          <w:rFonts w:ascii="Noto Sans KR Light" w:hAnsi="Noto Sans KR Light"/>
        </w:rPr>
        <w:t xml:space="preserve"> </w:t>
      </w:r>
      <w:r w:rsidRPr="001B7022">
        <w:rPr>
          <w:rFonts w:ascii="Noto Sans KR Light" w:hAnsi="Noto Sans KR Light" w:hint="eastAsia"/>
        </w:rPr>
        <w:t>프로젝트를</w:t>
      </w:r>
      <w:r w:rsidRPr="001B7022">
        <w:rPr>
          <w:rFonts w:ascii="Noto Sans KR Light" w:hAnsi="Noto Sans KR Light"/>
        </w:rPr>
        <w:t xml:space="preserve"> </w:t>
      </w:r>
      <w:r w:rsidRPr="001B7022">
        <w:rPr>
          <w:rFonts w:ascii="Noto Sans KR Light" w:hAnsi="Noto Sans KR Light" w:hint="eastAsia"/>
        </w:rPr>
        <w:t>회사에</w:t>
      </w:r>
      <w:r w:rsidRPr="001B7022">
        <w:rPr>
          <w:rFonts w:ascii="Noto Sans KR Light" w:hAnsi="Noto Sans KR Light"/>
        </w:rPr>
        <w:t xml:space="preserve"> </w:t>
      </w:r>
      <w:r w:rsidRPr="001B7022">
        <w:rPr>
          <w:rFonts w:ascii="Noto Sans KR Light" w:hAnsi="Noto Sans KR Light" w:hint="eastAsia"/>
        </w:rPr>
        <w:t>사전</w:t>
      </w:r>
      <w:r w:rsidRPr="001B7022">
        <w:rPr>
          <w:rFonts w:ascii="Noto Sans KR Light" w:hAnsi="Noto Sans KR Light"/>
        </w:rPr>
        <w:t xml:space="preserve"> </w:t>
      </w:r>
      <w:r w:rsidRPr="001B7022">
        <w:rPr>
          <w:rFonts w:ascii="Noto Sans KR Light" w:hAnsi="Noto Sans KR Light" w:hint="eastAsia"/>
        </w:rPr>
        <w:t>등록할</w:t>
      </w:r>
      <w:r w:rsidRPr="001B7022">
        <w:rPr>
          <w:rFonts w:ascii="Noto Sans KR Light" w:hAnsi="Noto Sans KR Light"/>
        </w:rPr>
        <w:t xml:space="preserve"> </w:t>
      </w:r>
      <w:r w:rsidRPr="001B7022">
        <w:rPr>
          <w:rFonts w:ascii="Noto Sans KR Light" w:hAnsi="Noto Sans KR Light" w:hint="eastAsia"/>
        </w:rPr>
        <w:t>수</w:t>
      </w:r>
      <w:r w:rsidRPr="001B7022">
        <w:rPr>
          <w:rFonts w:ascii="Noto Sans KR Light" w:hAnsi="Noto Sans KR Light"/>
        </w:rPr>
        <w:t xml:space="preserve"> </w:t>
      </w:r>
      <w:r w:rsidRPr="001B7022">
        <w:rPr>
          <w:rFonts w:ascii="Noto Sans KR Light" w:hAnsi="Noto Sans KR Light" w:hint="eastAsia"/>
        </w:rPr>
        <w:t>있다</w:t>
      </w:r>
      <w:r w:rsidRPr="001B7022">
        <w:rPr>
          <w:rFonts w:ascii="Noto Sans KR Light" w:hAnsi="Noto Sans KR Light"/>
        </w:rPr>
        <w:t>.</w:t>
      </w:r>
    </w:p>
    <w:p w14:paraId="6F322DAB" w14:textId="14A8284F" w:rsidR="0058556C" w:rsidRPr="001B7022" w:rsidRDefault="005953BD" w:rsidP="00C3547B">
      <w:pPr>
        <w:pStyle w:val="a3"/>
        <w:numPr>
          <w:ilvl w:val="1"/>
          <w:numId w:val="14"/>
        </w:numPr>
        <w:spacing w:before="120" w:beforeAutospacing="0" w:after="120" w:afterAutospacing="0"/>
        <w:ind w:left="426" w:hanging="426"/>
        <w:rPr>
          <w:rFonts w:ascii="Noto Sans KR Light" w:hAnsi="Noto Sans KR Light"/>
        </w:rPr>
      </w:pPr>
      <w:r w:rsidRPr="001B7022">
        <w:rPr>
          <w:rFonts w:ascii="Noto Sans KR Light" w:hAnsi="Noto Sans KR Light" w:hint="eastAsia"/>
        </w:rPr>
        <w:t>보호</w:t>
      </w:r>
      <w:r w:rsidRPr="001B7022">
        <w:rPr>
          <w:rFonts w:ascii="Noto Sans KR Light" w:hAnsi="Noto Sans KR Light"/>
        </w:rPr>
        <w:t xml:space="preserve"> </w:t>
      </w:r>
      <w:r w:rsidRPr="001B7022">
        <w:rPr>
          <w:rFonts w:ascii="Noto Sans KR Light" w:hAnsi="Noto Sans KR Light" w:hint="eastAsia"/>
        </w:rPr>
        <w:t>여부</w:t>
      </w:r>
      <w:r w:rsidRPr="001B7022">
        <w:rPr>
          <w:rFonts w:ascii="Noto Sans KR Light" w:hAnsi="Noto Sans KR Light"/>
        </w:rPr>
        <w:t xml:space="preserve"> </w:t>
      </w:r>
      <w:r w:rsidRPr="001B7022">
        <w:rPr>
          <w:rFonts w:ascii="Noto Sans KR Light" w:hAnsi="Noto Sans KR Light" w:hint="eastAsia"/>
        </w:rPr>
        <w:t>및</w:t>
      </w:r>
      <w:r w:rsidRPr="001B7022">
        <w:rPr>
          <w:rFonts w:ascii="Noto Sans KR Light" w:hAnsi="Noto Sans KR Light"/>
        </w:rPr>
        <w:t xml:space="preserve"> </w:t>
      </w:r>
      <w:r w:rsidRPr="001B7022">
        <w:rPr>
          <w:rFonts w:ascii="Noto Sans KR Light" w:hAnsi="Noto Sans KR Light" w:hint="eastAsia"/>
        </w:rPr>
        <w:t>조건은</w:t>
      </w:r>
      <w:r w:rsidRPr="001B7022">
        <w:rPr>
          <w:rFonts w:ascii="Noto Sans KR Light" w:hAnsi="Noto Sans KR Light"/>
        </w:rPr>
        <w:t xml:space="preserve"> </w:t>
      </w:r>
      <w:r w:rsidRPr="001B7022">
        <w:rPr>
          <w:rFonts w:ascii="Noto Sans KR Light" w:hAnsi="Noto Sans KR Light" w:hint="eastAsia"/>
        </w:rPr>
        <w:t>회사가</w:t>
      </w:r>
      <w:r w:rsidRPr="001B7022">
        <w:rPr>
          <w:rFonts w:ascii="Noto Sans KR Light" w:hAnsi="Noto Sans KR Light"/>
        </w:rPr>
        <w:t xml:space="preserve"> </w:t>
      </w:r>
      <w:r w:rsidRPr="001B7022">
        <w:rPr>
          <w:rFonts w:ascii="Noto Sans KR Light" w:hAnsi="Noto Sans KR Light" w:hint="eastAsia"/>
        </w:rPr>
        <w:t>합리적으로</w:t>
      </w:r>
      <w:r w:rsidRPr="001B7022">
        <w:rPr>
          <w:rFonts w:ascii="Noto Sans KR Light" w:hAnsi="Noto Sans KR Light"/>
        </w:rPr>
        <w:t xml:space="preserve"> </w:t>
      </w:r>
      <w:r w:rsidRPr="001B7022">
        <w:rPr>
          <w:rFonts w:ascii="Noto Sans KR Light" w:hAnsi="Noto Sans KR Light" w:hint="eastAsia"/>
        </w:rPr>
        <w:t>판단한다</w:t>
      </w:r>
      <w:r w:rsidRPr="001B7022">
        <w:rPr>
          <w:rFonts w:ascii="Noto Sans KR Light" w:hAnsi="Noto Sans KR Light"/>
        </w:rPr>
        <w:t>.</w:t>
      </w:r>
    </w:p>
    <w:p w14:paraId="3932CD67" w14:textId="22970569" w:rsidR="005953BD" w:rsidRPr="001B7022" w:rsidRDefault="005953BD" w:rsidP="00C3547B">
      <w:pPr>
        <w:pStyle w:val="a3"/>
        <w:numPr>
          <w:ilvl w:val="1"/>
          <w:numId w:val="14"/>
        </w:numPr>
        <w:spacing w:before="120" w:beforeAutospacing="0" w:after="120" w:afterAutospacing="0"/>
        <w:ind w:left="426" w:hanging="426"/>
        <w:rPr>
          <w:rFonts w:ascii="Noto Sans KR Light" w:hAnsi="Noto Sans KR Light"/>
        </w:rPr>
      </w:pPr>
      <w:r w:rsidRPr="001B7022">
        <w:rPr>
          <w:rFonts w:ascii="Noto Sans KR Light" w:hAnsi="Noto Sans KR Light" w:hint="eastAsia"/>
        </w:rPr>
        <w:t>본</w:t>
      </w:r>
      <w:r w:rsidRPr="001B7022">
        <w:rPr>
          <w:rFonts w:ascii="Noto Sans KR Light" w:hAnsi="Noto Sans KR Light"/>
        </w:rPr>
        <w:t xml:space="preserve"> </w:t>
      </w:r>
      <w:r w:rsidRPr="001B7022">
        <w:rPr>
          <w:rFonts w:ascii="Noto Sans KR Light" w:hAnsi="Noto Sans KR Light" w:hint="eastAsia"/>
        </w:rPr>
        <w:t>조는</w:t>
      </w:r>
      <w:r w:rsidRPr="001B7022">
        <w:rPr>
          <w:rFonts w:ascii="Noto Sans KR Light" w:hAnsi="Noto Sans KR Light"/>
        </w:rPr>
        <w:t xml:space="preserve"> </w:t>
      </w:r>
      <w:r w:rsidRPr="001B7022">
        <w:rPr>
          <w:rFonts w:ascii="Noto Sans KR Light" w:hAnsi="Noto Sans KR Light" w:hint="eastAsia"/>
        </w:rPr>
        <w:t>독점권을</w:t>
      </w:r>
      <w:r w:rsidRPr="001B7022">
        <w:rPr>
          <w:rFonts w:ascii="Noto Sans KR Light" w:hAnsi="Noto Sans KR Light"/>
        </w:rPr>
        <w:t xml:space="preserve"> </w:t>
      </w:r>
      <w:r w:rsidRPr="001B7022">
        <w:rPr>
          <w:rFonts w:ascii="Noto Sans KR Light" w:hAnsi="Noto Sans KR Light" w:hint="eastAsia"/>
        </w:rPr>
        <w:t>의미하지</w:t>
      </w:r>
      <w:r w:rsidRPr="001B7022">
        <w:rPr>
          <w:rFonts w:ascii="Noto Sans KR Light" w:hAnsi="Noto Sans KR Light"/>
        </w:rPr>
        <w:t xml:space="preserve"> </w:t>
      </w:r>
      <w:r w:rsidRPr="001B7022">
        <w:rPr>
          <w:rFonts w:ascii="Noto Sans KR Light" w:hAnsi="Noto Sans KR Light" w:hint="eastAsia"/>
        </w:rPr>
        <w:t>않는다</w:t>
      </w:r>
      <w:r w:rsidRPr="001B7022">
        <w:rPr>
          <w:rFonts w:ascii="Noto Sans KR Light" w:hAnsi="Noto Sans KR Light"/>
        </w:rPr>
        <w:t>.</w:t>
      </w:r>
    </w:p>
    <w:p w14:paraId="6CFEB704" w14:textId="77777777" w:rsidR="005953BD" w:rsidRPr="001B7022" w:rsidRDefault="005953BD" w:rsidP="00C3547B">
      <w:pPr>
        <w:pStyle w:val="a3"/>
        <w:numPr>
          <w:ilvl w:val="0"/>
          <w:numId w:val="18"/>
        </w:numPr>
        <w:spacing w:before="120" w:beforeAutospacing="0" w:after="120" w:afterAutospacing="0"/>
        <w:rPr>
          <w:rFonts w:ascii="Noto Sans KR Light" w:hAnsi="Noto Sans KR Light"/>
        </w:rPr>
      </w:pPr>
      <w:r w:rsidRPr="001B7022">
        <w:rPr>
          <w:rFonts w:ascii="Noto Sans KR Light" w:hAnsi="Noto Sans KR Light"/>
        </w:rPr>
        <w:t>The Company may operate a deal registration system to maintain orderly sales activities.</w:t>
      </w:r>
    </w:p>
    <w:p w14:paraId="02C0030D" w14:textId="77777777" w:rsidR="005953BD" w:rsidRPr="001B7022" w:rsidRDefault="005953BD" w:rsidP="00C3547B">
      <w:pPr>
        <w:pStyle w:val="a3"/>
        <w:numPr>
          <w:ilvl w:val="0"/>
          <w:numId w:val="18"/>
        </w:numPr>
        <w:spacing w:before="120" w:beforeAutospacing="0" w:after="120" w:afterAutospacing="0"/>
        <w:rPr>
          <w:rFonts w:ascii="Noto Sans KR Light" w:hAnsi="Noto Sans KR Light"/>
        </w:rPr>
      </w:pPr>
      <w:r w:rsidRPr="001B7022">
        <w:rPr>
          <w:rFonts w:ascii="Noto Sans KR Light" w:hAnsi="Noto Sans KR Light"/>
        </w:rPr>
        <w:t>The Dealer may register identified projects in advance.</w:t>
      </w:r>
    </w:p>
    <w:p w14:paraId="1B41C119" w14:textId="77777777" w:rsidR="005953BD" w:rsidRPr="001B7022" w:rsidRDefault="005953BD" w:rsidP="00C3547B">
      <w:pPr>
        <w:pStyle w:val="a3"/>
        <w:numPr>
          <w:ilvl w:val="0"/>
          <w:numId w:val="18"/>
        </w:numPr>
        <w:spacing w:before="120" w:beforeAutospacing="0" w:after="120" w:afterAutospacing="0"/>
        <w:rPr>
          <w:rFonts w:ascii="Noto Sans KR Light" w:hAnsi="Noto Sans KR Light"/>
        </w:rPr>
      </w:pPr>
      <w:r w:rsidRPr="001B7022">
        <w:rPr>
          <w:rFonts w:ascii="Noto Sans KR Light" w:hAnsi="Noto Sans KR Light"/>
        </w:rPr>
        <w:t>Protection shall be determined at the Company’s discretion.</w:t>
      </w:r>
    </w:p>
    <w:p w14:paraId="4499987A" w14:textId="77777777" w:rsidR="005953BD" w:rsidRPr="001B7022" w:rsidRDefault="005953BD" w:rsidP="00C3547B">
      <w:pPr>
        <w:pStyle w:val="a3"/>
        <w:numPr>
          <w:ilvl w:val="0"/>
          <w:numId w:val="18"/>
        </w:numPr>
        <w:spacing w:before="120" w:beforeAutospacing="0" w:after="120" w:afterAutospacing="0"/>
        <w:rPr>
          <w:rFonts w:ascii="Noto Sans KR Light" w:hAnsi="Noto Sans KR Light"/>
        </w:rPr>
      </w:pPr>
      <w:r w:rsidRPr="001B7022">
        <w:rPr>
          <w:rFonts w:ascii="Noto Sans KR Light" w:hAnsi="Noto Sans KR Light"/>
        </w:rPr>
        <w:t>Such protection does not constitute exclusivity.</w:t>
      </w:r>
    </w:p>
    <w:p w14:paraId="537B5A3C" w14:textId="1B8252EF" w:rsidR="005953BD" w:rsidRPr="001B7022" w:rsidRDefault="005953BD" w:rsidP="00C3547B">
      <w:pPr>
        <w:pStyle w:val="a3"/>
        <w:numPr>
          <w:ilvl w:val="0"/>
          <w:numId w:val="29"/>
        </w:numPr>
        <w:spacing w:before="120" w:beforeAutospacing="0" w:after="120" w:afterAutospacing="0"/>
        <w:rPr>
          <w:rFonts w:ascii="Noto Sans KR Light" w:hAnsi="Noto Sans KR Light"/>
        </w:rPr>
      </w:pPr>
      <w:r w:rsidRPr="001B7022">
        <w:rPr>
          <w:rFonts w:ascii="Noto Sans KR Light" w:hAnsi="Noto Sans KR Light"/>
        </w:rPr>
        <w:t xml:space="preserve">Công ty có thể </w:t>
      </w:r>
      <w:r w:rsidR="00F15FB6" w:rsidRPr="001B7022">
        <w:rPr>
          <w:rFonts w:ascii="Noto Sans KR Light" w:hAnsi="Noto Sans KR Light"/>
        </w:rPr>
        <w:t>vận hành hệ thống đăng ký các giao dịch mua bán nhằm mục đích duy trì các hoạt động bán hàng có trật tự</w:t>
      </w:r>
      <w:r w:rsidRPr="001B7022">
        <w:rPr>
          <w:rFonts w:ascii="Noto Sans KR Light" w:hAnsi="Noto Sans KR Light"/>
        </w:rPr>
        <w:t>.</w:t>
      </w:r>
    </w:p>
    <w:p w14:paraId="3E418870" w14:textId="5117F5FB" w:rsidR="005953BD" w:rsidRPr="001B7022" w:rsidRDefault="005953BD" w:rsidP="00C3547B">
      <w:pPr>
        <w:pStyle w:val="a3"/>
        <w:numPr>
          <w:ilvl w:val="0"/>
          <w:numId w:val="29"/>
        </w:numPr>
        <w:spacing w:before="120" w:beforeAutospacing="0" w:after="120" w:afterAutospacing="0"/>
        <w:rPr>
          <w:rFonts w:ascii="Noto Sans KR Light" w:hAnsi="Noto Sans KR Light"/>
        </w:rPr>
      </w:pPr>
      <w:r w:rsidRPr="001B7022">
        <w:rPr>
          <w:rFonts w:ascii="Noto Sans KR Light" w:hAnsi="Noto Sans KR Light"/>
        </w:rPr>
        <w:t xml:space="preserve">Đại lý có thể đăng ký </w:t>
      </w:r>
      <w:r w:rsidR="00F15FB6" w:rsidRPr="001B7022">
        <w:rPr>
          <w:rFonts w:ascii="Noto Sans KR Light" w:hAnsi="Noto Sans KR Light"/>
        </w:rPr>
        <w:t xml:space="preserve">trước </w:t>
      </w:r>
      <w:r w:rsidRPr="001B7022">
        <w:rPr>
          <w:rFonts w:ascii="Noto Sans KR Light" w:hAnsi="Noto Sans KR Light"/>
        </w:rPr>
        <w:t>các dự án</w:t>
      </w:r>
      <w:r w:rsidR="00F15FB6" w:rsidRPr="001B7022">
        <w:rPr>
          <w:rFonts w:ascii="Noto Sans KR Light" w:hAnsi="Noto Sans KR Light"/>
        </w:rPr>
        <w:t xml:space="preserve"> đã được xác định</w:t>
      </w:r>
      <w:r w:rsidRPr="001B7022">
        <w:rPr>
          <w:rFonts w:ascii="Noto Sans KR Light" w:hAnsi="Noto Sans KR Light"/>
        </w:rPr>
        <w:t>.</w:t>
      </w:r>
    </w:p>
    <w:p w14:paraId="731C05F4" w14:textId="74A7C685" w:rsidR="005953BD" w:rsidRPr="001B7022" w:rsidRDefault="005953BD" w:rsidP="00C3547B">
      <w:pPr>
        <w:pStyle w:val="a3"/>
        <w:numPr>
          <w:ilvl w:val="0"/>
          <w:numId w:val="29"/>
        </w:numPr>
        <w:spacing w:before="120" w:beforeAutospacing="0" w:after="120" w:afterAutospacing="0"/>
        <w:rPr>
          <w:rFonts w:ascii="Noto Sans KR Light" w:hAnsi="Noto Sans KR Light"/>
        </w:rPr>
      </w:pPr>
      <w:r w:rsidRPr="001B7022">
        <w:rPr>
          <w:rFonts w:ascii="Noto Sans KR Light" w:hAnsi="Noto Sans KR Light"/>
        </w:rPr>
        <w:lastRenderedPageBreak/>
        <w:t xml:space="preserve">Việc bảo </w:t>
      </w:r>
      <w:r w:rsidR="00F15FB6" w:rsidRPr="001B7022">
        <w:rPr>
          <w:rFonts w:ascii="Noto Sans KR Light" w:hAnsi="Noto Sans KR Light"/>
        </w:rPr>
        <w:t>hộ dự án sẽ được quyết định theo toàn quyền quyết định của Công ty</w:t>
      </w:r>
      <w:r w:rsidRPr="001B7022">
        <w:rPr>
          <w:rFonts w:ascii="Noto Sans KR Light" w:hAnsi="Noto Sans KR Light"/>
        </w:rPr>
        <w:t>.</w:t>
      </w:r>
    </w:p>
    <w:p w14:paraId="151D569B" w14:textId="74D4AA81" w:rsidR="005953BD" w:rsidRPr="001B7022" w:rsidRDefault="00342C16" w:rsidP="00C3547B">
      <w:pPr>
        <w:pStyle w:val="a3"/>
        <w:numPr>
          <w:ilvl w:val="0"/>
          <w:numId w:val="29"/>
        </w:numPr>
        <w:spacing w:before="120" w:beforeAutospacing="0" w:after="120" w:afterAutospacing="0"/>
        <w:rPr>
          <w:rFonts w:ascii="Noto Sans KR Light" w:hAnsi="Noto Sans KR Light"/>
        </w:rPr>
      </w:pPr>
      <w:r w:rsidRPr="001B7022">
        <w:rPr>
          <w:rFonts w:ascii="Noto Sans KR Light" w:hAnsi="Noto Sans KR Light"/>
        </w:rPr>
        <w:t xml:space="preserve">Sự </w:t>
      </w:r>
      <w:r w:rsidR="005953BD" w:rsidRPr="001B7022">
        <w:rPr>
          <w:rFonts w:ascii="Noto Sans KR Light" w:hAnsi="Noto Sans KR Light"/>
        </w:rPr>
        <w:t xml:space="preserve">bảo </w:t>
      </w:r>
      <w:r w:rsidRPr="001B7022">
        <w:rPr>
          <w:rFonts w:ascii="Noto Sans KR Light" w:hAnsi="Noto Sans KR Light"/>
        </w:rPr>
        <w:t xml:space="preserve">hộ nêu trên không cấu thành quyền </w:t>
      </w:r>
      <w:r w:rsidR="005953BD" w:rsidRPr="001B7022">
        <w:rPr>
          <w:rFonts w:ascii="Noto Sans KR Light" w:hAnsi="Noto Sans KR Light"/>
        </w:rPr>
        <w:t>độc quyền.</w:t>
      </w:r>
    </w:p>
    <w:p w14:paraId="2190409E" w14:textId="77777777" w:rsidR="005953BD" w:rsidRPr="001B7022"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3FA250C3">
          <v:rect id="_x0000_i1030" style="width:0;height:1.5pt" o:hralign="center" o:hrstd="t" o:hr="t" fillcolor="#a0a0a0" stroked="f"/>
        </w:pict>
      </w:r>
    </w:p>
    <w:p w14:paraId="360BABBD" w14:textId="77777777" w:rsidR="005953BD" w:rsidRPr="001B7022" w:rsidRDefault="005953BD" w:rsidP="001F12E6">
      <w:pPr>
        <w:pStyle w:val="2"/>
        <w:spacing w:before="120" w:beforeAutospacing="0" w:after="0" w:afterAutospacing="0"/>
        <w:rPr>
          <w:rFonts w:ascii="Noto Sans KR Light" w:hAnsi="Noto Sans KR Light"/>
          <w:sz w:val="24"/>
        </w:rPr>
      </w:pPr>
      <w:r w:rsidRPr="001B7022">
        <w:rPr>
          <w:rFonts w:ascii="Noto Sans KR Light" w:hAnsi="Noto Sans KR Light" w:hint="eastAsia"/>
          <w:sz w:val="24"/>
        </w:rPr>
        <w:t>제</w:t>
      </w:r>
      <w:r w:rsidRPr="001B7022">
        <w:rPr>
          <w:rFonts w:ascii="Noto Sans KR Light" w:hAnsi="Noto Sans KR Light"/>
          <w:sz w:val="24"/>
        </w:rPr>
        <w:t>5</w:t>
      </w:r>
      <w:r w:rsidRPr="001B7022">
        <w:rPr>
          <w:rFonts w:ascii="Noto Sans KR Light" w:hAnsi="Noto Sans KR Light" w:hint="eastAsia"/>
          <w:sz w:val="24"/>
        </w:rPr>
        <w:t>조</w:t>
      </w:r>
      <w:r w:rsidRPr="001B7022">
        <w:rPr>
          <w:rFonts w:ascii="Noto Sans KR Light" w:hAnsi="Noto Sans KR Light"/>
          <w:sz w:val="24"/>
        </w:rPr>
        <w:t xml:space="preserve"> (</w:t>
      </w:r>
      <w:r w:rsidRPr="001B7022">
        <w:rPr>
          <w:rFonts w:ascii="Noto Sans KR Light" w:hAnsi="Noto Sans KR Light" w:hint="eastAsia"/>
          <w:sz w:val="24"/>
        </w:rPr>
        <w:t>영업</w:t>
      </w:r>
      <w:r w:rsidRPr="001B7022">
        <w:rPr>
          <w:rFonts w:ascii="Noto Sans KR Light" w:hAnsi="Noto Sans KR Light"/>
          <w:sz w:val="24"/>
        </w:rPr>
        <w:t xml:space="preserve"> </w:t>
      </w:r>
      <w:r w:rsidRPr="001B7022">
        <w:rPr>
          <w:rFonts w:ascii="Noto Sans KR Light" w:hAnsi="Noto Sans KR Light" w:hint="eastAsia"/>
          <w:sz w:val="24"/>
        </w:rPr>
        <w:t>방식</w:t>
      </w:r>
      <w:r w:rsidRPr="001B7022">
        <w:rPr>
          <w:rFonts w:ascii="Noto Sans KR Light" w:hAnsi="Noto Sans KR Light"/>
          <w:sz w:val="24"/>
        </w:rPr>
        <w:t xml:space="preserve"> </w:t>
      </w:r>
      <w:r w:rsidRPr="001B7022">
        <w:rPr>
          <w:rFonts w:ascii="Noto Sans KR Light" w:hAnsi="Noto Sans KR Light" w:hint="eastAsia"/>
          <w:sz w:val="24"/>
        </w:rPr>
        <w:t>및</w:t>
      </w:r>
      <w:r w:rsidRPr="001B7022">
        <w:rPr>
          <w:rFonts w:ascii="Noto Sans KR Light" w:hAnsi="Noto Sans KR Light"/>
          <w:sz w:val="24"/>
        </w:rPr>
        <w:t xml:space="preserve"> </w:t>
      </w:r>
      <w:r w:rsidRPr="001B7022">
        <w:rPr>
          <w:rFonts w:ascii="Noto Sans KR Light" w:hAnsi="Noto Sans KR Light" w:hint="eastAsia"/>
          <w:sz w:val="24"/>
        </w:rPr>
        <w:t>판매</w:t>
      </w:r>
      <w:r w:rsidRPr="001B7022">
        <w:rPr>
          <w:rFonts w:ascii="Noto Sans KR Light" w:hAnsi="Noto Sans KR Light"/>
          <w:sz w:val="24"/>
        </w:rPr>
        <w:t xml:space="preserve"> </w:t>
      </w:r>
      <w:r w:rsidRPr="001B7022">
        <w:rPr>
          <w:rFonts w:ascii="Noto Sans KR Light" w:hAnsi="Noto Sans KR Light" w:hint="eastAsia"/>
          <w:sz w:val="24"/>
        </w:rPr>
        <w:t>채널</w:t>
      </w:r>
      <w:r w:rsidRPr="001B7022">
        <w:rPr>
          <w:rFonts w:ascii="Noto Sans KR Light" w:hAnsi="Noto Sans KR Light"/>
          <w:sz w:val="24"/>
        </w:rPr>
        <w:t>)</w:t>
      </w:r>
    </w:p>
    <w:p w14:paraId="78C8504B" w14:textId="77777777" w:rsidR="005953BD" w:rsidRPr="001B7022" w:rsidRDefault="005953BD" w:rsidP="00525EDE">
      <w:pPr>
        <w:pStyle w:val="a3"/>
        <w:spacing w:before="0" w:beforeAutospacing="0" w:after="120" w:afterAutospacing="0"/>
        <w:rPr>
          <w:rFonts w:ascii="Noto Sans KR Light" w:hAnsi="Noto Sans KR Light"/>
        </w:rPr>
      </w:pPr>
      <w:r w:rsidRPr="001B7022">
        <w:rPr>
          <w:rStyle w:val="a4"/>
          <w:rFonts w:ascii="Noto Sans KR Light" w:hAnsi="Noto Sans KR Light"/>
        </w:rPr>
        <w:t>Article 5 (Sales Channels)</w:t>
      </w:r>
      <w:r w:rsidRPr="001B7022">
        <w:rPr>
          <w:rFonts w:ascii="Noto Sans KR Light" w:hAnsi="Noto Sans KR Light"/>
        </w:rPr>
        <w:br/>
      </w:r>
      <w:r w:rsidRPr="001B7022">
        <w:rPr>
          <w:rStyle w:val="a4"/>
          <w:rFonts w:ascii="Noto Sans KR Light" w:hAnsi="Noto Sans KR Light"/>
        </w:rPr>
        <w:t>Điều 5 (Kênh bán hàng)</w:t>
      </w:r>
    </w:p>
    <w:p w14:paraId="7A917F2C" w14:textId="51F3BADC" w:rsidR="0058556C" w:rsidRPr="001B7022" w:rsidRDefault="005953BD" w:rsidP="00C3547B">
      <w:pPr>
        <w:pStyle w:val="a3"/>
        <w:numPr>
          <w:ilvl w:val="1"/>
          <w:numId w:val="15"/>
        </w:numPr>
        <w:spacing w:before="120" w:beforeAutospacing="0" w:after="120" w:afterAutospacing="0"/>
        <w:ind w:left="426" w:hanging="426"/>
        <w:rPr>
          <w:rFonts w:ascii="Noto Sans KR Light" w:hAnsi="Noto Sans KR Light"/>
        </w:rPr>
      </w:pPr>
      <w:r w:rsidRPr="001B7022">
        <w:rPr>
          <w:rFonts w:ascii="Noto Sans KR Light" w:hAnsi="Noto Sans KR Light" w:hint="eastAsia"/>
        </w:rPr>
        <w:t>딜러의</w:t>
      </w:r>
      <w:r w:rsidRPr="001B7022">
        <w:rPr>
          <w:rFonts w:ascii="Noto Sans KR Light" w:hAnsi="Noto Sans KR Light"/>
        </w:rPr>
        <w:t xml:space="preserve"> </w:t>
      </w:r>
      <w:r w:rsidRPr="001B7022">
        <w:rPr>
          <w:rFonts w:ascii="Noto Sans KR Light" w:hAnsi="Noto Sans KR Light" w:hint="eastAsia"/>
        </w:rPr>
        <w:t>판매는</w:t>
      </w:r>
      <w:r w:rsidRPr="001B7022">
        <w:rPr>
          <w:rFonts w:ascii="Noto Sans KR Light" w:hAnsi="Noto Sans KR Light"/>
        </w:rPr>
        <w:t xml:space="preserve"> </w:t>
      </w:r>
      <w:r w:rsidRPr="001B7022">
        <w:rPr>
          <w:rFonts w:ascii="Noto Sans KR Light" w:hAnsi="Noto Sans KR Light" w:hint="eastAsia"/>
        </w:rPr>
        <w:t>오프라인</w:t>
      </w:r>
      <w:r w:rsidRPr="001B7022">
        <w:rPr>
          <w:rFonts w:ascii="Noto Sans KR Light" w:hAnsi="Noto Sans KR Light"/>
        </w:rPr>
        <w:t xml:space="preserve"> </w:t>
      </w:r>
      <w:r w:rsidRPr="001B7022">
        <w:rPr>
          <w:rFonts w:ascii="Noto Sans KR Light" w:hAnsi="Noto Sans KR Light" w:hint="eastAsia"/>
        </w:rPr>
        <w:t>영업을</w:t>
      </w:r>
      <w:r w:rsidRPr="001B7022">
        <w:rPr>
          <w:rFonts w:ascii="Noto Sans KR Light" w:hAnsi="Noto Sans KR Light"/>
        </w:rPr>
        <w:t xml:space="preserve"> </w:t>
      </w:r>
      <w:r w:rsidRPr="001B7022">
        <w:rPr>
          <w:rFonts w:ascii="Noto Sans KR Light" w:hAnsi="Noto Sans KR Light" w:hint="eastAsia"/>
        </w:rPr>
        <w:t>원칙으로</w:t>
      </w:r>
      <w:r w:rsidRPr="001B7022">
        <w:rPr>
          <w:rFonts w:ascii="Noto Sans KR Light" w:hAnsi="Noto Sans KR Light"/>
        </w:rPr>
        <w:t xml:space="preserve"> </w:t>
      </w:r>
      <w:r w:rsidRPr="001B7022">
        <w:rPr>
          <w:rFonts w:ascii="Noto Sans KR Light" w:hAnsi="Noto Sans KR Light" w:hint="eastAsia"/>
        </w:rPr>
        <w:t>한다</w:t>
      </w:r>
      <w:r w:rsidRPr="001B7022">
        <w:rPr>
          <w:rFonts w:ascii="Noto Sans KR Light" w:hAnsi="Noto Sans KR Light"/>
        </w:rPr>
        <w:t>.</w:t>
      </w:r>
    </w:p>
    <w:p w14:paraId="37BD36E5" w14:textId="1D0FB889" w:rsidR="005953BD" w:rsidRPr="001B7022" w:rsidRDefault="005953BD" w:rsidP="00C3547B">
      <w:pPr>
        <w:pStyle w:val="a3"/>
        <w:numPr>
          <w:ilvl w:val="1"/>
          <w:numId w:val="15"/>
        </w:numPr>
        <w:spacing w:before="120" w:beforeAutospacing="0" w:after="120" w:afterAutospacing="0"/>
        <w:ind w:left="426" w:hanging="426"/>
        <w:rPr>
          <w:rFonts w:ascii="Noto Sans KR Light" w:hAnsi="Noto Sans KR Light"/>
        </w:rPr>
      </w:pPr>
      <w:r w:rsidRPr="001B7022">
        <w:rPr>
          <w:rFonts w:ascii="Noto Sans KR Light" w:hAnsi="Noto Sans KR Light" w:hint="eastAsia"/>
        </w:rPr>
        <w:t>회사의</w:t>
      </w:r>
      <w:r w:rsidRPr="001B7022">
        <w:rPr>
          <w:rFonts w:ascii="Noto Sans KR Light" w:hAnsi="Noto Sans KR Light"/>
        </w:rPr>
        <w:t xml:space="preserve"> </w:t>
      </w:r>
      <w:r w:rsidRPr="001B7022">
        <w:rPr>
          <w:rFonts w:ascii="Noto Sans KR Light" w:hAnsi="Noto Sans KR Light" w:hint="eastAsia"/>
        </w:rPr>
        <w:t>사전</w:t>
      </w:r>
      <w:r w:rsidRPr="001B7022">
        <w:rPr>
          <w:rFonts w:ascii="Noto Sans KR Light" w:hAnsi="Noto Sans KR Light"/>
        </w:rPr>
        <w:t xml:space="preserve"> </w:t>
      </w:r>
      <w:r w:rsidRPr="001B7022">
        <w:rPr>
          <w:rFonts w:ascii="Noto Sans KR Light" w:hAnsi="Noto Sans KR Light" w:hint="eastAsia"/>
        </w:rPr>
        <w:t>서면</w:t>
      </w:r>
      <w:r w:rsidRPr="001B7022">
        <w:rPr>
          <w:rFonts w:ascii="Noto Sans KR Light" w:hAnsi="Noto Sans KR Light"/>
        </w:rPr>
        <w:t xml:space="preserve"> </w:t>
      </w:r>
      <w:r w:rsidRPr="001B7022">
        <w:rPr>
          <w:rFonts w:ascii="Noto Sans KR Light" w:hAnsi="Noto Sans KR Light" w:hint="eastAsia"/>
        </w:rPr>
        <w:t>승인</w:t>
      </w:r>
      <w:r w:rsidRPr="001B7022">
        <w:rPr>
          <w:rFonts w:ascii="Noto Sans KR Light" w:hAnsi="Noto Sans KR Light"/>
        </w:rPr>
        <w:t xml:space="preserve"> </w:t>
      </w:r>
      <w:r w:rsidRPr="001B7022">
        <w:rPr>
          <w:rFonts w:ascii="Noto Sans KR Light" w:hAnsi="Noto Sans KR Light" w:hint="eastAsia"/>
        </w:rPr>
        <w:t>없이</w:t>
      </w:r>
      <w:r w:rsidRPr="001B7022">
        <w:rPr>
          <w:rFonts w:ascii="Noto Sans KR Light" w:hAnsi="Noto Sans KR Light"/>
        </w:rPr>
        <w:t xml:space="preserve"> </w:t>
      </w:r>
      <w:r w:rsidRPr="001B7022">
        <w:rPr>
          <w:rFonts w:ascii="Noto Sans KR Light" w:hAnsi="Noto Sans KR Light" w:hint="eastAsia"/>
        </w:rPr>
        <w:t>온라인</w:t>
      </w:r>
      <w:r w:rsidRPr="001B7022">
        <w:rPr>
          <w:rFonts w:ascii="Noto Sans KR Light" w:hAnsi="Noto Sans KR Light"/>
        </w:rPr>
        <w:t xml:space="preserve"> </w:t>
      </w:r>
      <w:r w:rsidRPr="001B7022">
        <w:rPr>
          <w:rFonts w:ascii="Noto Sans KR Light" w:hAnsi="Noto Sans KR Light" w:hint="eastAsia"/>
        </w:rPr>
        <w:t>판매를</w:t>
      </w:r>
      <w:r w:rsidRPr="001B7022">
        <w:rPr>
          <w:rFonts w:ascii="Noto Sans KR Light" w:hAnsi="Noto Sans KR Light"/>
        </w:rPr>
        <w:t xml:space="preserve"> </w:t>
      </w:r>
      <w:r w:rsidRPr="001B7022">
        <w:rPr>
          <w:rFonts w:ascii="Noto Sans KR Light" w:hAnsi="Noto Sans KR Light" w:hint="eastAsia"/>
        </w:rPr>
        <w:t>할</w:t>
      </w:r>
      <w:r w:rsidRPr="001B7022">
        <w:rPr>
          <w:rFonts w:ascii="Noto Sans KR Light" w:hAnsi="Noto Sans KR Light"/>
        </w:rPr>
        <w:t xml:space="preserve"> </w:t>
      </w:r>
      <w:r w:rsidRPr="001B7022">
        <w:rPr>
          <w:rFonts w:ascii="Noto Sans KR Light" w:hAnsi="Noto Sans KR Light" w:hint="eastAsia"/>
        </w:rPr>
        <w:t>수</w:t>
      </w:r>
      <w:r w:rsidRPr="001B7022">
        <w:rPr>
          <w:rFonts w:ascii="Noto Sans KR Light" w:hAnsi="Noto Sans KR Light"/>
        </w:rPr>
        <w:t xml:space="preserve"> </w:t>
      </w:r>
      <w:r w:rsidRPr="001B7022">
        <w:rPr>
          <w:rFonts w:ascii="Noto Sans KR Light" w:hAnsi="Noto Sans KR Light" w:hint="eastAsia"/>
        </w:rPr>
        <w:t>없다</w:t>
      </w:r>
      <w:r w:rsidRPr="001B7022">
        <w:rPr>
          <w:rFonts w:ascii="Noto Sans KR Light" w:hAnsi="Noto Sans KR Light"/>
        </w:rPr>
        <w:t>.</w:t>
      </w:r>
    </w:p>
    <w:p w14:paraId="70EFCD86" w14:textId="7F270F58" w:rsidR="005953BD" w:rsidRPr="001B7022" w:rsidRDefault="00F25912" w:rsidP="00C3547B">
      <w:pPr>
        <w:pStyle w:val="a3"/>
        <w:numPr>
          <w:ilvl w:val="0"/>
          <w:numId w:val="20"/>
        </w:numPr>
        <w:spacing w:before="120" w:beforeAutospacing="0" w:after="120" w:afterAutospacing="0"/>
        <w:rPr>
          <w:rFonts w:ascii="Noto Sans KR Light" w:hAnsi="Noto Sans KR Light"/>
        </w:rPr>
      </w:pPr>
      <w:r w:rsidRPr="001B7022">
        <w:rPr>
          <w:rFonts w:ascii="Noto Sans KR Light" w:hAnsi="Noto Sans KR Light"/>
        </w:rPr>
        <w:t xml:space="preserve">The Dealer shall conduct its sales </w:t>
      </w:r>
      <w:r w:rsidR="005953BD" w:rsidRPr="001B7022">
        <w:rPr>
          <w:rFonts w:ascii="Noto Sans KR Light" w:hAnsi="Noto Sans KR Light"/>
        </w:rPr>
        <w:t>primarily through offline channels.</w:t>
      </w:r>
    </w:p>
    <w:p w14:paraId="3AAC81D2" w14:textId="00F35299" w:rsidR="005953BD" w:rsidRPr="001B7022" w:rsidRDefault="005953BD" w:rsidP="00C3547B">
      <w:pPr>
        <w:pStyle w:val="a3"/>
        <w:numPr>
          <w:ilvl w:val="0"/>
          <w:numId w:val="20"/>
        </w:numPr>
        <w:spacing w:before="120" w:beforeAutospacing="0" w:after="120" w:afterAutospacing="0"/>
        <w:rPr>
          <w:rFonts w:ascii="Noto Sans KR Light" w:hAnsi="Noto Sans KR Light"/>
        </w:rPr>
      </w:pPr>
      <w:r w:rsidRPr="001B7022">
        <w:rPr>
          <w:rFonts w:ascii="Noto Sans KR Light" w:hAnsi="Noto Sans KR Light"/>
        </w:rPr>
        <w:t>Online sales</w:t>
      </w:r>
      <w:r w:rsidR="00342C16" w:rsidRPr="001B7022">
        <w:rPr>
          <w:rFonts w:ascii="Noto Sans KR Light" w:hAnsi="Noto Sans KR Light"/>
        </w:rPr>
        <w:t>, under any forms and methods</w:t>
      </w:r>
      <w:r w:rsidR="00FC7CE9" w:rsidRPr="001B7022">
        <w:rPr>
          <w:rFonts w:ascii="Noto Sans KR Light" w:hAnsi="Noto Sans KR Light"/>
        </w:rPr>
        <w:t xml:space="preserve"> (Such as sales through the Dealer's website, e-commerce platforms, social media, etc.)</w:t>
      </w:r>
      <w:r w:rsidR="00342C16" w:rsidRPr="001B7022">
        <w:rPr>
          <w:rFonts w:ascii="Noto Sans KR Light" w:hAnsi="Noto Sans KR Light"/>
        </w:rPr>
        <w:t>,</w:t>
      </w:r>
      <w:r w:rsidRPr="001B7022">
        <w:rPr>
          <w:rFonts w:ascii="Noto Sans KR Light" w:hAnsi="Noto Sans KR Light"/>
        </w:rPr>
        <w:t xml:space="preserve"> require prior written approval from the Company.</w:t>
      </w:r>
      <w:r w:rsidR="00FC7CE9" w:rsidRPr="001B7022">
        <w:rPr>
          <w:rFonts w:ascii="Noto Sans KR Light" w:hAnsi="Noto Sans KR Light"/>
        </w:rPr>
        <w:t xml:space="preserve"> </w:t>
      </w:r>
    </w:p>
    <w:p w14:paraId="06FD1DC0" w14:textId="1884B049" w:rsidR="005953BD" w:rsidRPr="001B7022" w:rsidRDefault="005953BD" w:rsidP="00C3547B">
      <w:pPr>
        <w:pStyle w:val="a3"/>
        <w:numPr>
          <w:ilvl w:val="0"/>
          <w:numId w:val="19"/>
        </w:numPr>
        <w:spacing w:before="120" w:beforeAutospacing="0" w:after="120" w:afterAutospacing="0"/>
        <w:rPr>
          <w:rFonts w:ascii="Noto Sans KR Light" w:hAnsi="Noto Sans KR Light"/>
        </w:rPr>
      </w:pPr>
      <w:r w:rsidRPr="001B7022">
        <w:rPr>
          <w:rFonts w:ascii="Noto Sans KR Light" w:hAnsi="Noto Sans KR Light"/>
        </w:rPr>
        <w:t xml:space="preserve">Hoạt động bán hàng của Đại lý chủ yếu được thực hiện qua </w:t>
      </w:r>
      <w:r w:rsidR="00ED7F79" w:rsidRPr="001B7022">
        <w:rPr>
          <w:rFonts w:ascii="Noto Sans KR Light" w:hAnsi="Noto Sans KR Light"/>
        </w:rPr>
        <w:t xml:space="preserve">các </w:t>
      </w:r>
      <w:r w:rsidRPr="001B7022">
        <w:rPr>
          <w:rFonts w:ascii="Noto Sans KR Light" w:hAnsi="Noto Sans KR Light"/>
        </w:rPr>
        <w:t>kênh</w:t>
      </w:r>
      <w:r w:rsidR="00ED7F79" w:rsidRPr="001B7022">
        <w:rPr>
          <w:rFonts w:ascii="Noto Sans KR Light" w:hAnsi="Noto Sans KR Light"/>
        </w:rPr>
        <w:t xml:space="preserve"> truyền thống</w:t>
      </w:r>
      <w:r w:rsidRPr="001B7022">
        <w:rPr>
          <w:rFonts w:ascii="Noto Sans KR Light" w:hAnsi="Noto Sans KR Light"/>
        </w:rPr>
        <w:t>.</w:t>
      </w:r>
    </w:p>
    <w:p w14:paraId="376AF4AA" w14:textId="7E6C4906" w:rsidR="005953BD" w:rsidRPr="001B7022" w:rsidRDefault="005953BD" w:rsidP="00C3547B">
      <w:pPr>
        <w:pStyle w:val="a3"/>
        <w:numPr>
          <w:ilvl w:val="0"/>
          <w:numId w:val="19"/>
        </w:numPr>
        <w:spacing w:before="120" w:beforeAutospacing="0" w:after="120" w:afterAutospacing="0"/>
        <w:rPr>
          <w:rFonts w:ascii="Noto Sans KR Light" w:hAnsi="Noto Sans KR Light"/>
        </w:rPr>
      </w:pPr>
      <w:r w:rsidRPr="001B7022">
        <w:rPr>
          <w:rFonts w:ascii="Noto Sans KR Light" w:hAnsi="Noto Sans KR Light"/>
        </w:rPr>
        <w:t xml:space="preserve">Việc bán hàng </w:t>
      </w:r>
      <w:r w:rsidR="00ED7F79" w:rsidRPr="001B7022">
        <w:rPr>
          <w:rFonts w:ascii="Noto Sans KR Light" w:hAnsi="Noto Sans KR Light"/>
        </w:rPr>
        <w:t>trực tuyến</w:t>
      </w:r>
      <w:r w:rsidR="00FC7CE9" w:rsidRPr="001B7022">
        <w:rPr>
          <w:rFonts w:ascii="Noto Sans KR Light" w:hAnsi="Noto Sans KR Light"/>
        </w:rPr>
        <w:t xml:space="preserve">, </w:t>
      </w:r>
      <w:r w:rsidR="00342C16" w:rsidRPr="001B7022">
        <w:rPr>
          <w:rFonts w:ascii="Noto Sans KR Light" w:hAnsi="Noto Sans KR Light"/>
        </w:rPr>
        <w:t>d</w:t>
      </w:r>
      <w:r w:rsidR="00342C16" w:rsidRPr="001B7022">
        <w:rPr>
          <w:rFonts w:ascii="Noto Sans KR Light" w:hAnsi="Noto Sans KR Light"/>
          <w:lang w:val="vi-VN"/>
        </w:rPr>
        <w:t>ư</w:t>
      </w:r>
      <w:r w:rsidR="00342C16" w:rsidRPr="001B7022">
        <w:rPr>
          <w:rFonts w:ascii="Noto Sans KR Light" w:hAnsi="Noto Sans KR Light"/>
        </w:rPr>
        <w:t>ới mọi hình thức và phương thức</w:t>
      </w:r>
      <w:r w:rsidR="00FC7CE9" w:rsidRPr="001B7022">
        <w:rPr>
          <w:rFonts w:ascii="Noto Sans KR Light" w:hAnsi="Noto Sans KR Light"/>
        </w:rPr>
        <w:t xml:space="preserve"> (ví dụ như bán hàng trên website của Đại lý, các sàn thương mại điện tử, mạng xã hội …)</w:t>
      </w:r>
      <w:r w:rsidR="00342C16" w:rsidRPr="001B7022">
        <w:rPr>
          <w:rFonts w:ascii="Noto Sans KR Light" w:hAnsi="Noto Sans KR Light"/>
        </w:rPr>
        <w:t xml:space="preserve">, </w:t>
      </w:r>
      <w:r w:rsidRPr="001B7022">
        <w:rPr>
          <w:rFonts w:ascii="Noto Sans KR Light" w:hAnsi="Noto Sans KR Light"/>
        </w:rPr>
        <w:t>phải có sự chấp thuận trước bằng văn bản của Công ty.</w:t>
      </w:r>
    </w:p>
    <w:p w14:paraId="1D38F427" w14:textId="77777777" w:rsidR="005953BD" w:rsidRPr="001B7022"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5101296C">
          <v:rect id="_x0000_i1031" style="width:0;height:1.5pt" o:hralign="center" o:hrstd="t" o:hr="t" fillcolor="#a0a0a0" stroked="f"/>
        </w:pict>
      </w:r>
    </w:p>
    <w:p w14:paraId="2CFB4034" w14:textId="77777777" w:rsidR="005953BD" w:rsidRPr="001B7022" w:rsidRDefault="005953BD" w:rsidP="001F12E6">
      <w:pPr>
        <w:pStyle w:val="2"/>
        <w:spacing w:before="120" w:beforeAutospacing="0" w:after="0" w:afterAutospacing="0"/>
        <w:rPr>
          <w:rFonts w:ascii="Noto Sans KR Light" w:hAnsi="Noto Sans KR Light"/>
          <w:sz w:val="24"/>
        </w:rPr>
      </w:pPr>
      <w:r w:rsidRPr="001B7022">
        <w:rPr>
          <w:rFonts w:ascii="Noto Sans KR Light" w:hAnsi="Noto Sans KR Light" w:hint="eastAsia"/>
          <w:sz w:val="24"/>
        </w:rPr>
        <w:t>제</w:t>
      </w:r>
      <w:r w:rsidRPr="001B7022">
        <w:rPr>
          <w:rFonts w:ascii="Noto Sans KR Light" w:hAnsi="Noto Sans KR Light"/>
          <w:sz w:val="24"/>
        </w:rPr>
        <w:t>6</w:t>
      </w:r>
      <w:r w:rsidRPr="001B7022">
        <w:rPr>
          <w:rFonts w:ascii="Noto Sans KR Light" w:hAnsi="Noto Sans KR Light" w:hint="eastAsia"/>
          <w:sz w:val="24"/>
        </w:rPr>
        <w:t>조</w:t>
      </w:r>
      <w:r w:rsidRPr="001B7022">
        <w:rPr>
          <w:rFonts w:ascii="Noto Sans KR Light" w:hAnsi="Noto Sans KR Light"/>
          <w:sz w:val="24"/>
        </w:rPr>
        <w:t xml:space="preserve"> (</w:t>
      </w:r>
      <w:r w:rsidRPr="001B7022">
        <w:rPr>
          <w:rFonts w:ascii="Noto Sans KR Light" w:hAnsi="Noto Sans KR Light" w:hint="eastAsia"/>
          <w:sz w:val="24"/>
        </w:rPr>
        <w:t>사전</w:t>
      </w:r>
      <w:r w:rsidRPr="001B7022">
        <w:rPr>
          <w:rFonts w:ascii="Noto Sans KR Light" w:hAnsi="Noto Sans KR Light"/>
          <w:sz w:val="24"/>
        </w:rPr>
        <w:t xml:space="preserve"> </w:t>
      </w:r>
      <w:r w:rsidRPr="001B7022">
        <w:rPr>
          <w:rFonts w:ascii="Noto Sans KR Light" w:hAnsi="Noto Sans KR Light" w:hint="eastAsia"/>
          <w:sz w:val="24"/>
        </w:rPr>
        <w:t>승인</w:t>
      </w:r>
      <w:r w:rsidRPr="001B7022">
        <w:rPr>
          <w:rFonts w:ascii="Noto Sans KR Light" w:hAnsi="Noto Sans KR Light"/>
          <w:sz w:val="24"/>
        </w:rPr>
        <w:t xml:space="preserve"> </w:t>
      </w:r>
      <w:r w:rsidRPr="001B7022">
        <w:rPr>
          <w:rFonts w:ascii="Noto Sans KR Light" w:hAnsi="Noto Sans KR Light" w:hint="eastAsia"/>
          <w:sz w:val="24"/>
        </w:rPr>
        <w:t>대상</w:t>
      </w:r>
      <w:r w:rsidRPr="001B7022">
        <w:rPr>
          <w:rFonts w:ascii="Noto Sans KR Light" w:hAnsi="Noto Sans KR Light"/>
          <w:sz w:val="24"/>
        </w:rPr>
        <w:t xml:space="preserve"> </w:t>
      </w:r>
      <w:r w:rsidRPr="001B7022">
        <w:rPr>
          <w:rFonts w:ascii="Noto Sans KR Light" w:hAnsi="Noto Sans KR Light" w:hint="eastAsia"/>
          <w:sz w:val="24"/>
        </w:rPr>
        <w:t>영업</w:t>
      </w:r>
      <w:r w:rsidRPr="001B7022">
        <w:rPr>
          <w:rFonts w:ascii="Noto Sans KR Light" w:hAnsi="Noto Sans KR Light"/>
          <w:sz w:val="24"/>
        </w:rPr>
        <w:t>)</w:t>
      </w:r>
    </w:p>
    <w:p w14:paraId="3DDAE208" w14:textId="77777777" w:rsidR="005953BD" w:rsidRPr="001B7022" w:rsidRDefault="005953BD" w:rsidP="00525EDE">
      <w:pPr>
        <w:pStyle w:val="a3"/>
        <w:spacing w:before="0" w:beforeAutospacing="0" w:after="120" w:afterAutospacing="0"/>
        <w:rPr>
          <w:rFonts w:ascii="Noto Sans KR Light" w:hAnsi="Noto Sans KR Light"/>
        </w:rPr>
      </w:pPr>
      <w:r w:rsidRPr="001B7022">
        <w:rPr>
          <w:rStyle w:val="a4"/>
          <w:rFonts w:ascii="Noto Sans KR Light" w:hAnsi="Noto Sans KR Light"/>
        </w:rPr>
        <w:t>Article 6 (Pre-Approval Projects)</w:t>
      </w:r>
      <w:r w:rsidRPr="001B7022">
        <w:rPr>
          <w:rFonts w:ascii="Noto Sans KR Light" w:hAnsi="Noto Sans KR Light"/>
        </w:rPr>
        <w:br/>
      </w:r>
      <w:r w:rsidRPr="001B7022">
        <w:rPr>
          <w:rStyle w:val="a4"/>
          <w:rFonts w:ascii="Noto Sans KR Light" w:hAnsi="Noto Sans KR Light"/>
        </w:rPr>
        <w:t>Điều 6 (Dự án cần phê duyệt trước)</w:t>
      </w:r>
    </w:p>
    <w:p w14:paraId="4051FF15" w14:textId="36592A12" w:rsidR="005953BD" w:rsidRPr="001B7022" w:rsidRDefault="005953BD" w:rsidP="00845396">
      <w:pPr>
        <w:pStyle w:val="a3"/>
        <w:spacing w:before="120" w:beforeAutospacing="0" w:after="120" w:afterAutospacing="0"/>
        <w:rPr>
          <w:rFonts w:ascii="Noto Sans KR Light" w:hAnsi="Noto Sans KR Light"/>
        </w:rPr>
      </w:pPr>
      <w:r w:rsidRPr="001B7022">
        <w:rPr>
          <w:rFonts w:ascii="Noto Sans KR Light" w:hAnsi="Noto Sans KR Light" w:hint="eastAsia"/>
        </w:rPr>
        <w:t>딜러는</w:t>
      </w:r>
      <w:r w:rsidRPr="001B7022">
        <w:rPr>
          <w:rFonts w:ascii="Noto Sans KR Light" w:hAnsi="Noto Sans KR Light"/>
        </w:rPr>
        <w:t xml:space="preserve"> </w:t>
      </w:r>
      <w:r w:rsidRPr="001B7022">
        <w:rPr>
          <w:rFonts w:ascii="Noto Sans KR Light" w:hAnsi="Noto Sans KR Light" w:hint="eastAsia"/>
        </w:rPr>
        <w:t>다음</w:t>
      </w:r>
      <w:r w:rsidRPr="001B7022">
        <w:rPr>
          <w:rFonts w:ascii="Noto Sans KR Light" w:hAnsi="Noto Sans KR Light"/>
        </w:rPr>
        <w:t xml:space="preserve"> </w:t>
      </w:r>
      <w:r w:rsidRPr="001B7022">
        <w:rPr>
          <w:rFonts w:ascii="Noto Sans KR Light" w:hAnsi="Noto Sans KR Light" w:hint="eastAsia"/>
        </w:rPr>
        <w:t>영업에</w:t>
      </w:r>
      <w:r w:rsidRPr="001B7022">
        <w:rPr>
          <w:rFonts w:ascii="Noto Sans KR Light" w:hAnsi="Noto Sans KR Light"/>
        </w:rPr>
        <w:t xml:space="preserve"> </w:t>
      </w:r>
      <w:r w:rsidRPr="001B7022">
        <w:rPr>
          <w:rFonts w:ascii="Noto Sans KR Light" w:hAnsi="Noto Sans KR Light" w:hint="eastAsia"/>
        </w:rPr>
        <w:t>대해</w:t>
      </w:r>
      <w:r w:rsidRPr="001B7022">
        <w:rPr>
          <w:rFonts w:ascii="Noto Sans KR Light" w:hAnsi="Noto Sans KR Light"/>
        </w:rPr>
        <w:t xml:space="preserve"> </w:t>
      </w:r>
      <w:r w:rsidRPr="001B7022">
        <w:rPr>
          <w:rFonts w:ascii="Noto Sans KR Light" w:hAnsi="Noto Sans KR Light" w:hint="eastAsia"/>
        </w:rPr>
        <w:t>회사의</w:t>
      </w:r>
      <w:r w:rsidRPr="001B7022">
        <w:rPr>
          <w:rFonts w:ascii="Noto Sans KR Light" w:hAnsi="Noto Sans KR Light"/>
        </w:rPr>
        <w:t xml:space="preserve"> </w:t>
      </w:r>
      <w:r w:rsidRPr="001B7022">
        <w:rPr>
          <w:rFonts w:ascii="Noto Sans KR Light" w:hAnsi="Noto Sans KR Light" w:hint="eastAsia"/>
        </w:rPr>
        <w:t>사전</w:t>
      </w:r>
      <w:r w:rsidRPr="001B7022">
        <w:rPr>
          <w:rFonts w:ascii="Noto Sans KR Light" w:hAnsi="Noto Sans KR Light"/>
        </w:rPr>
        <w:t xml:space="preserve"> </w:t>
      </w:r>
      <w:r w:rsidR="00490D4C" w:rsidRPr="001B7022">
        <w:rPr>
          <w:rFonts w:ascii="Noto Sans KR Light" w:hAnsi="Noto Sans KR Light" w:hint="eastAsia"/>
        </w:rPr>
        <w:t>서면</w:t>
      </w:r>
      <w:r w:rsidR="00490D4C" w:rsidRPr="001B7022">
        <w:rPr>
          <w:rFonts w:ascii="Noto Sans KR Light" w:hAnsi="Noto Sans KR Light"/>
        </w:rPr>
        <w:t xml:space="preserve"> </w:t>
      </w:r>
      <w:r w:rsidRPr="001B7022">
        <w:rPr>
          <w:rFonts w:ascii="Noto Sans KR Light" w:hAnsi="Noto Sans KR Light" w:hint="eastAsia"/>
        </w:rPr>
        <w:t>승인을</w:t>
      </w:r>
      <w:r w:rsidRPr="001B7022">
        <w:rPr>
          <w:rFonts w:ascii="Noto Sans KR Light" w:hAnsi="Noto Sans KR Light"/>
        </w:rPr>
        <w:t xml:space="preserve"> </w:t>
      </w:r>
      <w:r w:rsidRPr="001B7022">
        <w:rPr>
          <w:rFonts w:ascii="Noto Sans KR Light" w:hAnsi="Noto Sans KR Light" w:hint="eastAsia"/>
        </w:rPr>
        <w:t>받아야</w:t>
      </w:r>
      <w:r w:rsidRPr="001B7022">
        <w:rPr>
          <w:rFonts w:ascii="Noto Sans KR Light" w:hAnsi="Noto Sans KR Light"/>
        </w:rPr>
        <w:t xml:space="preserve"> </w:t>
      </w:r>
      <w:r w:rsidRPr="001B7022">
        <w:rPr>
          <w:rFonts w:ascii="Noto Sans KR Light" w:hAnsi="Noto Sans KR Light" w:hint="eastAsia"/>
        </w:rPr>
        <w:t>한다</w:t>
      </w:r>
      <w:r w:rsidR="00342C16" w:rsidRPr="001B7022">
        <w:rPr>
          <w:rFonts w:ascii="Noto Sans KR Light" w:hAnsi="Noto Sans KR Light"/>
        </w:rPr>
        <w:t xml:space="preserve">: </w:t>
      </w:r>
      <w:r w:rsidRPr="001B7022">
        <w:rPr>
          <w:rFonts w:ascii="Noto Sans KR Light" w:hAnsi="Noto Sans KR Light" w:hint="eastAsia"/>
        </w:rPr>
        <w:t>대형</w:t>
      </w:r>
      <w:r w:rsidRPr="001B7022">
        <w:rPr>
          <w:rFonts w:ascii="Noto Sans KR Light" w:hAnsi="Noto Sans KR Light"/>
        </w:rPr>
        <w:t xml:space="preserve"> </w:t>
      </w:r>
      <w:r w:rsidRPr="001B7022">
        <w:rPr>
          <w:rFonts w:ascii="Noto Sans KR Light" w:hAnsi="Noto Sans KR Light" w:hint="eastAsia"/>
        </w:rPr>
        <w:t>프로젝트</w:t>
      </w:r>
      <w:r w:rsidR="00342C16" w:rsidRPr="001B7022">
        <w:rPr>
          <w:rFonts w:ascii="Noto Sans KR Light" w:hAnsi="Noto Sans KR Light"/>
        </w:rPr>
        <w:t xml:space="preserve">, </w:t>
      </w:r>
      <w:r w:rsidRPr="001B7022">
        <w:rPr>
          <w:rFonts w:ascii="Noto Sans KR Light" w:hAnsi="Noto Sans KR Light" w:hint="eastAsia"/>
        </w:rPr>
        <w:t>공공</w:t>
      </w:r>
      <w:r w:rsidRPr="001B7022">
        <w:rPr>
          <w:rFonts w:ascii="Noto Sans KR Light" w:hAnsi="Noto Sans KR Light"/>
        </w:rPr>
        <w:t xml:space="preserve"> </w:t>
      </w:r>
      <w:r w:rsidRPr="001B7022">
        <w:rPr>
          <w:rFonts w:ascii="Noto Sans KR Light" w:hAnsi="Noto Sans KR Light" w:hint="eastAsia"/>
        </w:rPr>
        <w:t>입찰</w:t>
      </w:r>
      <w:r w:rsidR="00342C16" w:rsidRPr="001B7022">
        <w:rPr>
          <w:rFonts w:ascii="Noto Sans KR Light" w:hAnsi="Noto Sans KR Light"/>
        </w:rPr>
        <w:t xml:space="preserve">, </w:t>
      </w:r>
      <w:r w:rsidR="00490D4C" w:rsidRPr="001B7022">
        <w:rPr>
          <w:rFonts w:ascii="Noto Sans KR Light" w:hAnsi="Noto Sans KR Light" w:hint="eastAsia"/>
        </w:rPr>
        <w:t>또는</w:t>
      </w:r>
      <w:r w:rsidR="00490D4C" w:rsidRPr="001B7022">
        <w:rPr>
          <w:rFonts w:ascii="Noto Sans KR Light" w:hAnsi="Noto Sans KR Light"/>
        </w:rPr>
        <w:t xml:space="preserve"> </w:t>
      </w:r>
      <w:r w:rsidRPr="001B7022">
        <w:rPr>
          <w:rFonts w:ascii="Noto Sans KR Light" w:hAnsi="Noto Sans KR Light" w:hint="eastAsia"/>
        </w:rPr>
        <w:t>딜러</w:t>
      </w:r>
      <w:r w:rsidRPr="001B7022">
        <w:rPr>
          <w:rFonts w:ascii="Noto Sans KR Light" w:hAnsi="Noto Sans KR Light"/>
        </w:rPr>
        <w:t xml:space="preserve"> </w:t>
      </w:r>
      <w:r w:rsidRPr="001B7022">
        <w:rPr>
          <w:rFonts w:ascii="Noto Sans KR Light" w:hAnsi="Noto Sans KR Light" w:hint="eastAsia"/>
        </w:rPr>
        <w:t>간</w:t>
      </w:r>
      <w:r w:rsidRPr="001B7022">
        <w:rPr>
          <w:rFonts w:ascii="Noto Sans KR Light" w:hAnsi="Noto Sans KR Light"/>
        </w:rPr>
        <w:t xml:space="preserve"> </w:t>
      </w:r>
      <w:r w:rsidRPr="001B7022">
        <w:rPr>
          <w:rFonts w:ascii="Noto Sans KR Light" w:hAnsi="Noto Sans KR Light" w:hint="eastAsia"/>
        </w:rPr>
        <w:t>충돌</w:t>
      </w:r>
      <w:r w:rsidRPr="001B7022">
        <w:rPr>
          <w:rFonts w:ascii="Noto Sans KR Light" w:hAnsi="Noto Sans KR Light"/>
        </w:rPr>
        <w:t xml:space="preserve"> </w:t>
      </w:r>
      <w:r w:rsidRPr="001B7022">
        <w:rPr>
          <w:rFonts w:ascii="Noto Sans KR Light" w:hAnsi="Noto Sans KR Light" w:hint="eastAsia"/>
        </w:rPr>
        <w:t>가능</w:t>
      </w:r>
      <w:r w:rsidRPr="001B7022">
        <w:rPr>
          <w:rFonts w:ascii="Noto Sans KR Light" w:hAnsi="Noto Sans KR Light"/>
        </w:rPr>
        <w:t xml:space="preserve"> </w:t>
      </w:r>
      <w:r w:rsidRPr="001B7022">
        <w:rPr>
          <w:rFonts w:ascii="Noto Sans KR Light" w:hAnsi="Noto Sans KR Light" w:hint="eastAsia"/>
        </w:rPr>
        <w:t>프로젝트</w:t>
      </w:r>
      <w:r w:rsidR="00342C16" w:rsidRPr="001B7022">
        <w:rPr>
          <w:rFonts w:ascii="Noto Sans KR Light" w:hAnsi="Noto Sans KR Light"/>
        </w:rPr>
        <w:t>.</w:t>
      </w:r>
    </w:p>
    <w:p w14:paraId="24B3A17F" w14:textId="15AFCAEF" w:rsidR="005953BD" w:rsidRPr="001B7022" w:rsidRDefault="00AC6D14" w:rsidP="00845396">
      <w:pPr>
        <w:pStyle w:val="a3"/>
        <w:spacing w:before="120" w:beforeAutospacing="0" w:after="120" w:afterAutospacing="0"/>
        <w:rPr>
          <w:rFonts w:ascii="Noto Sans KR Light" w:hAnsi="Noto Sans KR Light"/>
        </w:rPr>
      </w:pPr>
      <w:r w:rsidRPr="001B7022">
        <w:rPr>
          <w:rFonts w:ascii="Noto Sans KR Light" w:hAnsi="Noto Sans KR Light"/>
          <w:color w:val="000000" w:themeColor="text1"/>
        </w:rPr>
        <w:t>Notwithstanding any other provision in this Agreement, the Dealer shall obtain prior written approval from the Company for following projects</w:t>
      </w:r>
      <w:r w:rsidR="005953BD" w:rsidRPr="001B7022">
        <w:rPr>
          <w:rFonts w:ascii="Noto Sans KR Light" w:hAnsi="Noto Sans KR Light"/>
        </w:rPr>
        <w:t>: large-scale projects, public tenders, and potential conflict projects.</w:t>
      </w:r>
    </w:p>
    <w:p w14:paraId="1A4748F3" w14:textId="1DB53424" w:rsidR="005953BD" w:rsidRPr="001B7022" w:rsidRDefault="00AC6D14" w:rsidP="00845396">
      <w:pPr>
        <w:pStyle w:val="a3"/>
        <w:spacing w:before="120" w:beforeAutospacing="0" w:after="120" w:afterAutospacing="0"/>
        <w:rPr>
          <w:rFonts w:ascii="Noto Sans KR Light" w:hAnsi="Noto Sans KR Light"/>
        </w:rPr>
      </w:pPr>
      <w:r w:rsidRPr="001B7022">
        <w:rPr>
          <w:rFonts w:ascii="Noto Sans KR Light" w:hAnsi="Noto Sans KR Light"/>
        </w:rPr>
        <w:lastRenderedPageBreak/>
        <w:t xml:space="preserve">Bất kể các điều khoản khác trong Hợp đồng này, </w:t>
      </w:r>
      <w:r w:rsidRPr="001B7022">
        <w:rPr>
          <w:rFonts w:ascii="Noto Sans KR Light" w:hAnsi="Noto Sans KR Light" w:hint="eastAsia"/>
        </w:rPr>
        <w:t>Đ</w:t>
      </w:r>
      <w:r w:rsidRPr="001B7022">
        <w:rPr>
          <w:rFonts w:ascii="Noto Sans KR Light" w:hAnsi="Noto Sans KR Light"/>
        </w:rPr>
        <w:t>ại lý phải được Công ty chấp thuận bằng v</w:t>
      </w:r>
      <w:r w:rsidRPr="001B7022">
        <w:rPr>
          <w:rFonts w:ascii="Noto Sans KR Light" w:hAnsi="Noto Sans KR Light" w:hint="eastAsia"/>
        </w:rPr>
        <w:t>ă</w:t>
      </w:r>
      <w:r w:rsidRPr="001B7022">
        <w:rPr>
          <w:rFonts w:ascii="Noto Sans KR Light" w:hAnsi="Noto Sans KR Light"/>
        </w:rPr>
        <w:t xml:space="preserve">n bản trước đối với các dự án sau: </w:t>
      </w:r>
      <w:r w:rsidR="005953BD" w:rsidRPr="001B7022">
        <w:rPr>
          <w:rFonts w:ascii="Noto Sans KR Light" w:hAnsi="Noto Sans KR Light"/>
        </w:rPr>
        <w:t xml:space="preserve">Các dự án lớn, </w:t>
      </w:r>
      <w:r w:rsidRPr="001B7022">
        <w:rPr>
          <w:rFonts w:ascii="Noto Sans KR Light" w:hAnsi="Noto Sans KR Light"/>
        </w:rPr>
        <w:t xml:space="preserve">dự án </w:t>
      </w:r>
      <w:r w:rsidR="005953BD" w:rsidRPr="001B7022">
        <w:rPr>
          <w:rFonts w:ascii="Noto Sans KR Light" w:hAnsi="Noto Sans KR Light"/>
        </w:rPr>
        <w:t xml:space="preserve">đấu thầu công, và dự án có khả năng xung đột </w:t>
      </w:r>
      <w:r w:rsidRPr="001B7022">
        <w:rPr>
          <w:rFonts w:ascii="Noto Sans KR Light" w:hAnsi="Noto Sans KR Light"/>
        </w:rPr>
        <w:t>lợi ích</w:t>
      </w:r>
      <w:r w:rsidR="005953BD" w:rsidRPr="001B7022">
        <w:rPr>
          <w:rFonts w:ascii="Noto Sans KR Light" w:hAnsi="Noto Sans KR Light"/>
        </w:rPr>
        <w:t>.</w:t>
      </w:r>
    </w:p>
    <w:p w14:paraId="3BC65484" w14:textId="77777777" w:rsidR="005953BD" w:rsidRPr="001B7022"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349EF33F">
          <v:rect id="_x0000_i1032" style="width:0;height:1.5pt" o:hralign="center" o:hrstd="t" o:hr="t" fillcolor="#a0a0a0" stroked="f"/>
        </w:pict>
      </w:r>
    </w:p>
    <w:p w14:paraId="42A5154F" w14:textId="77777777" w:rsidR="005953BD" w:rsidRPr="00525EDE" w:rsidRDefault="005953BD" w:rsidP="001F12E6">
      <w:pPr>
        <w:pStyle w:val="2"/>
        <w:spacing w:before="120" w:beforeAutospacing="0" w:after="0" w:afterAutospacing="0"/>
        <w:rPr>
          <w:rFonts w:ascii="Noto Sans KR Light" w:hAnsi="Noto Sans KR Light"/>
          <w:sz w:val="24"/>
        </w:rPr>
      </w:pPr>
      <w:r w:rsidRPr="00525EDE">
        <w:rPr>
          <w:rFonts w:ascii="Noto Sans KR Light" w:hAnsi="Noto Sans KR Light" w:hint="eastAsia"/>
          <w:sz w:val="24"/>
        </w:rPr>
        <w:t>제</w:t>
      </w:r>
      <w:r w:rsidRPr="00525EDE">
        <w:rPr>
          <w:rFonts w:ascii="Noto Sans KR Light" w:hAnsi="Noto Sans KR Light"/>
          <w:sz w:val="24"/>
        </w:rPr>
        <w:t>7</w:t>
      </w:r>
      <w:r w:rsidRPr="00525EDE">
        <w:rPr>
          <w:rFonts w:ascii="Noto Sans KR Light" w:hAnsi="Noto Sans KR Light" w:hint="eastAsia"/>
          <w:sz w:val="24"/>
        </w:rPr>
        <w:t>조</w:t>
      </w:r>
      <w:r w:rsidRPr="00525EDE">
        <w:rPr>
          <w:rFonts w:ascii="Noto Sans KR Light" w:hAnsi="Noto Sans KR Light"/>
          <w:sz w:val="24"/>
        </w:rPr>
        <w:t xml:space="preserve"> (</w:t>
      </w:r>
      <w:r w:rsidRPr="00525EDE">
        <w:rPr>
          <w:rFonts w:ascii="Noto Sans KR Light" w:hAnsi="Noto Sans KR Light" w:hint="eastAsia"/>
          <w:sz w:val="24"/>
        </w:rPr>
        <w:t>지원</w:t>
      </w:r>
      <w:r w:rsidRPr="00525EDE">
        <w:rPr>
          <w:rFonts w:ascii="Noto Sans KR Light" w:hAnsi="Noto Sans KR Light"/>
          <w:sz w:val="24"/>
        </w:rPr>
        <w:t xml:space="preserve"> </w:t>
      </w:r>
      <w:r w:rsidRPr="00525EDE">
        <w:rPr>
          <w:rFonts w:ascii="Noto Sans KR Light" w:hAnsi="Noto Sans KR Light" w:hint="eastAsia"/>
          <w:sz w:val="24"/>
        </w:rPr>
        <w:t>정책</w:t>
      </w:r>
      <w:r w:rsidRPr="00525EDE">
        <w:rPr>
          <w:rFonts w:ascii="Noto Sans KR Light" w:hAnsi="Noto Sans KR Light"/>
          <w:sz w:val="24"/>
        </w:rPr>
        <w:t>)</w:t>
      </w:r>
    </w:p>
    <w:p w14:paraId="522F4ADE" w14:textId="77777777" w:rsidR="005953BD" w:rsidRPr="00525EDE" w:rsidRDefault="005953BD" w:rsidP="00525EDE">
      <w:pPr>
        <w:pStyle w:val="a3"/>
        <w:spacing w:before="0" w:beforeAutospacing="0" w:after="120" w:afterAutospacing="0"/>
        <w:rPr>
          <w:rFonts w:ascii="Noto Sans KR Light" w:hAnsi="Noto Sans KR Light"/>
        </w:rPr>
      </w:pPr>
      <w:r w:rsidRPr="00525EDE">
        <w:rPr>
          <w:rStyle w:val="a4"/>
          <w:rFonts w:ascii="Noto Sans KR Light" w:hAnsi="Noto Sans KR Light"/>
        </w:rPr>
        <w:t>Article 7 (Support Policy)</w:t>
      </w:r>
      <w:r w:rsidRPr="00525EDE">
        <w:rPr>
          <w:rFonts w:ascii="Noto Sans KR Light" w:hAnsi="Noto Sans KR Light"/>
        </w:rPr>
        <w:br/>
      </w:r>
      <w:r w:rsidRPr="00525EDE">
        <w:rPr>
          <w:rStyle w:val="a4"/>
          <w:rFonts w:ascii="Noto Sans KR Light" w:hAnsi="Noto Sans KR Light"/>
        </w:rPr>
        <w:t>Điều 7 (Chính sách hỗ trợ)</w:t>
      </w:r>
    </w:p>
    <w:p w14:paraId="5CD51A2B" w14:textId="086FD3EF" w:rsidR="0058556C" w:rsidRPr="00525EDE" w:rsidRDefault="005953BD" w:rsidP="00C3547B">
      <w:pPr>
        <w:pStyle w:val="a3"/>
        <w:numPr>
          <w:ilvl w:val="0"/>
          <w:numId w:val="2"/>
        </w:numPr>
        <w:tabs>
          <w:tab w:val="clear" w:pos="720"/>
        </w:tabs>
        <w:spacing w:before="120" w:beforeAutospacing="0" w:after="120" w:afterAutospacing="0"/>
        <w:ind w:left="426" w:hanging="426"/>
        <w:rPr>
          <w:rFonts w:ascii="Noto Sans KR Light" w:hAnsi="Noto Sans KR Light"/>
        </w:rPr>
      </w:pPr>
      <w:r w:rsidRPr="00525EDE">
        <w:rPr>
          <w:rFonts w:ascii="Noto Sans KR Light" w:hAnsi="Noto Sans KR Light" w:hint="eastAsia"/>
        </w:rPr>
        <w:t>회사는</w:t>
      </w:r>
      <w:r w:rsidRPr="00525EDE">
        <w:rPr>
          <w:rFonts w:ascii="Noto Sans KR Light" w:hAnsi="Noto Sans KR Light"/>
        </w:rPr>
        <w:t xml:space="preserve"> </w:t>
      </w:r>
      <w:r w:rsidRPr="00525EDE">
        <w:rPr>
          <w:rFonts w:ascii="Noto Sans KR Light" w:hAnsi="Noto Sans KR Light" w:hint="eastAsia"/>
        </w:rPr>
        <w:t>금전적</w:t>
      </w:r>
      <w:r w:rsidRPr="00525EDE">
        <w:rPr>
          <w:rFonts w:ascii="Noto Sans KR Light" w:hAnsi="Noto Sans KR Light"/>
        </w:rPr>
        <w:t xml:space="preserve"> </w:t>
      </w:r>
      <w:r w:rsidRPr="00525EDE">
        <w:rPr>
          <w:rFonts w:ascii="Noto Sans KR Light" w:hAnsi="Noto Sans KR Light" w:hint="eastAsia"/>
        </w:rPr>
        <w:t>지원을</w:t>
      </w:r>
      <w:r w:rsidRPr="00525EDE">
        <w:rPr>
          <w:rFonts w:ascii="Noto Sans KR Light" w:hAnsi="Noto Sans KR Light"/>
        </w:rPr>
        <w:t xml:space="preserve"> </w:t>
      </w:r>
      <w:r w:rsidRPr="00525EDE">
        <w:rPr>
          <w:rFonts w:ascii="Noto Sans KR Light" w:hAnsi="Noto Sans KR Light" w:hint="eastAsia"/>
        </w:rPr>
        <w:t>제공하지</w:t>
      </w:r>
      <w:r w:rsidRPr="00525EDE">
        <w:rPr>
          <w:rFonts w:ascii="Noto Sans KR Light" w:hAnsi="Noto Sans KR Light"/>
        </w:rPr>
        <w:t xml:space="preserve"> </w:t>
      </w:r>
      <w:r w:rsidRPr="00525EDE">
        <w:rPr>
          <w:rFonts w:ascii="Noto Sans KR Light" w:hAnsi="Noto Sans KR Light" w:hint="eastAsia"/>
        </w:rPr>
        <w:t>않음을</w:t>
      </w:r>
      <w:r w:rsidRPr="00525EDE">
        <w:rPr>
          <w:rFonts w:ascii="Noto Sans KR Light" w:hAnsi="Noto Sans KR Light"/>
        </w:rPr>
        <w:t xml:space="preserve"> </w:t>
      </w:r>
      <w:r w:rsidRPr="00525EDE">
        <w:rPr>
          <w:rFonts w:ascii="Noto Sans KR Light" w:hAnsi="Noto Sans KR Light" w:hint="eastAsia"/>
        </w:rPr>
        <w:t>원칙으로</w:t>
      </w:r>
      <w:r w:rsidRPr="00525EDE">
        <w:rPr>
          <w:rFonts w:ascii="Noto Sans KR Light" w:hAnsi="Noto Sans KR Light"/>
        </w:rPr>
        <w:t xml:space="preserve"> </w:t>
      </w:r>
      <w:r w:rsidRPr="00525EDE">
        <w:rPr>
          <w:rFonts w:ascii="Noto Sans KR Light" w:hAnsi="Noto Sans KR Light" w:hint="eastAsia"/>
        </w:rPr>
        <w:t>한다</w:t>
      </w:r>
      <w:r w:rsidRPr="00525EDE">
        <w:rPr>
          <w:rFonts w:ascii="Noto Sans KR Light" w:hAnsi="Noto Sans KR Light"/>
        </w:rPr>
        <w:t>.</w:t>
      </w:r>
    </w:p>
    <w:p w14:paraId="20C98778" w14:textId="77777777" w:rsidR="003B4056" w:rsidRPr="00525EDE" w:rsidRDefault="005953BD" w:rsidP="00C3547B">
      <w:pPr>
        <w:pStyle w:val="a3"/>
        <w:numPr>
          <w:ilvl w:val="0"/>
          <w:numId w:val="2"/>
        </w:numPr>
        <w:tabs>
          <w:tab w:val="clear" w:pos="720"/>
        </w:tabs>
        <w:spacing w:before="120" w:beforeAutospacing="0" w:after="120" w:afterAutospacing="0"/>
        <w:ind w:left="426" w:hanging="426"/>
        <w:rPr>
          <w:rFonts w:ascii="Noto Sans KR Light" w:hAnsi="Noto Sans KR Light"/>
        </w:rPr>
      </w:pPr>
      <w:r w:rsidRPr="00525EDE">
        <w:rPr>
          <w:rFonts w:ascii="Noto Sans KR Light" w:hAnsi="Noto Sans KR Light" w:hint="eastAsia"/>
        </w:rPr>
        <w:t>회사는</w:t>
      </w:r>
      <w:r w:rsidRPr="00525EDE">
        <w:rPr>
          <w:rFonts w:ascii="Noto Sans KR Light" w:hAnsi="Noto Sans KR Light"/>
        </w:rPr>
        <w:t xml:space="preserve"> </w:t>
      </w:r>
      <w:r w:rsidRPr="00525EDE">
        <w:rPr>
          <w:rFonts w:ascii="Noto Sans KR Light" w:hAnsi="Noto Sans KR Light" w:hint="eastAsia"/>
        </w:rPr>
        <w:t>재량에</w:t>
      </w:r>
      <w:r w:rsidRPr="00525EDE">
        <w:rPr>
          <w:rFonts w:ascii="Noto Sans KR Light" w:hAnsi="Noto Sans KR Light"/>
        </w:rPr>
        <w:t xml:space="preserve"> </w:t>
      </w:r>
      <w:r w:rsidRPr="00525EDE">
        <w:rPr>
          <w:rFonts w:ascii="Noto Sans KR Light" w:hAnsi="Noto Sans KR Light" w:hint="eastAsia"/>
        </w:rPr>
        <w:t>따라</w:t>
      </w:r>
      <w:r w:rsidRPr="00525EDE">
        <w:rPr>
          <w:rFonts w:ascii="Noto Sans KR Light" w:hAnsi="Noto Sans KR Light"/>
        </w:rPr>
        <w:t xml:space="preserve"> </w:t>
      </w:r>
      <w:r w:rsidRPr="00525EDE">
        <w:rPr>
          <w:rFonts w:ascii="Noto Sans KR Light" w:hAnsi="Noto Sans KR Light" w:hint="eastAsia"/>
        </w:rPr>
        <w:t>비금전적</w:t>
      </w:r>
      <w:r w:rsidRPr="00525EDE">
        <w:rPr>
          <w:rFonts w:ascii="Noto Sans KR Light" w:hAnsi="Noto Sans KR Light"/>
        </w:rPr>
        <w:t xml:space="preserve"> </w:t>
      </w:r>
      <w:r w:rsidRPr="00525EDE">
        <w:rPr>
          <w:rFonts w:ascii="Noto Sans KR Light" w:hAnsi="Noto Sans KR Light" w:hint="eastAsia"/>
        </w:rPr>
        <w:t>지원을</w:t>
      </w:r>
      <w:r w:rsidRPr="00525EDE">
        <w:rPr>
          <w:rFonts w:ascii="Noto Sans KR Light" w:hAnsi="Noto Sans KR Light"/>
        </w:rPr>
        <w:t xml:space="preserve"> </w:t>
      </w:r>
      <w:r w:rsidRPr="00525EDE">
        <w:rPr>
          <w:rFonts w:ascii="Noto Sans KR Light" w:hAnsi="Noto Sans KR Light" w:hint="eastAsia"/>
        </w:rPr>
        <w:t>제공할</w:t>
      </w:r>
      <w:r w:rsidRPr="00525EDE">
        <w:rPr>
          <w:rFonts w:ascii="Noto Sans KR Light" w:hAnsi="Noto Sans KR Light"/>
        </w:rPr>
        <w:t xml:space="preserve"> </w:t>
      </w:r>
      <w:r w:rsidRPr="00525EDE">
        <w:rPr>
          <w:rFonts w:ascii="Noto Sans KR Light" w:hAnsi="Noto Sans KR Light" w:hint="eastAsia"/>
        </w:rPr>
        <w:t>수</w:t>
      </w:r>
      <w:r w:rsidRPr="00525EDE">
        <w:rPr>
          <w:rFonts w:ascii="Noto Sans KR Light" w:hAnsi="Noto Sans KR Light"/>
        </w:rPr>
        <w:t xml:space="preserve"> </w:t>
      </w:r>
      <w:r w:rsidRPr="00525EDE">
        <w:rPr>
          <w:rFonts w:ascii="Noto Sans KR Light" w:hAnsi="Noto Sans KR Light" w:hint="eastAsia"/>
        </w:rPr>
        <w:t>있다</w:t>
      </w:r>
      <w:r w:rsidRPr="00525EDE">
        <w:rPr>
          <w:rFonts w:ascii="Noto Sans KR Light" w:hAnsi="Noto Sans KR Light"/>
        </w:rPr>
        <w:t>.</w:t>
      </w:r>
    </w:p>
    <w:p w14:paraId="0E0C6C81" w14:textId="77777777" w:rsidR="003B4056" w:rsidRPr="00525EDE" w:rsidRDefault="003B4056" w:rsidP="00C3547B">
      <w:pPr>
        <w:pStyle w:val="a3"/>
        <w:numPr>
          <w:ilvl w:val="0"/>
          <w:numId w:val="2"/>
        </w:numPr>
        <w:tabs>
          <w:tab w:val="clear" w:pos="720"/>
        </w:tabs>
        <w:spacing w:before="120" w:beforeAutospacing="0" w:after="120" w:afterAutospacing="0"/>
        <w:ind w:left="426" w:hanging="426"/>
        <w:rPr>
          <w:rFonts w:ascii="Noto Sans KR Light" w:eastAsia="Noto Sans KR Light" w:hAnsi="Noto Sans KR Light" w:cs="Times New Roman"/>
        </w:rPr>
      </w:pPr>
      <w:r w:rsidRPr="00525EDE">
        <w:rPr>
          <w:rFonts w:ascii="Noto Sans KR Light" w:eastAsia="Noto Sans KR Light" w:hAnsi="Noto Sans KR Light"/>
        </w:rPr>
        <w:t>오프라인 카탈로그 및 판촉물은 유상 제공을 원칙으로 하며, 딜러는 Credit을 활용하여 구매할 수 있다.</w:t>
      </w:r>
    </w:p>
    <w:p w14:paraId="1651F2A3" w14:textId="77777777" w:rsidR="003B4056" w:rsidRPr="00525EDE" w:rsidRDefault="003B4056" w:rsidP="00C3547B">
      <w:pPr>
        <w:pStyle w:val="a3"/>
        <w:numPr>
          <w:ilvl w:val="0"/>
          <w:numId w:val="2"/>
        </w:numPr>
        <w:tabs>
          <w:tab w:val="clear" w:pos="720"/>
        </w:tabs>
        <w:spacing w:before="120" w:beforeAutospacing="0" w:after="120" w:afterAutospacing="0"/>
        <w:ind w:left="426" w:hanging="426"/>
        <w:rPr>
          <w:rFonts w:ascii="Noto Sans KR Light" w:eastAsia="Noto Sans KR Light" w:hAnsi="Noto Sans KR Light" w:cs="Times New Roman"/>
        </w:rPr>
      </w:pPr>
      <w:r w:rsidRPr="00525EDE">
        <w:rPr>
          <w:rFonts w:ascii="Noto Sans KR Light" w:eastAsia="Noto Sans KR Light" w:hAnsi="Noto Sans KR Light"/>
        </w:rPr>
        <w:t>SCT(제안·레이아웃·견적 프로그램)는 무상 제공한다.</w:t>
      </w:r>
    </w:p>
    <w:p w14:paraId="7F8117BD" w14:textId="4D9603F4" w:rsidR="003B4056" w:rsidRPr="00525EDE" w:rsidRDefault="003B4056" w:rsidP="00C3547B">
      <w:pPr>
        <w:pStyle w:val="a3"/>
        <w:numPr>
          <w:ilvl w:val="0"/>
          <w:numId w:val="2"/>
        </w:numPr>
        <w:tabs>
          <w:tab w:val="clear" w:pos="720"/>
        </w:tabs>
        <w:spacing w:before="120" w:beforeAutospacing="0" w:after="120" w:afterAutospacing="0"/>
        <w:ind w:left="426" w:hanging="426"/>
        <w:rPr>
          <w:rFonts w:ascii="Noto Sans KR Light" w:eastAsia="Noto Sans KR Light" w:hAnsi="Noto Sans KR Light" w:cs="Times New Roman"/>
        </w:rPr>
      </w:pPr>
      <w:r w:rsidRPr="00525EDE">
        <w:rPr>
          <w:rFonts w:ascii="Noto Sans KR Light" w:eastAsia="Noto Sans KR Light" w:hAnsi="Noto Sans KR Light"/>
        </w:rPr>
        <w:t>온라인 카탈로그 및 디지털 제안 자료는 무상 제공한다.</w:t>
      </w:r>
    </w:p>
    <w:p w14:paraId="0F227F89" w14:textId="64766BE5" w:rsidR="003B4056" w:rsidRPr="00525EDE" w:rsidRDefault="003B4056" w:rsidP="00C3547B">
      <w:pPr>
        <w:pStyle w:val="a3"/>
        <w:numPr>
          <w:ilvl w:val="0"/>
          <w:numId w:val="2"/>
        </w:numPr>
        <w:tabs>
          <w:tab w:val="clear" w:pos="720"/>
        </w:tabs>
        <w:spacing w:before="120" w:beforeAutospacing="0" w:after="120" w:afterAutospacing="0"/>
        <w:ind w:left="426" w:hanging="426"/>
        <w:rPr>
          <w:rFonts w:ascii="Noto Sans KR Light" w:eastAsia="Noto Sans KR Light" w:hAnsi="Noto Sans KR Light" w:cs="Times New Roman"/>
        </w:rPr>
      </w:pPr>
      <w:r w:rsidRPr="00525EDE">
        <w:rPr>
          <w:rFonts w:ascii="Noto Sans KR Light" w:eastAsia="Noto Sans KR Light" w:hAnsi="Noto Sans KR Light" w:cs="Times New Roman" w:hint="eastAsia"/>
        </w:rPr>
        <w:t>전시 제품은 아래와 같이 제공한다</w:t>
      </w:r>
    </w:p>
    <w:p w14:paraId="3CDD0FD4" w14:textId="3E7E3B36" w:rsidR="002F1DE6" w:rsidRPr="00525EDE" w:rsidRDefault="003B4056" w:rsidP="001B7022">
      <w:pPr>
        <w:pStyle w:val="a3"/>
        <w:numPr>
          <w:ilvl w:val="0"/>
          <w:numId w:val="38"/>
        </w:numPr>
        <w:tabs>
          <w:tab w:val="clear" w:pos="360"/>
          <w:tab w:val="num" w:pos="786"/>
        </w:tabs>
        <w:ind w:left="786"/>
        <w:rPr>
          <w:rFonts w:ascii="Noto Sans KR Light" w:eastAsia="Noto Sans KR Light" w:hAnsi="Noto Sans KR Light"/>
        </w:rPr>
      </w:pPr>
      <w:r w:rsidRPr="00525EDE">
        <w:rPr>
          <w:rFonts w:ascii="Noto Sans KR Light" w:eastAsia="Noto Sans KR Light" w:hAnsi="Noto Sans KR Light"/>
        </w:rPr>
        <w:t>브랜드 전시장</w:t>
      </w:r>
      <w:r w:rsidR="00CB7089">
        <w:rPr>
          <w:rFonts w:ascii="Noto Sans KR Light" w:eastAsia="Noto Sans KR Light" w:hAnsi="Noto Sans KR Light" w:hint="eastAsia"/>
        </w:rPr>
        <w:t xml:space="preserve"> </w:t>
      </w:r>
      <w:r w:rsidRPr="00525EDE">
        <w:rPr>
          <w:rFonts w:ascii="Noto Sans KR Light" w:eastAsia="Noto Sans KR Light" w:hAnsi="Noto Sans KR Light"/>
        </w:rPr>
        <w:t>(Exclusive Showroom)</w:t>
      </w:r>
    </w:p>
    <w:p w14:paraId="1B35C29B" w14:textId="77777777" w:rsidR="002F1DE6" w:rsidRPr="00525EDE" w:rsidRDefault="003B4056" w:rsidP="001B7022">
      <w:pPr>
        <w:pStyle w:val="a3"/>
        <w:numPr>
          <w:ilvl w:val="1"/>
          <w:numId w:val="38"/>
        </w:numPr>
        <w:tabs>
          <w:tab w:val="clear" w:pos="1080"/>
          <w:tab w:val="num" w:pos="1506"/>
        </w:tabs>
        <w:ind w:left="1506"/>
        <w:rPr>
          <w:rFonts w:ascii="Noto Sans KR Light" w:eastAsia="Noto Sans KR Light" w:hAnsi="Noto Sans KR Light"/>
        </w:rPr>
      </w:pPr>
      <w:r w:rsidRPr="00525EDE">
        <w:rPr>
          <w:rFonts w:ascii="Noto Sans KR Light" w:eastAsia="Noto Sans KR Light" w:hAnsi="Noto Sans KR Light"/>
        </w:rPr>
        <w:t>퍼시스 제품 단독 취급</w:t>
      </w:r>
    </w:p>
    <w:p w14:paraId="6B848907" w14:textId="77777777" w:rsidR="002F1DE6" w:rsidRPr="00525EDE" w:rsidRDefault="003B4056" w:rsidP="001B7022">
      <w:pPr>
        <w:pStyle w:val="a3"/>
        <w:numPr>
          <w:ilvl w:val="1"/>
          <w:numId w:val="38"/>
        </w:numPr>
        <w:tabs>
          <w:tab w:val="clear" w:pos="1080"/>
          <w:tab w:val="num" w:pos="1506"/>
        </w:tabs>
        <w:ind w:left="1506"/>
        <w:rPr>
          <w:rFonts w:ascii="Noto Sans KR Light" w:eastAsia="Noto Sans KR Light" w:hAnsi="Noto Sans KR Light"/>
        </w:rPr>
      </w:pPr>
      <w:r w:rsidRPr="00525EDE">
        <w:rPr>
          <w:rFonts w:ascii="Noto Sans KR Light" w:eastAsia="Noto Sans KR Light" w:hAnsi="Noto Sans KR Light"/>
        </w:rPr>
        <w:t>순수 전시면적 165㎡ 이상</w:t>
      </w:r>
    </w:p>
    <w:p w14:paraId="3B955D81" w14:textId="77777777" w:rsidR="002F1DE6" w:rsidRPr="00525EDE" w:rsidRDefault="003B4056" w:rsidP="001B7022">
      <w:pPr>
        <w:pStyle w:val="a3"/>
        <w:numPr>
          <w:ilvl w:val="1"/>
          <w:numId w:val="38"/>
        </w:numPr>
        <w:tabs>
          <w:tab w:val="clear" w:pos="1080"/>
          <w:tab w:val="num" w:pos="1506"/>
        </w:tabs>
        <w:ind w:left="1506"/>
        <w:rPr>
          <w:rFonts w:ascii="Noto Sans KR Light" w:eastAsia="Noto Sans KR Light" w:hAnsi="Noto Sans KR Light"/>
        </w:rPr>
      </w:pPr>
      <w:r w:rsidRPr="00525EDE">
        <w:rPr>
          <w:rFonts w:ascii="Noto Sans KR Light" w:eastAsia="Noto Sans KR Light" w:hAnsi="Noto Sans KR Light"/>
        </w:rPr>
        <w:t>사무공간 66㎡ 이상</w:t>
      </w:r>
    </w:p>
    <w:p w14:paraId="6F50B870" w14:textId="77777777" w:rsidR="002F1DE6" w:rsidRPr="00525EDE" w:rsidRDefault="003B4056" w:rsidP="001B7022">
      <w:pPr>
        <w:pStyle w:val="a3"/>
        <w:numPr>
          <w:ilvl w:val="1"/>
          <w:numId w:val="38"/>
        </w:numPr>
        <w:tabs>
          <w:tab w:val="clear" w:pos="1080"/>
          <w:tab w:val="num" w:pos="1506"/>
        </w:tabs>
        <w:ind w:left="1506"/>
        <w:rPr>
          <w:rFonts w:ascii="Noto Sans KR Light" w:eastAsia="Noto Sans KR Light" w:hAnsi="Noto Sans KR Light"/>
        </w:rPr>
      </w:pPr>
      <w:r w:rsidRPr="00525EDE">
        <w:rPr>
          <w:rFonts w:ascii="Noto Sans KR Light" w:eastAsia="Noto Sans KR Light" w:hAnsi="Noto Sans KR Light"/>
        </w:rPr>
        <w:t>최초 매장 오픈 시 전시품 최대 50% 할인</w:t>
      </w:r>
    </w:p>
    <w:p w14:paraId="110C4FF9" w14:textId="0BDB18BD" w:rsidR="002F1DE6" w:rsidRPr="00525EDE" w:rsidRDefault="003B4056" w:rsidP="001B7022">
      <w:pPr>
        <w:pStyle w:val="a3"/>
        <w:numPr>
          <w:ilvl w:val="1"/>
          <w:numId w:val="38"/>
        </w:numPr>
        <w:tabs>
          <w:tab w:val="clear" w:pos="1080"/>
          <w:tab w:val="num" w:pos="1506"/>
        </w:tabs>
        <w:ind w:left="1506"/>
        <w:rPr>
          <w:rFonts w:ascii="Noto Sans KR Light" w:eastAsia="Noto Sans KR Light" w:hAnsi="Noto Sans KR Light"/>
        </w:rPr>
      </w:pPr>
      <w:r w:rsidRPr="00525EDE">
        <w:rPr>
          <w:rFonts w:ascii="Noto Sans KR Light" w:eastAsia="Noto Sans KR Light" w:hAnsi="Noto Sans KR Light"/>
        </w:rPr>
        <w:t>전시품 교체 또는 추가 진열 시 30% 할인</w:t>
      </w:r>
    </w:p>
    <w:p w14:paraId="6BA80B77" w14:textId="0BB26328" w:rsidR="002F1DE6" w:rsidRPr="00525EDE" w:rsidRDefault="003B4056" w:rsidP="001B7022">
      <w:pPr>
        <w:pStyle w:val="a3"/>
        <w:numPr>
          <w:ilvl w:val="0"/>
          <w:numId w:val="33"/>
        </w:numPr>
        <w:tabs>
          <w:tab w:val="clear" w:pos="360"/>
          <w:tab w:val="num" w:pos="786"/>
        </w:tabs>
        <w:ind w:left="786"/>
        <w:rPr>
          <w:rFonts w:ascii="Noto Sans KR Light" w:eastAsia="Noto Sans KR Light" w:hAnsi="Noto Sans KR Light"/>
        </w:rPr>
      </w:pPr>
      <w:r w:rsidRPr="00525EDE">
        <w:rPr>
          <w:rFonts w:ascii="Noto Sans KR Light" w:eastAsia="Noto Sans KR Light" w:hAnsi="Noto Sans KR Light"/>
        </w:rPr>
        <w:t>일반 딜러</w:t>
      </w:r>
      <w:r w:rsidR="00CB7089">
        <w:rPr>
          <w:rFonts w:ascii="Noto Sans KR Light" w:eastAsia="Noto Sans KR Light" w:hAnsi="Noto Sans KR Light" w:hint="eastAsia"/>
        </w:rPr>
        <w:t xml:space="preserve"> </w:t>
      </w:r>
      <w:r w:rsidRPr="00525EDE">
        <w:rPr>
          <w:rFonts w:ascii="Noto Sans KR Light" w:eastAsia="Noto Sans KR Light" w:hAnsi="Noto Sans KR Light"/>
        </w:rPr>
        <w:t>(Non-exclusive Dealer)</w:t>
      </w:r>
    </w:p>
    <w:p w14:paraId="53AC4A95" w14:textId="77777777" w:rsidR="002F1DE6" w:rsidRPr="00525EDE" w:rsidRDefault="003B4056" w:rsidP="001B7022">
      <w:pPr>
        <w:pStyle w:val="a3"/>
        <w:numPr>
          <w:ilvl w:val="1"/>
          <w:numId w:val="33"/>
        </w:numPr>
        <w:tabs>
          <w:tab w:val="clear" w:pos="1080"/>
          <w:tab w:val="num" w:pos="1506"/>
        </w:tabs>
        <w:ind w:left="1506"/>
        <w:rPr>
          <w:rFonts w:ascii="Noto Sans KR Light" w:eastAsia="Noto Sans KR Light" w:hAnsi="Noto Sans KR Light"/>
        </w:rPr>
      </w:pPr>
      <w:r w:rsidRPr="00525EDE">
        <w:rPr>
          <w:rFonts w:ascii="Noto Sans KR Light" w:eastAsia="Noto Sans KR Light" w:hAnsi="Noto Sans KR Light"/>
        </w:rPr>
        <w:t>사무공간 66㎡ 이상</w:t>
      </w:r>
    </w:p>
    <w:p w14:paraId="1AB108F0" w14:textId="77777777" w:rsidR="002F1DE6" w:rsidRPr="00525EDE" w:rsidRDefault="003B4056" w:rsidP="001B7022">
      <w:pPr>
        <w:pStyle w:val="a3"/>
        <w:numPr>
          <w:ilvl w:val="1"/>
          <w:numId w:val="33"/>
        </w:numPr>
        <w:tabs>
          <w:tab w:val="clear" w:pos="1080"/>
          <w:tab w:val="num" w:pos="1506"/>
        </w:tabs>
        <w:ind w:left="1506"/>
        <w:rPr>
          <w:rFonts w:ascii="Noto Sans KR Light" w:eastAsia="Noto Sans KR Light" w:hAnsi="Noto Sans KR Light"/>
        </w:rPr>
      </w:pPr>
      <w:r w:rsidRPr="00525EDE">
        <w:rPr>
          <w:rFonts w:ascii="Noto Sans KR Light" w:eastAsia="Noto Sans KR Light" w:hAnsi="Noto Sans KR Light"/>
        </w:rPr>
        <w:t>최초 매장 오픈 시 전시품 30% 할인</w:t>
      </w:r>
    </w:p>
    <w:p w14:paraId="7B294D20" w14:textId="461E7D13" w:rsidR="002F1DE6" w:rsidRPr="00525EDE" w:rsidRDefault="003B4056" w:rsidP="001B7022">
      <w:pPr>
        <w:pStyle w:val="a3"/>
        <w:numPr>
          <w:ilvl w:val="1"/>
          <w:numId w:val="33"/>
        </w:numPr>
        <w:tabs>
          <w:tab w:val="clear" w:pos="1080"/>
          <w:tab w:val="num" w:pos="1506"/>
        </w:tabs>
        <w:ind w:left="1506"/>
        <w:rPr>
          <w:rFonts w:ascii="Noto Sans KR Light" w:eastAsia="Noto Sans KR Light" w:hAnsi="Noto Sans KR Light"/>
        </w:rPr>
      </w:pPr>
      <w:r w:rsidRPr="00525EDE">
        <w:rPr>
          <w:rFonts w:ascii="Noto Sans KR Light" w:eastAsia="Noto Sans KR Light" w:hAnsi="Noto Sans KR Light"/>
        </w:rPr>
        <w:t>전시품 교체 또는 추가 진열 시 15% 할인</w:t>
      </w:r>
    </w:p>
    <w:p w14:paraId="126B348D" w14:textId="5D226D03" w:rsidR="003B4056" w:rsidRPr="00525EDE" w:rsidRDefault="003B4056" w:rsidP="002F1DE6">
      <w:pPr>
        <w:pStyle w:val="a3"/>
        <w:rPr>
          <w:rFonts w:ascii="Noto Sans KR Light" w:eastAsia="Noto Sans KR Light" w:hAnsi="Noto Sans KR Light"/>
        </w:rPr>
      </w:pPr>
      <w:r w:rsidRPr="00525EDE">
        <w:rPr>
          <w:rFonts w:ascii="Noto Sans KR Light" w:eastAsia="Noto Sans KR Light" w:hAnsi="Noto Sans KR Light"/>
        </w:rPr>
        <w:t>전시 품목 및 수량은 반드시 회사의 사전 승인을 받아야 한다.</w:t>
      </w:r>
      <w:r w:rsidR="002F1DE6" w:rsidRPr="00525EDE">
        <w:rPr>
          <w:rFonts w:ascii="Noto Sans KR Light" w:eastAsia="Noto Sans KR Light" w:hAnsi="Noto Sans KR Light" w:hint="eastAsia"/>
        </w:rPr>
        <w:t xml:space="preserve"> </w:t>
      </w:r>
      <w:r w:rsidRPr="00525EDE">
        <w:rPr>
          <w:rFonts w:ascii="Noto Sans KR Light" w:eastAsia="Noto Sans KR Light" w:hAnsi="Noto Sans KR Light"/>
        </w:rPr>
        <w:t>전시 지원은 투자 개념으로 운영되며, 회사는 딜러의 지속 가능성 및 사업성을 평가하여 지원 여부를 결정한다.</w:t>
      </w:r>
    </w:p>
    <w:p w14:paraId="7DA9A3F4" w14:textId="77777777" w:rsidR="005953BD" w:rsidRPr="00525EDE" w:rsidRDefault="005953BD" w:rsidP="001B7022">
      <w:pPr>
        <w:pStyle w:val="a3"/>
        <w:numPr>
          <w:ilvl w:val="0"/>
          <w:numId w:val="22"/>
        </w:numPr>
        <w:rPr>
          <w:rFonts w:ascii="Noto Sans KR Light" w:eastAsia="Noto Sans KR Light" w:hAnsi="Noto Sans KR Light"/>
        </w:rPr>
      </w:pPr>
      <w:r w:rsidRPr="00525EDE">
        <w:rPr>
          <w:rFonts w:ascii="Noto Sans KR Light" w:eastAsia="Noto Sans KR Light" w:hAnsi="Noto Sans KR Light"/>
        </w:rPr>
        <w:lastRenderedPageBreak/>
        <w:t>No monetary support shall be provided as a principle.</w:t>
      </w:r>
    </w:p>
    <w:p w14:paraId="7003C13F" w14:textId="111998B1" w:rsidR="005953BD" w:rsidRPr="00525EDE" w:rsidRDefault="005953BD" w:rsidP="001B7022">
      <w:pPr>
        <w:pStyle w:val="a3"/>
        <w:numPr>
          <w:ilvl w:val="0"/>
          <w:numId w:val="22"/>
        </w:numPr>
        <w:rPr>
          <w:rFonts w:ascii="Noto Sans KR Light" w:eastAsia="Noto Sans KR Light" w:hAnsi="Noto Sans KR Light"/>
        </w:rPr>
      </w:pPr>
      <w:r w:rsidRPr="00525EDE">
        <w:rPr>
          <w:rFonts w:ascii="Noto Sans KR Light" w:eastAsia="Noto Sans KR Light" w:hAnsi="Noto Sans KR Light"/>
        </w:rPr>
        <w:t>Non-monetary support may be provided at the Company’s discretion.</w:t>
      </w:r>
    </w:p>
    <w:p w14:paraId="06FC9C47" w14:textId="77777777" w:rsidR="003B4056" w:rsidRPr="00525EDE" w:rsidRDefault="003B4056" w:rsidP="001B7022">
      <w:pPr>
        <w:pStyle w:val="a3"/>
        <w:numPr>
          <w:ilvl w:val="0"/>
          <w:numId w:val="22"/>
        </w:numPr>
        <w:rPr>
          <w:rFonts w:ascii="Noto Sans KR Light" w:eastAsia="Noto Sans KR Light" w:hAnsi="Noto Sans KR Light"/>
        </w:rPr>
      </w:pPr>
      <w:r w:rsidRPr="00525EDE">
        <w:rPr>
          <w:rFonts w:ascii="Noto Sans KR Light" w:eastAsia="Noto Sans KR Light" w:hAnsi="Noto Sans KR Light"/>
        </w:rPr>
        <w:t>Offline catalogs and promotional materials shall be provided on a paid basis. The Dealer may use Credit for such purchases.</w:t>
      </w:r>
    </w:p>
    <w:p w14:paraId="1E037DC4" w14:textId="4D8E2A2E" w:rsidR="003B4056" w:rsidRPr="00525EDE" w:rsidRDefault="003B4056" w:rsidP="001B7022">
      <w:pPr>
        <w:pStyle w:val="a3"/>
        <w:numPr>
          <w:ilvl w:val="0"/>
          <w:numId w:val="22"/>
        </w:numPr>
        <w:rPr>
          <w:rFonts w:ascii="Noto Sans KR Light" w:eastAsia="Noto Sans KR Light" w:hAnsi="Noto Sans KR Light"/>
        </w:rPr>
      </w:pPr>
      <w:r w:rsidRPr="00525EDE">
        <w:rPr>
          <w:rFonts w:ascii="Noto Sans KR Light" w:eastAsia="Noto Sans KR Light" w:hAnsi="Noto Sans KR Light"/>
        </w:rPr>
        <w:t>SCT (layout and quotation software) shall be provided free of charge.</w:t>
      </w:r>
    </w:p>
    <w:p w14:paraId="4C9E1FCD" w14:textId="11B46870" w:rsidR="007C295F" w:rsidRPr="00525EDE" w:rsidRDefault="003B4056" w:rsidP="00C3547B">
      <w:pPr>
        <w:pStyle w:val="a3"/>
        <w:numPr>
          <w:ilvl w:val="0"/>
          <w:numId w:val="22"/>
        </w:numPr>
        <w:rPr>
          <w:rFonts w:ascii="Noto Sans KR Light" w:eastAsia="Noto Sans KR Light" w:hAnsi="Noto Sans KR Light"/>
        </w:rPr>
      </w:pPr>
      <w:r w:rsidRPr="00525EDE">
        <w:rPr>
          <w:rFonts w:ascii="Noto Sans KR Light" w:eastAsia="Noto Sans KR Light" w:hAnsi="Noto Sans KR Light"/>
        </w:rPr>
        <w:t>Online catalogs and digital proposal materials shall be provided free of charge.</w:t>
      </w:r>
    </w:p>
    <w:p w14:paraId="1789F2D1" w14:textId="511754A6" w:rsidR="00EB170E" w:rsidRPr="00525EDE" w:rsidRDefault="003B4056" w:rsidP="001B7022">
      <w:pPr>
        <w:pStyle w:val="a3"/>
        <w:numPr>
          <w:ilvl w:val="0"/>
          <w:numId w:val="22"/>
        </w:numPr>
      </w:pPr>
      <w:r w:rsidRPr="00525EDE">
        <w:rPr>
          <w:rFonts w:ascii="Noto Sans KR Light" w:eastAsia="Noto Sans KR Light" w:hAnsi="Noto Sans KR Light"/>
        </w:rPr>
        <w:t>Showroom display products shall be provided as follows:</w:t>
      </w:r>
    </w:p>
    <w:p w14:paraId="208DF00C" w14:textId="338F3250" w:rsidR="003B4056" w:rsidRPr="00525EDE" w:rsidRDefault="003B4056" w:rsidP="001B7022">
      <w:pPr>
        <w:pStyle w:val="a3"/>
        <w:numPr>
          <w:ilvl w:val="0"/>
          <w:numId w:val="38"/>
        </w:numPr>
        <w:tabs>
          <w:tab w:val="clear" w:pos="360"/>
          <w:tab w:val="num" w:pos="760"/>
        </w:tabs>
        <w:ind w:left="760"/>
        <w:rPr>
          <w:rFonts w:ascii="Noto Sans KR Light" w:eastAsia="Noto Sans KR Light" w:hAnsi="Noto Sans KR Light"/>
        </w:rPr>
      </w:pPr>
      <w:r w:rsidRPr="00525EDE">
        <w:t>Exclusive Showroom</w:t>
      </w:r>
    </w:p>
    <w:p w14:paraId="003EB409"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Handles FURSYS products exclusively</w:t>
      </w:r>
    </w:p>
    <w:p w14:paraId="008D6F2D"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Minimum net showroom area of 165㎡</w:t>
      </w:r>
    </w:p>
    <w:p w14:paraId="4CEEC3C7"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Minimum office space of 66㎡</w:t>
      </w:r>
    </w:p>
    <w:p w14:paraId="7ED97481"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Up to 50% discount on display products at the time of initial store opening</w:t>
      </w:r>
    </w:p>
    <w:p w14:paraId="77577BC3"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30% discount for replacement or additional display items</w:t>
      </w:r>
    </w:p>
    <w:p w14:paraId="7233CE44" w14:textId="07173FFC" w:rsidR="003B4056" w:rsidRPr="00525EDE" w:rsidRDefault="003B4056" w:rsidP="001B7022">
      <w:pPr>
        <w:pStyle w:val="a3"/>
        <w:numPr>
          <w:ilvl w:val="0"/>
          <w:numId w:val="38"/>
        </w:numPr>
        <w:tabs>
          <w:tab w:val="clear" w:pos="360"/>
          <w:tab w:val="num" w:pos="760"/>
        </w:tabs>
        <w:ind w:left="760"/>
        <w:rPr>
          <w:rFonts w:ascii="Noto Sans KR Light" w:eastAsia="Noto Sans KR Light" w:hAnsi="Noto Sans KR Light"/>
        </w:rPr>
      </w:pPr>
      <w:r w:rsidRPr="00525EDE">
        <w:t>Non-exclusive Dealer</w:t>
      </w:r>
    </w:p>
    <w:p w14:paraId="487CEC3B"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Minimum office space of 66㎡</w:t>
      </w:r>
    </w:p>
    <w:p w14:paraId="7B7F7211"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30% discount on display products at the time of initial store opening</w:t>
      </w:r>
    </w:p>
    <w:p w14:paraId="6347DFD3"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15% discount for replacement or additional display items</w:t>
      </w:r>
    </w:p>
    <w:p w14:paraId="61F4F2B0" w14:textId="0C22A4DC" w:rsidR="003B4056" w:rsidRPr="00525EDE" w:rsidRDefault="003B4056" w:rsidP="001B7022">
      <w:pPr>
        <w:pStyle w:val="a3"/>
        <w:rPr>
          <w:rFonts w:ascii="Noto Sans KR Light" w:eastAsia="Noto Sans KR Light" w:hAnsi="Noto Sans KR Light" w:cs="Times New Roman"/>
        </w:rPr>
      </w:pPr>
      <w:r w:rsidRPr="00525EDE">
        <w:rPr>
          <w:rFonts w:ascii="Noto Sans KR Light" w:eastAsia="Noto Sans KR Light" w:hAnsi="Noto Sans KR Light"/>
        </w:rPr>
        <w:t>The display items and quantities must be approved in advance by the Company.</w:t>
      </w:r>
      <w:r w:rsidR="007C295F" w:rsidRPr="00525EDE">
        <w:rPr>
          <w:rFonts w:ascii="Noto Sans KR Light" w:eastAsia="Noto Sans KR Light" w:hAnsi="Noto Sans KR Light" w:hint="eastAsia"/>
        </w:rPr>
        <w:t xml:space="preserve"> </w:t>
      </w:r>
      <w:r w:rsidRPr="00525EDE">
        <w:rPr>
          <w:rFonts w:ascii="Noto Sans KR Light" w:eastAsia="Noto Sans KR Light" w:hAnsi="Noto Sans KR Light"/>
        </w:rPr>
        <w:t>Showroom support shall be operated as an investment concept, and the Company shall determine whether to provide such support after evaluating the Dealer’s business sustainability and commercial viability.</w:t>
      </w:r>
    </w:p>
    <w:p w14:paraId="5B198698" w14:textId="77777777" w:rsidR="005953BD" w:rsidRPr="00525EDE" w:rsidRDefault="005953BD" w:rsidP="00C3547B">
      <w:pPr>
        <w:pStyle w:val="a3"/>
        <w:numPr>
          <w:ilvl w:val="0"/>
          <w:numId w:val="21"/>
        </w:numPr>
        <w:spacing w:before="120" w:beforeAutospacing="0" w:after="120" w:afterAutospacing="0"/>
        <w:rPr>
          <w:rFonts w:ascii="Noto Sans KR Light" w:hAnsi="Noto Sans KR Light"/>
        </w:rPr>
      </w:pPr>
      <w:r w:rsidRPr="00525EDE">
        <w:rPr>
          <w:rFonts w:ascii="Noto Sans KR Light" w:hAnsi="Noto Sans KR Light"/>
        </w:rPr>
        <w:t>Công ty không có nghĩa vụ hỗ trợ tài chính.</w:t>
      </w:r>
    </w:p>
    <w:p w14:paraId="7D4D6708" w14:textId="01443DB8" w:rsidR="005953BD" w:rsidRPr="00525EDE" w:rsidRDefault="005953BD" w:rsidP="00C3547B">
      <w:pPr>
        <w:pStyle w:val="a3"/>
        <w:numPr>
          <w:ilvl w:val="0"/>
          <w:numId w:val="21"/>
        </w:numPr>
        <w:spacing w:before="120" w:beforeAutospacing="0" w:after="120" w:afterAutospacing="0"/>
        <w:ind w:left="426" w:hanging="426"/>
        <w:rPr>
          <w:rFonts w:ascii="Noto Sans KR Light" w:hAnsi="Noto Sans KR Light"/>
        </w:rPr>
      </w:pPr>
      <w:r w:rsidRPr="00525EDE">
        <w:rPr>
          <w:rFonts w:ascii="Noto Sans KR Light" w:hAnsi="Noto Sans KR Light"/>
        </w:rPr>
        <w:t>Hỗ trợ phi tài chính có thể được cung cấp theo quyết định của Công ty.</w:t>
      </w:r>
    </w:p>
    <w:p w14:paraId="32007F6E" w14:textId="2C22E381" w:rsidR="003B4056" w:rsidRPr="00525EDE" w:rsidRDefault="003B4056" w:rsidP="00C3547B">
      <w:pPr>
        <w:pStyle w:val="a3"/>
        <w:numPr>
          <w:ilvl w:val="0"/>
          <w:numId w:val="21"/>
        </w:numPr>
        <w:spacing w:before="120" w:beforeAutospacing="0" w:after="120" w:afterAutospacing="0"/>
        <w:ind w:left="426" w:hanging="426"/>
        <w:rPr>
          <w:rFonts w:ascii="Noto Sans KR Light" w:eastAsia="Noto Sans KR Light" w:hAnsi="Noto Sans KR Light" w:cs="Times New Roman"/>
        </w:rPr>
      </w:pPr>
      <w:r w:rsidRPr="00525EDE">
        <w:rPr>
          <w:rFonts w:ascii="Noto Sans KR Light" w:eastAsia="Noto Sans KR Light" w:hAnsi="Noto Sans KR Light"/>
        </w:rPr>
        <w:t>Catalog và v</w:t>
      </w:r>
      <w:r w:rsidRPr="00525EDE">
        <w:rPr>
          <w:rFonts w:ascii="Noto Sans KR Light" w:eastAsia="Noto Sans KR Light" w:hAnsi="Noto Sans KR Light" w:cs="Calibri"/>
        </w:rPr>
        <w:t>ậ</w:t>
      </w:r>
      <w:r w:rsidRPr="00525EDE">
        <w:rPr>
          <w:rFonts w:ascii="Noto Sans KR Light" w:eastAsia="Noto Sans KR Light" w:hAnsi="Noto Sans KR Light"/>
        </w:rPr>
        <w:t>t ph</w:t>
      </w:r>
      <w:r w:rsidRPr="00525EDE">
        <w:rPr>
          <w:rFonts w:ascii="Noto Sans KR Light" w:eastAsia="Noto Sans KR Light" w:hAnsi="Noto Sans KR Light" w:cs="Calibri"/>
        </w:rPr>
        <w:t>ẩ</w:t>
      </w:r>
      <w:r w:rsidRPr="00525EDE">
        <w:rPr>
          <w:rFonts w:ascii="Noto Sans KR Light" w:eastAsia="Noto Sans KR Light" w:hAnsi="Noto Sans KR Light"/>
        </w:rPr>
        <w:t>m marketing offline đ</w:t>
      </w:r>
      <w:r w:rsidRPr="00525EDE">
        <w:rPr>
          <w:rFonts w:ascii="Noto Sans KR Light" w:eastAsia="Noto Sans KR Light" w:hAnsi="Noto Sans KR Light" w:cs="Calibri"/>
        </w:rPr>
        <w:t>ượ</w:t>
      </w:r>
      <w:r w:rsidRPr="00525EDE">
        <w:rPr>
          <w:rFonts w:ascii="Noto Sans KR Light" w:eastAsia="Noto Sans KR Light" w:hAnsi="Noto Sans KR Light"/>
        </w:rPr>
        <w:t>c cung c</w:t>
      </w:r>
      <w:r w:rsidRPr="00525EDE">
        <w:rPr>
          <w:rFonts w:ascii="Noto Sans KR Light" w:eastAsia="Noto Sans KR Light" w:hAnsi="Noto Sans KR Light" w:cs="Calibri"/>
        </w:rPr>
        <w:t>ấ</w:t>
      </w:r>
      <w:r w:rsidRPr="00525EDE">
        <w:rPr>
          <w:rFonts w:ascii="Noto Sans KR Light" w:eastAsia="Noto Sans KR Light" w:hAnsi="Noto Sans KR Light"/>
        </w:rPr>
        <w:t>p có thu phí. Đ</w:t>
      </w:r>
      <w:r w:rsidRPr="00525EDE">
        <w:rPr>
          <w:rFonts w:ascii="Noto Sans KR Light" w:eastAsia="Noto Sans KR Light" w:hAnsi="Noto Sans KR Light" w:cs="Calibri"/>
        </w:rPr>
        <w:t>ạ</w:t>
      </w:r>
      <w:r w:rsidRPr="00525EDE">
        <w:rPr>
          <w:rFonts w:ascii="Noto Sans KR Light" w:eastAsia="Noto Sans KR Light" w:hAnsi="Noto Sans KR Light"/>
        </w:rPr>
        <w:t>i lý có th</w:t>
      </w:r>
      <w:r w:rsidRPr="00525EDE">
        <w:rPr>
          <w:rFonts w:ascii="Noto Sans KR Light" w:eastAsia="Noto Sans KR Light" w:hAnsi="Noto Sans KR Light" w:cs="Calibri"/>
        </w:rPr>
        <w:t>ể</w:t>
      </w:r>
      <w:r w:rsidRPr="00525EDE">
        <w:rPr>
          <w:rFonts w:ascii="Noto Sans KR Light" w:eastAsia="Noto Sans KR Light" w:hAnsi="Noto Sans KR Light"/>
        </w:rPr>
        <w:t xml:space="preserve"> s</w:t>
      </w:r>
      <w:r w:rsidRPr="00525EDE">
        <w:rPr>
          <w:rFonts w:ascii="Noto Sans KR Light" w:eastAsia="Noto Sans KR Light" w:hAnsi="Noto Sans KR Light" w:cs="Calibri"/>
        </w:rPr>
        <w:t>ử</w:t>
      </w:r>
      <w:r w:rsidRPr="00525EDE">
        <w:rPr>
          <w:rFonts w:ascii="Noto Sans KR Light" w:eastAsia="Noto Sans KR Light" w:hAnsi="Noto Sans KR Light"/>
        </w:rPr>
        <w:t xml:space="preserve"> d</w:t>
      </w:r>
      <w:r w:rsidRPr="00525EDE">
        <w:rPr>
          <w:rFonts w:ascii="Noto Sans KR Light" w:eastAsia="Noto Sans KR Light" w:hAnsi="Noto Sans KR Light" w:cs="Calibri"/>
        </w:rPr>
        <w:t>ụ</w:t>
      </w:r>
      <w:r w:rsidRPr="00525EDE">
        <w:rPr>
          <w:rFonts w:ascii="Noto Sans KR Light" w:eastAsia="Noto Sans KR Light" w:hAnsi="Noto Sans KR Light"/>
        </w:rPr>
        <w:t>ng Credit đ</w:t>
      </w:r>
      <w:r w:rsidRPr="00525EDE">
        <w:rPr>
          <w:rFonts w:ascii="Noto Sans KR Light" w:eastAsia="Noto Sans KR Light" w:hAnsi="Noto Sans KR Light" w:cs="Calibri"/>
        </w:rPr>
        <w:t>ể</w:t>
      </w:r>
      <w:r w:rsidRPr="00525EDE">
        <w:rPr>
          <w:rFonts w:ascii="Noto Sans KR Light" w:eastAsia="Noto Sans KR Light" w:hAnsi="Noto Sans KR Light"/>
        </w:rPr>
        <w:t xml:space="preserve"> thanh toán.</w:t>
      </w:r>
    </w:p>
    <w:p w14:paraId="517E8A0E" w14:textId="5CB7385B" w:rsidR="003B4056" w:rsidRPr="00525EDE" w:rsidRDefault="003B4056" w:rsidP="00C3547B">
      <w:pPr>
        <w:pStyle w:val="a3"/>
        <w:numPr>
          <w:ilvl w:val="0"/>
          <w:numId w:val="21"/>
        </w:numPr>
        <w:spacing w:before="120" w:beforeAutospacing="0" w:after="120" w:afterAutospacing="0"/>
        <w:ind w:left="426" w:hanging="426"/>
        <w:rPr>
          <w:rFonts w:ascii="Noto Sans KR Light" w:eastAsia="Noto Sans KR Light" w:hAnsi="Noto Sans KR Light" w:cs="Times New Roman"/>
        </w:rPr>
      </w:pPr>
      <w:r w:rsidRPr="00525EDE">
        <w:rPr>
          <w:rFonts w:ascii="Noto Sans KR Light" w:eastAsia="Noto Sans KR Light" w:hAnsi="Noto Sans KR Light"/>
        </w:rPr>
        <w:t>Ph</w:t>
      </w:r>
      <w:r w:rsidRPr="00525EDE">
        <w:rPr>
          <w:rFonts w:ascii="Noto Sans KR Light" w:eastAsia="Noto Sans KR Light" w:hAnsi="Noto Sans KR Light" w:cs="Calibri"/>
        </w:rPr>
        <w:t>ầ</w:t>
      </w:r>
      <w:r w:rsidRPr="00525EDE">
        <w:rPr>
          <w:rFonts w:ascii="Noto Sans KR Light" w:eastAsia="Noto Sans KR Light" w:hAnsi="Noto Sans KR Light"/>
        </w:rPr>
        <w:t>n m</w:t>
      </w:r>
      <w:r w:rsidRPr="00525EDE">
        <w:rPr>
          <w:rFonts w:ascii="Noto Sans KR Light" w:eastAsia="Noto Sans KR Light" w:hAnsi="Noto Sans KR Light" w:cs="Calibri"/>
        </w:rPr>
        <w:t>ề</w:t>
      </w:r>
      <w:r w:rsidRPr="00525EDE">
        <w:rPr>
          <w:rFonts w:ascii="Noto Sans KR Light" w:eastAsia="Noto Sans KR Light" w:hAnsi="Noto Sans KR Light"/>
        </w:rPr>
        <w:t>m SCT (thi</w:t>
      </w:r>
      <w:r w:rsidRPr="00525EDE">
        <w:rPr>
          <w:rFonts w:ascii="Noto Sans KR Light" w:eastAsia="Noto Sans KR Light" w:hAnsi="Noto Sans KR Light" w:cs="Calibri"/>
        </w:rPr>
        <w:t>ế</w:t>
      </w:r>
      <w:r w:rsidRPr="00525EDE">
        <w:rPr>
          <w:rFonts w:ascii="Noto Sans KR Light" w:eastAsia="Noto Sans KR Light" w:hAnsi="Noto Sans KR Light"/>
        </w:rPr>
        <w:t>t k</w:t>
      </w:r>
      <w:r w:rsidRPr="00525EDE">
        <w:rPr>
          <w:rFonts w:ascii="Noto Sans KR Light" w:eastAsia="Noto Sans KR Light" w:hAnsi="Noto Sans KR Light" w:cs="Calibri"/>
        </w:rPr>
        <w:t>ế</w:t>
      </w:r>
      <w:r w:rsidRPr="00525EDE">
        <w:rPr>
          <w:rFonts w:ascii="Noto Sans KR Light" w:eastAsia="Noto Sans KR Light" w:hAnsi="Noto Sans KR Light"/>
        </w:rPr>
        <w:t xml:space="preserve"> layout &amp; báo giá) đ</w:t>
      </w:r>
      <w:r w:rsidRPr="00525EDE">
        <w:rPr>
          <w:rFonts w:ascii="Noto Sans KR Light" w:eastAsia="Noto Sans KR Light" w:hAnsi="Noto Sans KR Light" w:cs="Calibri"/>
        </w:rPr>
        <w:t>ượ</w:t>
      </w:r>
      <w:r w:rsidRPr="00525EDE">
        <w:rPr>
          <w:rFonts w:ascii="Noto Sans KR Light" w:eastAsia="Noto Sans KR Light" w:hAnsi="Noto Sans KR Light"/>
        </w:rPr>
        <w:t>c cung c</w:t>
      </w:r>
      <w:r w:rsidRPr="00525EDE">
        <w:rPr>
          <w:rFonts w:ascii="Noto Sans KR Light" w:eastAsia="Noto Sans KR Light" w:hAnsi="Noto Sans KR Light" w:cs="Calibri"/>
        </w:rPr>
        <w:t>ấ</w:t>
      </w:r>
      <w:r w:rsidRPr="00525EDE">
        <w:rPr>
          <w:rFonts w:ascii="Noto Sans KR Light" w:eastAsia="Noto Sans KR Light" w:hAnsi="Noto Sans KR Light"/>
        </w:rPr>
        <w:t>p mi</w:t>
      </w:r>
      <w:r w:rsidRPr="00525EDE">
        <w:rPr>
          <w:rFonts w:ascii="Noto Sans KR Light" w:eastAsia="Noto Sans KR Light" w:hAnsi="Noto Sans KR Light" w:cs="Calibri"/>
        </w:rPr>
        <w:t>ễ</w:t>
      </w:r>
      <w:r w:rsidRPr="00525EDE">
        <w:rPr>
          <w:rFonts w:ascii="Noto Sans KR Light" w:eastAsia="Noto Sans KR Light" w:hAnsi="Noto Sans KR Light"/>
        </w:rPr>
        <w:t>n phí.</w:t>
      </w:r>
    </w:p>
    <w:p w14:paraId="5B510F4F" w14:textId="77777777" w:rsidR="003B4056" w:rsidRPr="00525EDE" w:rsidRDefault="003B4056" w:rsidP="00C3547B">
      <w:pPr>
        <w:pStyle w:val="a3"/>
        <w:numPr>
          <w:ilvl w:val="0"/>
          <w:numId w:val="21"/>
        </w:numPr>
        <w:spacing w:before="120" w:beforeAutospacing="0" w:after="120" w:afterAutospacing="0"/>
        <w:ind w:left="426" w:hanging="426"/>
        <w:rPr>
          <w:rFonts w:ascii="Noto Sans KR Light" w:eastAsia="Noto Sans KR Light" w:hAnsi="Noto Sans KR Light" w:cs="Times New Roman"/>
        </w:rPr>
      </w:pPr>
      <w:r w:rsidRPr="00525EDE">
        <w:rPr>
          <w:rFonts w:ascii="Noto Sans KR Light" w:eastAsia="Noto Sans KR Light" w:hAnsi="Noto Sans KR Light"/>
        </w:rPr>
        <w:lastRenderedPageBreak/>
        <w:t>Catalog tr</w:t>
      </w:r>
      <w:r w:rsidRPr="00525EDE">
        <w:rPr>
          <w:rFonts w:ascii="Noto Sans KR Light" w:eastAsia="Noto Sans KR Light" w:hAnsi="Noto Sans KR Light" w:cs="Calibri"/>
        </w:rPr>
        <w:t>ự</w:t>
      </w:r>
      <w:r w:rsidRPr="00525EDE">
        <w:rPr>
          <w:rFonts w:ascii="Noto Sans KR Light" w:eastAsia="Noto Sans KR Light" w:hAnsi="Noto Sans KR Light"/>
        </w:rPr>
        <w:t>c tuy</w:t>
      </w:r>
      <w:r w:rsidRPr="00525EDE">
        <w:rPr>
          <w:rFonts w:ascii="Noto Sans KR Light" w:eastAsia="Noto Sans KR Light" w:hAnsi="Noto Sans KR Light" w:cs="Calibri"/>
        </w:rPr>
        <w:t>ế</w:t>
      </w:r>
      <w:r w:rsidRPr="00525EDE">
        <w:rPr>
          <w:rFonts w:ascii="Noto Sans KR Light" w:eastAsia="Noto Sans KR Light" w:hAnsi="Noto Sans KR Light"/>
        </w:rPr>
        <w:t>n và tài li</w:t>
      </w:r>
      <w:r w:rsidRPr="00525EDE">
        <w:rPr>
          <w:rFonts w:ascii="Noto Sans KR Light" w:eastAsia="Noto Sans KR Light" w:hAnsi="Noto Sans KR Light" w:cs="Calibri"/>
        </w:rPr>
        <w:t>ệ</w:t>
      </w:r>
      <w:r w:rsidRPr="00525EDE">
        <w:rPr>
          <w:rFonts w:ascii="Noto Sans KR Light" w:eastAsia="Noto Sans KR Light" w:hAnsi="Noto Sans KR Light"/>
        </w:rPr>
        <w:t>u đ</w:t>
      </w:r>
      <w:r w:rsidRPr="00525EDE">
        <w:rPr>
          <w:rFonts w:ascii="Noto Sans KR Light" w:eastAsia="Noto Sans KR Light" w:hAnsi="Noto Sans KR Light" w:cs="Calibri"/>
        </w:rPr>
        <w:t>ề</w:t>
      </w:r>
      <w:r w:rsidRPr="00525EDE">
        <w:rPr>
          <w:rFonts w:ascii="Noto Sans KR Light" w:eastAsia="Noto Sans KR Light" w:hAnsi="Noto Sans KR Light"/>
        </w:rPr>
        <w:t xml:space="preserve"> xu</w:t>
      </w:r>
      <w:r w:rsidRPr="00525EDE">
        <w:rPr>
          <w:rFonts w:ascii="Noto Sans KR Light" w:eastAsia="Noto Sans KR Light" w:hAnsi="Noto Sans KR Light" w:cs="Calibri"/>
        </w:rPr>
        <w:t>ấ</w:t>
      </w:r>
      <w:r w:rsidRPr="00525EDE">
        <w:rPr>
          <w:rFonts w:ascii="Noto Sans KR Light" w:eastAsia="Noto Sans KR Light" w:hAnsi="Noto Sans KR Light"/>
        </w:rPr>
        <w:t>t k</w:t>
      </w:r>
      <w:r w:rsidRPr="00525EDE">
        <w:rPr>
          <w:rFonts w:ascii="Noto Sans KR Light" w:eastAsia="Noto Sans KR Light" w:hAnsi="Noto Sans KR Light" w:cs="Calibri"/>
        </w:rPr>
        <w:t>ỹ</w:t>
      </w:r>
      <w:r w:rsidRPr="00525EDE">
        <w:rPr>
          <w:rFonts w:ascii="Noto Sans KR Light" w:eastAsia="Noto Sans KR Light" w:hAnsi="Noto Sans KR Light"/>
        </w:rPr>
        <w:t xml:space="preserve"> thu</w:t>
      </w:r>
      <w:r w:rsidRPr="00525EDE">
        <w:rPr>
          <w:rFonts w:ascii="Noto Sans KR Light" w:eastAsia="Noto Sans KR Light" w:hAnsi="Noto Sans KR Light" w:cs="Calibri"/>
        </w:rPr>
        <w:t>ậ</w:t>
      </w:r>
      <w:r w:rsidRPr="00525EDE">
        <w:rPr>
          <w:rFonts w:ascii="Noto Sans KR Light" w:eastAsia="Noto Sans KR Light" w:hAnsi="Noto Sans KR Light"/>
        </w:rPr>
        <w:t>t s</w:t>
      </w:r>
      <w:r w:rsidRPr="00525EDE">
        <w:rPr>
          <w:rFonts w:ascii="Noto Sans KR Light" w:eastAsia="Noto Sans KR Light" w:hAnsi="Noto Sans KR Light" w:cs="Calibri"/>
        </w:rPr>
        <w:t>ố</w:t>
      </w:r>
      <w:r w:rsidRPr="00525EDE">
        <w:rPr>
          <w:rFonts w:ascii="Noto Sans KR Light" w:eastAsia="Noto Sans KR Light" w:hAnsi="Noto Sans KR Light"/>
        </w:rPr>
        <w:t xml:space="preserve"> đ</w:t>
      </w:r>
      <w:r w:rsidRPr="00525EDE">
        <w:rPr>
          <w:rFonts w:ascii="Noto Sans KR Light" w:eastAsia="Noto Sans KR Light" w:hAnsi="Noto Sans KR Light" w:cs="Calibri"/>
        </w:rPr>
        <w:t>ượ</w:t>
      </w:r>
      <w:r w:rsidRPr="00525EDE">
        <w:rPr>
          <w:rFonts w:ascii="Noto Sans KR Light" w:eastAsia="Noto Sans KR Light" w:hAnsi="Noto Sans KR Light"/>
        </w:rPr>
        <w:t>c cung c</w:t>
      </w:r>
      <w:r w:rsidRPr="00525EDE">
        <w:rPr>
          <w:rFonts w:ascii="Noto Sans KR Light" w:eastAsia="Noto Sans KR Light" w:hAnsi="Noto Sans KR Light" w:cs="Calibri"/>
        </w:rPr>
        <w:t>ấ</w:t>
      </w:r>
      <w:r w:rsidRPr="00525EDE">
        <w:rPr>
          <w:rFonts w:ascii="Noto Sans KR Light" w:eastAsia="Noto Sans KR Light" w:hAnsi="Noto Sans KR Light"/>
        </w:rPr>
        <w:t>p mi</w:t>
      </w:r>
      <w:r w:rsidRPr="00525EDE">
        <w:rPr>
          <w:rFonts w:ascii="Noto Sans KR Light" w:eastAsia="Noto Sans KR Light" w:hAnsi="Noto Sans KR Light" w:cs="Calibri"/>
        </w:rPr>
        <w:t>ễ</w:t>
      </w:r>
      <w:r w:rsidRPr="00525EDE">
        <w:rPr>
          <w:rFonts w:ascii="Noto Sans KR Light" w:eastAsia="Noto Sans KR Light" w:hAnsi="Noto Sans KR Light"/>
        </w:rPr>
        <w:t>n phí.</w:t>
      </w:r>
    </w:p>
    <w:p w14:paraId="1D283877" w14:textId="281B4C23" w:rsidR="007C295F" w:rsidRPr="00525EDE" w:rsidRDefault="003B4056" w:rsidP="00C3547B">
      <w:pPr>
        <w:pStyle w:val="a3"/>
        <w:numPr>
          <w:ilvl w:val="0"/>
          <w:numId w:val="21"/>
        </w:numPr>
        <w:spacing w:before="120" w:beforeAutospacing="0" w:after="120" w:afterAutospacing="0"/>
        <w:ind w:left="426" w:hanging="426"/>
        <w:rPr>
          <w:rFonts w:ascii="Noto Sans KR Light" w:eastAsia="Noto Sans KR Light" w:hAnsi="Noto Sans KR Light"/>
        </w:rPr>
      </w:pPr>
      <w:r w:rsidRPr="00525EDE">
        <w:rPr>
          <w:rFonts w:ascii="Noto Sans KR Light" w:eastAsia="Noto Sans KR Light" w:hAnsi="Noto Sans KR Light"/>
        </w:rPr>
        <w:t>S</w:t>
      </w:r>
      <w:r w:rsidRPr="00525EDE">
        <w:rPr>
          <w:rFonts w:ascii="Noto Sans KR Light" w:eastAsia="Noto Sans KR Light" w:hAnsi="Noto Sans KR Light" w:cs="Calibri"/>
        </w:rPr>
        <w:t>ả</w:t>
      </w:r>
      <w:r w:rsidRPr="00525EDE">
        <w:rPr>
          <w:rFonts w:ascii="Noto Sans KR Light" w:eastAsia="Noto Sans KR Light" w:hAnsi="Noto Sans KR Light"/>
        </w:rPr>
        <w:t>n ph</w:t>
      </w:r>
      <w:r w:rsidRPr="00525EDE">
        <w:rPr>
          <w:rFonts w:ascii="Noto Sans KR Light" w:eastAsia="Noto Sans KR Light" w:hAnsi="Noto Sans KR Light" w:cs="Calibri"/>
        </w:rPr>
        <w:t>ẩ</w:t>
      </w:r>
      <w:r w:rsidRPr="00525EDE">
        <w:rPr>
          <w:rFonts w:ascii="Noto Sans KR Light" w:eastAsia="Noto Sans KR Light" w:hAnsi="Noto Sans KR Light"/>
        </w:rPr>
        <w:t>m tr</w:t>
      </w:r>
      <w:r w:rsidRPr="00525EDE">
        <w:rPr>
          <w:rFonts w:ascii="Noto Sans KR Light" w:eastAsia="Noto Sans KR Light" w:hAnsi="Noto Sans KR Light" w:cs="Calibri"/>
        </w:rPr>
        <w:t>ư</w:t>
      </w:r>
      <w:r w:rsidRPr="00525EDE">
        <w:rPr>
          <w:rFonts w:ascii="Noto Sans KR Light" w:eastAsia="Noto Sans KR Light" w:hAnsi="Noto Sans KR Light"/>
        </w:rPr>
        <w:t>ng b</w:t>
      </w:r>
      <w:r w:rsidRPr="00525EDE">
        <w:rPr>
          <w:rFonts w:ascii="Noto Sans KR Light" w:eastAsia="Noto Sans KR Light" w:hAnsi="Noto Sans KR Light" w:cs="맑은 고딕"/>
        </w:rPr>
        <w:t>à</w:t>
      </w:r>
      <w:r w:rsidRPr="00525EDE">
        <w:rPr>
          <w:rFonts w:ascii="Noto Sans KR Light" w:eastAsia="Noto Sans KR Light" w:hAnsi="Noto Sans KR Light"/>
        </w:rPr>
        <w:t xml:space="preserve">y </w:t>
      </w:r>
      <w:r w:rsidRPr="00525EDE">
        <w:rPr>
          <w:rFonts w:ascii="Noto Sans KR Light" w:eastAsia="Noto Sans KR Light" w:hAnsi="Noto Sans KR Light" w:cs="맑은 고딕"/>
        </w:rPr>
        <w:t>đ</w:t>
      </w:r>
      <w:r w:rsidRPr="00525EDE">
        <w:rPr>
          <w:rFonts w:ascii="Noto Sans KR Light" w:eastAsia="Noto Sans KR Light" w:hAnsi="Noto Sans KR Light" w:cs="Calibri"/>
        </w:rPr>
        <w:t>ượ</w:t>
      </w:r>
      <w:r w:rsidRPr="00525EDE">
        <w:rPr>
          <w:rFonts w:ascii="Noto Sans KR Light" w:eastAsia="Noto Sans KR Light" w:hAnsi="Noto Sans KR Light"/>
        </w:rPr>
        <w:t>c cung c</w:t>
      </w:r>
      <w:r w:rsidRPr="00525EDE">
        <w:rPr>
          <w:rFonts w:ascii="Noto Sans KR Light" w:eastAsia="Noto Sans KR Light" w:hAnsi="Noto Sans KR Light" w:cs="Calibri"/>
        </w:rPr>
        <w:t>ấ</w:t>
      </w:r>
      <w:r w:rsidRPr="00525EDE">
        <w:rPr>
          <w:rFonts w:ascii="Noto Sans KR Light" w:eastAsia="Noto Sans KR Light" w:hAnsi="Noto Sans KR Light"/>
        </w:rPr>
        <w:t>p theo các đi</w:t>
      </w:r>
      <w:r w:rsidRPr="00525EDE">
        <w:rPr>
          <w:rFonts w:ascii="Noto Sans KR Light" w:eastAsia="Noto Sans KR Light" w:hAnsi="Noto Sans KR Light" w:cs="Calibri"/>
        </w:rPr>
        <w:t>ề</w:t>
      </w:r>
      <w:r w:rsidRPr="00525EDE">
        <w:rPr>
          <w:rFonts w:ascii="Noto Sans KR Light" w:eastAsia="Noto Sans KR Light" w:hAnsi="Noto Sans KR Light"/>
        </w:rPr>
        <w:t>u ki</w:t>
      </w:r>
      <w:r w:rsidRPr="00525EDE">
        <w:rPr>
          <w:rFonts w:ascii="Noto Sans KR Light" w:eastAsia="Noto Sans KR Light" w:hAnsi="Noto Sans KR Light" w:cs="Calibri"/>
        </w:rPr>
        <w:t>ệ</w:t>
      </w:r>
      <w:r w:rsidRPr="00525EDE">
        <w:rPr>
          <w:rFonts w:ascii="Noto Sans KR Light" w:eastAsia="Noto Sans KR Light" w:hAnsi="Noto Sans KR Light"/>
        </w:rPr>
        <w:t>n sau:</w:t>
      </w:r>
    </w:p>
    <w:p w14:paraId="30C47C2D" w14:textId="3A44A7BE" w:rsidR="003B4056" w:rsidRPr="00525EDE" w:rsidRDefault="003B4056" w:rsidP="001B7022">
      <w:pPr>
        <w:pStyle w:val="a3"/>
        <w:numPr>
          <w:ilvl w:val="0"/>
          <w:numId w:val="38"/>
        </w:numPr>
        <w:tabs>
          <w:tab w:val="clear" w:pos="360"/>
          <w:tab w:val="num" w:pos="760"/>
        </w:tabs>
        <w:ind w:left="760"/>
        <w:rPr>
          <w:rFonts w:ascii="Noto Sans KR Light" w:eastAsia="Noto Sans KR Light" w:hAnsi="Noto Sans KR Light"/>
        </w:rPr>
      </w:pPr>
      <w:r w:rsidRPr="00525EDE">
        <w:t>Showroom độc quyền (Exclusive Showroom)</w:t>
      </w:r>
    </w:p>
    <w:p w14:paraId="7CDC8A68"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Chỉ kinh doanh sản phẩm FURSYS</w:t>
      </w:r>
    </w:p>
    <w:p w14:paraId="33B6C399"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Diện tích trưng bày thuần tối thiểu 165㎡</w:t>
      </w:r>
    </w:p>
    <w:p w14:paraId="057A9C54"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Diện tích văn phòng tối thiểu 66㎡</w:t>
      </w:r>
    </w:p>
    <w:p w14:paraId="4BCBEA87"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Giảm giá tối đa 50% cho sản phẩm trưng bày khi khai trương cửa hàng lần đầu</w:t>
      </w:r>
    </w:p>
    <w:p w14:paraId="68F116BB"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Giảm giá 30% đối với việc thay thế hoặc bổ sung sản phẩm trưng bày</w:t>
      </w:r>
    </w:p>
    <w:p w14:paraId="0401EE09" w14:textId="76E3F35F" w:rsidR="003B4056" w:rsidRPr="00525EDE" w:rsidRDefault="003B4056" w:rsidP="001B7022">
      <w:pPr>
        <w:pStyle w:val="a3"/>
        <w:numPr>
          <w:ilvl w:val="0"/>
          <w:numId w:val="38"/>
        </w:numPr>
        <w:tabs>
          <w:tab w:val="clear" w:pos="360"/>
          <w:tab w:val="num" w:pos="760"/>
        </w:tabs>
        <w:ind w:left="760"/>
        <w:rPr>
          <w:rFonts w:ascii="Noto Sans KR Light" w:eastAsia="Noto Sans KR Light" w:hAnsi="Noto Sans KR Light"/>
        </w:rPr>
      </w:pPr>
      <w:r w:rsidRPr="00525EDE">
        <w:t>Đại lý không độc quyền (Non-exclusive Dealer)</w:t>
      </w:r>
    </w:p>
    <w:p w14:paraId="59158A89"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Diện tích văn phòng tối thiểu 66㎡</w:t>
      </w:r>
    </w:p>
    <w:p w14:paraId="2A709D9C"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Giảm giá 30% cho sản phẩm trưng bày khi khai trương lần đầu</w:t>
      </w:r>
    </w:p>
    <w:p w14:paraId="3D5B3C78" w14:textId="77777777" w:rsidR="003B4056" w:rsidRPr="00525EDE" w:rsidRDefault="003B4056" w:rsidP="001B7022">
      <w:pPr>
        <w:pStyle w:val="a3"/>
        <w:numPr>
          <w:ilvl w:val="1"/>
          <w:numId w:val="33"/>
        </w:numPr>
        <w:tabs>
          <w:tab w:val="clear" w:pos="1080"/>
          <w:tab w:val="num" w:pos="1480"/>
        </w:tabs>
        <w:ind w:left="1480"/>
        <w:rPr>
          <w:rFonts w:ascii="Noto Sans KR Light" w:eastAsia="Noto Sans KR Light" w:hAnsi="Noto Sans KR Light"/>
        </w:rPr>
      </w:pPr>
      <w:r w:rsidRPr="00525EDE">
        <w:rPr>
          <w:rFonts w:ascii="Noto Sans KR Light" w:eastAsia="Noto Sans KR Light" w:hAnsi="Noto Sans KR Light"/>
        </w:rPr>
        <w:t>Giảm giá 15% đối với việc thay thế hoặc bổ sung sản phẩm trưng bày</w:t>
      </w:r>
    </w:p>
    <w:p w14:paraId="18D65A3F" w14:textId="6BA41FD9" w:rsidR="003B4056" w:rsidRPr="00525EDE" w:rsidRDefault="003B4056" w:rsidP="003B4056">
      <w:pPr>
        <w:pStyle w:val="a3"/>
        <w:rPr>
          <w:rFonts w:ascii="Noto Sans KR Light" w:eastAsia="Noto Sans KR Light" w:hAnsi="Noto Sans KR Light"/>
        </w:rPr>
      </w:pPr>
      <w:r w:rsidRPr="00525EDE">
        <w:rPr>
          <w:rFonts w:ascii="Noto Sans KR Light" w:eastAsia="Noto Sans KR Light" w:hAnsi="Noto Sans KR Light"/>
        </w:rPr>
        <w:t>Danh m</w:t>
      </w:r>
      <w:r w:rsidRPr="00525EDE">
        <w:rPr>
          <w:rFonts w:ascii="Noto Sans KR Light" w:eastAsia="Noto Sans KR Light" w:hAnsi="Noto Sans KR Light" w:cs="Calibri"/>
        </w:rPr>
        <w:t>ụ</w:t>
      </w:r>
      <w:r w:rsidRPr="00525EDE">
        <w:rPr>
          <w:rFonts w:ascii="Noto Sans KR Light" w:eastAsia="Noto Sans KR Light" w:hAnsi="Noto Sans KR Light"/>
        </w:rPr>
        <w:t>c và s</w:t>
      </w:r>
      <w:r w:rsidRPr="00525EDE">
        <w:rPr>
          <w:rFonts w:ascii="Noto Sans KR Light" w:eastAsia="Noto Sans KR Light" w:hAnsi="Noto Sans KR Light" w:cs="Calibri"/>
        </w:rPr>
        <w:t>ố</w:t>
      </w:r>
      <w:r w:rsidRPr="00525EDE">
        <w:rPr>
          <w:rFonts w:ascii="Noto Sans KR Light" w:eastAsia="Noto Sans KR Light" w:hAnsi="Noto Sans KR Light"/>
        </w:rPr>
        <w:t xml:space="preserve"> l</w:t>
      </w:r>
      <w:r w:rsidRPr="00525EDE">
        <w:rPr>
          <w:rFonts w:ascii="Noto Sans KR Light" w:eastAsia="Noto Sans KR Light" w:hAnsi="Noto Sans KR Light" w:cs="Calibri"/>
        </w:rPr>
        <w:t>ượ</w:t>
      </w:r>
      <w:r w:rsidRPr="00525EDE">
        <w:rPr>
          <w:rFonts w:ascii="Noto Sans KR Light" w:eastAsia="Noto Sans KR Light" w:hAnsi="Noto Sans KR Light"/>
        </w:rPr>
        <w:t>ng s</w:t>
      </w:r>
      <w:r w:rsidRPr="00525EDE">
        <w:rPr>
          <w:rFonts w:ascii="Noto Sans KR Light" w:eastAsia="Noto Sans KR Light" w:hAnsi="Noto Sans KR Light" w:cs="Calibri"/>
        </w:rPr>
        <w:t>ả</w:t>
      </w:r>
      <w:r w:rsidRPr="00525EDE">
        <w:rPr>
          <w:rFonts w:ascii="Noto Sans KR Light" w:eastAsia="Noto Sans KR Light" w:hAnsi="Noto Sans KR Light"/>
        </w:rPr>
        <w:t>n ph</w:t>
      </w:r>
      <w:r w:rsidRPr="00525EDE">
        <w:rPr>
          <w:rFonts w:ascii="Noto Sans KR Light" w:eastAsia="Noto Sans KR Light" w:hAnsi="Noto Sans KR Light" w:cs="Calibri"/>
        </w:rPr>
        <w:t>ẩ</w:t>
      </w:r>
      <w:r w:rsidRPr="00525EDE">
        <w:rPr>
          <w:rFonts w:ascii="Noto Sans KR Light" w:eastAsia="Noto Sans KR Light" w:hAnsi="Noto Sans KR Light"/>
        </w:rPr>
        <w:t>m tr</w:t>
      </w:r>
      <w:r w:rsidRPr="00525EDE">
        <w:rPr>
          <w:rFonts w:ascii="Noto Sans KR Light" w:eastAsia="Noto Sans KR Light" w:hAnsi="Noto Sans KR Light" w:cs="Calibri"/>
        </w:rPr>
        <w:t>ư</w:t>
      </w:r>
      <w:r w:rsidRPr="00525EDE">
        <w:rPr>
          <w:rFonts w:ascii="Noto Sans KR Light" w:eastAsia="Noto Sans KR Light" w:hAnsi="Noto Sans KR Light"/>
        </w:rPr>
        <w:t>ng bày ph</w:t>
      </w:r>
      <w:r w:rsidRPr="00525EDE">
        <w:rPr>
          <w:rFonts w:ascii="Noto Sans KR Light" w:eastAsia="Noto Sans KR Light" w:hAnsi="Noto Sans KR Light" w:cs="Calibri"/>
        </w:rPr>
        <w:t>ả</w:t>
      </w:r>
      <w:r w:rsidRPr="00525EDE">
        <w:rPr>
          <w:rFonts w:ascii="Noto Sans KR Light" w:eastAsia="Noto Sans KR Light" w:hAnsi="Noto Sans KR Light"/>
        </w:rPr>
        <w:t>i đ</w:t>
      </w:r>
      <w:r w:rsidRPr="00525EDE">
        <w:rPr>
          <w:rFonts w:ascii="Noto Sans KR Light" w:eastAsia="Noto Sans KR Light" w:hAnsi="Noto Sans KR Light" w:cs="Calibri"/>
        </w:rPr>
        <w:t>ượ</w:t>
      </w:r>
      <w:r w:rsidRPr="00525EDE">
        <w:rPr>
          <w:rFonts w:ascii="Noto Sans KR Light" w:eastAsia="Noto Sans KR Light" w:hAnsi="Noto Sans KR Light"/>
        </w:rPr>
        <w:t>c Công ty phê duy</w:t>
      </w:r>
      <w:r w:rsidRPr="00525EDE">
        <w:rPr>
          <w:rFonts w:ascii="Noto Sans KR Light" w:eastAsia="Noto Sans KR Light" w:hAnsi="Noto Sans KR Light" w:cs="Calibri"/>
        </w:rPr>
        <w:t>ệ</w:t>
      </w:r>
      <w:r w:rsidRPr="00525EDE">
        <w:rPr>
          <w:rFonts w:ascii="Noto Sans KR Light" w:eastAsia="Noto Sans KR Light" w:hAnsi="Noto Sans KR Light"/>
        </w:rPr>
        <w:t>t tr</w:t>
      </w:r>
      <w:r w:rsidRPr="00525EDE">
        <w:rPr>
          <w:rFonts w:ascii="Noto Sans KR Light" w:eastAsia="Noto Sans KR Light" w:hAnsi="Noto Sans KR Light" w:cs="Calibri"/>
        </w:rPr>
        <w:t>ướ</w:t>
      </w:r>
      <w:r w:rsidRPr="00525EDE">
        <w:rPr>
          <w:rFonts w:ascii="Noto Sans KR Light" w:eastAsia="Noto Sans KR Light" w:hAnsi="Noto Sans KR Light"/>
        </w:rPr>
        <w:t>c b</w:t>
      </w:r>
      <w:r w:rsidRPr="00525EDE">
        <w:rPr>
          <w:rFonts w:ascii="Noto Sans KR Light" w:eastAsia="Noto Sans KR Light" w:hAnsi="Noto Sans KR Light" w:cs="Calibri"/>
        </w:rPr>
        <w:t>ằ</w:t>
      </w:r>
      <w:r w:rsidRPr="00525EDE">
        <w:rPr>
          <w:rFonts w:ascii="Noto Sans KR Light" w:eastAsia="Noto Sans KR Light" w:hAnsi="Noto Sans KR Light"/>
        </w:rPr>
        <w:t>ng văn b</w:t>
      </w:r>
      <w:r w:rsidRPr="00525EDE">
        <w:rPr>
          <w:rFonts w:ascii="Noto Sans KR Light" w:eastAsia="Noto Sans KR Light" w:hAnsi="Noto Sans KR Light" w:cs="Calibri"/>
        </w:rPr>
        <w:t>ả</w:t>
      </w:r>
      <w:r w:rsidRPr="00525EDE">
        <w:rPr>
          <w:rFonts w:ascii="Noto Sans KR Light" w:eastAsia="Noto Sans KR Light" w:hAnsi="Noto Sans KR Light"/>
        </w:rPr>
        <w:t>n.</w:t>
      </w:r>
      <w:r w:rsidR="007C295F" w:rsidRPr="00525EDE">
        <w:rPr>
          <w:rFonts w:ascii="Noto Sans KR Light" w:eastAsia="Noto Sans KR Light" w:hAnsi="Noto Sans KR Light" w:hint="eastAsia"/>
        </w:rPr>
        <w:t xml:space="preserve"> </w:t>
      </w:r>
      <w:r w:rsidRPr="00525EDE">
        <w:rPr>
          <w:rFonts w:ascii="Noto Sans KR Light" w:eastAsia="Noto Sans KR Light" w:hAnsi="Noto Sans KR Light"/>
        </w:rPr>
        <w:t>Chính sách h</w:t>
      </w:r>
      <w:r w:rsidRPr="00525EDE">
        <w:rPr>
          <w:rFonts w:ascii="Noto Sans KR Light" w:eastAsia="Noto Sans KR Light" w:hAnsi="Noto Sans KR Light" w:cs="Calibri"/>
        </w:rPr>
        <w:t>ỗ</w:t>
      </w:r>
      <w:r w:rsidRPr="00525EDE">
        <w:rPr>
          <w:rFonts w:ascii="Noto Sans KR Light" w:eastAsia="Noto Sans KR Light" w:hAnsi="Noto Sans KR Light"/>
        </w:rPr>
        <w:t xml:space="preserve"> tr</w:t>
      </w:r>
      <w:r w:rsidRPr="00525EDE">
        <w:rPr>
          <w:rFonts w:ascii="Noto Sans KR Light" w:eastAsia="Noto Sans KR Light" w:hAnsi="Noto Sans KR Light" w:cs="Calibri"/>
        </w:rPr>
        <w:t>ợ</w:t>
      </w:r>
      <w:r w:rsidRPr="00525EDE">
        <w:rPr>
          <w:rFonts w:ascii="Noto Sans KR Light" w:eastAsia="Noto Sans KR Light" w:hAnsi="Noto Sans KR Light"/>
        </w:rPr>
        <w:t xml:space="preserve"> tr</w:t>
      </w:r>
      <w:r w:rsidRPr="00525EDE">
        <w:rPr>
          <w:rFonts w:ascii="Noto Sans KR Light" w:eastAsia="Noto Sans KR Light" w:hAnsi="Noto Sans KR Light" w:cs="Calibri"/>
        </w:rPr>
        <w:t>ư</w:t>
      </w:r>
      <w:r w:rsidRPr="00525EDE">
        <w:rPr>
          <w:rFonts w:ascii="Noto Sans KR Light" w:eastAsia="Noto Sans KR Light" w:hAnsi="Noto Sans KR Light"/>
        </w:rPr>
        <w:t>ng bày đ</w:t>
      </w:r>
      <w:r w:rsidRPr="00525EDE">
        <w:rPr>
          <w:rFonts w:ascii="Noto Sans KR Light" w:eastAsia="Noto Sans KR Light" w:hAnsi="Noto Sans KR Light" w:cs="Calibri"/>
        </w:rPr>
        <w:t>ượ</w:t>
      </w:r>
      <w:r w:rsidRPr="00525EDE">
        <w:rPr>
          <w:rFonts w:ascii="Noto Sans KR Light" w:eastAsia="Noto Sans KR Light" w:hAnsi="Noto Sans KR Light"/>
        </w:rPr>
        <w:t>c tri</w:t>
      </w:r>
      <w:r w:rsidRPr="00525EDE">
        <w:rPr>
          <w:rFonts w:ascii="Noto Sans KR Light" w:eastAsia="Noto Sans KR Light" w:hAnsi="Noto Sans KR Light" w:cs="Calibri"/>
        </w:rPr>
        <w:t>ể</w:t>
      </w:r>
      <w:r w:rsidRPr="00525EDE">
        <w:rPr>
          <w:rFonts w:ascii="Noto Sans KR Light" w:eastAsia="Noto Sans KR Light" w:hAnsi="Noto Sans KR Light"/>
        </w:rPr>
        <w:t>n khai theo nguyên t</w:t>
      </w:r>
      <w:r w:rsidRPr="00525EDE">
        <w:rPr>
          <w:rFonts w:ascii="Noto Sans KR Light" w:eastAsia="Noto Sans KR Light" w:hAnsi="Noto Sans KR Light" w:cs="Calibri"/>
        </w:rPr>
        <w:t>ắ</w:t>
      </w:r>
      <w:r w:rsidRPr="00525EDE">
        <w:rPr>
          <w:rFonts w:ascii="Noto Sans KR Light" w:eastAsia="Noto Sans KR Light" w:hAnsi="Noto Sans KR Light"/>
        </w:rPr>
        <w:t>c đ</w:t>
      </w:r>
      <w:r w:rsidRPr="00525EDE">
        <w:rPr>
          <w:rFonts w:ascii="Noto Sans KR Light" w:eastAsia="Noto Sans KR Light" w:hAnsi="Noto Sans KR Light" w:cs="Calibri"/>
        </w:rPr>
        <w:t>ầ</w:t>
      </w:r>
      <w:r w:rsidRPr="00525EDE">
        <w:rPr>
          <w:rFonts w:ascii="Noto Sans KR Light" w:eastAsia="Noto Sans KR Light" w:hAnsi="Noto Sans KR Light"/>
        </w:rPr>
        <w:t>u t</w:t>
      </w:r>
      <w:r w:rsidRPr="00525EDE">
        <w:rPr>
          <w:rFonts w:ascii="Noto Sans KR Light" w:eastAsia="Noto Sans KR Light" w:hAnsi="Noto Sans KR Light" w:cs="Calibri"/>
        </w:rPr>
        <w:t>ư</w:t>
      </w:r>
      <w:r w:rsidRPr="00525EDE">
        <w:rPr>
          <w:rFonts w:ascii="Noto Sans KR Light" w:eastAsia="Noto Sans KR Light" w:hAnsi="Noto Sans KR Light"/>
        </w:rPr>
        <w:t>, và Công ty s</w:t>
      </w:r>
      <w:r w:rsidRPr="00525EDE">
        <w:rPr>
          <w:rFonts w:ascii="Noto Sans KR Light" w:eastAsia="Noto Sans KR Light" w:hAnsi="Noto Sans KR Light" w:cs="Calibri"/>
        </w:rPr>
        <w:t>ẽ</w:t>
      </w:r>
      <w:r w:rsidRPr="00525EDE">
        <w:rPr>
          <w:rFonts w:ascii="Noto Sans KR Light" w:eastAsia="Noto Sans KR Light" w:hAnsi="Noto Sans KR Light"/>
        </w:rPr>
        <w:t xml:space="preserve"> quy</w:t>
      </w:r>
      <w:r w:rsidRPr="00525EDE">
        <w:rPr>
          <w:rFonts w:ascii="Noto Sans KR Light" w:eastAsia="Noto Sans KR Light" w:hAnsi="Noto Sans KR Light" w:cs="Calibri"/>
        </w:rPr>
        <w:t>ế</w:t>
      </w:r>
      <w:r w:rsidRPr="00525EDE">
        <w:rPr>
          <w:rFonts w:ascii="Noto Sans KR Light" w:eastAsia="Noto Sans KR Light" w:hAnsi="Noto Sans KR Light"/>
        </w:rPr>
        <w:t>t đ</w:t>
      </w:r>
      <w:r w:rsidRPr="00525EDE">
        <w:rPr>
          <w:rFonts w:ascii="Noto Sans KR Light" w:eastAsia="Noto Sans KR Light" w:hAnsi="Noto Sans KR Light" w:cs="Calibri"/>
        </w:rPr>
        <w:t>ị</w:t>
      </w:r>
      <w:r w:rsidRPr="00525EDE">
        <w:rPr>
          <w:rFonts w:ascii="Noto Sans KR Light" w:eastAsia="Noto Sans KR Light" w:hAnsi="Noto Sans KR Light"/>
        </w:rPr>
        <w:t>nh vi</w:t>
      </w:r>
      <w:r w:rsidRPr="00525EDE">
        <w:rPr>
          <w:rFonts w:ascii="Noto Sans KR Light" w:eastAsia="Noto Sans KR Light" w:hAnsi="Noto Sans KR Light" w:cs="Calibri"/>
        </w:rPr>
        <w:t>ệ</w:t>
      </w:r>
      <w:r w:rsidRPr="00525EDE">
        <w:rPr>
          <w:rFonts w:ascii="Noto Sans KR Light" w:eastAsia="Noto Sans KR Light" w:hAnsi="Noto Sans KR Light"/>
        </w:rPr>
        <w:t>c h</w:t>
      </w:r>
      <w:r w:rsidRPr="00525EDE">
        <w:rPr>
          <w:rFonts w:ascii="Noto Sans KR Light" w:eastAsia="Noto Sans KR Light" w:hAnsi="Noto Sans KR Light" w:cs="Calibri"/>
        </w:rPr>
        <w:t>ỗ</w:t>
      </w:r>
      <w:r w:rsidRPr="00525EDE">
        <w:rPr>
          <w:rFonts w:ascii="Noto Sans KR Light" w:eastAsia="Noto Sans KR Light" w:hAnsi="Noto Sans KR Light"/>
        </w:rPr>
        <w:t xml:space="preserve"> tr</w:t>
      </w:r>
      <w:r w:rsidRPr="00525EDE">
        <w:rPr>
          <w:rFonts w:ascii="Noto Sans KR Light" w:eastAsia="Noto Sans KR Light" w:hAnsi="Noto Sans KR Light" w:cs="Calibri"/>
        </w:rPr>
        <w:t>ợ</w:t>
      </w:r>
      <w:r w:rsidRPr="00525EDE">
        <w:rPr>
          <w:rFonts w:ascii="Noto Sans KR Light" w:eastAsia="Noto Sans KR Light" w:hAnsi="Noto Sans KR Light"/>
        </w:rPr>
        <w:t xml:space="preserve"> sau khi đánh giá tính b</w:t>
      </w:r>
      <w:r w:rsidRPr="00525EDE">
        <w:rPr>
          <w:rFonts w:ascii="Noto Sans KR Light" w:eastAsia="Noto Sans KR Light" w:hAnsi="Noto Sans KR Light" w:cs="Calibri"/>
        </w:rPr>
        <w:t>ề</w:t>
      </w:r>
      <w:r w:rsidRPr="00525EDE">
        <w:rPr>
          <w:rFonts w:ascii="Noto Sans KR Light" w:eastAsia="Noto Sans KR Light" w:hAnsi="Noto Sans KR Light"/>
        </w:rPr>
        <w:t>n v</w:t>
      </w:r>
      <w:r w:rsidRPr="00525EDE">
        <w:rPr>
          <w:rFonts w:ascii="Noto Sans KR Light" w:eastAsia="Noto Sans KR Light" w:hAnsi="Noto Sans KR Light" w:cs="Calibri"/>
        </w:rPr>
        <w:t>ữ</w:t>
      </w:r>
      <w:r w:rsidRPr="00525EDE">
        <w:rPr>
          <w:rFonts w:ascii="Noto Sans KR Light" w:eastAsia="Noto Sans KR Light" w:hAnsi="Noto Sans KR Light"/>
        </w:rPr>
        <w:t>ng và hi</w:t>
      </w:r>
      <w:r w:rsidRPr="00525EDE">
        <w:rPr>
          <w:rFonts w:ascii="Noto Sans KR Light" w:eastAsia="Noto Sans KR Light" w:hAnsi="Noto Sans KR Light" w:cs="Calibri"/>
        </w:rPr>
        <w:t>ệ</w:t>
      </w:r>
      <w:r w:rsidRPr="00525EDE">
        <w:rPr>
          <w:rFonts w:ascii="Noto Sans KR Light" w:eastAsia="Noto Sans KR Light" w:hAnsi="Noto Sans KR Light"/>
        </w:rPr>
        <w:t>u qu</w:t>
      </w:r>
      <w:r w:rsidRPr="00525EDE">
        <w:rPr>
          <w:rFonts w:ascii="Noto Sans KR Light" w:eastAsia="Noto Sans KR Light" w:hAnsi="Noto Sans KR Light" w:cs="Calibri"/>
        </w:rPr>
        <w:t>ả</w:t>
      </w:r>
      <w:r w:rsidRPr="00525EDE">
        <w:rPr>
          <w:rFonts w:ascii="Noto Sans KR Light" w:eastAsia="Noto Sans KR Light" w:hAnsi="Noto Sans KR Light"/>
        </w:rPr>
        <w:t xml:space="preserve"> kinh doanh c</w:t>
      </w:r>
      <w:r w:rsidRPr="00525EDE">
        <w:rPr>
          <w:rFonts w:ascii="Noto Sans KR Light" w:eastAsia="Noto Sans KR Light" w:hAnsi="Noto Sans KR Light" w:cs="Calibri"/>
        </w:rPr>
        <w:t>ủ</w:t>
      </w:r>
      <w:r w:rsidRPr="00525EDE">
        <w:rPr>
          <w:rFonts w:ascii="Noto Sans KR Light" w:eastAsia="Noto Sans KR Light" w:hAnsi="Noto Sans KR Light"/>
        </w:rPr>
        <w:t>a Đ</w:t>
      </w:r>
      <w:r w:rsidRPr="00525EDE">
        <w:rPr>
          <w:rFonts w:ascii="Noto Sans KR Light" w:eastAsia="Noto Sans KR Light" w:hAnsi="Noto Sans KR Light" w:cs="Calibri"/>
        </w:rPr>
        <w:t>ạ</w:t>
      </w:r>
      <w:r w:rsidRPr="00525EDE">
        <w:rPr>
          <w:rFonts w:ascii="Noto Sans KR Light" w:eastAsia="Noto Sans KR Light" w:hAnsi="Noto Sans KR Light"/>
        </w:rPr>
        <w:t>i lý.</w:t>
      </w:r>
    </w:p>
    <w:p w14:paraId="1D769ABD" w14:textId="77777777" w:rsidR="005953BD" w:rsidRPr="00525EDE"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50E677A6">
          <v:rect id="_x0000_i1033" style="width:0;height:1.5pt" o:hralign="center" o:hrstd="t" o:hr="t" fillcolor="#a0a0a0" stroked="f"/>
        </w:pict>
      </w:r>
    </w:p>
    <w:p w14:paraId="6A1B0FD0" w14:textId="77777777" w:rsidR="005953BD" w:rsidRPr="00525EDE" w:rsidRDefault="005953BD" w:rsidP="001B7022">
      <w:pPr>
        <w:pStyle w:val="2"/>
        <w:spacing w:before="0" w:beforeAutospacing="0" w:after="0" w:afterAutospacing="0"/>
        <w:rPr>
          <w:rFonts w:ascii="Noto Sans KR Light" w:hAnsi="Noto Sans KR Light"/>
          <w:sz w:val="24"/>
        </w:rPr>
      </w:pPr>
      <w:r w:rsidRPr="00525EDE">
        <w:rPr>
          <w:rFonts w:ascii="Noto Sans KR Light" w:hAnsi="Noto Sans KR Light" w:hint="eastAsia"/>
          <w:sz w:val="24"/>
        </w:rPr>
        <w:t>제</w:t>
      </w:r>
      <w:r w:rsidRPr="00525EDE">
        <w:rPr>
          <w:rFonts w:ascii="Noto Sans KR Light" w:hAnsi="Noto Sans KR Light"/>
          <w:sz w:val="24"/>
        </w:rPr>
        <w:t>8</w:t>
      </w:r>
      <w:r w:rsidRPr="00525EDE">
        <w:rPr>
          <w:rFonts w:ascii="Noto Sans KR Light" w:hAnsi="Noto Sans KR Light" w:hint="eastAsia"/>
          <w:sz w:val="24"/>
        </w:rPr>
        <w:t>조</w:t>
      </w:r>
      <w:r w:rsidRPr="00525EDE">
        <w:rPr>
          <w:rFonts w:ascii="Noto Sans KR Light" w:hAnsi="Noto Sans KR Light"/>
          <w:sz w:val="24"/>
        </w:rPr>
        <w:t xml:space="preserve"> (</w:t>
      </w:r>
      <w:r w:rsidRPr="00525EDE">
        <w:rPr>
          <w:rFonts w:ascii="Noto Sans KR Light" w:hAnsi="Noto Sans KR Light" w:hint="eastAsia"/>
          <w:sz w:val="24"/>
        </w:rPr>
        <w:t>여신</w:t>
      </w:r>
      <w:r w:rsidRPr="00525EDE">
        <w:rPr>
          <w:rFonts w:ascii="Noto Sans KR Light" w:hAnsi="Noto Sans KR Light"/>
          <w:sz w:val="24"/>
        </w:rPr>
        <w:t xml:space="preserve"> </w:t>
      </w:r>
      <w:r w:rsidRPr="00525EDE">
        <w:rPr>
          <w:rFonts w:ascii="Noto Sans KR Light" w:hAnsi="Noto Sans KR Light" w:hint="eastAsia"/>
          <w:sz w:val="24"/>
        </w:rPr>
        <w:t>및</w:t>
      </w:r>
      <w:r w:rsidRPr="00525EDE">
        <w:rPr>
          <w:rFonts w:ascii="Noto Sans KR Light" w:hAnsi="Noto Sans KR Light"/>
          <w:sz w:val="24"/>
        </w:rPr>
        <w:t xml:space="preserve"> </w:t>
      </w:r>
      <w:r w:rsidRPr="00525EDE">
        <w:rPr>
          <w:rFonts w:ascii="Noto Sans KR Light" w:hAnsi="Noto Sans KR Light" w:hint="eastAsia"/>
          <w:sz w:val="24"/>
        </w:rPr>
        <w:t>금융</w:t>
      </w:r>
      <w:r w:rsidRPr="00525EDE">
        <w:rPr>
          <w:rFonts w:ascii="Noto Sans KR Light" w:hAnsi="Noto Sans KR Light"/>
          <w:sz w:val="24"/>
        </w:rPr>
        <w:t xml:space="preserve"> </w:t>
      </w:r>
      <w:r w:rsidRPr="00525EDE">
        <w:rPr>
          <w:rFonts w:ascii="Noto Sans KR Light" w:hAnsi="Noto Sans KR Light" w:hint="eastAsia"/>
          <w:sz w:val="24"/>
        </w:rPr>
        <w:t>지원</w:t>
      </w:r>
      <w:r w:rsidRPr="00525EDE">
        <w:rPr>
          <w:rFonts w:ascii="Noto Sans KR Light" w:hAnsi="Noto Sans KR Light"/>
          <w:sz w:val="24"/>
        </w:rPr>
        <w:t>)</w:t>
      </w:r>
    </w:p>
    <w:p w14:paraId="57071271" w14:textId="0A518766" w:rsidR="002220E6" w:rsidRPr="00525EDE" w:rsidRDefault="005953BD" w:rsidP="001B7022">
      <w:pPr>
        <w:pStyle w:val="a3"/>
        <w:spacing w:before="0" w:beforeAutospacing="0" w:after="0" w:afterAutospacing="0"/>
        <w:rPr>
          <w:rStyle w:val="a4"/>
          <w:rFonts w:ascii="Noto Sans KR Light" w:hAnsi="Noto Sans KR Light"/>
          <w:b w:val="0"/>
          <w:bCs w:val="0"/>
          <w:sz w:val="36"/>
          <w:szCs w:val="36"/>
        </w:rPr>
      </w:pPr>
      <w:r w:rsidRPr="00525EDE">
        <w:rPr>
          <w:rStyle w:val="a4"/>
          <w:rFonts w:ascii="Noto Sans KR Light" w:hAnsi="Noto Sans KR Light"/>
        </w:rPr>
        <w:t>Article 8 (Credit Support)</w:t>
      </w:r>
    </w:p>
    <w:p w14:paraId="2B3A7F85" w14:textId="1669F895" w:rsidR="005953BD" w:rsidRPr="00525EDE" w:rsidRDefault="005953BD" w:rsidP="00B04443">
      <w:pPr>
        <w:pStyle w:val="a3"/>
        <w:spacing w:before="0" w:beforeAutospacing="0" w:after="120" w:afterAutospacing="0"/>
        <w:rPr>
          <w:rFonts w:ascii="Noto Sans KR Light" w:hAnsi="Noto Sans KR Light"/>
        </w:rPr>
      </w:pPr>
      <w:r w:rsidRPr="00525EDE">
        <w:rPr>
          <w:rStyle w:val="a4"/>
          <w:rFonts w:ascii="Noto Sans KR Light" w:hAnsi="Noto Sans KR Light"/>
        </w:rPr>
        <w:t xml:space="preserve">Điều 8 (Hỗ trợ </w:t>
      </w:r>
      <w:r w:rsidR="004A7DFB" w:rsidRPr="00525EDE">
        <w:rPr>
          <w:rStyle w:val="a4"/>
          <w:rFonts w:ascii="Noto Sans KR Light" w:hAnsi="Noto Sans KR Light"/>
        </w:rPr>
        <w:t>Credit</w:t>
      </w:r>
      <w:r w:rsidRPr="00525EDE">
        <w:rPr>
          <w:rStyle w:val="a4"/>
          <w:rFonts w:ascii="Noto Sans KR Light" w:hAnsi="Noto Sans KR Light"/>
        </w:rPr>
        <w:t>)</w:t>
      </w:r>
    </w:p>
    <w:p w14:paraId="7E3AECCD" w14:textId="0D58A239" w:rsidR="005953BD" w:rsidRPr="00525EDE" w:rsidRDefault="005953BD" w:rsidP="001B7022">
      <w:pPr>
        <w:pStyle w:val="a3"/>
        <w:spacing w:before="120" w:beforeAutospacing="0" w:after="120" w:afterAutospacing="0"/>
        <w:rPr>
          <w:rFonts w:ascii="Noto Sans KR Light" w:hAnsi="Noto Sans KR Light"/>
        </w:rPr>
      </w:pPr>
      <w:r w:rsidRPr="00525EDE">
        <w:rPr>
          <w:rFonts w:ascii="Noto Sans KR Light" w:hAnsi="Noto Sans KR Light" w:hint="eastAsia"/>
        </w:rPr>
        <w:t>회사는</w:t>
      </w:r>
      <w:r w:rsidRPr="00525EDE">
        <w:rPr>
          <w:rFonts w:ascii="Noto Sans KR Light" w:hAnsi="Noto Sans KR Light"/>
        </w:rPr>
        <w:t xml:space="preserve"> </w:t>
      </w:r>
      <w:r w:rsidR="00AE5B75" w:rsidRPr="00525EDE">
        <w:rPr>
          <w:rFonts w:ascii="Noto Sans KR Light" w:hAnsi="Noto Sans KR Light" w:hint="eastAsia"/>
        </w:rPr>
        <w:t>회사</w:t>
      </w:r>
      <w:r w:rsidR="00AE5B75" w:rsidRPr="00525EDE">
        <w:rPr>
          <w:rFonts w:ascii="Noto Sans KR Light" w:hAnsi="Noto Sans KR Light"/>
        </w:rPr>
        <w:t xml:space="preserve"> </w:t>
      </w:r>
      <w:r w:rsidR="00AE5B75" w:rsidRPr="00525EDE">
        <w:rPr>
          <w:rFonts w:ascii="Noto Sans KR Light" w:hAnsi="Noto Sans KR Light" w:hint="eastAsia"/>
        </w:rPr>
        <w:t>단독의</w:t>
      </w:r>
      <w:r w:rsidR="00AE5B75" w:rsidRPr="00525EDE">
        <w:rPr>
          <w:rFonts w:ascii="Noto Sans KR Light" w:hAnsi="Noto Sans KR Light"/>
        </w:rPr>
        <w:t xml:space="preserve"> </w:t>
      </w:r>
      <w:r w:rsidR="00AE5B75" w:rsidRPr="00525EDE">
        <w:rPr>
          <w:rFonts w:ascii="Noto Sans KR Light" w:hAnsi="Noto Sans KR Light" w:hint="eastAsia"/>
        </w:rPr>
        <w:t>결정으로</w:t>
      </w:r>
      <w:r w:rsidR="00AE5B75" w:rsidRPr="00525EDE">
        <w:rPr>
          <w:rFonts w:ascii="Noto Sans KR Light" w:hAnsi="Noto Sans KR Light"/>
        </w:rPr>
        <w:t xml:space="preserve"> </w:t>
      </w:r>
      <w:r w:rsidRPr="00525EDE">
        <w:rPr>
          <w:rFonts w:ascii="Noto Sans KR Light" w:hAnsi="Noto Sans KR Light" w:hint="eastAsia"/>
        </w:rPr>
        <w:t>프로젝트</w:t>
      </w:r>
      <w:r w:rsidRPr="00525EDE">
        <w:rPr>
          <w:rFonts w:ascii="Noto Sans KR Light" w:hAnsi="Noto Sans KR Light"/>
        </w:rPr>
        <w:t xml:space="preserve"> </w:t>
      </w:r>
      <w:r w:rsidRPr="00525EDE">
        <w:rPr>
          <w:rFonts w:ascii="Noto Sans KR Light" w:hAnsi="Noto Sans KR Light" w:hint="eastAsia"/>
        </w:rPr>
        <w:t>단위</w:t>
      </w:r>
      <w:r w:rsidR="00AE5B75" w:rsidRPr="00525EDE">
        <w:rPr>
          <w:rFonts w:ascii="Noto Sans KR Light" w:hAnsi="Noto Sans KR Light" w:hint="eastAsia"/>
        </w:rPr>
        <w:t>의</w:t>
      </w:r>
      <w:r w:rsidR="00AE5B75" w:rsidRPr="00525EDE">
        <w:rPr>
          <w:rFonts w:ascii="Noto Sans KR Light" w:hAnsi="Noto Sans KR Light"/>
        </w:rPr>
        <w:t xml:space="preserve"> </w:t>
      </w:r>
      <w:r w:rsidR="00AE5B75" w:rsidRPr="00525EDE">
        <w:rPr>
          <w:rFonts w:ascii="Noto Sans KR Light" w:hAnsi="Noto Sans KR Light" w:hint="eastAsia"/>
        </w:rPr>
        <w:t>건별</w:t>
      </w:r>
      <w:r w:rsidRPr="00525EDE">
        <w:rPr>
          <w:rFonts w:ascii="Noto Sans KR Light" w:hAnsi="Noto Sans KR Light"/>
        </w:rPr>
        <w:t xml:space="preserve"> </w:t>
      </w:r>
      <w:r w:rsidRPr="00525EDE">
        <w:rPr>
          <w:rFonts w:ascii="Noto Sans KR Light" w:hAnsi="Noto Sans KR Light" w:hint="eastAsia"/>
        </w:rPr>
        <w:t>여신을</w:t>
      </w:r>
      <w:r w:rsidRPr="00525EDE">
        <w:rPr>
          <w:rFonts w:ascii="Noto Sans KR Light" w:hAnsi="Noto Sans KR Light"/>
        </w:rPr>
        <w:t xml:space="preserve"> </w:t>
      </w:r>
      <w:r w:rsidRPr="00525EDE">
        <w:rPr>
          <w:rFonts w:ascii="Noto Sans KR Light" w:hAnsi="Noto Sans KR Light" w:hint="eastAsia"/>
        </w:rPr>
        <w:t>제공할</w:t>
      </w:r>
      <w:r w:rsidRPr="00525EDE">
        <w:rPr>
          <w:rFonts w:ascii="Noto Sans KR Light" w:hAnsi="Noto Sans KR Light"/>
        </w:rPr>
        <w:t xml:space="preserve"> </w:t>
      </w:r>
      <w:r w:rsidRPr="00525EDE">
        <w:rPr>
          <w:rFonts w:ascii="Noto Sans KR Light" w:hAnsi="Noto Sans KR Light" w:hint="eastAsia"/>
        </w:rPr>
        <w:t>수</w:t>
      </w:r>
      <w:r w:rsidRPr="00525EDE">
        <w:rPr>
          <w:rFonts w:ascii="Noto Sans KR Light" w:hAnsi="Noto Sans KR Light"/>
        </w:rPr>
        <w:t xml:space="preserve"> </w:t>
      </w:r>
      <w:r w:rsidRPr="00525EDE">
        <w:rPr>
          <w:rFonts w:ascii="Noto Sans KR Light" w:hAnsi="Noto Sans KR Light" w:hint="eastAsia"/>
        </w:rPr>
        <w:t>있으며</w:t>
      </w:r>
      <w:r w:rsidRPr="00525EDE">
        <w:rPr>
          <w:rFonts w:ascii="Noto Sans KR Light" w:hAnsi="Noto Sans KR Light"/>
        </w:rPr>
        <w:t xml:space="preserve">, </w:t>
      </w:r>
      <w:r w:rsidRPr="00525EDE">
        <w:rPr>
          <w:rFonts w:ascii="Noto Sans KR Light" w:hAnsi="Noto Sans KR Light" w:hint="eastAsia"/>
        </w:rPr>
        <w:t>조건은</w:t>
      </w:r>
      <w:r w:rsidRPr="00525EDE">
        <w:rPr>
          <w:rFonts w:ascii="Noto Sans KR Light" w:hAnsi="Noto Sans KR Light"/>
        </w:rPr>
        <w:t xml:space="preserve"> </w:t>
      </w:r>
      <w:r w:rsidRPr="00525EDE">
        <w:rPr>
          <w:rFonts w:ascii="Noto Sans KR Light" w:hAnsi="Noto Sans KR Light" w:hint="eastAsia"/>
        </w:rPr>
        <w:t>회사</w:t>
      </w:r>
      <w:r w:rsidRPr="00525EDE">
        <w:rPr>
          <w:rFonts w:ascii="Noto Sans KR Light" w:hAnsi="Noto Sans KR Light"/>
        </w:rPr>
        <w:t xml:space="preserve"> </w:t>
      </w:r>
      <w:r w:rsidRPr="00525EDE">
        <w:rPr>
          <w:rFonts w:ascii="Noto Sans KR Light" w:hAnsi="Noto Sans KR Light" w:hint="eastAsia"/>
        </w:rPr>
        <w:t>내부</w:t>
      </w:r>
      <w:r w:rsidRPr="00525EDE">
        <w:rPr>
          <w:rFonts w:ascii="Noto Sans KR Light" w:hAnsi="Noto Sans KR Light"/>
        </w:rPr>
        <w:t xml:space="preserve"> </w:t>
      </w:r>
      <w:r w:rsidRPr="00525EDE">
        <w:rPr>
          <w:rFonts w:ascii="Noto Sans KR Light" w:hAnsi="Noto Sans KR Light" w:hint="eastAsia"/>
        </w:rPr>
        <w:t>기준에</w:t>
      </w:r>
      <w:r w:rsidRPr="00525EDE">
        <w:rPr>
          <w:rFonts w:ascii="Noto Sans KR Light" w:hAnsi="Noto Sans KR Light"/>
        </w:rPr>
        <w:t xml:space="preserve"> </w:t>
      </w:r>
      <w:r w:rsidRPr="00525EDE">
        <w:rPr>
          <w:rFonts w:ascii="Noto Sans KR Light" w:hAnsi="Noto Sans KR Light" w:hint="eastAsia"/>
        </w:rPr>
        <w:t>따른다</w:t>
      </w:r>
      <w:r w:rsidRPr="00525EDE">
        <w:rPr>
          <w:rFonts w:ascii="Noto Sans KR Light" w:hAnsi="Noto Sans KR Light"/>
        </w:rPr>
        <w:t>.</w:t>
      </w:r>
    </w:p>
    <w:p w14:paraId="359B6C5C" w14:textId="1205E4E4" w:rsidR="005953BD" w:rsidRPr="00525EDE" w:rsidRDefault="005953BD" w:rsidP="001B7022">
      <w:pPr>
        <w:pStyle w:val="a3"/>
        <w:spacing w:before="120" w:beforeAutospacing="0" w:after="120" w:afterAutospacing="0"/>
        <w:rPr>
          <w:rFonts w:ascii="Noto Sans KR Light" w:hAnsi="Noto Sans KR Light"/>
        </w:rPr>
      </w:pPr>
      <w:r w:rsidRPr="00525EDE">
        <w:rPr>
          <w:rFonts w:ascii="Noto Sans KR Light" w:hAnsi="Noto Sans KR Light"/>
        </w:rPr>
        <w:t>The Company may provide project-based credit subject to</w:t>
      </w:r>
      <w:r w:rsidR="0052653E" w:rsidRPr="00525EDE">
        <w:rPr>
          <w:rFonts w:ascii="Noto Sans KR Light" w:hAnsi="Noto Sans KR Light"/>
        </w:rPr>
        <w:t xml:space="preserve"> sole decision of the Company on a case-by-case basis and its internal</w:t>
      </w:r>
      <w:r w:rsidRPr="00525EDE">
        <w:rPr>
          <w:rFonts w:ascii="Noto Sans KR Light" w:hAnsi="Noto Sans KR Light"/>
        </w:rPr>
        <w:t xml:space="preserve"> policies.</w:t>
      </w:r>
    </w:p>
    <w:p w14:paraId="460346F2" w14:textId="65DA2E56" w:rsidR="00171D4A" w:rsidRPr="00525EDE" w:rsidRDefault="00171D4A" w:rsidP="001B7022">
      <w:pPr>
        <w:pStyle w:val="a3"/>
        <w:spacing w:before="120" w:beforeAutospacing="0" w:after="120" w:afterAutospacing="0"/>
        <w:rPr>
          <w:rFonts w:ascii="Noto Sans KR Light" w:hAnsi="Noto Sans KR Light"/>
        </w:rPr>
      </w:pPr>
      <w:r w:rsidRPr="00525EDE">
        <w:rPr>
          <w:rFonts w:ascii="Noto Sans KR Light" w:hAnsi="Noto Sans KR Light"/>
        </w:rPr>
        <w:lastRenderedPageBreak/>
        <w:t xml:space="preserve">Công ty có thể cấp </w:t>
      </w:r>
      <w:r w:rsidR="004A7DFB" w:rsidRPr="00525EDE">
        <w:rPr>
          <w:rFonts w:ascii="Noto Sans KR Light" w:hAnsi="Noto Sans KR Light"/>
        </w:rPr>
        <w:t>Credit</w:t>
      </w:r>
      <w:r w:rsidRPr="00525EDE">
        <w:rPr>
          <w:rFonts w:ascii="Noto Sans KR Light" w:hAnsi="Noto Sans KR Light"/>
        </w:rPr>
        <w:t xml:space="preserve"> theo dự án tùy thuộc vào toàn quyền quyết định của Công ty trong từng trường hợp cụ thể và phù hợp với các quy định nội bộ của mình</w:t>
      </w:r>
      <w:r w:rsidR="005953BD" w:rsidRPr="00525EDE">
        <w:rPr>
          <w:rFonts w:ascii="Noto Sans KR Light" w:hAnsi="Noto Sans KR Light"/>
        </w:rPr>
        <w:t>.</w:t>
      </w:r>
    </w:p>
    <w:p w14:paraId="6DE67584" w14:textId="77777777" w:rsidR="00525EDE" w:rsidRDefault="00525EDE" w:rsidP="001B7022">
      <w:pPr>
        <w:pStyle w:val="2"/>
        <w:spacing w:before="0" w:beforeAutospacing="0" w:after="0" w:afterAutospacing="0"/>
        <w:rPr>
          <w:rFonts w:ascii="Noto Sans KR Light" w:hAnsi="Noto Sans KR Light"/>
          <w:sz w:val="24"/>
        </w:rPr>
      </w:pPr>
    </w:p>
    <w:p w14:paraId="6DD56F5C" w14:textId="43389CDC" w:rsidR="004A7DFB" w:rsidRPr="00525EDE" w:rsidRDefault="004A7DFB" w:rsidP="001B7022">
      <w:pPr>
        <w:pStyle w:val="2"/>
        <w:spacing w:before="0" w:beforeAutospacing="0" w:after="0" w:afterAutospacing="0"/>
        <w:rPr>
          <w:rFonts w:ascii="Noto Sans KR Light" w:hAnsi="Noto Sans KR Light"/>
          <w:sz w:val="24"/>
        </w:rPr>
      </w:pPr>
      <w:r w:rsidRPr="00525EDE">
        <w:rPr>
          <w:rFonts w:ascii="Noto Sans KR Light" w:hAnsi="Noto Sans KR Light"/>
          <w:sz w:val="24"/>
        </w:rPr>
        <w:t>제</w:t>
      </w:r>
      <w:r w:rsidRPr="00525EDE">
        <w:rPr>
          <w:rFonts w:ascii="Noto Sans KR Light" w:hAnsi="Noto Sans KR Light"/>
          <w:sz w:val="24"/>
        </w:rPr>
        <w:t>8</w:t>
      </w:r>
      <w:r w:rsidRPr="00525EDE">
        <w:rPr>
          <w:rFonts w:ascii="Noto Sans KR Light" w:hAnsi="Noto Sans KR Light"/>
          <w:sz w:val="24"/>
        </w:rPr>
        <w:t>조의</w:t>
      </w:r>
      <w:r w:rsidR="00BD0F7E" w:rsidRPr="00525EDE">
        <w:rPr>
          <w:rFonts w:ascii="Noto Sans KR Light" w:hAnsi="Noto Sans KR Light" w:hint="eastAsia"/>
          <w:sz w:val="24"/>
        </w:rPr>
        <w:t>1</w:t>
      </w:r>
      <w:r w:rsidRPr="00525EDE">
        <w:rPr>
          <w:rFonts w:ascii="Noto Sans KR Light" w:hAnsi="Noto Sans KR Light"/>
          <w:sz w:val="24"/>
        </w:rPr>
        <w:t xml:space="preserve"> (Credit </w:t>
      </w:r>
      <w:r w:rsidRPr="00525EDE">
        <w:rPr>
          <w:rFonts w:ascii="Noto Sans KR Light" w:hAnsi="Noto Sans KR Light"/>
          <w:sz w:val="24"/>
        </w:rPr>
        <w:t>정책</w:t>
      </w:r>
      <w:r w:rsidRPr="00525EDE">
        <w:rPr>
          <w:rFonts w:ascii="Noto Sans KR Light" w:hAnsi="Noto Sans KR Light"/>
          <w:sz w:val="24"/>
        </w:rPr>
        <w:t>)</w:t>
      </w:r>
    </w:p>
    <w:p w14:paraId="093B572C" w14:textId="1F74E706" w:rsidR="00BD0F7E" w:rsidRPr="00525EDE" w:rsidRDefault="00B04443" w:rsidP="00525EDE">
      <w:pPr>
        <w:pStyle w:val="a3"/>
        <w:spacing w:before="0" w:beforeAutospacing="0" w:after="0" w:afterAutospacing="0"/>
        <w:rPr>
          <w:rStyle w:val="a4"/>
        </w:rPr>
      </w:pPr>
      <w:r w:rsidRPr="00525EDE">
        <w:rPr>
          <w:rStyle w:val="a4"/>
          <w:rFonts w:ascii="Noto Sans KR Light" w:hAnsi="Noto Sans KR Light"/>
        </w:rPr>
        <w:t xml:space="preserve">Article 8-1 </w:t>
      </w:r>
      <w:r w:rsidR="00BD0F7E" w:rsidRPr="00525EDE">
        <w:rPr>
          <w:rStyle w:val="a4"/>
        </w:rPr>
        <w:t xml:space="preserve">(Credit </w:t>
      </w:r>
      <w:r w:rsidR="002220E6" w:rsidRPr="00525EDE">
        <w:rPr>
          <w:rStyle w:val="a4"/>
          <w:rFonts w:hint="eastAsia"/>
        </w:rPr>
        <w:t>policy</w:t>
      </w:r>
      <w:r w:rsidR="00BD0F7E" w:rsidRPr="00525EDE">
        <w:rPr>
          <w:rStyle w:val="a4"/>
        </w:rPr>
        <w:t>)</w:t>
      </w:r>
    </w:p>
    <w:p w14:paraId="448BE26A" w14:textId="065932CA" w:rsidR="00BD0F7E" w:rsidRPr="00525EDE" w:rsidRDefault="00B04443" w:rsidP="00CB7089">
      <w:pPr>
        <w:pStyle w:val="2"/>
        <w:spacing w:before="0" w:beforeAutospacing="0" w:after="240" w:afterAutospacing="0"/>
        <w:rPr>
          <w:rFonts w:ascii="Noto Sans KR Light" w:eastAsia="Noto Sans KR Light" w:hAnsi="Noto Sans KR Light"/>
        </w:rPr>
      </w:pPr>
      <w:r w:rsidRPr="00525EDE">
        <w:rPr>
          <w:rFonts w:ascii="Noto Sans KR Light" w:eastAsia="Noto Sans KR Light" w:hAnsi="Noto Sans KR Light" w:hint="cs"/>
          <w:sz w:val="24"/>
          <w:szCs w:val="24"/>
        </w:rPr>
        <w:t>Đ</w:t>
      </w:r>
      <w:r w:rsidRPr="00525EDE">
        <w:rPr>
          <w:rFonts w:ascii="Noto Sans KR Light" w:eastAsia="Noto Sans KR Light" w:hAnsi="Noto Sans KR Light"/>
          <w:sz w:val="24"/>
          <w:szCs w:val="24"/>
        </w:rPr>
        <w:t>iều 8</w:t>
      </w:r>
      <w:r w:rsidRPr="00525EDE">
        <w:rPr>
          <w:rFonts w:ascii="Noto Sans KR Light" w:eastAsia="Noto Sans KR Light" w:hAnsi="Noto Sans KR Light" w:hint="eastAsia"/>
          <w:sz w:val="24"/>
          <w:szCs w:val="24"/>
        </w:rPr>
        <w:t>a</w:t>
      </w:r>
      <w:r w:rsidR="00BD0F7E" w:rsidRPr="00525EDE">
        <w:rPr>
          <w:rFonts w:ascii="Noto Sans KR Light" w:eastAsia="Noto Sans KR Light" w:hAnsi="Noto Sans KR Light"/>
          <w:sz w:val="24"/>
          <w:szCs w:val="24"/>
        </w:rPr>
        <w:t xml:space="preserve"> (</w:t>
      </w:r>
      <w:r w:rsidR="002220E6" w:rsidRPr="00525EDE">
        <w:rPr>
          <w:rFonts w:ascii="Noto Sans KR Light" w:eastAsia="Noto Sans KR Light" w:hAnsi="Noto Sans KR Light"/>
          <w:sz w:val="24"/>
          <w:szCs w:val="24"/>
        </w:rPr>
        <w:t>Chính sách Credit</w:t>
      </w:r>
      <w:r w:rsidR="00BD0F7E" w:rsidRPr="00525EDE">
        <w:rPr>
          <w:rFonts w:ascii="Noto Sans KR Light" w:eastAsia="Noto Sans KR Light" w:hAnsi="Noto Sans KR Light"/>
          <w:sz w:val="24"/>
          <w:szCs w:val="24"/>
        </w:rPr>
        <w:t>)</w:t>
      </w:r>
    </w:p>
    <w:p w14:paraId="2D154189" w14:textId="27B55085" w:rsidR="007C295F" w:rsidRPr="00525EDE" w:rsidRDefault="004A7DFB" w:rsidP="00CB7089">
      <w:pPr>
        <w:pStyle w:val="a8"/>
        <w:widowControl/>
        <w:numPr>
          <w:ilvl w:val="0"/>
          <w:numId w:val="30"/>
        </w:numPr>
        <w:wordWrap/>
        <w:autoSpaceDE/>
        <w:autoSpaceDN/>
        <w:spacing w:after="100" w:afterAutospacing="1" w:line="240" w:lineRule="auto"/>
        <w:ind w:leftChars="0"/>
        <w:jc w:val="left"/>
        <w:rPr>
          <w:rFonts w:ascii="Noto Sans KR Light" w:eastAsia="Noto Sans KR Light" w:hAnsi="Noto Sans KR Light" w:cs="굴림"/>
          <w:kern w:val="0"/>
          <w:sz w:val="24"/>
          <w:szCs w:val="24"/>
        </w:rPr>
      </w:pPr>
      <w:r w:rsidRPr="00525EDE">
        <w:rPr>
          <w:rFonts w:ascii="Noto Sans KR Light" w:eastAsia="Noto Sans KR Light" w:hAnsi="Noto Sans KR Light" w:cs="굴림"/>
          <w:kern w:val="0"/>
          <w:sz w:val="24"/>
          <w:szCs w:val="24"/>
        </w:rPr>
        <w:t>회사는 다음 각 호의 조건을 충족하는 경우에 한하여, 딜러의 거래 실적(연매출 기준)을 기반으로 Credit을 제공할 수 있으며, Credit은 분기 단위로 산정 및 정산한다.</w:t>
      </w:r>
    </w:p>
    <w:p w14:paraId="16ABAA76" w14:textId="0CDDCACB" w:rsidR="002220E6" w:rsidRPr="00525EDE" w:rsidRDefault="004A7DFB" w:rsidP="002220E6">
      <w:pPr>
        <w:pStyle w:val="a3"/>
        <w:numPr>
          <w:ilvl w:val="1"/>
          <w:numId w:val="12"/>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프로젝트 완료 후 회사의 요청에 따라 현장 사진 촬영 및 홍보 활용에 협조하는 경우</w:t>
      </w:r>
    </w:p>
    <w:p w14:paraId="77600141" w14:textId="6F6E3011" w:rsidR="002220E6" w:rsidRPr="00525EDE" w:rsidRDefault="004A7DFB" w:rsidP="002220E6">
      <w:pPr>
        <w:pStyle w:val="a3"/>
        <w:numPr>
          <w:ilvl w:val="1"/>
          <w:numId w:val="12"/>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프로젝트 관련 도면, 레이아웃, 제안서 등 기술 및 영업 정보를 회사에 제공하는 경우</w:t>
      </w:r>
    </w:p>
    <w:p w14:paraId="40DB356D" w14:textId="6132D863" w:rsidR="002220E6" w:rsidRPr="00525EDE" w:rsidRDefault="004A7DFB" w:rsidP="002220E6">
      <w:pPr>
        <w:pStyle w:val="a3"/>
        <w:numPr>
          <w:ilvl w:val="1"/>
          <w:numId w:val="12"/>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해당 영업 건을 회사의 영업 건 사전 등록(Deal Registration) 제도에 따라 사전 등록한 경우</w:t>
      </w:r>
    </w:p>
    <w:p w14:paraId="301E08AF" w14:textId="76A42FBE" w:rsidR="004A7DFB" w:rsidRPr="00525EDE" w:rsidRDefault="004A7DFB" w:rsidP="001B7022">
      <w:pPr>
        <w:pStyle w:val="a3"/>
        <w:numPr>
          <w:ilvl w:val="1"/>
          <w:numId w:val="12"/>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회사의 브랜드 가이드라인 및 정책을 준수하여 프로젝트를 수행한 경우</w:t>
      </w:r>
    </w:p>
    <w:p w14:paraId="0B3FFE44" w14:textId="77777777" w:rsidR="004A7DFB" w:rsidRPr="00525EDE" w:rsidRDefault="004A7DFB" w:rsidP="004A7DFB">
      <w:pPr>
        <w:pStyle w:val="a8"/>
        <w:widowControl/>
        <w:numPr>
          <w:ilvl w:val="0"/>
          <w:numId w:val="30"/>
        </w:numPr>
        <w:wordWrap/>
        <w:autoSpaceDE/>
        <w:autoSpaceDN/>
        <w:spacing w:before="100" w:beforeAutospacing="1" w:after="100" w:afterAutospacing="1" w:line="240" w:lineRule="auto"/>
        <w:ind w:leftChars="0"/>
        <w:jc w:val="left"/>
        <w:rPr>
          <w:rFonts w:ascii="Noto Sans KR Light" w:eastAsia="Noto Sans KR Light" w:hAnsi="Noto Sans KR Light" w:cs="굴림"/>
          <w:kern w:val="0"/>
          <w:sz w:val="24"/>
          <w:szCs w:val="24"/>
        </w:rPr>
      </w:pPr>
      <w:r w:rsidRPr="00525EDE">
        <w:rPr>
          <w:rFonts w:ascii="Noto Sans KR Light" w:eastAsia="Noto Sans KR Light" w:hAnsi="Noto Sans KR Light" w:cs="굴림"/>
          <w:kern w:val="0"/>
          <w:sz w:val="24"/>
          <w:szCs w:val="24"/>
        </w:rPr>
        <w:t>상기 조건의 충족 여부는 회사가 합리적으로 판단한다.</w:t>
      </w:r>
    </w:p>
    <w:p w14:paraId="7C617CF3" w14:textId="13C88DCD" w:rsidR="002220E6" w:rsidRPr="00525EDE" w:rsidRDefault="004A7DFB" w:rsidP="004A7DFB">
      <w:pPr>
        <w:pStyle w:val="a8"/>
        <w:widowControl/>
        <w:numPr>
          <w:ilvl w:val="0"/>
          <w:numId w:val="30"/>
        </w:numPr>
        <w:wordWrap/>
        <w:autoSpaceDE/>
        <w:autoSpaceDN/>
        <w:spacing w:before="100" w:beforeAutospacing="1" w:after="100" w:afterAutospacing="1" w:line="240" w:lineRule="auto"/>
        <w:ind w:leftChars="0"/>
        <w:jc w:val="left"/>
        <w:rPr>
          <w:rFonts w:ascii="Noto Sans KR Light" w:eastAsia="Noto Sans KR Light" w:hAnsi="Noto Sans KR Light" w:cs="굴림"/>
          <w:kern w:val="0"/>
          <w:sz w:val="24"/>
          <w:szCs w:val="24"/>
        </w:rPr>
      </w:pPr>
      <w:r w:rsidRPr="00525EDE">
        <w:rPr>
          <w:rFonts w:ascii="Noto Sans KR Light" w:eastAsia="Noto Sans KR Light" w:hAnsi="Noto Sans KR Light" w:cs="굴림"/>
          <w:kern w:val="0"/>
          <w:sz w:val="24"/>
          <w:szCs w:val="24"/>
        </w:rPr>
        <w:t>초기 운영 단계에서는 별도의 시스템 구축 없이 내부 관리 방식(예: Excel 등)을 통해 운영할 수 있다.</w:t>
      </w:r>
    </w:p>
    <w:p w14:paraId="507257DE" w14:textId="77777777" w:rsidR="002220E6" w:rsidRPr="00CB7089" w:rsidRDefault="004A7DFB" w:rsidP="001B7022">
      <w:pPr>
        <w:pStyle w:val="a8"/>
        <w:widowControl/>
        <w:numPr>
          <w:ilvl w:val="0"/>
          <w:numId w:val="30"/>
        </w:numPr>
        <w:wordWrap/>
        <w:autoSpaceDE/>
        <w:autoSpaceDN/>
        <w:spacing w:before="100" w:beforeAutospacing="1" w:after="100" w:afterAutospacing="1" w:line="240" w:lineRule="auto"/>
        <w:ind w:leftChars="0"/>
        <w:jc w:val="left"/>
        <w:rPr>
          <w:rFonts w:ascii="Noto Sans KR Light" w:eastAsia="Noto Sans KR Light" w:hAnsi="Noto Sans KR Light" w:cs="굴림"/>
          <w:kern w:val="0"/>
          <w:sz w:val="24"/>
          <w:szCs w:val="24"/>
        </w:rPr>
      </w:pPr>
      <w:r w:rsidRPr="00CB7089">
        <w:rPr>
          <w:rFonts w:ascii="Noto Sans KR Light" w:eastAsia="Noto Sans KR Light" w:hAnsi="Noto Sans KR Light" w:cs="굴림"/>
          <w:kern w:val="0"/>
          <w:sz w:val="24"/>
          <w:szCs w:val="24"/>
        </w:rPr>
        <w:t>Credit은 현금으로 지급되지 않으며, 다음 용도 등으로 사용 가능하다:</w:t>
      </w:r>
    </w:p>
    <w:p w14:paraId="56F382F6" w14:textId="0FF4BC08" w:rsidR="002220E6" w:rsidRPr="00525EDE" w:rsidRDefault="004A7DFB" w:rsidP="001B7022">
      <w:pPr>
        <w:pStyle w:val="a3"/>
        <w:numPr>
          <w:ilvl w:val="0"/>
          <w:numId w:val="68"/>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추후 주문 시 대금 차감</w:t>
      </w:r>
    </w:p>
    <w:p w14:paraId="6C37ECF1" w14:textId="3ADE281E" w:rsidR="004A7DFB" w:rsidRPr="00525EDE" w:rsidRDefault="004A7DFB" w:rsidP="001B7022">
      <w:pPr>
        <w:pStyle w:val="a3"/>
        <w:numPr>
          <w:ilvl w:val="0"/>
          <w:numId w:val="68"/>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Sales Material 또는 샘플 구매</w:t>
      </w:r>
    </w:p>
    <w:p w14:paraId="3889DC60" w14:textId="77777777" w:rsidR="004A7DFB" w:rsidRPr="00525EDE" w:rsidRDefault="004A7DFB" w:rsidP="004A7DFB">
      <w:pPr>
        <w:pStyle w:val="a8"/>
        <w:widowControl/>
        <w:numPr>
          <w:ilvl w:val="0"/>
          <w:numId w:val="30"/>
        </w:numPr>
        <w:wordWrap/>
        <w:autoSpaceDE/>
        <w:autoSpaceDN/>
        <w:spacing w:before="100" w:beforeAutospacing="1" w:after="100" w:afterAutospacing="1" w:line="240" w:lineRule="auto"/>
        <w:ind w:leftChars="0"/>
        <w:jc w:val="left"/>
        <w:rPr>
          <w:rFonts w:ascii="Noto Sans KR Light" w:eastAsia="Noto Sans KR Light" w:hAnsi="Noto Sans KR Light" w:cs="굴림"/>
          <w:kern w:val="0"/>
          <w:sz w:val="24"/>
          <w:szCs w:val="24"/>
        </w:rPr>
      </w:pPr>
      <w:r w:rsidRPr="00525EDE">
        <w:rPr>
          <w:rFonts w:ascii="Noto Sans KR Light" w:eastAsia="Noto Sans KR Light" w:hAnsi="Noto Sans KR Light" w:cs="굴림"/>
          <w:kern w:val="0"/>
          <w:sz w:val="24"/>
          <w:szCs w:val="24"/>
        </w:rPr>
        <w:t>Credit 기본 제공 수준은 연간 누적 매출의 1~2% 범위 내에서 회사가 정하며, 단일 프로젝트 기준 최대 2%를 초과하지 않는다.</w:t>
      </w:r>
    </w:p>
    <w:p w14:paraId="1BD82E69" w14:textId="77777777" w:rsidR="004A7DFB" w:rsidRPr="00525EDE" w:rsidRDefault="004A7DFB" w:rsidP="004A7DFB">
      <w:pPr>
        <w:pStyle w:val="a8"/>
        <w:widowControl/>
        <w:numPr>
          <w:ilvl w:val="0"/>
          <w:numId w:val="30"/>
        </w:numPr>
        <w:wordWrap/>
        <w:autoSpaceDE/>
        <w:autoSpaceDN/>
        <w:spacing w:before="100" w:beforeAutospacing="1" w:after="100" w:afterAutospacing="1" w:line="240" w:lineRule="auto"/>
        <w:ind w:leftChars="0"/>
        <w:jc w:val="left"/>
        <w:rPr>
          <w:rFonts w:ascii="Noto Sans KR Light" w:eastAsia="Noto Sans KR Light" w:hAnsi="Noto Sans KR Light" w:cs="굴림"/>
          <w:kern w:val="0"/>
          <w:sz w:val="24"/>
          <w:szCs w:val="24"/>
        </w:rPr>
      </w:pPr>
      <w:r w:rsidRPr="00525EDE">
        <w:rPr>
          <w:rFonts w:ascii="Noto Sans KR Light" w:eastAsia="Noto Sans KR Light" w:hAnsi="Noto Sans KR Light" w:cs="굴림"/>
          <w:kern w:val="0"/>
          <w:sz w:val="24"/>
          <w:szCs w:val="24"/>
        </w:rPr>
        <w:t>Credit의 유효기간은 발생일로부터 1년으로 한다.</w:t>
      </w:r>
    </w:p>
    <w:p w14:paraId="4F793C53" w14:textId="77777777" w:rsidR="004A7DFB" w:rsidRPr="00525EDE" w:rsidRDefault="004A7DFB" w:rsidP="004A7DFB">
      <w:pPr>
        <w:pStyle w:val="a8"/>
        <w:widowControl/>
        <w:numPr>
          <w:ilvl w:val="0"/>
          <w:numId w:val="30"/>
        </w:numPr>
        <w:wordWrap/>
        <w:autoSpaceDE/>
        <w:autoSpaceDN/>
        <w:spacing w:before="100" w:beforeAutospacing="1" w:after="100" w:afterAutospacing="1" w:line="240" w:lineRule="auto"/>
        <w:ind w:leftChars="0"/>
        <w:jc w:val="left"/>
        <w:rPr>
          <w:rFonts w:ascii="Noto Sans KR Light" w:eastAsia="Noto Sans KR Light" w:hAnsi="Noto Sans KR Light"/>
        </w:rPr>
      </w:pPr>
      <w:r w:rsidRPr="00525EDE">
        <w:rPr>
          <w:rFonts w:ascii="Noto Sans KR Light" w:eastAsia="Noto Sans KR Light" w:hAnsi="Noto Sans KR Light" w:cs="굴림"/>
          <w:kern w:val="0"/>
          <w:sz w:val="24"/>
          <w:szCs w:val="24"/>
        </w:rPr>
        <w:t>회사는 시장 상황, 가격 정책 또는 사업 전략에 따라 Credit 정책을 조정 또는 중단할 수 있다.</w:t>
      </w:r>
    </w:p>
    <w:p w14:paraId="278100F3" w14:textId="77777777" w:rsidR="002220E6" w:rsidRPr="00525EDE" w:rsidRDefault="004A7DFB" w:rsidP="004A7DFB">
      <w:pPr>
        <w:pStyle w:val="a8"/>
        <w:widowControl/>
        <w:numPr>
          <w:ilvl w:val="0"/>
          <w:numId w:val="31"/>
        </w:numPr>
        <w:wordWrap/>
        <w:autoSpaceDE/>
        <w:autoSpaceDN/>
        <w:spacing w:before="100" w:beforeAutospacing="1" w:after="100" w:afterAutospacing="1" w:line="240" w:lineRule="auto"/>
        <w:ind w:leftChars="0"/>
        <w:jc w:val="left"/>
        <w:rPr>
          <w:rFonts w:ascii="Noto Sans KR Light" w:eastAsia="Noto Sans KR Light" w:hAnsi="Noto Sans KR Light" w:cs="굴림"/>
          <w:kern w:val="0"/>
          <w:sz w:val="24"/>
          <w:szCs w:val="24"/>
        </w:rPr>
      </w:pPr>
      <w:r w:rsidRPr="00525EDE">
        <w:rPr>
          <w:rFonts w:ascii="Noto Sans KR Light" w:eastAsia="Noto Sans KR Light" w:hAnsi="Noto Sans KR Light" w:cs="굴림"/>
          <w:kern w:val="0"/>
          <w:sz w:val="24"/>
          <w:szCs w:val="24"/>
        </w:rPr>
        <w:lastRenderedPageBreak/>
        <w:t>The Company may grant Credit based on the Dealer’s annual sales performance only if the following conditions are satisfied. Credit shall be calculated and settled on a quarterly basis:</w:t>
      </w:r>
    </w:p>
    <w:p w14:paraId="4F1DBE33" w14:textId="4D4489E7" w:rsidR="002220E6" w:rsidRPr="00525EDE" w:rsidRDefault="004A7DFB" w:rsidP="002220E6">
      <w:pPr>
        <w:pStyle w:val="a3"/>
        <w:numPr>
          <w:ilvl w:val="0"/>
          <w:numId w:val="69"/>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The Dealer cooperates, upon the Company’s request, in providing site photographs after project completion for promotional and marketing use;</w:t>
      </w:r>
    </w:p>
    <w:p w14:paraId="616F691C" w14:textId="00B37F6A" w:rsidR="002220E6" w:rsidRPr="00525EDE" w:rsidRDefault="004A7DFB" w:rsidP="002220E6">
      <w:pPr>
        <w:pStyle w:val="a3"/>
        <w:numPr>
          <w:ilvl w:val="0"/>
          <w:numId w:val="69"/>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The Dealer provides the Company with project-related technical and sales information, including drawings, layouts, proposals, and related materials;</w:t>
      </w:r>
    </w:p>
    <w:p w14:paraId="255A25A7" w14:textId="03760378" w:rsidR="002220E6" w:rsidRPr="00525EDE" w:rsidRDefault="004A7DFB" w:rsidP="002220E6">
      <w:pPr>
        <w:pStyle w:val="a3"/>
        <w:numPr>
          <w:ilvl w:val="0"/>
          <w:numId w:val="69"/>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The relevant sales project has been registered in advance under the Company’s Deal Registration system;</w:t>
      </w:r>
    </w:p>
    <w:p w14:paraId="5EB1CE95" w14:textId="616FBD09" w:rsidR="004A7DFB" w:rsidRPr="00525EDE" w:rsidRDefault="004A7DFB" w:rsidP="001B7022">
      <w:pPr>
        <w:pStyle w:val="a3"/>
        <w:numPr>
          <w:ilvl w:val="0"/>
          <w:numId w:val="69"/>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The project has been executed in compliance with the Company’s brand guidelines and policies.</w:t>
      </w:r>
    </w:p>
    <w:p w14:paraId="664F1D24" w14:textId="77777777" w:rsidR="004A7DFB" w:rsidRPr="00525EDE" w:rsidRDefault="004A7DFB" w:rsidP="004A7DFB">
      <w:pPr>
        <w:pStyle w:val="a8"/>
        <w:widowControl/>
        <w:numPr>
          <w:ilvl w:val="0"/>
          <w:numId w:val="31"/>
        </w:numPr>
        <w:wordWrap/>
        <w:autoSpaceDE/>
        <w:autoSpaceDN/>
        <w:spacing w:before="100" w:beforeAutospacing="1" w:after="100" w:afterAutospacing="1" w:line="240" w:lineRule="auto"/>
        <w:ind w:leftChars="0"/>
        <w:jc w:val="left"/>
        <w:rPr>
          <w:rFonts w:ascii="Noto Sans KR Light" w:eastAsia="Noto Sans KR Light" w:hAnsi="Noto Sans KR Light" w:cs="굴림"/>
          <w:kern w:val="0"/>
          <w:sz w:val="24"/>
          <w:szCs w:val="24"/>
        </w:rPr>
      </w:pPr>
      <w:r w:rsidRPr="00525EDE">
        <w:rPr>
          <w:rFonts w:ascii="Noto Sans KR Light" w:eastAsia="Noto Sans KR Light" w:hAnsi="Noto Sans KR Light" w:cs="굴림"/>
          <w:kern w:val="0"/>
          <w:sz w:val="24"/>
          <w:szCs w:val="24"/>
        </w:rPr>
        <w:t>The determination of whether the above conditions have been satisfied shall be made at the reasonable discretion of the Company.</w:t>
      </w:r>
    </w:p>
    <w:p w14:paraId="041DE751" w14:textId="77777777" w:rsidR="004A7DFB" w:rsidRPr="00525EDE" w:rsidRDefault="004A7DFB" w:rsidP="004A7DFB">
      <w:pPr>
        <w:pStyle w:val="a8"/>
        <w:widowControl/>
        <w:numPr>
          <w:ilvl w:val="0"/>
          <w:numId w:val="31"/>
        </w:numPr>
        <w:wordWrap/>
        <w:autoSpaceDE/>
        <w:autoSpaceDN/>
        <w:spacing w:before="100" w:beforeAutospacing="1" w:after="100" w:afterAutospacing="1" w:line="240" w:lineRule="auto"/>
        <w:ind w:leftChars="0"/>
        <w:jc w:val="left"/>
        <w:rPr>
          <w:rFonts w:ascii="Noto Sans KR Light" w:eastAsia="Noto Sans KR Light" w:hAnsi="Noto Sans KR Light" w:cs="굴림"/>
          <w:kern w:val="0"/>
          <w:sz w:val="24"/>
          <w:szCs w:val="24"/>
        </w:rPr>
      </w:pPr>
      <w:r w:rsidRPr="00525EDE">
        <w:rPr>
          <w:rFonts w:ascii="Noto Sans KR Light" w:eastAsia="Noto Sans KR Light" w:hAnsi="Noto Sans KR Light" w:cs="굴림"/>
          <w:kern w:val="0"/>
          <w:sz w:val="24"/>
          <w:szCs w:val="24"/>
        </w:rPr>
        <w:t>During the initial operational stage, the Credit system may be administered through internal management methods (e.g., Excel) without establishing a separate system.</w:t>
      </w:r>
    </w:p>
    <w:p w14:paraId="0F4BCA9D" w14:textId="16B3FACE" w:rsidR="002220E6" w:rsidRPr="00525EDE" w:rsidRDefault="004A7DFB" w:rsidP="004A7DFB">
      <w:pPr>
        <w:pStyle w:val="a8"/>
        <w:widowControl/>
        <w:numPr>
          <w:ilvl w:val="0"/>
          <w:numId w:val="31"/>
        </w:numPr>
        <w:wordWrap/>
        <w:autoSpaceDE/>
        <w:autoSpaceDN/>
        <w:spacing w:before="100" w:beforeAutospacing="1" w:after="100" w:afterAutospacing="1" w:line="240" w:lineRule="auto"/>
        <w:ind w:leftChars="0"/>
        <w:jc w:val="left"/>
        <w:rPr>
          <w:rFonts w:ascii="Noto Sans KR Light" w:eastAsia="Noto Sans KR Light" w:hAnsi="Noto Sans KR Light" w:cs="굴림"/>
          <w:kern w:val="0"/>
          <w:sz w:val="24"/>
          <w:szCs w:val="24"/>
        </w:rPr>
      </w:pPr>
      <w:r w:rsidRPr="00525EDE">
        <w:rPr>
          <w:rFonts w:ascii="Noto Sans KR Light" w:eastAsia="Noto Sans KR Light" w:hAnsi="Noto Sans KR Light" w:cs="굴림"/>
          <w:kern w:val="0"/>
          <w:sz w:val="24"/>
          <w:szCs w:val="24"/>
        </w:rPr>
        <w:t>Credit shall not be paid in cash and may only be used for the following purposes:</w:t>
      </w:r>
    </w:p>
    <w:p w14:paraId="7BB889E2" w14:textId="2ADBDE57" w:rsidR="002220E6" w:rsidRPr="00525EDE" w:rsidRDefault="004A7DFB" w:rsidP="001B7022">
      <w:pPr>
        <w:pStyle w:val="a3"/>
        <w:numPr>
          <w:ilvl w:val="0"/>
          <w:numId w:val="70"/>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deduction against future purchase orders;</w:t>
      </w:r>
    </w:p>
    <w:p w14:paraId="0A3FBDDC" w14:textId="4FED6FF8" w:rsidR="004A7DFB" w:rsidRPr="00525EDE" w:rsidRDefault="004A7DFB" w:rsidP="001B7022">
      <w:pPr>
        <w:pStyle w:val="a3"/>
        <w:numPr>
          <w:ilvl w:val="0"/>
          <w:numId w:val="70"/>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purchase of Sales Materials or samples.</w:t>
      </w:r>
    </w:p>
    <w:p w14:paraId="4A635393" w14:textId="77777777" w:rsidR="004A7DFB" w:rsidRPr="00525EDE" w:rsidRDefault="004A7DFB" w:rsidP="004A7DFB">
      <w:pPr>
        <w:pStyle w:val="a8"/>
        <w:widowControl/>
        <w:numPr>
          <w:ilvl w:val="0"/>
          <w:numId w:val="31"/>
        </w:numPr>
        <w:wordWrap/>
        <w:autoSpaceDE/>
        <w:autoSpaceDN/>
        <w:spacing w:before="100" w:beforeAutospacing="1" w:after="100" w:afterAutospacing="1" w:line="240" w:lineRule="auto"/>
        <w:ind w:leftChars="0"/>
        <w:jc w:val="left"/>
        <w:rPr>
          <w:rFonts w:ascii="Noto Sans KR Light" w:eastAsia="Noto Sans KR Light" w:hAnsi="Noto Sans KR Light" w:cs="굴림"/>
          <w:kern w:val="0"/>
          <w:sz w:val="24"/>
          <w:szCs w:val="24"/>
        </w:rPr>
      </w:pPr>
      <w:r w:rsidRPr="00525EDE">
        <w:rPr>
          <w:rFonts w:ascii="Noto Sans KR Light" w:eastAsia="Noto Sans KR Light" w:hAnsi="Noto Sans KR Light" w:cs="굴림"/>
          <w:kern w:val="0"/>
          <w:sz w:val="24"/>
          <w:szCs w:val="24"/>
        </w:rPr>
        <w:t>The basic Credit level shall be determined by the Company within the range of 1–2% of the annual accumulated sales and shall not exceed 2% per single project.</w:t>
      </w:r>
    </w:p>
    <w:p w14:paraId="5F8A0026" w14:textId="77777777" w:rsidR="004A7DFB" w:rsidRPr="00525EDE" w:rsidRDefault="004A7DFB" w:rsidP="004A7DFB">
      <w:pPr>
        <w:pStyle w:val="a8"/>
        <w:widowControl/>
        <w:numPr>
          <w:ilvl w:val="0"/>
          <w:numId w:val="31"/>
        </w:numPr>
        <w:wordWrap/>
        <w:autoSpaceDE/>
        <w:autoSpaceDN/>
        <w:spacing w:before="100" w:beforeAutospacing="1" w:after="100" w:afterAutospacing="1" w:line="240" w:lineRule="auto"/>
        <w:ind w:leftChars="0"/>
        <w:jc w:val="left"/>
        <w:rPr>
          <w:rFonts w:ascii="Noto Sans KR Light" w:eastAsia="Noto Sans KR Light" w:hAnsi="Noto Sans KR Light" w:cs="굴림"/>
          <w:kern w:val="0"/>
          <w:sz w:val="24"/>
          <w:szCs w:val="24"/>
        </w:rPr>
      </w:pPr>
      <w:r w:rsidRPr="00525EDE">
        <w:rPr>
          <w:rFonts w:ascii="Noto Sans KR Light" w:eastAsia="Noto Sans KR Light" w:hAnsi="Noto Sans KR Light" w:cs="굴림"/>
          <w:kern w:val="0"/>
          <w:sz w:val="24"/>
          <w:szCs w:val="24"/>
        </w:rPr>
        <w:t>Credit shall be valid for one (1) year from the date of issuance.</w:t>
      </w:r>
    </w:p>
    <w:p w14:paraId="4C349229" w14:textId="77777777" w:rsidR="004A7DFB" w:rsidRPr="00525EDE" w:rsidRDefault="004A7DFB" w:rsidP="004A7DFB">
      <w:pPr>
        <w:pStyle w:val="a8"/>
        <w:widowControl/>
        <w:numPr>
          <w:ilvl w:val="0"/>
          <w:numId w:val="31"/>
        </w:numPr>
        <w:wordWrap/>
        <w:autoSpaceDE/>
        <w:autoSpaceDN/>
        <w:spacing w:before="100" w:beforeAutospacing="1" w:after="100" w:afterAutospacing="1" w:line="240" w:lineRule="auto"/>
        <w:ind w:leftChars="0"/>
        <w:jc w:val="left"/>
        <w:rPr>
          <w:rFonts w:ascii="Noto Sans KR Light" w:eastAsia="Noto Sans KR Light" w:hAnsi="Noto Sans KR Light" w:cs="굴림"/>
          <w:kern w:val="0"/>
          <w:sz w:val="24"/>
          <w:szCs w:val="24"/>
        </w:rPr>
      </w:pPr>
      <w:r w:rsidRPr="00525EDE">
        <w:rPr>
          <w:rFonts w:ascii="Noto Sans KR Light" w:eastAsia="Noto Sans KR Light" w:hAnsi="Noto Sans KR Light" w:cs="굴림"/>
          <w:kern w:val="0"/>
          <w:sz w:val="24"/>
          <w:szCs w:val="24"/>
        </w:rPr>
        <w:t>The Company reserves the right to adjust or suspend the Credit policy depending on market conditions, pricing policy, or business strategy.</w:t>
      </w:r>
    </w:p>
    <w:p w14:paraId="5937FEE9" w14:textId="77777777" w:rsidR="004A7DFB" w:rsidRPr="00525EDE" w:rsidRDefault="004A7DFB" w:rsidP="001B7022">
      <w:pPr>
        <w:pStyle w:val="a8"/>
        <w:widowControl/>
        <w:numPr>
          <w:ilvl w:val="0"/>
          <w:numId w:val="71"/>
        </w:numPr>
        <w:wordWrap/>
        <w:autoSpaceDE/>
        <w:autoSpaceDN/>
        <w:spacing w:before="100" w:beforeAutospacing="1" w:after="100" w:afterAutospacing="1" w:line="240" w:lineRule="auto"/>
        <w:ind w:leftChars="0"/>
        <w:jc w:val="left"/>
        <w:rPr>
          <w:rFonts w:ascii="Noto Sans KR Light" w:eastAsia="Noto Sans KR Light" w:hAnsi="Noto Sans KR Light"/>
        </w:rPr>
      </w:pPr>
      <w:r w:rsidRPr="00525EDE">
        <w:rPr>
          <w:rFonts w:ascii="Noto Sans KR Light" w:eastAsia="Noto Sans KR Light" w:hAnsi="Noto Sans KR Light" w:cs="굴림"/>
          <w:kern w:val="0"/>
          <w:sz w:val="24"/>
          <w:szCs w:val="24"/>
        </w:rPr>
        <w:t>Công ty có thể cấp Credit dựa trên doanh số bán hàng hàng n</w:t>
      </w:r>
      <w:r w:rsidRPr="00525EDE">
        <w:rPr>
          <w:rFonts w:ascii="Noto Sans KR Light" w:eastAsia="Noto Sans KR Light" w:hAnsi="Noto Sans KR Light" w:cs="굴림" w:hint="eastAsia"/>
          <w:kern w:val="0"/>
          <w:sz w:val="24"/>
          <w:szCs w:val="24"/>
        </w:rPr>
        <w:t>ă</w:t>
      </w:r>
      <w:r w:rsidRPr="00525EDE">
        <w:rPr>
          <w:rFonts w:ascii="Noto Sans KR Light" w:eastAsia="Noto Sans KR Light" w:hAnsi="Noto Sans KR Light" w:cs="굴림"/>
          <w:kern w:val="0"/>
          <w:sz w:val="24"/>
          <w:szCs w:val="24"/>
        </w:rPr>
        <w:t xml:space="preserve">m của </w:t>
      </w:r>
      <w:r w:rsidRPr="00525EDE">
        <w:rPr>
          <w:rFonts w:ascii="Noto Sans KR Light" w:eastAsia="Noto Sans KR Light" w:hAnsi="Noto Sans KR Light" w:cs="굴림" w:hint="eastAsia"/>
          <w:kern w:val="0"/>
          <w:sz w:val="24"/>
          <w:szCs w:val="24"/>
        </w:rPr>
        <w:t>Đ</w:t>
      </w:r>
      <w:r w:rsidRPr="00525EDE">
        <w:rPr>
          <w:rFonts w:ascii="Noto Sans KR Light" w:eastAsia="Noto Sans KR Light" w:hAnsi="Noto Sans KR Light" w:cs="굴림"/>
          <w:kern w:val="0"/>
          <w:sz w:val="24"/>
          <w:szCs w:val="24"/>
        </w:rPr>
        <w:t>ại lý khi đáp ứng đầy đủ các điều kiện sau. Credit sẽ đ</w:t>
      </w:r>
      <w:r w:rsidRPr="00525EDE">
        <w:rPr>
          <w:rFonts w:ascii="Noto Sans KR Light" w:eastAsia="Noto Sans KR Light" w:hAnsi="Noto Sans KR Light" w:cs="굴림" w:hint="eastAsia"/>
          <w:kern w:val="0"/>
          <w:sz w:val="24"/>
          <w:szCs w:val="24"/>
        </w:rPr>
        <w:t>ư</w:t>
      </w:r>
      <w:r w:rsidRPr="00525EDE">
        <w:rPr>
          <w:rFonts w:ascii="Noto Sans KR Light" w:eastAsia="Noto Sans KR Light" w:hAnsi="Noto Sans KR Light" w:cs="굴림"/>
          <w:kern w:val="0"/>
          <w:sz w:val="24"/>
          <w:szCs w:val="24"/>
        </w:rPr>
        <w:t>ợc tính toán và quyết toán theo quý:</w:t>
      </w:r>
    </w:p>
    <w:p w14:paraId="543B1F76" w14:textId="02DF0F5C" w:rsidR="004A7DFB" w:rsidRPr="00525EDE" w:rsidRDefault="004A7DFB" w:rsidP="001B7022">
      <w:pPr>
        <w:pStyle w:val="a3"/>
        <w:numPr>
          <w:ilvl w:val="0"/>
          <w:numId w:val="72"/>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hint="cs"/>
        </w:rPr>
        <w:lastRenderedPageBreak/>
        <w:t>Đ</w:t>
      </w:r>
      <w:r w:rsidRPr="00525EDE">
        <w:rPr>
          <w:rFonts w:ascii="Noto Sans KR Light" w:eastAsia="Noto Sans KR Light" w:hAnsi="Noto Sans KR Light"/>
        </w:rPr>
        <w:t>ại lý hợp tác, theo yêu cầu của Công ty, cung cấp hình ảnh thực tế dự án sau khi hoàn thành để phục vụ mục đích quảng bá và marketing;</w:t>
      </w:r>
    </w:p>
    <w:p w14:paraId="7B32E481" w14:textId="425CDFDD" w:rsidR="004A7DFB" w:rsidRPr="00525EDE" w:rsidRDefault="004A7DFB" w:rsidP="001B7022">
      <w:pPr>
        <w:pStyle w:val="a3"/>
        <w:numPr>
          <w:ilvl w:val="0"/>
          <w:numId w:val="72"/>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hint="cs"/>
        </w:rPr>
        <w:t>Đ</w:t>
      </w:r>
      <w:r w:rsidRPr="00525EDE">
        <w:rPr>
          <w:rFonts w:ascii="Noto Sans KR Light" w:eastAsia="Noto Sans KR Light" w:hAnsi="Noto Sans KR Light"/>
        </w:rPr>
        <w:t>ại lý cung cấp cho Công ty các thông tin kỹ thuật và bán hàng liên quan đến dự án, bao gồm bản vẽ, layout, đề xuất và các tài liệu liên quan;</w:t>
      </w:r>
    </w:p>
    <w:p w14:paraId="6A75259E" w14:textId="0004F7E9" w:rsidR="004A7DFB" w:rsidRPr="00525EDE" w:rsidRDefault="004A7DFB" w:rsidP="001B7022">
      <w:pPr>
        <w:pStyle w:val="a3"/>
        <w:numPr>
          <w:ilvl w:val="0"/>
          <w:numId w:val="72"/>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Dự án bán hàng liên quan đã đ</w:t>
      </w:r>
      <w:r w:rsidRPr="00525EDE">
        <w:rPr>
          <w:rFonts w:ascii="Noto Sans KR Light" w:eastAsia="Noto Sans KR Light" w:hAnsi="Noto Sans KR Light" w:hint="cs"/>
        </w:rPr>
        <w:t>ư</w:t>
      </w:r>
      <w:r w:rsidRPr="00525EDE">
        <w:rPr>
          <w:rFonts w:ascii="Noto Sans KR Light" w:eastAsia="Noto Sans KR Light" w:hAnsi="Noto Sans KR Light"/>
        </w:rPr>
        <w:t>ợc đ</w:t>
      </w:r>
      <w:r w:rsidRPr="00525EDE">
        <w:rPr>
          <w:rFonts w:ascii="Noto Sans KR Light" w:eastAsia="Noto Sans KR Light" w:hAnsi="Noto Sans KR Light" w:hint="cs"/>
        </w:rPr>
        <w:t>ă</w:t>
      </w:r>
      <w:r w:rsidRPr="00525EDE">
        <w:rPr>
          <w:rFonts w:ascii="Noto Sans KR Light" w:eastAsia="Noto Sans KR Light" w:hAnsi="Noto Sans KR Light"/>
        </w:rPr>
        <w:t>ng ký tr</w:t>
      </w:r>
      <w:r w:rsidRPr="00525EDE">
        <w:rPr>
          <w:rFonts w:ascii="Noto Sans KR Light" w:eastAsia="Noto Sans KR Light" w:hAnsi="Noto Sans KR Light" w:hint="cs"/>
        </w:rPr>
        <w:t>ư</w:t>
      </w:r>
      <w:r w:rsidRPr="00525EDE">
        <w:rPr>
          <w:rFonts w:ascii="Noto Sans KR Light" w:eastAsia="Noto Sans KR Light" w:hAnsi="Noto Sans KR Light"/>
        </w:rPr>
        <w:t>ớc theo c</w:t>
      </w:r>
      <w:r w:rsidRPr="00525EDE">
        <w:rPr>
          <w:rFonts w:ascii="Noto Sans KR Light" w:eastAsia="Noto Sans KR Light" w:hAnsi="Noto Sans KR Light" w:hint="cs"/>
        </w:rPr>
        <w:t>ơ</w:t>
      </w:r>
      <w:r w:rsidRPr="00525EDE">
        <w:rPr>
          <w:rFonts w:ascii="Noto Sans KR Light" w:eastAsia="Noto Sans KR Light" w:hAnsi="Noto Sans KR Light"/>
        </w:rPr>
        <w:t xml:space="preserve"> chế </w:t>
      </w:r>
      <w:r w:rsidRPr="00525EDE">
        <w:rPr>
          <w:rFonts w:ascii="Noto Sans KR Light" w:eastAsia="Noto Sans KR Light" w:hAnsi="Noto Sans KR Light" w:hint="cs"/>
        </w:rPr>
        <w:t>Đă</w:t>
      </w:r>
      <w:r w:rsidRPr="00525EDE">
        <w:rPr>
          <w:rFonts w:ascii="Noto Sans KR Light" w:eastAsia="Noto Sans KR Light" w:hAnsi="Noto Sans KR Light"/>
        </w:rPr>
        <w:t>ng ký Dự án (Deal Registration) của Công ty;</w:t>
      </w:r>
    </w:p>
    <w:p w14:paraId="2B3108E0" w14:textId="59A748DC" w:rsidR="004A7DFB" w:rsidRPr="00525EDE" w:rsidRDefault="004A7DFB" w:rsidP="001B7022">
      <w:pPr>
        <w:pStyle w:val="a3"/>
        <w:numPr>
          <w:ilvl w:val="0"/>
          <w:numId w:val="72"/>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Dự án đ</w:t>
      </w:r>
      <w:r w:rsidRPr="00525EDE">
        <w:rPr>
          <w:rFonts w:ascii="Noto Sans KR Light" w:eastAsia="Noto Sans KR Light" w:hAnsi="Noto Sans KR Light" w:hint="cs"/>
        </w:rPr>
        <w:t>ư</w:t>
      </w:r>
      <w:r w:rsidRPr="00525EDE">
        <w:rPr>
          <w:rFonts w:ascii="Noto Sans KR Light" w:eastAsia="Noto Sans KR Light" w:hAnsi="Noto Sans KR Light"/>
        </w:rPr>
        <w:t>ợc thực hiện tuân thủ đầy đủ h</w:t>
      </w:r>
      <w:r w:rsidRPr="00525EDE">
        <w:rPr>
          <w:rFonts w:ascii="Noto Sans KR Light" w:eastAsia="Noto Sans KR Light" w:hAnsi="Noto Sans KR Light" w:hint="cs"/>
        </w:rPr>
        <w:t>ư</w:t>
      </w:r>
      <w:r w:rsidRPr="00525EDE">
        <w:rPr>
          <w:rFonts w:ascii="Noto Sans KR Light" w:eastAsia="Noto Sans KR Light" w:hAnsi="Noto Sans KR Light"/>
        </w:rPr>
        <w:t>ớng dẫn th</w:t>
      </w:r>
      <w:r w:rsidRPr="00525EDE">
        <w:rPr>
          <w:rFonts w:ascii="Noto Sans KR Light" w:eastAsia="Noto Sans KR Light" w:hAnsi="Noto Sans KR Light" w:hint="cs"/>
        </w:rPr>
        <w:t>ươ</w:t>
      </w:r>
      <w:r w:rsidRPr="00525EDE">
        <w:rPr>
          <w:rFonts w:ascii="Noto Sans KR Light" w:eastAsia="Noto Sans KR Light" w:hAnsi="Noto Sans KR Light"/>
        </w:rPr>
        <w:t>ng hiệu và các chính sách của Công ty.</w:t>
      </w:r>
    </w:p>
    <w:p w14:paraId="132E3120" w14:textId="77777777" w:rsidR="004A7DFB" w:rsidRPr="00525EDE" w:rsidRDefault="004A7DFB" w:rsidP="001B7022">
      <w:pPr>
        <w:pStyle w:val="a8"/>
        <w:widowControl/>
        <w:numPr>
          <w:ilvl w:val="0"/>
          <w:numId w:val="71"/>
        </w:numPr>
        <w:wordWrap/>
        <w:autoSpaceDE/>
        <w:autoSpaceDN/>
        <w:spacing w:before="100" w:beforeAutospacing="1" w:after="100" w:afterAutospacing="1" w:line="240" w:lineRule="auto"/>
        <w:ind w:leftChars="0"/>
        <w:jc w:val="left"/>
        <w:rPr>
          <w:rFonts w:ascii="Noto Sans KR Light" w:eastAsia="Noto Sans KR Light" w:hAnsi="Noto Sans KR Light"/>
        </w:rPr>
      </w:pPr>
      <w:r w:rsidRPr="00525EDE">
        <w:rPr>
          <w:rFonts w:ascii="Noto Sans KR Light" w:eastAsia="Noto Sans KR Light" w:hAnsi="Noto Sans KR Light" w:cs="굴림"/>
          <w:kern w:val="0"/>
          <w:sz w:val="24"/>
          <w:szCs w:val="24"/>
        </w:rPr>
        <w:t>Việc xác định các điều kiện nêu trên có đ</w:t>
      </w:r>
      <w:r w:rsidRPr="00525EDE">
        <w:rPr>
          <w:rFonts w:ascii="Noto Sans KR Light" w:eastAsia="Noto Sans KR Light" w:hAnsi="Noto Sans KR Light" w:cs="굴림" w:hint="eastAsia"/>
          <w:kern w:val="0"/>
          <w:sz w:val="24"/>
          <w:szCs w:val="24"/>
        </w:rPr>
        <w:t>ư</w:t>
      </w:r>
      <w:r w:rsidRPr="00525EDE">
        <w:rPr>
          <w:rFonts w:ascii="Noto Sans KR Light" w:eastAsia="Noto Sans KR Light" w:hAnsi="Noto Sans KR Light" w:cs="굴림"/>
          <w:kern w:val="0"/>
          <w:sz w:val="24"/>
          <w:szCs w:val="24"/>
        </w:rPr>
        <w:t>ợc đáp ứng hay không sẽ do Công ty xem xét và quyết định một cách hợp lý.</w:t>
      </w:r>
    </w:p>
    <w:p w14:paraId="6E1F517E" w14:textId="77777777" w:rsidR="004A7DFB" w:rsidRPr="00525EDE" w:rsidRDefault="004A7DFB" w:rsidP="001B7022">
      <w:pPr>
        <w:pStyle w:val="a8"/>
        <w:widowControl/>
        <w:numPr>
          <w:ilvl w:val="0"/>
          <w:numId w:val="71"/>
        </w:numPr>
        <w:wordWrap/>
        <w:autoSpaceDE/>
        <w:autoSpaceDN/>
        <w:spacing w:before="100" w:beforeAutospacing="1" w:after="100" w:afterAutospacing="1" w:line="240" w:lineRule="auto"/>
        <w:ind w:leftChars="0"/>
        <w:jc w:val="left"/>
        <w:rPr>
          <w:rFonts w:ascii="Noto Sans KR Light" w:eastAsia="Noto Sans KR Light" w:hAnsi="Noto Sans KR Light"/>
        </w:rPr>
      </w:pPr>
      <w:r w:rsidRPr="00525EDE">
        <w:rPr>
          <w:rFonts w:ascii="Noto Sans KR Light" w:eastAsia="Noto Sans KR Light" w:hAnsi="Noto Sans KR Light" w:cs="굴림"/>
          <w:kern w:val="0"/>
          <w:sz w:val="24"/>
          <w:szCs w:val="24"/>
        </w:rPr>
        <w:t>Trong giai đoạn vận hành ban đầu, hệ thống Credit có thể đ</w:t>
      </w:r>
      <w:r w:rsidRPr="00525EDE">
        <w:rPr>
          <w:rFonts w:ascii="Noto Sans KR Light" w:eastAsia="Noto Sans KR Light" w:hAnsi="Noto Sans KR Light" w:cs="굴림" w:hint="eastAsia"/>
          <w:kern w:val="0"/>
          <w:sz w:val="24"/>
          <w:szCs w:val="24"/>
        </w:rPr>
        <w:t>ư</w:t>
      </w:r>
      <w:r w:rsidRPr="00525EDE">
        <w:rPr>
          <w:rFonts w:ascii="Noto Sans KR Light" w:eastAsia="Noto Sans KR Light" w:hAnsi="Noto Sans KR Light" w:cs="굴림"/>
          <w:kern w:val="0"/>
          <w:sz w:val="24"/>
          <w:szCs w:val="24"/>
        </w:rPr>
        <w:t>ợc quản lý bằng ph</w:t>
      </w:r>
      <w:r w:rsidRPr="00525EDE">
        <w:rPr>
          <w:rFonts w:ascii="Noto Sans KR Light" w:eastAsia="Noto Sans KR Light" w:hAnsi="Noto Sans KR Light" w:cs="굴림" w:hint="eastAsia"/>
          <w:kern w:val="0"/>
          <w:sz w:val="24"/>
          <w:szCs w:val="24"/>
        </w:rPr>
        <w:t>ươ</w:t>
      </w:r>
      <w:r w:rsidRPr="00525EDE">
        <w:rPr>
          <w:rFonts w:ascii="Noto Sans KR Light" w:eastAsia="Noto Sans KR Light" w:hAnsi="Noto Sans KR Light" w:cs="굴림"/>
          <w:kern w:val="0"/>
          <w:sz w:val="24"/>
          <w:szCs w:val="24"/>
        </w:rPr>
        <w:t>ng thức nội bộ (ví dụ: Excel) mà không cần xây dựng hệ thống riêng.</w:t>
      </w:r>
    </w:p>
    <w:p w14:paraId="428649CE" w14:textId="77777777" w:rsidR="004A7DFB" w:rsidRPr="00525EDE" w:rsidRDefault="004A7DFB" w:rsidP="001B7022">
      <w:pPr>
        <w:pStyle w:val="a8"/>
        <w:widowControl/>
        <w:numPr>
          <w:ilvl w:val="0"/>
          <w:numId w:val="71"/>
        </w:numPr>
        <w:wordWrap/>
        <w:autoSpaceDE/>
        <w:autoSpaceDN/>
        <w:spacing w:before="100" w:beforeAutospacing="1" w:after="100" w:afterAutospacing="1" w:line="240" w:lineRule="auto"/>
        <w:ind w:leftChars="0"/>
        <w:jc w:val="left"/>
        <w:rPr>
          <w:rFonts w:ascii="Noto Sans KR Light" w:eastAsia="Noto Sans KR Light" w:hAnsi="Noto Sans KR Light"/>
        </w:rPr>
      </w:pPr>
      <w:r w:rsidRPr="00525EDE">
        <w:rPr>
          <w:rFonts w:ascii="Noto Sans KR Light" w:eastAsia="Noto Sans KR Light" w:hAnsi="Noto Sans KR Light" w:cs="굴림"/>
          <w:kern w:val="0"/>
          <w:sz w:val="24"/>
          <w:szCs w:val="24"/>
        </w:rPr>
        <w:t>Credit không đ</w:t>
      </w:r>
      <w:r w:rsidRPr="00525EDE">
        <w:rPr>
          <w:rFonts w:ascii="Noto Sans KR Light" w:eastAsia="Noto Sans KR Light" w:hAnsi="Noto Sans KR Light" w:cs="굴림" w:hint="eastAsia"/>
          <w:kern w:val="0"/>
          <w:sz w:val="24"/>
          <w:szCs w:val="24"/>
        </w:rPr>
        <w:t>ư</w:t>
      </w:r>
      <w:r w:rsidRPr="00525EDE">
        <w:rPr>
          <w:rFonts w:ascii="Noto Sans KR Light" w:eastAsia="Noto Sans KR Light" w:hAnsi="Noto Sans KR Light" w:cs="굴림"/>
          <w:kern w:val="0"/>
          <w:sz w:val="24"/>
          <w:szCs w:val="24"/>
        </w:rPr>
        <w:t>ợc thanh toán bằng tiền mặt và chỉ đ</w:t>
      </w:r>
      <w:r w:rsidRPr="00525EDE">
        <w:rPr>
          <w:rFonts w:ascii="Noto Sans KR Light" w:eastAsia="Noto Sans KR Light" w:hAnsi="Noto Sans KR Light" w:cs="굴림" w:hint="eastAsia"/>
          <w:kern w:val="0"/>
          <w:sz w:val="24"/>
          <w:szCs w:val="24"/>
        </w:rPr>
        <w:t>ư</w:t>
      </w:r>
      <w:r w:rsidRPr="00525EDE">
        <w:rPr>
          <w:rFonts w:ascii="Noto Sans KR Light" w:eastAsia="Noto Sans KR Light" w:hAnsi="Noto Sans KR Light" w:cs="굴림"/>
          <w:kern w:val="0"/>
          <w:sz w:val="24"/>
          <w:szCs w:val="24"/>
        </w:rPr>
        <w:t>ợc sử dụng cho các mục đích sau:</w:t>
      </w:r>
    </w:p>
    <w:p w14:paraId="34CA4791" w14:textId="01A30801" w:rsidR="004A7DFB" w:rsidRPr="00525EDE" w:rsidRDefault="004A7DFB" w:rsidP="001B7022">
      <w:pPr>
        <w:pStyle w:val="a3"/>
        <w:numPr>
          <w:ilvl w:val="0"/>
          <w:numId w:val="73"/>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khấu trừ vào các đ</w:t>
      </w:r>
      <w:r w:rsidRPr="00525EDE">
        <w:rPr>
          <w:rFonts w:ascii="Noto Sans KR Light" w:eastAsia="Noto Sans KR Light" w:hAnsi="Noto Sans KR Light" w:hint="cs"/>
        </w:rPr>
        <w:t>ơ</w:t>
      </w:r>
      <w:r w:rsidRPr="00525EDE">
        <w:rPr>
          <w:rFonts w:ascii="Noto Sans KR Light" w:eastAsia="Noto Sans KR Light" w:hAnsi="Noto Sans KR Light"/>
        </w:rPr>
        <w:t>n đặt hàng sau;</w:t>
      </w:r>
    </w:p>
    <w:p w14:paraId="4F285673" w14:textId="6676B4CD" w:rsidR="004A7DFB" w:rsidRPr="00525EDE" w:rsidRDefault="004A7DFB" w:rsidP="001B7022">
      <w:pPr>
        <w:pStyle w:val="a3"/>
        <w:numPr>
          <w:ilvl w:val="0"/>
          <w:numId w:val="73"/>
        </w:numPr>
        <w:spacing w:before="120" w:beforeAutospacing="0" w:after="120" w:afterAutospacing="0"/>
        <w:rPr>
          <w:rFonts w:ascii="Noto Sans KR Light" w:eastAsia="Noto Sans KR Light" w:hAnsi="Noto Sans KR Light"/>
        </w:rPr>
      </w:pPr>
      <w:r w:rsidRPr="00525EDE">
        <w:rPr>
          <w:rFonts w:ascii="Noto Sans KR Light" w:eastAsia="Noto Sans KR Light" w:hAnsi="Noto Sans KR Light"/>
        </w:rPr>
        <w:t>mua tài liệu bán hàng hoặc hàng mẫu.</w:t>
      </w:r>
    </w:p>
    <w:p w14:paraId="59894C46" w14:textId="77777777" w:rsidR="004A7DFB" w:rsidRPr="00525EDE" w:rsidRDefault="004A7DFB" w:rsidP="001B7022">
      <w:pPr>
        <w:pStyle w:val="a8"/>
        <w:widowControl/>
        <w:numPr>
          <w:ilvl w:val="0"/>
          <w:numId w:val="71"/>
        </w:numPr>
        <w:wordWrap/>
        <w:autoSpaceDE/>
        <w:autoSpaceDN/>
        <w:spacing w:before="100" w:beforeAutospacing="1" w:after="100" w:afterAutospacing="1" w:line="240" w:lineRule="auto"/>
        <w:ind w:leftChars="0"/>
        <w:jc w:val="left"/>
        <w:rPr>
          <w:rFonts w:ascii="Noto Sans KR Light" w:eastAsia="Noto Sans KR Light" w:hAnsi="Noto Sans KR Light"/>
        </w:rPr>
      </w:pPr>
      <w:r w:rsidRPr="00525EDE">
        <w:rPr>
          <w:rFonts w:ascii="Noto Sans KR Light" w:eastAsia="Noto Sans KR Light" w:hAnsi="Noto Sans KR Light" w:cs="굴림"/>
          <w:kern w:val="0"/>
          <w:sz w:val="24"/>
          <w:szCs w:val="24"/>
        </w:rPr>
        <w:t>Mức Credit c</w:t>
      </w:r>
      <w:r w:rsidRPr="00525EDE">
        <w:rPr>
          <w:rFonts w:ascii="Noto Sans KR Light" w:eastAsia="Noto Sans KR Light" w:hAnsi="Noto Sans KR Light" w:cs="굴림" w:hint="eastAsia"/>
          <w:kern w:val="0"/>
          <w:sz w:val="24"/>
          <w:szCs w:val="24"/>
        </w:rPr>
        <w:t>ơ</w:t>
      </w:r>
      <w:r w:rsidRPr="00525EDE">
        <w:rPr>
          <w:rFonts w:ascii="Noto Sans KR Light" w:eastAsia="Noto Sans KR Light" w:hAnsi="Noto Sans KR Light" w:cs="굴림"/>
          <w:kern w:val="0"/>
          <w:sz w:val="24"/>
          <w:szCs w:val="24"/>
        </w:rPr>
        <w:t xml:space="preserve"> bản sẽ do Công ty quyết định trong phạm vi 1–2% tổng doanh số tích lũy hàng n</w:t>
      </w:r>
      <w:r w:rsidRPr="00525EDE">
        <w:rPr>
          <w:rFonts w:ascii="Noto Sans KR Light" w:eastAsia="Noto Sans KR Light" w:hAnsi="Noto Sans KR Light" w:cs="굴림" w:hint="eastAsia"/>
          <w:kern w:val="0"/>
          <w:sz w:val="24"/>
          <w:szCs w:val="24"/>
        </w:rPr>
        <w:t>ă</w:t>
      </w:r>
      <w:r w:rsidRPr="00525EDE">
        <w:rPr>
          <w:rFonts w:ascii="Noto Sans KR Light" w:eastAsia="Noto Sans KR Light" w:hAnsi="Noto Sans KR Light" w:cs="굴림"/>
          <w:kern w:val="0"/>
          <w:sz w:val="24"/>
          <w:szCs w:val="24"/>
        </w:rPr>
        <w:t>m và không v</w:t>
      </w:r>
      <w:r w:rsidRPr="00525EDE">
        <w:rPr>
          <w:rFonts w:ascii="Noto Sans KR Light" w:eastAsia="Noto Sans KR Light" w:hAnsi="Noto Sans KR Light" w:cs="굴림" w:hint="eastAsia"/>
          <w:kern w:val="0"/>
          <w:sz w:val="24"/>
          <w:szCs w:val="24"/>
        </w:rPr>
        <w:t>ư</w:t>
      </w:r>
      <w:r w:rsidRPr="00525EDE">
        <w:rPr>
          <w:rFonts w:ascii="Noto Sans KR Light" w:eastAsia="Noto Sans KR Light" w:hAnsi="Noto Sans KR Light" w:cs="굴림"/>
          <w:kern w:val="0"/>
          <w:sz w:val="24"/>
          <w:szCs w:val="24"/>
        </w:rPr>
        <w:t>ợt quá 2% cho mỗi dự án riêng lẻ.</w:t>
      </w:r>
    </w:p>
    <w:p w14:paraId="033FF2C0" w14:textId="77777777" w:rsidR="004A7DFB" w:rsidRPr="00525EDE" w:rsidRDefault="004A7DFB" w:rsidP="001B7022">
      <w:pPr>
        <w:pStyle w:val="a8"/>
        <w:widowControl/>
        <w:numPr>
          <w:ilvl w:val="0"/>
          <w:numId w:val="71"/>
        </w:numPr>
        <w:wordWrap/>
        <w:autoSpaceDE/>
        <w:autoSpaceDN/>
        <w:spacing w:before="100" w:beforeAutospacing="1" w:after="100" w:afterAutospacing="1" w:line="240" w:lineRule="auto"/>
        <w:ind w:leftChars="0"/>
        <w:jc w:val="left"/>
        <w:rPr>
          <w:rFonts w:ascii="Noto Sans KR Light" w:eastAsia="Noto Sans KR Light" w:hAnsi="Noto Sans KR Light"/>
        </w:rPr>
      </w:pPr>
      <w:r w:rsidRPr="00525EDE">
        <w:rPr>
          <w:rFonts w:ascii="Noto Sans KR Light" w:eastAsia="Noto Sans KR Light" w:hAnsi="Noto Sans KR Light" w:cs="굴림"/>
          <w:kern w:val="0"/>
          <w:sz w:val="24"/>
          <w:szCs w:val="24"/>
        </w:rPr>
        <w:t>Credit có hiệu lực trong vòng một (01) n</w:t>
      </w:r>
      <w:r w:rsidRPr="00525EDE">
        <w:rPr>
          <w:rFonts w:ascii="Noto Sans KR Light" w:eastAsia="Noto Sans KR Light" w:hAnsi="Noto Sans KR Light" w:cs="굴림" w:hint="eastAsia"/>
          <w:kern w:val="0"/>
          <w:sz w:val="24"/>
          <w:szCs w:val="24"/>
        </w:rPr>
        <w:t>ă</w:t>
      </w:r>
      <w:r w:rsidRPr="00525EDE">
        <w:rPr>
          <w:rFonts w:ascii="Noto Sans KR Light" w:eastAsia="Noto Sans KR Light" w:hAnsi="Noto Sans KR Light" w:cs="굴림"/>
          <w:kern w:val="0"/>
          <w:sz w:val="24"/>
          <w:szCs w:val="24"/>
        </w:rPr>
        <w:t>m kể từ ngày phát sinh.</w:t>
      </w:r>
    </w:p>
    <w:p w14:paraId="0437B65E" w14:textId="475050A5" w:rsidR="004A7DFB" w:rsidRPr="00525EDE" w:rsidRDefault="004A7DFB" w:rsidP="001B7022">
      <w:pPr>
        <w:pStyle w:val="a8"/>
        <w:widowControl/>
        <w:numPr>
          <w:ilvl w:val="0"/>
          <w:numId w:val="71"/>
        </w:numPr>
        <w:wordWrap/>
        <w:autoSpaceDE/>
        <w:autoSpaceDN/>
        <w:spacing w:before="100" w:beforeAutospacing="1" w:after="100" w:afterAutospacing="1" w:line="240" w:lineRule="auto"/>
        <w:ind w:leftChars="0"/>
        <w:jc w:val="left"/>
        <w:rPr>
          <w:rFonts w:ascii="Noto Sans KR Light" w:eastAsia="Noto Sans KR Light" w:hAnsi="Noto Sans KR Light"/>
        </w:rPr>
      </w:pPr>
      <w:r w:rsidRPr="00525EDE">
        <w:rPr>
          <w:rFonts w:ascii="Noto Sans KR Light" w:eastAsia="Noto Sans KR Light" w:hAnsi="Noto Sans KR Light" w:cs="굴림"/>
          <w:kern w:val="0"/>
          <w:sz w:val="24"/>
          <w:szCs w:val="24"/>
        </w:rPr>
        <w:t>Công ty có quyền điều chỉnh hoặc tạm dừng chính sách Credit tùy theo tình hình thị tr</w:t>
      </w:r>
      <w:r w:rsidRPr="00525EDE">
        <w:rPr>
          <w:rFonts w:ascii="Noto Sans KR Light" w:eastAsia="Noto Sans KR Light" w:hAnsi="Noto Sans KR Light" w:cs="굴림" w:hint="eastAsia"/>
          <w:kern w:val="0"/>
          <w:sz w:val="24"/>
          <w:szCs w:val="24"/>
        </w:rPr>
        <w:t>ư</w:t>
      </w:r>
      <w:r w:rsidRPr="00525EDE">
        <w:rPr>
          <w:rFonts w:ascii="Noto Sans KR Light" w:eastAsia="Noto Sans KR Light" w:hAnsi="Noto Sans KR Light" w:cs="굴림"/>
          <w:kern w:val="0"/>
          <w:sz w:val="24"/>
          <w:szCs w:val="24"/>
        </w:rPr>
        <w:t>ờng, chính sách giá hoặc chiến l</w:t>
      </w:r>
      <w:r w:rsidRPr="00525EDE">
        <w:rPr>
          <w:rFonts w:ascii="Noto Sans KR Light" w:eastAsia="Noto Sans KR Light" w:hAnsi="Noto Sans KR Light" w:cs="굴림" w:hint="eastAsia"/>
          <w:kern w:val="0"/>
          <w:sz w:val="24"/>
          <w:szCs w:val="24"/>
        </w:rPr>
        <w:t>ư</w:t>
      </w:r>
      <w:r w:rsidRPr="00525EDE">
        <w:rPr>
          <w:rFonts w:ascii="Noto Sans KR Light" w:eastAsia="Noto Sans KR Light" w:hAnsi="Noto Sans KR Light" w:cs="굴림"/>
          <w:kern w:val="0"/>
          <w:sz w:val="24"/>
          <w:szCs w:val="24"/>
        </w:rPr>
        <w:t>ợc kinh doanh.</w:t>
      </w:r>
    </w:p>
    <w:p w14:paraId="4F91F7D7" w14:textId="77777777" w:rsidR="005953BD" w:rsidRPr="00525EDE"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34890B40">
          <v:rect id="_x0000_i1034" style="width:0;height:1.5pt" o:hralign="center" o:hrstd="t" o:hr="t" fillcolor="#a0a0a0" stroked="f"/>
        </w:pict>
      </w:r>
    </w:p>
    <w:p w14:paraId="2DDDE479" w14:textId="1E2B0C9D" w:rsidR="005953BD" w:rsidRPr="00525EDE" w:rsidRDefault="005953BD" w:rsidP="001F12E6">
      <w:pPr>
        <w:pStyle w:val="2"/>
        <w:spacing w:before="120" w:beforeAutospacing="0" w:after="0" w:afterAutospacing="0"/>
        <w:rPr>
          <w:rFonts w:ascii="Noto Sans KR Light" w:hAnsi="Noto Sans KR Light"/>
          <w:sz w:val="24"/>
        </w:rPr>
      </w:pPr>
      <w:r w:rsidRPr="00525EDE">
        <w:rPr>
          <w:rFonts w:ascii="Noto Sans KR Light" w:hAnsi="Noto Sans KR Light" w:hint="eastAsia"/>
          <w:sz w:val="24"/>
        </w:rPr>
        <w:t>제</w:t>
      </w:r>
      <w:r w:rsidRPr="00525EDE">
        <w:rPr>
          <w:rFonts w:ascii="Noto Sans KR Light" w:hAnsi="Noto Sans KR Light"/>
          <w:sz w:val="24"/>
        </w:rPr>
        <w:t>9</w:t>
      </w:r>
      <w:r w:rsidRPr="00525EDE">
        <w:rPr>
          <w:rFonts w:ascii="Times New Roman" w:hAnsi="Times New Roman" w:cs="Times New Roman"/>
          <w:sz w:val="24"/>
          <w:szCs w:val="24"/>
        </w:rPr>
        <w:t>조</w:t>
      </w:r>
      <w:r w:rsidRPr="00525EDE">
        <w:rPr>
          <w:rFonts w:ascii="Noto Sans KR Light" w:hAnsi="Noto Sans KR Light"/>
          <w:sz w:val="24"/>
        </w:rPr>
        <w:t xml:space="preserve"> (</w:t>
      </w:r>
      <w:r w:rsidRPr="00525EDE">
        <w:rPr>
          <w:rFonts w:ascii="Noto Sans KR Light" w:hAnsi="Noto Sans KR Light" w:hint="eastAsia"/>
          <w:sz w:val="24"/>
        </w:rPr>
        <w:t>딜러의</w:t>
      </w:r>
      <w:r w:rsidRPr="00525EDE">
        <w:rPr>
          <w:rFonts w:ascii="Noto Sans KR Light" w:hAnsi="Noto Sans KR Light"/>
          <w:sz w:val="24"/>
        </w:rPr>
        <w:t xml:space="preserve"> </w:t>
      </w:r>
      <w:r w:rsidRPr="00525EDE">
        <w:rPr>
          <w:rFonts w:ascii="Noto Sans KR Light" w:hAnsi="Noto Sans KR Light" w:hint="eastAsia"/>
          <w:sz w:val="24"/>
        </w:rPr>
        <w:t>의무</w:t>
      </w:r>
      <w:r w:rsidRPr="00525EDE">
        <w:rPr>
          <w:rFonts w:ascii="Noto Sans KR Light" w:hAnsi="Noto Sans KR Light"/>
          <w:sz w:val="24"/>
        </w:rPr>
        <w:t>)</w:t>
      </w:r>
    </w:p>
    <w:p w14:paraId="3492C8FB" w14:textId="1D1ED0AE" w:rsidR="005953BD" w:rsidRDefault="005953BD" w:rsidP="00525EDE">
      <w:pPr>
        <w:pStyle w:val="a3"/>
        <w:spacing w:before="0" w:beforeAutospacing="0" w:after="120" w:afterAutospacing="0"/>
        <w:rPr>
          <w:ins w:id="17" w:author="김현주 (Hyunjoo Kim)" w:date="2026-03-25T08:28:00Z"/>
          <w:rStyle w:val="a4"/>
          <w:rFonts w:ascii="Noto Sans KR Light" w:hAnsi="Noto Sans KR Light"/>
        </w:rPr>
      </w:pPr>
      <w:r w:rsidRPr="00525EDE">
        <w:rPr>
          <w:rStyle w:val="a4"/>
          <w:rFonts w:ascii="Noto Sans KR Light" w:hAnsi="Noto Sans KR Light"/>
        </w:rPr>
        <w:t>Article 9 (Dealer Obligations)</w:t>
      </w:r>
      <w:r w:rsidRPr="00525EDE">
        <w:rPr>
          <w:rFonts w:ascii="Noto Sans KR Light" w:hAnsi="Noto Sans KR Light"/>
        </w:rPr>
        <w:br/>
      </w:r>
      <w:r w:rsidRPr="00525EDE">
        <w:rPr>
          <w:rStyle w:val="a4"/>
          <w:rFonts w:ascii="Noto Sans KR Light" w:hAnsi="Noto Sans KR Light"/>
        </w:rPr>
        <w:t>Điều 9 (Nghĩa vụ của Đại lý)</w:t>
      </w:r>
    </w:p>
    <w:p w14:paraId="4238661F" w14:textId="77777777" w:rsidR="00F9179C" w:rsidRPr="00525EDE" w:rsidRDefault="00F9179C" w:rsidP="00525EDE">
      <w:pPr>
        <w:pStyle w:val="a3"/>
        <w:spacing w:before="0" w:beforeAutospacing="0" w:after="120" w:afterAutospacing="0"/>
        <w:rPr>
          <w:rFonts w:ascii="Noto Sans KR Light" w:hAnsi="Noto Sans KR Light" w:hint="eastAsia"/>
        </w:rPr>
      </w:pPr>
    </w:p>
    <w:p w14:paraId="7212B83B" w14:textId="4330A6F9" w:rsidR="007947F1" w:rsidRPr="00525EDE" w:rsidDel="00F9179C" w:rsidRDefault="007947F1" w:rsidP="00C3547B">
      <w:pPr>
        <w:pStyle w:val="a3"/>
        <w:numPr>
          <w:ilvl w:val="0"/>
          <w:numId w:val="7"/>
        </w:numPr>
        <w:spacing w:before="120" w:after="120"/>
        <w:rPr>
          <w:del w:id="18" w:author="김현주 (Hyunjoo Kim)" w:date="2026-03-25T08:28:00Z"/>
          <w:rFonts w:ascii="Noto Sans KR Light" w:hAnsi="Noto Sans KR Light"/>
        </w:rPr>
      </w:pPr>
      <w:del w:id="19" w:author="김현주 (Hyunjoo Kim)" w:date="2026-03-25T08:28:00Z">
        <w:r w:rsidRPr="00525EDE" w:rsidDel="00F9179C">
          <w:rPr>
            <w:rFonts w:ascii="Noto Sans KR Light" w:hAnsi="Noto Sans KR Light" w:hint="eastAsia"/>
          </w:rPr>
          <w:lastRenderedPageBreak/>
          <w:delText>회사가</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정한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가격결정방침</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및</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유통</w:delText>
        </w:r>
        <w:r w:rsidR="00203A18" w:rsidRPr="00525EDE" w:rsidDel="00F9179C">
          <w:rPr>
            <w:rFonts w:ascii="Noto Sans KR Light" w:hAnsi="Noto Sans KR Light" w:hint="eastAsia"/>
          </w:rPr>
          <w:delText>방법</w:delText>
        </w:r>
        <w:r w:rsidRPr="00525EDE" w:rsidDel="00F9179C">
          <w:rPr>
            <w:rFonts w:ascii="Noto Sans KR Light" w:hAnsi="Noto Sans KR Light" w:hint="eastAsia"/>
          </w:rPr>
          <w:delText>에</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따라</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고객에게</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상품을</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판매할</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것</w:delText>
        </w:r>
      </w:del>
    </w:p>
    <w:p w14:paraId="5332A54C" w14:textId="2C68AA07" w:rsidR="007947F1" w:rsidRPr="00525EDE" w:rsidDel="00F9179C" w:rsidRDefault="00203A18" w:rsidP="00C3547B">
      <w:pPr>
        <w:pStyle w:val="a3"/>
        <w:numPr>
          <w:ilvl w:val="0"/>
          <w:numId w:val="7"/>
        </w:numPr>
        <w:spacing w:before="120" w:after="120"/>
        <w:rPr>
          <w:del w:id="20" w:author="김현주 (Hyunjoo Kim)" w:date="2026-03-25T08:28:00Z"/>
          <w:rFonts w:ascii="Noto Sans KR Light" w:hAnsi="Noto Sans KR Light"/>
        </w:rPr>
      </w:pPr>
      <w:del w:id="21" w:author="김현주 (Hyunjoo Kim)" w:date="2026-03-25T08:28:00Z">
        <w:r w:rsidRPr="00525EDE" w:rsidDel="00F9179C">
          <w:rPr>
            <w:rFonts w:ascii="Noto Sans KR Light" w:hAnsi="Noto Sans KR Light" w:hint="eastAsia"/>
          </w:rPr>
          <w:delText>매매대금</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지급</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및</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상품</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인도에</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대한</w:delText>
        </w:r>
        <w:r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회사와의</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합의를</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엄격히</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준수할</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것</w:delText>
        </w:r>
      </w:del>
    </w:p>
    <w:p w14:paraId="58FC23CF" w14:textId="227D7D17" w:rsidR="007947F1" w:rsidRPr="00525EDE" w:rsidDel="00F9179C" w:rsidRDefault="007947F1" w:rsidP="00C3547B">
      <w:pPr>
        <w:pStyle w:val="a3"/>
        <w:numPr>
          <w:ilvl w:val="0"/>
          <w:numId w:val="7"/>
        </w:numPr>
        <w:spacing w:before="120" w:after="120"/>
        <w:rPr>
          <w:del w:id="22" w:author="김현주 (Hyunjoo Kim)" w:date="2026-03-25T08:28:00Z"/>
          <w:rFonts w:ascii="Noto Sans KR Light" w:hAnsi="Noto Sans KR Light"/>
        </w:rPr>
      </w:pPr>
      <w:del w:id="23" w:author="김현주 (Hyunjoo Kim)" w:date="2026-03-25T08:28:00Z">
        <w:r w:rsidRPr="00525EDE" w:rsidDel="00F9179C">
          <w:rPr>
            <w:rFonts w:ascii="Noto Sans KR Light" w:hAnsi="Noto Sans KR Light" w:hint="eastAsia"/>
          </w:rPr>
          <w:delText>회사에</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대한</w:delText>
        </w:r>
        <w:r w:rsidRPr="00525EDE" w:rsidDel="00F9179C">
          <w:rPr>
            <w:rFonts w:ascii="Noto Sans KR Light" w:hAnsi="Noto Sans KR Light"/>
          </w:rPr>
          <w:delText xml:space="preserve"> </w:delText>
        </w:r>
        <w:r w:rsidR="00203A18" w:rsidRPr="00525EDE" w:rsidDel="00F9179C">
          <w:rPr>
            <w:rFonts w:ascii="Noto Sans KR Light" w:hAnsi="Noto Sans KR Light" w:hint="eastAsia"/>
          </w:rPr>
          <w:delText>매매대금을</w:delText>
        </w:r>
        <w:r w:rsidR="00203A18" w:rsidRPr="00525EDE" w:rsidDel="00F9179C">
          <w:rPr>
            <w:rFonts w:ascii="Noto Sans KR Light" w:hAnsi="Noto Sans KR Light"/>
          </w:rPr>
          <w:delText xml:space="preserve"> </w:delText>
        </w:r>
        <w:r w:rsidRPr="00525EDE" w:rsidDel="00F9179C">
          <w:rPr>
            <w:rFonts w:ascii="Noto Sans KR Light" w:hAnsi="Noto Sans KR Light" w:hint="eastAsia"/>
          </w:rPr>
          <w:delText>전액</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적시</w:delText>
        </w:r>
        <w:r w:rsidR="00203A18" w:rsidRPr="00525EDE" w:rsidDel="00F9179C">
          <w:rPr>
            <w:rFonts w:ascii="Noto Sans KR Light" w:hAnsi="Noto Sans KR Light" w:hint="eastAsia"/>
          </w:rPr>
          <w:delText>에</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지급</w:delText>
        </w:r>
        <w:r w:rsidR="00203A18" w:rsidRPr="00525EDE" w:rsidDel="00F9179C">
          <w:rPr>
            <w:rFonts w:ascii="Noto Sans KR Light" w:hAnsi="Noto Sans KR Light" w:hint="eastAsia"/>
          </w:rPr>
          <w:delText>할</w:delText>
        </w:r>
        <w:r w:rsidR="00203A18" w:rsidRPr="00525EDE" w:rsidDel="00F9179C">
          <w:rPr>
            <w:rFonts w:ascii="Noto Sans KR Light" w:hAnsi="Noto Sans KR Light"/>
          </w:rPr>
          <w:delText xml:space="preserve"> </w:delText>
        </w:r>
        <w:r w:rsidR="00203A18" w:rsidRPr="00525EDE" w:rsidDel="00F9179C">
          <w:rPr>
            <w:rFonts w:ascii="Noto Sans KR Light" w:hAnsi="Noto Sans KR Light" w:hint="eastAsia"/>
          </w:rPr>
          <w:delText>것</w:delText>
        </w:r>
      </w:del>
    </w:p>
    <w:p w14:paraId="70EB4EC7" w14:textId="362F700F" w:rsidR="00F9179C" w:rsidRPr="00525EDE" w:rsidDel="00F9179C" w:rsidRDefault="007662CA" w:rsidP="00C3547B">
      <w:pPr>
        <w:pStyle w:val="a3"/>
        <w:numPr>
          <w:ilvl w:val="0"/>
          <w:numId w:val="7"/>
        </w:numPr>
        <w:spacing w:before="120" w:after="120"/>
        <w:rPr>
          <w:del w:id="24" w:author="김현주 (Hyunjoo Kim)" w:date="2026-03-25T08:28:00Z"/>
          <w:rFonts w:ascii="Noto Sans KR Light" w:hAnsi="Noto Sans KR Light"/>
        </w:rPr>
      </w:pPr>
      <w:del w:id="25" w:author="김현주 (Hyunjoo Kim)" w:date="2026-03-25T08:28:00Z">
        <w:r w:rsidRPr="00525EDE" w:rsidDel="00F9179C">
          <w:rPr>
            <w:rFonts w:ascii="Noto Sans KR Light" w:hAnsi="Noto Sans KR Light" w:hint="eastAsia"/>
          </w:rPr>
          <w:delText>회사로부터</w:delText>
        </w:r>
        <w:r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물품</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수령</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후</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보존하고</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보존상의</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오류로</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인하여</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하자가</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발생한</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경우에는</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그</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품질에</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대하여</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전적인</w:delText>
        </w:r>
        <w:r w:rsidR="007947F1" w:rsidRPr="00525EDE" w:rsidDel="00F9179C">
          <w:rPr>
            <w:rFonts w:ascii="Noto Sans KR Light" w:hAnsi="Noto Sans KR Light"/>
          </w:rPr>
          <w:delText xml:space="preserve"> </w:delText>
        </w:r>
        <w:r w:rsidR="007947F1" w:rsidRPr="00525EDE" w:rsidDel="00F9179C">
          <w:rPr>
            <w:rFonts w:ascii="Noto Sans KR Light" w:hAnsi="Noto Sans KR Light" w:hint="eastAsia"/>
          </w:rPr>
          <w:delText>책임을</w:delText>
        </w:r>
        <w:r w:rsidR="007947F1" w:rsidRPr="00525EDE" w:rsidDel="00F9179C">
          <w:rPr>
            <w:rFonts w:ascii="Noto Sans KR Light" w:hAnsi="Noto Sans KR Light"/>
          </w:rPr>
          <w:delText xml:space="preserve"> </w:delText>
        </w:r>
        <w:r w:rsidRPr="00525EDE" w:rsidDel="00F9179C">
          <w:rPr>
            <w:rFonts w:ascii="Noto Sans KR Light" w:hAnsi="Noto Sans KR Light" w:hint="eastAsia"/>
          </w:rPr>
          <w:delText>부담할</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것</w:delText>
        </w:r>
      </w:del>
    </w:p>
    <w:p w14:paraId="1DDE2FB2" w14:textId="2777A015" w:rsidR="007947F1" w:rsidRPr="00525EDE" w:rsidDel="00921315" w:rsidRDefault="007947F1" w:rsidP="00C3547B">
      <w:pPr>
        <w:pStyle w:val="a3"/>
        <w:numPr>
          <w:ilvl w:val="0"/>
          <w:numId w:val="7"/>
        </w:numPr>
        <w:spacing w:before="120" w:after="120"/>
        <w:rPr>
          <w:del w:id="26" w:author="김현주 (Hyunjoo Kim)" w:date="2026-03-25T08:25:00Z"/>
          <w:rFonts w:ascii="Noto Sans KR Light" w:hAnsi="Noto Sans KR Light"/>
        </w:rPr>
      </w:pPr>
      <w:del w:id="27" w:author="김현주 (Hyunjoo Kim)" w:date="2026-03-25T08:25:00Z">
        <w:r w:rsidRPr="00525EDE" w:rsidDel="00921315">
          <w:rPr>
            <w:rFonts w:ascii="Noto Sans KR Light" w:hAnsi="Noto Sans KR Light" w:hint="eastAsia"/>
          </w:rPr>
          <w:delText>회사의</w:delText>
        </w:r>
        <w:r w:rsidRPr="00525EDE" w:rsidDel="00921315">
          <w:rPr>
            <w:rFonts w:ascii="Noto Sans KR Light" w:hAnsi="Noto Sans KR Light"/>
          </w:rPr>
          <w:delText xml:space="preserve"> </w:delText>
        </w:r>
        <w:r w:rsidRPr="00525EDE" w:rsidDel="00921315">
          <w:rPr>
            <w:rFonts w:ascii="Noto Sans KR Light" w:hAnsi="Noto Sans KR Light" w:hint="eastAsia"/>
          </w:rPr>
          <w:delText>검사</w:delText>
        </w:r>
        <w:r w:rsidRPr="00525EDE" w:rsidDel="00921315">
          <w:rPr>
            <w:rFonts w:ascii="Noto Sans KR Light" w:hAnsi="Noto Sans KR Light"/>
          </w:rPr>
          <w:delText xml:space="preserve"> </w:delText>
        </w:r>
        <w:r w:rsidRPr="00525EDE" w:rsidDel="00921315">
          <w:rPr>
            <w:rFonts w:ascii="Noto Sans KR Light" w:hAnsi="Noto Sans KR Light" w:hint="eastAsia"/>
          </w:rPr>
          <w:delText>및</w:delText>
        </w:r>
        <w:r w:rsidRPr="00525EDE" w:rsidDel="00921315">
          <w:rPr>
            <w:rFonts w:ascii="Noto Sans KR Light" w:hAnsi="Noto Sans KR Light"/>
          </w:rPr>
          <w:delText xml:space="preserve"> </w:delText>
        </w:r>
        <w:r w:rsidRPr="00525EDE" w:rsidDel="00921315">
          <w:rPr>
            <w:rFonts w:ascii="Noto Sans KR Light" w:hAnsi="Noto Sans KR Light" w:hint="eastAsia"/>
          </w:rPr>
          <w:delText>감독을</w:delText>
        </w:r>
        <w:r w:rsidRPr="00525EDE" w:rsidDel="00921315">
          <w:rPr>
            <w:rFonts w:ascii="Noto Sans KR Light" w:hAnsi="Noto Sans KR Light"/>
          </w:rPr>
          <w:delText xml:space="preserve"> </w:delText>
        </w:r>
        <w:r w:rsidRPr="00525EDE" w:rsidDel="00921315">
          <w:rPr>
            <w:rFonts w:ascii="Noto Sans KR Light" w:hAnsi="Noto Sans KR Light" w:hint="eastAsia"/>
          </w:rPr>
          <w:delText>받고</w:delText>
        </w:r>
        <w:r w:rsidRPr="00525EDE" w:rsidDel="00921315">
          <w:rPr>
            <w:rFonts w:ascii="Noto Sans KR Light" w:hAnsi="Noto Sans KR Light"/>
          </w:rPr>
          <w:delText xml:space="preserve"> </w:delText>
        </w:r>
        <w:r w:rsidRPr="00525EDE" w:rsidDel="00921315">
          <w:rPr>
            <w:rFonts w:ascii="Noto Sans KR Light" w:hAnsi="Noto Sans KR Light" w:hint="eastAsia"/>
          </w:rPr>
          <w:delText>회사에</w:delText>
        </w:r>
        <w:r w:rsidRPr="00525EDE" w:rsidDel="00921315">
          <w:rPr>
            <w:rFonts w:ascii="Noto Sans KR Light" w:hAnsi="Noto Sans KR Light"/>
          </w:rPr>
          <w:delText xml:space="preserve"> </w:delText>
        </w:r>
        <w:r w:rsidRPr="00525EDE" w:rsidDel="00921315">
          <w:rPr>
            <w:rFonts w:ascii="Noto Sans KR Light" w:hAnsi="Noto Sans KR Light" w:hint="eastAsia"/>
          </w:rPr>
          <w:delText>영업을</w:delText>
        </w:r>
        <w:r w:rsidRPr="00525EDE" w:rsidDel="00921315">
          <w:rPr>
            <w:rFonts w:ascii="Noto Sans KR Light" w:hAnsi="Noto Sans KR Light"/>
          </w:rPr>
          <w:delText xml:space="preserve"> </w:delText>
        </w:r>
        <w:r w:rsidRPr="00525EDE" w:rsidDel="00921315">
          <w:rPr>
            <w:rFonts w:ascii="Noto Sans KR Light" w:hAnsi="Noto Sans KR Light" w:hint="eastAsia"/>
          </w:rPr>
          <w:delText>보고할</w:delText>
        </w:r>
        <w:r w:rsidRPr="00525EDE" w:rsidDel="00921315">
          <w:rPr>
            <w:rFonts w:ascii="Noto Sans KR Light" w:hAnsi="Noto Sans KR Light"/>
          </w:rPr>
          <w:delText xml:space="preserve"> </w:delText>
        </w:r>
        <w:r w:rsidRPr="00525EDE" w:rsidDel="00921315">
          <w:rPr>
            <w:rFonts w:ascii="Noto Sans KR Light" w:hAnsi="Noto Sans KR Light" w:hint="eastAsia"/>
          </w:rPr>
          <w:delText>것</w:delText>
        </w:r>
      </w:del>
    </w:p>
    <w:p w14:paraId="6FD87F0D" w14:textId="13434E1F" w:rsidR="007947F1" w:rsidRPr="00525EDE" w:rsidDel="00F9179C" w:rsidRDefault="007947F1" w:rsidP="00C3547B">
      <w:pPr>
        <w:pStyle w:val="a3"/>
        <w:numPr>
          <w:ilvl w:val="0"/>
          <w:numId w:val="7"/>
        </w:numPr>
        <w:spacing w:before="120" w:after="120"/>
        <w:rPr>
          <w:del w:id="28" w:author="김현주 (Hyunjoo Kim)" w:date="2026-03-25T08:28:00Z"/>
          <w:rFonts w:ascii="Noto Sans KR Light" w:hAnsi="Noto Sans KR Light"/>
        </w:rPr>
      </w:pPr>
      <w:del w:id="29" w:author="김현주 (Hyunjoo Kim)" w:date="2026-03-25T08:28:00Z">
        <w:r w:rsidRPr="00525EDE" w:rsidDel="00F9179C">
          <w:rPr>
            <w:rFonts w:ascii="Noto Sans KR Light" w:hAnsi="Noto Sans KR Light" w:hint="eastAsia"/>
          </w:rPr>
          <w:delText>회사가</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달리</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사전</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승인하지</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않는</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딜러는</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회사와</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유사한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상품을</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판매하기</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위하여</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다른</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조직</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또는</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개인을</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위한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판매대리인으로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행위하지</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아니</w:delText>
        </w:r>
        <w:r w:rsidR="007662CA" w:rsidRPr="00525EDE" w:rsidDel="00F9179C">
          <w:rPr>
            <w:rFonts w:ascii="Noto Sans KR Light" w:hAnsi="Noto Sans KR Light" w:hint="eastAsia"/>
          </w:rPr>
          <w:delText>할</w:delText>
        </w:r>
        <w:r w:rsidR="007662CA" w:rsidRPr="00525EDE" w:rsidDel="00F9179C">
          <w:rPr>
            <w:rFonts w:ascii="Noto Sans KR Light" w:hAnsi="Noto Sans KR Light"/>
          </w:rPr>
          <w:delText xml:space="preserve"> </w:delText>
        </w:r>
        <w:r w:rsidR="007662CA" w:rsidRPr="00525EDE" w:rsidDel="00F9179C">
          <w:rPr>
            <w:rFonts w:ascii="Noto Sans KR Light" w:hAnsi="Noto Sans KR Light" w:hint="eastAsia"/>
          </w:rPr>
          <w:delText>것</w:delText>
        </w:r>
      </w:del>
    </w:p>
    <w:p w14:paraId="5F8F0930" w14:textId="29F48A94" w:rsidR="007947F1" w:rsidRPr="00525EDE" w:rsidDel="00F9179C" w:rsidRDefault="007947F1" w:rsidP="00C3547B">
      <w:pPr>
        <w:pStyle w:val="a3"/>
        <w:numPr>
          <w:ilvl w:val="0"/>
          <w:numId w:val="7"/>
        </w:numPr>
        <w:spacing w:before="120" w:after="120"/>
        <w:rPr>
          <w:del w:id="30" w:author="김현주 (Hyunjoo Kim)" w:date="2026-03-25T08:28:00Z"/>
          <w:rFonts w:ascii="Noto Sans KR Light" w:hAnsi="Noto Sans KR Light"/>
        </w:rPr>
      </w:pPr>
      <w:del w:id="31" w:author="김현주 (Hyunjoo Kim)" w:date="2026-03-25T08:28:00Z">
        <w:r w:rsidRPr="00525EDE" w:rsidDel="00F9179C">
          <w:rPr>
            <w:rFonts w:ascii="Noto Sans KR Light" w:hAnsi="Noto Sans KR Light" w:hint="eastAsia"/>
          </w:rPr>
          <w:delText>상품</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및</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회사의</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명성과</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브랜드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이미지를</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위태롭게</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하거나</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부정적인</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영향을</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미칠</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수</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있는</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행위를</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하지</w:delText>
        </w:r>
        <w:r w:rsidRPr="00525EDE" w:rsidDel="00F9179C">
          <w:rPr>
            <w:rFonts w:ascii="Noto Sans KR Light" w:hAnsi="Noto Sans KR Light"/>
          </w:rPr>
          <w:delText xml:space="preserve"> </w:delText>
        </w:r>
        <w:r w:rsidR="00CF4A99" w:rsidRPr="00525EDE" w:rsidDel="00F9179C">
          <w:rPr>
            <w:rFonts w:ascii="Noto Sans KR Light" w:hAnsi="Noto Sans KR Light" w:hint="eastAsia"/>
          </w:rPr>
          <w:delText>아니할</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것</w:delText>
        </w:r>
      </w:del>
    </w:p>
    <w:p w14:paraId="42704B6A" w14:textId="7D3BB8DA" w:rsidR="007947F1" w:rsidRPr="00525EDE" w:rsidDel="00F9179C" w:rsidRDefault="007947F1" w:rsidP="00C3547B">
      <w:pPr>
        <w:pStyle w:val="a3"/>
        <w:numPr>
          <w:ilvl w:val="0"/>
          <w:numId w:val="7"/>
        </w:numPr>
        <w:spacing w:before="120" w:after="120"/>
        <w:rPr>
          <w:del w:id="32" w:author="김현주 (Hyunjoo Kim)" w:date="2026-03-25T08:28:00Z"/>
          <w:rFonts w:ascii="Noto Sans KR Light" w:hAnsi="Noto Sans KR Light"/>
        </w:rPr>
      </w:pPr>
      <w:del w:id="33" w:author="김현주 (Hyunjoo Kim)" w:date="2026-03-25T08:28:00Z">
        <w:r w:rsidRPr="00525EDE" w:rsidDel="00F9179C">
          <w:rPr>
            <w:rFonts w:ascii="Noto Sans KR Light" w:hAnsi="Noto Sans KR Light" w:hint="eastAsia"/>
          </w:rPr>
          <w:delText>고객</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및</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관련</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제</w:delText>
        </w:r>
        <w:r w:rsidRPr="00525EDE" w:rsidDel="00F9179C">
          <w:rPr>
            <w:rFonts w:ascii="Noto Sans KR Light" w:hAnsi="Noto Sans KR Light"/>
          </w:rPr>
          <w:delText>3</w:delText>
        </w:r>
        <w:r w:rsidRPr="00525EDE" w:rsidDel="00F9179C">
          <w:rPr>
            <w:rFonts w:ascii="Noto Sans KR Light" w:hAnsi="Noto Sans KR Light" w:hint="eastAsia"/>
          </w:rPr>
          <w:delText>자에</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대한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전적인</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책임을</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부담합니다</w:delText>
        </w:r>
        <w:r w:rsidRPr="00525EDE" w:rsidDel="00F9179C">
          <w:rPr>
            <w:rFonts w:ascii="Noto Sans KR Light" w:hAnsi="Noto Sans KR Light"/>
          </w:rPr>
          <w:delText>.</w:delText>
        </w:r>
        <w:r w:rsidR="00CF4A99" w:rsidRPr="00525EDE" w:rsidDel="00F9179C">
          <w:rPr>
            <w:rFonts w:ascii="Noto Sans KR Light" w:hAnsi="Noto Sans KR Light"/>
          </w:rPr>
          <w:delText xml:space="preserve"> </w:delText>
        </w:r>
        <w:r w:rsidRPr="00525EDE" w:rsidDel="00F9179C">
          <w:rPr>
            <w:rFonts w:ascii="Noto Sans KR Light" w:hAnsi="Noto Sans KR Light" w:hint="eastAsia"/>
          </w:rPr>
          <w:delText>어떠한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경우에도</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회사는</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딜러의</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과실로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인한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약정</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또는</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위반에</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대하여</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연대책임을</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지지</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아니</w:delText>
        </w:r>
        <w:r w:rsidR="00CF4A99" w:rsidRPr="00525EDE" w:rsidDel="00F9179C">
          <w:rPr>
            <w:rFonts w:ascii="Noto Sans KR Light" w:hAnsi="Noto Sans KR Light" w:hint="eastAsia"/>
          </w:rPr>
          <w:delText>함</w:delText>
        </w:r>
        <w:r w:rsidRPr="00525EDE" w:rsidDel="00F9179C">
          <w:rPr>
            <w:rFonts w:ascii="Noto Sans KR Light" w:hAnsi="Noto Sans KR Light"/>
          </w:rPr>
          <w:delText>.</w:delText>
        </w:r>
      </w:del>
    </w:p>
    <w:p w14:paraId="6909F8A6" w14:textId="7F15A474" w:rsidR="007947F1" w:rsidRPr="00525EDE" w:rsidDel="00F9179C" w:rsidRDefault="007947F1" w:rsidP="00C3547B">
      <w:pPr>
        <w:pStyle w:val="a3"/>
        <w:numPr>
          <w:ilvl w:val="0"/>
          <w:numId w:val="7"/>
        </w:numPr>
        <w:spacing w:before="120" w:after="120"/>
        <w:rPr>
          <w:del w:id="34" w:author="김현주 (Hyunjoo Kim)" w:date="2026-03-25T08:28:00Z"/>
          <w:rFonts w:ascii="Noto Sans KR Light" w:hAnsi="Noto Sans KR Light"/>
        </w:rPr>
      </w:pPr>
      <w:del w:id="35" w:author="김현주 (Hyunjoo Kim)" w:date="2026-03-25T08:28:00Z">
        <w:r w:rsidRPr="00525EDE" w:rsidDel="00F9179C">
          <w:rPr>
            <w:rFonts w:ascii="Noto Sans KR Light" w:hAnsi="Noto Sans KR Light" w:hint="eastAsia"/>
          </w:rPr>
          <w:delText>본</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계약의</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체결</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및</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이행과</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관련된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모든</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정보</w:delText>
        </w:r>
        <w:r w:rsidRPr="00525EDE" w:rsidDel="00F9179C">
          <w:rPr>
            <w:rFonts w:ascii="Noto Sans KR Light" w:hAnsi="Noto Sans KR Light"/>
          </w:rPr>
          <w:delText>(</w:delText>
        </w:r>
        <w:r w:rsidRPr="00525EDE" w:rsidDel="00F9179C">
          <w:rPr>
            <w:rFonts w:ascii="Noto Sans KR Light" w:hAnsi="Noto Sans KR Light" w:hint="eastAsia"/>
          </w:rPr>
          <w:delText>딜러가</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회사로부터</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수령한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모든</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정보</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및</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문서를</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포함</w:delText>
        </w:r>
        <w:r w:rsidRPr="00525EDE" w:rsidDel="00F9179C">
          <w:rPr>
            <w:rFonts w:ascii="Noto Sans KR Light" w:hAnsi="Noto Sans KR Light"/>
          </w:rPr>
          <w:delText>)</w:delText>
        </w:r>
        <w:r w:rsidRPr="00525EDE" w:rsidDel="00F9179C">
          <w:rPr>
            <w:rFonts w:ascii="Noto Sans KR Light" w:hAnsi="Noto Sans KR Light" w:hint="eastAsia"/>
          </w:rPr>
          <w:delText>를</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본</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계약</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기간동안</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및</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해지일로부터</w:delText>
        </w:r>
        <w:r w:rsidRPr="00525EDE" w:rsidDel="00F9179C">
          <w:rPr>
            <w:rFonts w:ascii="Noto Sans KR Light" w:hAnsi="Noto Sans KR Light"/>
          </w:rPr>
          <w:delText xml:space="preserve"> 5</w:delText>
        </w:r>
        <w:r w:rsidRPr="00525EDE" w:rsidDel="00F9179C">
          <w:rPr>
            <w:rFonts w:ascii="Noto Sans KR Light" w:hAnsi="Noto Sans KR Light" w:hint="eastAsia"/>
          </w:rPr>
          <w:delText>년동안</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기밀로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유지</w:delText>
        </w:r>
        <w:r w:rsidR="00DB6EA7" w:rsidRPr="00525EDE" w:rsidDel="00F9179C">
          <w:rPr>
            <w:rFonts w:ascii="Noto Sans KR Light" w:hAnsi="Noto Sans KR Light" w:hint="eastAsia"/>
          </w:rPr>
          <w:delText>할</w:delText>
        </w:r>
        <w:r w:rsidR="00DB6EA7" w:rsidRPr="00525EDE" w:rsidDel="00F9179C">
          <w:rPr>
            <w:rFonts w:ascii="Noto Sans KR Light" w:hAnsi="Noto Sans KR Light"/>
          </w:rPr>
          <w:delText xml:space="preserve"> </w:delText>
        </w:r>
        <w:r w:rsidR="00DB6EA7" w:rsidRPr="00525EDE" w:rsidDel="00F9179C">
          <w:rPr>
            <w:rFonts w:ascii="Noto Sans KR Light" w:hAnsi="Noto Sans KR Light" w:hint="eastAsia"/>
          </w:rPr>
          <w:delText>것</w:delText>
        </w:r>
        <w:r w:rsidRPr="00525EDE" w:rsidDel="00F9179C">
          <w:rPr>
            <w:rFonts w:ascii="Noto Sans KR Light" w:hAnsi="Noto Sans KR Light"/>
          </w:rPr>
          <w:delText>.</w:delText>
        </w:r>
      </w:del>
    </w:p>
    <w:p w14:paraId="53566DF0" w14:textId="6C5B1B77" w:rsidR="00FF53D2" w:rsidDel="00F9179C" w:rsidRDefault="00FF53D2" w:rsidP="00C3547B">
      <w:pPr>
        <w:pStyle w:val="a3"/>
        <w:numPr>
          <w:ilvl w:val="0"/>
          <w:numId w:val="7"/>
        </w:numPr>
        <w:spacing w:before="120" w:after="120"/>
        <w:rPr>
          <w:del w:id="36" w:author="김현주 (Hyunjoo Kim)" w:date="2026-03-25T08:28:00Z"/>
          <w:rFonts w:ascii="Noto Sans KR Light" w:hAnsi="Noto Sans KR Light"/>
        </w:rPr>
      </w:pPr>
      <w:del w:id="37" w:author="김현주 (Hyunjoo Kim)" w:date="2026-03-25T08:28:00Z">
        <w:r w:rsidRPr="00525EDE" w:rsidDel="00F9179C">
          <w:rPr>
            <w:rFonts w:ascii="Noto Sans KR Light" w:hAnsi="Noto Sans KR Light" w:hint="eastAsia"/>
          </w:rPr>
          <w:delText>본</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계약</w:delText>
        </w:r>
        <w:r w:rsidRPr="00525EDE" w:rsidDel="00F9179C">
          <w:rPr>
            <w:rFonts w:ascii="Noto Sans KR Light" w:hAnsi="Noto Sans KR Light"/>
          </w:rPr>
          <w:delText>(</w:delText>
        </w:r>
        <w:r w:rsidRPr="00525EDE" w:rsidDel="00F9179C">
          <w:rPr>
            <w:rFonts w:ascii="Noto Sans KR Light" w:hAnsi="Noto Sans KR Light" w:hint="eastAsia"/>
          </w:rPr>
          <w:delText>부록</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가격정책</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판매정책</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인도정책</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대금지급정책</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기술사양</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및</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기타</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회사가</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딜러사에게</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제공하는</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모든</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지침</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및</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규정</w:delText>
        </w:r>
        <w:r w:rsidRPr="00525EDE" w:rsidDel="00F9179C">
          <w:rPr>
            <w:rFonts w:ascii="Noto Sans KR Light" w:hAnsi="Noto Sans KR Light"/>
          </w:rPr>
          <w:delText>(</w:delText>
        </w:r>
        <w:r w:rsidRPr="00525EDE" w:rsidDel="00F9179C">
          <w:rPr>
            <w:rFonts w:ascii="Noto Sans KR Light" w:hAnsi="Noto Sans KR Light" w:hint="eastAsia"/>
          </w:rPr>
          <w:delText>총칭하여</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정책</w:delText>
        </w:r>
        <w:r w:rsidRPr="00525EDE" w:rsidDel="00F9179C">
          <w:rPr>
            <w:rFonts w:ascii="Noto Sans KR Light" w:hAnsi="Noto Sans KR Light"/>
          </w:rPr>
          <w:delText>")</w:delText>
        </w:r>
        <w:r w:rsidRPr="00525EDE" w:rsidDel="00F9179C">
          <w:rPr>
            <w:rFonts w:ascii="Noto Sans KR Light" w:hAnsi="Noto Sans KR Light" w:hint="eastAsia"/>
          </w:rPr>
          <w:delText>의</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조항을</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포함하되</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이에</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한정되지</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아니함</w:delText>
        </w:r>
        <w:r w:rsidRPr="00525EDE" w:rsidDel="00F9179C">
          <w:rPr>
            <w:rFonts w:ascii="Noto Sans KR Light" w:hAnsi="Noto Sans KR Light"/>
          </w:rPr>
          <w:delText>)</w:delText>
        </w:r>
        <w:r w:rsidRPr="00525EDE" w:rsidDel="00F9179C">
          <w:rPr>
            <w:rFonts w:ascii="Noto Sans KR Light" w:hAnsi="Noto Sans KR Light" w:hint="eastAsia"/>
          </w:rPr>
          <w:delText>에</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명시된</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기타</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모든</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의무</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및</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책임</w:delText>
        </w:r>
        <w:r w:rsidRPr="00525EDE" w:rsidDel="00F9179C">
          <w:rPr>
            <w:rFonts w:ascii="Noto Sans KR Light" w:hAnsi="Noto Sans KR Light"/>
          </w:rPr>
          <w:delText>(</w:delText>
        </w:r>
        <w:r w:rsidRPr="00525EDE" w:rsidDel="00F9179C">
          <w:rPr>
            <w:rFonts w:ascii="Noto Sans KR Light" w:hAnsi="Noto Sans KR Light" w:hint="eastAsia"/>
          </w:rPr>
          <w:delText>해당하는</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경우</w:delText>
        </w:r>
        <w:r w:rsidRPr="00525EDE" w:rsidDel="00F9179C">
          <w:rPr>
            <w:rFonts w:ascii="Noto Sans KR Light" w:hAnsi="Noto Sans KR Light"/>
          </w:rPr>
          <w:delText>)</w:delText>
        </w:r>
        <w:r w:rsidRPr="00525EDE" w:rsidDel="00F9179C">
          <w:rPr>
            <w:rFonts w:ascii="Noto Sans KR Light" w:hAnsi="Noto Sans KR Light" w:hint="eastAsia"/>
          </w:rPr>
          <w:delText>을</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완전히</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준수할</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것</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명확히</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하자면</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회사는</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독자적인</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결정에</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따라</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언제든지</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정책을</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수정</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및</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보완할</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권리를</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보유하며</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회사는</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딜러에게</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변경사항을</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통지할</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것</w:delText>
        </w:r>
        <w:r w:rsidRPr="00525EDE" w:rsidDel="00F9179C">
          <w:rPr>
            <w:rFonts w:ascii="Noto Sans KR Light" w:hAnsi="Noto Sans KR Light"/>
          </w:rPr>
          <w:delText>.</w:delText>
        </w:r>
      </w:del>
    </w:p>
    <w:p w14:paraId="1E627E8C"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38" w:author="김현주 (Hyunjoo Kim)" w:date="2026-03-25T08:29:00Z"/>
          <w:rFonts w:ascii="굴림" w:eastAsia="굴림" w:hAnsi="굴림" w:cs="굴림"/>
          <w:kern w:val="0"/>
          <w:sz w:val="24"/>
          <w:szCs w:val="24"/>
        </w:rPr>
      </w:pPr>
      <w:ins w:id="39" w:author="김현주 (Hyunjoo Kim)" w:date="2026-03-25T08:29:00Z">
        <w:r w:rsidRPr="00F9179C">
          <w:rPr>
            <w:rFonts w:ascii="굴림" w:eastAsia="굴림" w:hAnsi="굴림" w:cs="굴림"/>
            <w:kern w:val="0"/>
            <w:sz w:val="24"/>
            <w:szCs w:val="24"/>
          </w:rPr>
          <w:t xml:space="preserve">딜러는 회사가 제공하는 가격정책, 판매정책, 유통정책, 기술기준 및 기타 회사 정책에 따라 제품을 판매하여야 한다. 다만, 관련 법령상 허용되지 않는 방식으로 회사를 대신하여 가격을 확정하거나 경쟁법에 위반되는 방식으로 시장에 행위하여서는 아니 된다. </w:t>
        </w:r>
      </w:ins>
    </w:p>
    <w:p w14:paraId="439D82B9"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40" w:author="김현주 (Hyunjoo Kim)" w:date="2026-03-25T08:29:00Z"/>
          <w:rFonts w:ascii="굴림" w:eastAsia="굴림" w:hAnsi="굴림" w:cs="굴림"/>
          <w:kern w:val="0"/>
          <w:sz w:val="24"/>
          <w:szCs w:val="24"/>
        </w:rPr>
      </w:pPr>
      <w:ins w:id="41" w:author="김현주 (Hyunjoo Kim)" w:date="2026-03-25T08:29:00Z">
        <w:r w:rsidRPr="00F9179C">
          <w:rPr>
            <w:rFonts w:ascii="굴림" w:eastAsia="굴림" w:hAnsi="굴림" w:cs="굴림"/>
            <w:kern w:val="0"/>
            <w:sz w:val="24"/>
            <w:szCs w:val="24"/>
          </w:rPr>
          <w:t xml:space="preserve">딜러는 매매대금 지급 및 상품 인도에 관한 회사의 지침과 합의를 성실히 준수하여야 한다. </w:t>
        </w:r>
      </w:ins>
    </w:p>
    <w:p w14:paraId="0CACC016"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42" w:author="김현주 (Hyunjoo Kim)" w:date="2026-03-25T08:29:00Z"/>
          <w:rFonts w:ascii="굴림" w:eastAsia="굴림" w:hAnsi="굴림" w:cs="굴림"/>
          <w:kern w:val="0"/>
          <w:sz w:val="24"/>
          <w:szCs w:val="24"/>
        </w:rPr>
      </w:pPr>
      <w:ins w:id="43" w:author="김현주 (Hyunjoo Kim)" w:date="2026-03-25T08:29:00Z">
        <w:r w:rsidRPr="00F9179C">
          <w:rPr>
            <w:rFonts w:ascii="굴림" w:eastAsia="굴림" w:hAnsi="굴림" w:cs="굴림"/>
            <w:kern w:val="0"/>
            <w:sz w:val="24"/>
            <w:szCs w:val="24"/>
          </w:rPr>
          <w:t xml:space="preserve">딜러는 회사에 대한 모든 대금을 전액 적기에 지급하여야 한다. </w:t>
        </w:r>
      </w:ins>
    </w:p>
    <w:p w14:paraId="5A51CD67"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44" w:author="김현주 (Hyunjoo Kim)" w:date="2026-03-25T08:29:00Z"/>
          <w:rFonts w:ascii="굴림" w:eastAsia="굴림" w:hAnsi="굴림" w:cs="굴림"/>
          <w:kern w:val="0"/>
          <w:sz w:val="24"/>
          <w:szCs w:val="24"/>
        </w:rPr>
      </w:pPr>
      <w:ins w:id="45" w:author="김현주 (Hyunjoo Kim)" w:date="2026-03-25T08:29:00Z">
        <w:r w:rsidRPr="00F9179C">
          <w:rPr>
            <w:rFonts w:ascii="굴림" w:eastAsia="굴림" w:hAnsi="굴림" w:cs="굴림"/>
            <w:kern w:val="0"/>
            <w:sz w:val="24"/>
            <w:szCs w:val="24"/>
          </w:rPr>
          <w:t xml:space="preserve">딜러는 회사로부터 상품을 인도받은 후 이를 적절히 보관하여야 하며, 보관상 과실 또는 취급상 부주의로 인한 하자, 손상, 품질저하에 대하여 전적인 책임을 부담한다. </w:t>
        </w:r>
      </w:ins>
    </w:p>
    <w:p w14:paraId="0F41D837"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46" w:author="김현주 (Hyunjoo Kim)" w:date="2026-03-25T08:29:00Z"/>
          <w:rFonts w:ascii="굴림" w:eastAsia="굴림" w:hAnsi="굴림" w:cs="굴림"/>
          <w:kern w:val="0"/>
          <w:sz w:val="24"/>
          <w:szCs w:val="24"/>
        </w:rPr>
      </w:pPr>
      <w:ins w:id="47" w:author="김현주 (Hyunjoo Kim)" w:date="2026-03-25T08:29:00Z">
        <w:r w:rsidRPr="00F9179C">
          <w:rPr>
            <w:rFonts w:ascii="굴림" w:eastAsia="굴림" w:hAnsi="굴림" w:cs="굴림"/>
            <w:kern w:val="0"/>
            <w:sz w:val="24"/>
            <w:szCs w:val="24"/>
          </w:rPr>
          <w:t xml:space="preserve">딜러는 회사의 합리적인 요청이 있는 경우 영업 현황, 판매 실적, 주요 프로젝트 진행 현황, 재고 현황 및 고객 불만 처리 현황을 보고하여야 하며, 회사의 합리적인 범위 내 검사 및 감독에 협조하여야 한다. </w:t>
        </w:r>
      </w:ins>
    </w:p>
    <w:p w14:paraId="6C1069C1"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48" w:author="김현주 (Hyunjoo Kim)" w:date="2026-03-25T08:29:00Z"/>
          <w:rFonts w:ascii="굴림" w:eastAsia="굴림" w:hAnsi="굴림" w:cs="굴림"/>
          <w:kern w:val="0"/>
          <w:sz w:val="24"/>
          <w:szCs w:val="24"/>
        </w:rPr>
      </w:pPr>
      <w:ins w:id="49" w:author="김현주 (Hyunjoo Kim)" w:date="2026-03-25T08:29:00Z">
        <w:r w:rsidRPr="00F9179C">
          <w:rPr>
            <w:rFonts w:ascii="굴림" w:eastAsia="굴림" w:hAnsi="굴림" w:cs="굴림"/>
            <w:kern w:val="0"/>
            <w:sz w:val="24"/>
            <w:szCs w:val="24"/>
          </w:rPr>
          <w:t xml:space="preserve">회사의 사전 서면 승인이 없는 한, 딜러는 회사와 유사하거나 경쟁관계에 있는 제품을 위하여 다른 조직 또는 개인의 판매대리인, 유통업자 또는 중개인으로 활동할 수 없다. </w:t>
        </w:r>
      </w:ins>
    </w:p>
    <w:p w14:paraId="4CB5FEA8"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50" w:author="김현주 (Hyunjoo Kim)" w:date="2026-03-25T08:29:00Z"/>
          <w:rFonts w:ascii="굴림" w:eastAsia="굴림" w:hAnsi="굴림" w:cs="굴림"/>
          <w:kern w:val="0"/>
          <w:sz w:val="24"/>
          <w:szCs w:val="24"/>
        </w:rPr>
      </w:pPr>
      <w:ins w:id="51" w:author="김현주 (Hyunjoo Kim)" w:date="2026-03-25T08:29:00Z">
        <w:r w:rsidRPr="00F9179C">
          <w:rPr>
            <w:rFonts w:ascii="굴림" w:eastAsia="굴림" w:hAnsi="굴림" w:cs="굴림"/>
            <w:kern w:val="0"/>
            <w:sz w:val="24"/>
            <w:szCs w:val="24"/>
          </w:rPr>
          <w:lastRenderedPageBreak/>
          <w:t xml:space="preserve">딜러는 회사, 제품, 브랜드, 상표 또는 회사의 영업상 신용과 명성에 해를 끼치거나 부정적인 영향을 줄 수 있는 어떠한 행위도 하여서는 아니 된다. </w:t>
        </w:r>
      </w:ins>
    </w:p>
    <w:p w14:paraId="7CF76272"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52" w:author="김현주 (Hyunjoo Kim)" w:date="2026-03-25T08:29:00Z"/>
          <w:rFonts w:ascii="굴림" w:eastAsia="굴림" w:hAnsi="굴림" w:cs="굴림"/>
          <w:kern w:val="0"/>
          <w:sz w:val="24"/>
          <w:szCs w:val="24"/>
        </w:rPr>
      </w:pPr>
      <w:ins w:id="53" w:author="김현주 (Hyunjoo Kim)" w:date="2026-03-25T08:29:00Z">
        <w:r w:rsidRPr="00F9179C">
          <w:rPr>
            <w:rFonts w:ascii="굴림" w:eastAsia="굴림" w:hAnsi="굴림" w:cs="굴림"/>
            <w:kern w:val="0"/>
            <w:sz w:val="24"/>
            <w:szCs w:val="24"/>
          </w:rPr>
          <w:t xml:space="preserve">딜러는 고객 및 관련 제3자와의 거래에서 자신의 행위와 의무에 대하여 전적인 책임을 부담하며, 딜러의 귀책사유로 인한 약정, 진술, 보증, 위반 또는 불법행위에 대하여 회사는 어떠한 연대책임도 부담하지 아니한다. </w:t>
        </w:r>
      </w:ins>
    </w:p>
    <w:p w14:paraId="3988B370"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54" w:author="김현주 (Hyunjoo Kim)" w:date="2026-03-25T08:29:00Z"/>
          <w:rFonts w:ascii="굴림" w:eastAsia="굴림" w:hAnsi="굴림" w:cs="굴림"/>
          <w:kern w:val="0"/>
          <w:sz w:val="24"/>
          <w:szCs w:val="24"/>
        </w:rPr>
      </w:pPr>
      <w:ins w:id="55" w:author="김현주 (Hyunjoo Kim)" w:date="2026-03-25T08:29:00Z">
        <w:r w:rsidRPr="00F9179C">
          <w:rPr>
            <w:rFonts w:ascii="굴림" w:eastAsia="굴림" w:hAnsi="굴림" w:cs="굴림"/>
            <w:kern w:val="0"/>
            <w:sz w:val="24"/>
            <w:szCs w:val="24"/>
          </w:rPr>
          <w:t xml:space="preserve">딜러는 본 계약의 체결 및 이행과 관련하여 회사로부터 제공받거나 알게 된 모든 정보 및 문서를 본 계약 기간 중 및 종료일로부터 5년간 기밀로 유지하여야 한다. </w:t>
        </w:r>
      </w:ins>
    </w:p>
    <w:p w14:paraId="4C58ABA0"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56" w:author="김현주 (Hyunjoo Kim)" w:date="2026-03-25T08:29:00Z"/>
          <w:rFonts w:ascii="굴림" w:eastAsia="굴림" w:hAnsi="굴림" w:cs="굴림"/>
          <w:kern w:val="0"/>
          <w:sz w:val="24"/>
          <w:szCs w:val="24"/>
        </w:rPr>
      </w:pPr>
      <w:ins w:id="57" w:author="김현주 (Hyunjoo Kim)" w:date="2026-03-25T08:29:00Z">
        <w:r w:rsidRPr="00F9179C">
          <w:rPr>
            <w:rFonts w:ascii="굴림" w:eastAsia="굴림" w:hAnsi="굴림" w:cs="굴림"/>
            <w:kern w:val="0"/>
            <w:sz w:val="24"/>
            <w:szCs w:val="24"/>
          </w:rPr>
          <w:t xml:space="preserve">딜러는 본 계약, 부록 및 회사가 제공하는 각종 정책, 지침, 기술요건 및 운영기준을 준수하여야 한다. 회사는 합리적인 범위 내에서 이를 수정 또는 보완할 수 있으며, 변경 시 딜러에게 통지한다. </w:t>
        </w:r>
      </w:ins>
    </w:p>
    <w:p w14:paraId="00BCEE19"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58" w:author="김현주 (Hyunjoo Kim)" w:date="2026-03-25T08:29:00Z"/>
          <w:rFonts w:ascii="굴림" w:eastAsia="굴림" w:hAnsi="굴림" w:cs="굴림"/>
          <w:kern w:val="0"/>
          <w:sz w:val="24"/>
          <w:szCs w:val="24"/>
        </w:rPr>
      </w:pPr>
      <w:ins w:id="59" w:author="김현주 (Hyunjoo Kim)" w:date="2026-03-25T08:29:00Z">
        <w:r w:rsidRPr="00F9179C">
          <w:rPr>
            <w:rFonts w:ascii="굴림" w:eastAsia="굴림" w:hAnsi="굴림" w:cs="굴림"/>
            <w:kern w:val="0"/>
            <w:sz w:val="24"/>
            <w:szCs w:val="24"/>
          </w:rPr>
          <w:t xml:space="preserve">딜러는 회사의 사전 서면 승인 없이 회사의 직원, 고용인, 법정대리인, 공식 파트너 또는 회사를 대표할 권한이 있는 자로 자신 또는 제3자를 표시, 소개 또는 오인하게 하여서는 아니 된다. </w:t>
        </w:r>
      </w:ins>
    </w:p>
    <w:p w14:paraId="6B06E7CE"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60" w:author="김현주 (Hyunjoo Kim)" w:date="2026-03-25T08:29:00Z"/>
          <w:rFonts w:ascii="굴림" w:eastAsia="굴림" w:hAnsi="굴림" w:cs="굴림"/>
          <w:kern w:val="0"/>
          <w:sz w:val="24"/>
          <w:szCs w:val="24"/>
        </w:rPr>
      </w:pPr>
      <w:commentRangeStart w:id="61"/>
      <w:ins w:id="62" w:author="김현주 (Hyunjoo Kim)" w:date="2026-03-25T08:29:00Z">
        <w:r w:rsidRPr="00F9179C">
          <w:rPr>
            <w:rFonts w:ascii="굴림" w:eastAsia="굴림" w:hAnsi="굴림" w:cs="굴림"/>
            <w:kern w:val="0"/>
            <w:sz w:val="24"/>
            <w:szCs w:val="24"/>
          </w:rPr>
          <w:t xml:space="preserve">딜러는 회사의 사전 서면 승인 없이 회사 명의 또는 회사를 위한 것으로 보이는 수권서, 인증서, 딜러 지정서, 제조승인서, 품질보증서, 확인서, 소개서, 레터헤드, 명함, 이메일 서명, 직인, 스탬프 또는 기타 문서를 작성, 번역, 수정, 발급, 서명, 날인, 배포 또는 사용하여서는 아니 된다. 회사가 발행하는 공식 문서는 회사가 지정한 권한자에 의해 회사의 공식 양식 및 공식 전달수단을 통해 직접 발행된 경우에만 유효하다. </w:t>
        </w:r>
      </w:ins>
    </w:p>
    <w:p w14:paraId="02F7C8EB"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63" w:author="김현주 (Hyunjoo Kim)" w:date="2026-03-25T08:29:00Z"/>
          <w:rFonts w:ascii="굴림" w:eastAsia="굴림" w:hAnsi="굴림" w:cs="굴림"/>
          <w:kern w:val="0"/>
          <w:sz w:val="24"/>
          <w:szCs w:val="24"/>
        </w:rPr>
      </w:pPr>
      <w:ins w:id="64" w:author="김현주 (Hyunjoo Kim)" w:date="2026-03-25T08:29:00Z">
        <w:r w:rsidRPr="00F9179C">
          <w:rPr>
            <w:rFonts w:ascii="굴림" w:eastAsia="굴림" w:hAnsi="굴림" w:cs="굴림"/>
            <w:kern w:val="0"/>
            <w:sz w:val="24"/>
            <w:szCs w:val="24"/>
          </w:rPr>
          <w:t xml:space="preserve">딜러는 회사의 사전 서면 승인 없이 직접 또는 간접적으로 회사의 상표, 로고, 제품명, 모델명, 제품코드, 디자인, 도면, 외관, 포장, 라벨, 설명서 또는 이와 혼동될 수 있는 표지를 사용하여 제품을 제조, 조립, 가공, 재포장, 재라벨링, 복제, 조달, 판매, 광고 또는 배포하여서는 아니 된다. </w:t>
        </w:r>
      </w:ins>
    </w:p>
    <w:p w14:paraId="76E3A0C8"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65" w:author="김현주 (Hyunjoo Kim)" w:date="2026-03-25T08:29:00Z"/>
          <w:rFonts w:ascii="굴림" w:eastAsia="굴림" w:hAnsi="굴림" w:cs="굴림"/>
          <w:kern w:val="0"/>
          <w:sz w:val="24"/>
          <w:szCs w:val="24"/>
        </w:rPr>
      </w:pPr>
      <w:ins w:id="66" w:author="김현주 (Hyunjoo Kim)" w:date="2026-03-25T08:29:00Z">
        <w:r w:rsidRPr="00F9179C">
          <w:rPr>
            <w:rFonts w:ascii="굴림" w:eastAsia="굴림" w:hAnsi="굴림" w:cs="굴림"/>
            <w:kern w:val="0"/>
            <w:sz w:val="24"/>
            <w:szCs w:val="24"/>
          </w:rPr>
          <w:t xml:space="preserve">딜러는 회사의 사전 서면 승인 없이 제3자 공장, OEM, ODM, 작업장, 공급업체 또는 기타 외부 업체에 회사 제품 또는 회사 제품으로 오인될 수 있는 제품의 제조, 조립, 가공 또는 조달을 의뢰하거나 협력하여서는 아니 된다. </w:t>
        </w:r>
      </w:ins>
    </w:p>
    <w:p w14:paraId="159C0874"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67" w:author="김현주 (Hyunjoo Kim)" w:date="2026-03-25T08:29:00Z"/>
          <w:rFonts w:ascii="굴림" w:eastAsia="굴림" w:hAnsi="굴림" w:cs="굴림"/>
          <w:kern w:val="0"/>
          <w:sz w:val="24"/>
          <w:szCs w:val="24"/>
        </w:rPr>
      </w:pPr>
      <w:ins w:id="68" w:author="김현주 (Hyunjoo Kim)" w:date="2026-03-25T08:29:00Z">
        <w:r w:rsidRPr="00F9179C">
          <w:rPr>
            <w:rFonts w:ascii="굴림" w:eastAsia="굴림" w:hAnsi="굴림" w:cs="굴림"/>
            <w:kern w:val="0"/>
            <w:sz w:val="24"/>
            <w:szCs w:val="24"/>
          </w:rPr>
          <w:t xml:space="preserve">딜러는 위조상품, 모조품, 무단 제조품, 리퍼브 상품을 신품으로 가장한 상품, 비정품 부품 또는 회사가 승인하지 않은 제품을 회사의 정품 또는 승인품인 것처럼 판매, 홍보 또는 유통하여서는 아니 된다. </w:t>
        </w:r>
      </w:ins>
    </w:p>
    <w:p w14:paraId="1DFD14FF"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69" w:author="김현주 (Hyunjoo Kim)" w:date="2026-03-25T08:29:00Z"/>
          <w:rFonts w:ascii="굴림" w:eastAsia="굴림" w:hAnsi="굴림" w:cs="굴림"/>
          <w:kern w:val="0"/>
          <w:sz w:val="24"/>
          <w:szCs w:val="24"/>
        </w:rPr>
      </w:pPr>
      <w:ins w:id="70" w:author="김현주 (Hyunjoo Kim)" w:date="2026-03-25T08:29:00Z">
        <w:r w:rsidRPr="00F9179C">
          <w:rPr>
            <w:rFonts w:ascii="굴림" w:eastAsia="굴림" w:hAnsi="굴림" w:cs="굴림"/>
            <w:kern w:val="0"/>
            <w:sz w:val="24"/>
            <w:szCs w:val="24"/>
          </w:rPr>
          <w:t xml:space="preserve">딜러는 회사의 사전 서면 승인 없이 서브딜러, 재판매업자, 브로커, 컨설턴트, 마케팅 대행사, 설치업체, 제조업체 또는 기타 제3자를 선임하여 회사 제품 또는 브랜드와 관련된 영업, 제조, 홍보, 납품 또는 고객 대응 업무를 수행하게 하여서는 아니 된다. 승인된 제3자가 있는 경우에도 그 행위에 대한 모든 책임은 딜러가 부담한다. </w:t>
        </w:r>
      </w:ins>
    </w:p>
    <w:p w14:paraId="111B3FB9"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71" w:author="김현주 (Hyunjoo Kim)" w:date="2026-03-25T08:29:00Z"/>
          <w:rFonts w:ascii="굴림" w:eastAsia="굴림" w:hAnsi="굴림" w:cs="굴림"/>
          <w:kern w:val="0"/>
          <w:sz w:val="24"/>
          <w:szCs w:val="24"/>
        </w:rPr>
      </w:pPr>
      <w:ins w:id="72" w:author="김현주 (Hyunjoo Kim)" w:date="2026-03-25T08:29:00Z">
        <w:r w:rsidRPr="00F9179C">
          <w:rPr>
            <w:rFonts w:ascii="굴림" w:eastAsia="굴림" w:hAnsi="굴림" w:cs="굴림"/>
            <w:kern w:val="0"/>
            <w:sz w:val="24"/>
            <w:szCs w:val="24"/>
          </w:rPr>
          <w:t xml:space="preserve">딜러는 회사 또는 회사 제품과 관련된 위조상품, 무단 제조, 허위 수권서, 허위 광고, 고객 혼동, 상표침해 또는 기타 위반행위를 인지하거나 의심하는 경우 즉시 회사에 서면 통지하여야 하며, 회사의 요청이 있는 경우 관련 자료 제출, 증거 보존, 거래상대방 특정, 공급처 확인 및 조사 협조를 하여야 한다. </w:t>
        </w:r>
        <w:commentRangeEnd w:id="61"/>
        <w:r>
          <w:rPr>
            <w:rStyle w:val="ab"/>
          </w:rPr>
          <w:commentReference w:id="61"/>
        </w:r>
      </w:ins>
    </w:p>
    <w:p w14:paraId="5D6861D0" w14:textId="77777777" w:rsidR="00F9179C" w:rsidRPr="00F9179C" w:rsidRDefault="00F9179C" w:rsidP="00F9179C">
      <w:pPr>
        <w:widowControl/>
        <w:numPr>
          <w:ilvl w:val="0"/>
          <w:numId w:val="75"/>
        </w:numPr>
        <w:wordWrap/>
        <w:autoSpaceDE/>
        <w:autoSpaceDN/>
        <w:spacing w:before="100" w:beforeAutospacing="1" w:after="100" w:afterAutospacing="1" w:line="240" w:lineRule="auto"/>
        <w:jc w:val="left"/>
        <w:rPr>
          <w:ins w:id="73" w:author="김현주 (Hyunjoo Kim)" w:date="2026-03-25T08:29:00Z"/>
          <w:rFonts w:ascii="굴림" w:eastAsia="굴림" w:hAnsi="굴림" w:cs="굴림"/>
          <w:kern w:val="0"/>
          <w:sz w:val="24"/>
          <w:szCs w:val="24"/>
        </w:rPr>
      </w:pPr>
      <w:ins w:id="74" w:author="김현주 (Hyunjoo Kim)" w:date="2026-03-25T08:29:00Z">
        <w:r w:rsidRPr="00F9179C">
          <w:rPr>
            <w:rFonts w:ascii="굴림" w:eastAsia="굴림" w:hAnsi="굴림" w:cs="굴림"/>
            <w:kern w:val="0"/>
            <w:sz w:val="24"/>
            <w:szCs w:val="24"/>
          </w:rPr>
          <w:t xml:space="preserve">딜러가 본 조를 위반함으로써 회사에 손해가 발생한 경우, 딜러는 회사에 발생한 모든 손해, 비용, 조사비용, 회수비용, 법률비용 및 제3자 청구를 배상하고 면책하여야 한다. </w:t>
        </w:r>
      </w:ins>
    </w:p>
    <w:p w14:paraId="087D5EF4" w14:textId="77777777" w:rsidR="00F9179C" w:rsidRPr="00F9179C" w:rsidRDefault="00F9179C" w:rsidP="00F9179C">
      <w:pPr>
        <w:widowControl/>
        <w:wordWrap/>
        <w:autoSpaceDE/>
        <w:autoSpaceDN/>
        <w:spacing w:after="0" w:line="240" w:lineRule="auto"/>
        <w:jc w:val="left"/>
        <w:rPr>
          <w:ins w:id="75" w:author="김현주 (Hyunjoo Kim)" w:date="2026-03-25T08:29:00Z"/>
          <w:rFonts w:ascii="굴림" w:eastAsia="굴림" w:hAnsi="굴림" w:cs="굴림"/>
          <w:kern w:val="0"/>
          <w:sz w:val="24"/>
          <w:szCs w:val="24"/>
        </w:rPr>
      </w:pPr>
      <w:ins w:id="76" w:author="김현주 (Hyunjoo Kim)" w:date="2026-03-25T08:29:00Z">
        <w:r w:rsidRPr="00F9179C">
          <w:rPr>
            <w:rFonts w:ascii="굴림" w:eastAsia="굴림" w:hAnsi="굴림" w:cs="굴림"/>
            <w:kern w:val="0"/>
            <w:sz w:val="24"/>
            <w:szCs w:val="24"/>
          </w:rPr>
          <w:lastRenderedPageBreak/>
          <w:pict w14:anchorId="73805C51">
            <v:rect id="_x0000_i1049" style="width:0;height:1.5pt" o:hralign="center" o:hrstd="t" o:hr="t" fillcolor="#a0a0a0" stroked="f"/>
          </w:pict>
        </w:r>
      </w:ins>
    </w:p>
    <w:p w14:paraId="4CB069D1" w14:textId="77777777" w:rsidR="00F9179C" w:rsidRPr="00F9179C" w:rsidRDefault="00F9179C" w:rsidP="00F9179C">
      <w:pPr>
        <w:widowControl/>
        <w:wordWrap/>
        <w:autoSpaceDE/>
        <w:autoSpaceDN/>
        <w:spacing w:before="100" w:beforeAutospacing="1" w:after="100" w:afterAutospacing="1" w:line="240" w:lineRule="auto"/>
        <w:jc w:val="left"/>
        <w:rPr>
          <w:ins w:id="77" w:author="김현주 (Hyunjoo Kim)" w:date="2026-03-25T08:29:00Z"/>
          <w:rFonts w:ascii="굴림" w:eastAsia="굴림" w:hAnsi="굴림" w:cs="굴림"/>
          <w:kern w:val="0"/>
          <w:sz w:val="24"/>
          <w:szCs w:val="24"/>
        </w:rPr>
      </w:pPr>
      <w:ins w:id="78" w:author="김현주 (Hyunjoo Kim)" w:date="2026-03-25T08:29:00Z">
        <w:r w:rsidRPr="00F9179C">
          <w:rPr>
            <w:rFonts w:ascii="굴림" w:eastAsia="굴림" w:hAnsi="굴림" w:cs="굴림"/>
            <w:b/>
            <w:bCs/>
            <w:kern w:val="0"/>
            <w:sz w:val="24"/>
            <w:szCs w:val="24"/>
          </w:rPr>
          <w:t>English</w:t>
        </w:r>
      </w:ins>
    </w:p>
    <w:p w14:paraId="26D85317"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79" w:author="김현주 (Hyunjoo Kim)" w:date="2026-03-25T08:29:00Z"/>
          <w:rFonts w:ascii="굴림" w:eastAsia="굴림" w:hAnsi="굴림" w:cs="굴림"/>
          <w:kern w:val="0"/>
          <w:sz w:val="24"/>
          <w:szCs w:val="24"/>
        </w:rPr>
      </w:pPr>
      <w:ins w:id="80" w:author="김현주 (Hyunjoo Kim)" w:date="2026-03-25T08:29:00Z">
        <w:r w:rsidRPr="00F9179C">
          <w:rPr>
            <w:rFonts w:ascii="굴림" w:eastAsia="굴림" w:hAnsi="굴림" w:cs="굴림"/>
            <w:kern w:val="0"/>
            <w:sz w:val="24"/>
            <w:szCs w:val="24"/>
          </w:rPr>
          <w:t xml:space="preserve">The Dealer shall sell the products in accordance with the Company’s pricing policy, sales policy, distribution policy, technical requirements, and other Company policies; provided, however, that the Dealer shall not determine prices on behalf of the Company or act in the market in any manner prohibited by applicable competition laws. </w:t>
        </w:r>
      </w:ins>
    </w:p>
    <w:p w14:paraId="53F85CDD"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81" w:author="김현주 (Hyunjoo Kim)" w:date="2026-03-25T08:29:00Z"/>
          <w:rFonts w:ascii="굴림" w:eastAsia="굴림" w:hAnsi="굴림" w:cs="굴림"/>
          <w:kern w:val="0"/>
          <w:sz w:val="24"/>
          <w:szCs w:val="24"/>
        </w:rPr>
      </w:pPr>
      <w:ins w:id="82" w:author="김현주 (Hyunjoo Kim)" w:date="2026-03-25T08:29:00Z">
        <w:r w:rsidRPr="00F9179C">
          <w:rPr>
            <w:rFonts w:ascii="굴림" w:eastAsia="굴림" w:hAnsi="굴림" w:cs="굴림"/>
            <w:kern w:val="0"/>
            <w:sz w:val="24"/>
            <w:szCs w:val="24"/>
          </w:rPr>
          <w:t xml:space="preserve">The Dealer shall faithfully comply with the Company’s instructions and agreements regarding payment and delivery of goods. </w:t>
        </w:r>
      </w:ins>
    </w:p>
    <w:p w14:paraId="7A0F7D5F"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83" w:author="김현주 (Hyunjoo Kim)" w:date="2026-03-25T08:29:00Z"/>
          <w:rFonts w:ascii="굴림" w:eastAsia="굴림" w:hAnsi="굴림" w:cs="굴림"/>
          <w:kern w:val="0"/>
          <w:sz w:val="24"/>
          <w:szCs w:val="24"/>
        </w:rPr>
      </w:pPr>
      <w:ins w:id="84" w:author="김현주 (Hyunjoo Kim)" w:date="2026-03-25T08:29:00Z">
        <w:r w:rsidRPr="00F9179C">
          <w:rPr>
            <w:rFonts w:ascii="굴림" w:eastAsia="굴림" w:hAnsi="굴림" w:cs="굴림"/>
            <w:kern w:val="0"/>
            <w:sz w:val="24"/>
            <w:szCs w:val="24"/>
          </w:rPr>
          <w:t xml:space="preserve">The Dealer shall pay all amounts due to the Company in full and on time. </w:t>
        </w:r>
      </w:ins>
    </w:p>
    <w:p w14:paraId="3F49A5B7"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85" w:author="김현주 (Hyunjoo Kim)" w:date="2026-03-25T08:29:00Z"/>
          <w:rFonts w:ascii="굴림" w:eastAsia="굴림" w:hAnsi="굴림" w:cs="굴림"/>
          <w:kern w:val="0"/>
          <w:sz w:val="24"/>
          <w:szCs w:val="24"/>
        </w:rPr>
      </w:pPr>
      <w:ins w:id="86" w:author="김현주 (Hyunjoo Kim)" w:date="2026-03-25T08:29:00Z">
        <w:r w:rsidRPr="00F9179C">
          <w:rPr>
            <w:rFonts w:ascii="굴림" w:eastAsia="굴림" w:hAnsi="굴림" w:cs="굴림"/>
            <w:kern w:val="0"/>
            <w:sz w:val="24"/>
            <w:szCs w:val="24"/>
          </w:rPr>
          <w:t xml:space="preserve">After receipt of the goods from the Company, the Dealer shall properly preserve the goods and shall bear full responsibility for any defects, damage, or deterioration in quality arising from improper storage or handling. </w:t>
        </w:r>
      </w:ins>
    </w:p>
    <w:p w14:paraId="07672F3B"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87" w:author="김현주 (Hyunjoo Kim)" w:date="2026-03-25T08:29:00Z"/>
          <w:rFonts w:ascii="굴림" w:eastAsia="굴림" w:hAnsi="굴림" w:cs="굴림"/>
          <w:kern w:val="0"/>
          <w:sz w:val="24"/>
          <w:szCs w:val="24"/>
        </w:rPr>
      </w:pPr>
      <w:ins w:id="88" w:author="김현주 (Hyunjoo Kim)" w:date="2026-03-25T08:29:00Z">
        <w:r w:rsidRPr="00F9179C">
          <w:rPr>
            <w:rFonts w:ascii="굴림" w:eastAsia="굴림" w:hAnsi="굴림" w:cs="굴림"/>
            <w:kern w:val="0"/>
            <w:sz w:val="24"/>
            <w:szCs w:val="24"/>
          </w:rPr>
          <w:t xml:space="preserve">Upon the Company’s reasonable request, the Dealer shall report its sales activities, sales performance, status of major projects, inventory status, and handling of customer complaints, and shall cooperate with the Company’s reasonable inspection and supervision. </w:t>
        </w:r>
      </w:ins>
    </w:p>
    <w:p w14:paraId="1C8BA46E"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89" w:author="김현주 (Hyunjoo Kim)" w:date="2026-03-25T08:29:00Z"/>
          <w:rFonts w:ascii="굴림" w:eastAsia="굴림" w:hAnsi="굴림" w:cs="굴림"/>
          <w:kern w:val="0"/>
          <w:sz w:val="24"/>
          <w:szCs w:val="24"/>
        </w:rPr>
      </w:pPr>
      <w:ins w:id="90" w:author="김현주 (Hyunjoo Kim)" w:date="2026-03-25T08:29:00Z">
        <w:r w:rsidRPr="00F9179C">
          <w:rPr>
            <w:rFonts w:ascii="굴림" w:eastAsia="굴림" w:hAnsi="굴림" w:cs="굴림"/>
            <w:kern w:val="0"/>
            <w:sz w:val="24"/>
            <w:szCs w:val="24"/>
          </w:rPr>
          <w:t xml:space="preserve">Unless otherwise approved in writing by the Company in advance, the Dealer shall not act as a sales agent, distributor, or intermediary for any organization or individual in relation to products that are similar to or competitive with the Company’s products. </w:t>
        </w:r>
      </w:ins>
    </w:p>
    <w:p w14:paraId="342FDA11"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91" w:author="김현주 (Hyunjoo Kim)" w:date="2026-03-25T08:29:00Z"/>
          <w:rFonts w:ascii="굴림" w:eastAsia="굴림" w:hAnsi="굴림" w:cs="굴림"/>
          <w:kern w:val="0"/>
          <w:sz w:val="24"/>
          <w:szCs w:val="24"/>
        </w:rPr>
      </w:pPr>
      <w:ins w:id="92" w:author="김현주 (Hyunjoo Kim)" w:date="2026-03-25T08:29:00Z">
        <w:r w:rsidRPr="00F9179C">
          <w:rPr>
            <w:rFonts w:ascii="굴림" w:eastAsia="굴림" w:hAnsi="굴림" w:cs="굴림"/>
            <w:kern w:val="0"/>
            <w:sz w:val="24"/>
            <w:szCs w:val="24"/>
          </w:rPr>
          <w:t xml:space="preserve">The Dealer shall refrain from any act that may damage or adversely affect the Company, the products, the brand, the trademarks, or the Company’s goodwill and reputation. </w:t>
        </w:r>
      </w:ins>
    </w:p>
    <w:p w14:paraId="2ACD8A4E"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93" w:author="김현주 (Hyunjoo Kim)" w:date="2026-03-25T08:29:00Z"/>
          <w:rFonts w:ascii="굴림" w:eastAsia="굴림" w:hAnsi="굴림" w:cs="굴림"/>
          <w:kern w:val="0"/>
          <w:sz w:val="24"/>
          <w:szCs w:val="24"/>
        </w:rPr>
      </w:pPr>
      <w:ins w:id="94" w:author="김현주 (Hyunjoo Kim)" w:date="2026-03-25T08:29:00Z">
        <w:r w:rsidRPr="00F9179C">
          <w:rPr>
            <w:rFonts w:ascii="굴림" w:eastAsia="굴림" w:hAnsi="굴림" w:cs="굴림"/>
            <w:kern w:val="0"/>
            <w:sz w:val="24"/>
            <w:szCs w:val="24"/>
          </w:rPr>
          <w:t xml:space="preserve">The Dealer shall bear full and sole responsibility for its acts and obligations in dealings with customers and relevant third parties, and under no circumstances shall the Company be jointly liable for any commitments, representations, warranties, breaches, or unlawful acts attributable to the Dealer. </w:t>
        </w:r>
      </w:ins>
    </w:p>
    <w:p w14:paraId="2A3F9ACB"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95" w:author="김현주 (Hyunjoo Kim)" w:date="2026-03-25T08:29:00Z"/>
          <w:rFonts w:ascii="굴림" w:eastAsia="굴림" w:hAnsi="굴림" w:cs="굴림"/>
          <w:kern w:val="0"/>
          <w:sz w:val="24"/>
          <w:szCs w:val="24"/>
        </w:rPr>
      </w:pPr>
      <w:ins w:id="96" w:author="김현주 (Hyunjoo Kim)" w:date="2026-03-25T08:29:00Z">
        <w:r w:rsidRPr="00F9179C">
          <w:rPr>
            <w:rFonts w:ascii="굴림" w:eastAsia="굴림" w:hAnsi="굴림" w:cs="굴림"/>
            <w:kern w:val="0"/>
            <w:sz w:val="24"/>
            <w:szCs w:val="24"/>
          </w:rPr>
          <w:t xml:space="preserve">The Dealer shall keep confidential all information and documents provided by, or otherwise learned from, the Company in connection with the execution and performance of this Agreement during the term of this Agreement and for five (5) years after termination. </w:t>
        </w:r>
      </w:ins>
    </w:p>
    <w:p w14:paraId="65222A05"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97" w:author="김현주 (Hyunjoo Kim)" w:date="2026-03-25T08:29:00Z"/>
          <w:rFonts w:ascii="굴림" w:eastAsia="굴림" w:hAnsi="굴림" w:cs="굴림"/>
          <w:kern w:val="0"/>
          <w:sz w:val="24"/>
          <w:szCs w:val="24"/>
        </w:rPr>
      </w:pPr>
      <w:ins w:id="98" w:author="김현주 (Hyunjoo Kim)" w:date="2026-03-25T08:29:00Z">
        <w:r w:rsidRPr="00F9179C">
          <w:rPr>
            <w:rFonts w:ascii="굴림" w:eastAsia="굴림" w:hAnsi="굴림" w:cs="굴림"/>
            <w:kern w:val="0"/>
            <w:sz w:val="24"/>
            <w:szCs w:val="24"/>
          </w:rPr>
          <w:t xml:space="preserve">The Dealer shall comply with this Agreement, all appendices, and all policies, guidelines, technical requirements, and operational standards provided by the Company. The Company may amend or supplement the same within a reasonable scope and shall notify the Dealer of any such changes. </w:t>
        </w:r>
      </w:ins>
    </w:p>
    <w:p w14:paraId="6AB2FE92"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99" w:author="김현주 (Hyunjoo Kim)" w:date="2026-03-25T08:29:00Z"/>
          <w:rFonts w:ascii="굴림" w:eastAsia="굴림" w:hAnsi="굴림" w:cs="굴림"/>
          <w:kern w:val="0"/>
          <w:sz w:val="24"/>
          <w:szCs w:val="24"/>
        </w:rPr>
      </w:pPr>
      <w:ins w:id="100" w:author="김현주 (Hyunjoo Kim)" w:date="2026-03-25T08:29:00Z">
        <w:r w:rsidRPr="00F9179C">
          <w:rPr>
            <w:rFonts w:ascii="굴림" w:eastAsia="굴림" w:hAnsi="굴림" w:cs="굴림"/>
            <w:kern w:val="0"/>
            <w:sz w:val="24"/>
            <w:szCs w:val="24"/>
          </w:rPr>
          <w:t xml:space="preserve">Without the Company’s prior written approval, the Dealer shall not represent, introduce, or cause itself or any third party to be perceived as an employee, worker, legal representative, official partner, or person authorized to represent the Company. </w:t>
        </w:r>
      </w:ins>
    </w:p>
    <w:p w14:paraId="6FDD116F"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101" w:author="김현주 (Hyunjoo Kim)" w:date="2026-03-25T08:29:00Z"/>
          <w:rFonts w:ascii="굴림" w:eastAsia="굴림" w:hAnsi="굴림" w:cs="굴림"/>
          <w:kern w:val="0"/>
          <w:sz w:val="24"/>
          <w:szCs w:val="24"/>
        </w:rPr>
      </w:pPr>
      <w:ins w:id="102" w:author="김현주 (Hyunjoo Kim)" w:date="2026-03-25T08:29:00Z">
        <w:r w:rsidRPr="00F9179C">
          <w:rPr>
            <w:rFonts w:ascii="굴림" w:eastAsia="굴림" w:hAnsi="굴림" w:cs="굴림"/>
            <w:kern w:val="0"/>
            <w:sz w:val="24"/>
            <w:szCs w:val="24"/>
          </w:rPr>
          <w:lastRenderedPageBreak/>
          <w:t xml:space="preserve">Without the Company’s prior written approval, the Dealer shall not prepare, translate, revise, issue, sign, stamp, seal, circulate, or use any authorization letter, certificate, dealer appointment letter, manufacturing approval, warranty certificate, confirmation letter, introduction letter, letterhead, business card, email signature, seal, stamp, or any other document in the name of, for, or appearing to be issued by or on behalf of the Company. Any official document of the Company shall be valid only if issued directly by the Company through its designated authorized signatory, official form, and official communication channel. </w:t>
        </w:r>
      </w:ins>
    </w:p>
    <w:p w14:paraId="0EF2CCD5"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103" w:author="김현주 (Hyunjoo Kim)" w:date="2026-03-25T08:29:00Z"/>
          <w:rFonts w:ascii="굴림" w:eastAsia="굴림" w:hAnsi="굴림" w:cs="굴림"/>
          <w:kern w:val="0"/>
          <w:sz w:val="24"/>
          <w:szCs w:val="24"/>
        </w:rPr>
      </w:pPr>
      <w:ins w:id="104" w:author="김현주 (Hyunjoo Kim)" w:date="2026-03-25T08:29:00Z">
        <w:r w:rsidRPr="00F9179C">
          <w:rPr>
            <w:rFonts w:ascii="굴림" w:eastAsia="굴림" w:hAnsi="굴림" w:cs="굴림"/>
            <w:kern w:val="0"/>
            <w:sz w:val="24"/>
            <w:szCs w:val="24"/>
          </w:rPr>
          <w:t xml:space="preserve">Without the Company’s prior written approval, the Dealer shall not directly or indirectly manufacture, assemble, process, repackage, relabel, reproduce, procure, sell, advertise, or distribute any product using the Company’s trademarks, logos, product names, model names, product codes, designs, drawings, appearance, packaging, labels, manuals, or any confusingly similar sign. </w:t>
        </w:r>
      </w:ins>
    </w:p>
    <w:p w14:paraId="13A8C473"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105" w:author="김현주 (Hyunjoo Kim)" w:date="2026-03-25T08:29:00Z"/>
          <w:rFonts w:ascii="굴림" w:eastAsia="굴림" w:hAnsi="굴림" w:cs="굴림"/>
          <w:kern w:val="0"/>
          <w:sz w:val="24"/>
          <w:szCs w:val="24"/>
        </w:rPr>
      </w:pPr>
      <w:ins w:id="106" w:author="김현주 (Hyunjoo Kim)" w:date="2026-03-25T08:29:00Z">
        <w:r w:rsidRPr="00F9179C">
          <w:rPr>
            <w:rFonts w:ascii="굴림" w:eastAsia="굴림" w:hAnsi="굴림" w:cs="굴림"/>
            <w:kern w:val="0"/>
            <w:sz w:val="24"/>
            <w:szCs w:val="24"/>
          </w:rPr>
          <w:t xml:space="preserve">Without the Company’s prior written approval, the Dealer shall not appoint, instruct, cooperate with, or otherwise engage any third-party factory, OEM, ODM, workshop, supplier, or any external party to manufacture, assemble, process, or procure any product of the Company or any product that may be mistaken for the Company’s product. </w:t>
        </w:r>
      </w:ins>
    </w:p>
    <w:p w14:paraId="4C8524AD"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107" w:author="김현주 (Hyunjoo Kim)" w:date="2026-03-25T08:29:00Z"/>
          <w:rFonts w:ascii="굴림" w:eastAsia="굴림" w:hAnsi="굴림" w:cs="굴림"/>
          <w:kern w:val="0"/>
          <w:sz w:val="24"/>
          <w:szCs w:val="24"/>
        </w:rPr>
      </w:pPr>
      <w:ins w:id="108" w:author="김현주 (Hyunjoo Kim)" w:date="2026-03-25T08:29:00Z">
        <w:r w:rsidRPr="00F9179C">
          <w:rPr>
            <w:rFonts w:ascii="굴림" w:eastAsia="굴림" w:hAnsi="굴림" w:cs="굴림"/>
            <w:kern w:val="0"/>
            <w:sz w:val="24"/>
            <w:szCs w:val="24"/>
          </w:rPr>
          <w:t xml:space="preserve">The Dealer shall not sell, market, or distribute any counterfeit, imitation, unauthorized manufactured product, refurbished-as-new product, non-genuine part, or any non-approved product as if it were a genuine or approved Company product. </w:t>
        </w:r>
      </w:ins>
    </w:p>
    <w:p w14:paraId="2ADCE3D4"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109" w:author="김현주 (Hyunjoo Kim)" w:date="2026-03-25T08:29:00Z"/>
          <w:rFonts w:ascii="굴림" w:eastAsia="굴림" w:hAnsi="굴림" w:cs="굴림"/>
          <w:kern w:val="0"/>
          <w:sz w:val="24"/>
          <w:szCs w:val="24"/>
        </w:rPr>
      </w:pPr>
      <w:ins w:id="110" w:author="김현주 (Hyunjoo Kim)" w:date="2026-03-25T08:29:00Z">
        <w:r w:rsidRPr="00F9179C">
          <w:rPr>
            <w:rFonts w:ascii="굴림" w:eastAsia="굴림" w:hAnsi="굴림" w:cs="굴림"/>
            <w:kern w:val="0"/>
            <w:sz w:val="24"/>
            <w:szCs w:val="24"/>
          </w:rPr>
          <w:t xml:space="preserve">Without the Company’s prior written approval, the Dealer shall not appoint any sub-dealer, reseller, broker, consultant, marketing agency, installer, manufacturer, or any third party to perform any sales, manufacturing, marketing, delivery, or customer-facing activity relating to the Company’s products or brand. Even where any third party is approved, the Dealer shall remain fully liable for all acts and omissions of such third party. </w:t>
        </w:r>
      </w:ins>
    </w:p>
    <w:p w14:paraId="771D13D4"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111" w:author="김현주 (Hyunjoo Kim)" w:date="2026-03-25T08:29:00Z"/>
          <w:rFonts w:ascii="굴림" w:eastAsia="굴림" w:hAnsi="굴림" w:cs="굴림"/>
          <w:kern w:val="0"/>
          <w:sz w:val="24"/>
          <w:szCs w:val="24"/>
        </w:rPr>
      </w:pPr>
      <w:ins w:id="112" w:author="김현주 (Hyunjoo Kim)" w:date="2026-03-25T08:29:00Z">
        <w:r w:rsidRPr="00F9179C">
          <w:rPr>
            <w:rFonts w:ascii="굴림" w:eastAsia="굴림" w:hAnsi="굴림" w:cs="굴림"/>
            <w:kern w:val="0"/>
            <w:sz w:val="24"/>
            <w:szCs w:val="24"/>
          </w:rPr>
          <w:t xml:space="preserve">If the Dealer becomes aware of or suspects any counterfeit products, unauthorized manufacturing, forged authorization documents, false advertisements, customer confusion, trademark infringement, or any other violation relating to the Company or its products, it shall immediately notify the Company in writing and, upon request, provide relevant materials, preserve evidence, identify counterparties, confirm supply sources, and cooperate with any investigation. </w:t>
        </w:r>
      </w:ins>
    </w:p>
    <w:p w14:paraId="318EA7B9" w14:textId="77777777" w:rsidR="00F9179C" w:rsidRPr="00F9179C" w:rsidRDefault="00F9179C" w:rsidP="00F9179C">
      <w:pPr>
        <w:widowControl/>
        <w:numPr>
          <w:ilvl w:val="0"/>
          <w:numId w:val="76"/>
        </w:numPr>
        <w:wordWrap/>
        <w:autoSpaceDE/>
        <w:autoSpaceDN/>
        <w:spacing w:before="100" w:beforeAutospacing="1" w:after="100" w:afterAutospacing="1" w:line="240" w:lineRule="auto"/>
        <w:jc w:val="left"/>
        <w:rPr>
          <w:ins w:id="113" w:author="김현주 (Hyunjoo Kim)" w:date="2026-03-25T08:29:00Z"/>
          <w:rFonts w:ascii="굴림" w:eastAsia="굴림" w:hAnsi="굴림" w:cs="굴림"/>
          <w:kern w:val="0"/>
          <w:sz w:val="24"/>
          <w:szCs w:val="24"/>
        </w:rPr>
      </w:pPr>
      <w:ins w:id="114" w:author="김현주 (Hyunjoo Kim)" w:date="2026-03-25T08:29:00Z">
        <w:r w:rsidRPr="00F9179C">
          <w:rPr>
            <w:rFonts w:ascii="굴림" w:eastAsia="굴림" w:hAnsi="굴림" w:cs="굴림"/>
            <w:kern w:val="0"/>
            <w:sz w:val="24"/>
            <w:szCs w:val="24"/>
          </w:rPr>
          <w:t xml:space="preserve">If the Dealer breaches this Article and the Company suffers any loss, the Dealer shall indemnify and hold harmless the Company from and against all losses, costs, investigation expenses, recovery expenses, legal fees, and third-party claims. </w:t>
        </w:r>
      </w:ins>
    </w:p>
    <w:p w14:paraId="7E3990F3" w14:textId="77777777" w:rsidR="00F9179C" w:rsidRPr="00F9179C" w:rsidRDefault="00F9179C" w:rsidP="00F9179C">
      <w:pPr>
        <w:pStyle w:val="a3"/>
        <w:spacing w:before="120" w:after="120"/>
        <w:rPr>
          <w:ins w:id="115" w:author="김현주 (Hyunjoo Kim)" w:date="2026-03-25T08:28:00Z"/>
          <w:rFonts w:ascii="Noto Sans KR Light" w:hAnsi="Noto Sans KR Light" w:hint="eastAsia"/>
        </w:rPr>
        <w:pPrChange w:id="116" w:author="김현주 (Hyunjoo Kim)" w:date="2026-03-25T08:29:00Z">
          <w:pPr>
            <w:pStyle w:val="a3"/>
            <w:numPr>
              <w:numId w:val="7"/>
            </w:numPr>
            <w:spacing w:before="120" w:after="120"/>
            <w:ind w:left="440" w:hanging="440"/>
          </w:pPr>
        </w:pPrChange>
      </w:pPr>
    </w:p>
    <w:p w14:paraId="4BE54021" w14:textId="2052D9C7" w:rsidR="001C61F4" w:rsidRPr="00525EDE" w:rsidDel="00F9179C" w:rsidRDefault="001C61F4" w:rsidP="00C3547B">
      <w:pPr>
        <w:pStyle w:val="a3"/>
        <w:numPr>
          <w:ilvl w:val="0"/>
          <w:numId w:val="6"/>
        </w:numPr>
        <w:spacing w:before="120" w:beforeAutospacing="0" w:after="120" w:afterAutospacing="0"/>
        <w:ind w:left="426" w:hanging="426"/>
        <w:jc w:val="both"/>
        <w:rPr>
          <w:del w:id="117" w:author="김현주 (Hyunjoo Kim)" w:date="2026-03-25T08:28:00Z"/>
          <w:rFonts w:ascii="Noto Sans KR Light" w:hAnsi="Noto Sans KR Light"/>
        </w:rPr>
      </w:pPr>
      <w:del w:id="118" w:author="김현주 (Hyunjoo Kim)" w:date="2026-03-25T08:28:00Z">
        <w:r w:rsidRPr="00525EDE" w:rsidDel="00F9179C">
          <w:rPr>
            <w:rFonts w:ascii="Noto Sans KR Light" w:hAnsi="Noto Sans KR Light"/>
          </w:rPr>
          <w:lastRenderedPageBreak/>
          <w:delText>To sell goods and follow method of distribution to customers according to pricing policies and distribution order set by the Company</w:delText>
        </w:r>
        <w:r w:rsidR="00814A11" w:rsidRPr="00525EDE" w:rsidDel="00F9179C">
          <w:rPr>
            <w:rFonts w:ascii="Noto Sans KR Light" w:hAnsi="Noto Sans KR Light"/>
          </w:rPr>
          <w:delText>;</w:delText>
        </w:r>
      </w:del>
    </w:p>
    <w:p w14:paraId="58FE19C3" w14:textId="1CA07101" w:rsidR="001C61F4" w:rsidRPr="00525EDE" w:rsidDel="00F9179C" w:rsidRDefault="001C61F4" w:rsidP="00C3547B">
      <w:pPr>
        <w:pStyle w:val="a3"/>
        <w:numPr>
          <w:ilvl w:val="0"/>
          <w:numId w:val="6"/>
        </w:numPr>
        <w:spacing w:before="120" w:beforeAutospacing="0" w:after="120" w:afterAutospacing="0"/>
        <w:ind w:left="426" w:hanging="426"/>
        <w:jc w:val="both"/>
        <w:rPr>
          <w:del w:id="119" w:author="김현주 (Hyunjoo Kim)" w:date="2026-03-25T08:28:00Z"/>
          <w:rFonts w:ascii="Noto Sans KR Light" w:hAnsi="Noto Sans KR Light"/>
        </w:rPr>
      </w:pPr>
      <w:del w:id="120" w:author="김현주 (Hyunjoo Kim)" w:date="2026-03-25T08:28:00Z">
        <w:r w:rsidRPr="00525EDE" w:rsidDel="00F9179C">
          <w:rPr>
            <w:rFonts w:ascii="Noto Sans KR Light" w:hAnsi="Noto Sans KR Light"/>
          </w:rPr>
          <w:delText>Strictly adhere to agreements regarding the receipt/ delivery of money and goods with the Company</w:delText>
        </w:r>
        <w:r w:rsidR="00814A11" w:rsidRPr="00525EDE" w:rsidDel="00F9179C">
          <w:rPr>
            <w:rFonts w:ascii="Noto Sans KR Light" w:hAnsi="Noto Sans KR Light"/>
          </w:rPr>
          <w:delText>;</w:delText>
        </w:r>
      </w:del>
    </w:p>
    <w:p w14:paraId="4D907C90" w14:textId="15CC5CC0" w:rsidR="00AF5CD5" w:rsidRPr="00525EDE" w:rsidDel="00F9179C" w:rsidRDefault="00AF5CD5" w:rsidP="00C3547B">
      <w:pPr>
        <w:pStyle w:val="a3"/>
        <w:numPr>
          <w:ilvl w:val="0"/>
          <w:numId w:val="6"/>
        </w:numPr>
        <w:spacing w:before="120" w:beforeAutospacing="0" w:after="120" w:afterAutospacing="0"/>
        <w:ind w:left="426" w:hanging="426"/>
        <w:jc w:val="both"/>
        <w:rPr>
          <w:del w:id="121" w:author="김현주 (Hyunjoo Kim)" w:date="2026-03-25T08:28:00Z"/>
          <w:rFonts w:ascii="Noto Sans KR Light" w:hAnsi="Noto Sans KR Light"/>
        </w:rPr>
      </w:pPr>
      <w:del w:id="122" w:author="김현주 (Hyunjoo Kim)" w:date="2026-03-25T08:28:00Z">
        <w:r w:rsidRPr="00525EDE" w:rsidDel="00F9179C">
          <w:rPr>
            <w:rFonts w:ascii="Noto Sans KR Light" w:hAnsi="Noto Sans KR Light"/>
          </w:rPr>
          <w:delText>To pay the Company in full and on time;</w:delText>
        </w:r>
      </w:del>
    </w:p>
    <w:p w14:paraId="5C35016C" w14:textId="3AAC1959" w:rsidR="00AF5CD5" w:rsidRPr="00525EDE" w:rsidDel="00F9179C" w:rsidRDefault="00AF5CD5" w:rsidP="00C3547B">
      <w:pPr>
        <w:pStyle w:val="a3"/>
        <w:numPr>
          <w:ilvl w:val="0"/>
          <w:numId w:val="6"/>
        </w:numPr>
        <w:spacing w:before="120" w:beforeAutospacing="0" w:after="120" w:afterAutospacing="0"/>
        <w:ind w:left="426" w:hanging="426"/>
        <w:jc w:val="both"/>
        <w:rPr>
          <w:del w:id="123" w:author="김현주 (Hyunjoo Kim)" w:date="2026-03-25T08:28:00Z"/>
          <w:rFonts w:ascii="Noto Sans KR Light" w:hAnsi="Noto Sans KR Light"/>
        </w:rPr>
      </w:pPr>
      <w:del w:id="124" w:author="김현주 (Hyunjoo Kim)" w:date="2026-03-25T08:28:00Z">
        <w:r w:rsidRPr="00525EDE" w:rsidDel="00F9179C">
          <w:rPr>
            <w:rFonts w:ascii="Noto Sans KR Light" w:hAnsi="Noto Sans KR Light"/>
          </w:rPr>
          <w:delText>Preserve the goods after receipt and bear full responsibility for the quality of the goods in the event of any defects arising from such preservation errors</w:delText>
        </w:r>
        <w:r w:rsidR="00814A11" w:rsidRPr="00525EDE" w:rsidDel="00F9179C">
          <w:rPr>
            <w:rFonts w:ascii="Noto Sans KR Light" w:hAnsi="Noto Sans KR Light"/>
          </w:rPr>
          <w:delText>;</w:delText>
        </w:r>
      </w:del>
    </w:p>
    <w:p w14:paraId="0D90D877" w14:textId="49F8B520" w:rsidR="00AF5CD5" w:rsidRPr="00525EDE" w:rsidDel="00F9179C" w:rsidRDefault="00AF5CD5" w:rsidP="00C3547B">
      <w:pPr>
        <w:pStyle w:val="a3"/>
        <w:numPr>
          <w:ilvl w:val="0"/>
          <w:numId w:val="6"/>
        </w:numPr>
        <w:spacing w:before="120" w:beforeAutospacing="0" w:after="120" w:afterAutospacing="0"/>
        <w:ind w:left="426" w:hanging="426"/>
        <w:jc w:val="both"/>
        <w:rPr>
          <w:del w:id="125" w:author="김현주 (Hyunjoo Kim)" w:date="2026-03-25T08:28:00Z"/>
          <w:rFonts w:ascii="Noto Sans KR Light" w:hAnsi="Noto Sans KR Light"/>
        </w:rPr>
      </w:pPr>
      <w:del w:id="126" w:author="김현주 (Hyunjoo Kim)" w:date="2026-03-25T08:28:00Z">
        <w:r w:rsidRPr="00525EDE" w:rsidDel="00F9179C">
          <w:rPr>
            <w:rFonts w:ascii="Noto Sans KR Light" w:hAnsi="Noto Sans KR Light"/>
          </w:rPr>
          <w:delText>To be subject to inspection and supervision by the Company and report operations to the Company</w:delText>
        </w:r>
        <w:r w:rsidR="006D6B18" w:rsidRPr="00525EDE" w:rsidDel="00F9179C">
          <w:rPr>
            <w:rFonts w:ascii="Noto Sans KR Light" w:hAnsi="Noto Sans KR Light"/>
          </w:rPr>
          <w:delText>;</w:delText>
        </w:r>
      </w:del>
    </w:p>
    <w:p w14:paraId="0A3EB288" w14:textId="4E5F58B5" w:rsidR="00240D68" w:rsidRPr="00525EDE" w:rsidDel="00F9179C" w:rsidRDefault="00713906" w:rsidP="00C3547B">
      <w:pPr>
        <w:pStyle w:val="a3"/>
        <w:numPr>
          <w:ilvl w:val="0"/>
          <w:numId w:val="6"/>
        </w:numPr>
        <w:spacing w:before="120" w:beforeAutospacing="0" w:after="120" w:afterAutospacing="0"/>
        <w:ind w:left="426" w:hanging="426"/>
        <w:jc w:val="both"/>
        <w:rPr>
          <w:del w:id="127" w:author="김현주 (Hyunjoo Kim)" w:date="2026-03-25T08:28:00Z"/>
          <w:rFonts w:ascii="Noto Sans KR Light" w:hAnsi="Noto Sans KR Light"/>
        </w:rPr>
      </w:pPr>
      <w:del w:id="128" w:author="김현주 (Hyunjoo Kim)" w:date="2026-03-25T08:28:00Z">
        <w:r w:rsidRPr="00525EDE" w:rsidDel="00F9179C">
          <w:rPr>
            <w:rFonts w:ascii="Noto Sans KR Light" w:hAnsi="Noto Sans KR Light"/>
          </w:rPr>
          <w:delText>Unless otherwise priorly approved by the Company, the Dealer shall not act as a sales agent for any other organizations or individuals to sell goods similar to those of the Company;</w:delText>
        </w:r>
      </w:del>
    </w:p>
    <w:p w14:paraId="4D1D4994" w14:textId="7FBA8020" w:rsidR="00240D68" w:rsidRPr="00525EDE" w:rsidDel="00F9179C" w:rsidRDefault="00240D68" w:rsidP="00C3547B">
      <w:pPr>
        <w:pStyle w:val="a3"/>
        <w:numPr>
          <w:ilvl w:val="0"/>
          <w:numId w:val="6"/>
        </w:numPr>
        <w:spacing w:before="120" w:beforeAutospacing="0" w:after="120" w:afterAutospacing="0"/>
        <w:ind w:left="426" w:hanging="426"/>
        <w:jc w:val="both"/>
        <w:rPr>
          <w:del w:id="129" w:author="김현주 (Hyunjoo Kim)" w:date="2026-03-25T08:28:00Z"/>
          <w:rFonts w:ascii="Noto Sans KR Light" w:hAnsi="Noto Sans KR Light"/>
        </w:rPr>
      </w:pPr>
      <w:del w:id="130" w:author="김현주 (Hyunjoo Kim)" w:date="2026-03-25T08:28:00Z">
        <w:r w:rsidRPr="00525EDE" w:rsidDel="00F9179C">
          <w:rPr>
            <w:rFonts w:ascii="Noto Sans KR Light" w:hAnsi="Noto Sans KR Light"/>
          </w:rPr>
          <w:delText xml:space="preserve">Refrain from taking any actions that may jeopardize or adversely affect the reputation and brand image of the goods and the Company; </w:delText>
        </w:r>
      </w:del>
    </w:p>
    <w:p w14:paraId="2BBC3F31" w14:textId="0C862EDB" w:rsidR="009144F5" w:rsidRPr="00525EDE" w:rsidDel="00F9179C" w:rsidRDefault="009144F5" w:rsidP="00C3547B">
      <w:pPr>
        <w:pStyle w:val="a3"/>
        <w:numPr>
          <w:ilvl w:val="0"/>
          <w:numId w:val="6"/>
        </w:numPr>
        <w:spacing w:before="120" w:beforeAutospacing="0" w:after="120" w:afterAutospacing="0"/>
        <w:ind w:left="426" w:hanging="426"/>
        <w:jc w:val="both"/>
        <w:rPr>
          <w:del w:id="131" w:author="김현주 (Hyunjoo Kim)" w:date="2026-03-25T08:28:00Z"/>
          <w:rFonts w:ascii="Noto Sans KR Light" w:hAnsi="Noto Sans KR Light"/>
        </w:rPr>
      </w:pPr>
      <w:del w:id="132" w:author="김현주 (Hyunjoo Kim)" w:date="2026-03-25T08:28:00Z">
        <w:r w:rsidRPr="00525EDE" w:rsidDel="00F9179C">
          <w:rPr>
            <w:rFonts w:ascii="Noto Sans KR Light" w:hAnsi="Noto Sans KR Light"/>
          </w:rPr>
          <w:delText xml:space="preserve">Shall bear full and sole responsibility toward customers and any relevant third parties. Under no circumstances shall the Company be held jointly liable for any commitments or violations resulting from the Dealer's faults; </w:delText>
        </w:r>
      </w:del>
    </w:p>
    <w:p w14:paraId="72F6539E" w14:textId="73B3F94B" w:rsidR="005D6CC0" w:rsidRPr="00525EDE" w:rsidDel="00F9179C" w:rsidRDefault="005D6CC0" w:rsidP="00C3547B">
      <w:pPr>
        <w:pStyle w:val="a3"/>
        <w:numPr>
          <w:ilvl w:val="0"/>
          <w:numId w:val="6"/>
        </w:numPr>
        <w:spacing w:before="120" w:beforeAutospacing="0" w:after="120" w:afterAutospacing="0"/>
        <w:ind w:left="426" w:hanging="426"/>
        <w:jc w:val="both"/>
        <w:rPr>
          <w:del w:id="133" w:author="김현주 (Hyunjoo Kim)" w:date="2026-03-25T08:28:00Z"/>
          <w:rFonts w:ascii="Noto Sans KR Light" w:hAnsi="Noto Sans KR Light"/>
        </w:rPr>
      </w:pPr>
      <w:del w:id="134" w:author="김현주 (Hyunjoo Kim)" w:date="2026-03-25T08:28:00Z">
        <w:r w:rsidRPr="00525EDE" w:rsidDel="00F9179C">
          <w:rPr>
            <w:rFonts w:ascii="Noto Sans KR Light" w:hAnsi="Noto Sans KR Light"/>
          </w:rPr>
          <w:delText>To keep confidential all information relating to the execution and performance of this Agreement (including all information and documents received by the Dealer from the Company) throughout the term of this Agreement and for a period of five (05) years from the date of termination; and</w:delText>
        </w:r>
      </w:del>
    </w:p>
    <w:p w14:paraId="2F240A11" w14:textId="72CF7DED" w:rsidR="00D57447" w:rsidRPr="00525EDE" w:rsidDel="00F9179C" w:rsidRDefault="006D6B18" w:rsidP="00C3547B">
      <w:pPr>
        <w:pStyle w:val="a3"/>
        <w:numPr>
          <w:ilvl w:val="0"/>
          <w:numId w:val="6"/>
        </w:numPr>
        <w:spacing w:before="120" w:beforeAutospacing="0" w:after="120" w:afterAutospacing="0"/>
        <w:ind w:left="426" w:hanging="426"/>
        <w:jc w:val="both"/>
        <w:rPr>
          <w:del w:id="135" w:author="김현주 (Hyunjoo Kim)" w:date="2026-03-25T08:28:00Z"/>
          <w:rFonts w:ascii="Noto Sans KR Light" w:hAnsi="Noto Sans KR Light"/>
        </w:rPr>
      </w:pPr>
      <w:del w:id="136" w:author="김현주 (Hyunjoo Kim)" w:date="2026-03-25T08:28:00Z">
        <w:r w:rsidRPr="00525EDE" w:rsidDel="00F9179C">
          <w:rPr>
            <w:rFonts w:ascii="Noto Sans KR Light" w:hAnsi="Noto Sans KR Light"/>
          </w:rPr>
          <w:delText xml:space="preserve">To fully comply with all other obligations and responsibilities set forth in this Agreement, including but not limited to the provisions in the Appendices, Pricing Policies, Sales Policies, </w:delText>
        </w:r>
        <w:r w:rsidR="005D2182" w:rsidRPr="00525EDE" w:rsidDel="00F9179C">
          <w:rPr>
            <w:rFonts w:ascii="Noto Sans KR Light" w:hAnsi="Noto Sans KR Light"/>
          </w:rPr>
          <w:delText>Delivery Policies</w:delText>
        </w:r>
        <w:r w:rsidR="00FF53D2" w:rsidRPr="00525EDE" w:rsidDel="00F9179C">
          <w:rPr>
            <w:rFonts w:ascii="Noto Sans KR Light" w:hAnsi="Noto Sans KR Light"/>
          </w:rPr>
          <w:delText>,</w:delText>
        </w:r>
        <w:r w:rsidR="005D2182" w:rsidRPr="00525EDE" w:rsidDel="00F9179C">
          <w:rPr>
            <w:rFonts w:ascii="Noto Sans KR Light" w:hAnsi="Noto Sans KR Light"/>
          </w:rPr>
          <w:delText xml:space="preserve"> </w:delText>
        </w:r>
        <w:r w:rsidRPr="00525EDE" w:rsidDel="00F9179C">
          <w:rPr>
            <w:rFonts w:ascii="Noto Sans KR Light" w:hAnsi="Noto Sans KR Light"/>
          </w:rPr>
          <w:delText xml:space="preserve">Payment Policies, </w:delText>
        </w:r>
        <w:r w:rsidR="00B43787" w:rsidRPr="00525EDE" w:rsidDel="00F9179C">
          <w:rPr>
            <w:rFonts w:ascii="Noto Sans KR Light" w:hAnsi="Noto Sans KR Light"/>
          </w:rPr>
          <w:delText xml:space="preserve">Technical specifications </w:delText>
        </w:r>
        <w:r w:rsidRPr="00525EDE" w:rsidDel="00F9179C">
          <w:rPr>
            <w:rFonts w:ascii="Noto Sans KR Light" w:hAnsi="Noto Sans KR Light"/>
          </w:rPr>
          <w:delText xml:space="preserve">and all other guidelines and regulations </w:delText>
        </w:r>
        <w:r w:rsidR="00D57447" w:rsidRPr="00525EDE" w:rsidDel="00F9179C">
          <w:rPr>
            <w:rFonts w:ascii="Noto Sans KR Light" w:hAnsi="Noto Sans KR Light"/>
          </w:rPr>
          <w:delText>(collectively, the “</w:delText>
        </w:r>
        <w:r w:rsidR="00D57447" w:rsidRPr="00525EDE" w:rsidDel="00F9179C">
          <w:rPr>
            <w:rFonts w:ascii="Noto Sans KR Light" w:hAnsi="Noto Sans KR Light"/>
            <w:b/>
          </w:rPr>
          <w:delText>Policy</w:delText>
        </w:r>
        <w:r w:rsidR="00D57447" w:rsidRPr="00525EDE" w:rsidDel="00F9179C">
          <w:rPr>
            <w:rFonts w:ascii="Noto Sans KR Light" w:hAnsi="Noto Sans KR Light"/>
          </w:rPr>
          <w:delText xml:space="preserve">”) </w:delText>
        </w:r>
        <w:r w:rsidRPr="00525EDE" w:rsidDel="00F9179C">
          <w:rPr>
            <w:rFonts w:ascii="Noto Sans KR Light" w:hAnsi="Noto Sans KR Light"/>
          </w:rPr>
          <w:delText>provided by the Company to the Dealer in connection with the sale of goods and the performance of this Agreement</w:delText>
        </w:r>
        <w:r w:rsidR="002E4553" w:rsidRPr="00525EDE" w:rsidDel="00F9179C">
          <w:rPr>
            <w:rFonts w:ascii="Noto Sans KR Light" w:hAnsi="Noto Sans KR Light"/>
          </w:rPr>
          <w:delText xml:space="preserve"> (if any)</w:delText>
        </w:r>
        <w:r w:rsidRPr="00525EDE" w:rsidDel="00F9179C">
          <w:rPr>
            <w:rFonts w:ascii="Noto Sans KR Light" w:hAnsi="Noto Sans KR Light"/>
          </w:rPr>
          <w:delText>.</w:delText>
        </w:r>
        <w:r w:rsidR="00D57447" w:rsidRPr="00525EDE" w:rsidDel="00F9179C">
          <w:rPr>
            <w:rFonts w:ascii="Noto Sans KR Light" w:hAnsi="Noto Sans KR Light"/>
          </w:rPr>
          <w:delText xml:space="preserve"> For avoidance of any doubt, the Company reserves its right on </w:delText>
        </w:r>
        <w:r w:rsidR="00D57447" w:rsidRPr="00525EDE" w:rsidDel="00F9179C">
          <w:rPr>
            <w:rFonts w:ascii="Noto Sans KR Light" w:hAnsi="Noto Sans KR Light"/>
          </w:rPr>
          <w:lastRenderedPageBreak/>
          <w:delText xml:space="preserve">amendment and supplementation of the Policy subject to its sole decision and at any time and the Company shall notify the Dealer on the changes. </w:delText>
        </w:r>
      </w:del>
    </w:p>
    <w:p w14:paraId="14C7B719" w14:textId="55789575" w:rsidR="001C61F4" w:rsidRPr="00525EDE" w:rsidRDefault="001C61F4" w:rsidP="00C3547B">
      <w:pPr>
        <w:pStyle w:val="a3"/>
        <w:numPr>
          <w:ilvl w:val="0"/>
          <w:numId w:val="24"/>
        </w:numPr>
        <w:spacing w:before="120" w:beforeAutospacing="0" w:after="120" w:afterAutospacing="0"/>
        <w:jc w:val="both"/>
        <w:rPr>
          <w:rFonts w:ascii="Noto Sans KR Light" w:hAnsi="Noto Sans KR Light"/>
        </w:rPr>
      </w:pPr>
      <w:r w:rsidRPr="00525EDE">
        <w:rPr>
          <w:rFonts w:ascii="Noto Sans KR Light" w:hAnsi="Noto Sans KR Light"/>
        </w:rPr>
        <w:t>Thực hiện bán hàng và tuân thủ cách thức phân phối tới khách hàng theo các chính sách giá và quy trình phân phối do Công ty quy định</w:t>
      </w:r>
      <w:r w:rsidR="00814A11" w:rsidRPr="00525EDE">
        <w:rPr>
          <w:rFonts w:ascii="Noto Sans KR Light" w:hAnsi="Noto Sans KR Light"/>
        </w:rPr>
        <w:t>;</w:t>
      </w:r>
    </w:p>
    <w:p w14:paraId="3C2D4792" w14:textId="59F54FEB" w:rsidR="001C61F4" w:rsidRPr="00525EDE" w:rsidRDefault="001C61F4" w:rsidP="00C3547B">
      <w:pPr>
        <w:pStyle w:val="a3"/>
        <w:numPr>
          <w:ilvl w:val="0"/>
          <w:numId w:val="24"/>
        </w:numPr>
        <w:spacing w:before="120" w:beforeAutospacing="0" w:after="120" w:afterAutospacing="0"/>
        <w:ind w:left="426" w:hanging="426"/>
        <w:jc w:val="both"/>
        <w:rPr>
          <w:rFonts w:ascii="Noto Sans KR Light" w:hAnsi="Noto Sans KR Light"/>
        </w:rPr>
      </w:pPr>
      <w:r w:rsidRPr="00525EDE">
        <w:rPr>
          <w:rFonts w:ascii="Noto Sans KR Light" w:hAnsi="Noto Sans KR Light"/>
        </w:rPr>
        <w:t xml:space="preserve">Nghiêm túc tuân thủ các thỏa thuận về việc nhận/giao tiền và hàng hóa với Công ty; </w:t>
      </w:r>
    </w:p>
    <w:p w14:paraId="2D32540B" w14:textId="65520C2E" w:rsidR="001C61F4" w:rsidRPr="00525EDE" w:rsidRDefault="001C61F4" w:rsidP="00C3547B">
      <w:pPr>
        <w:pStyle w:val="a3"/>
        <w:numPr>
          <w:ilvl w:val="0"/>
          <w:numId w:val="24"/>
        </w:numPr>
        <w:spacing w:before="120" w:beforeAutospacing="0" w:after="120" w:afterAutospacing="0"/>
        <w:ind w:left="426" w:hanging="426"/>
        <w:jc w:val="both"/>
        <w:rPr>
          <w:rFonts w:ascii="Noto Sans KR Light" w:hAnsi="Noto Sans KR Light"/>
        </w:rPr>
      </w:pPr>
      <w:r w:rsidRPr="00525EDE">
        <w:rPr>
          <w:rFonts w:ascii="Noto Sans KR Light" w:hAnsi="Noto Sans KR Light"/>
        </w:rPr>
        <w:t>Thanh toán cho Công ty đầy đủ và đúng hạn;</w:t>
      </w:r>
    </w:p>
    <w:p w14:paraId="388A741C" w14:textId="09450F47" w:rsidR="001C61F4" w:rsidRPr="00525EDE" w:rsidRDefault="001C61F4" w:rsidP="00C3547B">
      <w:pPr>
        <w:pStyle w:val="a3"/>
        <w:numPr>
          <w:ilvl w:val="0"/>
          <w:numId w:val="24"/>
        </w:numPr>
        <w:spacing w:before="120" w:beforeAutospacing="0" w:after="120" w:afterAutospacing="0"/>
        <w:ind w:left="426" w:hanging="426"/>
        <w:jc w:val="both"/>
        <w:rPr>
          <w:rFonts w:ascii="Noto Sans KR Light" w:hAnsi="Noto Sans KR Light"/>
        </w:rPr>
      </w:pPr>
      <w:r w:rsidRPr="00525EDE">
        <w:rPr>
          <w:rFonts w:ascii="Noto Sans KR Light" w:hAnsi="Noto Sans KR Light"/>
        </w:rPr>
        <w:t xml:space="preserve">Bảo quản hàng hóa sau khi nhận và hoàn toàn chịu trách nhiệm về chất lượng hàng hóa trong trường hợp có lỗi </w:t>
      </w:r>
      <w:r w:rsidR="00AF5CD5" w:rsidRPr="00525EDE">
        <w:rPr>
          <w:rFonts w:ascii="Noto Sans KR Light" w:hAnsi="Noto Sans KR Light"/>
        </w:rPr>
        <w:t xml:space="preserve">gây ra </w:t>
      </w:r>
      <w:r w:rsidRPr="00525EDE">
        <w:rPr>
          <w:rFonts w:ascii="Noto Sans KR Light" w:hAnsi="Noto Sans KR Light"/>
        </w:rPr>
        <w:t>sai sót</w:t>
      </w:r>
      <w:r w:rsidR="00814A11" w:rsidRPr="00525EDE">
        <w:rPr>
          <w:rFonts w:ascii="Noto Sans KR Light" w:hAnsi="Noto Sans KR Light"/>
        </w:rPr>
        <w:t>;</w:t>
      </w:r>
    </w:p>
    <w:p w14:paraId="70DC474F" w14:textId="4AE95AC5" w:rsidR="001C61F4" w:rsidRPr="00525EDE" w:rsidRDefault="00AF5CD5" w:rsidP="00C3547B">
      <w:pPr>
        <w:pStyle w:val="a3"/>
        <w:numPr>
          <w:ilvl w:val="0"/>
          <w:numId w:val="24"/>
        </w:numPr>
        <w:spacing w:before="120" w:beforeAutospacing="0" w:after="120" w:afterAutospacing="0"/>
        <w:ind w:left="426" w:hanging="426"/>
        <w:jc w:val="both"/>
        <w:rPr>
          <w:rFonts w:ascii="Noto Sans KR Light" w:hAnsi="Noto Sans KR Light"/>
        </w:rPr>
      </w:pPr>
      <w:r w:rsidRPr="00525EDE">
        <w:rPr>
          <w:rFonts w:ascii="Noto Sans KR Light" w:hAnsi="Noto Sans KR Light"/>
        </w:rPr>
        <w:t>Chịu sự kiểm tra và giám sát của Công ty và báo cáo hoạt động đại lý cho Công ty</w:t>
      </w:r>
      <w:r w:rsidR="00814A11" w:rsidRPr="00525EDE">
        <w:rPr>
          <w:rFonts w:ascii="Noto Sans KR Light" w:hAnsi="Noto Sans KR Light"/>
        </w:rPr>
        <w:t xml:space="preserve">; </w:t>
      </w:r>
    </w:p>
    <w:p w14:paraId="5D2D0646" w14:textId="77777777" w:rsidR="0029702A" w:rsidRPr="00525EDE" w:rsidRDefault="00814A11" w:rsidP="00C3547B">
      <w:pPr>
        <w:pStyle w:val="a3"/>
        <w:numPr>
          <w:ilvl w:val="0"/>
          <w:numId w:val="24"/>
        </w:numPr>
        <w:spacing w:before="120" w:beforeAutospacing="0" w:after="120" w:afterAutospacing="0"/>
        <w:ind w:left="426" w:hanging="426"/>
        <w:jc w:val="both"/>
        <w:rPr>
          <w:rFonts w:ascii="Noto Sans KR Light" w:hAnsi="Noto Sans KR Light"/>
        </w:rPr>
      </w:pPr>
      <w:r w:rsidRPr="00525EDE">
        <w:rPr>
          <w:rFonts w:ascii="Noto Sans KR Light" w:hAnsi="Noto Sans KR Light"/>
        </w:rPr>
        <w:t>Trừ trường hợp có sự chấp thuận trước của Công ty, không được làm đại lý bán hàng hóa cho các tổ chức hoặc cá nhân khác để bán hàng hóa tương tự với hàng hóa của Công ty</w:t>
      </w:r>
      <w:r w:rsidR="00713906" w:rsidRPr="00525EDE">
        <w:rPr>
          <w:rFonts w:ascii="Noto Sans KR Light" w:hAnsi="Noto Sans KR Light"/>
        </w:rPr>
        <w:t>;</w:t>
      </w:r>
    </w:p>
    <w:p w14:paraId="5818BB84" w14:textId="4AEA8FC8" w:rsidR="00814A11" w:rsidRPr="00525EDE" w:rsidRDefault="0029702A" w:rsidP="00C3547B">
      <w:pPr>
        <w:pStyle w:val="a3"/>
        <w:numPr>
          <w:ilvl w:val="0"/>
          <w:numId w:val="24"/>
        </w:numPr>
        <w:spacing w:before="120" w:beforeAutospacing="0" w:after="120" w:afterAutospacing="0"/>
        <w:ind w:left="426" w:hanging="426"/>
        <w:jc w:val="both"/>
        <w:rPr>
          <w:rFonts w:ascii="Noto Sans KR Light" w:hAnsi="Noto Sans KR Light"/>
        </w:rPr>
      </w:pPr>
      <w:r w:rsidRPr="00525EDE">
        <w:rPr>
          <w:rFonts w:ascii="Noto Sans KR Light" w:hAnsi="Noto Sans KR Light"/>
        </w:rPr>
        <w:t xml:space="preserve">Không thực hiện bất kỳ hành động nào gây nguy hại hoặc làm ảnh hưởng đến uy tín và thương hiệu </w:t>
      </w:r>
      <w:r w:rsidR="00240D68" w:rsidRPr="00525EDE">
        <w:rPr>
          <w:rFonts w:ascii="Noto Sans KR Light" w:hAnsi="Noto Sans KR Light"/>
        </w:rPr>
        <w:t xml:space="preserve">của </w:t>
      </w:r>
      <w:r w:rsidRPr="00525EDE">
        <w:rPr>
          <w:rFonts w:ascii="Noto Sans KR Light" w:hAnsi="Noto Sans KR Light"/>
        </w:rPr>
        <w:t xml:space="preserve">hàng hóa </w:t>
      </w:r>
      <w:r w:rsidR="00240D68" w:rsidRPr="00525EDE">
        <w:rPr>
          <w:rFonts w:ascii="Noto Sans KR Light" w:hAnsi="Noto Sans KR Light"/>
        </w:rPr>
        <w:t xml:space="preserve">và </w:t>
      </w:r>
      <w:r w:rsidRPr="00525EDE">
        <w:rPr>
          <w:rFonts w:ascii="Noto Sans KR Light" w:hAnsi="Noto Sans KR Light"/>
        </w:rPr>
        <w:t>Công ty;</w:t>
      </w:r>
    </w:p>
    <w:p w14:paraId="56CCDE86" w14:textId="77777777" w:rsidR="006A5561" w:rsidRPr="00525EDE" w:rsidRDefault="00CD1BE2" w:rsidP="00C3547B">
      <w:pPr>
        <w:pStyle w:val="a3"/>
        <w:numPr>
          <w:ilvl w:val="0"/>
          <w:numId w:val="24"/>
        </w:numPr>
        <w:spacing w:before="120" w:beforeAutospacing="0" w:after="120" w:afterAutospacing="0"/>
        <w:ind w:left="426" w:hanging="426"/>
        <w:jc w:val="both"/>
        <w:rPr>
          <w:rFonts w:ascii="Noto Sans KR Light" w:hAnsi="Noto Sans KR Light"/>
        </w:rPr>
      </w:pPr>
      <w:r w:rsidRPr="00525EDE">
        <w:rPr>
          <w:rFonts w:ascii="Noto Sans KR Light" w:hAnsi="Noto Sans KR Light"/>
        </w:rPr>
        <w:t xml:space="preserve">Hoàn toàn chịu </w:t>
      </w:r>
      <w:r w:rsidR="00C525C8" w:rsidRPr="00525EDE">
        <w:rPr>
          <w:rFonts w:ascii="Noto Sans KR Light" w:hAnsi="Noto Sans KR Light"/>
        </w:rPr>
        <w:t xml:space="preserve">mọi </w:t>
      </w:r>
      <w:r w:rsidRPr="00525EDE">
        <w:rPr>
          <w:rFonts w:ascii="Noto Sans KR Light" w:hAnsi="Noto Sans KR Light"/>
        </w:rPr>
        <w:t xml:space="preserve">trách nhiệm đối với khách hàng mua hàng hóa và bên thứ ba có liên quan. Công ty sẽ không có bất kỳ trách nhiệm liên đới nào đối với bất cam kết hay sai phạm nào gây ra do lỗi của Đại lý </w:t>
      </w:r>
      <w:r w:rsidR="00240D68" w:rsidRPr="00525EDE">
        <w:rPr>
          <w:rFonts w:ascii="Noto Sans KR Light" w:hAnsi="Noto Sans KR Light"/>
        </w:rPr>
        <w:t xml:space="preserve">trong </w:t>
      </w:r>
      <w:r w:rsidRPr="00525EDE">
        <w:rPr>
          <w:rFonts w:ascii="Noto Sans KR Light" w:hAnsi="Noto Sans KR Light"/>
        </w:rPr>
        <w:t xml:space="preserve">bất kỳ </w:t>
      </w:r>
      <w:r w:rsidR="00240D68" w:rsidRPr="00525EDE">
        <w:rPr>
          <w:rFonts w:ascii="Noto Sans KR Light" w:hAnsi="Noto Sans KR Light"/>
        </w:rPr>
        <w:t>trường hợp nào;</w:t>
      </w:r>
    </w:p>
    <w:p w14:paraId="0550FE6D" w14:textId="7A1466F3" w:rsidR="0029702A" w:rsidRPr="00525EDE" w:rsidRDefault="006A5561" w:rsidP="00C3547B">
      <w:pPr>
        <w:pStyle w:val="a3"/>
        <w:numPr>
          <w:ilvl w:val="0"/>
          <w:numId w:val="24"/>
        </w:numPr>
        <w:spacing w:before="120" w:beforeAutospacing="0" w:after="120" w:afterAutospacing="0"/>
        <w:ind w:left="426" w:hanging="426"/>
        <w:jc w:val="both"/>
        <w:rPr>
          <w:rFonts w:ascii="Noto Sans KR Light" w:hAnsi="Noto Sans KR Light"/>
        </w:rPr>
      </w:pPr>
      <w:r w:rsidRPr="00525EDE">
        <w:rPr>
          <w:rFonts w:ascii="Noto Sans KR Light" w:hAnsi="Noto Sans KR Light"/>
        </w:rPr>
        <w:t xml:space="preserve">Bảo mật mọi thông tin liên quan đến việc ký kết và thực hiện Hợp đồng (bao gồm các thông tin và tài liệu Đại lý đã nhận từ Công ty) này trong suốt quá trình thực hiện Hợp đồng này và trong thời hạn 5 năm kể từ ngày chấm dứt Hợp đồng; và </w:t>
      </w:r>
    </w:p>
    <w:p w14:paraId="1B921889" w14:textId="1C63F0A6" w:rsidR="003B4056" w:rsidRPr="00525EDE" w:rsidRDefault="00AF5CD5" w:rsidP="001B7022">
      <w:pPr>
        <w:pStyle w:val="a3"/>
        <w:numPr>
          <w:ilvl w:val="0"/>
          <w:numId w:val="24"/>
        </w:numPr>
        <w:spacing w:before="120" w:beforeAutospacing="0" w:after="120" w:afterAutospacing="0"/>
        <w:ind w:left="426" w:hanging="426"/>
        <w:jc w:val="both"/>
        <w:rPr>
          <w:rFonts w:ascii="Noto Sans KR Light" w:eastAsia="Noto Sans KR Light" w:hAnsi="Noto Sans KR Light"/>
        </w:rPr>
      </w:pPr>
      <w:r w:rsidRPr="00525EDE">
        <w:rPr>
          <w:rFonts w:ascii="Noto Sans KR Light" w:hAnsi="Noto Sans KR Light"/>
        </w:rPr>
        <w:t xml:space="preserve">Tuân thủ đầy đủ các nghĩa vụ và trách nhiệm khác quy định tại Hợp đồng này bao gồm nhưng không giới hạn </w:t>
      </w:r>
      <w:r w:rsidR="006D6B18" w:rsidRPr="00525EDE">
        <w:rPr>
          <w:rFonts w:ascii="Noto Sans KR Light" w:hAnsi="Noto Sans KR Light"/>
        </w:rPr>
        <w:t>các quy định tại P</w:t>
      </w:r>
      <w:r w:rsidRPr="00525EDE">
        <w:rPr>
          <w:rFonts w:ascii="Noto Sans KR Light" w:hAnsi="Noto Sans KR Light"/>
        </w:rPr>
        <w:t xml:space="preserve">hụ lục </w:t>
      </w:r>
      <w:r w:rsidR="006D6B18" w:rsidRPr="00525EDE">
        <w:rPr>
          <w:rFonts w:ascii="Noto Sans KR Light" w:hAnsi="Noto Sans KR Light"/>
        </w:rPr>
        <w:t xml:space="preserve">của </w:t>
      </w:r>
      <w:r w:rsidRPr="00525EDE">
        <w:rPr>
          <w:rFonts w:ascii="Noto Sans KR Light" w:hAnsi="Noto Sans KR Light"/>
        </w:rPr>
        <w:t xml:space="preserve">Hợp đồng, các </w:t>
      </w:r>
      <w:r w:rsidR="006D6B18" w:rsidRPr="00525EDE">
        <w:rPr>
          <w:rFonts w:ascii="Noto Sans KR Light" w:hAnsi="Noto Sans KR Light"/>
        </w:rPr>
        <w:t>C</w:t>
      </w:r>
      <w:r w:rsidRPr="00525EDE">
        <w:rPr>
          <w:rFonts w:ascii="Noto Sans KR Light" w:hAnsi="Noto Sans KR Light"/>
        </w:rPr>
        <w:t xml:space="preserve">hính sách giá bán hàng cho khách hàng, </w:t>
      </w:r>
      <w:r w:rsidR="006D6B18" w:rsidRPr="00525EDE">
        <w:rPr>
          <w:rFonts w:ascii="Noto Sans KR Light" w:hAnsi="Noto Sans KR Light"/>
        </w:rPr>
        <w:t>C</w:t>
      </w:r>
      <w:r w:rsidRPr="00525EDE">
        <w:rPr>
          <w:rFonts w:ascii="Noto Sans KR Light" w:hAnsi="Noto Sans KR Light"/>
        </w:rPr>
        <w:t>hính sách bán hàng,</w:t>
      </w:r>
      <w:r w:rsidR="005D2182" w:rsidRPr="00525EDE">
        <w:rPr>
          <w:rFonts w:ascii="Noto Sans KR Light" w:hAnsi="Noto Sans KR Light"/>
        </w:rPr>
        <w:t xml:space="preserve"> Chính sách giao hàng,</w:t>
      </w:r>
      <w:r w:rsidRPr="00525EDE">
        <w:rPr>
          <w:rFonts w:ascii="Noto Sans KR Light" w:hAnsi="Noto Sans KR Light"/>
        </w:rPr>
        <w:t xml:space="preserve"> </w:t>
      </w:r>
      <w:r w:rsidR="006D6B18" w:rsidRPr="00525EDE">
        <w:rPr>
          <w:rFonts w:ascii="Noto Sans KR Light" w:hAnsi="Noto Sans KR Light"/>
        </w:rPr>
        <w:t>C</w:t>
      </w:r>
      <w:r w:rsidRPr="00525EDE">
        <w:rPr>
          <w:rFonts w:ascii="Noto Sans KR Light" w:hAnsi="Noto Sans KR Light"/>
        </w:rPr>
        <w:t xml:space="preserve">hính sách thanh toán, </w:t>
      </w:r>
      <w:r w:rsidR="00B43787" w:rsidRPr="00525EDE">
        <w:rPr>
          <w:rFonts w:ascii="Noto Sans KR Light" w:hAnsi="Noto Sans KR Light"/>
        </w:rPr>
        <w:t xml:space="preserve">Yêu cầu kỹ thuật, và </w:t>
      </w:r>
      <w:r w:rsidR="006D6B18" w:rsidRPr="00525EDE">
        <w:rPr>
          <w:rFonts w:ascii="Noto Sans KR Light" w:hAnsi="Noto Sans KR Light"/>
        </w:rPr>
        <w:t xml:space="preserve">mọi hướng dẫn và quy định khác </w:t>
      </w:r>
      <w:r w:rsidR="002E4553" w:rsidRPr="00525EDE">
        <w:rPr>
          <w:rFonts w:ascii="Noto Sans KR Light" w:hAnsi="Noto Sans KR Light"/>
        </w:rPr>
        <w:t>(gọi chung là “</w:t>
      </w:r>
      <w:r w:rsidR="002E4553" w:rsidRPr="00525EDE">
        <w:rPr>
          <w:rFonts w:ascii="Noto Sans KR Light" w:hAnsi="Noto Sans KR Light"/>
          <w:b/>
        </w:rPr>
        <w:t>Chính sách</w:t>
      </w:r>
      <w:r w:rsidR="002E4553" w:rsidRPr="00525EDE">
        <w:rPr>
          <w:rFonts w:ascii="Noto Sans KR Light" w:hAnsi="Noto Sans KR Light"/>
        </w:rPr>
        <w:t xml:space="preserve">”) </w:t>
      </w:r>
      <w:r w:rsidR="006D6B18" w:rsidRPr="00525EDE">
        <w:rPr>
          <w:rFonts w:ascii="Noto Sans KR Light" w:hAnsi="Noto Sans KR Light"/>
        </w:rPr>
        <w:t>mà Công ty đã cung cấp cho Đại lý liên quan đến việc bán hàng hóa và thực hiện Hợp đồng này</w:t>
      </w:r>
      <w:r w:rsidR="002E4553" w:rsidRPr="00525EDE">
        <w:rPr>
          <w:rFonts w:ascii="Noto Sans KR Light" w:hAnsi="Noto Sans KR Light"/>
        </w:rPr>
        <w:t xml:space="preserve"> (nếu có)</w:t>
      </w:r>
      <w:r w:rsidR="006D6B18" w:rsidRPr="00525EDE">
        <w:rPr>
          <w:rFonts w:ascii="Noto Sans KR Light" w:hAnsi="Noto Sans KR Light"/>
        </w:rPr>
        <w:t>.</w:t>
      </w:r>
      <w:r w:rsidR="002E4553" w:rsidRPr="00525EDE">
        <w:rPr>
          <w:rFonts w:ascii="Noto Sans KR Light" w:hAnsi="Noto Sans KR Light"/>
        </w:rPr>
        <w:t xml:space="preserve"> Để tránh hiểu nhầm, Công ty có quyền sửa đổi bổ sung mọi Chính </w:t>
      </w:r>
      <w:r w:rsidR="002E4553" w:rsidRPr="00525EDE">
        <w:rPr>
          <w:rFonts w:ascii="Noto Sans KR Light" w:hAnsi="Noto Sans KR Light"/>
        </w:rPr>
        <w:lastRenderedPageBreak/>
        <w:t>sách tùy theo quyết định của Công ty vào mọi thời điểm và Công ty sẽ thông báo cho Đại lý biết khi có</w:t>
      </w:r>
      <w:r w:rsidR="00D57447" w:rsidRPr="00525EDE">
        <w:rPr>
          <w:rFonts w:ascii="Noto Sans KR Light" w:hAnsi="Noto Sans KR Light"/>
        </w:rPr>
        <w:t xml:space="preserve"> sự</w:t>
      </w:r>
      <w:r w:rsidR="002E4553" w:rsidRPr="00525EDE">
        <w:rPr>
          <w:rFonts w:ascii="Noto Sans KR Light" w:hAnsi="Noto Sans KR Light"/>
        </w:rPr>
        <w:t xml:space="preserve"> thay đổi.</w:t>
      </w:r>
    </w:p>
    <w:p w14:paraId="42243968" w14:textId="77777777" w:rsidR="005953BD" w:rsidRPr="00525EDE"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088157F7">
          <v:rect id="_x0000_i1035" style="width:0;height:1.5pt" o:hralign="center" o:hrstd="t" o:hr="t" fillcolor="#a0a0a0" stroked="f"/>
        </w:pict>
      </w:r>
    </w:p>
    <w:p w14:paraId="02BB302A" w14:textId="77777777" w:rsidR="005953BD" w:rsidRPr="00525EDE" w:rsidRDefault="005953BD" w:rsidP="001F12E6">
      <w:pPr>
        <w:pStyle w:val="2"/>
        <w:spacing w:before="120" w:beforeAutospacing="0" w:after="0" w:afterAutospacing="0"/>
        <w:rPr>
          <w:rFonts w:ascii="Noto Sans KR Light" w:hAnsi="Noto Sans KR Light"/>
          <w:sz w:val="24"/>
        </w:rPr>
      </w:pPr>
      <w:r w:rsidRPr="00525EDE">
        <w:rPr>
          <w:rFonts w:ascii="Noto Sans KR Light" w:hAnsi="Noto Sans KR Light" w:hint="eastAsia"/>
          <w:sz w:val="24"/>
        </w:rPr>
        <w:t>제</w:t>
      </w:r>
      <w:r w:rsidRPr="00525EDE">
        <w:rPr>
          <w:rFonts w:ascii="Noto Sans KR Light" w:hAnsi="Noto Sans KR Light"/>
          <w:sz w:val="24"/>
        </w:rPr>
        <w:t>10</w:t>
      </w:r>
      <w:r w:rsidRPr="00525EDE">
        <w:rPr>
          <w:rFonts w:ascii="Noto Sans KR Light" w:hAnsi="Noto Sans KR Light" w:hint="eastAsia"/>
          <w:sz w:val="24"/>
        </w:rPr>
        <w:t>조</w:t>
      </w:r>
      <w:r w:rsidRPr="00525EDE">
        <w:rPr>
          <w:rFonts w:ascii="Noto Sans KR Light" w:hAnsi="Noto Sans KR Light"/>
          <w:sz w:val="24"/>
        </w:rPr>
        <w:t xml:space="preserve"> (A/S </w:t>
      </w:r>
      <w:r w:rsidRPr="00525EDE">
        <w:rPr>
          <w:rFonts w:ascii="Noto Sans KR Light" w:hAnsi="Noto Sans KR Light" w:hint="eastAsia"/>
          <w:sz w:val="24"/>
        </w:rPr>
        <w:t>정책</w:t>
      </w:r>
      <w:r w:rsidRPr="00525EDE">
        <w:rPr>
          <w:rFonts w:ascii="Noto Sans KR Light" w:hAnsi="Noto Sans KR Light"/>
          <w:sz w:val="24"/>
        </w:rPr>
        <w:t>)</w:t>
      </w:r>
    </w:p>
    <w:p w14:paraId="62336584" w14:textId="77777777" w:rsidR="005953BD" w:rsidRPr="00525EDE" w:rsidRDefault="005953BD" w:rsidP="00CB7089">
      <w:pPr>
        <w:pStyle w:val="a3"/>
        <w:spacing w:before="0" w:beforeAutospacing="0" w:after="240" w:afterAutospacing="0"/>
        <w:rPr>
          <w:rFonts w:ascii="Noto Sans KR Light" w:hAnsi="Noto Sans KR Light"/>
        </w:rPr>
      </w:pPr>
      <w:r w:rsidRPr="00525EDE">
        <w:rPr>
          <w:rStyle w:val="a4"/>
          <w:rFonts w:ascii="Noto Sans KR Light" w:hAnsi="Noto Sans KR Light"/>
        </w:rPr>
        <w:t>Article 10 (After-Sales Service)</w:t>
      </w:r>
      <w:r w:rsidRPr="00525EDE">
        <w:rPr>
          <w:rFonts w:ascii="Noto Sans KR Light" w:hAnsi="Noto Sans KR Light"/>
        </w:rPr>
        <w:br/>
      </w:r>
      <w:r w:rsidRPr="00525EDE">
        <w:rPr>
          <w:rStyle w:val="a4"/>
          <w:rFonts w:ascii="Noto Sans KR Light" w:hAnsi="Noto Sans KR Light"/>
        </w:rPr>
        <w:t>Điều 10 (Dịch vụ hậu mãi)</w:t>
      </w:r>
    </w:p>
    <w:p w14:paraId="68CA63E0" w14:textId="77777777" w:rsidR="005953BD" w:rsidRPr="00525EDE" w:rsidRDefault="005953BD" w:rsidP="00845396">
      <w:pPr>
        <w:pStyle w:val="a3"/>
        <w:spacing w:before="120" w:beforeAutospacing="0" w:after="120" w:afterAutospacing="0"/>
        <w:rPr>
          <w:rFonts w:ascii="Noto Sans KR Light" w:hAnsi="Noto Sans KR Light"/>
        </w:rPr>
      </w:pPr>
      <w:r w:rsidRPr="00525EDE">
        <w:rPr>
          <w:rFonts w:ascii="Noto Sans KR Light" w:hAnsi="Noto Sans KR Light"/>
        </w:rPr>
        <w:t>A/S</w:t>
      </w:r>
      <w:r w:rsidRPr="00525EDE">
        <w:rPr>
          <w:rFonts w:ascii="Noto Sans KR Light" w:hAnsi="Noto Sans KR Light" w:hint="eastAsia"/>
        </w:rPr>
        <w:t>는</w:t>
      </w:r>
      <w:r w:rsidRPr="00525EDE">
        <w:rPr>
          <w:rFonts w:ascii="Noto Sans KR Light" w:hAnsi="Noto Sans KR Light"/>
        </w:rPr>
        <w:t xml:space="preserve"> </w:t>
      </w:r>
      <w:r w:rsidRPr="00525EDE">
        <w:rPr>
          <w:rFonts w:ascii="Noto Sans KR Light" w:hAnsi="Noto Sans KR Light" w:hint="eastAsia"/>
        </w:rPr>
        <w:t>회사가</w:t>
      </w:r>
      <w:r w:rsidRPr="00525EDE">
        <w:rPr>
          <w:rFonts w:ascii="Noto Sans KR Light" w:hAnsi="Noto Sans KR Light"/>
        </w:rPr>
        <w:t xml:space="preserve"> </w:t>
      </w:r>
      <w:r w:rsidRPr="00525EDE">
        <w:rPr>
          <w:rFonts w:ascii="Noto Sans KR Light" w:hAnsi="Noto Sans KR Light" w:hint="eastAsia"/>
        </w:rPr>
        <w:t>직접</w:t>
      </w:r>
      <w:r w:rsidRPr="00525EDE">
        <w:rPr>
          <w:rFonts w:ascii="Noto Sans KR Light" w:hAnsi="Noto Sans KR Light"/>
        </w:rPr>
        <w:t xml:space="preserve"> </w:t>
      </w:r>
      <w:r w:rsidRPr="00525EDE">
        <w:rPr>
          <w:rFonts w:ascii="Noto Sans KR Light" w:hAnsi="Noto Sans KR Light" w:hint="eastAsia"/>
        </w:rPr>
        <w:t>수행한다</w:t>
      </w:r>
      <w:r w:rsidRPr="00525EDE">
        <w:rPr>
          <w:rFonts w:ascii="Noto Sans KR Light" w:hAnsi="Noto Sans KR Light"/>
        </w:rPr>
        <w:t>.</w:t>
      </w:r>
    </w:p>
    <w:p w14:paraId="376680EF" w14:textId="77777777" w:rsidR="005953BD" w:rsidRPr="00525EDE" w:rsidRDefault="005953BD" w:rsidP="00845396">
      <w:pPr>
        <w:pStyle w:val="a3"/>
        <w:spacing w:before="120" w:beforeAutospacing="0" w:after="120" w:afterAutospacing="0"/>
        <w:rPr>
          <w:rFonts w:ascii="Noto Sans KR Light" w:hAnsi="Noto Sans KR Light"/>
        </w:rPr>
      </w:pPr>
      <w:r w:rsidRPr="00525EDE">
        <w:rPr>
          <w:rFonts w:ascii="Noto Sans KR Light" w:hAnsi="Noto Sans KR Light"/>
        </w:rPr>
        <w:t>After-sales service shall be handled directly by the Company.</w:t>
      </w:r>
    </w:p>
    <w:p w14:paraId="726D34A0" w14:textId="77777777" w:rsidR="005953BD" w:rsidRPr="00525EDE" w:rsidRDefault="005953BD" w:rsidP="00845396">
      <w:pPr>
        <w:pStyle w:val="a3"/>
        <w:spacing w:before="120" w:beforeAutospacing="0" w:after="120" w:afterAutospacing="0"/>
        <w:rPr>
          <w:rFonts w:ascii="Noto Sans KR Light" w:hAnsi="Noto Sans KR Light"/>
        </w:rPr>
      </w:pPr>
      <w:r w:rsidRPr="00525EDE">
        <w:rPr>
          <w:rFonts w:ascii="Noto Sans KR Light" w:hAnsi="Noto Sans KR Light"/>
        </w:rPr>
        <w:t>Dịch vụ hậu mãi do Công ty trực tiếp thực hiện.</w:t>
      </w:r>
    </w:p>
    <w:p w14:paraId="6288DC3A" w14:textId="77777777" w:rsidR="005953BD" w:rsidRPr="00525EDE"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65185DAB">
          <v:rect id="_x0000_i1036" style="width:0;height:1.5pt" o:hralign="center" o:hrstd="t" o:hr="t" fillcolor="#a0a0a0" stroked="f"/>
        </w:pict>
      </w:r>
    </w:p>
    <w:p w14:paraId="377591E2" w14:textId="77777777" w:rsidR="005953BD" w:rsidRPr="00525EDE" w:rsidRDefault="005953BD" w:rsidP="001F12E6">
      <w:pPr>
        <w:pStyle w:val="2"/>
        <w:spacing w:before="120" w:beforeAutospacing="0" w:after="0" w:afterAutospacing="0"/>
        <w:rPr>
          <w:rFonts w:ascii="Noto Sans KR Light" w:hAnsi="Noto Sans KR Light"/>
          <w:sz w:val="24"/>
        </w:rPr>
      </w:pPr>
      <w:r w:rsidRPr="00525EDE">
        <w:rPr>
          <w:rFonts w:ascii="Noto Sans KR Light" w:hAnsi="Noto Sans KR Light" w:hint="eastAsia"/>
          <w:sz w:val="24"/>
        </w:rPr>
        <w:t>제</w:t>
      </w:r>
      <w:r w:rsidRPr="00525EDE">
        <w:rPr>
          <w:rFonts w:ascii="Noto Sans KR Light" w:hAnsi="Noto Sans KR Light"/>
          <w:sz w:val="24"/>
        </w:rPr>
        <w:t>11</w:t>
      </w:r>
      <w:r w:rsidRPr="00525EDE">
        <w:rPr>
          <w:rFonts w:ascii="Noto Sans KR Light" w:hAnsi="Noto Sans KR Light" w:hint="eastAsia"/>
          <w:sz w:val="24"/>
        </w:rPr>
        <w:t>조</w:t>
      </w:r>
      <w:r w:rsidRPr="00525EDE">
        <w:rPr>
          <w:rFonts w:ascii="Noto Sans KR Light" w:hAnsi="Noto Sans KR Light"/>
          <w:sz w:val="24"/>
        </w:rPr>
        <w:t xml:space="preserve"> (</w:t>
      </w:r>
      <w:commentRangeStart w:id="137"/>
      <w:r w:rsidRPr="00525EDE">
        <w:rPr>
          <w:rFonts w:ascii="Noto Sans KR Light" w:hAnsi="Noto Sans KR Light" w:hint="eastAsia"/>
          <w:sz w:val="24"/>
        </w:rPr>
        <w:t>지식재산권</w:t>
      </w:r>
      <w:r w:rsidRPr="00525EDE">
        <w:rPr>
          <w:rFonts w:ascii="Noto Sans KR Light" w:hAnsi="Noto Sans KR Light"/>
          <w:sz w:val="24"/>
        </w:rPr>
        <w:t>)</w:t>
      </w:r>
      <w:commentRangeEnd w:id="137"/>
      <w:r w:rsidR="00F9179C">
        <w:rPr>
          <w:rStyle w:val="ab"/>
          <w:rFonts w:asciiTheme="minorHAnsi" w:eastAsiaTheme="minorEastAsia" w:hAnsiTheme="minorHAnsi" w:cstheme="minorBidi"/>
          <w:b w:val="0"/>
          <w:bCs w:val="0"/>
          <w:kern w:val="2"/>
        </w:rPr>
        <w:commentReference w:id="137"/>
      </w:r>
    </w:p>
    <w:p w14:paraId="346A6BC3" w14:textId="76E4FF4D" w:rsidR="005953BD" w:rsidRDefault="005953BD" w:rsidP="00CB7089">
      <w:pPr>
        <w:pStyle w:val="a3"/>
        <w:spacing w:before="0" w:beforeAutospacing="0" w:after="240" w:afterAutospacing="0"/>
        <w:rPr>
          <w:ins w:id="138" w:author="김현주 (Hyunjoo Kim)" w:date="2026-03-25T08:41:00Z"/>
          <w:rStyle w:val="a4"/>
          <w:rFonts w:ascii="Noto Sans KR Light" w:hAnsi="Noto Sans KR Light"/>
        </w:rPr>
      </w:pPr>
      <w:r w:rsidRPr="00525EDE">
        <w:rPr>
          <w:rStyle w:val="a4"/>
          <w:rFonts w:ascii="Noto Sans KR Light" w:hAnsi="Noto Sans KR Light"/>
        </w:rPr>
        <w:t>Article 11 (Intellectual Property)</w:t>
      </w:r>
      <w:r w:rsidRPr="00525EDE">
        <w:rPr>
          <w:rFonts w:ascii="Noto Sans KR Light" w:hAnsi="Noto Sans KR Light"/>
        </w:rPr>
        <w:br/>
      </w:r>
      <w:r w:rsidRPr="00525EDE">
        <w:rPr>
          <w:rStyle w:val="a4"/>
          <w:rFonts w:ascii="Noto Sans KR Light" w:hAnsi="Noto Sans KR Light"/>
        </w:rPr>
        <w:t>Điều 11 (Quyền sở hữu trí tuệ)</w:t>
      </w:r>
    </w:p>
    <w:p w14:paraId="05E37A35" w14:textId="77777777" w:rsidR="00F9179C" w:rsidRDefault="00F9179C" w:rsidP="00F9179C">
      <w:pPr>
        <w:widowControl/>
        <w:numPr>
          <w:ilvl w:val="0"/>
          <w:numId w:val="79"/>
        </w:numPr>
        <w:wordWrap/>
        <w:autoSpaceDE/>
        <w:autoSpaceDN/>
        <w:spacing w:before="100" w:beforeAutospacing="1" w:after="100" w:afterAutospacing="1" w:line="240" w:lineRule="auto"/>
        <w:jc w:val="left"/>
        <w:rPr>
          <w:ins w:id="139" w:author="김현주 (Hyunjoo Kim)" w:date="2026-03-25T08:41:00Z"/>
        </w:rPr>
      </w:pPr>
      <w:ins w:id="140" w:author="김현주 (Hyunjoo Kim)" w:date="2026-03-25T08:41:00Z">
        <w:r>
          <w:t xml:space="preserve">회사의 상표, 서비스표, 로고, 상호, 브랜드명, 회사명, 제품명, 모델명, 도면, 디자인, 카탈로그, 이미지, 영상, 설명서, 기술자료, 포장, 라벨, 광고문구, 웹사이트 콘텐츠, 소프트웨어, 영업자료 및 기타 일체의 지식재산권과 관련 권리는 전적으로 회사 또는 회사의 정당한 권리자에게 귀속된다. </w:t>
        </w:r>
      </w:ins>
    </w:p>
    <w:p w14:paraId="02D3F0F7" w14:textId="77777777" w:rsidR="00F9179C" w:rsidRDefault="00F9179C" w:rsidP="00F9179C">
      <w:pPr>
        <w:widowControl/>
        <w:numPr>
          <w:ilvl w:val="0"/>
          <w:numId w:val="79"/>
        </w:numPr>
        <w:wordWrap/>
        <w:autoSpaceDE/>
        <w:autoSpaceDN/>
        <w:spacing w:before="100" w:beforeAutospacing="1" w:after="100" w:afterAutospacing="1" w:line="240" w:lineRule="auto"/>
        <w:jc w:val="left"/>
        <w:rPr>
          <w:ins w:id="141" w:author="김현주 (Hyunjoo Kim)" w:date="2026-03-25T08:41:00Z"/>
        </w:rPr>
      </w:pPr>
      <w:ins w:id="142" w:author="김현주 (Hyunjoo Kim)" w:date="2026-03-25T08:41:00Z">
        <w:r>
          <w:t xml:space="preserve">본 계약은 딜러에게 회사의 지식재산권에 대한 소유권을 이전하거나, 본 계약에 명시된 범위를 초과하는 사용권을 부여하지 아니한다. 다만, 딜러는 본 계약의 유효기간 동안 회사의 사전 승인 또는 회사가 정한 가이드라인에 따라 자신이 회사의 공식 딜러 또는 공인된 판매처임을 표시하기 위하여 회사의 상표, 로고, 브랜드명 또는 제품명을 사용할 수 있다. </w:t>
        </w:r>
      </w:ins>
    </w:p>
    <w:p w14:paraId="17CFDF91" w14:textId="77777777" w:rsidR="00F9179C" w:rsidRDefault="00F9179C" w:rsidP="00F9179C">
      <w:pPr>
        <w:widowControl/>
        <w:numPr>
          <w:ilvl w:val="0"/>
          <w:numId w:val="79"/>
        </w:numPr>
        <w:wordWrap/>
        <w:autoSpaceDE/>
        <w:autoSpaceDN/>
        <w:spacing w:before="100" w:beforeAutospacing="1" w:after="100" w:afterAutospacing="1" w:line="240" w:lineRule="auto"/>
        <w:jc w:val="left"/>
        <w:rPr>
          <w:ins w:id="143" w:author="김현주 (Hyunjoo Kim)" w:date="2026-03-25T08:41:00Z"/>
        </w:rPr>
      </w:pPr>
      <w:ins w:id="144" w:author="김현주 (Hyunjoo Kim)" w:date="2026-03-25T08:41:00Z">
        <w:r>
          <w:t xml:space="preserve">전항에도 불구하고, 딜러는 회사의 사전 서면 승인 없이, 직접 또는 간접적으로, 본인 명의 또는 제3자 명의를 불문하고, “FURSYS”, “퍼시스” 또는 이와 동일·유사하거나 혼동을 일으킬 수 있는 표지를 상호, 회사명, 법인명, 영업명, 도메인명, URL, 웹사이트명, 이메일 주소, 소셜미디어 계정명, 온라인 스토어명, 마켓플레이스 판매자명 또는 기타 영업상 식별표지로 등록, 선점, 보유 또는 사용하여서는 아니 된다. 단, 회사가 사전에 승인한 경우에는 “FURSYS Authorized Dealer”, “퍼시스 공식 딜러”, “퍼시스 공인 판매처” 또는 이에 준하는 승인된 표현을 회사의 가이드라인 범위 내에서 사용할 수 있다. </w:t>
        </w:r>
      </w:ins>
    </w:p>
    <w:p w14:paraId="1CC07B1F" w14:textId="77777777" w:rsidR="00F9179C" w:rsidRDefault="00F9179C" w:rsidP="00F9179C">
      <w:pPr>
        <w:widowControl/>
        <w:numPr>
          <w:ilvl w:val="0"/>
          <w:numId w:val="79"/>
        </w:numPr>
        <w:wordWrap/>
        <w:autoSpaceDE/>
        <w:autoSpaceDN/>
        <w:spacing w:before="100" w:beforeAutospacing="1" w:after="100" w:afterAutospacing="1" w:line="240" w:lineRule="auto"/>
        <w:jc w:val="left"/>
        <w:rPr>
          <w:ins w:id="145" w:author="김현주 (Hyunjoo Kim)" w:date="2026-03-25T08:41:00Z"/>
        </w:rPr>
      </w:pPr>
      <w:ins w:id="146" w:author="김현주 (Hyunjoo Kim)" w:date="2026-03-25T08:41:00Z">
        <w:r>
          <w:t xml:space="preserve">딜러는 회사의 사전 서면 승인 없이 “FURSYS”, “퍼시스” 또는 회사의 제품명·브랜드와 동일 또는 유사한 표지를 자신의 회사명, 쇼룸명, 지점명, 전시장명, 프로젝트명, 온라인몰명 또는 SNS </w:t>
        </w:r>
        <w:r>
          <w:lastRenderedPageBreak/>
          <w:t xml:space="preserve">페이지명 자체로 사용하여, 일반 고객 또는 제3자가 딜러를 회사 본체, 회사의 지사, 계열사, 공식 법인 또는 회사 직원 조직으로 오인하게 하여서는 아니 된다. </w:t>
        </w:r>
      </w:ins>
    </w:p>
    <w:p w14:paraId="1F401CA5" w14:textId="77777777" w:rsidR="00F9179C" w:rsidRDefault="00F9179C" w:rsidP="00F9179C">
      <w:pPr>
        <w:widowControl/>
        <w:numPr>
          <w:ilvl w:val="0"/>
          <w:numId w:val="79"/>
        </w:numPr>
        <w:wordWrap/>
        <w:autoSpaceDE/>
        <w:autoSpaceDN/>
        <w:spacing w:before="100" w:beforeAutospacing="1" w:after="100" w:afterAutospacing="1" w:line="240" w:lineRule="auto"/>
        <w:jc w:val="left"/>
        <w:rPr>
          <w:ins w:id="147" w:author="김현주 (Hyunjoo Kim)" w:date="2026-03-25T08:41:00Z"/>
        </w:rPr>
      </w:pPr>
      <w:ins w:id="148" w:author="김현주 (Hyunjoo Kim)" w:date="2026-03-25T08:41:00Z">
        <w:r>
          <w:t xml:space="preserve">딜러는 회사가 승인한 범위 내에서만 회사의 제품 사진, 카탈로그, 도면, 제안서, 영업자료, 기술자료 또는 기타 마케팅 자료를 사용할 수 있으며, 이를 수정, 왜곡, 일부 발췌, 재편집 또는 재배포하여 회사의 승인범위를 넘거나 고객에게 회사의 공식 입장 또는 직접 운영으로 오인되게 하여서는 아니 된다. </w:t>
        </w:r>
      </w:ins>
    </w:p>
    <w:p w14:paraId="7997AB3F" w14:textId="77777777" w:rsidR="00F9179C" w:rsidRDefault="00F9179C" w:rsidP="00F9179C">
      <w:pPr>
        <w:widowControl/>
        <w:numPr>
          <w:ilvl w:val="0"/>
          <w:numId w:val="79"/>
        </w:numPr>
        <w:wordWrap/>
        <w:autoSpaceDE/>
        <w:autoSpaceDN/>
        <w:spacing w:before="100" w:beforeAutospacing="1" w:after="100" w:afterAutospacing="1" w:line="240" w:lineRule="auto"/>
        <w:jc w:val="left"/>
        <w:rPr>
          <w:ins w:id="149" w:author="김현주 (Hyunjoo Kim)" w:date="2026-03-25T08:41:00Z"/>
        </w:rPr>
      </w:pPr>
      <w:ins w:id="150" w:author="김현주 (Hyunjoo Kim)" w:date="2026-03-25T08:41:00Z">
        <w:r>
          <w:t xml:space="preserve">딜러는 회사의 사전 서면 승인 없이, 직접 또는 간접적으로, “FURSYS”, “퍼시스” 또는 이와 동일·유사하거나 혼동을 일으킬 수 있는 표지를 포함하는 상표, 서비스표 또는 기타 권리를 출원, 등록 또는 보유하여서는 아니 되며, 제3자로 하여금 이를 하게 하여서도 아니 된다. 이 조항은 “FURSYS”, “퍼시스”의 번역, 음역, 약칭, 결합어, 변형표기, 오탈자형 표기, 유사발음 표기 및 기타 혼동가능한 표현에도 동일하게 적용된다. </w:t>
        </w:r>
      </w:ins>
    </w:p>
    <w:p w14:paraId="4A9190C3" w14:textId="77777777" w:rsidR="00F9179C" w:rsidRDefault="00F9179C" w:rsidP="00F9179C">
      <w:pPr>
        <w:widowControl/>
        <w:numPr>
          <w:ilvl w:val="0"/>
          <w:numId w:val="79"/>
        </w:numPr>
        <w:wordWrap/>
        <w:autoSpaceDE/>
        <w:autoSpaceDN/>
        <w:spacing w:before="100" w:beforeAutospacing="1" w:after="100" w:afterAutospacing="1" w:line="240" w:lineRule="auto"/>
        <w:jc w:val="left"/>
        <w:rPr>
          <w:ins w:id="151" w:author="김현주 (Hyunjoo Kim)" w:date="2026-03-25T08:41:00Z"/>
        </w:rPr>
      </w:pPr>
      <w:ins w:id="152" w:author="김현주 (Hyunjoo Kim)" w:date="2026-03-25T08:41:00Z">
        <w:r>
          <w:t xml:space="preserve">딜러가 본 계약 체결 전 또는 계약기간 중에 본 조에 위반되는 상표, 상호, 회사명, 도메인명, SNS 계정, 온라인 스토어명 또는 기타 식별체계를 출원, 등록, 사용 또는 보유하고 있는 경우, 딜러는 회사의 요청이 있는 즉시 자신의 비용과 책임으로 해당 권리 또는 계정을 회사 또는 회사가 지정하는 자에게 이전하거나, 이전이 어려운 경우 즉시 말소, 폐쇄, 포기 또는 사용중단하여야 한다. </w:t>
        </w:r>
      </w:ins>
    </w:p>
    <w:p w14:paraId="4D6B72DD" w14:textId="77777777" w:rsidR="00F9179C" w:rsidRDefault="00F9179C" w:rsidP="00F9179C">
      <w:pPr>
        <w:widowControl/>
        <w:numPr>
          <w:ilvl w:val="0"/>
          <w:numId w:val="79"/>
        </w:numPr>
        <w:wordWrap/>
        <w:autoSpaceDE/>
        <w:autoSpaceDN/>
        <w:spacing w:before="100" w:beforeAutospacing="1" w:after="100" w:afterAutospacing="1" w:line="240" w:lineRule="auto"/>
        <w:jc w:val="left"/>
        <w:rPr>
          <w:ins w:id="153" w:author="김현주 (Hyunjoo Kim)" w:date="2026-03-25T08:41:00Z"/>
        </w:rPr>
      </w:pPr>
      <w:ins w:id="154" w:author="김현주 (Hyunjoo Kim)" w:date="2026-03-25T08:41:00Z">
        <w:r>
          <w:t xml:space="preserve">딜러는 회사 또는 회사 제품과 관련된 상표침해, 도메인 선점, 상호 선점, 허위 온라인 계정 운영, 위조상품, 모방제품, 허위광고 또는 고객 혼동을 인지하거나 의심하는 경우 즉시 회사에 서면 통지하여야 하며, 회사의 요청이 있는 경우 관련 자료 제출, 증거 보존, 등록정보 제공 및 권리 회수 절차에 협조하여야 한다. </w:t>
        </w:r>
      </w:ins>
    </w:p>
    <w:p w14:paraId="2E2262F3" w14:textId="77777777" w:rsidR="00F9179C" w:rsidRDefault="00F9179C" w:rsidP="00F9179C">
      <w:pPr>
        <w:widowControl/>
        <w:numPr>
          <w:ilvl w:val="0"/>
          <w:numId w:val="79"/>
        </w:numPr>
        <w:wordWrap/>
        <w:autoSpaceDE/>
        <w:autoSpaceDN/>
        <w:spacing w:before="100" w:beforeAutospacing="1" w:after="100" w:afterAutospacing="1" w:line="240" w:lineRule="auto"/>
        <w:jc w:val="left"/>
        <w:rPr>
          <w:ins w:id="155" w:author="김현주 (Hyunjoo Kim)" w:date="2026-03-25T08:41:00Z"/>
        </w:rPr>
      </w:pPr>
      <w:ins w:id="156" w:author="김현주 (Hyunjoo Kim)" w:date="2026-03-25T08:41:00Z">
        <w:r>
          <w:t xml:space="preserve">본 계약이 종료되거나 회사가 요청하는 경우, 딜러는 즉시 회사의 상표, 로고, 브랜드, 회사명, 제품명 및 관련 자료의 사용을 중단하여야 한다. 다만, 회사가 별도로 승인한 재고 판매, 기존 홍보물 정리 또는 온라인 게시물 정비를 위하여 필요한 합리적인 범위의 유예기간은 회사가 별도로 정할 수 있다. </w:t>
        </w:r>
      </w:ins>
    </w:p>
    <w:p w14:paraId="783AD5DF" w14:textId="77777777" w:rsidR="00F9179C" w:rsidRDefault="00F9179C" w:rsidP="00F9179C">
      <w:pPr>
        <w:widowControl/>
        <w:numPr>
          <w:ilvl w:val="0"/>
          <w:numId w:val="79"/>
        </w:numPr>
        <w:wordWrap/>
        <w:autoSpaceDE/>
        <w:autoSpaceDN/>
        <w:spacing w:before="100" w:beforeAutospacing="1" w:after="100" w:afterAutospacing="1" w:line="240" w:lineRule="auto"/>
        <w:jc w:val="left"/>
        <w:rPr>
          <w:ins w:id="157" w:author="김현주 (Hyunjoo Kim)" w:date="2026-03-25T08:41:00Z"/>
        </w:rPr>
      </w:pPr>
      <w:ins w:id="158" w:author="김현주 (Hyunjoo Kim)" w:date="2026-03-25T08:41:00Z">
        <w:r>
          <w:t xml:space="preserve">딜러가 본 조를 위반하는 경우, 회사는 사용중지, 시정조치, 게시물 삭제, 권리 이전 또는 말소, 손해배상 및 기타 법률상 허용되는 구제수단을 청구할 수 있다. </w:t>
        </w:r>
      </w:ins>
    </w:p>
    <w:p w14:paraId="042BC4CD" w14:textId="77777777" w:rsidR="00F9179C" w:rsidRDefault="00F9179C" w:rsidP="00F9179C">
      <w:pPr>
        <w:spacing w:after="0"/>
        <w:rPr>
          <w:ins w:id="159" w:author="김현주 (Hyunjoo Kim)" w:date="2026-03-25T08:41:00Z"/>
        </w:rPr>
      </w:pPr>
      <w:ins w:id="160" w:author="김현주 (Hyunjoo Kim)" w:date="2026-03-25T08:41:00Z">
        <w:r>
          <w:pict w14:anchorId="05D2DFE1">
            <v:rect id="_x0000_i1054" style="width:0;height:1.5pt" o:hralign="center" o:hrstd="t" o:hr="t" fillcolor="#a0a0a0" stroked="f"/>
          </w:pict>
        </w:r>
      </w:ins>
    </w:p>
    <w:p w14:paraId="1E299875" w14:textId="77777777" w:rsidR="00F9179C" w:rsidRDefault="00F9179C" w:rsidP="00F9179C">
      <w:pPr>
        <w:pStyle w:val="3"/>
        <w:ind w:left="1000" w:hanging="400"/>
        <w:rPr>
          <w:ins w:id="161" w:author="김현주 (Hyunjoo Kim)" w:date="2026-03-25T08:41:00Z"/>
        </w:rPr>
      </w:pPr>
      <w:ins w:id="162" w:author="김현주 (Hyunjoo Kim)" w:date="2026-03-25T08:41:00Z">
        <w:r>
          <w:t>English Revised Version</w:t>
        </w:r>
      </w:ins>
    </w:p>
    <w:p w14:paraId="3CCA8BE2" w14:textId="77777777" w:rsidR="00F9179C" w:rsidRDefault="00F9179C" w:rsidP="00F9179C">
      <w:pPr>
        <w:widowControl/>
        <w:numPr>
          <w:ilvl w:val="0"/>
          <w:numId w:val="80"/>
        </w:numPr>
        <w:wordWrap/>
        <w:autoSpaceDE/>
        <w:autoSpaceDN/>
        <w:spacing w:before="100" w:beforeAutospacing="1" w:after="100" w:afterAutospacing="1" w:line="240" w:lineRule="auto"/>
        <w:jc w:val="left"/>
        <w:rPr>
          <w:ins w:id="163" w:author="김현주 (Hyunjoo Kim)" w:date="2026-03-25T08:41:00Z"/>
        </w:rPr>
      </w:pPr>
      <w:ins w:id="164" w:author="김현주 (Hyunjoo Kim)" w:date="2026-03-25T08:41:00Z">
        <w:r>
          <w:t xml:space="preserve">All intellectual property rights and related rights in and to the Company’s trademarks, service marks, logos, trade names, brand names, company names, product names, model names, drawings, designs, catalogs, images, videos, manuals, technical materials, packaging, labels, slogans, website content, software, sales materials, and all other related materials shall remain exclusively vested in the Company or its lawful right holder. </w:t>
        </w:r>
      </w:ins>
    </w:p>
    <w:p w14:paraId="41652C9A" w14:textId="77777777" w:rsidR="00F9179C" w:rsidRDefault="00F9179C" w:rsidP="00F9179C">
      <w:pPr>
        <w:widowControl/>
        <w:numPr>
          <w:ilvl w:val="0"/>
          <w:numId w:val="80"/>
        </w:numPr>
        <w:wordWrap/>
        <w:autoSpaceDE/>
        <w:autoSpaceDN/>
        <w:spacing w:before="100" w:beforeAutospacing="1" w:after="100" w:afterAutospacing="1" w:line="240" w:lineRule="auto"/>
        <w:jc w:val="left"/>
        <w:rPr>
          <w:ins w:id="165" w:author="김현주 (Hyunjoo Kim)" w:date="2026-03-25T08:41:00Z"/>
        </w:rPr>
      </w:pPr>
      <w:ins w:id="166" w:author="김현주 (Hyunjoo Kim)" w:date="2026-03-25T08:41:00Z">
        <w:r>
          <w:t xml:space="preserve">Nothing in this Agreement shall transfer ownership of any intellectual property right of the Company to the Dealer or grant the Dealer any right beyond the scope expressly permitted under this Agreement. However, during the term of this Agreement, the Dealer may use the Company’s trademarks, logos, brand names, or product names solely for the purpose of </w:t>
        </w:r>
        <w:r>
          <w:lastRenderedPageBreak/>
          <w:t xml:space="preserve">indicating that it is an official dealer or authorized seller of the Company, provided that such use is in accordance with the Company’s prior approval or applicable brand guidelines. </w:t>
        </w:r>
      </w:ins>
    </w:p>
    <w:p w14:paraId="616CDF11" w14:textId="77777777" w:rsidR="00F9179C" w:rsidRDefault="00F9179C" w:rsidP="00F9179C">
      <w:pPr>
        <w:widowControl/>
        <w:numPr>
          <w:ilvl w:val="0"/>
          <w:numId w:val="80"/>
        </w:numPr>
        <w:wordWrap/>
        <w:autoSpaceDE/>
        <w:autoSpaceDN/>
        <w:spacing w:before="100" w:beforeAutospacing="1" w:after="100" w:afterAutospacing="1" w:line="240" w:lineRule="auto"/>
        <w:jc w:val="left"/>
        <w:rPr>
          <w:ins w:id="167" w:author="김현주 (Hyunjoo Kim)" w:date="2026-03-25T08:41:00Z"/>
        </w:rPr>
      </w:pPr>
      <w:ins w:id="168" w:author="김현주 (Hyunjoo Kim)" w:date="2026-03-25T08:41:00Z">
        <w:r>
          <w:t xml:space="preserve">Notwithstanding the foregoing, without the Company’s prior written approval, the Dealer shall not, directly or indirectly, whether in its own name or in the name of any third party, register, reserve, hold, or use “FURSYS”, “퍼시스”, or any identical, similar, or confusingly similar sign as a trade name, company name, corporate name, business name, domain name, URL, website name, email address, social media account name, online store name, marketplace seller name, or any other business identifier. For the avoidance of doubt, the Dealer may, if approved in advance by the Company, use expressions such as “FURSYS Authorized Dealer,” “퍼시스 공식 딜러,” “퍼시스 공인 판매처,” or other substantially similar expressions approved by the Company, within the scope of the Company’s guidelines. </w:t>
        </w:r>
      </w:ins>
    </w:p>
    <w:p w14:paraId="28B68830" w14:textId="77777777" w:rsidR="00F9179C" w:rsidRDefault="00F9179C" w:rsidP="00F9179C">
      <w:pPr>
        <w:widowControl/>
        <w:numPr>
          <w:ilvl w:val="0"/>
          <w:numId w:val="80"/>
        </w:numPr>
        <w:wordWrap/>
        <w:autoSpaceDE/>
        <w:autoSpaceDN/>
        <w:spacing w:before="100" w:beforeAutospacing="1" w:after="100" w:afterAutospacing="1" w:line="240" w:lineRule="auto"/>
        <w:jc w:val="left"/>
        <w:rPr>
          <w:ins w:id="169" w:author="김현주 (Hyunjoo Kim)" w:date="2026-03-25T08:41:00Z"/>
        </w:rPr>
      </w:pPr>
      <w:ins w:id="170" w:author="김현주 (Hyunjoo Kim)" w:date="2026-03-25T08:41:00Z">
        <w:r>
          <w:t xml:space="preserve">Without the Company’s prior written approval, the Dealer shall not use “FURSYS”, “퍼시스”, or any sign identical or similar to the Company’s product names or brands as its own company name, showroom name, branch name, exhibition hall name, project name, online mall name, or social media page name in a manner that may cause customers or third parties to mistake the Dealer for the Company itself, a branch, an affiliate, an official corporate entity, or an employee organization of the Company. </w:t>
        </w:r>
      </w:ins>
    </w:p>
    <w:p w14:paraId="7D935A52" w14:textId="77777777" w:rsidR="00F9179C" w:rsidRDefault="00F9179C" w:rsidP="00F9179C">
      <w:pPr>
        <w:widowControl/>
        <w:numPr>
          <w:ilvl w:val="0"/>
          <w:numId w:val="80"/>
        </w:numPr>
        <w:wordWrap/>
        <w:autoSpaceDE/>
        <w:autoSpaceDN/>
        <w:spacing w:before="100" w:beforeAutospacing="1" w:after="100" w:afterAutospacing="1" w:line="240" w:lineRule="auto"/>
        <w:jc w:val="left"/>
        <w:rPr>
          <w:ins w:id="171" w:author="김현주 (Hyunjoo Kim)" w:date="2026-03-25T08:41:00Z"/>
        </w:rPr>
      </w:pPr>
      <w:ins w:id="172" w:author="김현주 (Hyunjoo Kim)" w:date="2026-03-25T08:41:00Z">
        <w:r>
          <w:t xml:space="preserve">The Dealer may use the Company’s product photographs, catalogs, drawings, proposals, sales materials, technical materials, and other marketing materials only within the scope approved by the Company, and shall not modify, distort, excerpt, re-edit, or redistribute the same in any manner that exceeds the approved scope or misleads customers into believing that such materials represent the Company’s official position or direct operation. </w:t>
        </w:r>
      </w:ins>
    </w:p>
    <w:p w14:paraId="18FD0788" w14:textId="77777777" w:rsidR="00F9179C" w:rsidRDefault="00F9179C" w:rsidP="00F9179C">
      <w:pPr>
        <w:widowControl/>
        <w:numPr>
          <w:ilvl w:val="0"/>
          <w:numId w:val="80"/>
        </w:numPr>
        <w:wordWrap/>
        <w:autoSpaceDE/>
        <w:autoSpaceDN/>
        <w:spacing w:before="100" w:beforeAutospacing="1" w:after="100" w:afterAutospacing="1" w:line="240" w:lineRule="auto"/>
        <w:jc w:val="left"/>
        <w:rPr>
          <w:ins w:id="173" w:author="김현주 (Hyunjoo Kim)" w:date="2026-03-25T08:41:00Z"/>
        </w:rPr>
      </w:pPr>
      <w:ins w:id="174" w:author="김현주 (Hyunjoo Kim)" w:date="2026-03-25T08:41:00Z">
        <w:r>
          <w:t xml:space="preserve">Without the Company’s prior written approval, the Dealer shall not, directly or indirectly, apply for, register, or hold any trademark, service mark, or other right containing “FURSYS”, “퍼시스”, or any identical, similar, or confusingly similar sign, nor shall it cause any third party to do so. This restriction shall also apply to translations, transliterations, abbreviations, combinations, variations, misspellings, phonetic equivalents, and any other confusingly similar expressions of “FURSYS” or “퍼시스.” </w:t>
        </w:r>
      </w:ins>
    </w:p>
    <w:p w14:paraId="3E16BD1B" w14:textId="77777777" w:rsidR="00F9179C" w:rsidRDefault="00F9179C" w:rsidP="00F9179C">
      <w:pPr>
        <w:widowControl/>
        <w:numPr>
          <w:ilvl w:val="0"/>
          <w:numId w:val="80"/>
        </w:numPr>
        <w:wordWrap/>
        <w:autoSpaceDE/>
        <w:autoSpaceDN/>
        <w:spacing w:before="100" w:beforeAutospacing="1" w:after="100" w:afterAutospacing="1" w:line="240" w:lineRule="auto"/>
        <w:jc w:val="left"/>
        <w:rPr>
          <w:ins w:id="175" w:author="김현주 (Hyunjoo Kim)" w:date="2026-03-25T08:41:00Z"/>
        </w:rPr>
      </w:pPr>
      <w:ins w:id="176" w:author="김현주 (Hyunjoo Kim)" w:date="2026-03-25T08:41:00Z">
        <w:r>
          <w:t xml:space="preserve">If, before or during the term of this Agreement, the Dealer has applied for, registered, used, or held any trademark, trade name, company name, domain name, social media account, online store name, or other identifier in violation of this Article, the Dealer shall, immediately upon the Company’s request and at its own cost and responsibility, transfer such right or account to the Company or its designee, or if transfer is not practicable, promptly cancel, deactivate, abandon, or cease using the same. </w:t>
        </w:r>
      </w:ins>
    </w:p>
    <w:p w14:paraId="09618057" w14:textId="77777777" w:rsidR="00F9179C" w:rsidRDefault="00F9179C" w:rsidP="00F9179C">
      <w:pPr>
        <w:widowControl/>
        <w:numPr>
          <w:ilvl w:val="0"/>
          <w:numId w:val="80"/>
        </w:numPr>
        <w:wordWrap/>
        <w:autoSpaceDE/>
        <w:autoSpaceDN/>
        <w:spacing w:before="100" w:beforeAutospacing="1" w:after="100" w:afterAutospacing="1" w:line="240" w:lineRule="auto"/>
        <w:jc w:val="left"/>
        <w:rPr>
          <w:ins w:id="177" w:author="김현주 (Hyunjoo Kim)" w:date="2026-03-25T08:41:00Z"/>
        </w:rPr>
      </w:pPr>
      <w:ins w:id="178" w:author="김현주 (Hyunjoo Kim)" w:date="2026-03-25T08:41:00Z">
        <w:r>
          <w:t xml:space="preserve">The Dealer shall immediately notify the Company if it becomes aware of or suspects any trademark infringement, domain name squatting, trade name squatting, false online account operation, counterfeit products, imitation products, false advertising, or customer confusion relating to the Company or its products, and shall, upon request, provide relevant materials, preserve evidence, disclose registration details, and cooperate in any rights recovery procedure. </w:t>
        </w:r>
      </w:ins>
    </w:p>
    <w:p w14:paraId="7C8540AD" w14:textId="77777777" w:rsidR="00F9179C" w:rsidRDefault="00F9179C" w:rsidP="00F9179C">
      <w:pPr>
        <w:widowControl/>
        <w:numPr>
          <w:ilvl w:val="0"/>
          <w:numId w:val="80"/>
        </w:numPr>
        <w:wordWrap/>
        <w:autoSpaceDE/>
        <w:autoSpaceDN/>
        <w:spacing w:before="100" w:beforeAutospacing="1" w:after="100" w:afterAutospacing="1" w:line="240" w:lineRule="auto"/>
        <w:jc w:val="left"/>
        <w:rPr>
          <w:ins w:id="179" w:author="김현주 (Hyunjoo Kim)" w:date="2026-03-25T08:41:00Z"/>
        </w:rPr>
      </w:pPr>
      <w:ins w:id="180" w:author="김현주 (Hyunjoo Kim)" w:date="2026-03-25T08:41:00Z">
        <w:r>
          <w:lastRenderedPageBreak/>
          <w:t xml:space="preserve">Upon termination of this Agreement or upon the Company’s request, the Dealer shall immediately cease all use of the Company’s trademarks, logos, brands, company names, product names, and related materials. However, the Company may allow a reasonable grace period for sell-off of approved inventory, removal of existing promotional materials, or clean-up of online postings, if separately approved by the Company. </w:t>
        </w:r>
      </w:ins>
    </w:p>
    <w:p w14:paraId="1F0F1A18" w14:textId="77777777" w:rsidR="00F9179C" w:rsidRDefault="00F9179C" w:rsidP="00F9179C">
      <w:pPr>
        <w:widowControl/>
        <w:numPr>
          <w:ilvl w:val="0"/>
          <w:numId w:val="80"/>
        </w:numPr>
        <w:wordWrap/>
        <w:autoSpaceDE/>
        <w:autoSpaceDN/>
        <w:spacing w:before="100" w:beforeAutospacing="1" w:after="100" w:afterAutospacing="1" w:line="240" w:lineRule="auto"/>
        <w:jc w:val="left"/>
        <w:rPr>
          <w:ins w:id="181" w:author="김현주 (Hyunjoo Kim)" w:date="2026-03-25T08:41:00Z"/>
        </w:rPr>
      </w:pPr>
      <w:ins w:id="182" w:author="김현주 (Hyunjoo Kim)" w:date="2026-03-25T08:41:00Z">
        <w:r>
          <w:t xml:space="preserve">In the event of any breach of this Article, the Company may seek cessation of use, corrective action, deletion of postings, transfer or cancellation of rights, damages, and any other remedies available under applicable law. </w:t>
        </w:r>
      </w:ins>
    </w:p>
    <w:p w14:paraId="4A2324A2" w14:textId="77777777" w:rsidR="00F9179C" w:rsidRPr="00F9179C" w:rsidRDefault="00F9179C" w:rsidP="00CB7089">
      <w:pPr>
        <w:pStyle w:val="a3"/>
        <w:spacing w:before="0" w:beforeAutospacing="0" w:after="240" w:afterAutospacing="0"/>
        <w:rPr>
          <w:rFonts w:ascii="Noto Sans KR Light" w:hAnsi="Noto Sans KR Light" w:hint="eastAsia"/>
        </w:rPr>
      </w:pPr>
    </w:p>
    <w:p w14:paraId="71B4D774" w14:textId="038B19E0" w:rsidR="005953BD" w:rsidRPr="00525EDE" w:rsidDel="00F9179C" w:rsidRDefault="005953BD" w:rsidP="00845396">
      <w:pPr>
        <w:pStyle w:val="a3"/>
        <w:spacing w:before="120" w:beforeAutospacing="0" w:after="120" w:afterAutospacing="0"/>
        <w:rPr>
          <w:del w:id="183" w:author="김현주 (Hyunjoo Kim)" w:date="2026-03-25T08:31:00Z"/>
          <w:rFonts w:ascii="Noto Sans KR Light" w:hAnsi="Noto Sans KR Light"/>
        </w:rPr>
      </w:pPr>
      <w:del w:id="184" w:author="김현주 (Hyunjoo Kim)" w:date="2026-03-25T08:31:00Z">
        <w:r w:rsidRPr="00525EDE" w:rsidDel="00F9179C">
          <w:rPr>
            <w:rFonts w:ascii="Noto Sans KR Light" w:hAnsi="Noto Sans KR Light" w:hint="eastAsia"/>
          </w:rPr>
          <w:delText>모든</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지식재산권은</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회사에</w:delText>
        </w:r>
        <w:r w:rsidRPr="00525EDE" w:rsidDel="00F9179C">
          <w:rPr>
            <w:rFonts w:ascii="Noto Sans KR Light" w:hAnsi="Noto Sans KR Light"/>
          </w:rPr>
          <w:delText xml:space="preserve"> </w:delText>
        </w:r>
        <w:r w:rsidRPr="00525EDE" w:rsidDel="00F9179C">
          <w:rPr>
            <w:rFonts w:ascii="Noto Sans KR Light" w:hAnsi="Noto Sans KR Light" w:hint="eastAsia"/>
          </w:rPr>
          <w:delText>귀속된다</w:delText>
        </w:r>
        <w:r w:rsidRPr="00525EDE" w:rsidDel="00F9179C">
          <w:rPr>
            <w:rFonts w:ascii="Noto Sans KR Light" w:hAnsi="Noto Sans KR Light"/>
          </w:rPr>
          <w:delText>.</w:delText>
        </w:r>
      </w:del>
    </w:p>
    <w:p w14:paraId="41BA5F26" w14:textId="0A6C5403" w:rsidR="005953BD" w:rsidRPr="00525EDE" w:rsidDel="00F9179C" w:rsidRDefault="005953BD" w:rsidP="00845396">
      <w:pPr>
        <w:pStyle w:val="a3"/>
        <w:spacing w:before="120" w:beforeAutospacing="0" w:after="120" w:afterAutospacing="0"/>
        <w:rPr>
          <w:del w:id="185" w:author="김현주 (Hyunjoo Kim)" w:date="2026-03-25T08:31:00Z"/>
          <w:rFonts w:ascii="Noto Sans KR Light" w:hAnsi="Noto Sans KR Light"/>
        </w:rPr>
      </w:pPr>
      <w:del w:id="186" w:author="김현주 (Hyunjoo Kim)" w:date="2026-03-25T08:31:00Z">
        <w:r w:rsidRPr="00525EDE" w:rsidDel="00F9179C">
          <w:rPr>
            <w:rFonts w:ascii="Noto Sans KR Light" w:hAnsi="Noto Sans KR Light"/>
          </w:rPr>
          <w:delText>All IP rights belong to the Company.</w:delText>
        </w:r>
      </w:del>
    </w:p>
    <w:p w14:paraId="25E0FEC3" w14:textId="0B23D5D5" w:rsidR="005953BD" w:rsidRPr="00525EDE" w:rsidDel="00F9179C" w:rsidRDefault="005953BD" w:rsidP="00845396">
      <w:pPr>
        <w:pStyle w:val="a3"/>
        <w:spacing w:before="120" w:beforeAutospacing="0" w:after="120" w:afterAutospacing="0"/>
        <w:rPr>
          <w:del w:id="187" w:author="김현주 (Hyunjoo Kim)" w:date="2026-03-25T08:31:00Z"/>
          <w:rFonts w:ascii="Noto Sans KR Light" w:hAnsi="Noto Sans KR Light"/>
        </w:rPr>
      </w:pPr>
      <w:del w:id="188" w:author="김현주 (Hyunjoo Kim)" w:date="2026-03-25T08:31:00Z">
        <w:r w:rsidRPr="00525EDE" w:rsidDel="00F9179C">
          <w:rPr>
            <w:rFonts w:ascii="Noto Sans KR Light" w:hAnsi="Noto Sans KR Light"/>
          </w:rPr>
          <w:delText>Mọi quyền sở hữu trí tuệ thuộc về Công ty.</w:delText>
        </w:r>
      </w:del>
    </w:p>
    <w:p w14:paraId="439A3D08" w14:textId="77777777" w:rsidR="005953BD" w:rsidRPr="00525EDE"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72CE5923">
          <v:rect id="_x0000_i1037" style="width:0;height:1.5pt" o:hralign="center" o:hrstd="t" o:hr="t" fillcolor="#a0a0a0" stroked="f"/>
        </w:pict>
      </w:r>
    </w:p>
    <w:p w14:paraId="7BD1BBEB" w14:textId="77777777" w:rsidR="00A942F5" w:rsidRPr="00525EDE" w:rsidRDefault="00A942F5" w:rsidP="001F12E6">
      <w:pPr>
        <w:pStyle w:val="2"/>
        <w:spacing w:before="120" w:beforeAutospacing="0" w:after="0" w:afterAutospacing="0"/>
        <w:rPr>
          <w:rFonts w:ascii="Noto Sans KR Light" w:hAnsi="Noto Sans KR Light"/>
          <w:sz w:val="24"/>
        </w:rPr>
      </w:pPr>
      <w:r w:rsidRPr="00525EDE">
        <w:rPr>
          <w:rFonts w:ascii="Noto Sans KR Light" w:hAnsi="Noto Sans KR Light" w:hint="eastAsia"/>
          <w:sz w:val="24"/>
        </w:rPr>
        <w:t>제</w:t>
      </w:r>
      <w:r w:rsidRPr="00525EDE">
        <w:rPr>
          <w:rFonts w:ascii="Noto Sans KR Light" w:hAnsi="Noto Sans KR Light"/>
          <w:sz w:val="24"/>
        </w:rPr>
        <w:t>12</w:t>
      </w:r>
      <w:r w:rsidRPr="00525EDE">
        <w:rPr>
          <w:rFonts w:ascii="Noto Sans KR Light" w:hAnsi="Noto Sans KR Light" w:hint="eastAsia"/>
          <w:sz w:val="24"/>
        </w:rPr>
        <w:t>조</w:t>
      </w:r>
      <w:r w:rsidRPr="00525EDE">
        <w:rPr>
          <w:rFonts w:ascii="Noto Sans KR Light" w:hAnsi="Noto Sans KR Light"/>
          <w:sz w:val="24"/>
        </w:rPr>
        <w:t xml:space="preserve"> (</w:t>
      </w:r>
      <w:r w:rsidRPr="00525EDE">
        <w:rPr>
          <w:rFonts w:ascii="Noto Sans KR Light" w:hAnsi="Noto Sans KR Light" w:hint="eastAsia"/>
          <w:sz w:val="24"/>
        </w:rPr>
        <w:t>여신</w:t>
      </w:r>
      <w:r w:rsidRPr="00525EDE">
        <w:rPr>
          <w:rFonts w:ascii="Noto Sans KR Light" w:hAnsi="Noto Sans KR Light"/>
          <w:sz w:val="24"/>
        </w:rPr>
        <w:t xml:space="preserve"> </w:t>
      </w:r>
      <w:r w:rsidRPr="00525EDE">
        <w:rPr>
          <w:rFonts w:ascii="Noto Sans KR Light" w:hAnsi="Noto Sans KR Light" w:hint="eastAsia"/>
          <w:sz w:val="24"/>
        </w:rPr>
        <w:t>및</w:t>
      </w:r>
      <w:r w:rsidRPr="00525EDE">
        <w:rPr>
          <w:rFonts w:ascii="Noto Sans KR Light" w:hAnsi="Noto Sans KR Light"/>
          <w:sz w:val="24"/>
        </w:rPr>
        <w:t xml:space="preserve"> </w:t>
      </w:r>
      <w:r w:rsidRPr="00525EDE">
        <w:rPr>
          <w:rFonts w:ascii="Noto Sans KR Light" w:hAnsi="Noto Sans KR Light" w:hint="eastAsia"/>
          <w:sz w:val="24"/>
        </w:rPr>
        <w:t>금융</w:t>
      </w:r>
      <w:r w:rsidRPr="00525EDE">
        <w:rPr>
          <w:rFonts w:ascii="Noto Sans KR Light" w:hAnsi="Noto Sans KR Light"/>
          <w:sz w:val="24"/>
        </w:rPr>
        <w:t xml:space="preserve"> </w:t>
      </w:r>
      <w:r w:rsidRPr="00525EDE">
        <w:rPr>
          <w:rFonts w:ascii="Noto Sans KR Light" w:hAnsi="Noto Sans KR Light" w:hint="eastAsia"/>
          <w:sz w:val="24"/>
        </w:rPr>
        <w:t>지원</w:t>
      </w:r>
      <w:r w:rsidRPr="00525EDE">
        <w:rPr>
          <w:rFonts w:ascii="Noto Sans KR Light" w:hAnsi="Noto Sans KR Light"/>
          <w:sz w:val="24"/>
        </w:rPr>
        <w:t>)</w:t>
      </w:r>
    </w:p>
    <w:p w14:paraId="40F649EB" w14:textId="41671A0A" w:rsidR="00A942F5" w:rsidRPr="00525EDE" w:rsidRDefault="00A942F5" w:rsidP="001F12E6">
      <w:pPr>
        <w:pStyle w:val="2"/>
        <w:spacing w:before="0" w:beforeAutospacing="0" w:after="0" w:afterAutospacing="0"/>
        <w:rPr>
          <w:rStyle w:val="a4"/>
          <w:rFonts w:ascii="Noto Sans KR Light" w:hAnsi="Noto Sans KR Light"/>
          <w:b/>
          <w:sz w:val="24"/>
        </w:rPr>
      </w:pPr>
      <w:r w:rsidRPr="00525EDE">
        <w:rPr>
          <w:rStyle w:val="a4"/>
          <w:rFonts w:ascii="Noto Sans KR Light" w:hAnsi="Noto Sans KR Light"/>
          <w:b/>
          <w:kern w:val="2"/>
          <w:sz w:val="24"/>
        </w:rPr>
        <w:t xml:space="preserve">Article </w:t>
      </w:r>
      <w:r w:rsidR="00AC279F" w:rsidRPr="00525EDE">
        <w:rPr>
          <w:rStyle w:val="a4"/>
          <w:rFonts w:ascii="Noto Sans KR Light" w:hAnsi="Noto Sans KR Light"/>
          <w:b/>
          <w:kern w:val="2"/>
          <w:sz w:val="24"/>
        </w:rPr>
        <w:t>12</w:t>
      </w:r>
      <w:r w:rsidRPr="00525EDE">
        <w:rPr>
          <w:rStyle w:val="a4"/>
          <w:rFonts w:ascii="Noto Sans KR Light" w:hAnsi="Noto Sans KR Light"/>
          <w:b/>
          <w:kern w:val="2"/>
          <w:sz w:val="24"/>
        </w:rPr>
        <w:t xml:space="preserve"> (Remuneration of Dealer)</w:t>
      </w:r>
    </w:p>
    <w:p w14:paraId="52A70709" w14:textId="63DDEEB3" w:rsidR="00A942F5" w:rsidRPr="00525EDE" w:rsidRDefault="00A942F5" w:rsidP="00CB7089">
      <w:pPr>
        <w:pStyle w:val="2"/>
        <w:spacing w:before="0" w:beforeAutospacing="0" w:after="240" w:afterAutospacing="0"/>
        <w:rPr>
          <w:rFonts w:ascii="Noto Sans KR Light" w:hAnsi="Noto Sans KR Light"/>
          <w:sz w:val="24"/>
        </w:rPr>
      </w:pPr>
      <w:r w:rsidRPr="00525EDE">
        <w:rPr>
          <w:rStyle w:val="a4"/>
          <w:rFonts w:ascii="Noto Sans KR Light" w:hAnsi="Noto Sans KR Light"/>
          <w:b/>
          <w:sz w:val="24"/>
        </w:rPr>
        <w:t xml:space="preserve">Điều </w:t>
      </w:r>
      <w:r w:rsidR="00AC279F" w:rsidRPr="00525EDE">
        <w:rPr>
          <w:rStyle w:val="a4"/>
          <w:rFonts w:ascii="Noto Sans KR Light" w:hAnsi="Noto Sans KR Light"/>
          <w:b/>
          <w:sz w:val="24"/>
        </w:rPr>
        <w:t>12</w:t>
      </w:r>
      <w:r w:rsidRPr="00525EDE">
        <w:rPr>
          <w:rStyle w:val="a4"/>
          <w:rFonts w:ascii="Noto Sans KR Light" w:hAnsi="Noto Sans KR Light"/>
          <w:b/>
          <w:sz w:val="24"/>
        </w:rPr>
        <w:t xml:space="preserve"> (Thù lao Ðại Lý)</w:t>
      </w:r>
    </w:p>
    <w:p w14:paraId="6CC5B32B" w14:textId="4F094E49" w:rsidR="00A942F5" w:rsidRPr="00525EDE" w:rsidRDefault="007B67BE" w:rsidP="00CB7089">
      <w:pPr>
        <w:pStyle w:val="a3"/>
        <w:spacing w:before="120" w:beforeAutospacing="0" w:after="120" w:afterAutospacing="0"/>
        <w:rPr>
          <w:rFonts w:ascii="Noto Sans KR Light" w:hAnsi="Noto Sans KR Light"/>
        </w:rPr>
      </w:pPr>
      <w:r w:rsidRPr="00525EDE">
        <w:rPr>
          <w:rFonts w:ascii="Noto Sans KR Light" w:hAnsi="Noto Sans KR Light" w:hint="eastAsia"/>
        </w:rPr>
        <w:t>딜러에</w:t>
      </w:r>
      <w:r w:rsidRPr="00525EDE">
        <w:rPr>
          <w:rFonts w:ascii="Noto Sans KR Light" w:hAnsi="Noto Sans KR Light"/>
        </w:rPr>
        <w:t xml:space="preserve"> </w:t>
      </w:r>
      <w:r w:rsidRPr="00525EDE">
        <w:rPr>
          <w:rFonts w:ascii="Noto Sans KR Light" w:hAnsi="Noto Sans KR Light" w:hint="eastAsia"/>
        </w:rPr>
        <w:t>대한</w:t>
      </w:r>
      <w:r w:rsidRPr="00525EDE">
        <w:rPr>
          <w:rFonts w:ascii="Noto Sans KR Light" w:hAnsi="Noto Sans KR Light"/>
        </w:rPr>
        <w:t xml:space="preserve"> </w:t>
      </w:r>
      <w:r w:rsidRPr="00525EDE">
        <w:rPr>
          <w:rFonts w:ascii="Noto Sans KR Light" w:hAnsi="Noto Sans KR Light" w:hint="eastAsia"/>
        </w:rPr>
        <w:t>보수는</w:t>
      </w:r>
      <w:r w:rsidRPr="00525EDE">
        <w:rPr>
          <w:rFonts w:ascii="Noto Sans KR Light" w:hAnsi="Noto Sans KR Light"/>
        </w:rPr>
        <w:t xml:space="preserve"> </w:t>
      </w:r>
      <w:r w:rsidRPr="00525EDE">
        <w:rPr>
          <w:rFonts w:ascii="Noto Sans KR Light" w:hAnsi="Noto Sans KR Light" w:hint="eastAsia"/>
        </w:rPr>
        <w:t>가격</w:t>
      </w:r>
      <w:r w:rsidRPr="00525EDE">
        <w:rPr>
          <w:rFonts w:ascii="Noto Sans KR Light" w:hAnsi="Noto Sans KR Light"/>
        </w:rPr>
        <w:t xml:space="preserve"> </w:t>
      </w:r>
      <w:r w:rsidRPr="00525EDE">
        <w:rPr>
          <w:rFonts w:ascii="Noto Sans KR Light" w:hAnsi="Noto Sans KR Light" w:hint="eastAsia"/>
        </w:rPr>
        <w:t>차등</w:t>
      </w:r>
      <w:r w:rsidRPr="00525EDE">
        <w:rPr>
          <w:rFonts w:ascii="Noto Sans KR Light" w:hAnsi="Noto Sans KR Light"/>
        </w:rPr>
        <w:t xml:space="preserve"> </w:t>
      </w:r>
      <w:r w:rsidRPr="00525EDE">
        <w:rPr>
          <w:rFonts w:ascii="Noto Sans KR Light" w:hAnsi="Noto Sans KR Light" w:hint="eastAsia"/>
        </w:rPr>
        <w:t>제공의</w:t>
      </w:r>
      <w:r w:rsidRPr="00525EDE">
        <w:rPr>
          <w:rFonts w:ascii="Noto Sans KR Light" w:hAnsi="Noto Sans KR Light"/>
        </w:rPr>
        <w:t xml:space="preserve"> </w:t>
      </w:r>
      <w:r w:rsidRPr="00525EDE">
        <w:rPr>
          <w:rFonts w:ascii="Noto Sans KR Light" w:hAnsi="Noto Sans KR Light" w:hint="eastAsia"/>
        </w:rPr>
        <w:t>형태로</w:t>
      </w:r>
      <w:r w:rsidRPr="00525EDE">
        <w:rPr>
          <w:rFonts w:ascii="Noto Sans KR Light" w:hAnsi="Noto Sans KR Light"/>
        </w:rPr>
        <w:t xml:space="preserve"> </w:t>
      </w:r>
      <w:r w:rsidRPr="00525EDE">
        <w:rPr>
          <w:rFonts w:ascii="Noto Sans KR Light" w:hAnsi="Noto Sans KR Light" w:hint="eastAsia"/>
        </w:rPr>
        <w:t>지급되며</w:t>
      </w:r>
      <w:r w:rsidRPr="00525EDE">
        <w:rPr>
          <w:rFonts w:ascii="Noto Sans KR Light" w:hAnsi="Noto Sans KR Light"/>
        </w:rPr>
        <w:t xml:space="preserve">, </w:t>
      </w:r>
      <w:r w:rsidRPr="00525EDE">
        <w:rPr>
          <w:rFonts w:ascii="Noto Sans KR Light" w:hAnsi="Noto Sans KR Light" w:hint="eastAsia"/>
        </w:rPr>
        <w:t>회사는</w:t>
      </w:r>
      <w:r w:rsidRPr="00525EDE">
        <w:rPr>
          <w:rFonts w:ascii="Noto Sans KR Light" w:hAnsi="Noto Sans KR Light"/>
        </w:rPr>
        <w:t xml:space="preserve"> </w:t>
      </w:r>
      <w:r w:rsidRPr="00525EDE">
        <w:rPr>
          <w:rFonts w:ascii="Noto Sans KR Light" w:hAnsi="Noto Sans KR Light" w:hint="eastAsia"/>
        </w:rPr>
        <w:t>회사의</w:t>
      </w:r>
      <w:r w:rsidRPr="00525EDE">
        <w:rPr>
          <w:rFonts w:ascii="Noto Sans KR Light" w:hAnsi="Noto Sans KR Light"/>
        </w:rPr>
        <w:t xml:space="preserve"> </w:t>
      </w:r>
      <w:r w:rsidRPr="00525EDE">
        <w:rPr>
          <w:rFonts w:ascii="Noto Sans KR Light" w:hAnsi="Noto Sans KR Light" w:hint="eastAsia"/>
        </w:rPr>
        <w:t>가격정책</w:t>
      </w:r>
      <w:r w:rsidRPr="00525EDE">
        <w:rPr>
          <w:rFonts w:ascii="Noto Sans KR Light" w:hAnsi="Noto Sans KR Light"/>
        </w:rPr>
        <w:t xml:space="preserve"> </w:t>
      </w:r>
      <w:r w:rsidRPr="00525EDE">
        <w:rPr>
          <w:rFonts w:ascii="Noto Sans KR Light" w:hAnsi="Noto Sans KR Light" w:hint="eastAsia"/>
        </w:rPr>
        <w:t>및</w:t>
      </w:r>
      <w:r w:rsidRPr="00525EDE">
        <w:rPr>
          <w:rFonts w:ascii="Noto Sans KR Light" w:hAnsi="Noto Sans KR Light"/>
        </w:rPr>
        <w:t xml:space="preserve"> </w:t>
      </w:r>
      <w:r w:rsidRPr="00525EDE">
        <w:rPr>
          <w:rFonts w:ascii="Noto Sans KR Light" w:hAnsi="Noto Sans KR Light" w:hint="eastAsia"/>
        </w:rPr>
        <w:t>딜러의</w:t>
      </w:r>
      <w:r w:rsidRPr="00525EDE">
        <w:rPr>
          <w:rFonts w:ascii="Noto Sans KR Light" w:hAnsi="Noto Sans KR Light"/>
        </w:rPr>
        <w:t xml:space="preserve"> </w:t>
      </w:r>
      <w:r w:rsidRPr="00525EDE">
        <w:rPr>
          <w:rFonts w:ascii="Noto Sans KR Light" w:hAnsi="Noto Sans KR Light" w:hint="eastAsia"/>
        </w:rPr>
        <w:t>판매실적에</w:t>
      </w:r>
      <w:r w:rsidRPr="00525EDE">
        <w:rPr>
          <w:rFonts w:ascii="Noto Sans KR Light" w:hAnsi="Noto Sans KR Light"/>
        </w:rPr>
        <w:t xml:space="preserve"> </w:t>
      </w:r>
      <w:r w:rsidRPr="00525EDE">
        <w:rPr>
          <w:rFonts w:ascii="Noto Sans KR Light" w:hAnsi="Noto Sans KR Light" w:hint="eastAsia"/>
        </w:rPr>
        <w:t>따라</w:t>
      </w:r>
      <w:r w:rsidRPr="00525EDE">
        <w:rPr>
          <w:rFonts w:ascii="Noto Sans KR Light" w:hAnsi="Noto Sans KR Light"/>
        </w:rPr>
        <w:t xml:space="preserve"> </w:t>
      </w:r>
      <w:r w:rsidRPr="00525EDE">
        <w:rPr>
          <w:rFonts w:ascii="Noto Sans KR Light" w:hAnsi="Noto Sans KR Light" w:hint="eastAsia"/>
        </w:rPr>
        <w:t>딜러에게</w:t>
      </w:r>
      <w:r w:rsidRPr="00525EDE">
        <w:rPr>
          <w:rFonts w:ascii="Noto Sans KR Light" w:hAnsi="Noto Sans KR Light"/>
        </w:rPr>
        <w:t xml:space="preserve"> </w:t>
      </w:r>
      <w:r w:rsidRPr="00525EDE">
        <w:rPr>
          <w:rFonts w:ascii="Noto Sans KR Light" w:hAnsi="Noto Sans KR Light" w:hint="eastAsia"/>
        </w:rPr>
        <w:t>제공되는</w:t>
      </w:r>
      <w:r w:rsidRPr="00525EDE">
        <w:rPr>
          <w:rFonts w:ascii="Noto Sans KR Light" w:hAnsi="Noto Sans KR Light"/>
        </w:rPr>
        <w:t xml:space="preserve"> </w:t>
      </w:r>
      <w:r w:rsidRPr="00525EDE">
        <w:rPr>
          <w:rFonts w:ascii="Noto Sans KR Light" w:hAnsi="Noto Sans KR Light" w:hint="eastAsia"/>
        </w:rPr>
        <w:t>공급가격에</w:t>
      </w:r>
      <w:r w:rsidRPr="00525EDE">
        <w:rPr>
          <w:rFonts w:ascii="Noto Sans KR Light" w:hAnsi="Noto Sans KR Light"/>
        </w:rPr>
        <w:t xml:space="preserve"> </w:t>
      </w:r>
      <w:r w:rsidRPr="00525EDE">
        <w:rPr>
          <w:rFonts w:ascii="Noto Sans KR Light" w:hAnsi="Noto Sans KR Light" w:hint="eastAsia"/>
        </w:rPr>
        <w:t>별도의</w:t>
      </w:r>
      <w:r w:rsidRPr="00525EDE">
        <w:rPr>
          <w:rFonts w:ascii="Noto Sans KR Light" w:hAnsi="Noto Sans KR Light"/>
        </w:rPr>
        <w:t xml:space="preserve"> </w:t>
      </w:r>
      <w:r w:rsidRPr="00525EDE">
        <w:rPr>
          <w:rFonts w:ascii="Noto Sans KR Light" w:hAnsi="Noto Sans KR Light" w:hint="eastAsia"/>
        </w:rPr>
        <w:t>할인율을</w:t>
      </w:r>
      <w:r w:rsidRPr="00525EDE">
        <w:rPr>
          <w:rFonts w:ascii="Noto Sans KR Light" w:hAnsi="Noto Sans KR Light"/>
        </w:rPr>
        <w:t xml:space="preserve"> </w:t>
      </w:r>
      <w:r w:rsidRPr="00525EDE">
        <w:rPr>
          <w:rFonts w:ascii="Noto Sans KR Light" w:hAnsi="Noto Sans KR Light" w:hint="eastAsia"/>
        </w:rPr>
        <w:t>적용한다</w:t>
      </w:r>
      <w:r w:rsidRPr="00525EDE">
        <w:rPr>
          <w:rFonts w:ascii="Noto Sans KR Light" w:hAnsi="Noto Sans KR Light"/>
        </w:rPr>
        <w:t xml:space="preserve">. </w:t>
      </w:r>
      <w:r w:rsidRPr="00525EDE">
        <w:rPr>
          <w:rFonts w:ascii="Noto Sans KR Light" w:hAnsi="Noto Sans KR Light" w:hint="eastAsia"/>
        </w:rPr>
        <w:t>상기</w:t>
      </w:r>
      <w:r w:rsidRPr="00525EDE">
        <w:rPr>
          <w:rFonts w:ascii="Noto Sans KR Light" w:hAnsi="Noto Sans KR Light"/>
        </w:rPr>
        <w:t xml:space="preserve"> </w:t>
      </w:r>
      <w:r w:rsidRPr="00525EDE">
        <w:rPr>
          <w:rFonts w:ascii="Noto Sans KR Light" w:hAnsi="Noto Sans KR Light" w:hint="eastAsia"/>
        </w:rPr>
        <w:t>보수</w:t>
      </w:r>
      <w:r w:rsidR="00030B6E" w:rsidRPr="00525EDE">
        <w:rPr>
          <w:rFonts w:ascii="Noto Sans KR Light" w:hAnsi="Noto Sans KR Light"/>
        </w:rPr>
        <w:t xml:space="preserve"> </w:t>
      </w:r>
      <w:r w:rsidR="00030B6E" w:rsidRPr="00525EDE">
        <w:rPr>
          <w:rFonts w:ascii="Noto Sans KR Light" w:hAnsi="Noto Sans KR Light" w:hint="eastAsia"/>
        </w:rPr>
        <w:t>이외에</w:t>
      </w:r>
      <w:r w:rsidRPr="00525EDE">
        <w:rPr>
          <w:rFonts w:ascii="Noto Sans KR Light" w:hAnsi="Noto Sans KR Light"/>
        </w:rPr>
        <w:t xml:space="preserve">, </w:t>
      </w:r>
      <w:r w:rsidRPr="00525EDE">
        <w:rPr>
          <w:rFonts w:ascii="Noto Sans KR Light" w:hAnsi="Noto Sans KR Light" w:hint="eastAsia"/>
        </w:rPr>
        <w:t>회사는</w:t>
      </w:r>
      <w:r w:rsidRPr="00525EDE">
        <w:rPr>
          <w:rFonts w:ascii="Noto Sans KR Light" w:hAnsi="Noto Sans KR Light"/>
        </w:rPr>
        <w:t xml:space="preserve"> </w:t>
      </w:r>
      <w:r w:rsidRPr="00525EDE">
        <w:rPr>
          <w:rFonts w:ascii="Noto Sans KR Light" w:hAnsi="Noto Sans KR Light" w:hint="eastAsia"/>
        </w:rPr>
        <w:t>본</w:t>
      </w:r>
      <w:r w:rsidRPr="00525EDE">
        <w:rPr>
          <w:rFonts w:ascii="Noto Sans KR Light" w:hAnsi="Noto Sans KR Light"/>
        </w:rPr>
        <w:t xml:space="preserve"> </w:t>
      </w:r>
      <w:r w:rsidRPr="00525EDE">
        <w:rPr>
          <w:rFonts w:ascii="Noto Sans KR Light" w:hAnsi="Noto Sans KR Light" w:hint="eastAsia"/>
        </w:rPr>
        <w:t>계약이</w:t>
      </w:r>
      <w:r w:rsidRPr="00525EDE">
        <w:rPr>
          <w:rFonts w:ascii="Noto Sans KR Light" w:hAnsi="Noto Sans KR Light"/>
        </w:rPr>
        <w:t xml:space="preserve"> </w:t>
      </w:r>
      <w:r w:rsidRPr="00525EDE">
        <w:rPr>
          <w:rFonts w:ascii="Noto Sans KR Light" w:hAnsi="Noto Sans KR Light" w:hint="eastAsia"/>
        </w:rPr>
        <w:t>해지되는</w:t>
      </w:r>
      <w:r w:rsidRPr="00525EDE">
        <w:rPr>
          <w:rFonts w:ascii="Noto Sans KR Light" w:hAnsi="Noto Sans KR Light"/>
        </w:rPr>
        <w:t xml:space="preserve"> </w:t>
      </w:r>
      <w:r w:rsidRPr="00525EDE">
        <w:rPr>
          <w:rFonts w:ascii="Noto Sans KR Light" w:hAnsi="Noto Sans KR Light" w:hint="eastAsia"/>
        </w:rPr>
        <w:t>경우에도</w:t>
      </w:r>
      <w:r w:rsidRPr="00525EDE">
        <w:rPr>
          <w:rFonts w:ascii="Noto Sans KR Light" w:hAnsi="Noto Sans KR Light"/>
        </w:rPr>
        <w:t xml:space="preserve"> </w:t>
      </w:r>
      <w:r w:rsidRPr="00525EDE">
        <w:rPr>
          <w:rFonts w:ascii="Noto Sans KR Light" w:hAnsi="Noto Sans KR Light" w:hint="eastAsia"/>
        </w:rPr>
        <w:t>딜러에게</w:t>
      </w:r>
      <w:r w:rsidRPr="00525EDE">
        <w:rPr>
          <w:rFonts w:ascii="Noto Sans KR Light" w:hAnsi="Noto Sans KR Light"/>
        </w:rPr>
        <w:t xml:space="preserve"> (</w:t>
      </w:r>
      <w:r w:rsidRPr="00525EDE">
        <w:rPr>
          <w:rFonts w:ascii="Noto Sans KR Light" w:hAnsi="Noto Sans KR Light" w:hint="eastAsia"/>
        </w:rPr>
        <w:t>어떠한</w:t>
      </w:r>
      <w:r w:rsidRPr="00525EDE">
        <w:rPr>
          <w:rFonts w:ascii="Noto Sans KR Light" w:hAnsi="Noto Sans KR Light"/>
        </w:rPr>
        <w:t xml:space="preserve"> </w:t>
      </w:r>
      <w:r w:rsidRPr="00525EDE">
        <w:rPr>
          <w:rFonts w:ascii="Noto Sans KR Light" w:hAnsi="Noto Sans KR Light" w:hint="eastAsia"/>
        </w:rPr>
        <w:t>형태로든</w:t>
      </w:r>
      <w:r w:rsidRPr="00525EDE">
        <w:rPr>
          <w:rFonts w:ascii="Noto Sans KR Light" w:hAnsi="Noto Sans KR Light"/>
        </w:rPr>
        <w:t xml:space="preserve">) </w:t>
      </w:r>
      <w:r w:rsidRPr="00525EDE">
        <w:rPr>
          <w:rFonts w:ascii="Noto Sans KR Light" w:hAnsi="Noto Sans KR Light" w:hint="eastAsia"/>
        </w:rPr>
        <w:t>기타</w:t>
      </w:r>
      <w:r w:rsidRPr="00525EDE">
        <w:rPr>
          <w:rFonts w:ascii="Noto Sans KR Light" w:hAnsi="Noto Sans KR Light"/>
        </w:rPr>
        <w:t xml:space="preserve"> </w:t>
      </w:r>
      <w:r w:rsidRPr="00525EDE">
        <w:rPr>
          <w:rFonts w:ascii="Noto Sans KR Light" w:hAnsi="Noto Sans KR Light" w:hint="eastAsia"/>
        </w:rPr>
        <w:t>수수료</w:t>
      </w:r>
      <w:r w:rsidRPr="00525EDE">
        <w:rPr>
          <w:rFonts w:ascii="Noto Sans KR Light" w:hAnsi="Noto Sans KR Light"/>
        </w:rPr>
        <w:t xml:space="preserve"> </w:t>
      </w:r>
      <w:r w:rsidRPr="00525EDE">
        <w:rPr>
          <w:rFonts w:ascii="Noto Sans KR Light" w:hAnsi="Noto Sans KR Light" w:hint="eastAsia"/>
        </w:rPr>
        <w:t>또는</w:t>
      </w:r>
      <w:r w:rsidRPr="00525EDE">
        <w:rPr>
          <w:rFonts w:ascii="Noto Sans KR Light" w:hAnsi="Noto Sans KR Light"/>
        </w:rPr>
        <w:t xml:space="preserve"> </w:t>
      </w:r>
      <w:r w:rsidRPr="00525EDE">
        <w:rPr>
          <w:rFonts w:ascii="Noto Sans KR Light" w:hAnsi="Noto Sans KR Light" w:hint="eastAsia"/>
        </w:rPr>
        <w:t>커미션을</w:t>
      </w:r>
      <w:r w:rsidRPr="00525EDE">
        <w:rPr>
          <w:rFonts w:ascii="Noto Sans KR Light" w:hAnsi="Noto Sans KR Light"/>
        </w:rPr>
        <w:t xml:space="preserve"> </w:t>
      </w:r>
      <w:r w:rsidRPr="00525EDE">
        <w:rPr>
          <w:rFonts w:ascii="Noto Sans KR Light" w:hAnsi="Noto Sans KR Light" w:hint="eastAsia"/>
        </w:rPr>
        <w:t>지급할</w:t>
      </w:r>
      <w:r w:rsidRPr="00525EDE">
        <w:rPr>
          <w:rFonts w:ascii="Noto Sans KR Light" w:hAnsi="Noto Sans KR Light"/>
        </w:rPr>
        <w:t xml:space="preserve"> </w:t>
      </w:r>
      <w:r w:rsidRPr="00525EDE">
        <w:rPr>
          <w:rFonts w:ascii="Noto Sans KR Light" w:hAnsi="Noto Sans KR Light" w:hint="eastAsia"/>
        </w:rPr>
        <w:t>의무를</w:t>
      </w:r>
      <w:r w:rsidRPr="00525EDE">
        <w:rPr>
          <w:rFonts w:ascii="Noto Sans KR Light" w:hAnsi="Noto Sans KR Light"/>
        </w:rPr>
        <w:t xml:space="preserve"> </w:t>
      </w:r>
      <w:r w:rsidRPr="00525EDE">
        <w:rPr>
          <w:rFonts w:ascii="Noto Sans KR Light" w:hAnsi="Noto Sans KR Light" w:hint="eastAsia"/>
        </w:rPr>
        <w:t>부담하지</w:t>
      </w:r>
      <w:r w:rsidRPr="00525EDE">
        <w:rPr>
          <w:rFonts w:ascii="Noto Sans KR Light" w:hAnsi="Noto Sans KR Light"/>
        </w:rPr>
        <w:t xml:space="preserve"> </w:t>
      </w:r>
      <w:r w:rsidRPr="00525EDE">
        <w:rPr>
          <w:rFonts w:ascii="Noto Sans KR Light" w:hAnsi="Noto Sans KR Light" w:hint="eastAsia"/>
        </w:rPr>
        <w:t>아니한다</w:t>
      </w:r>
      <w:r w:rsidRPr="00525EDE">
        <w:rPr>
          <w:rFonts w:ascii="Noto Sans KR Light" w:hAnsi="Noto Sans KR Light"/>
        </w:rPr>
        <w:t>.</w:t>
      </w:r>
      <w:r w:rsidRPr="00525EDE" w:rsidDel="007B67BE">
        <w:rPr>
          <w:rFonts w:ascii="Noto Sans KR Light" w:hAnsi="Noto Sans KR Light"/>
        </w:rPr>
        <w:t xml:space="preserve"> </w:t>
      </w:r>
    </w:p>
    <w:p w14:paraId="77775CB9" w14:textId="5E650968" w:rsidR="00A942F5" w:rsidRPr="00525EDE" w:rsidRDefault="00BC48A9" w:rsidP="00845396">
      <w:pPr>
        <w:pStyle w:val="a3"/>
        <w:spacing w:before="120" w:beforeAutospacing="0" w:after="120" w:afterAutospacing="0"/>
        <w:rPr>
          <w:rFonts w:ascii="Noto Sans KR Light" w:hAnsi="Noto Sans KR Light"/>
        </w:rPr>
      </w:pPr>
      <w:r w:rsidRPr="00525EDE">
        <w:rPr>
          <w:rFonts w:ascii="Noto Sans KR Light" w:hAnsi="Noto Sans KR Light"/>
        </w:rPr>
        <w:t>Dealer remuneration shall be earned in the form of price differentials. The Company shall apply a specific discount rate to the supply price provided to the Dealer, based on the Company's Pricing Policy and the Dealer's sales performance. Apart from the aforementioned remuneration, the Company shall have no obligation to pay any other fees or commissions (in any form) to the Dealer, even upon termination of this Agreement</w:t>
      </w:r>
      <w:r w:rsidR="00A942F5" w:rsidRPr="00525EDE">
        <w:rPr>
          <w:rFonts w:ascii="Noto Sans KR Light" w:hAnsi="Noto Sans KR Light"/>
        </w:rPr>
        <w:t>.</w:t>
      </w:r>
    </w:p>
    <w:p w14:paraId="20C10919" w14:textId="3A1CA14B" w:rsidR="00037862" w:rsidRPr="00525EDE" w:rsidRDefault="00A942F5" w:rsidP="00845396">
      <w:pPr>
        <w:pStyle w:val="2"/>
        <w:spacing w:before="120" w:beforeAutospacing="0" w:after="120" w:afterAutospacing="0"/>
        <w:jc w:val="both"/>
        <w:rPr>
          <w:rFonts w:ascii="Noto Sans KR Light" w:hAnsi="Noto Sans KR Light"/>
          <w:b w:val="0"/>
          <w:sz w:val="24"/>
        </w:rPr>
      </w:pPr>
      <w:r w:rsidRPr="00525EDE">
        <w:rPr>
          <w:rFonts w:ascii="Noto Sans KR Light" w:hAnsi="Noto Sans KR Light"/>
          <w:b w:val="0"/>
          <w:sz w:val="24"/>
        </w:rPr>
        <w:t xml:space="preserve">Thù lao đại lý sẽ được trả dưới hình thức chênh lệch giá. Công ty sẽ áp dụng một tỷ lệ chiết khấu nhất định trên giá cung cấp cho Đại lý căn cứ vào </w:t>
      </w:r>
      <w:r w:rsidR="00AC279F" w:rsidRPr="00525EDE">
        <w:rPr>
          <w:rFonts w:ascii="Noto Sans KR Light" w:hAnsi="Noto Sans KR Light"/>
          <w:b w:val="0"/>
          <w:sz w:val="24"/>
        </w:rPr>
        <w:t>C</w:t>
      </w:r>
      <w:r w:rsidRPr="00525EDE">
        <w:rPr>
          <w:rFonts w:ascii="Noto Sans KR Light" w:hAnsi="Noto Sans KR Light"/>
          <w:b w:val="0"/>
          <w:sz w:val="24"/>
        </w:rPr>
        <w:t xml:space="preserve">hính sách giá của Công ty và dựa </w:t>
      </w:r>
      <w:r w:rsidRPr="00525EDE">
        <w:rPr>
          <w:rFonts w:ascii="Noto Sans KR Light" w:hAnsi="Noto Sans KR Light"/>
          <w:b w:val="0"/>
          <w:sz w:val="24"/>
        </w:rPr>
        <w:lastRenderedPageBreak/>
        <w:t>trên hiệu quả bán hàng của Đại lý.</w:t>
      </w:r>
      <w:r w:rsidR="00BC48A9" w:rsidRPr="00525EDE">
        <w:rPr>
          <w:rFonts w:ascii="Noto Sans KR Light" w:hAnsi="Noto Sans KR Light"/>
          <w:b w:val="0"/>
          <w:sz w:val="24"/>
        </w:rPr>
        <w:t xml:space="preserve"> </w:t>
      </w:r>
      <w:r w:rsidR="00037862" w:rsidRPr="00525EDE">
        <w:rPr>
          <w:rFonts w:ascii="Noto Sans KR Light" w:hAnsi="Noto Sans KR Light"/>
          <w:b w:val="0"/>
          <w:sz w:val="24"/>
        </w:rPr>
        <w:t xml:space="preserve">Ngoài khoản thù lao đại lý trên, Công </w:t>
      </w:r>
      <w:r w:rsidR="00BC48A9" w:rsidRPr="00525EDE">
        <w:rPr>
          <w:rFonts w:ascii="Noto Sans KR Light" w:hAnsi="Noto Sans KR Light"/>
          <w:b w:val="0"/>
          <w:sz w:val="24"/>
        </w:rPr>
        <w:t>t</w:t>
      </w:r>
      <w:r w:rsidR="00037862" w:rsidRPr="00525EDE">
        <w:rPr>
          <w:rFonts w:ascii="Noto Sans KR Light" w:hAnsi="Noto Sans KR Light"/>
          <w:b w:val="0"/>
          <w:sz w:val="24"/>
        </w:rPr>
        <w:t xml:space="preserve">y không có nghĩa vụ thanh toán </w:t>
      </w:r>
      <w:r w:rsidR="00BC48A9" w:rsidRPr="00525EDE">
        <w:rPr>
          <w:rFonts w:ascii="Noto Sans KR Light" w:hAnsi="Noto Sans KR Light"/>
          <w:b w:val="0"/>
          <w:sz w:val="24"/>
        </w:rPr>
        <w:t xml:space="preserve">bất kỳ khoản phí thù lao nào khác (dưới mọi hình thức) </w:t>
      </w:r>
      <w:r w:rsidR="00037862" w:rsidRPr="00525EDE">
        <w:rPr>
          <w:rFonts w:ascii="Noto Sans KR Light" w:hAnsi="Noto Sans KR Light"/>
          <w:b w:val="0"/>
          <w:sz w:val="24"/>
        </w:rPr>
        <w:t xml:space="preserve">cho Đại </w:t>
      </w:r>
      <w:r w:rsidR="00BC48A9" w:rsidRPr="00525EDE">
        <w:rPr>
          <w:rFonts w:ascii="Noto Sans KR Light" w:hAnsi="Noto Sans KR Light"/>
          <w:b w:val="0"/>
          <w:sz w:val="24"/>
        </w:rPr>
        <w:t>l</w:t>
      </w:r>
      <w:r w:rsidR="00037862" w:rsidRPr="00525EDE">
        <w:rPr>
          <w:rFonts w:ascii="Noto Sans KR Light" w:hAnsi="Noto Sans KR Light"/>
          <w:b w:val="0"/>
          <w:sz w:val="24"/>
        </w:rPr>
        <w:t>ý</w:t>
      </w:r>
      <w:r w:rsidR="00BC48A9" w:rsidRPr="00525EDE">
        <w:rPr>
          <w:rFonts w:ascii="Noto Sans KR Light" w:hAnsi="Noto Sans KR Light"/>
          <w:b w:val="0"/>
          <w:sz w:val="24"/>
        </w:rPr>
        <w:t>, ngay cả khi Hợp đồng này chấm dứt.</w:t>
      </w:r>
    </w:p>
    <w:p w14:paraId="564FF5A1" w14:textId="06FCA0AD" w:rsidR="00A942F5" w:rsidRPr="00525EDE" w:rsidRDefault="00921315" w:rsidP="00845396">
      <w:pPr>
        <w:pStyle w:val="2"/>
        <w:spacing w:before="120" w:beforeAutospacing="0" w:after="120" w:afterAutospacing="0"/>
        <w:rPr>
          <w:rFonts w:ascii="Noto Sans KR Light" w:hAnsi="Noto Sans KR Light"/>
          <w:sz w:val="24"/>
        </w:rPr>
      </w:pPr>
      <w:r>
        <w:rPr>
          <w:rFonts w:ascii="Noto Sans KR Light" w:hAnsi="Noto Sans KR Light"/>
          <w:sz w:val="24"/>
        </w:rPr>
        <w:pict w14:anchorId="1F93DFC7">
          <v:rect id="_x0000_i1038" style="width:0;height:1.5pt" o:hralign="center" o:hrstd="t" o:hr="t" fillcolor="#a0a0a0" stroked="f"/>
        </w:pict>
      </w:r>
    </w:p>
    <w:p w14:paraId="7498B0CF" w14:textId="1D1BC2E7" w:rsidR="00AC279F" w:rsidRPr="00525EDE" w:rsidRDefault="0058556C" w:rsidP="00B627ED">
      <w:pPr>
        <w:pStyle w:val="a3"/>
        <w:spacing w:before="120" w:beforeAutospacing="0" w:after="0" w:afterAutospacing="0"/>
        <w:rPr>
          <w:rStyle w:val="a4"/>
          <w:rFonts w:ascii="Noto Sans KR Light" w:hAnsi="Noto Sans KR Light"/>
        </w:rPr>
      </w:pPr>
      <w:r w:rsidRPr="00525EDE">
        <w:rPr>
          <w:rFonts w:ascii="Noto Sans KR Light" w:hAnsi="Noto Sans KR Light" w:hint="eastAsia"/>
          <w:b/>
        </w:rPr>
        <w:t>제</w:t>
      </w:r>
      <w:r w:rsidRPr="00525EDE">
        <w:rPr>
          <w:rFonts w:ascii="Noto Sans KR Light" w:hAnsi="Noto Sans KR Light"/>
          <w:b/>
        </w:rPr>
        <w:t>13</w:t>
      </w:r>
      <w:r w:rsidR="00B71784" w:rsidRPr="00525EDE">
        <w:rPr>
          <w:rStyle w:val="a4"/>
          <w:rFonts w:ascii="Noto Sans KR Light" w:hAnsi="Noto Sans KR Light" w:hint="eastAsia"/>
        </w:rPr>
        <w:t>조</w:t>
      </w:r>
      <w:r w:rsidR="00B71784" w:rsidRPr="00525EDE">
        <w:rPr>
          <w:rStyle w:val="a4"/>
          <w:rFonts w:ascii="Noto Sans KR Light" w:hAnsi="Noto Sans KR Light"/>
        </w:rPr>
        <w:t xml:space="preserve"> (</w:t>
      </w:r>
      <w:r w:rsidR="00B71784" w:rsidRPr="00525EDE">
        <w:rPr>
          <w:rStyle w:val="a4"/>
          <w:rFonts w:ascii="Noto Sans KR Light" w:hAnsi="Noto Sans KR Light" w:hint="eastAsia"/>
        </w:rPr>
        <w:t>주문</w:t>
      </w:r>
      <w:r w:rsidR="00B71784" w:rsidRPr="00525EDE">
        <w:rPr>
          <w:rStyle w:val="a4"/>
          <w:rFonts w:ascii="Noto Sans KR Light" w:hAnsi="Noto Sans KR Light"/>
        </w:rPr>
        <w:t xml:space="preserve">, </w:t>
      </w:r>
      <w:r w:rsidR="00B71784" w:rsidRPr="00525EDE">
        <w:rPr>
          <w:rStyle w:val="a4"/>
          <w:rFonts w:ascii="Noto Sans KR Light" w:hAnsi="Noto Sans KR Light" w:hint="eastAsia"/>
        </w:rPr>
        <w:t>인도</w:t>
      </w:r>
      <w:r w:rsidR="00B71784" w:rsidRPr="00525EDE">
        <w:rPr>
          <w:rStyle w:val="a4"/>
          <w:rFonts w:ascii="Noto Sans KR Light" w:hAnsi="Noto Sans KR Light"/>
        </w:rPr>
        <w:t xml:space="preserve"> </w:t>
      </w:r>
      <w:r w:rsidR="00B71784" w:rsidRPr="00525EDE">
        <w:rPr>
          <w:rStyle w:val="a4"/>
          <w:rFonts w:ascii="Noto Sans KR Light" w:hAnsi="Noto Sans KR Light" w:hint="eastAsia"/>
        </w:rPr>
        <w:t>및</w:t>
      </w:r>
      <w:r w:rsidR="00B71784" w:rsidRPr="00525EDE">
        <w:rPr>
          <w:rStyle w:val="a4"/>
          <w:rFonts w:ascii="Noto Sans KR Light" w:hAnsi="Noto Sans KR Light"/>
        </w:rPr>
        <w:t xml:space="preserve"> </w:t>
      </w:r>
      <w:r w:rsidR="00B71784" w:rsidRPr="00525EDE">
        <w:rPr>
          <w:rStyle w:val="a4"/>
          <w:rFonts w:ascii="Noto Sans KR Light" w:hAnsi="Noto Sans KR Light" w:hint="eastAsia"/>
        </w:rPr>
        <w:t>대금지급</w:t>
      </w:r>
      <w:r w:rsidR="00B71784" w:rsidRPr="00525EDE">
        <w:rPr>
          <w:rStyle w:val="a4"/>
          <w:rFonts w:ascii="Noto Sans KR Light" w:hAnsi="Noto Sans KR Light"/>
        </w:rPr>
        <w:t>)</w:t>
      </w:r>
    </w:p>
    <w:p w14:paraId="00AD446D" w14:textId="77777777" w:rsidR="00AC279F" w:rsidRPr="00525EDE" w:rsidRDefault="00AC279F" w:rsidP="00B627ED">
      <w:pPr>
        <w:pStyle w:val="a3"/>
        <w:spacing w:before="0" w:beforeAutospacing="0" w:after="0" w:afterAutospacing="0"/>
        <w:rPr>
          <w:rStyle w:val="a4"/>
          <w:rFonts w:ascii="Noto Sans KR Light" w:hAnsi="Noto Sans KR Light"/>
        </w:rPr>
      </w:pPr>
      <w:r w:rsidRPr="00525EDE">
        <w:rPr>
          <w:rStyle w:val="a4"/>
          <w:rFonts w:ascii="Noto Sans KR Light" w:hAnsi="Noto Sans KR Light"/>
        </w:rPr>
        <w:t>Article 13: Order, Delivery and Payment</w:t>
      </w:r>
    </w:p>
    <w:p w14:paraId="422A505C" w14:textId="66AE4570" w:rsidR="00AC279F" w:rsidRPr="00525EDE" w:rsidRDefault="00AC279F" w:rsidP="00B627ED">
      <w:pPr>
        <w:pStyle w:val="a3"/>
        <w:spacing w:before="0" w:beforeAutospacing="0" w:after="240" w:afterAutospacing="0"/>
        <w:rPr>
          <w:rStyle w:val="a4"/>
          <w:rFonts w:ascii="Noto Sans KR Light" w:hAnsi="Noto Sans KR Light"/>
        </w:rPr>
      </w:pPr>
      <w:r w:rsidRPr="00525EDE">
        <w:rPr>
          <w:rStyle w:val="a4"/>
          <w:rFonts w:ascii="Noto Sans KR Light" w:hAnsi="Noto Sans KR Light"/>
        </w:rPr>
        <w:t>Ðiều 13: Ðặt hàng, Giao hàng và Thanh toán</w:t>
      </w:r>
    </w:p>
    <w:p w14:paraId="62D5E51B" w14:textId="4D10E039" w:rsidR="0058556C" w:rsidRPr="00525EDE" w:rsidRDefault="00244848" w:rsidP="00C3547B">
      <w:pPr>
        <w:pStyle w:val="a3"/>
        <w:numPr>
          <w:ilvl w:val="0"/>
          <w:numId w:val="8"/>
        </w:numPr>
        <w:tabs>
          <w:tab w:val="clear" w:pos="720"/>
        </w:tabs>
        <w:spacing w:before="120" w:beforeAutospacing="0" w:after="120" w:afterAutospacing="0"/>
        <w:ind w:left="426" w:hanging="426"/>
        <w:jc w:val="both"/>
        <w:rPr>
          <w:rFonts w:ascii="Noto Sans KR Light" w:hAnsi="Noto Sans KR Light"/>
        </w:rPr>
      </w:pPr>
      <w:r w:rsidRPr="00525EDE">
        <w:rPr>
          <w:rFonts w:ascii="Noto Sans KR Light" w:hAnsi="Noto Sans KR Light" w:hint="eastAsia"/>
        </w:rPr>
        <w:t>딜러는</w:t>
      </w:r>
      <w:r w:rsidRPr="00525EDE">
        <w:rPr>
          <w:rFonts w:ascii="Noto Sans KR Light" w:hAnsi="Noto Sans KR Light"/>
        </w:rPr>
        <w:t xml:space="preserve"> </w:t>
      </w:r>
      <w:r w:rsidRPr="00525EDE">
        <w:rPr>
          <w:rFonts w:ascii="Noto Sans KR Light" w:hAnsi="Noto Sans KR Light" w:hint="eastAsia"/>
        </w:rPr>
        <w:t>온라인</w:t>
      </w:r>
      <w:r w:rsidRPr="00525EDE">
        <w:rPr>
          <w:rFonts w:ascii="Noto Sans KR Light" w:hAnsi="Noto Sans KR Light"/>
        </w:rPr>
        <w:t xml:space="preserve"> </w:t>
      </w:r>
      <w:r w:rsidRPr="00525EDE">
        <w:rPr>
          <w:rFonts w:ascii="Noto Sans KR Light" w:hAnsi="Noto Sans KR Light" w:hint="eastAsia"/>
        </w:rPr>
        <w:t>시스템</w:t>
      </w:r>
      <w:r w:rsidRPr="00525EDE">
        <w:rPr>
          <w:rFonts w:ascii="Noto Sans KR Light" w:hAnsi="Noto Sans KR Light"/>
        </w:rPr>
        <w:t>(</w:t>
      </w:r>
      <w:r w:rsidRPr="00525EDE">
        <w:rPr>
          <w:rFonts w:ascii="Noto Sans KR Light" w:hAnsi="Noto Sans KR Light" w:hint="eastAsia"/>
        </w:rPr>
        <w:t>또는</w:t>
      </w:r>
      <w:r w:rsidRPr="00525EDE">
        <w:rPr>
          <w:rFonts w:ascii="Noto Sans KR Light" w:hAnsi="Noto Sans KR Light"/>
        </w:rPr>
        <w:t xml:space="preserve"> </w:t>
      </w:r>
      <w:r w:rsidRPr="00525EDE">
        <w:rPr>
          <w:rFonts w:ascii="Noto Sans KR Light" w:hAnsi="Noto Sans KR Light" w:hint="eastAsia"/>
        </w:rPr>
        <w:t>회사</w:t>
      </w:r>
      <w:r w:rsidRPr="00525EDE">
        <w:rPr>
          <w:rFonts w:ascii="Noto Sans KR Light" w:hAnsi="Noto Sans KR Light"/>
        </w:rPr>
        <w:t xml:space="preserve"> </w:t>
      </w:r>
      <w:r w:rsidRPr="00525EDE">
        <w:rPr>
          <w:rFonts w:ascii="Noto Sans KR Light" w:hAnsi="Noto Sans KR Light" w:hint="eastAsia"/>
        </w:rPr>
        <w:t>정책에</w:t>
      </w:r>
      <w:r w:rsidRPr="00525EDE">
        <w:rPr>
          <w:rFonts w:ascii="Noto Sans KR Light" w:hAnsi="Noto Sans KR Light"/>
        </w:rPr>
        <w:t xml:space="preserve"> </w:t>
      </w:r>
      <w:r w:rsidRPr="00525EDE">
        <w:rPr>
          <w:rFonts w:ascii="Noto Sans KR Light" w:hAnsi="Noto Sans KR Light" w:hint="eastAsia"/>
        </w:rPr>
        <w:t>명시된</w:t>
      </w:r>
      <w:r w:rsidRPr="00525EDE">
        <w:rPr>
          <w:rFonts w:ascii="Noto Sans KR Light" w:hAnsi="Noto Sans KR Light"/>
        </w:rPr>
        <w:t xml:space="preserve"> </w:t>
      </w:r>
      <w:r w:rsidRPr="00525EDE">
        <w:rPr>
          <w:rFonts w:ascii="Noto Sans KR Light" w:hAnsi="Noto Sans KR Light" w:hint="eastAsia"/>
        </w:rPr>
        <w:t>기타</w:t>
      </w:r>
      <w:r w:rsidRPr="00525EDE">
        <w:rPr>
          <w:rFonts w:ascii="Noto Sans KR Light" w:hAnsi="Noto Sans KR Light"/>
        </w:rPr>
        <w:t xml:space="preserve"> </w:t>
      </w:r>
      <w:r w:rsidRPr="00525EDE">
        <w:rPr>
          <w:rFonts w:ascii="Noto Sans KR Light" w:hAnsi="Noto Sans KR Light" w:hint="eastAsia"/>
        </w:rPr>
        <w:t>절차</w:t>
      </w:r>
      <w:r w:rsidRPr="00525EDE">
        <w:rPr>
          <w:rFonts w:ascii="Noto Sans KR Light" w:hAnsi="Noto Sans KR Light"/>
        </w:rPr>
        <w:t>)</w:t>
      </w:r>
      <w:r w:rsidRPr="00525EDE">
        <w:rPr>
          <w:rFonts w:ascii="Noto Sans KR Light" w:hAnsi="Noto Sans KR Light" w:hint="eastAsia"/>
        </w:rPr>
        <w:t>을</w:t>
      </w:r>
      <w:r w:rsidRPr="00525EDE">
        <w:rPr>
          <w:rFonts w:ascii="Noto Sans KR Light" w:hAnsi="Noto Sans KR Light"/>
        </w:rPr>
        <w:t xml:space="preserve"> </w:t>
      </w:r>
      <w:r w:rsidRPr="00525EDE">
        <w:rPr>
          <w:rFonts w:ascii="Noto Sans KR Light" w:hAnsi="Noto Sans KR Light" w:hint="eastAsia"/>
        </w:rPr>
        <w:t>통해</w:t>
      </w:r>
      <w:r w:rsidRPr="00525EDE">
        <w:rPr>
          <w:rFonts w:ascii="Noto Sans KR Light" w:hAnsi="Noto Sans KR Light"/>
        </w:rPr>
        <w:t xml:space="preserve"> </w:t>
      </w:r>
      <w:r w:rsidRPr="00525EDE">
        <w:rPr>
          <w:rFonts w:ascii="Noto Sans KR Light" w:hAnsi="Noto Sans KR Light" w:hint="eastAsia"/>
        </w:rPr>
        <w:t>회사에</w:t>
      </w:r>
      <w:r w:rsidRPr="00525EDE">
        <w:rPr>
          <w:rFonts w:ascii="Noto Sans KR Light" w:hAnsi="Noto Sans KR Light"/>
        </w:rPr>
        <w:t xml:space="preserve"> </w:t>
      </w:r>
      <w:r w:rsidRPr="00525EDE">
        <w:rPr>
          <w:rFonts w:ascii="Noto Sans KR Light" w:hAnsi="Noto Sans KR Light" w:hint="eastAsia"/>
        </w:rPr>
        <w:t>구매를</w:t>
      </w:r>
      <w:r w:rsidRPr="00525EDE">
        <w:rPr>
          <w:rFonts w:ascii="Noto Sans KR Light" w:hAnsi="Noto Sans KR Light"/>
        </w:rPr>
        <w:t xml:space="preserve"> </w:t>
      </w:r>
      <w:r w:rsidRPr="00525EDE">
        <w:rPr>
          <w:rFonts w:ascii="Noto Sans KR Light" w:hAnsi="Noto Sans KR Light" w:hint="eastAsia"/>
        </w:rPr>
        <w:t>주문한다</w:t>
      </w:r>
      <w:r w:rsidRPr="00525EDE">
        <w:rPr>
          <w:rFonts w:ascii="Noto Sans KR Light" w:hAnsi="Noto Sans KR Light"/>
        </w:rPr>
        <w:t xml:space="preserve">. </w:t>
      </w:r>
      <w:r w:rsidRPr="00525EDE">
        <w:rPr>
          <w:rFonts w:ascii="Noto Sans KR Light" w:hAnsi="Noto Sans KR Light" w:hint="eastAsia"/>
        </w:rPr>
        <w:t>구매</w:t>
      </w:r>
      <w:r w:rsidR="00827BD7" w:rsidRPr="00525EDE">
        <w:rPr>
          <w:rFonts w:ascii="Noto Sans KR Light" w:hAnsi="Noto Sans KR Light"/>
        </w:rPr>
        <w:t xml:space="preserve"> </w:t>
      </w:r>
      <w:r w:rsidRPr="00525EDE">
        <w:rPr>
          <w:rFonts w:ascii="Noto Sans KR Light" w:hAnsi="Noto Sans KR Light" w:hint="eastAsia"/>
        </w:rPr>
        <w:t>주문</w:t>
      </w:r>
      <w:r w:rsidR="00827BD7" w:rsidRPr="00525EDE">
        <w:rPr>
          <w:rFonts w:ascii="Noto Sans KR Light" w:hAnsi="Noto Sans KR Light" w:hint="eastAsia"/>
        </w:rPr>
        <w:t>은</w:t>
      </w:r>
      <w:r w:rsidR="00827BD7" w:rsidRPr="00525EDE">
        <w:rPr>
          <w:rFonts w:ascii="Noto Sans KR Light" w:hAnsi="Noto Sans KR Light"/>
        </w:rPr>
        <w:t xml:space="preserve"> </w:t>
      </w:r>
      <w:r w:rsidRPr="00525EDE">
        <w:rPr>
          <w:rFonts w:ascii="Noto Sans KR Light" w:hAnsi="Noto Sans KR Light" w:hint="eastAsia"/>
        </w:rPr>
        <w:t>회사가</w:t>
      </w:r>
      <w:r w:rsidRPr="00525EDE">
        <w:rPr>
          <w:rFonts w:ascii="Noto Sans KR Light" w:hAnsi="Noto Sans KR Light"/>
        </w:rPr>
        <w:t xml:space="preserve"> </w:t>
      </w:r>
      <w:r w:rsidRPr="00525EDE">
        <w:rPr>
          <w:rFonts w:ascii="Noto Sans KR Light" w:hAnsi="Noto Sans KR Light" w:hint="eastAsia"/>
        </w:rPr>
        <w:t>온라인</w:t>
      </w:r>
      <w:r w:rsidRPr="00525EDE">
        <w:rPr>
          <w:rFonts w:ascii="Noto Sans KR Light" w:hAnsi="Noto Sans KR Light"/>
        </w:rPr>
        <w:t xml:space="preserve"> </w:t>
      </w:r>
      <w:r w:rsidRPr="00525EDE">
        <w:rPr>
          <w:rFonts w:ascii="Noto Sans KR Light" w:hAnsi="Noto Sans KR Light" w:hint="eastAsia"/>
        </w:rPr>
        <w:t>시스템</w:t>
      </w:r>
      <w:r w:rsidRPr="00525EDE">
        <w:rPr>
          <w:rFonts w:ascii="Noto Sans KR Light" w:hAnsi="Noto Sans KR Light"/>
        </w:rPr>
        <w:t xml:space="preserve"> </w:t>
      </w:r>
      <w:r w:rsidRPr="00525EDE">
        <w:rPr>
          <w:rFonts w:ascii="Noto Sans KR Light" w:hAnsi="Noto Sans KR Light" w:hint="eastAsia"/>
        </w:rPr>
        <w:t>또는</w:t>
      </w:r>
      <w:r w:rsidRPr="00525EDE">
        <w:rPr>
          <w:rFonts w:ascii="Noto Sans KR Light" w:hAnsi="Noto Sans KR Light"/>
        </w:rPr>
        <w:t xml:space="preserve"> </w:t>
      </w:r>
      <w:r w:rsidRPr="00525EDE">
        <w:rPr>
          <w:rFonts w:ascii="Noto Sans KR Light" w:hAnsi="Noto Sans KR Light" w:hint="eastAsia"/>
        </w:rPr>
        <w:t>서면으로</w:t>
      </w:r>
      <w:r w:rsidRPr="00525EDE">
        <w:rPr>
          <w:rFonts w:ascii="Noto Sans KR Light" w:hAnsi="Noto Sans KR Light"/>
        </w:rPr>
        <w:t xml:space="preserve"> </w:t>
      </w:r>
      <w:r w:rsidRPr="00525EDE">
        <w:rPr>
          <w:rFonts w:ascii="Noto Sans KR Light" w:hAnsi="Noto Sans KR Light" w:hint="eastAsia"/>
        </w:rPr>
        <w:t>확인할</w:t>
      </w:r>
      <w:r w:rsidRPr="00525EDE">
        <w:rPr>
          <w:rFonts w:ascii="Noto Sans KR Light" w:hAnsi="Noto Sans KR Light"/>
        </w:rPr>
        <w:t xml:space="preserve"> </w:t>
      </w:r>
      <w:r w:rsidRPr="00525EDE">
        <w:rPr>
          <w:rFonts w:ascii="Noto Sans KR Light" w:hAnsi="Noto Sans KR Light" w:hint="eastAsia"/>
        </w:rPr>
        <w:t>때까지</w:t>
      </w:r>
      <w:r w:rsidRPr="00525EDE">
        <w:rPr>
          <w:rFonts w:ascii="Noto Sans KR Light" w:hAnsi="Noto Sans KR Light"/>
        </w:rPr>
        <w:t xml:space="preserve"> </w:t>
      </w:r>
      <w:r w:rsidRPr="00525EDE">
        <w:rPr>
          <w:rFonts w:ascii="Noto Sans KR Light" w:hAnsi="Noto Sans KR Light" w:hint="eastAsia"/>
        </w:rPr>
        <w:t>회사에</w:t>
      </w:r>
      <w:r w:rsidRPr="00525EDE">
        <w:rPr>
          <w:rFonts w:ascii="Noto Sans KR Light" w:hAnsi="Noto Sans KR Light"/>
        </w:rPr>
        <w:t xml:space="preserve"> </w:t>
      </w:r>
      <w:r w:rsidRPr="00525EDE">
        <w:rPr>
          <w:rFonts w:ascii="Noto Sans KR Light" w:hAnsi="Noto Sans KR Light" w:hint="eastAsia"/>
        </w:rPr>
        <w:t>대하여</w:t>
      </w:r>
      <w:r w:rsidRPr="00525EDE">
        <w:rPr>
          <w:rFonts w:ascii="Noto Sans KR Light" w:hAnsi="Noto Sans KR Light"/>
        </w:rPr>
        <w:t xml:space="preserve"> </w:t>
      </w:r>
      <w:r w:rsidRPr="00525EDE">
        <w:rPr>
          <w:rFonts w:ascii="Noto Sans KR Light" w:hAnsi="Noto Sans KR Light" w:hint="eastAsia"/>
        </w:rPr>
        <w:t>구속력이</w:t>
      </w:r>
      <w:r w:rsidRPr="00525EDE">
        <w:rPr>
          <w:rFonts w:ascii="Noto Sans KR Light" w:hAnsi="Noto Sans KR Light"/>
        </w:rPr>
        <w:t xml:space="preserve"> </w:t>
      </w:r>
      <w:r w:rsidRPr="00525EDE">
        <w:rPr>
          <w:rFonts w:ascii="Noto Sans KR Light" w:hAnsi="Noto Sans KR Light" w:hint="eastAsia"/>
        </w:rPr>
        <w:t>없다</w:t>
      </w:r>
      <w:r w:rsidRPr="00525EDE">
        <w:rPr>
          <w:rFonts w:ascii="Noto Sans KR Light" w:hAnsi="Noto Sans KR Light"/>
        </w:rPr>
        <w:t>.</w:t>
      </w:r>
      <w:r w:rsidRPr="00525EDE" w:rsidDel="00244848">
        <w:rPr>
          <w:rFonts w:ascii="Noto Sans KR Light" w:hAnsi="Noto Sans KR Light"/>
        </w:rPr>
        <w:t xml:space="preserve"> </w:t>
      </w:r>
    </w:p>
    <w:p w14:paraId="742973ED" w14:textId="1B76CF6A" w:rsidR="0058556C" w:rsidRPr="00525EDE" w:rsidRDefault="00827BD7" w:rsidP="00C3547B">
      <w:pPr>
        <w:pStyle w:val="a3"/>
        <w:numPr>
          <w:ilvl w:val="0"/>
          <w:numId w:val="8"/>
        </w:numPr>
        <w:tabs>
          <w:tab w:val="clear" w:pos="720"/>
        </w:tabs>
        <w:spacing w:before="120" w:beforeAutospacing="0" w:after="120" w:afterAutospacing="0"/>
        <w:ind w:left="426" w:hanging="426"/>
        <w:jc w:val="both"/>
        <w:rPr>
          <w:rFonts w:ascii="Noto Sans KR Light" w:hAnsi="Noto Sans KR Light"/>
        </w:rPr>
      </w:pPr>
      <w:r w:rsidRPr="00525EDE">
        <w:rPr>
          <w:rFonts w:ascii="Noto Sans KR Light" w:hAnsi="Noto Sans KR Light" w:hint="eastAsia"/>
        </w:rPr>
        <w:t>당사자들이</w:t>
      </w:r>
      <w:r w:rsidRPr="00525EDE">
        <w:rPr>
          <w:rFonts w:ascii="Noto Sans KR Light" w:hAnsi="Noto Sans KR Light"/>
        </w:rPr>
        <w:t xml:space="preserve"> </w:t>
      </w:r>
      <w:r w:rsidRPr="00525EDE">
        <w:rPr>
          <w:rFonts w:ascii="Noto Sans KR Light" w:hAnsi="Noto Sans KR Light" w:hint="eastAsia"/>
        </w:rPr>
        <w:t>달리</w:t>
      </w:r>
      <w:r w:rsidRPr="00525EDE">
        <w:rPr>
          <w:rFonts w:ascii="Noto Sans KR Light" w:hAnsi="Noto Sans KR Light"/>
        </w:rPr>
        <w:t xml:space="preserve"> </w:t>
      </w:r>
      <w:r w:rsidRPr="00525EDE">
        <w:rPr>
          <w:rFonts w:ascii="Noto Sans KR Light" w:hAnsi="Noto Sans KR Light" w:hint="eastAsia"/>
        </w:rPr>
        <w:t>서면으로</w:t>
      </w:r>
      <w:r w:rsidRPr="00525EDE">
        <w:rPr>
          <w:rFonts w:ascii="Noto Sans KR Light" w:hAnsi="Noto Sans KR Light"/>
        </w:rPr>
        <w:t xml:space="preserve"> </w:t>
      </w:r>
      <w:r w:rsidRPr="00525EDE">
        <w:rPr>
          <w:rFonts w:ascii="Noto Sans KR Light" w:hAnsi="Noto Sans KR Light" w:hint="eastAsia"/>
        </w:rPr>
        <w:t>합의하지</w:t>
      </w:r>
      <w:r w:rsidRPr="00525EDE">
        <w:rPr>
          <w:rFonts w:ascii="Noto Sans KR Light" w:hAnsi="Noto Sans KR Light"/>
        </w:rPr>
        <w:t xml:space="preserve"> </w:t>
      </w:r>
      <w:r w:rsidRPr="00525EDE">
        <w:rPr>
          <w:rFonts w:ascii="Noto Sans KR Light" w:hAnsi="Noto Sans KR Light" w:hint="eastAsia"/>
        </w:rPr>
        <w:t>않는</w:t>
      </w:r>
      <w:r w:rsidRPr="00525EDE">
        <w:rPr>
          <w:rFonts w:ascii="Noto Sans KR Light" w:hAnsi="Noto Sans KR Light"/>
        </w:rPr>
        <w:t xml:space="preserve"> </w:t>
      </w:r>
      <w:r w:rsidRPr="00525EDE">
        <w:rPr>
          <w:rFonts w:ascii="Noto Sans KR Light" w:hAnsi="Noto Sans KR Light" w:hint="eastAsia"/>
        </w:rPr>
        <w:t>한</w:t>
      </w:r>
      <w:r w:rsidRPr="00525EDE">
        <w:rPr>
          <w:rFonts w:ascii="Noto Sans KR Light" w:hAnsi="Noto Sans KR Light"/>
        </w:rPr>
        <w:t xml:space="preserve">, </w:t>
      </w:r>
      <w:r w:rsidRPr="00525EDE">
        <w:rPr>
          <w:rFonts w:ascii="Noto Sans KR Light" w:hAnsi="Noto Sans KR Light" w:hint="eastAsia"/>
        </w:rPr>
        <w:t>회사는</w:t>
      </w:r>
      <w:r w:rsidRPr="00525EDE">
        <w:rPr>
          <w:rFonts w:ascii="Noto Sans KR Light" w:hAnsi="Noto Sans KR Light"/>
        </w:rPr>
        <w:t xml:space="preserve"> </w:t>
      </w:r>
      <w:r w:rsidRPr="00525EDE">
        <w:rPr>
          <w:rFonts w:ascii="Noto Sans KR Light" w:hAnsi="Noto Sans KR Light" w:hint="eastAsia"/>
        </w:rPr>
        <w:t>딜러로부터</w:t>
      </w:r>
      <w:r w:rsidRPr="00525EDE">
        <w:rPr>
          <w:rFonts w:ascii="Noto Sans KR Light" w:hAnsi="Noto Sans KR Light"/>
        </w:rPr>
        <w:t xml:space="preserve"> </w:t>
      </w:r>
      <w:r w:rsidRPr="00525EDE">
        <w:rPr>
          <w:rFonts w:ascii="Noto Sans KR Light" w:hAnsi="Noto Sans KR Light" w:hint="eastAsia"/>
        </w:rPr>
        <w:t>대금을</w:t>
      </w:r>
      <w:r w:rsidRPr="00525EDE">
        <w:rPr>
          <w:rFonts w:ascii="Noto Sans KR Light" w:hAnsi="Noto Sans KR Light"/>
        </w:rPr>
        <w:t xml:space="preserve"> </w:t>
      </w:r>
      <w:r w:rsidRPr="00525EDE">
        <w:rPr>
          <w:rFonts w:ascii="Noto Sans KR Light" w:hAnsi="Noto Sans KR Light" w:hint="eastAsia"/>
        </w:rPr>
        <w:t>전액</w:t>
      </w:r>
      <w:r w:rsidRPr="00525EDE">
        <w:rPr>
          <w:rFonts w:ascii="Noto Sans KR Light" w:hAnsi="Noto Sans KR Light"/>
        </w:rPr>
        <w:t xml:space="preserve"> </w:t>
      </w:r>
      <w:r w:rsidRPr="00525EDE">
        <w:rPr>
          <w:rFonts w:ascii="Noto Sans KR Light" w:hAnsi="Noto Sans KR Light" w:hint="eastAsia"/>
        </w:rPr>
        <w:t>수령하는</w:t>
      </w:r>
      <w:r w:rsidRPr="00525EDE">
        <w:rPr>
          <w:rFonts w:ascii="Noto Sans KR Light" w:hAnsi="Noto Sans KR Light"/>
        </w:rPr>
        <w:t xml:space="preserve"> </w:t>
      </w:r>
      <w:r w:rsidRPr="00525EDE">
        <w:rPr>
          <w:rFonts w:ascii="Noto Sans KR Light" w:hAnsi="Noto Sans KR Light" w:hint="eastAsia"/>
        </w:rPr>
        <w:t>즉시</w:t>
      </w:r>
      <w:r w:rsidRPr="00525EDE">
        <w:rPr>
          <w:rFonts w:ascii="Noto Sans KR Light" w:hAnsi="Noto Sans KR Light"/>
        </w:rPr>
        <w:t xml:space="preserve"> </w:t>
      </w:r>
      <w:r w:rsidRPr="00525EDE">
        <w:rPr>
          <w:rFonts w:ascii="Noto Sans KR Light" w:hAnsi="Noto Sans KR Light" w:hint="eastAsia"/>
        </w:rPr>
        <w:t>고객을</w:t>
      </w:r>
      <w:r w:rsidRPr="00525EDE">
        <w:rPr>
          <w:rFonts w:ascii="Noto Sans KR Light" w:hAnsi="Noto Sans KR Light"/>
        </w:rPr>
        <w:t xml:space="preserve"> </w:t>
      </w:r>
      <w:r w:rsidRPr="00525EDE">
        <w:rPr>
          <w:rFonts w:ascii="Noto Sans KR Light" w:hAnsi="Noto Sans KR Light" w:hint="eastAsia"/>
        </w:rPr>
        <w:t>위한</w:t>
      </w:r>
      <w:r w:rsidRPr="00525EDE">
        <w:rPr>
          <w:rFonts w:ascii="Noto Sans KR Light" w:hAnsi="Noto Sans KR Light"/>
        </w:rPr>
        <w:t xml:space="preserve"> </w:t>
      </w:r>
      <w:r w:rsidRPr="00525EDE">
        <w:rPr>
          <w:rFonts w:ascii="Noto Sans KR Light" w:hAnsi="Noto Sans KR Light" w:hint="eastAsia"/>
        </w:rPr>
        <w:t>물품의</w:t>
      </w:r>
      <w:r w:rsidRPr="00525EDE">
        <w:rPr>
          <w:rFonts w:ascii="Noto Sans KR Light" w:hAnsi="Noto Sans KR Light"/>
        </w:rPr>
        <w:t xml:space="preserve"> </w:t>
      </w:r>
      <w:r w:rsidRPr="00525EDE">
        <w:rPr>
          <w:rFonts w:ascii="Noto Sans KR Light" w:hAnsi="Noto Sans KR Light" w:hint="eastAsia"/>
        </w:rPr>
        <w:t>운송</w:t>
      </w:r>
      <w:r w:rsidRPr="00525EDE">
        <w:rPr>
          <w:rFonts w:ascii="Noto Sans KR Light" w:hAnsi="Noto Sans KR Light"/>
        </w:rPr>
        <w:t xml:space="preserve"> </w:t>
      </w:r>
      <w:r w:rsidRPr="00525EDE">
        <w:rPr>
          <w:rFonts w:ascii="Noto Sans KR Light" w:hAnsi="Noto Sans KR Light" w:hint="eastAsia"/>
        </w:rPr>
        <w:t>및</w:t>
      </w:r>
      <w:r w:rsidRPr="00525EDE">
        <w:rPr>
          <w:rFonts w:ascii="Noto Sans KR Light" w:hAnsi="Noto Sans KR Light"/>
        </w:rPr>
        <w:t xml:space="preserve"> </w:t>
      </w:r>
      <w:r w:rsidRPr="00525EDE">
        <w:rPr>
          <w:rFonts w:ascii="Noto Sans KR Light" w:hAnsi="Noto Sans KR Light" w:hint="eastAsia"/>
        </w:rPr>
        <w:t>설치에</w:t>
      </w:r>
      <w:r w:rsidRPr="00525EDE">
        <w:rPr>
          <w:rFonts w:ascii="Noto Sans KR Light" w:hAnsi="Noto Sans KR Light"/>
        </w:rPr>
        <w:t xml:space="preserve"> </w:t>
      </w:r>
      <w:r w:rsidRPr="00525EDE">
        <w:rPr>
          <w:rFonts w:ascii="Noto Sans KR Light" w:hAnsi="Noto Sans KR Light" w:hint="eastAsia"/>
        </w:rPr>
        <w:t>대한</w:t>
      </w:r>
      <w:r w:rsidRPr="00525EDE">
        <w:rPr>
          <w:rFonts w:ascii="Noto Sans KR Light" w:hAnsi="Noto Sans KR Light"/>
        </w:rPr>
        <w:t xml:space="preserve"> </w:t>
      </w:r>
      <w:r w:rsidRPr="00525EDE">
        <w:rPr>
          <w:rFonts w:ascii="Noto Sans KR Light" w:hAnsi="Noto Sans KR Light" w:hint="eastAsia"/>
        </w:rPr>
        <w:t>책임을</w:t>
      </w:r>
      <w:r w:rsidRPr="00525EDE">
        <w:rPr>
          <w:rFonts w:ascii="Noto Sans KR Light" w:hAnsi="Noto Sans KR Light"/>
        </w:rPr>
        <w:t xml:space="preserve"> </w:t>
      </w:r>
      <w:r w:rsidRPr="00525EDE">
        <w:rPr>
          <w:rFonts w:ascii="Noto Sans KR Light" w:hAnsi="Noto Sans KR Light" w:hint="eastAsia"/>
        </w:rPr>
        <w:t>부담한다</w:t>
      </w:r>
      <w:r w:rsidRPr="00525EDE">
        <w:rPr>
          <w:rFonts w:ascii="Noto Sans KR Light" w:hAnsi="Noto Sans KR Light"/>
        </w:rPr>
        <w:t xml:space="preserve">. </w:t>
      </w:r>
      <w:r w:rsidRPr="00525EDE">
        <w:rPr>
          <w:rFonts w:ascii="Noto Sans KR Light" w:hAnsi="Noto Sans KR Light" w:hint="eastAsia"/>
        </w:rPr>
        <w:t>회사가</w:t>
      </w:r>
      <w:r w:rsidRPr="00525EDE">
        <w:rPr>
          <w:rFonts w:ascii="Noto Sans KR Light" w:hAnsi="Noto Sans KR Light"/>
        </w:rPr>
        <w:t xml:space="preserve"> </w:t>
      </w:r>
      <w:r w:rsidRPr="00525EDE">
        <w:rPr>
          <w:rFonts w:ascii="Noto Sans KR Light" w:hAnsi="Noto Sans KR Light" w:hint="eastAsia"/>
        </w:rPr>
        <w:t>딜러에게</w:t>
      </w:r>
      <w:r w:rsidRPr="00525EDE">
        <w:rPr>
          <w:rFonts w:ascii="Noto Sans KR Light" w:hAnsi="Noto Sans KR Light"/>
        </w:rPr>
        <w:t xml:space="preserve"> </w:t>
      </w:r>
      <w:r w:rsidRPr="00525EDE">
        <w:rPr>
          <w:rFonts w:ascii="Noto Sans KR Light" w:hAnsi="Noto Sans KR Light" w:hint="eastAsia"/>
        </w:rPr>
        <w:t>인도</w:t>
      </w:r>
      <w:r w:rsidRPr="00525EDE">
        <w:rPr>
          <w:rFonts w:ascii="Noto Sans KR Light" w:hAnsi="Noto Sans KR Light"/>
        </w:rPr>
        <w:t xml:space="preserve"> </w:t>
      </w:r>
      <w:r w:rsidRPr="00525EDE">
        <w:rPr>
          <w:rFonts w:ascii="Noto Sans KR Light" w:hAnsi="Noto Sans KR Light" w:hint="eastAsia"/>
        </w:rPr>
        <w:t>후</w:t>
      </w:r>
      <w:r w:rsidRPr="00525EDE">
        <w:rPr>
          <w:rFonts w:ascii="Noto Sans KR Light" w:hAnsi="Noto Sans KR Light"/>
        </w:rPr>
        <w:t xml:space="preserve"> </w:t>
      </w:r>
      <w:r w:rsidRPr="00525EDE">
        <w:rPr>
          <w:rFonts w:ascii="Noto Sans KR Light" w:hAnsi="Noto Sans KR Light" w:hint="eastAsia"/>
        </w:rPr>
        <w:t>대금지급을</w:t>
      </w:r>
      <w:r w:rsidRPr="00525EDE">
        <w:rPr>
          <w:rFonts w:ascii="Noto Sans KR Light" w:hAnsi="Noto Sans KR Light"/>
        </w:rPr>
        <w:t xml:space="preserve"> </w:t>
      </w:r>
      <w:r w:rsidRPr="00525EDE">
        <w:rPr>
          <w:rFonts w:ascii="Noto Sans KR Light" w:hAnsi="Noto Sans KR Light" w:hint="eastAsia"/>
        </w:rPr>
        <w:t>허용하는</w:t>
      </w:r>
      <w:r w:rsidRPr="00525EDE">
        <w:rPr>
          <w:rFonts w:ascii="Noto Sans KR Light" w:hAnsi="Noto Sans KR Light"/>
        </w:rPr>
        <w:t xml:space="preserve"> </w:t>
      </w:r>
      <w:r w:rsidRPr="00525EDE">
        <w:rPr>
          <w:rFonts w:ascii="Noto Sans KR Light" w:hAnsi="Noto Sans KR Light" w:hint="eastAsia"/>
        </w:rPr>
        <w:t>경우</w:t>
      </w:r>
      <w:r w:rsidRPr="00525EDE">
        <w:rPr>
          <w:rFonts w:ascii="Noto Sans KR Light" w:hAnsi="Noto Sans KR Light"/>
        </w:rPr>
        <w:t xml:space="preserve">, </w:t>
      </w:r>
      <w:r w:rsidRPr="00525EDE">
        <w:rPr>
          <w:rFonts w:ascii="Noto Sans KR Light" w:hAnsi="Noto Sans KR Light" w:hint="eastAsia"/>
        </w:rPr>
        <w:t>미지급</w:t>
      </w:r>
      <w:r w:rsidRPr="00525EDE">
        <w:rPr>
          <w:rFonts w:ascii="Noto Sans KR Light" w:hAnsi="Noto Sans KR Light"/>
        </w:rPr>
        <w:t xml:space="preserve"> </w:t>
      </w:r>
      <w:r w:rsidRPr="00525EDE">
        <w:rPr>
          <w:rFonts w:ascii="Noto Sans KR Light" w:hAnsi="Noto Sans KR Light" w:hint="eastAsia"/>
        </w:rPr>
        <w:t>금액에</w:t>
      </w:r>
      <w:r w:rsidRPr="00525EDE">
        <w:rPr>
          <w:rFonts w:ascii="Noto Sans KR Light" w:hAnsi="Noto Sans KR Light"/>
        </w:rPr>
        <w:t xml:space="preserve"> </w:t>
      </w:r>
      <w:r w:rsidRPr="00525EDE">
        <w:rPr>
          <w:rFonts w:ascii="Noto Sans KR Light" w:hAnsi="Noto Sans KR Light" w:hint="eastAsia"/>
        </w:rPr>
        <w:t>대해서는</w:t>
      </w:r>
      <w:r w:rsidRPr="00525EDE">
        <w:rPr>
          <w:rFonts w:ascii="Noto Sans KR Light" w:hAnsi="Noto Sans KR Light"/>
        </w:rPr>
        <w:t xml:space="preserve"> </w:t>
      </w:r>
      <w:r w:rsidRPr="00525EDE">
        <w:rPr>
          <w:rFonts w:ascii="Noto Sans KR Light" w:hAnsi="Noto Sans KR Light" w:hint="eastAsia"/>
        </w:rPr>
        <w:t>관련</w:t>
      </w:r>
      <w:r w:rsidRPr="00525EDE">
        <w:rPr>
          <w:rFonts w:ascii="Noto Sans KR Light" w:hAnsi="Noto Sans KR Light"/>
        </w:rPr>
        <w:t xml:space="preserve"> </w:t>
      </w:r>
      <w:r w:rsidRPr="00525EDE">
        <w:rPr>
          <w:rFonts w:ascii="Noto Sans KR Light" w:hAnsi="Noto Sans KR Light" w:hint="eastAsia"/>
        </w:rPr>
        <w:t>법률이</w:t>
      </w:r>
      <w:r w:rsidRPr="00525EDE">
        <w:rPr>
          <w:rFonts w:ascii="Noto Sans KR Light" w:hAnsi="Noto Sans KR Light"/>
        </w:rPr>
        <w:t xml:space="preserve"> </w:t>
      </w:r>
      <w:r w:rsidRPr="00525EDE">
        <w:rPr>
          <w:rFonts w:ascii="Noto Sans KR Light" w:hAnsi="Noto Sans KR Light" w:hint="eastAsia"/>
        </w:rPr>
        <w:t>허용하는</w:t>
      </w:r>
      <w:r w:rsidRPr="00525EDE">
        <w:rPr>
          <w:rFonts w:ascii="Noto Sans KR Light" w:hAnsi="Noto Sans KR Light"/>
        </w:rPr>
        <w:t xml:space="preserve"> </w:t>
      </w:r>
      <w:r w:rsidRPr="00525EDE">
        <w:rPr>
          <w:rFonts w:ascii="Noto Sans KR Light" w:hAnsi="Noto Sans KR Light" w:hint="eastAsia"/>
        </w:rPr>
        <w:t>최대</w:t>
      </w:r>
      <w:r w:rsidRPr="00525EDE">
        <w:rPr>
          <w:rFonts w:ascii="Noto Sans KR Light" w:hAnsi="Noto Sans KR Light"/>
        </w:rPr>
        <w:t xml:space="preserve"> </w:t>
      </w:r>
      <w:r w:rsidRPr="00525EDE">
        <w:rPr>
          <w:rFonts w:ascii="Noto Sans KR Light" w:hAnsi="Noto Sans KR Light" w:hint="eastAsia"/>
        </w:rPr>
        <w:t>이율에</w:t>
      </w:r>
      <w:r w:rsidRPr="00525EDE">
        <w:rPr>
          <w:rFonts w:ascii="Noto Sans KR Light" w:hAnsi="Noto Sans KR Light"/>
        </w:rPr>
        <w:t xml:space="preserve"> </w:t>
      </w:r>
      <w:r w:rsidRPr="00525EDE">
        <w:rPr>
          <w:rFonts w:ascii="Noto Sans KR Light" w:hAnsi="Noto Sans KR Light" w:hint="eastAsia"/>
        </w:rPr>
        <w:t>따른</w:t>
      </w:r>
      <w:r w:rsidRPr="00525EDE">
        <w:rPr>
          <w:rFonts w:ascii="Noto Sans KR Light" w:hAnsi="Noto Sans KR Light"/>
        </w:rPr>
        <w:t xml:space="preserve"> </w:t>
      </w:r>
      <w:r w:rsidRPr="00525EDE">
        <w:rPr>
          <w:rFonts w:ascii="Noto Sans KR Light" w:hAnsi="Noto Sans KR Light" w:hint="eastAsia"/>
        </w:rPr>
        <w:t>연체이자가</w:t>
      </w:r>
      <w:r w:rsidRPr="00525EDE">
        <w:rPr>
          <w:rFonts w:ascii="Noto Sans KR Light" w:hAnsi="Noto Sans KR Light"/>
        </w:rPr>
        <w:t xml:space="preserve"> </w:t>
      </w:r>
      <w:r w:rsidRPr="00525EDE">
        <w:rPr>
          <w:rFonts w:ascii="Noto Sans KR Light" w:hAnsi="Noto Sans KR Light" w:hint="eastAsia"/>
        </w:rPr>
        <w:t>부과된다</w:t>
      </w:r>
      <w:r w:rsidRPr="00525EDE">
        <w:rPr>
          <w:rFonts w:ascii="Noto Sans KR Light" w:hAnsi="Noto Sans KR Light"/>
        </w:rPr>
        <w:t>.</w:t>
      </w:r>
      <w:r w:rsidRPr="00525EDE" w:rsidDel="00827BD7">
        <w:rPr>
          <w:rFonts w:ascii="Noto Sans KR Light" w:hAnsi="Noto Sans KR Light"/>
        </w:rPr>
        <w:t xml:space="preserve"> </w:t>
      </w:r>
    </w:p>
    <w:p w14:paraId="160360B9" w14:textId="2F1374D0" w:rsidR="00827BD7" w:rsidRPr="00525EDE" w:rsidRDefault="00827BD7" w:rsidP="00C3547B">
      <w:pPr>
        <w:pStyle w:val="a3"/>
        <w:numPr>
          <w:ilvl w:val="0"/>
          <w:numId w:val="8"/>
        </w:numPr>
        <w:tabs>
          <w:tab w:val="clear" w:pos="720"/>
        </w:tabs>
        <w:spacing w:before="120" w:beforeAutospacing="0" w:after="120" w:afterAutospacing="0"/>
        <w:ind w:left="426" w:hanging="426"/>
        <w:jc w:val="both"/>
        <w:rPr>
          <w:rFonts w:ascii="Noto Sans KR Light" w:hAnsi="Noto Sans KR Light"/>
        </w:rPr>
      </w:pPr>
      <w:r w:rsidRPr="00525EDE">
        <w:rPr>
          <w:rFonts w:ascii="Noto Sans KR Light" w:hAnsi="Noto Sans KR Light" w:hint="eastAsia"/>
        </w:rPr>
        <w:t>회사는</w:t>
      </w:r>
      <w:r w:rsidRPr="00525EDE">
        <w:rPr>
          <w:rFonts w:ascii="Noto Sans KR Light" w:hAnsi="Noto Sans KR Light"/>
        </w:rPr>
        <w:t xml:space="preserve"> </w:t>
      </w:r>
      <w:r w:rsidRPr="00525EDE">
        <w:rPr>
          <w:rFonts w:ascii="Noto Sans KR Light" w:hAnsi="Noto Sans KR Light" w:hint="eastAsia"/>
        </w:rPr>
        <w:t>딜러에게</w:t>
      </w:r>
      <w:r w:rsidRPr="00525EDE">
        <w:rPr>
          <w:rFonts w:ascii="Noto Sans KR Light" w:hAnsi="Noto Sans KR Light"/>
        </w:rPr>
        <w:t xml:space="preserve"> </w:t>
      </w:r>
      <w:r w:rsidRPr="00525EDE">
        <w:rPr>
          <w:rFonts w:ascii="Noto Sans KR Light" w:hAnsi="Noto Sans KR Light" w:hint="eastAsia"/>
        </w:rPr>
        <w:t>대금</w:t>
      </w:r>
      <w:r w:rsidRPr="00525EDE">
        <w:rPr>
          <w:rFonts w:ascii="Noto Sans KR Light" w:hAnsi="Noto Sans KR Light"/>
        </w:rPr>
        <w:t xml:space="preserve"> </w:t>
      </w:r>
      <w:r w:rsidRPr="00525EDE">
        <w:rPr>
          <w:rFonts w:ascii="Noto Sans KR Light" w:hAnsi="Noto Sans KR Light" w:hint="eastAsia"/>
        </w:rPr>
        <w:t>전액을</w:t>
      </w:r>
      <w:r w:rsidRPr="00525EDE">
        <w:rPr>
          <w:rFonts w:ascii="Noto Sans KR Light" w:hAnsi="Noto Sans KR Light"/>
        </w:rPr>
        <w:t xml:space="preserve"> </w:t>
      </w:r>
      <w:r w:rsidRPr="00525EDE">
        <w:rPr>
          <w:rFonts w:ascii="Noto Sans KR Light" w:hAnsi="Noto Sans KR Light" w:hint="eastAsia"/>
        </w:rPr>
        <w:t>지급받는</w:t>
      </w:r>
      <w:r w:rsidRPr="00525EDE">
        <w:rPr>
          <w:rFonts w:ascii="Noto Sans KR Light" w:hAnsi="Noto Sans KR Light"/>
        </w:rPr>
        <w:t xml:space="preserve"> </w:t>
      </w:r>
      <w:r w:rsidRPr="00525EDE">
        <w:rPr>
          <w:rFonts w:ascii="Noto Sans KR Light" w:hAnsi="Noto Sans KR Light" w:hint="eastAsia"/>
        </w:rPr>
        <w:t>즉시</w:t>
      </w:r>
      <w:r w:rsidRPr="00525EDE">
        <w:rPr>
          <w:rFonts w:ascii="Noto Sans KR Light" w:hAnsi="Noto Sans KR Light"/>
        </w:rPr>
        <w:t xml:space="preserve"> </w:t>
      </w:r>
      <w:r w:rsidRPr="00525EDE">
        <w:rPr>
          <w:rFonts w:ascii="Noto Sans KR Light" w:hAnsi="Noto Sans KR Light" w:hint="eastAsia"/>
        </w:rPr>
        <w:t>세금계산서를</w:t>
      </w:r>
      <w:r w:rsidRPr="00525EDE">
        <w:rPr>
          <w:rFonts w:ascii="Noto Sans KR Light" w:hAnsi="Noto Sans KR Light"/>
        </w:rPr>
        <w:t xml:space="preserve"> </w:t>
      </w:r>
      <w:r w:rsidRPr="00525EDE">
        <w:rPr>
          <w:rFonts w:ascii="Noto Sans KR Light" w:hAnsi="Noto Sans KR Light" w:hint="eastAsia"/>
        </w:rPr>
        <w:t>발행하여</w:t>
      </w:r>
      <w:r w:rsidRPr="00525EDE">
        <w:rPr>
          <w:rFonts w:ascii="Noto Sans KR Light" w:hAnsi="Noto Sans KR Light"/>
        </w:rPr>
        <w:t xml:space="preserve"> </w:t>
      </w:r>
      <w:r w:rsidRPr="00525EDE">
        <w:rPr>
          <w:rFonts w:ascii="Noto Sans KR Light" w:hAnsi="Noto Sans KR Light" w:hint="eastAsia"/>
        </w:rPr>
        <w:t>교부한다</w:t>
      </w:r>
      <w:r w:rsidRPr="00525EDE">
        <w:rPr>
          <w:rFonts w:ascii="Noto Sans KR Light" w:hAnsi="Noto Sans KR Light"/>
        </w:rPr>
        <w:t xml:space="preserve">. </w:t>
      </w:r>
      <w:r w:rsidRPr="00525EDE">
        <w:rPr>
          <w:rFonts w:ascii="Noto Sans KR Light" w:hAnsi="Noto Sans KR Light" w:hint="eastAsia"/>
        </w:rPr>
        <w:t>딜러는</w:t>
      </w:r>
      <w:r w:rsidRPr="00525EDE">
        <w:rPr>
          <w:rFonts w:ascii="Noto Sans KR Light" w:hAnsi="Noto Sans KR Light"/>
        </w:rPr>
        <w:t xml:space="preserve"> </w:t>
      </w:r>
      <w:r w:rsidRPr="00525EDE">
        <w:rPr>
          <w:rFonts w:ascii="Noto Sans KR Light" w:hAnsi="Noto Sans KR Light" w:hint="eastAsia"/>
        </w:rPr>
        <w:t>관련</w:t>
      </w:r>
      <w:r w:rsidRPr="00525EDE">
        <w:rPr>
          <w:rFonts w:ascii="Noto Sans KR Light" w:hAnsi="Noto Sans KR Light"/>
        </w:rPr>
        <w:t xml:space="preserve"> </w:t>
      </w:r>
      <w:r w:rsidRPr="00525EDE">
        <w:rPr>
          <w:rFonts w:ascii="Noto Sans KR Light" w:hAnsi="Noto Sans KR Light" w:hint="eastAsia"/>
        </w:rPr>
        <w:t>규정에</w:t>
      </w:r>
      <w:r w:rsidRPr="00525EDE">
        <w:rPr>
          <w:rFonts w:ascii="Noto Sans KR Light" w:hAnsi="Noto Sans KR Light"/>
        </w:rPr>
        <w:t xml:space="preserve"> </w:t>
      </w:r>
      <w:r w:rsidRPr="00525EDE">
        <w:rPr>
          <w:rFonts w:ascii="Noto Sans KR Light" w:hAnsi="Noto Sans KR Light" w:hint="eastAsia"/>
        </w:rPr>
        <w:t>따라</w:t>
      </w:r>
      <w:r w:rsidRPr="00525EDE">
        <w:rPr>
          <w:rFonts w:ascii="Noto Sans KR Light" w:hAnsi="Noto Sans KR Light"/>
        </w:rPr>
        <w:t xml:space="preserve"> </w:t>
      </w:r>
      <w:r w:rsidRPr="00525EDE">
        <w:rPr>
          <w:rFonts w:ascii="Noto Sans KR Light" w:hAnsi="Noto Sans KR Light" w:hint="eastAsia"/>
        </w:rPr>
        <w:t>고객에게</w:t>
      </w:r>
      <w:r w:rsidRPr="00525EDE">
        <w:rPr>
          <w:rFonts w:ascii="Noto Sans KR Light" w:hAnsi="Noto Sans KR Light"/>
        </w:rPr>
        <w:t xml:space="preserve"> </w:t>
      </w:r>
      <w:r w:rsidRPr="00525EDE">
        <w:rPr>
          <w:rFonts w:ascii="Noto Sans KR Light" w:hAnsi="Noto Sans KR Light" w:hint="eastAsia"/>
        </w:rPr>
        <w:t>세금계산서를</w:t>
      </w:r>
      <w:r w:rsidRPr="00525EDE">
        <w:rPr>
          <w:rFonts w:ascii="Noto Sans KR Light" w:hAnsi="Noto Sans KR Light"/>
        </w:rPr>
        <w:t xml:space="preserve"> </w:t>
      </w:r>
      <w:r w:rsidRPr="00525EDE">
        <w:rPr>
          <w:rFonts w:ascii="Noto Sans KR Light" w:hAnsi="Noto Sans KR Light" w:hint="eastAsia"/>
        </w:rPr>
        <w:t>발행</w:t>
      </w:r>
      <w:r w:rsidRPr="00525EDE">
        <w:rPr>
          <w:rFonts w:ascii="Noto Sans KR Light" w:hAnsi="Noto Sans KR Light"/>
        </w:rPr>
        <w:t xml:space="preserve"> </w:t>
      </w:r>
      <w:r w:rsidRPr="00525EDE">
        <w:rPr>
          <w:rFonts w:ascii="Noto Sans KR Light" w:hAnsi="Noto Sans KR Light" w:hint="eastAsia"/>
        </w:rPr>
        <w:t>및</w:t>
      </w:r>
      <w:r w:rsidRPr="00525EDE">
        <w:rPr>
          <w:rFonts w:ascii="Noto Sans KR Light" w:hAnsi="Noto Sans KR Light"/>
        </w:rPr>
        <w:t xml:space="preserve"> </w:t>
      </w:r>
      <w:r w:rsidRPr="00525EDE">
        <w:rPr>
          <w:rFonts w:ascii="Noto Sans KR Light" w:hAnsi="Noto Sans KR Light" w:hint="eastAsia"/>
        </w:rPr>
        <w:t>교부할</w:t>
      </w:r>
      <w:r w:rsidRPr="00525EDE">
        <w:rPr>
          <w:rFonts w:ascii="Noto Sans KR Light" w:hAnsi="Noto Sans KR Light"/>
        </w:rPr>
        <w:t xml:space="preserve"> </w:t>
      </w:r>
      <w:r w:rsidRPr="00525EDE">
        <w:rPr>
          <w:rFonts w:ascii="Noto Sans KR Light" w:hAnsi="Noto Sans KR Light" w:hint="eastAsia"/>
        </w:rPr>
        <w:t>책임을</w:t>
      </w:r>
      <w:r w:rsidRPr="00525EDE">
        <w:rPr>
          <w:rFonts w:ascii="Noto Sans KR Light" w:hAnsi="Noto Sans KR Light"/>
        </w:rPr>
        <w:t xml:space="preserve"> </w:t>
      </w:r>
      <w:r w:rsidRPr="00525EDE">
        <w:rPr>
          <w:rFonts w:ascii="Noto Sans KR Light" w:hAnsi="Noto Sans KR Light" w:hint="eastAsia"/>
        </w:rPr>
        <w:t>부담한다</w:t>
      </w:r>
      <w:r w:rsidRPr="00525EDE">
        <w:rPr>
          <w:rFonts w:ascii="Noto Sans KR Light" w:hAnsi="Noto Sans KR Light"/>
        </w:rPr>
        <w:t>.</w:t>
      </w:r>
    </w:p>
    <w:p w14:paraId="05F9FF05" w14:textId="48FA1B3F" w:rsidR="00472BDB" w:rsidRPr="00525EDE" w:rsidRDefault="00472BDB" w:rsidP="00C3547B">
      <w:pPr>
        <w:pStyle w:val="a3"/>
        <w:numPr>
          <w:ilvl w:val="0"/>
          <w:numId w:val="23"/>
        </w:numPr>
        <w:spacing w:before="120" w:beforeAutospacing="0" w:after="120" w:afterAutospacing="0"/>
        <w:jc w:val="both"/>
        <w:rPr>
          <w:rFonts w:ascii="Noto Sans KR Light" w:hAnsi="Noto Sans KR Light"/>
        </w:rPr>
      </w:pPr>
      <w:r w:rsidRPr="00525EDE">
        <w:rPr>
          <w:rFonts w:ascii="Noto Sans KR Light" w:hAnsi="Noto Sans KR Light"/>
        </w:rPr>
        <w:t>The Dealer shall submit purchase orders to the Company via the online system (or such other processes as stipulated in the Company’s Policies). No purchase order shall be binding upon the Company until it has been confirmed by the Company through the online system or in writing.</w:t>
      </w:r>
    </w:p>
    <w:p w14:paraId="62B9183D" w14:textId="77777777" w:rsidR="00472BDB" w:rsidRPr="00525EDE" w:rsidRDefault="00472BDB" w:rsidP="00C3547B">
      <w:pPr>
        <w:pStyle w:val="a3"/>
        <w:numPr>
          <w:ilvl w:val="0"/>
          <w:numId w:val="23"/>
        </w:numPr>
        <w:spacing w:before="120" w:beforeAutospacing="0" w:after="120" w:afterAutospacing="0"/>
        <w:jc w:val="both"/>
        <w:rPr>
          <w:rFonts w:ascii="Noto Sans KR Light" w:hAnsi="Noto Sans KR Light"/>
        </w:rPr>
      </w:pPr>
      <w:r w:rsidRPr="00525EDE">
        <w:rPr>
          <w:rFonts w:ascii="Noto Sans KR Light" w:hAnsi="Noto Sans KR Light"/>
        </w:rPr>
        <w:t>The Company shall be responsible for the transportation and installation of the goods for customers upon receipt of full payment from the Dealer, unless otherwise agreed by the Parties in writing. In the event the Company permits the Dealer to make payment after delivery, any overdue amount shall be subject to late payment interest at the maximum rate permitted by applicable law.</w:t>
      </w:r>
    </w:p>
    <w:p w14:paraId="71E3C98E" w14:textId="77777777" w:rsidR="00472BDB" w:rsidRPr="00525EDE" w:rsidRDefault="00472BDB" w:rsidP="00C3547B">
      <w:pPr>
        <w:pStyle w:val="a3"/>
        <w:numPr>
          <w:ilvl w:val="0"/>
          <w:numId w:val="23"/>
        </w:numPr>
        <w:spacing w:before="120" w:beforeAutospacing="0" w:after="120" w:afterAutospacing="0"/>
        <w:jc w:val="both"/>
        <w:rPr>
          <w:rFonts w:ascii="Noto Sans KR Light" w:hAnsi="Noto Sans KR Light"/>
        </w:rPr>
      </w:pPr>
      <w:r w:rsidRPr="00525EDE">
        <w:rPr>
          <w:rFonts w:ascii="Noto Sans KR Light" w:hAnsi="Noto Sans KR Light"/>
        </w:rPr>
        <w:lastRenderedPageBreak/>
        <w:t>The Company shall issue and deliver Value Added Tax (VAT) invoices to the Dealer upon receipt of full payment. The Dealer shall be responsible for issuing and delivering VAT invoices to customers in accordance with applicable regulations.</w:t>
      </w:r>
    </w:p>
    <w:p w14:paraId="293196E9" w14:textId="24947016" w:rsidR="00AC279F" w:rsidRPr="00525EDE" w:rsidRDefault="00AC279F" w:rsidP="00C3547B">
      <w:pPr>
        <w:pStyle w:val="a3"/>
        <w:numPr>
          <w:ilvl w:val="0"/>
          <w:numId w:val="25"/>
        </w:numPr>
        <w:spacing w:before="120" w:beforeAutospacing="0" w:after="120" w:afterAutospacing="0"/>
        <w:jc w:val="both"/>
        <w:rPr>
          <w:rFonts w:ascii="Noto Sans KR Light" w:hAnsi="Noto Sans KR Light"/>
        </w:rPr>
      </w:pPr>
      <w:r w:rsidRPr="00525EDE">
        <w:rPr>
          <w:rFonts w:ascii="Noto Sans KR Light" w:hAnsi="Noto Sans KR Light" w:hint="eastAsia"/>
        </w:rPr>
        <w:t>Đ</w:t>
      </w:r>
      <w:r w:rsidRPr="00525EDE">
        <w:rPr>
          <w:rFonts w:ascii="Noto Sans KR Light" w:hAnsi="Noto Sans KR Light"/>
        </w:rPr>
        <w:t xml:space="preserve">ại lý phải gửi đơn đặt hàng cho Công ty thông qua hệ thống </w:t>
      </w:r>
      <w:r w:rsidR="005D2182" w:rsidRPr="00525EDE">
        <w:rPr>
          <w:rFonts w:ascii="Noto Sans KR Light" w:hAnsi="Noto Sans KR Light"/>
        </w:rPr>
        <w:t>trực tuyến (hoặc quy trình khác theo Chính sách của Công ty)</w:t>
      </w:r>
      <w:r w:rsidRPr="00525EDE">
        <w:rPr>
          <w:rFonts w:ascii="Noto Sans KR Light" w:hAnsi="Noto Sans KR Light"/>
        </w:rPr>
        <w:t xml:space="preserve">. Không có đơn đặt hàng nào ràng buộc Công ty cho đến khi được Công ty xác nhận </w:t>
      </w:r>
      <w:r w:rsidR="005D2182" w:rsidRPr="00525EDE">
        <w:rPr>
          <w:rFonts w:ascii="Noto Sans KR Light" w:hAnsi="Noto Sans KR Light"/>
        </w:rPr>
        <w:t xml:space="preserve">tại hệ thống trực tuyến hoặc </w:t>
      </w:r>
      <w:r w:rsidRPr="00525EDE">
        <w:rPr>
          <w:rFonts w:ascii="Noto Sans KR Light" w:hAnsi="Noto Sans KR Light"/>
        </w:rPr>
        <w:t>bằng v</w:t>
      </w:r>
      <w:r w:rsidRPr="00525EDE">
        <w:rPr>
          <w:rFonts w:ascii="Noto Sans KR Light" w:hAnsi="Noto Sans KR Light" w:hint="eastAsia"/>
        </w:rPr>
        <w:t>ă</w:t>
      </w:r>
      <w:r w:rsidRPr="00525EDE">
        <w:rPr>
          <w:rFonts w:ascii="Noto Sans KR Light" w:hAnsi="Noto Sans KR Light"/>
        </w:rPr>
        <w:t>n bản.</w:t>
      </w:r>
    </w:p>
    <w:p w14:paraId="68CEF345" w14:textId="059D43CC" w:rsidR="00AC279F" w:rsidRPr="00525EDE" w:rsidRDefault="00AC279F" w:rsidP="00C3547B">
      <w:pPr>
        <w:pStyle w:val="a3"/>
        <w:numPr>
          <w:ilvl w:val="0"/>
          <w:numId w:val="25"/>
        </w:numPr>
        <w:spacing w:before="120" w:beforeAutospacing="0" w:after="120" w:afterAutospacing="0"/>
        <w:ind w:left="426" w:hanging="426"/>
        <w:jc w:val="both"/>
        <w:rPr>
          <w:rFonts w:ascii="Noto Sans KR Light" w:hAnsi="Noto Sans KR Light"/>
        </w:rPr>
      </w:pPr>
      <w:r w:rsidRPr="00525EDE">
        <w:rPr>
          <w:rFonts w:ascii="Noto Sans KR Light" w:hAnsi="Noto Sans KR Light"/>
        </w:rPr>
        <w:t xml:space="preserve">Công </w:t>
      </w:r>
      <w:r w:rsidR="005D2182" w:rsidRPr="00525EDE">
        <w:rPr>
          <w:rFonts w:ascii="Noto Sans KR Light" w:hAnsi="Noto Sans KR Light"/>
        </w:rPr>
        <w:t>t</w:t>
      </w:r>
      <w:r w:rsidRPr="00525EDE">
        <w:rPr>
          <w:rFonts w:ascii="Noto Sans KR Light" w:hAnsi="Noto Sans KR Light"/>
        </w:rPr>
        <w:t>y sẽ chịu trách nhiệm vận chuyển và lắp đặt hàng hóa cho khách hàng sau khi nhận được đầy đủ tiền hàng thanh toán bởi Đại lý, trừ trường hợp Các Bên có thỏa thuận khác. Trường hợp Công ty đồng ý cho Đại lý thanh toán sau khi giao hàng thì mọi khoản chậm thanh toán khi đã đến hạn sẽ phải chịu tiền lãi do chậm thanh toán theo mức cao nhất được phép theo quy định pháp luật.</w:t>
      </w:r>
    </w:p>
    <w:p w14:paraId="14859615" w14:textId="6B8634F1" w:rsidR="00AC279F" w:rsidRPr="00525EDE" w:rsidRDefault="00AC279F" w:rsidP="00C3547B">
      <w:pPr>
        <w:pStyle w:val="a3"/>
        <w:numPr>
          <w:ilvl w:val="0"/>
          <w:numId w:val="25"/>
        </w:numPr>
        <w:spacing w:before="120" w:beforeAutospacing="0" w:after="120" w:afterAutospacing="0"/>
        <w:ind w:left="426" w:hanging="426"/>
        <w:jc w:val="both"/>
        <w:rPr>
          <w:rFonts w:ascii="Noto Sans KR Light" w:hAnsi="Noto Sans KR Light"/>
        </w:rPr>
      </w:pPr>
      <w:r w:rsidRPr="00525EDE">
        <w:rPr>
          <w:rFonts w:ascii="Noto Sans KR Light" w:hAnsi="Noto Sans KR Light"/>
        </w:rPr>
        <w:t>Công ty sẽ lập hóa đơn giá trị gia t</w:t>
      </w:r>
      <w:r w:rsidR="006D6951" w:rsidRPr="00525EDE">
        <w:rPr>
          <w:rFonts w:ascii="Noto Sans KR Light" w:hAnsi="Noto Sans KR Light"/>
        </w:rPr>
        <w:t>ă</w:t>
      </w:r>
      <w:r w:rsidRPr="00525EDE">
        <w:rPr>
          <w:rFonts w:ascii="Noto Sans KR Light" w:hAnsi="Noto Sans KR Light"/>
        </w:rPr>
        <w:t>ng</w:t>
      </w:r>
      <w:r w:rsidR="00472BDB" w:rsidRPr="00525EDE">
        <w:rPr>
          <w:rFonts w:ascii="Noto Sans KR Light" w:hAnsi="Noto Sans KR Light"/>
        </w:rPr>
        <w:t xml:space="preserve"> (VAT)</w:t>
      </w:r>
      <w:r w:rsidRPr="00525EDE">
        <w:rPr>
          <w:rFonts w:ascii="Noto Sans KR Light" w:hAnsi="Noto Sans KR Light"/>
        </w:rPr>
        <w:t xml:space="preserve"> và giao cho cho Đại lý sau khi nhận được đầy đủ </w:t>
      </w:r>
      <w:r w:rsidR="005D2182" w:rsidRPr="00525EDE">
        <w:rPr>
          <w:rFonts w:ascii="Noto Sans KR Light" w:hAnsi="Noto Sans KR Light"/>
        </w:rPr>
        <w:t>thanh toán</w:t>
      </w:r>
      <w:r w:rsidRPr="00525EDE">
        <w:rPr>
          <w:rFonts w:ascii="Noto Sans KR Light" w:hAnsi="Noto Sans KR Light"/>
        </w:rPr>
        <w:t xml:space="preserve">. Đại lý có trách nhiệm phát hành và giao hóa đơn </w:t>
      </w:r>
      <w:r w:rsidR="00472BDB" w:rsidRPr="00525EDE">
        <w:rPr>
          <w:rFonts w:ascii="Noto Sans KR Light" w:hAnsi="Noto Sans KR Light"/>
        </w:rPr>
        <w:t xml:space="preserve">VAT </w:t>
      </w:r>
      <w:r w:rsidRPr="00525EDE">
        <w:rPr>
          <w:rFonts w:ascii="Noto Sans KR Light" w:hAnsi="Noto Sans KR Light"/>
        </w:rPr>
        <w:t>cho khách hàng theo quy định.</w:t>
      </w:r>
    </w:p>
    <w:p w14:paraId="66B4D74D" w14:textId="77777777" w:rsidR="005D6CC0" w:rsidRPr="00525EDE" w:rsidRDefault="00921315" w:rsidP="00845396">
      <w:pPr>
        <w:pStyle w:val="2"/>
        <w:spacing w:before="120" w:beforeAutospacing="0" w:after="120" w:afterAutospacing="0"/>
        <w:rPr>
          <w:rFonts w:ascii="Noto Sans KR Light" w:hAnsi="Noto Sans KR Light"/>
          <w:sz w:val="24"/>
        </w:rPr>
      </w:pPr>
      <w:r>
        <w:rPr>
          <w:rFonts w:ascii="Noto Sans KR Light" w:hAnsi="Noto Sans KR Light"/>
          <w:sz w:val="24"/>
        </w:rPr>
        <w:pict w14:anchorId="0BB2D57D">
          <v:rect id="_x0000_i1039" style="width:0;height:1.5pt" o:hralign="center" o:hrstd="t" o:hr="t" fillcolor="#a0a0a0" stroked="f"/>
        </w:pict>
      </w:r>
    </w:p>
    <w:p w14:paraId="0F242C9B" w14:textId="16A9DFBD" w:rsidR="005953BD" w:rsidRPr="00525EDE" w:rsidRDefault="005953BD" w:rsidP="00B627ED">
      <w:pPr>
        <w:pStyle w:val="2"/>
        <w:spacing w:before="120" w:beforeAutospacing="0" w:after="0" w:afterAutospacing="0"/>
        <w:rPr>
          <w:rFonts w:ascii="Noto Sans KR Light" w:hAnsi="Noto Sans KR Light"/>
          <w:sz w:val="24"/>
        </w:rPr>
      </w:pPr>
      <w:r w:rsidRPr="00525EDE">
        <w:rPr>
          <w:rFonts w:ascii="Noto Sans KR Light" w:hAnsi="Noto Sans KR Light" w:hint="eastAsia"/>
          <w:sz w:val="24"/>
        </w:rPr>
        <w:t>제</w:t>
      </w:r>
      <w:r w:rsidRPr="00525EDE">
        <w:rPr>
          <w:rFonts w:ascii="Noto Sans KR Light" w:hAnsi="Noto Sans KR Light"/>
          <w:sz w:val="24"/>
        </w:rPr>
        <w:t>1</w:t>
      </w:r>
      <w:r w:rsidR="003C7E84" w:rsidRPr="00525EDE">
        <w:rPr>
          <w:rFonts w:ascii="Noto Sans KR Light" w:hAnsi="Noto Sans KR Light"/>
          <w:sz w:val="24"/>
        </w:rPr>
        <w:t>4</w:t>
      </w:r>
      <w:r w:rsidRPr="00525EDE">
        <w:rPr>
          <w:rFonts w:ascii="Noto Sans KR Light" w:hAnsi="Noto Sans KR Light" w:hint="eastAsia"/>
          <w:sz w:val="24"/>
        </w:rPr>
        <w:t>조</w:t>
      </w:r>
      <w:r w:rsidRPr="00525EDE">
        <w:rPr>
          <w:rFonts w:ascii="Noto Sans KR Light" w:hAnsi="Noto Sans KR Light"/>
          <w:sz w:val="24"/>
        </w:rPr>
        <w:t xml:space="preserve"> (</w:t>
      </w:r>
      <w:r w:rsidRPr="00525EDE">
        <w:rPr>
          <w:rFonts w:ascii="Noto Sans KR Light" w:hAnsi="Noto Sans KR Light" w:hint="eastAsia"/>
          <w:sz w:val="24"/>
        </w:rPr>
        <w:t>계약</w:t>
      </w:r>
      <w:r w:rsidRPr="00525EDE">
        <w:rPr>
          <w:rFonts w:ascii="Noto Sans KR Light" w:hAnsi="Noto Sans KR Light"/>
          <w:sz w:val="24"/>
        </w:rPr>
        <w:t xml:space="preserve"> </w:t>
      </w:r>
      <w:r w:rsidRPr="00525EDE">
        <w:rPr>
          <w:rFonts w:ascii="Noto Sans KR Light" w:hAnsi="Noto Sans KR Light" w:hint="eastAsia"/>
          <w:sz w:val="24"/>
        </w:rPr>
        <w:t>해지</w:t>
      </w:r>
      <w:r w:rsidRPr="00525EDE">
        <w:rPr>
          <w:rFonts w:ascii="Noto Sans KR Light" w:hAnsi="Noto Sans KR Light"/>
          <w:sz w:val="24"/>
        </w:rPr>
        <w:t>)</w:t>
      </w:r>
    </w:p>
    <w:p w14:paraId="79D001D5" w14:textId="5337D62C" w:rsidR="005953BD" w:rsidRPr="00525EDE" w:rsidRDefault="005953BD" w:rsidP="00CB7089">
      <w:pPr>
        <w:pStyle w:val="a3"/>
        <w:spacing w:before="0" w:beforeAutospacing="0" w:after="240" w:afterAutospacing="0"/>
        <w:rPr>
          <w:rStyle w:val="a4"/>
          <w:rFonts w:ascii="Noto Sans KR Light" w:hAnsi="Noto Sans KR Light"/>
        </w:rPr>
      </w:pPr>
      <w:r w:rsidRPr="00525EDE">
        <w:rPr>
          <w:rStyle w:val="a4"/>
          <w:rFonts w:ascii="Noto Sans KR Light" w:hAnsi="Noto Sans KR Light"/>
        </w:rPr>
        <w:t xml:space="preserve">Article </w:t>
      </w:r>
      <w:r w:rsidR="003C7E84" w:rsidRPr="00525EDE">
        <w:rPr>
          <w:rStyle w:val="a4"/>
          <w:rFonts w:ascii="Noto Sans KR Light" w:hAnsi="Noto Sans KR Light"/>
        </w:rPr>
        <w:t xml:space="preserve">14 </w:t>
      </w:r>
      <w:r w:rsidRPr="00525EDE">
        <w:rPr>
          <w:rStyle w:val="a4"/>
          <w:rFonts w:ascii="Noto Sans KR Light" w:hAnsi="Noto Sans KR Light"/>
        </w:rPr>
        <w:t>(Termination)</w:t>
      </w:r>
      <w:r w:rsidRPr="00525EDE">
        <w:rPr>
          <w:rFonts w:ascii="Noto Sans KR Light" w:hAnsi="Noto Sans KR Light"/>
        </w:rPr>
        <w:br/>
      </w:r>
      <w:r w:rsidRPr="00525EDE">
        <w:rPr>
          <w:rStyle w:val="a4"/>
          <w:rFonts w:ascii="Noto Sans KR Light" w:hAnsi="Noto Sans KR Light"/>
        </w:rPr>
        <w:t xml:space="preserve">Điều </w:t>
      </w:r>
      <w:r w:rsidR="003C7E84" w:rsidRPr="00525EDE">
        <w:rPr>
          <w:rStyle w:val="a4"/>
          <w:rFonts w:ascii="Noto Sans KR Light" w:hAnsi="Noto Sans KR Light"/>
        </w:rPr>
        <w:t xml:space="preserve">14 </w:t>
      </w:r>
      <w:r w:rsidRPr="00525EDE">
        <w:rPr>
          <w:rStyle w:val="a4"/>
          <w:rFonts w:ascii="Noto Sans KR Light" w:hAnsi="Noto Sans KR Light"/>
        </w:rPr>
        <w:t>(Chấm dứt)</w:t>
      </w:r>
    </w:p>
    <w:p w14:paraId="33381C39" w14:textId="20204568" w:rsidR="00CD354A" w:rsidRPr="00525EDE" w:rsidRDefault="00F8769D" w:rsidP="001B7022">
      <w:pPr>
        <w:pStyle w:val="a3"/>
        <w:numPr>
          <w:ilvl w:val="0"/>
          <w:numId w:val="74"/>
        </w:numPr>
        <w:spacing w:before="120" w:beforeAutospacing="0" w:after="120" w:afterAutospacing="0"/>
        <w:rPr>
          <w:rFonts w:ascii="Noto Sans KR Light" w:hAnsi="Noto Sans KR Light"/>
        </w:rPr>
      </w:pPr>
      <w:r w:rsidRPr="00525EDE">
        <w:rPr>
          <w:rFonts w:ascii="Noto Sans KR Light" w:hAnsi="Noto Sans KR Light" w:hint="eastAsia"/>
        </w:rPr>
        <w:t>본</w:t>
      </w:r>
      <w:r w:rsidRPr="00525EDE">
        <w:rPr>
          <w:rFonts w:ascii="Noto Sans KR Light" w:hAnsi="Noto Sans KR Light"/>
        </w:rPr>
        <w:t xml:space="preserve"> </w:t>
      </w:r>
      <w:r w:rsidRPr="00525EDE">
        <w:rPr>
          <w:rFonts w:ascii="Noto Sans KR Light" w:hAnsi="Noto Sans KR Light" w:hint="eastAsia"/>
        </w:rPr>
        <w:t>계약은</w:t>
      </w:r>
      <w:r w:rsidRPr="00525EDE">
        <w:rPr>
          <w:rFonts w:ascii="Noto Sans KR Light" w:hAnsi="Noto Sans KR Light"/>
        </w:rPr>
        <w:t xml:space="preserve"> </w:t>
      </w:r>
      <w:r w:rsidRPr="00525EDE">
        <w:rPr>
          <w:rFonts w:ascii="Noto Sans KR Light" w:hAnsi="Noto Sans KR Light" w:hint="eastAsia"/>
        </w:rPr>
        <w:t>다음</w:t>
      </w:r>
      <w:r w:rsidRPr="00525EDE">
        <w:rPr>
          <w:rFonts w:ascii="Noto Sans KR Light" w:hAnsi="Noto Sans KR Light"/>
        </w:rPr>
        <w:t xml:space="preserve"> </w:t>
      </w:r>
      <w:r w:rsidRPr="00525EDE">
        <w:rPr>
          <w:rFonts w:ascii="Noto Sans KR Light" w:hAnsi="Noto Sans KR Light" w:hint="eastAsia"/>
        </w:rPr>
        <w:t>각</w:t>
      </w:r>
      <w:r w:rsidRPr="00525EDE">
        <w:rPr>
          <w:rFonts w:ascii="Noto Sans KR Light" w:hAnsi="Noto Sans KR Light"/>
        </w:rPr>
        <w:t xml:space="preserve"> </w:t>
      </w:r>
      <w:r w:rsidRPr="00525EDE">
        <w:rPr>
          <w:rFonts w:ascii="Noto Sans KR Light" w:hAnsi="Noto Sans KR Light" w:hint="eastAsia"/>
        </w:rPr>
        <w:t>호의</w:t>
      </w:r>
      <w:r w:rsidRPr="00525EDE">
        <w:rPr>
          <w:rFonts w:ascii="Noto Sans KR Light" w:hAnsi="Noto Sans KR Light"/>
        </w:rPr>
        <w:t xml:space="preserve"> </w:t>
      </w:r>
      <w:r w:rsidRPr="00525EDE">
        <w:rPr>
          <w:rFonts w:ascii="Noto Sans KR Light" w:hAnsi="Noto Sans KR Light" w:hint="eastAsia"/>
        </w:rPr>
        <w:t>사유가</w:t>
      </w:r>
      <w:r w:rsidRPr="00525EDE">
        <w:rPr>
          <w:rFonts w:ascii="Noto Sans KR Light" w:hAnsi="Noto Sans KR Light"/>
        </w:rPr>
        <w:t xml:space="preserve"> </w:t>
      </w:r>
      <w:r w:rsidRPr="00525EDE">
        <w:rPr>
          <w:rFonts w:ascii="Noto Sans KR Light" w:hAnsi="Noto Sans KR Light" w:hint="eastAsia"/>
        </w:rPr>
        <w:t>발생하는</w:t>
      </w:r>
      <w:r w:rsidRPr="00525EDE">
        <w:rPr>
          <w:rFonts w:ascii="Noto Sans KR Light" w:hAnsi="Noto Sans KR Light"/>
        </w:rPr>
        <w:t xml:space="preserve"> </w:t>
      </w:r>
      <w:r w:rsidRPr="00525EDE">
        <w:rPr>
          <w:rFonts w:ascii="Noto Sans KR Light" w:hAnsi="Noto Sans KR Light" w:hint="eastAsia"/>
        </w:rPr>
        <w:t>경우</w:t>
      </w:r>
      <w:r w:rsidRPr="00525EDE">
        <w:rPr>
          <w:rFonts w:ascii="Noto Sans KR Light" w:hAnsi="Noto Sans KR Light"/>
        </w:rPr>
        <w:t xml:space="preserve"> </w:t>
      </w:r>
      <w:r w:rsidRPr="00525EDE">
        <w:rPr>
          <w:rFonts w:ascii="Noto Sans KR Light" w:hAnsi="Noto Sans KR Light" w:hint="eastAsia"/>
        </w:rPr>
        <w:t>해지된다</w:t>
      </w:r>
      <w:r w:rsidRPr="00525EDE">
        <w:rPr>
          <w:rFonts w:ascii="Noto Sans KR Light" w:hAnsi="Noto Sans KR Light"/>
        </w:rPr>
        <w:t>.</w:t>
      </w:r>
    </w:p>
    <w:p w14:paraId="3F60CB1B" w14:textId="0FFECF80" w:rsidR="00F8769D" w:rsidRPr="00525EDE" w:rsidRDefault="00F8769D" w:rsidP="001B7022">
      <w:pPr>
        <w:pStyle w:val="a3"/>
        <w:numPr>
          <w:ilvl w:val="1"/>
          <w:numId w:val="74"/>
        </w:numPr>
        <w:spacing w:before="120" w:beforeAutospacing="0" w:after="120" w:afterAutospacing="0"/>
        <w:rPr>
          <w:rFonts w:ascii="Noto Sans KR Light" w:hAnsi="Noto Sans KR Light"/>
        </w:rPr>
      </w:pPr>
      <w:r w:rsidRPr="00525EDE">
        <w:rPr>
          <w:rFonts w:ascii="Noto Sans KR Light" w:hAnsi="Noto Sans KR Light" w:hint="eastAsia"/>
        </w:rPr>
        <w:t>진행</w:t>
      </w:r>
      <w:r w:rsidRPr="00525EDE">
        <w:rPr>
          <w:rFonts w:ascii="Noto Sans KR Light" w:hAnsi="Noto Sans KR Light"/>
        </w:rPr>
        <w:t xml:space="preserve"> </w:t>
      </w:r>
      <w:r w:rsidRPr="00525EDE">
        <w:rPr>
          <w:rFonts w:ascii="Noto Sans KR Light" w:hAnsi="Noto Sans KR Light" w:hint="eastAsia"/>
        </w:rPr>
        <w:t>중인</w:t>
      </w:r>
      <w:r w:rsidRPr="00525EDE">
        <w:rPr>
          <w:rFonts w:ascii="Noto Sans KR Light" w:hAnsi="Noto Sans KR Light"/>
        </w:rPr>
        <w:t xml:space="preserve"> </w:t>
      </w:r>
      <w:r w:rsidRPr="00525EDE">
        <w:rPr>
          <w:rFonts w:ascii="Noto Sans KR Light" w:hAnsi="Noto Sans KR Light" w:hint="eastAsia"/>
        </w:rPr>
        <w:t>구매주문을</w:t>
      </w:r>
      <w:r w:rsidRPr="00525EDE">
        <w:rPr>
          <w:rFonts w:ascii="Noto Sans KR Light" w:hAnsi="Noto Sans KR Light"/>
        </w:rPr>
        <w:t xml:space="preserve"> </w:t>
      </w:r>
      <w:r w:rsidRPr="00525EDE">
        <w:rPr>
          <w:rFonts w:ascii="Noto Sans KR Light" w:hAnsi="Noto Sans KR Light" w:hint="eastAsia"/>
        </w:rPr>
        <w:t>제외하고</w:t>
      </w:r>
      <w:r w:rsidRPr="00525EDE">
        <w:rPr>
          <w:rFonts w:ascii="Noto Sans KR Light" w:hAnsi="Noto Sans KR Light"/>
        </w:rPr>
        <w:t xml:space="preserve">, </w:t>
      </w:r>
      <w:r w:rsidRPr="00525EDE">
        <w:rPr>
          <w:rFonts w:ascii="Noto Sans KR Light" w:hAnsi="Noto Sans KR Light" w:hint="eastAsia"/>
        </w:rPr>
        <w:t>제</w:t>
      </w:r>
      <w:r w:rsidRPr="00525EDE">
        <w:rPr>
          <w:rFonts w:ascii="Noto Sans KR Light" w:hAnsi="Noto Sans KR Light"/>
        </w:rPr>
        <w:t>2</w:t>
      </w:r>
      <w:r w:rsidRPr="00525EDE">
        <w:rPr>
          <w:rFonts w:ascii="Noto Sans KR Light" w:hAnsi="Noto Sans KR Light" w:hint="eastAsia"/>
        </w:rPr>
        <w:t>조에</w:t>
      </w:r>
      <w:r w:rsidRPr="00525EDE">
        <w:rPr>
          <w:rFonts w:ascii="Noto Sans KR Light" w:hAnsi="Noto Sans KR Light"/>
        </w:rPr>
        <w:t xml:space="preserve"> </w:t>
      </w:r>
      <w:r w:rsidRPr="00525EDE">
        <w:rPr>
          <w:rFonts w:ascii="Noto Sans KR Light" w:hAnsi="Noto Sans KR Light" w:hint="eastAsia"/>
        </w:rPr>
        <w:t>규정된</w:t>
      </w:r>
      <w:r w:rsidRPr="00525EDE">
        <w:rPr>
          <w:rFonts w:ascii="Noto Sans KR Light" w:hAnsi="Noto Sans KR Light"/>
        </w:rPr>
        <w:t xml:space="preserve"> </w:t>
      </w:r>
      <w:r w:rsidRPr="00525EDE">
        <w:rPr>
          <w:rFonts w:ascii="Noto Sans KR Light" w:hAnsi="Noto Sans KR Light" w:hint="eastAsia"/>
        </w:rPr>
        <w:t>본</w:t>
      </w:r>
      <w:r w:rsidRPr="00525EDE">
        <w:rPr>
          <w:rFonts w:ascii="Noto Sans KR Light" w:hAnsi="Noto Sans KR Light"/>
        </w:rPr>
        <w:t xml:space="preserve"> </w:t>
      </w:r>
      <w:r w:rsidRPr="00525EDE">
        <w:rPr>
          <w:rFonts w:ascii="Noto Sans KR Light" w:hAnsi="Noto Sans KR Light" w:hint="eastAsia"/>
        </w:rPr>
        <w:t>계약</w:t>
      </w:r>
      <w:r w:rsidRPr="00525EDE">
        <w:rPr>
          <w:rFonts w:ascii="Noto Sans KR Light" w:hAnsi="Noto Sans KR Light"/>
        </w:rPr>
        <w:t xml:space="preserve"> </w:t>
      </w:r>
      <w:r w:rsidRPr="00525EDE">
        <w:rPr>
          <w:rFonts w:ascii="Noto Sans KR Light" w:hAnsi="Noto Sans KR Light" w:hint="eastAsia"/>
        </w:rPr>
        <w:t>기간이</w:t>
      </w:r>
      <w:r w:rsidRPr="00525EDE">
        <w:rPr>
          <w:rFonts w:ascii="Noto Sans KR Light" w:hAnsi="Noto Sans KR Light"/>
        </w:rPr>
        <w:t xml:space="preserve"> </w:t>
      </w:r>
      <w:r w:rsidRPr="00525EDE">
        <w:rPr>
          <w:rFonts w:ascii="Noto Sans KR Light" w:hAnsi="Noto Sans KR Light" w:hint="eastAsia"/>
        </w:rPr>
        <w:t>만료되는</w:t>
      </w:r>
      <w:r w:rsidRPr="00525EDE">
        <w:rPr>
          <w:rFonts w:ascii="Noto Sans KR Light" w:hAnsi="Noto Sans KR Light"/>
        </w:rPr>
        <w:t xml:space="preserve"> </w:t>
      </w:r>
      <w:r w:rsidRPr="00525EDE">
        <w:rPr>
          <w:rFonts w:ascii="Noto Sans KR Light" w:hAnsi="Noto Sans KR Light" w:hint="eastAsia"/>
        </w:rPr>
        <w:t>경우</w:t>
      </w:r>
    </w:p>
    <w:p w14:paraId="342F1568" w14:textId="742A0A93" w:rsidR="00F8769D" w:rsidRPr="00525EDE" w:rsidRDefault="00F8769D" w:rsidP="001B7022">
      <w:pPr>
        <w:pStyle w:val="a3"/>
        <w:numPr>
          <w:ilvl w:val="1"/>
          <w:numId w:val="74"/>
        </w:numPr>
        <w:spacing w:before="120" w:beforeAutospacing="0" w:after="120" w:afterAutospacing="0"/>
        <w:rPr>
          <w:rFonts w:ascii="Noto Sans KR Light" w:hAnsi="Noto Sans KR Light"/>
        </w:rPr>
      </w:pPr>
      <w:r w:rsidRPr="00525EDE">
        <w:rPr>
          <w:rFonts w:ascii="Noto Sans KR Light" w:hAnsi="Noto Sans KR Light" w:hint="eastAsia"/>
        </w:rPr>
        <w:t>딜러가</w:t>
      </w:r>
      <w:r w:rsidRPr="00525EDE">
        <w:rPr>
          <w:rFonts w:ascii="Noto Sans KR Light" w:hAnsi="Noto Sans KR Light"/>
        </w:rPr>
        <w:t xml:space="preserve"> </w:t>
      </w:r>
      <w:r w:rsidRPr="00525EDE">
        <w:rPr>
          <w:rFonts w:ascii="Noto Sans KR Light" w:hAnsi="Noto Sans KR Light" w:hint="eastAsia"/>
        </w:rPr>
        <w:t>본</w:t>
      </w:r>
      <w:r w:rsidRPr="00525EDE">
        <w:rPr>
          <w:rFonts w:ascii="Noto Sans KR Light" w:hAnsi="Noto Sans KR Light"/>
        </w:rPr>
        <w:t xml:space="preserve"> </w:t>
      </w:r>
      <w:r w:rsidRPr="00525EDE">
        <w:rPr>
          <w:rFonts w:ascii="Noto Sans KR Light" w:hAnsi="Noto Sans KR Light" w:hint="eastAsia"/>
        </w:rPr>
        <w:t>계약</w:t>
      </w:r>
      <w:r w:rsidRPr="00525EDE">
        <w:rPr>
          <w:rFonts w:ascii="Noto Sans KR Light" w:hAnsi="Noto Sans KR Light"/>
        </w:rPr>
        <w:t>(</w:t>
      </w:r>
      <w:r w:rsidRPr="00525EDE">
        <w:rPr>
          <w:rFonts w:ascii="Noto Sans KR Light" w:hAnsi="Noto Sans KR Light" w:hint="eastAsia"/>
        </w:rPr>
        <w:t>부록</w:t>
      </w:r>
      <w:r w:rsidRPr="00525EDE">
        <w:rPr>
          <w:rFonts w:ascii="Noto Sans KR Light" w:hAnsi="Noto Sans KR Light"/>
        </w:rPr>
        <w:t xml:space="preserve"> </w:t>
      </w:r>
      <w:r w:rsidRPr="00525EDE">
        <w:rPr>
          <w:rFonts w:ascii="Noto Sans KR Light" w:hAnsi="Noto Sans KR Light" w:hint="eastAsia"/>
        </w:rPr>
        <w:t>및</w:t>
      </w:r>
      <w:r w:rsidRPr="00525EDE">
        <w:rPr>
          <w:rFonts w:ascii="Noto Sans KR Light" w:hAnsi="Noto Sans KR Light"/>
        </w:rPr>
        <w:t>/</w:t>
      </w:r>
      <w:r w:rsidRPr="00525EDE">
        <w:rPr>
          <w:rFonts w:ascii="Noto Sans KR Light" w:hAnsi="Noto Sans KR Light" w:hint="eastAsia"/>
        </w:rPr>
        <w:t>또는</w:t>
      </w:r>
      <w:r w:rsidRPr="00525EDE">
        <w:rPr>
          <w:rFonts w:ascii="Noto Sans KR Light" w:hAnsi="Noto Sans KR Light"/>
        </w:rPr>
        <w:t xml:space="preserve"> </w:t>
      </w:r>
      <w:r w:rsidRPr="00525EDE">
        <w:rPr>
          <w:rFonts w:ascii="Noto Sans KR Light" w:hAnsi="Noto Sans KR Light" w:hint="eastAsia"/>
        </w:rPr>
        <w:t>딜러에게</w:t>
      </w:r>
      <w:r w:rsidRPr="00525EDE">
        <w:rPr>
          <w:rFonts w:ascii="Noto Sans KR Light" w:hAnsi="Noto Sans KR Light"/>
        </w:rPr>
        <w:t xml:space="preserve"> </w:t>
      </w:r>
      <w:r w:rsidRPr="00525EDE">
        <w:rPr>
          <w:rFonts w:ascii="Noto Sans KR Light" w:hAnsi="Noto Sans KR Light" w:hint="eastAsia"/>
        </w:rPr>
        <w:t>제공된</w:t>
      </w:r>
      <w:r w:rsidRPr="00525EDE">
        <w:rPr>
          <w:rFonts w:ascii="Noto Sans KR Light" w:hAnsi="Noto Sans KR Light"/>
        </w:rPr>
        <w:t xml:space="preserve"> </w:t>
      </w:r>
      <w:r w:rsidRPr="00525EDE">
        <w:rPr>
          <w:rFonts w:ascii="Noto Sans KR Light" w:hAnsi="Noto Sans KR Light" w:hint="eastAsia"/>
        </w:rPr>
        <w:t>회사</w:t>
      </w:r>
      <w:r w:rsidRPr="00525EDE">
        <w:rPr>
          <w:rFonts w:ascii="Noto Sans KR Light" w:hAnsi="Noto Sans KR Light"/>
        </w:rPr>
        <w:t xml:space="preserve"> </w:t>
      </w:r>
      <w:r w:rsidRPr="00525EDE">
        <w:rPr>
          <w:rFonts w:ascii="Noto Sans KR Light" w:hAnsi="Noto Sans KR Light" w:hint="eastAsia"/>
        </w:rPr>
        <w:t>정책</w:t>
      </w:r>
      <w:r w:rsidRPr="00525EDE">
        <w:rPr>
          <w:rFonts w:ascii="Noto Sans KR Light" w:hAnsi="Noto Sans KR Light"/>
        </w:rPr>
        <w:t xml:space="preserve"> </w:t>
      </w:r>
      <w:r w:rsidRPr="00525EDE">
        <w:rPr>
          <w:rFonts w:ascii="Noto Sans KR Light" w:hAnsi="Noto Sans KR Light" w:hint="eastAsia"/>
        </w:rPr>
        <w:t>포함</w:t>
      </w:r>
      <w:r w:rsidRPr="00525EDE">
        <w:rPr>
          <w:rFonts w:ascii="Noto Sans KR Light" w:hAnsi="Noto Sans KR Light"/>
        </w:rPr>
        <w:t>)</w:t>
      </w:r>
      <w:r w:rsidRPr="00525EDE">
        <w:rPr>
          <w:rFonts w:ascii="Noto Sans KR Light" w:hAnsi="Noto Sans KR Light" w:hint="eastAsia"/>
        </w:rPr>
        <w:t>에</w:t>
      </w:r>
      <w:r w:rsidRPr="00525EDE">
        <w:rPr>
          <w:rFonts w:ascii="Noto Sans KR Light" w:hAnsi="Noto Sans KR Light"/>
        </w:rPr>
        <w:t xml:space="preserve"> </w:t>
      </w:r>
      <w:r w:rsidRPr="00525EDE">
        <w:rPr>
          <w:rFonts w:ascii="Noto Sans KR Light" w:hAnsi="Noto Sans KR Light" w:hint="eastAsia"/>
        </w:rPr>
        <w:t>명시된</w:t>
      </w:r>
      <w:r w:rsidRPr="00525EDE">
        <w:rPr>
          <w:rFonts w:ascii="Noto Sans KR Light" w:hAnsi="Noto Sans KR Light"/>
        </w:rPr>
        <w:t xml:space="preserve"> </w:t>
      </w:r>
      <w:r w:rsidRPr="00525EDE">
        <w:rPr>
          <w:rFonts w:ascii="Noto Sans KR Light" w:hAnsi="Noto Sans KR Light" w:hint="eastAsia"/>
        </w:rPr>
        <w:t>의무</w:t>
      </w:r>
      <w:r w:rsidRPr="00525EDE">
        <w:rPr>
          <w:rFonts w:ascii="Noto Sans KR Light" w:hAnsi="Noto Sans KR Light"/>
        </w:rPr>
        <w:t xml:space="preserve"> </w:t>
      </w:r>
      <w:r w:rsidRPr="00525EDE">
        <w:rPr>
          <w:rFonts w:ascii="Noto Sans KR Light" w:hAnsi="Noto Sans KR Light" w:hint="eastAsia"/>
        </w:rPr>
        <w:t>또는</w:t>
      </w:r>
      <w:r w:rsidRPr="00525EDE">
        <w:rPr>
          <w:rFonts w:ascii="Noto Sans KR Light" w:hAnsi="Noto Sans KR Light"/>
        </w:rPr>
        <w:t xml:space="preserve"> </w:t>
      </w:r>
      <w:r w:rsidRPr="00525EDE">
        <w:rPr>
          <w:rFonts w:ascii="Noto Sans KR Light" w:hAnsi="Noto Sans KR Light" w:hint="eastAsia"/>
        </w:rPr>
        <w:t>책임을</w:t>
      </w:r>
      <w:r w:rsidRPr="00525EDE">
        <w:rPr>
          <w:rFonts w:ascii="Noto Sans KR Light" w:hAnsi="Noto Sans KR Light"/>
        </w:rPr>
        <w:t xml:space="preserve"> </w:t>
      </w:r>
      <w:r w:rsidRPr="00525EDE">
        <w:rPr>
          <w:rFonts w:ascii="Noto Sans KR Light" w:hAnsi="Noto Sans KR Light" w:hint="eastAsia"/>
        </w:rPr>
        <w:t>위반하였고</w:t>
      </w:r>
      <w:r w:rsidRPr="00525EDE">
        <w:rPr>
          <w:rFonts w:ascii="Noto Sans KR Light" w:hAnsi="Noto Sans KR Light"/>
        </w:rPr>
        <w:t xml:space="preserve">, </w:t>
      </w:r>
      <w:r w:rsidRPr="00525EDE">
        <w:rPr>
          <w:rFonts w:ascii="Noto Sans KR Light" w:hAnsi="Noto Sans KR Light" w:hint="eastAsia"/>
        </w:rPr>
        <w:t>회사가</w:t>
      </w:r>
      <w:r w:rsidRPr="00525EDE">
        <w:rPr>
          <w:rFonts w:ascii="Noto Sans KR Light" w:hAnsi="Noto Sans KR Light"/>
        </w:rPr>
        <w:t xml:space="preserve"> </w:t>
      </w:r>
      <w:r w:rsidRPr="00525EDE">
        <w:rPr>
          <w:rFonts w:ascii="Noto Sans KR Light" w:hAnsi="Noto Sans KR Light" w:hint="eastAsia"/>
        </w:rPr>
        <w:t>서면</w:t>
      </w:r>
      <w:r w:rsidRPr="00525EDE">
        <w:rPr>
          <w:rFonts w:ascii="Noto Sans KR Light" w:hAnsi="Noto Sans KR Light"/>
        </w:rPr>
        <w:t xml:space="preserve"> </w:t>
      </w:r>
      <w:r w:rsidRPr="00525EDE">
        <w:rPr>
          <w:rFonts w:ascii="Noto Sans KR Light" w:hAnsi="Noto Sans KR Light" w:hint="eastAsia"/>
        </w:rPr>
        <w:t>통지하는</w:t>
      </w:r>
      <w:r w:rsidRPr="00525EDE">
        <w:rPr>
          <w:rFonts w:ascii="Noto Sans KR Light" w:hAnsi="Noto Sans KR Light"/>
        </w:rPr>
        <w:t xml:space="preserve"> </w:t>
      </w:r>
      <w:r w:rsidRPr="00525EDE">
        <w:rPr>
          <w:rFonts w:ascii="Noto Sans KR Light" w:hAnsi="Noto Sans KR Light" w:hint="eastAsia"/>
        </w:rPr>
        <w:t>경우</w:t>
      </w:r>
      <w:r w:rsidRPr="00525EDE">
        <w:rPr>
          <w:rFonts w:ascii="Noto Sans KR Light" w:hAnsi="Noto Sans KR Light"/>
        </w:rPr>
        <w:t>.</w:t>
      </w:r>
    </w:p>
    <w:p w14:paraId="149C12AB" w14:textId="1592F78D" w:rsidR="00F8769D" w:rsidRPr="00525EDE" w:rsidRDefault="00F8769D" w:rsidP="001B7022">
      <w:pPr>
        <w:pStyle w:val="a3"/>
        <w:numPr>
          <w:ilvl w:val="0"/>
          <w:numId w:val="74"/>
        </w:numPr>
        <w:spacing w:before="120" w:beforeAutospacing="0" w:after="120" w:afterAutospacing="0"/>
        <w:rPr>
          <w:rFonts w:ascii="Noto Sans KR Light" w:hAnsi="Noto Sans KR Light"/>
        </w:rPr>
      </w:pPr>
      <w:r w:rsidRPr="00525EDE">
        <w:rPr>
          <w:rFonts w:ascii="Noto Sans KR Light" w:hAnsi="Noto Sans KR Light" w:hint="eastAsia"/>
        </w:rPr>
        <w:t>당사자들은</w:t>
      </w:r>
      <w:r w:rsidRPr="00525EDE">
        <w:rPr>
          <w:rFonts w:ascii="Noto Sans KR Light" w:hAnsi="Noto Sans KR Light"/>
        </w:rPr>
        <w:t xml:space="preserve"> </w:t>
      </w:r>
      <w:r w:rsidRPr="00525EDE">
        <w:rPr>
          <w:rFonts w:ascii="Noto Sans KR Light" w:hAnsi="Noto Sans KR Light" w:hint="eastAsia"/>
        </w:rPr>
        <w:t>제</w:t>
      </w:r>
      <w:r w:rsidRPr="00525EDE">
        <w:rPr>
          <w:rFonts w:ascii="Noto Sans KR Light" w:hAnsi="Noto Sans KR Light"/>
        </w:rPr>
        <w:t>1</w:t>
      </w:r>
      <w:r w:rsidRPr="00525EDE">
        <w:rPr>
          <w:rFonts w:ascii="Noto Sans KR Light" w:hAnsi="Noto Sans KR Light" w:hint="eastAsia"/>
        </w:rPr>
        <w:t>조에</w:t>
      </w:r>
      <w:r w:rsidRPr="00525EDE">
        <w:rPr>
          <w:rFonts w:ascii="Noto Sans KR Light" w:hAnsi="Noto Sans KR Light"/>
        </w:rPr>
        <w:t xml:space="preserve"> </w:t>
      </w:r>
      <w:r w:rsidRPr="00525EDE">
        <w:rPr>
          <w:rFonts w:ascii="Noto Sans KR Light" w:hAnsi="Noto Sans KR Light" w:hint="eastAsia"/>
        </w:rPr>
        <w:t>따라</w:t>
      </w:r>
      <w:r w:rsidRPr="00525EDE">
        <w:rPr>
          <w:rFonts w:ascii="Noto Sans KR Light" w:hAnsi="Noto Sans KR Light"/>
        </w:rPr>
        <w:t xml:space="preserve"> </w:t>
      </w:r>
      <w:r w:rsidRPr="00525EDE">
        <w:rPr>
          <w:rFonts w:ascii="Noto Sans KR Light" w:hAnsi="Noto Sans KR Light" w:hint="eastAsia"/>
        </w:rPr>
        <w:t>본</w:t>
      </w:r>
      <w:r w:rsidRPr="00525EDE">
        <w:rPr>
          <w:rFonts w:ascii="Noto Sans KR Light" w:hAnsi="Noto Sans KR Light"/>
        </w:rPr>
        <w:t xml:space="preserve"> </w:t>
      </w:r>
      <w:r w:rsidRPr="00525EDE">
        <w:rPr>
          <w:rFonts w:ascii="Noto Sans KR Light" w:hAnsi="Noto Sans KR Light" w:hint="eastAsia"/>
        </w:rPr>
        <w:t>계약이</w:t>
      </w:r>
      <w:r w:rsidRPr="00525EDE">
        <w:rPr>
          <w:rFonts w:ascii="Noto Sans KR Light" w:hAnsi="Noto Sans KR Light"/>
        </w:rPr>
        <w:t xml:space="preserve"> </w:t>
      </w:r>
      <w:r w:rsidRPr="00525EDE">
        <w:rPr>
          <w:rFonts w:ascii="Noto Sans KR Light" w:hAnsi="Noto Sans KR Light" w:hint="eastAsia"/>
        </w:rPr>
        <w:t>해지되는</w:t>
      </w:r>
      <w:r w:rsidRPr="00525EDE">
        <w:rPr>
          <w:rFonts w:ascii="Noto Sans KR Light" w:hAnsi="Noto Sans KR Light"/>
        </w:rPr>
        <w:t xml:space="preserve"> </w:t>
      </w:r>
      <w:r w:rsidRPr="00525EDE">
        <w:rPr>
          <w:rFonts w:ascii="Noto Sans KR Light" w:hAnsi="Noto Sans KR Light" w:hint="eastAsia"/>
        </w:rPr>
        <w:t>경우</w:t>
      </w:r>
      <w:r w:rsidRPr="00525EDE">
        <w:rPr>
          <w:rFonts w:ascii="Noto Sans KR Light" w:hAnsi="Noto Sans KR Light"/>
        </w:rPr>
        <w:t xml:space="preserve"> </w:t>
      </w:r>
      <w:r w:rsidRPr="00525EDE">
        <w:rPr>
          <w:rFonts w:ascii="Noto Sans KR Light" w:hAnsi="Noto Sans KR Light" w:hint="eastAsia"/>
        </w:rPr>
        <w:t>다음</w:t>
      </w:r>
      <w:r w:rsidRPr="00525EDE">
        <w:rPr>
          <w:rFonts w:ascii="Noto Sans KR Light" w:hAnsi="Noto Sans KR Light"/>
        </w:rPr>
        <w:t xml:space="preserve"> </w:t>
      </w:r>
      <w:r w:rsidRPr="00525EDE">
        <w:rPr>
          <w:rFonts w:ascii="Noto Sans KR Light" w:hAnsi="Noto Sans KR Light" w:hint="eastAsia"/>
        </w:rPr>
        <w:t>각</w:t>
      </w:r>
      <w:r w:rsidRPr="00525EDE">
        <w:rPr>
          <w:rFonts w:ascii="Noto Sans KR Light" w:hAnsi="Noto Sans KR Light"/>
        </w:rPr>
        <w:t xml:space="preserve"> </w:t>
      </w:r>
      <w:r w:rsidRPr="00525EDE">
        <w:rPr>
          <w:rFonts w:ascii="Noto Sans KR Light" w:hAnsi="Noto Sans KR Light" w:hint="eastAsia"/>
        </w:rPr>
        <w:t>호의</w:t>
      </w:r>
      <w:r w:rsidRPr="00525EDE">
        <w:rPr>
          <w:rFonts w:ascii="Noto Sans KR Light" w:hAnsi="Noto Sans KR Light"/>
        </w:rPr>
        <w:t xml:space="preserve"> </w:t>
      </w:r>
      <w:r w:rsidRPr="00525EDE">
        <w:rPr>
          <w:rFonts w:ascii="Noto Sans KR Light" w:hAnsi="Noto Sans KR Light" w:hint="eastAsia"/>
        </w:rPr>
        <w:t>의무를</w:t>
      </w:r>
      <w:r w:rsidRPr="00525EDE">
        <w:rPr>
          <w:rFonts w:ascii="Noto Sans KR Light" w:hAnsi="Noto Sans KR Light"/>
        </w:rPr>
        <w:t xml:space="preserve"> </w:t>
      </w:r>
      <w:r w:rsidRPr="00525EDE">
        <w:rPr>
          <w:rFonts w:ascii="Noto Sans KR Light" w:hAnsi="Noto Sans KR Light" w:hint="eastAsia"/>
        </w:rPr>
        <w:t>이행한다</w:t>
      </w:r>
      <w:r w:rsidRPr="00525EDE">
        <w:rPr>
          <w:rFonts w:ascii="Noto Sans KR Light" w:hAnsi="Noto Sans KR Light"/>
        </w:rPr>
        <w:t>.</w:t>
      </w:r>
    </w:p>
    <w:p w14:paraId="648A6F41" w14:textId="727FAB80" w:rsidR="00F8769D" w:rsidRPr="00525EDE" w:rsidRDefault="00F8769D" w:rsidP="001B7022">
      <w:pPr>
        <w:pStyle w:val="a3"/>
        <w:numPr>
          <w:ilvl w:val="1"/>
          <w:numId w:val="74"/>
        </w:numPr>
        <w:spacing w:before="120" w:after="120"/>
        <w:rPr>
          <w:rFonts w:ascii="Noto Sans KR Light" w:hAnsi="Noto Sans KR Light"/>
        </w:rPr>
      </w:pPr>
      <w:r w:rsidRPr="00525EDE">
        <w:rPr>
          <w:rFonts w:ascii="Noto Sans KR Light" w:hAnsi="Noto Sans KR Light" w:hint="eastAsia"/>
          <w:u w:val="single"/>
        </w:rPr>
        <w:t>채무</w:t>
      </w:r>
      <w:r w:rsidRPr="00525EDE">
        <w:rPr>
          <w:rFonts w:ascii="Noto Sans KR Light" w:hAnsi="Noto Sans KR Light"/>
          <w:u w:val="single"/>
        </w:rPr>
        <w:t xml:space="preserve"> </w:t>
      </w:r>
      <w:r w:rsidRPr="00525EDE">
        <w:rPr>
          <w:rFonts w:ascii="Noto Sans KR Light" w:hAnsi="Noto Sans KR Light" w:hint="eastAsia"/>
          <w:u w:val="single"/>
        </w:rPr>
        <w:t>정산</w:t>
      </w:r>
      <w:r w:rsidRPr="00525EDE">
        <w:rPr>
          <w:rFonts w:ascii="Noto Sans KR Light" w:hAnsi="Noto Sans KR Light"/>
        </w:rPr>
        <w:t xml:space="preserve">: </w:t>
      </w:r>
      <w:r w:rsidRPr="00525EDE">
        <w:rPr>
          <w:rFonts w:ascii="Noto Sans KR Light" w:hAnsi="Noto Sans KR Light" w:hint="eastAsia"/>
        </w:rPr>
        <w:t>딜러는</w:t>
      </w:r>
      <w:r w:rsidRPr="00525EDE">
        <w:rPr>
          <w:rFonts w:ascii="Noto Sans KR Light" w:hAnsi="Noto Sans KR Light"/>
        </w:rPr>
        <w:t xml:space="preserve"> </w:t>
      </w:r>
      <w:r w:rsidRPr="00525EDE">
        <w:rPr>
          <w:rFonts w:ascii="Noto Sans KR Light" w:hAnsi="Noto Sans KR Light" w:hint="eastAsia"/>
        </w:rPr>
        <w:t>회사에</w:t>
      </w:r>
      <w:r w:rsidRPr="00525EDE">
        <w:rPr>
          <w:rFonts w:ascii="Noto Sans KR Light" w:hAnsi="Noto Sans KR Light"/>
        </w:rPr>
        <w:t xml:space="preserve"> </w:t>
      </w:r>
      <w:r w:rsidRPr="00525EDE">
        <w:rPr>
          <w:rFonts w:ascii="Noto Sans KR Light" w:hAnsi="Noto Sans KR Light" w:hint="eastAsia"/>
        </w:rPr>
        <w:t>대한</w:t>
      </w:r>
      <w:r w:rsidRPr="00525EDE">
        <w:rPr>
          <w:rFonts w:ascii="Noto Sans KR Light" w:hAnsi="Noto Sans KR Light"/>
        </w:rPr>
        <w:t xml:space="preserve"> </w:t>
      </w:r>
      <w:r w:rsidRPr="00525EDE">
        <w:rPr>
          <w:rFonts w:ascii="Noto Sans KR Light" w:hAnsi="Noto Sans KR Light" w:hint="eastAsia"/>
        </w:rPr>
        <w:t>모든</w:t>
      </w:r>
      <w:r w:rsidRPr="00525EDE">
        <w:rPr>
          <w:rFonts w:ascii="Noto Sans KR Light" w:hAnsi="Noto Sans KR Light"/>
        </w:rPr>
        <w:t xml:space="preserve"> </w:t>
      </w:r>
      <w:r w:rsidRPr="00525EDE">
        <w:rPr>
          <w:rFonts w:ascii="Noto Sans KR Light" w:hAnsi="Noto Sans KR Light" w:hint="eastAsia"/>
        </w:rPr>
        <w:t>연체</w:t>
      </w:r>
      <w:r w:rsidRPr="00525EDE">
        <w:rPr>
          <w:rFonts w:ascii="Noto Sans KR Light" w:hAnsi="Noto Sans KR Light"/>
        </w:rPr>
        <w:t xml:space="preserve"> </w:t>
      </w:r>
      <w:r w:rsidRPr="00525EDE">
        <w:rPr>
          <w:rFonts w:ascii="Noto Sans KR Light" w:hAnsi="Noto Sans KR Light" w:hint="eastAsia"/>
        </w:rPr>
        <w:t>금액</w:t>
      </w:r>
      <w:r w:rsidRPr="00525EDE">
        <w:rPr>
          <w:rFonts w:ascii="Noto Sans KR Light" w:hAnsi="Noto Sans KR Light"/>
        </w:rPr>
        <w:t xml:space="preserve">, </w:t>
      </w:r>
      <w:r w:rsidRPr="00525EDE">
        <w:rPr>
          <w:rFonts w:ascii="Noto Sans KR Light" w:hAnsi="Noto Sans KR Light" w:hint="eastAsia"/>
        </w:rPr>
        <w:t>부채</w:t>
      </w:r>
      <w:r w:rsidRPr="00525EDE">
        <w:rPr>
          <w:rFonts w:ascii="Noto Sans KR Light" w:hAnsi="Noto Sans KR Light"/>
        </w:rPr>
        <w:t xml:space="preserve"> </w:t>
      </w:r>
      <w:r w:rsidRPr="00525EDE">
        <w:rPr>
          <w:rFonts w:ascii="Noto Sans KR Light" w:hAnsi="Noto Sans KR Light" w:hint="eastAsia"/>
        </w:rPr>
        <w:t>원금</w:t>
      </w:r>
      <w:r w:rsidRPr="00525EDE">
        <w:rPr>
          <w:rFonts w:ascii="Noto Sans KR Light" w:hAnsi="Noto Sans KR Light"/>
        </w:rPr>
        <w:t xml:space="preserve"> </w:t>
      </w:r>
      <w:r w:rsidRPr="00525EDE">
        <w:rPr>
          <w:rFonts w:ascii="Noto Sans KR Light" w:hAnsi="Noto Sans KR Light" w:hint="eastAsia"/>
        </w:rPr>
        <w:t>및</w:t>
      </w:r>
      <w:r w:rsidRPr="00525EDE">
        <w:rPr>
          <w:rFonts w:ascii="Noto Sans KR Light" w:hAnsi="Noto Sans KR Light"/>
        </w:rPr>
        <w:t xml:space="preserve"> </w:t>
      </w:r>
      <w:r w:rsidRPr="00525EDE">
        <w:rPr>
          <w:rFonts w:ascii="Noto Sans KR Light" w:hAnsi="Noto Sans KR Light" w:hint="eastAsia"/>
        </w:rPr>
        <w:t>지연이자</w:t>
      </w:r>
      <w:r w:rsidRPr="00525EDE">
        <w:rPr>
          <w:rFonts w:ascii="Noto Sans KR Light" w:hAnsi="Noto Sans KR Light"/>
        </w:rPr>
        <w:t>(</w:t>
      </w:r>
      <w:r w:rsidRPr="00525EDE">
        <w:rPr>
          <w:rFonts w:ascii="Noto Sans KR Light" w:hAnsi="Noto Sans KR Light" w:hint="eastAsia"/>
        </w:rPr>
        <w:t>있는</w:t>
      </w:r>
      <w:r w:rsidRPr="00525EDE">
        <w:rPr>
          <w:rFonts w:ascii="Noto Sans KR Light" w:hAnsi="Noto Sans KR Light"/>
        </w:rPr>
        <w:t xml:space="preserve"> </w:t>
      </w:r>
      <w:r w:rsidRPr="00525EDE">
        <w:rPr>
          <w:rFonts w:ascii="Noto Sans KR Light" w:hAnsi="Noto Sans KR Light" w:hint="eastAsia"/>
        </w:rPr>
        <w:t>경우</w:t>
      </w:r>
      <w:r w:rsidRPr="00525EDE">
        <w:rPr>
          <w:rFonts w:ascii="Noto Sans KR Light" w:hAnsi="Noto Sans KR Light"/>
        </w:rPr>
        <w:t>)</w:t>
      </w:r>
      <w:r w:rsidRPr="00525EDE">
        <w:rPr>
          <w:rFonts w:ascii="Noto Sans KR Light" w:hAnsi="Noto Sans KR Light" w:hint="eastAsia"/>
        </w:rPr>
        <w:t>를</w:t>
      </w:r>
      <w:r w:rsidRPr="00525EDE">
        <w:rPr>
          <w:rFonts w:ascii="Noto Sans KR Light" w:hAnsi="Noto Sans KR Light"/>
        </w:rPr>
        <w:t xml:space="preserve"> </w:t>
      </w:r>
      <w:r w:rsidRPr="00525EDE">
        <w:rPr>
          <w:rFonts w:ascii="Noto Sans KR Light" w:hAnsi="Noto Sans KR Light" w:hint="eastAsia"/>
        </w:rPr>
        <w:t>전액</w:t>
      </w:r>
      <w:r w:rsidRPr="00525EDE">
        <w:rPr>
          <w:rFonts w:ascii="Noto Sans KR Light" w:hAnsi="Noto Sans KR Light"/>
        </w:rPr>
        <w:t xml:space="preserve"> </w:t>
      </w:r>
      <w:r w:rsidRPr="00525EDE">
        <w:rPr>
          <w:rFonts w:ascii="Noto Sans KR Light" w:hAnsi="Noto Sans KR Light" w:hint="eastAsia"/>
        </w:rPr>
        <w:t>즉시</w:t>
      </w:r>
      <w:r w:rsidRPr="00525EDE">
        <w:rPr>
          <w:rFonts w:ascii="Noto Sans KR Light" w:hAnsi="Noto Sans KR Light"/>
        </w:rPr>
        <w:t xml:space="preserve"> </w:t>
      </w:r>
      <w:r w:rsidRPr="00525EDE">
        <w:rPr>
          <w:rFonts w:ascii="Noto Sans KR Light" w:hAnsi="Noto Sans KR Light" w:hint="eastAsia"/>
        </w:rPr>
        <w:t>정산한다</w:t>
      </w:r>
      <w:r w:rsidRPr="00525EDE">
        <w:rPr>
          <w:rFonts w:ascii="Noto Sans KR Light" w:hAnsi="Noto Sans KR Light"/>
        </w:rPr>
        <w:t>.</w:t>
      </w:r>
    </w:p>
    <w:p w14:paraId="2DDAFFBC" w14:textId="6E122BA3" w:rsidR="00F8769D" w:rsidRPr="00525EDE" w:rsidRDefault="00F8769D" w:rsidP="001B7022">
      <w:pPr>
        <w:pStyle w:val="a3"/>
        <w:numPr>
          <w:ilvl w:val="1"/>
          <w:numId w:val="74"/>
        </w:numPr>
        <w:spacing w:before="120" w:after="120"/>
        <w:rPr>
          <w:rFonts w:ascii="Noto Sans KR Light" w:hAnsi="Noto Sans KR Light"/>
        </w:rPr>
      </w:pPr>
      <w:r w:rsidRPr="00525EDE">
        <w:rPr>
          <w:rFonts w:ascii="Noto Sans KR Light" w:hAnsi="Noto Sans KR Light" w:hint="eastAsia"/>
          <w:u w:val="single"/>
        </w:rPr>
        <w:lastRenderedPageBreak/>
        <w:t>브랜드</w:t>
      </w:r>
      <w:r w:rsidRPr="00525EDE">
        <w:rPr>
          <w:rFonts w:ascii="Noto Sans KR Light" w:hAnsi="Noto Sans KR Light"/>
          <w:u w:val="single"/>
        </w:rPr>
        <w:t xml:space="preserve"> </w:t>
      </w:r>
      <w:r w:rsidRPr="00525EDE">
        <w:rPr>
          <w:rFonts w:ascii="Noto Sans KR Light" w:hAnsi="Noto Sans KR Light" w:hint="eastAsia"/>
          <w:u w:val="single"/>
        </w:rPr>
        <w:t>사용</w:t>
      </w:r>
      <w:r w:rsidRPr="00525EDE">
        <w:rPr>
          <w:rFonts w:ascii="Noto Sans KR Light" w:hAnsi="Noto Sans KR Light"/>
          <w:u w:val="single"/>
        </w:rPr>
        <w:t xml:space="preserve"> </w:t>
      </w:r>
      <w:r w:rsidRPr="00525EDE">
        <w:rPr>
          <w:rFonts w:ascii="Noto Sans KR Light" w:hAnsi="Noto Sans KR Light" w:hint="eastAsia"/>
          <w:u w:val="single"/>
        </w:rPr>
        <w:t>중단</w:t>
      </w:r>
      <w:r w:rsidRPr="00525EDE">
        <w:rPr>
          <w:rFonts w:ascii="Noto Sans KR Light" w:hAnsi="Noto Sans KR Light"/>
        </w:rPr>
        <w:t xml:space="preserve">: </w:t>
      </w:r>
      <w:r w:rsidRPr="00525EDE">
        <w:rPr>
          <w:rFonts w:ascii="Noto Sans KR Light" w:hAnsi="Noto Sans KR Light" w:hint="eastAsia"/>
        </w:rPr>
        <w:t>딜러는</w:t>
      </w:r>
      <w:r w:rsidRPr="00525EDE">
        <w:rPr>
          <w:rFonts w:ascii="Noto Sans KR Light" w:hAnsi="Noto Sans KR Light"/>
        </w:rPr>
        <w:t xml:space="preserve"> </w:t>
      </w:r>
      <w:r w:rsidRPr="00525EDE">
        <w:rPr>
          <w:rFonts w:ascii="Noto Sans KR Light" w:hAnsi="Noto Sans KR Light" w:hint="eastAsia"/>
        </w:rPr>
        <w:t>상품</w:t>
      </w:r>
      <w:r w:rsidRPr="00525EDE">
        <w:rPr>
          <w:rFonts w:ascii="Noto Sans KR Light" w:hAnsi="Noto Sans KR Light"/>
        </w:rPr>
        <w:t xml:space="preserve"> </w:t>
      </w:r>
      <w:r w:rsidRPr="00525EDE">
        <w:rPr>
          <w:rFonts w:ascii="Noto Sans KR Light" w:hAnsi="Noto Sans KR Light" w:hint="eastAsia"/>
        </w:rPr>
        <w:t>및</w:t>
      </w:r>
      <w:r w:rsidRPr="00525EDE">
        <w:rPr>
          <w:rFonts w:ascii="Noto Sans KR Light" w:hAnsi="Noto Sans KR Light"/>
        </w:rPr>
        <w:t xml:space="preserve"> </w:t>
      </w:r>
      <w:r w:rsidRPr="00525EDE">
        <w:rPr>
          <w:rFonts w:ascii="Noto Sans KR Light" w:hAnsi="Noto Sans KR Light" w:hint="eastAsia"/>
        </w:rPr>
        <w:t>회사와</w:t>
      </w:r>
      <w:r w:rsidRPr="00525EDE">
        <w:rPr>
          <w:rFonts w:ascii="Noto Sans KR Light" w:hAnsi="Noto Sans KR Light"/>
        </w:rPr>
        <w:t xml:space="preserve"> </w:t>
      </w:r>
      <w:r w:rsidRPr="00525EDE">
        <w:rPr>
          <w:rFonts w:ascii="Noto Sans KR Light" w:hAnsi="Noto Sans KR Light" w:hint="eastAsia"/>
        </w:rPr>
        <w:t>관련된</w:t>
      </w:r>
      <w:r w:rsidRPr="00525EDE">
        <w:rPr>
          <w:rFonts w:ascii="Noto Sans KR Light" w:hAnsi="Noto Sans KR Light"/>
        </w:rPr>
        <w:t xml:space="preserve"> </w:t>
      </w:r>
      <w:r w:rsidRPr="00525EDE">
        <w:rPr>
          <w:rFonts w:ascii="Noto Sans KR Light" w:hAnsi="Noto Sans KR Light" w:hint="eastAsia"/>
        </w:rPr>
        <w:t>상표</w:t>
      </w:r>
      <w:r w:rsidRPr="00525EDE">
        <w:rPr>
          <w:rFonts w:ascii="Noto Sans KR Light" w:hAnsi="Noto Sans KR Light"/>
        </w:rPr>
        <w:t xml:space="preserve">, </w:t>
      </w:r>
      <w:r w:rsidRPr="00525EDE">
        <w:rPr>
          <w:rFonts w:ascii="Noto Sans KR Light" w:hAnsi="Noto Sans KR Light" w:hint="eastAsia"/>
        </w:rPr>
        <w:t>로고</w:t>
      </w:r>
      <w:r w:rsidRPr="00525EDE">
        <w:rPr>
          <w:rFonts w:ascii="Noto Sans KR Light" w:hAnsi="Noto Sans KR Light"/>
        </w:rPr>
        <w:t xml:space="preserve"> </w:t>
      </w:r>
      <w:r w:rsidRPr="00525EDE">
        <w:rPr>
          <w:rFonts w:ascii="Noto Sans KR Light" w:hAnsi="Noto Sans KR Light" w:hint="eastAsia"/>
        </w:rPr>
        <w:t>및</w:t>
      </w:r>
      <w:r w:rsidRPr="00525EDE">
        <w:rPr>
          <w:rFonts w:ascii="Noto Sans KR Light" w:hAnsi="Noto Sans KR Light"/>
        </w:rPr>
        <w:t xml:space="preserve"> </w:t>
      </w:r>
      <w:r w:rsidRPr="00525EDE">
        <w:rPr>
          <w:rFonts w:ascii="Noto Sans KR Light" w:hAnsi="Noto Sans KR Light" w:hint="eastAsia"/>
        </w:rPr>
        <w:t>모든</w:t>
      </w:r>
      <w:r w:rsidRPr="00525EDE">
        <w:rPr>
          <w:rFonts w:ascii="Noto Sans KR Light" w:hAnsi="Noto Sans KR Light"/>
        </w:rPr>
        <w:t xml:space="preserve"> </w:t>
      </w:r>
      <w:r w:rsidRPr="00525EDE">
        <w:rPr>
          <w:rFonts w:ascii="Noto Sans KR Light" w:hAnsi="Noto Sans KR Light" w:hint="eastAsia"/>
        </w:rPr>
        <w:t>판촉물의</w:t>
      </w:r>
      <w:r w:rsidRPr="00525EDE">
        <w:rPr>
          <w:rFonts w:ascii="Noto Sans KR Light" w:hAnsi="Noto Sans KR Light"/>
        </w:rPr>
        <w:t xml:space="preserve"> </w:t>
      </w:r>
      <w:r w:rsidRPr="00525EDE">
        <w:rPr>
          <w:rFonts w:ascii="Noto Sans KR Light" w:hAnsi="Noto Sans KR Light" w:hint="eastAsia"/>
        </w:rPr>
        <w:t>사용을</w:t>
      </w:r>
      <w:r w:rsidRPr="00525EDE">
        <w:rPr>
          <w:rFonts w:ascii="Noto Sans KR Light" w:hAnsi="Noto Sans KR Light"/>
        </w:rPr>
        <w:t xml:space="preserve"> </w:t>
      </w:r>
      <w:r w:rsidRPr="00525EDE">
        <w:rPr>
          <w:rFonts w:ascii="Noto Sans KR Light" w:hAnsi="Noto Sans KR Light" w:hint="eastAsia"/>
        </w:rPr>
        <w:t>즉시</w:t>
      </w:r>
      <w:r w:rsidRPr="00525EDE">
        <w:rPr>
          <w:rFonts w:ascii="Noto Sans KR Light" w:hAnsi="Noto Sans KR Light"/>
        </w:rPr>
        <w:t xml:space="preserve"> </w:t>
      </w:r>
      <w:r w:rsidRPr="00525EDE">
        <w:rPr>
          <w:rFonts w:ascii="Noto Sans KR Light" w:hAnsi="Noto Sans KR Light" w:hint="eastAsia"/>
        </w:rPr>
        <w:t>중단하여야</w:t>
      </w:r>
      <w:r w:rsidRPr="00525EDE">
        <w:rPr>
          <w:rFonts w:ascii="Noto Sans KR Light" w:hAnsi="Noto Sans KR Light"/>
        </w:rPr>
        <w:t xml:space="preserve"> </w:t>
      </w:r>
      <w:r w:rsidRPr="00525EDE">
        <w:rPr>
          <w:rFonts w:ascii="Noto Sans KR Light" w:hAnsi="Noto Sans KR Light" w:hint="eastAsia"/>
        </w:rPr>
        <w:t>한다</w:t>
      </w:r>
      <w:r w:rsidRPr="00525EDE">
        <w:rPr>
          <w:rFonts w:ascii="Noto Sans KR Light" w:hAnsi="Noto Sans KR Light"/>
        </w:rPr>
        <w:t>.</w:t>
      </w:r>
    </w:p>
    <w:p w14:paraId="7C77BEE6" w14:textId="032BB7D1" w:rsidR="00F8769D" w:rsidRPr="00525EDE" w:rsidRDefault="00F8769D" w:rsidP="001B7022">
      <w:pPr>
        <w:pStyle w:val="a3"/>
        <w:numPr>
          <w:ilvl w:val="1"/>
          <w:numId w:val="74"/>
        </w:numPr>
        <w:spacing w:before="120" w:after="120"/>
        <w:rPr>
          <w:rFonts w:ascii="Noto Sans KR Light" w:hAnsi="Noto Sans KR Light"/>
        </w:rPr>
      </w:pPr>
      <w:r w:rsidRPr="00525EDE">
        <w:rPr>
          <w:rFonts w:ascii="Noto Sans KR Light" w:hAnsi="Noto Sans KR Light" w:hint="eastAsia"/>
          <w:u w:val="single"/>
        </w:rPr>
        <w:t>자료의</w:t>
      </w:r>
      <w:r w:rsidRPr="00525EDE">
        <w:rPr>
          <w:rFonts w:ascii="Noto Sans KR Light" w:hAnsi="Noto Sans KR Light"/>
          <w:u w:val="single"/>
        </w:rPr>
        <w:t xml:space="preserve"> </w:t>
      </w:r>
      <w:r w:rsidRPr="00525EDE">
        <w:rPr>
          <w:rFonts w:ascii="Noto Sans KR Light" w:hAnsi="Noto Sans KR Light" w:hint="eastAsia"/>
          <w:u w:val="single"/>
        </w:rPr>
        <w:t>반환</w:t>
      </w:r>
      <w:r w:rsidRPr="00525EDE">
        <w:rPr>
          <w:rFonts w:ascii="Noto Sans KR Light" w:hAnsi="Noto Sans KR Light"/>
        </w:rPr>
        <w:t>:</w:t>
      </w:r>
      <w:r w:rsidR="005523DC" w:rsidRPr="00525EDE">
        <w:rPr>
          <w:rFonts w:ascii="Noto Sans KR Light" w:hAnsi="Noto Sans KR Light"/>
        </w:rPr>
        <w:t xml:space="preserve"> </w:t>
      </w:r>
      <w:r w:rsidRPr="00525EDE">
        <w:rPr>
          <w:rFonts w:ascii="Noto Sans KR Light" w:hAnsi="Noto Sans KR Light" w:hint="eastAsia"/>
        </w:rPr>
        <w:t>본</w:t>
      </w:r>
      <w:r w:rsidRPr="00525EDE">
        <w:rPr>
          <w:rFonts w:ascii="Noto Sans KR Light" w:hAnsi="Noto Sans KR Light"/>
        </w:rPr>
        <w:t xml:space="preserve"> </w:t>
      </w:r>
      <w:r w:rsidRPr="00525EDE">
        <w:rPr>
          <w:rFonts w:ascii="Noto Sans KR Light" w:hAnsi="Noto Sans KR Light" w:hint="eastAsia"/>
        </w:rPr>
        <w:t>계약</w:t>
      </w:r>
      <w:r w:rsidRPr="00525EDE">
        <w:rPr>
          <w:rFonts w:ascii="Noto Sans KR Light" w:hAnsi="Noto Sans KR Light"/>
        </w:rPr>
        <w:t xml:space="preserve"> </w:t>
      </w:r>
      <w:r w:rsidRPr="00525EDE">
        <w:rPr>
          <w:rFonts w:ascii="Noto Sans KR Light" w:hAnsi="Noto Sans KR Light" w:hint="eastAsia"/>
        </w:rPr>
        <w:t>이행</w:t>
      </w:r>
      <w:r w:rsidRPr="00525EDE">
        <w:rPr>
          <w:rFonts w:ascii="Noto Sans KR Light" w:hAnsi="Noto Sans KR Light"/>
        </w:rPr>
        <w:t xml:space="preserve"> </w:t>
      </w:r>
      <w:r w:rsidRPr="00525EDE">
        <w:rPr>
          <w:rFonts w:ascii="Noto Sans KR Light" w:hAnsi="Noto Sans KR Light" w:hint="eastAsia"/>
        </w:rPr>
        <w:t>중</w:t>
      </w:r>
      <w:r w:rsidRPr="00525EDE">
        <w:rPr>
          <w:rFonts w:ascii="Noto Sans KR Light" w:hAnsi="Noto Sans KR Light"/>
        </w:rPr>
        <w:t xml:space="preserve"> </w:t>
      </w:r>
      <w:r w:rsidRPr="00525EDE">
        <w:rPr>
          <w:rFonts w:ascii="Noto Sans KR Light" w:hAnsi="Noto Sans KR Light" w:hint="eastAsia"/>
        </w:rPr>
        <w:t>제공된</w:t>
      </w:r>
      <w:r w:rsidRPr="00525EDE">
        <w:rPr>
          <w:rFonts w:ascii="Noto Sans KR Light" w:hAnsi="Noto Sans KR Light"/>
        </w:rPr>
        <w:t xml:space="preserve"> </w:t>
      </w:r>
      <w:r w:rsidRPr="00525EDE">
        <w:rPr>
          <w:rFonts w:ascii="Noto Sans KR Light" w:hAnsi="Noto Sans KR Light" w:hint="eastAsia"/>
        </w:rPr>
        <w:t>모든</w:t>
      </w:r>
      <w:r w:rsidRPr="00525EDE">
        <w:rPr>
          <w:rFonts w:ascii="Noto Sans KR Light" w:hAnsi="Noto Sans KR Light"/>
        </w:rPr>
        <w:t xml:space="preserve"> </w:t>
      </w:r>
      <w:r w:rsidRPr="00525EDE">
        <w:rPr>
          <w:rFonts w:ascii="Noto Sans KR Light" w:hAnsi="Noto Sans KR Light" w:hint="eastAsia"/>
        </w:rPr>
        <w:t>사업</w:t>
      </w:r>
      <w:r w:rsidRPr="00525EDE">
        <w:rPr>
          <w:rFonts w:ascii="Noto Sans KR Light" w:hAnsi="Noto Sans KR Light"/>
        </w:rPr>
        <w:t xml:space="preserve"> </w:t>
      </w:r>
      <w:r w:rsidRPr="00525EDE">
        <w:rPr>
          <w:rFonts w:ascii="Noto Sans KR Light" w:hAnsi="Noto Sans KR Light" w:hint="eastAsia"/>
        </w:rPr>
        <w:t>문서</w:t>
      </w:r>
      <w:r w:rsidRPr="00525EDE">
        <w:rPr>
          <w:rFonts w:ascii="Noto Sans KR Light" w:hAnsi="Noto Sans KR Light"/>
        </w:rPr>
        <w:t xml:space="preserve">, </w:t>
      </w:r>
      <w:r w:rsidRPr="00525EDE">
        <w:rPr>
          <w:rFonts w:ascii="Noto Sans KR Light" w:hAnsi="Noto Sans KR Light" w:hint="eastAsia"/>
        </w:rPr>
        <w:t>고객</w:t>
      </w:r>
      <w:r w:rsidRPr="00525EDE">
        <w:rPr>
          <w:rFonts w:ascii="Noto Sans KR Light" w:hAnsi="Noto Sans KR Light"/>
        </w:rPr>
        <w:t xml:space="preserve"> </w:t>
      </w:r>
      <w:r w:rsidRPr="00525EDE">
        <w:rPr>
          <w:rFonts w:ascii="Noto Sans KR Light" w:hAnsi="Noto Sans KR Light" w:hint="eastAsia"/>
        </w:rPr>
        <w:t>명단</w:t>
      </w:r>
      <w:r w:rsidRPr="00525EDE">
        <w:rPr>
          <w:rFonts w:ascii="Noto Sans KR Light" w:hAnsi="Noto Sans KR Light"/>
        </w:rPr>
        <w:t xml:space="preserve">, </w:t>
      </w:r>
      <w:r w:rsidRPr="00525EDE">
        <w:rPr>
          <w:rFonts w:ascii="Noto Sans KR Light" w:hAnsi="Noto Sans KR Light" w:hint="eastAsia"/>
        </w:rPr>
        <w:t>정책</w:t>
      </w:r>
      <w:r w:rsidRPr="00525EDE">
        <w:rPr>
          <w:rFonts w:ascii="Noto Sans KR Light" w:hAnsi="Noto Sans KR Light"/>
        </w:rPr>
        <w:t xml:space="preserve"> </w:t>
      </w:r>
      <w:r w:rsidRPr="00525EDE">
        <w:rPr>
          <w:rFonts w:ascii="Noto Sans KR Light" w:hAnsi="Noto Sans KR Light" w:hint="eastAsia"/>
        </w:rPr>
        <w:t>및</w:t>
      </w:r>
      <w:r w:rsidRPr="00525EDE">
        <w:rPr>
          <w:rFonts w:ascii="Noto Sans KR Light" w:hAnsi="Noto Sans KR Light"/>
        </w:rPr>
        <w:t xml:space="preserve"> </w:t>
      </w:r>
      <w:r w:rsidRPr="00525EDE">
        <w:rPr>
          <w:rFonts w:ascii="Noto Sans KR Light" w:hAnsi="Noto Sans KR Light" w:hint="eastAsia"/>
        </w:rPr>
        <w:t>기밀정보를</w:t>
      </w:r>
      <w:r w:rsidRPr="00525EDE">
        <w:rPr>
          <w:rFonts w:ascii="Noto Sans KR Light" w:hAnsi="Noto Sans KR Light"/>
        </w:rPr>
        <w:t xml:space="preserve"> (</w:t>
      </w:r>
      <w:r w:rsidRPr="00525EDE">
        <w:rPr>
          <w:rFonts w:ascii="Noto Sans KR Light" w:hAnsi="Noto Sans KR Light" w:hint="eastAsia"/>
        </w:rPr>
        <w:t>회사가</w:t>
      </w:r>
      <w:r w:rsidRPr="00525EDE">
        <w:rPr>
          <w:rFonts w:ascii="Noto Sans KR Light" w:hAnsi="Noto Sans KR Light"/>
        </w:rPr>
        <w:t xml:space="preserve"> </w:t>
      </w:r>
      <w:r w:rsidRPr="00525EDE">
        <w:rPr>
          <w:rFonts w:ascii="Noto Sans KR Light" w:hAnsi="Noto Sans KR Light" w:hint="eastAsia"/>
        </w:rPr>
        <w:t>요청하는</w:t>
      </w:r>
      <w:r w:rsidRPr="00525EDE">
        <w:rPr>
          <w:rFonts w:ascii="Noto Sans KR Light" w:hAnsi="Noto Sans KR Light"/>
        </w:rPr>
        <w:t xml:space="preserve"> </w:t>
      </w:r>
      <w:r w:rsidRPr="00525EDE">
        <w:rPr>
          <w:rFonts w:ascii="Noto Sans KR Light" w:hAnsi="Noto Sans KR Light" w:hint="eastAsia"/>
        </w:rPr>
        <w:t>바에</w:t>
      </w:r>
      <w:r w:rsidRPr="00525EDE">
        <w:rPr>
          <w:rFonts w:ascii="Noto Sans KR Light" w:hAnsi="Noto Sans KR Light"/>
        </w:rPr>
        <w:t xml:space="preserve"> </w:t>
      </w:r>
      <w:r w:rsidRPr="00525EDE">
        <w:rPr>
          <w:rFonts w:ascii="Noto Sans KR Light" w:hAnsi="Noto Sans KR Light" w:hint="eastAsia"/>
        </w:rPr>
        <w:t>따라</w:t>
      </w:r>
      <w:r w:rsidRPr="00525EDE">
        <w:rPr>
          <w:rFonts w:ascii="Noto Sans KR Light" w:hAnsi="Noto Sans KR Light"/>
        </w:rPr>
        <w:t xml:space="preserve">) </w:t>
      </w:r>
      <w:r w:rsidRPr="00525EDE">
        <w:rPr>
          <w:rFonts w:ascii="Noto Sans KR Light" w:hAnsi="Noto Sans KR Light" w:hint="eastAsia"/>
        </w:rPr>
        <w:t>반환</w:t>
      </w:r>
      <w:r w:rsidRPr="00525EDE">
        <w:rPr>
          <w:rFonts w:ascii="Noto Sans KR Light" w:hAnsi="Noto Sans KR Light"/>
        </w:rPr>
        <w:t xml:space="preserve"> </w:t>
      </w:r>
      <w:r w:rsidRPr="00525EDE">
        <w:rPr>
          <w:rFonts w:ascii="Noto Sans KR Light" w:hAnsi="Noto Sans KR Light" w:hint="eastAsia"/>
        </w:rPr>
        <w:t>또는</w:t>
      </w:r>
      <w:r w:rsidRPr="00525EDE">
        <w:rPr>
          <w:rFonts w:ascii="Noto Sans KR Light" w:hAnsi="Noto Sans KR Light"/>
        </w:rPr>
        <w:t xml:space="preserve"> </w:t>
      </w:r>
      <w:r w:rsidRPr="00525EDE">
        <w:rPr>
          <w:rFonts w:ascii="Noto Sans KR Light" w:hAnsi="Noto Sans KR Light" w:hint="eastAsia"/>
        </w:rPr>
        <w:t>파기</w:t>
      </w:r>
      <w:r w:rsidR="005523DC" w:rsidRPr="00525EDE">
        <w:rPr>
          <w:rFonts w:ascii="Noto Sans KR Light" w:hAnsi="Noto Sans KR Light" w:hint="eastAsia"/>
        </w:rPr>
        <w:t>한</w:t>
      </w:r>
      <w:r w:rsidRPr="00525EDE">
        <w:rPr>
          <w:rFonts w:ascii="Noto Sans KR Light" w:hAnsi="Noto Sans KR Light" w:hint="eastAsia"/>
        </w:rPr>
        <w:t>다</w:t>
      </w:r>
      <w:r w:rsidRPr="00525EDE">
        <w:rPr>
          <w:rFonts w:ascii="Noto Sans KR Light" w:hAnsi="Noto Sans KR Light"/>
        </w:rPr>
        <w:t>.</w:t>
      </w:r>
    </w:p>
    <w:p w14:paraId="0983B5B9" w14:textId="2418E3AF" w:rsidR="00F8769D" w:rsidRDefault="00F8769D" w:rsidP="001B7022">
      <w:pPr>
        <w:pStyle w:val="a3"/>
        <w:numPr>
          <w:ilvl w:val="1"/>
          <w:numId w:val="74"/>
        </w:numPr>
        <w:spacing w:before="120" w:beforeAutospacing="0" w:after="120" w:afterAutospacing="0"/>
        <w:rPr>
          <w:ins w:id="189" w:author="김현주 (Hyunjoo Kim)" w:date="2026-03-25T08:43:00Z"/>
          <w:rFonts w:ascii="Noto Sans KR Light" w:hAnsi="Noto Sans KR Light"/>
        </w:rPr>
      </w:pPr>
      <w:r w:rsidRPr="00525EDE">
        <w:rPr>
          <w:rFonts w:ascii="Noto Sans KR Light" w:hAnsi="Noto Sans KR Light" w:hint="eastAsia"/>
          <w:u w:val="single"/>
        </w:rPr>
        <w:t>존속</w:t>
      </w:r>
      <w:r w:rsidRPr="00525EDE">
        <w:rPr>
          <w:rFonts w:ascii="Noto Sans KR Light" w:hAnsi="Noto Sans KR Light"/>
          <w:u w:val="single"/>
        </w:rPr>
        <w:t xml:space="preserve"> </w:t>
      </w:r>
      <w:r w:rsidRPr="00525EDE">
        <w:rPr>
          <w:rFonts w:ascii="Noto Sans KR Light" w:hAnsi="Noto Sans KR Light" w:hint="eastAsia"/>
          <w:u w:val="single"/>
        </w:rPr>
        <w:t>조항</w:t>
      </w:r>
      <w:r w:rsidRPr="00525EDE">
        <w:rPr>
          <w:rFonts w:ascii="Noto Sans KR Light" w:hAnsi="Noto Sans KR Light"/>
        </w:rPr>
        <w:t xml:space="preserve">: </w:t>
      </w:r>
      <w:r w:rsidRPr="00525EDE">
        <w:rPr>
          <w:rFonts w:ascii="Noto Sans KR Light" w:hAnsi="Noto Sans KR Light" w:hint="eastAsia"/>
        </w:rPr>
        <w:t>본</w:t>
      </w:r>
      <w:r w:rsidRPr="00525EDE">
        <w:rPr>
          <w:rFonts w:ascii="Noto Sans KR Light" w:hAnsi="Noto Sans KR Light"/>
        </w:rPr>
        <w:t xml:space="preserve"> </w:t>
      </w:r>
      <w:r w:rsidRPr="00525EDE">
        <w:rPr>
          <w:rFonts w:ascii="Noto Sans KR Light" w:hAnsi="Noto Sans KR Light" w:hint="eastAsia"/>
        </w:rPr>
        <w:t>계약의</w:t>
      </w:r>
      <w:r w:rsidRPr="00525EDE">
        <w:rPr>
          <w:rFonts w:ascii="Noto Sans KR Light" w:hAnsi="Noto Sans KR Light"/>
        </w:rPr>
        <w:t xml:space="preserve"> </w:t>
      </w:r>
      <w:r w:rsidRPr="00525EDE">
        <w:rPr>
          <w:rFonts w:ascii="Noto Sans KR Light" w:hAnsi="Noto Sans KR Light" w:hint="eastAsia"/>
        </w:rPr>
        <w:t>해지는</w:t>
      </w:r>
      <w:r w:rsidRPr="00525EDE">
        <w:rPr>
          <w:rFonts w:ascii="Noto Sans KR Light" w:hAnsi="Noto Sans KR Light"/>
        </w:rPr>
        <w:t xml:space="preserve"> </w:t>
      </w:r>
      <w:r w:rsidRPr="00525EDE">
        <w:rPr>
          <w:rFonts w:ascii="Noto Sans KR Light" w:hAnsi="Noto Sans KR Light" w:hint="eastAsia"/>
        </w:rPr>
        <w:t>해지일</w:t>
      </w:r>
      <w:r w:rsidRPr="00525EDE">
        <w:rPr>
          <w:rFonts w:ascii="Noto Sans KR Light" w:hAnsi="Noto Sans KR Light"/>
        </w:rPr>
        <w:t xml:space="preserve"> </w:t>
      </w:r>
      <w:r w:rsidRPr="00525EDE">
        <w:rPr>
          <w:rFonts w:ascii="Noto Sans KR Light" w:hAnsi="Noto Sans KR Light" w:hint="eastAsia"/>
        </w:rPr>
        <w:t>이전의</w:t>
      </w:r>
      <w:r w:rsidRPr="00525EDE">
        <w:rPr>
          <w:rFonts w:ascii="Noto Sans KR Light" w:hAnsi="Noto Sans KR Light"/>
        </w:rPr>
        <w:t xml:space="preserve"> </w:t>
      </w:r>
      <w:r w:rsidRPr="00525EDE">
        <w:rPr>
          <w:rFonts w:ascii="Noto Sans KR Light" w:hAnsi="Noto Sans KR Light" w:hint="eastAsia"/>
        </w:rPr>
        <w:t>행위로</w:t>
      </w:r>
      <w:r w:rsidRPr="00525EDE">
        <w:rPr>
          <w:rFonts w:ascii="Noto Sans KR Light" w:hAnsi="Noto Sans KR Light"/>
        </w:rPr>
        <w:t xml:space="preserve"> </w:t>
      </w:r>
      <w:r w:rsidRPr="00525EDE">
        <w:rPr>
          <w:rFonts w:ascii="Noto Sans KR Light" w:hAnsi="Noto Sans KR Light" w:hint="eastAsia"/>
        </w:rPr>
        <w:t>인한</w:t>
      </w:r>
      <w:r w:rsidRPr="00525EDE">
        <w:rPr>
          <w:rFonts w:ascii="Noto Sans KR Light" w:hAnsi="Noto Sans KR Light"/>
        </w:rPr>
        <w:t xml:space="preserve"> </w:t>
      </w:r>
      <w:r w:rsidRPr="00525EDE">
        <w:rPr>
          <w:rFonts w:ascii="Noto Sans KR Light" w:hAnsi="Noto Sans KR Light" w:hint="eastAsia"/>
        </w:rPr>
        <w:t>비밀유지</w:t>
      </w:r>
      <w:r w:rsidRPr="00525EDE">
        <w:rPr>
          <w:rFonts w:ascii="Noto Sans KR Light" w:hAnsi="Noto Sans KR Light"/>
        </w:rPr>
        <w:t xml:space="preserve">, </w:t>
      </w:r>
      <w:r w:rsidRPr="00525EDE">
        <w:rPr>
          <w:rFonts w:ascii="Noto Sans KR Light" w:hAnsi="Noto Sans KR Light" w:hint="eastAsia"/>
        </w:rPr>
        <w:t>면책</w:t>
      </w:r>
      <w:r w:rsidRPr="00525EDE">
        <w:rPr>
          <w:rFonts w:ascii="Noto Sans KR Light" w:hAnsi="Noto Sans KR Light"/>
        </w:rPr>
        <w:t xml:space="preserve"> </w:t>
      </w:r>
      <w:r w:rsidRPr="00525EDE">
        <w:rPr>
          <w:rFonts w:ascii="Noto Sans KR Light" w:hAnsi="Noto Sans KR Light" w:hint="eastAsia"/>
        </w:rPr>
        <w:t>및</w:t>
      </w:r>
      <w:r w:rsidRPr="00525EDE">
        <w:rPr>
          <w:rFonts w:ascii="Noto Sans KR Light" w:hAnsi="Noto Sans KR Light"/>
        </w:rPr>
        <w:t xml:space="preserve"> </w:t>
      </w:r>
      <w:r w:rsidRPr="00525EDE">
        <w:rPr>
          <w:rFonts w:ascii="Noto Sans KR Light" w:hAnsi="Noto Sans KR Light" w:hint="eastAsia"/>
        </w:rPr>
        <w:t>분쟁해결에</w:t>
      </w:r>
      <w:r w:rsidRPr="00525EDE">
        <w:rPr>
          <w:rFonts w:ascii="Noto Sans KR Light" w:hAnsi="Noto Sans KR Light"/>
        </w:rPr>
        <w:t xml:space="preserve"> </w:t>
      </w:r>
      <w:r w:rsidRPr="00525EDE">
        <w:rPr>
          <w:rFonts w:ascii="Noto Sans KR Light" w:hAnsi="Noto Sans KR Light" w:hint="eastAsia"/>
        </w:rPr>
        <w:t>관한</w:t>
      </w:r>
      <w:r w:rsidRPr="00525EDE">
        <w:rPr>
          <w:rFonts w:ascii="Noto Sans KR Light" w:hAnsi="Noto Sans KR Light"/>
        </w:rPr>
        <w:t xml:space="preserve"> </w:t>
      </w:r>
      <w:r w:rsidRPr="00525EDE">
        <w:rPr>
          <w:rFonts w:ascii="Noto Sans KR Light" w:hAnsi="Noto Sans KR Light" w:hint="eastAsia"/>
        </w:rPr>
        <w:t>딜러사의</w:t>
      </w:r>
      <w:r w:rsidRPr="00525EDE">
        <w:rPr>
          <w:rFonts w:ascii="Noto Sans KR Light" w:hAnsi="Noto Sans KR Light"/>
        </w:rPr>
        <w:t xml:space="preserve"> </w:t>
      </w:r>
      <w:r w:rsidRPr="00525EDE">
        <w:rPr>
          <w:rFonts w:ascii="Noto Sans KR Light" w:hAnsi="Noto Sans KR Light" w:hint="eastAsia"/>
        </w:rPr>
        <w:t>의무에</w:t>
      </w:r>
      <w:r w:rsidRPr="00525EDE">
        <w:rPr>
          <w:rFonts w:ascii="Noto Sans KR Light" w:hAnsi="Noto Sans KR Light"/>
        </w:rPr>
        <w:t xml:space="preserve"> </w:t>
      </w:r>
      <w:r w:rsidRPr="00525EDE">
        <w:rPr>
          <w:rFonts w:ascii="Noto Sans KR Light" w:hAnsi="Noto Sans KR Light" w:hint="eastAsia"/>
        </w:rPr>
        <w:t>영향을</w:t>
      </w:r>
      <w:r w:rsidRPr="00525EDE">
        <w:rPr>
          <w:rFonts w:ascii="Noto Sans KR Light" w:hAnsi="Noto Sans KR Light"/>
        </w:rPr>
        <w:t xml:space="preserve"> </w:t>
      </w:r>
      <w:r w:rsidRPr="00525EDE">
        <w:rPr>
          <w:rFonts w:ascii="Noto Sans KR Light" w:hAnsi="Noto Sans KR Light" w:hint="eastAsia"/>
        </w:rPr>
        <w:t>미치지</w:t>
      </w:r>
      <w:r w:rsidRPr="00525EDE">
        <w:rPr>
          <w:rFonts w:ascii="Noto Sans KR Light" w:hAnsi="Noto Sans KR Light"/>
        </w:rPr>
        <w:t xml:space="preserve"> </w:t>
      </w:r>
      <w:r w:rsidRPr="00525EDE">
        <w:rPr>
          <w:rFonts w:ascii="Noto Sans KR Light" w:hAnsi="Noto Sans KR Light" w:hint="eastAsia"/>
        </w:rPr>
        <w:t>아니</w:t>
      </w:r>
      <w:r w:rsidR="005523DC" w:rsidRPr="00525EDE">
        <w:rPr>
          <w:rFonts w:ascii="Noto Sans KR Light" w:hAnsi="Noto Sans KR Light" w:hint="eastAsia"/>
        </w:rPr>
        <w:t>한</w:t>
      </w:r>
      <w:r w:rsidRPr="00525EDE">
        <w:rPr>
          <w:rFonts w:ascii="Noto Sans KR Light" w:hAnsi="Noto Sans KR Light" w:hint="eastAsia"/>
        </w:rPr>
        <w:t>다</w:t>
      </w:r>
      <w:r w:rsidRPr="00525EDE">
        <w:rPr>
          <w:rFonts w:ascii="Noto Sans KR Light" w:hAnsi="Noto Sans KR Light"/>
        </w:rPr>
        <w:t>.</w:t>
      </w:r>
    </w:p>
    <w:p w14:paraId="3C1B3687" w14:textId="77777777" w:rsidR="00F9179C" w:rsidRDefault="00F9179C" w:rsidP="00F9179C">
      <w:pPr>
        <w:widowControl/>
        <w:wordWrap/>
        <w:autoSpaceDE/>
        <w:autoSpaceDN/>
        <w:rPr>
          <w:ins w:id="190" w:author="김현주 (Hyunjoo Kim)" w:date="2026-03-25T08:43:00Z"/>
          <w:rFonts w:ascii="굴림" w:eastAsia="굴림" w:hAnsi="굴림" w:cs="굴림"/>
          <w:kern w:val="0"/>
          <w:sz w:val="24"/>
          <w:szCs w:val="24"/>
        </w:rPr>
      </w:pPr>
      <w:ins w:id="191" w:author="김현주 (Hyunjoo Kim)" w:date="2026-03-25T08:43:00Z">
        <w:r>
          <w:rPr>
            <w:rFonts w:ascii="Noto Sans KR Light" w:hAnsi="Noto Sans KR Light" w:hint="eastAsia"/>
            <w:u w:val="single"/>
          </w:rPr>
          <w:t>3</w:t>
        </w:r>
        <w:r w:rsidRPr="00F9179C">
          <w:rPr>
            <w:rFonts w:ascii="Noto Sans KR Light" w:hAnsi="Noto Sans KR Light"/>
            <w:rPrChange w:id="192" w:author="김현주 (Hyunjoo Kim)" w:date="2026-03-25T08:43:00Z">
              <w:rPr>
                <w:rFonts w:ascii="Noto Sans KR Light" w:hAnsi="Noto Sans KR Light"/>
                <w:u w:val="single"/>
              </w:rPr>
            </w:rPrChange>
          </w:rPr>
          <w:t>.</w:t>
        </w:r>
        <w:r>
          <w:rPr>
            <w:rFonts w:ascii="Noto Sans KR Light" w:hAnsi="Noto Sans KR Light"/>
          </w:rPr>
          <w:t xml:space="preserve"> </w:t>
        </w:r>
        <w:r w:rsidRPr="00F9179C">
          <w:rPr>
            <w:rFonts w:ascii="굴림" w:eastAsia="굴림" w:hAnsi="굴림" w:cs="굴림"/>
            <w:kern w:val="0"/>
            <w:sz w:val="24"/>
            <w:szCs w:val="24"/>
          </w:rPr>
          <w:t xml:space="preserve">본 계약의 종료 또는 해지는 종료일 이전 또는 종료로 인하여 발생한 딜러의 비밀유지의무, 손해배상의무, 면책의무, 지식재산권 관련 의무 및 분쟁해결조항에 영향을 미치지 아니한다. </w:t>
        </w:r>
      </w:ins>
    </w:p>
    <w:p w14:paraId="69E363AC" w14:textId="29FAEE31" w:rsidR="00F9179C" w:rsidRPr="00F9179C" w:rsidRDefault="00F9179C" w:rsidP="00F9179C">
      <w:pPr>
        <w:widowControl/>
        <w:wordWrap/>
        <w:autoSpaceDE/>
        <w:autoSpaceDN/>
        <w:rPr>
          <w:rFonts w:ascii="굴림" w:eastAsia="굴림" w:hAnsi="굴림" w:cs="굴림" w:hint="eastAsia"/>
          <w:kern w:val="0"/>
          <w:sz w:val="24"/>
          <w:szCs w:val="24"/>
          <w:rPrChange w:id="193" w:author="김현주 (Hyunjoo Kim)" w:date="2026-03-25T08:43:00Z">
            <w:rPr>
              <w:rFonts w:ascii="Noto Sans KR Light" w:hAnsi="Noto Sans KR Light" w:hint="eastAsia"/>
            </w:rPr>
          </w:rPrChange>
        </w:rPr>
        <w:pPrChange w:id="194" w:author="김현주 (Hyunjoo Kim)" w:date="2026-03-25T08:43:00Z">
          <w:pPr>
            <w:pStyle w:val="a3"/>
            <w:numPr>
              <w:ilvl w:val="1"/>
              <w:numId w:val="74"/>
            </w:numPr>
            <w:spacing w:before="120" w:beforeAutospacing="0" w:after="120" w:afterAutospacing="0"/>
            <w:ind w:left="880" w:hanging="440"/>
          </w:pPr>
        </w:pPrChange>
      </w:pPr>
      <w:ins w:id="195" w:author="김현주 (Hyunjoo Kim)" w:date="2026-03-25T08:43:00Z">
        <w:r>
          <w:t xml:space="preserve">4. </w:t>
        </w:r>
        <w:r w:rsidRPr="00F9179C">
          <w:t>회사는 본 계약의 위반과 관련하여 금지명령, 긴급구제, 증거보전, 재고 회수, 손해배상, 조사비용 및 법률비용 청구 등 법률상 허용되는 모든 구제수단을 행사할 수 있다.</w:t>
        </w:r>
      </w:ins>
    </w:p>
    <w:p w14:paraId="2C2198CD" w14:textId="77777777" w:rsidR="00893ED6" w:rsidRPr="00525EDE" w:rsidRDefault="00893ED6" w:rsidP="00C3547B">
      <w:pPr>
        <w:pStyle w:val="a8"/>
        <w:numPr>
          <w:ilvl w:val="0"/>
          <w:numId w:val="9"/>
        </w:numPr>
        <w:wordWrap/>
        <w:spacing w:before="120" w:after="120" w:line="240" w:lineRule="auto"/>
        <w:ind w:leftChars="0" w:left="426" w:hanging="426"/>
        <w:rPr>
          <w:rFonts w:ascii="Noto Sans KR Light" w:hAnsi="Noto Sans KR Light"/>
          <w:sz w:val="24"/>
        </w:rPr>
      </w:pPr>
      <w:r w:rsidRPr="00525EDE">
        <w:rPr>
          <w:rFonts w:ascii="Noto Sans KR Light" w:hAnsi="Noto Sans KR Light"/>
          <w:sz w:val="24"/>
        </w:rPr>
        <w:t>This Agreement shall terminate upon the occurrence of any of the following events:</w:t>
      </w:r>
    </w:p>
    <w:p w14:paraId="153E94ED" w14:textId="77777777" w:rsidR="00893ED6" w:rsidRPr="00525EDE" w:rsidRDefault="00893ED6" w:rsidP="00C3547B">
      <w:pPr>
        <w:pStyle w:val="a8"/>
        <w:numPr>
          <w:ilvl w:val="0"/>
          <w:numId w:val="10"/>
        </w:numPr>
        <w:wordWrap/>
        <w:spacing w:before="120" w:after="120" w:line="240" w:lineRule="auto"/>
        <w:ind w:leftChars="0"/>
        <w:rPr>
          <w:rFonts w:ascii="Noto Sans KR Light" w:hAnsi="Noto Sans KR Light"/>
          <w:sz w:val="24"/>
        </w:rPr>
      </w:pPr>
      <w:r w:rsidRPr="00525EDE">
        <w:rPr>
          <w:rFonts w:ascii="Noto Sans KR Light" w:hAnsi="Noto Sans KR Light"/>
          <w:sz w:val="24"/>
        </w:rPr>
        <w:t>Except for ongoing purchase orders, upon the expiration of the term of this Agreement as stipulated in Article 2;</w:t>
      </w:r>
    </w:p>
    <w:p w14:paraId="08DBEEAB" w14:textId="6958C8B8" w:rsidR="00893ED6" w:rsidRPr="00525EDE" w:rsidRDefault="00893ED6" w:rsidP="00C3547B">
      <w:pPr>
        <w:pStyle w:val="a8"/>
        <w:numPr>
          <w:ilvl w:val="0"/>
          <w:numId w:val="10"/>
        </w:numPr>
        <w:wordWrap/>
        <w:spacing w:before="120" w:after="120" w:line="240" w:lineRule="auto"/>
        <w:ind w:leftChars="0"/>
        <w:rPr>
          <w:rFonts w:ascii="Noto Sans KR Light" w:hAnsi="Noto Sans KR Light"/>
          <w:sz w:val="24"/>
        </w:rPr>
      </w:pPr>
      <w:r w:rsidRPr="00525EDE">
        <w:rPr>
          <w:rFonts w:ascii="Noto Sans KR Light" w:hAnsi="Noto Sans KR Light"/>
          <w:sz w:val="24"/>
        </w:rPr>
        <w:t>Upon written notice from the Company if the Dealer breaches any obligations or responsibilities set forth in this Agreement (including the Appendices and/or the Company's Policies provided to the Dealer).</w:t>
      </w:r>
    </w:p>
    <w:p w14:paraId="6752D812" w14:textId="77777777" w:rsidR="005D6CC0" w:rsidRPr="00525EDE" w:rsidRDefault="00893ED6" w:rsidP="00C3547B">
      <w:pPr>
        <w:pStyle w:val="a8"/>
        <w:numPr>
          <w:ilvl w:val="0"/>
          <w:numId w:val="9"/>
        </w:numPr>
        <w:wordWrap/>
        <w:spacing w:before="120" w:after="120" w:line="240" w:lineRule="auto"/>
        <w:ind w:leftChars="0" w:left="426" w:hanging="426"/>
        <w:rPr>
          <w:rFonts w:ascii="Noto Sans KR Light" w:hAnsi="Noto Sans KR Light"/>
          <w:sz w:val="24"/>
        </w:rPr>
      </w:pPr>
      <w:r w:rsidRPr="00525EDE">
        <w:rPr>
          <w:rFonts w:ascii="Noto Sans KR Light" w:hAnsi="Noto Sans KR Light"/>
          <w:sz w:val="24"/>
        </w:rPr>
        <w:t>Upon termination of this Agreement in accordance with Article 1, the Parties shall fulfill the following obligations:</w:t>
      </w:r>
    </w:p>
    <w:p w14:paraId="7DE13608" w14:textId="77777777" w:rsidR="005D6CC0" w:rsidRPr="00525EDE" w:rsidRDefault="00893ED6" w:rsidP="00C3547B">
      <w:pPr>
        <w:pStyle w:val="a8"/>
        <w:numPr>
          <w:ilvl w:val="0"/>
          <w:numId w:val="26"/>
        </w:numPr>
        <w:wordWrap/>
        <w:spacing w:before="120" w:after="120" w:line="240" w:lineRule="auto"/>
        <w:ind w:leftChars="0"/>
        <w:rPr>
          <w:rFonts w:ascii="Noto Sans KR Light" w:hAnsi="Noto Sans KR Light"/>
          <w:sz w:val="24"/>
        </w:rPr>
      </w:pPr>
      <w:r w:rsidRPr="00525EDE">
        <w:rPr>
          <w:rFonts w:ascii="Noto Sans KR Light" w:hAnsi="Noto Sans KR Light"/>
          <w:sz w:val="24"/>
          <w:u w:val="single"/>
        </w:rPr>
        <w:t>Debt Settlement</w:t>
      </w:r>
      <w:r w:rsidRPr="00525EDE">
        <w:rPr>
          <w:rFonts w:ascii="Noto Sans KR Light" w:hAnsi="Noto Sans KR Light"/>
          <w:sz w:val="24"/>
        </w:rPr>
        <w:t xml:space="preserve">: The Dealer shall fully and immediately settle all overdue balances, principal debts, and late payment interests (if any) to the Company. </w:t>
      </w:r>
    </w:p>
    <w:p w14:paraId="27A7D8CB" w14:textId="77777777" w:rsidR="005D6CC0" w:rsidRPr="00525EDE" w:rsidRDefault="00893ED6" w:rsidP="00C3547B">
      <w:pPr>
        <w:pStyle w:val="a8"/>
        <w:numPr>
          <w:ilvl w:val="0"/>
          <w:numId w:val="26"/>
        </w:numPr>
        <w:wordWrap/>
        <w:spacing w:before="120" w:after="120" w:line="240" w:lineRule="auto"/>
        <w:ind w:leftChars="0"/>
        <w:rPr>
          <w:rFonts w:ascii="Noto Sans KR Light" w:hAnsi="Noto Sans KR Light"/>
          <w:sz w:val="24"/>
        </w:rPr>
      </w:pPr>
      <w:r w:rsidRPr="00525EDE">
        <w:rPr>
          <w:rFonts w:ascii="Noto Sans KR Light" w:hAnsi="Noto Sans KR Light"/>
          <w:sz w:val="24"/>
          <w:u w:val="single"/>
        </w:rPr>
        <w:t>Cessation of Brand Usage</w:t>
      </w:r>
      <w:r w:rsidRPr="00525EDE">
        <w:rPr>
          <w:rFonts w:ascii="Noto Sans KR Light" w:hAnsi="Noto Sans KR Light"/>
          <w:sz w:val="24"/>
        </w:rPr>
        <w:t xml:space="preserve">: The Dealer must immediately cease the use of trademarks, logos, and all promotional materials related to the goods and the Company. </w:t>
      </w:r>
    </w:p>
    <w:p w14:paraId="19BEA27D" w14:textId="77777777" w:rsidR="005D6CC0" w:rsidRPr="00525EDE" w:rsidRDefault="00893ED6" w:rsidP="00C3547B">
      <w:pPr>
        <w:pStyle w:val="a8"/>
        <w:numPr>
          <w:ilvl w:val="0"/>
          <w:numId w:val="26"/>
        </w:numPr>
        <w:wordWrap/>
        <w:spacing w:before="120" w:after="120" w:line="240" w:lineRule="auto"/>
        <w:ind w:leftChars="0"/>
        <w:rPr>
          <w:rFonts w:ascii="Noto Sans KR Light" w:hAnsi="Noto Sans KR Light"/>
          <w:sz w:val="24"/>
        </w:rPr>
      </w:pPr>
      <w:r w:rsidRPr="00525EDE">
        <w:rPr>
          <w:rFonts w:ascii="Noto Sans KR Light" w:hAnsi="Noto Sans KR Light"/>
          <w:sz w:val="24"/>
          <w:u w:val="single"/>
        </w:rPr>
        <w:t>Return of Materials</w:t>
      </w:r>
      <w:r w:rsidRPr="00525EDE">
        <w:rPr>
          <w:rFonts w:ascii="Noto Sans KR Light" w:hAnsi="Noto Sans KR Light"/>
          <w:sz w:val="24"/>
        </w:rPr>
        <w:t>: Return or destroy (as requested by the Company) all business documents, customer lists, Policies, and confidential information provided during the performance of the Agreement.</w:t>
      </w:r>
    </w:p>
    <w:p w14:paraId="6540457C" w14:textId="1A908F37" w:rsidR="005953BD" w:rsidRPr="00F9179C" w:rsidRDefault="000E0F8B" w:rsidP="00C3547B">
      <w:pPr>
        <w:pStyle w:val="a8"/>
        <w:numPr>
          <w:ilvl w:val="0"/>
          <w:numId w:val="26"/>
        </w:numPr>
        <w:wordWrap/>
        <w:spacing w:before="120" w:after="120" w:line="240" w:lineRule="auto"/>
        <w:ind w:leftChars="0"/>
        <w:rPr>
          <w:ins w:id="196" w:author="김현주 (Hyunjoo Kim)" w:date="2026-03-25T08:44:00Z"/>
          <w:rFonts w:ascii="Noto Sans KR Light" w:hAnsi="Noto Sans KR Light"/>
          <w:rPrChange w:id="197" w:author="김현주 (Hyunjoo Kim)" w:date="2026-03-25T08:44:00Z">
            <w:rPr>
              <w:ins w:id="198" w:author="김현주 (Hyunjoo Kim)" w:date="2026-03-25T08:44:00Z"/>
              <w:rFonts w:ascii="Noto Sans KR Light" w:hAnsi="Noto Sans KR Light"/>
              <w:kern w:val="0"/>
              <w:sz w:val="24"/>
            </w:rPr>
          </w:rPrChange>
        </w:rPr>
      </w:pPr>
      <w:r w:rsidRPr="00525EDE">
        <w:rPr>
          <w:rFonts w:ascii="Noto Sans KR Light" w:hAnsi="Noto Sans KR Light"/>
          <w:kern w:val="0"/>
          <w:sz w:val="24"/>
          <w:u w:val="single"/>
        </w:rPr>
        <w:lastRenderedPageBreak/>
        <w:t>Survival Clause</w:t>
      </w:r>
      <w:r w:rsidRPr="00525EDE">
        <w:rPr>
          <w:rFonts w:ascii="Noto Sans KR Light" w:hAnsi="Noto Sans KR Light"/>
          <w:kern w:val="0"/>
          <w:sz w:val="24"/>
        </w:rPr>
        <w:t xml:space="preserve">: </w:t>
      </w:r>
      <w:r w:rsidRPr="00525EDE">
        <w:rPr>
          <w:rFonts w:ascii="Noto Sans KR Light" w:hAnsi="Noto Sans KR Light"/>
          <w:sz w:val="24"/>
          <w:u w:val="single"/>
        </w:rPr>
        <w:t>The</w:t>
      </w:r>
      <w:r w:rsidRPr="00525EDE">
        <w:rPr>
          <w:rFonts w:ascii="Noto Sans KR Light" w:hAnsi="Noto Sans KR Light"/>
          <w:kern w:val="0"/>
          <w:sz w:val="24"/>
        </w:rPr>
        <w:t xml:space="preserve"> </w:t>
      </w:r>
      <w:r w:rsidRPr="00525EDE">
        <w:rPr>
          <w:rFonts w:ascii="Noto Sans KR Light" w:hAnsi="Noto Sans KR Light"/>
          <w:sz w:val="24"/>
        </w:rPr>
        <w:t>termination</w:t>
      </w:r>
      <w:r w:rsidRPr="00525EDE">
        <w:rPr>
          <w:rFonts w:ascii="Noto Sans KR Light" w:hAnsi="Noto Sans KR Light"/>
          <w:kern w:val="0"/>
          <w:sz w:val="24"/>
        </w:rPr>
        <w:t xml:space="preserve"> of this Agreement shall not prejudice the Dealer's </w:t>
      </w:r>
      <w:r w:rsidRPr="00525EDE">
        <w:rPr>
          <w:rFonts w:ascii="Noto Sans KR Light" w:hAnsi="Noto Sans KR Light"/>
          <w:sz w:val="24"/>
        </w:rPr>
        <w:t>obligations</w:t>
      </w:r>
      <w:r w:rsidRPr="00525EDE">
        <w:rPr>
          <w:rFonts w:ascii="Noto Sans KR Light" w:hAnsi="Noto Sans KR Light"/>
          <w:kern w:val="0"/>
          <w:sz w:val="24"/>
        </w:rPr>
        <w:t xml:space="preserve"> regarding confidentiality, indemnification, and dispute resolution arising from acts </w:t>
      </w:r>
      <w:r w:rsidRPr="00525EDE">
        <w:rPr>
          <w:rFonts w:ascii="Noto Sans KR Light" w:hAnsi="Noto Sans KR Light"/>
          <w:sz w:val="24"/>
        </w:rPr>
        <w:t>committed</w:t>
      </w:r>
      <w:r w:rsidRPr="00525EDE">
        <w:rPr>
          <w:rFonts w:ascii="Noto Sans KR Light" w:hAnsi="Noto Sans KR Light"/>
          <w:kern w:val="0"/>
          <w:sz w:val="24"/>
        </w:rPr>
        <w:t xml:space="preserve"> prior to the termination date.</w:t>
      </w:r>
    </w:p>
    <w:p w14:paraId="536F2CC5" w14:textId="04AF8441" w:rsidR="00F9179C" w:rsidRPr="00F9179C" w:rsidRDefault="00F9179C" w:rsidP="00F9179C">
      <w:pPr>
        <w:pStyle w:val="a8"/>
        <w:widowControl/>
        <w:numPr>
          <w:ilvl w:val="0"/>
          <w:numId w:val="9"/>
        </w:numPr>
        <w:wordWrap/>
        <w:autoSpaceDE/>
        <w:autoSpaceDN/>
        <w:spacing w:after="0" w:line="240" w:lineRule="auto"/>
        <w:ind w:leftChars="0"/>
        <w:jc w:val="left"/>
        <w:rPr>
          <w:ins w:id="199" w:author="김현주 (Hyunjoo Kim)" w:date="2026-03-25T08:44:00Z"/>
          <w:rFonts w:ascii="굴림" w:eastAsia="굴림" w:hAnsi="굴림" w:cs="굴림"/>
          <w:kern w:val="0"/>
          <w:sz w:val="24"/>
          <w:szCs w:val="24"/>
          <w:rPrChange w:id="200" w:author="김현주 (Hyunjoo Kim)" w:date="2026-03-25T08:44:00Z">
            <w:rPr>
              <w:ins w:id="201" w:author="김현주 (Hyunjoo Kim)" w:date="2026-03-25T08:44:00Z"/>
            </w:rPr>
          </w:rPrChange>
        </w:rPr>
        <w:pPrChange w:id="202" w:author="김현주 (Hyunjoo Kim)" w:date="2026-03-25T08:44:00Z">
          <w:pPr>
            <w:widowControl/>
            <w:wordWrap/>
            <w:autoSpaceDE/>
            <w:autoSpaceDN/>
            <w:spacing w:after="0" w:line="240" w:lineRule="auto"/>
            <w:jc w:val="left"/>
          </w:pPr>
        </w:pPrChange>
      </w:pPr>
      <w:ins w:id="203" w:author="김현주 (Hyunjoo Kim)" w:date="2026-03-25T08:44:00Z">
        <w:r w:rsidRPr="00F9179C">
          <w:rPr>
            <w:rFonts w:ascii="굴림" w:eastAsia="굴림" w:hAnsi="굴림" w:cs="굴림"/>
            <w:kern w:val="0"/>
            <w:sz w:val="24"/>
            <w:szCs w:val="24"/>
            <w:rPrChange w:id="204" w:author="김현주 (Hyunjoo Kim)" w:date="2026-03-25T08:44:00Z">
              <w:rPr/>
            </w:rPrChange>
          </w:rPr>
          <w:t xml:space="preserve">Expiration or termination of this Agreement shall not affect any obligation of the Dealer arising prior to, or as a result of, such expiration or termination, including obligations relating to confidentiality, damages, indemnification, intellectual property, and dispute resolution. </w:t>
        </w:r>
      </w:ins>
    </w:p>
    <w:p w14:paraId="36D2FA69" w14:textId="0051BB77" w:rsidR="00F9179C" w:rsidRPr="00525EDE" w:rsidRDefault="00F9179C" w:rsidP="00F9179C">
      <w:pPr>
        <w:pStyle w:val="a8"/>
        <w:wordWrap/>
        <w:spacing w:before="120" w:after="120" w:line="240" w:lineRule="auto"/>
        <w:ind w:leftChars="0"/>
        <w:rPr>
          <w:rFonts w:ascii="Noto Sans KR Light" w:hAnsi="Noto Sans KR Light"/>
        </w:rPr>
        <w:pPrChange w:id="205" w:author="김현주 (Hyunjoo Kim)" w:date="2026-03-25T08:44:00Z">
          <w:pPr>
            <w:pStyle w:val="a8"/>
            <w:numPr>
              <w:numId w:val="81"/>
            </w:numPr>
            <w:wordWrap/>
            <w:spacing w:before="120" w:after="120" w:line="240" w:lineRule="auto"/>
            <w:ind w:leftChars="0" w:hanging="360"/>
          </w:pPr>
        </w:pPrChange>
      </w:pPr>
      <w:ins w:id="206" w:author="김현주 (Hyunjoo Kim)" w:date="2026-03-25T08:44:00Z">
        <w:r>
          <w:rPr>
            <w:rFonts w:ascii="굴림" w:eastAsia="굴림" w:hAnsi="Symbol" w:cs="굴림"/>
            <w:kern w:val="0"/>
            <w:sz w:val="24"/>
            <w:szCs w:val="24"/>
          </w:rPr>
          <w:t xml:space="preserve">4. </w:t>
        </w:r>
        <w:bookmarkStart w:id="207" w:name="_GoBack"/>
        <w:bookmarkEnd w:id="207"/>
        <w:r w:rsidRPr="00F9179C">
          <w:rPr>
            <w:rFonts w:ascii="굴림" w:eastAsia="굴림" w:hAnsi="굴림" w:cs="굴림"/>
            <w:kern w:val="0"/>
            <w:sz w:val="24"/>
            <w:szCs w:val="24"/>
          </w:rPr>
          <w:t>In relation to any breach of this Agreement, the Company shall be entitled to seek any remedies permitted by applicable law, including injunctive relief, urgent relief, preservation of evidence, recovery of inventory, damages, investigation costs, and legal costs.</w:t>
        </w:r>
      </w:ins>
    </w:p>
    <w:p w14:paraId="21D1D3B6" w14:textId="22649A1D" w:rsidR="00692DB9" w:rsidRPr="00525EDE" w:rsidRDefault="00692DB9" w:rsidP="00C3547B">
      <w:pPr>
        <w:pStyle w:val="a8"/>
        <w:numPr>
          <w:ilvl w:val="0"/>
          <w:numId w:val="27"/>
        </w:numPr>
        <w:wordWrap/>
        <w:spacing w:before="120" w:after="120" w:line="240" w:lineRule="auto"/>
        <w:ind w:leftChars="0"/>
        <w:rPr>
          <w:rFonts w:ascii="Noto Sans KR Light" w:hAnsi="Noto Sans KR Light"/>
          <w:sz w:val="24"/>
        </w:rPr>
      </w:pPr>
      <w:r w:rsidRPr="00525EDE">
        <w:rPr>
          <w:rFonts w:ascii="Noto Sans KR Light" w:hAnsi="Noto Sans KR Light"/>
          <w:sz w:val="24"/>
        </w:rPr>
        <w:t>Hợp đồng sẽ chấm dứt khi xảy ra một trong các trường hợp sau:</w:t>
      </w:r>
    </w:p>
    <w:p w14:paraId="4CCC774B" w14:textId="77777777" w:rsidR="00692DB9" w:rsidRPr="00525EDE" w:rsidRDefault="00692DB9" w:rsidP="00C3547B">
      <w:pPr>
        <w:pStyle w:val="a8"/>
        <w:numPr>
          <w:ilvl w:val="0"/>
          <w:numId w:val="28"/>
        </w:numPr>
        <w:wordWrap/>
        <w:spacing w:before="120" w:after="120" w:line="240" w:lineRule="auto"/>
        <w:ind w:leftChars="0"/>
        <w:rPr>
          <w:rFonts w:ascii="Noto Sans KR Light" w:hAnsi="Noto Sans KR Light"/>
          <w:sz w:val="24"/>
        </w:rPr>
      </w:pPr>
      <w:r w:rsidRPr="00525EDE">
        <w:rPr>
          <w:rFonts w:ascii="Noto Sans KR Light" w:hAnsi="Noto Sans KR Light"/>
          <w:sz w:val="24"/>
        </w:rPr>
        <w:t xml:space="preserve">Trừ trường hợp có đơn hàng đang thực hiện, khi thời hạn Hợp đồng kết thúc theo quy định tại Điều 2; </w:t>
      </w:r>
    </w:p>
    <w:p w14:paraId="7747E8EE" w14:textId="0DBCD9EC" w:rsidR="00692DB9" w:rsidRPr="00525EDE" w:rsidRDefault="00692DB9" w:rsidP="00C3547B">
      <w:pPr>
        <w:pStyle w:val="a8"/>
        <w:numPr>
          <w:ilvl w:val="0"/>
          <w:numId w:val="28"/>
        </w:numPr>
        <w:wordWrap/>
        <w:spacing w:before="120" w:after="120" w:line="240" w:lineRule="auto"/>
        <w:ind w:leftChars="0"/>
        <w:rPr>
          <w:rFonts w:ascii="Noto Sans KR Light" w:hAnsi="Noto Sans KR Light"/>
          <w:sz w:val="24"/>
        </w:rPr>
      </w:pPr>
      <w:r w:rsidRPr="00525EDE">
        <w:rPr>
          <w:rFonts w:ascii="Noto Sans KR Light" w:hAnsi="Noto Sans KR Light"/>
          <w:sz w:val="24"/>
        </w:rPr>
        <w:t xml:space="preserve">Có thông báo bằng văn bản của Công ty </w:t>
      </w:r>
      <w:r w:rsidR="00E77E24" w:rsidRPr="00525EDE">
        <w:rPr>
          <w:rFonts w:ascii="Noto Sans KR Light" w:hAnsi="Noto Sans KR Light"/>
          <w:sz w:val="24"/>
        </w:rPr>
        <w:t xml:space="preserve">nếu </w:t>
      </w:r>
      <w:r w:rsidRPr="00525EDE">
        <w:rPr>
          <w:rFonts w:ascii="Noto Sans KR Light" w:hAnsi="Noto Sans KR Light"/>
          <w:sz w:val="24"/>
        </w:rPr>
        <w:t>Đại lý vi phạm bất kỳ nghĩa vụ hay trách nhiệm nào theo quy định tại Hợp đồng này (bao gồm Phụ lục Hợp đồng và/ hoặc Chính sách</w:t>
      </w:r>
      <w:r w:rsidR="00E77E24" w:rsidRPr="00525EDE">
        <w:rPr>
          <w:rFonts w:ascii="Noto Sans KR Light" w:hAnsi="Noto Sans KR Light"/>
          <w:sz w:val="24"/>
        </w:rPr>
        <w:t xml:space="preserve"> của Công ty đã cung cấp cho Đại lý</w:t>
      </w:r>
      <w:r w:rsidRPr="00525EDE">
        <w:rPr>
          <w:rFonts w:ascii="Noto Sans KR Light" w:hAnsi="Noto Sans KR Light"/>
          <w:sz w:val="24"/>
        </w:rPr>
        <w:t>)</w:t>
      </w:r>
      <w:r w:rsidR="00893ED6" w:rsidRPr="00525EDE">
        <w:rPr>
          <w:rFonts w:ascii="Noto Sans KR Light" w:hAnsi="Noto Sans KR Light"/>
          <w:sz w:val="24"/>
        </w:rPr>
        <w:t>.</w:t>
      </w:r>
      <w:r w:rsidRPr="00525EDE">
        <w:rPr>
          <w:rFonts w:ascii="Noto Sans KR Light" w:hAnsi="Noto Sans KR Light"/>
          <w:sz w:val="24"/>
        </w:rPr>
        <w:t xml:space="preserve"> </w:t>
      </w:r>
    </w:p>
    <w:p w14:paraId="49FAAB2D" w14:textId="0E415C7F" w:rsidR="00E77E24" w:rsidRPr="00525EDE" w:rsidRDefault="00E77E24" w:rsidP="00C3547B">
      <w:pPr>
        <w:pStyle w:val="a8"/>
        <w:numPr>
          <w:ilvl w:val="0"/>
          <w:numId w:val="27"/>
        </w:numPr>
        <w:wordWrap/>
        <w:spacing w:before="120" w:after="120" w:line="240" w:lineRule="auto"/>
        <w:ind w:leftChars="0" w:left="426" w:hanging="426"/>
        <w:rPr>
          <w:rFonts w:ascii="Noto Sans KR Light" w:hAnsi="Noto Sans KR Light"/>
        </w:rPr>
      </w:pPr>
      <w:r w:rsidRPr="00525EDE">
        <w:rPr>
          <w:rFonts w:ascii="Noto Sans KR Light" w:hAnsi="Noto Sans KR Light"/>
          <w:sz w:val="24"/>
        </w:rPr>
        <w:t>Ngay khi Hợp đồng này chấm dứt theo quy định tại Điều 1, các Bên có trách nhiệm thực hiện các nghĩa vụ sau:</w:t>
      </w:r>
    </w:p>
    <w:p w14:paraId="3085CC8B" w14:textId="77777777" w:rsidR="00E77E24" w:rsidRPr="00525EDE" w:rsidRDefault="00E77E24" w:rsidP="00C3547B">
      <w:pPr>
        <w:pStyle w:val="a3"/>
        <w:numPr>
          <w:ilvl w:val="0"/>
          <w:numId w:val="11"/>
        </w:numPr>
        <w:spacing w:before="120" w:beforeAutospacing="0" w:after="120" w:afterAutospacing="0"/>
        <w:jc w:val="both"/>
        <w:rPr>
          <w:rFonts w:ascii="Noto Sans KR Light" w:hAnsi="Noto Sans KR Light"/>
        </w:rPr>
      </w:pPr>
      <w:r w:rsidRPr="00525EDE">
        <w:rPr>
          <w:rFonts w:ascii="Noto Sans KR Light" w:hAnsi="Noto Sans KR Light"/>
          <w:u w:val="single"/>
        </w:rPr>
        <w:t>Quyết toán công nợ</w:t>
      </w:r>
      <w:r w:rsidRPr="00525EDE">
        <w:rPr>
          <w:rFonts w:ascii="Noto Sans KR Light" w:hAnsi="Noto Sans KR Light"/>
          <w:b/>
        </w:rPr>
        <w:t>:</w:t>
      </w:r>
      <w:r w:rsidRPr="00525EDE">
        <w:rPr>
          <w:rFonts w:ascii="Noto Sans KR Light" w:hAnsi="Noto Sans KR Light"/>
        </w:rPr>
        <w:t xml:space="preserve"> Đại lý có trách nhiệm thanh toán đầy đủ và ngay lập tức toàn bộ các khoản nợ quá hạn, nợ gốc và lãi chậm thanh toán (nếu có) cho Công ty.</w:t>
      </w:r>
    </w:p>
    <w:p w14:paraId="0843B467" w14:textId="77777777" w:rsidR="00E77E24" w:rsidRPr="00525EDE" w:rsidRDefault="00E77E24" w:rsidP="00C3547B">
      <w:pPr>
        <w:pStyle w:val="a3"/>
        <w:numPr>
          <w:ilvl w:val="0"/>
          <w:numId w:val="11"/>
        </w:numPr>
        <w:spacing w:before="120" w:beforeAutospacing="0" w:after="120" w:afterAutospacing="0"/>
        <w:jc w:val="both"/>
        <w:rPr>
          <w:rFonts w:ascii="Noto Sans KR Light" w:hAnsi="Noto Sans KR Light"/>
        </w:rPr>
      </w:pPr>
      <w:r w:rsidRPr="00525EDE">
        <w:rPr>
          <w:rFonts w:ascii="Noto Sans KR Light" w:hAnsi="Noto Sans KR Light"/>
          <w:u w:val="single"/>
        </w:rPr>
        <w:t>Chấm dứt sử dụng thương hiệu</w:t>
      </w:r>
      <w:r w:rsidRPr="00525EDE">
        <w:rPr>
          <w:rFonts w:ascii="Noto Sans KR Light" w:hAnsi="Noto Sans KR Light"/>
          <w:b/>
        </w:rPr>
        <w:t>:</w:t>
      </w:r>
      <w:r w:rsidRPr="00525EDE">
        <w:rPr>
          <w:rFonts w:ascii="Noto Sans KR Light" w:hAnsi="Noto Sans KR Light"/>
        </w:rPr>
        <w:t xml:space="preserve"> Đại lý phải ngừng ngay lập tức việc sử dụng nhãn hiệu, logo và mọi tài liệu quảng cáo liên quan đến hàng hóa và Công ty.</w:t>
      </w:r>
    </w:p>
    <w:p w14:paraId="286C9954" w14:textId="5F1080DF" w:rsidR="00E77E24" w:rsidRPr="00525EDE" w:rsidRDefault="00E77E24" w:rsidP="00C3547B">
      <w:pPr>
        <w:pStyle w:val="a3"/>
        <w:numPr>
          <w:ilvl w:val="0"/>
          <w:numId w:val="11"/>
        </w:numPr>
        <w:spacing w:before="120" w:beforeAutospacing="0" w:after="120" w:afterAutospacing="0"/>
        <w:jc w:val="both"/>
        <w:rPr>
          <w:rFonts w:ascii="Noto Sans KR Light" w:hAnsi="Noto Sans KR Light"/>
        </w:rPr>
      </w:pPr>
      <w:r w:rsidRPr="00525EDE">
        <w:rPr>
          <w:rFonts w:ascii="Noto Sans KR Light" w:hAnsi="Noto Sans KR Light"/>
          <w:u w:val="single"/>
        </w:rPr>
        <w:t>Bàn giao tài liệu</w:t>
      </w:r>
      <w:r w:rsidRPr="00525EDE">
        <w:rPr>
          <w:rFonts w:ascii="Noto Sans KR Light" w:hAnsi="Noto Sans KR Light"/>
          <w:b/>
        </w:rPr>
        <w:t>:</w:t>
      </w:r>
      <w:r w:rsidRPr="00525EDE">
        <w:rPr>
          <w:rFonts w:ascii="Noto Sans KR Light" w:hAnsi="Noto Sans KR Light"/>
        </w:rPr>
        <w:t xml:space="preserve"> Hoàn trả hoặc tiêu hủy (theo yêu cầu của Công ty) các tài liệu kinh doanh, danh sách khách hàng</w:t>
      </w:r>
      <w:r w:rsidR="006A5561" w:rsidRPr="00525EDE">
        <w:rPr>
          <w:rFonts w:ascii="Noto Sans KR Light" w:hAnsi="Noto Sans KR Light"/>
        </w:rPr>
        <w:t>, Chính sách</w:t>
      </w:r>
      <w:r w:rsidRPr="00525EDE">
        <w:rPr>
          <w:rFonts w:ascii="Noto Sans KR Light" w:hAnsi="Noto Sans KR Light"/>
        </w:rPr>
        <w:t xml:space="preserve"> và thông tin bảo mật đã được cung cấp trong quá trình thực hiện Hợp đồng.</w:t>
      </w:r>
    </w:p>
    <w:p w14:paraId="6942F10C" w14:textId="77777777" w:rsidR="00E77E24" w:rsidRPr="00525EDE" w:rsidRDefault="00E77E24" w:rsidP="00C3547B">
      <w:pPr>
        <w:pStyle w:val="a3"/>
        <w:numPr>
          <w:ilvl w:val="0"/>
          <w:numId w:val="11"/>
        </w:numPr>
        <w:spacing w:before="120" w:beforeAutospacing="0" w:after="120" w:afterAutospacing="0"/>
        <w:jc w:val="both"/>
        <w:rPr>
          <w:rFonts w:ascii="Noto Sans KR Light" w:hAnsi="Noto Sans KR Light"/>
        </w:rPr>
      </w:pPr>
      <w:r w:rsidRPr="00525EDE">
        <w:rPr>
          <w:rFonts w:ascii="Noto Sans KR Light" w:hAnsi="Noto Sans KR Light"/>
          <w:u w:val="single"/>
        </w:rPr>
        <w:t>Hiệu lực tiếp tục</w:t>
      </w:r>
      <w:r w:rsidRPr="00525EDE">
        <w:rPr>
          <w:rFonts w:ascii="Noto Sans KR Light" w:hAnsi="Noto Sans KR Light"/>
          <w:b/>
        </w:rPr>
        <w:t>:</w:t>
      </w:r>
      <w:r w:rsidRPr="00525EDE">
        <w:rPr>
          <w:rFonts w:ascii="Noto Sans KR Light" w:hAnsi="Noto Sans KR Light"/>
        </w:rPr>
        <w:t xml:space="preserve"> Việc chấm dứt Hợp đồng không làm thay đổi nghĩa vụ của Đại lý đối với các cam kết về bảo mật, bồi thường thiệt hại và giải quyết tranh chấp phát sinh từ các hành vi trước thời điểm chấm dứt.</w:t>
      </w:r>
    </w:p>
    <w:p w14:paraId="6DB68222" w14:textId="512DB8B2" w:rsidR="005953BD" w:rsidRPr="00525EDE" w:rsidRDefault="00921315" w:rsidP="00845396">
      <w:pPr>
        <w:wordWrap/>
        <w:spacing w:before="120" w:after="120" w:line="240" w:lineRule="auto"/>
        <w:rPr>
          <w:rFonts w:ascii="Noto Sans KR Light" w:hAnsi="Noto Sans KR Light"/>
          <w:sz w:val="24"/>
        </w:rPr>
      </w:pPr>
      <w:r>
        <w:rPr>
          <w:rFonts w:ascii="Noto Sans KR Light" w:hAnsi="Noto Sans KR Light"/>
          <w:sz w:val="24"/>
        </w:rPr>
        <w:lastRenderedPageBreak/>
        <w:pict w14:anchorId="713E82C2">
          <v:rect id="_x0000_i1040" style="width:0;height:1.5pt" o:hralign="center" o:hrstd="t" o:hr="t" fillcolor="#a0a0a0" stroked="f"/>
        </w:pict>
      </w:r>
    </w:p>
    <w:p w14:paraId="1635F2D9" w14:textId="3DBFCC97" w:rsidR="00B627ED" w:rsidRPr="00525EDE" w:rsidRDefault="00B627ED" w:rsidP="00B627ED">
      <w:pPr>
        <w:pStyle w:val="2"/>
        <w:spacing w:before="120" w:beforeAutospacing="0" w:after="0" w:afterAutospacing="0"/>
        <w:rPr>
          <w:rFonts w:ascii="Noto Sans KR Light" w:hAnsi="Noto Sans KR Light"/>
          <w:sz w:val="24"/>
        </w:rPr>
      </w:pPr>
      <w:r w:rsidRPr="00525EDE">
        <w:rPr>
          <w:rFonts w:ascii="Noto Sans KR Light" w:hAnsi="Noto Sans KR Light" w:hint="eastAsia"/>
          <w:sz w:val="24"/>
        </w:rPr>
        <w:t>제</w:t>
      </w:r>
      <w:r w:rsidRPr="00525EDE">
        <w:rPr>
          <w:rFonts w:ascii="Noto Sans KR Light" w:hAnsi="Noto Sans KR Light"/>
          <w:sz w:val="24"/>
        </w:rPr>
        <w:t>15</w:t>
      </w:r>
      <w:r w:rsidRPr="00525EDE">
        <w:rPr>
          <w:rFonts w:ascii="Noto Sans KR Light" w:hAnsi="Noto Sans KR Light" w:hint="eastAsia"/>
          <w:sz w:val="24"/>
        </w:rPr>
        <w:t>조</w:t>
      </w:r>
      <w:r w:rsidRPr="00525EDE">
        <w:rPr>
          <w:rFonts w:ascii="Noto Sans KR Light" w:hAnsi="Noto Sans KR Light"/>
          <w:sz w:val="24"/>
        </w:rPr>
        <w:t xml:space="preserve"> (</w:t>
      </w:r>
      <w:r w:rsidRPr="00525EDE">
        <w:rPr>
          <w:rFonts w:ascii="Noto Sans KR Light" w:hAnsi="Noto Sans KR Light" w:hint="eastAsia"/>
          <w:sz w:val="24"/>
        </w:rPr>
        <w:t>준거법</w:t>
      </w:r>
      <w:r w:rsidRPr="00525EDE">
        <w:rPr>
          <w:rFonts w:ascii="Noto Sans KR Light" w:hAnsi="Noto Sans KR Light"/>
          <w:sz w:val="24"/>
        </w:rPr>
        <w:t xml:space="preserve"> </w:t>
      </w:r>
      <w:r w:rsidRPr="00525EDE">
        <w:rPr>
          <w:rFonts w:ascii="Noto Sans KR Light" w:hAnsi="Noto Sans KR Light" w:hint="eastAsia"/>
          <w:sz w:val="24"/>
        </w:rPr>
        <w:t>및</w:t>
      </w:r>
      <w:r w:rsidRPr="00525EDE">
        <w:rPr>
          <w:rFonts w:ascii="Noto Sans KR Light" w:hAnsi="Noto Sans KR Light"/>
          <w:sz w:val="24"/>
        </w:rPr>
        <w:t xml:space="preserve"> </w:t>
      </w:r>
      <w:r w:rsidRPr="00525EDE">
        <w:rPr>
          <w:rFonts w:ascii="Noto Sans KR Light" w:hAnsi="Noto Sans KR Light" w:hint="eastAsia"/>
          <w:sz w:val="24"/>
        </w:rPr>
        <w:t>관할</w:t>
      </w:r>
      <w:r w:rsidRPr="00525EDE">
        <w:rPr>
          <w:rFonts w:ascii="Noto Sans KR Light" w:hAnsi="Noto Sans KR Light"/>
          <w:sz w:val="24"/>
        </w:rPr>
        <w:t>)</w:t>
      </w:r>
    </w:p>
    <w:p w14:paraId="014111A0" w14:textId="77777777" w:rsidR="00D90EE2" w:rsidRPr="00525EDE" w:rsidRDefault="005D6CC0" w:rsidP="00525EDE">
      <w:pPr>
        <w:pStyle w:val="a3"/>
        <w:spacing w:before="0" w:beforeAutospacing="0" w:after="0" w:afterAutospacing="0"/>
        <w:rPr>
          <w:rStyle w:val="a4"/>
          <w:rFonts w:ascii="Noto Sans KR Light" w:hAnsi="Noto Sans KR Light"/>
        </w:rPr>
      </w:pPr>
      <w:r w:rsidRPr="00525EDE">
        <w:rPr>
          <w:rStyle w:val="a4"/>
          <w:rFonts w:ascii="Noto Sans KR Light" w:hAnsi="Noto Sans KR Light"/>
        </w:rPr>
        <w:t>Article 15 (Governing Law and Dispute Resolution)</w:t>
      </w:r>
    </w:p>
    <w:p w14:paraId="1687180C" w14:textId="4113CFC5" w:rsidR="005D6CC0" w:rsidRPr="00525EDE" w:rsidRDefault="005D6CC0" w:rsidP="00B627ED">
      <w:pPr>
        <w:pStyle w:val="a3"/>
        <w:spacing w:before="0" w:beforeAutospacing="0" w:after="120" w:afterAutospacing="0"/>
        <w:rPr>
          <w:rFonts w:ascii="Noto Sans KR Light" w:hAnsi="Noto Sans KR Light"/>
        </w:rPr>
      </w:pPr>
      <w:r w:rsidRPr="00525EDE">
        <w:rPr>
          <w:rStyle w:val="a4"/>
          <w:rFonts w:ascii="Noto Sans KR Light" w:hAnsi="Noto Sans KR Light"/>
        </w:rPr>
        <w:t>Điều 15 (Luật áp dụng và Giải quyết tranh chấp)</w:t>
      </w:r>
    </w:p>
    <w:p w14:paraId="57B254FB" w14:textId="288BFC90" w:rsidR="005D6CC0" w:rsidRPr="00525EDE" w:rsidRDefault="00A30197" w:rsidP="00845396">
      <w:pPr>
        <w:pStyle w:val="a3"/>
        <w:spacing w:before="120" w:beforeAutospacing="0" w:after="120" w:afterAutospacing="0"/>
        <w:rPr>
          <w:rFonts w:ascii="Noto Sans KR Light" w:hAnsi="Noto Sans KR Light"/>
        </w:rPr>
      </w:pPr>
      <w:r w:rsidRPr="00525EDE">
        <w:rPr>
          <w:rFonts w:ascii="Noto Sans KR Light" w:hAnsi="Noto Sans KR Light" w:hint="eastAsia"/>
        </w:rPr>
        <w:t>본</w:t>
      </w:r>
      <w:r w:rsidRPr="00525EDE">
        <w:rPr>
          <w:rFonts w:ascii="Noto Sans KR Light" w:hAnsi="Noto Sans KR Light"/>
        </w:rPr>
        <w:t xml:space="preserve"> </w:t>
      </w:r>
      <w:r w:rsidRPr="00525EDE">
        <w:rPr>
          <w:rFonts w:ascii="Noto Sans KR Light" w:hAnsi="Noto Sans KR Light" w:hint="eastAsia"/>
        </w:rPr>
        <w:t>계약은</w:t>
      </w:r>
      <w:r w:rsidRPr="00525EDE">
        <w:rPr>
          <w:rFonts w:ascii="Noto Sans KR Light" w:hAnsi="Noto Sans KR Light"/>
        </w:rPr>
        <w:t xml:space="preserve"> </w:t>
      </w:r>
      <w:r w:rsidRPr="00525EDE">
        <w:rPr>
          <w:rFonts w:ascii="Noto Sans KR Light" w:hAnsi="Noto Sans KR Light" w:hint="eastAsia"/>
        </w:rPr>
        <w:t>베트남</w:t>
      </w:r>
      <w:r w:rsidRPr="00525EDE">
        <w:rPr>
          <w:rFonts w:ascii="Noto Sans KR Light" w:hAnsi="Noto Sans KR Light"/>
        </w:rPr>
        <w:t xml:space="preserve"> </w:t>
      </w:r>
      <w:r w:rsidRPr="00525EDE">
        <w:rPr>
          <w:rFonts w:ascii="Noto Sans KR Light" w:hAnsi="Noto Sans KR Light" w:hint="eastAsia"/>
        </w:rPr>
        <w:t>법률에</w:t>
      </w:r>
      <w:r w:rsidRPr="00525EDE">
        <w:rPr>
          <w:rFonts w:ascii="Noto Sans KR Light" w:hAnsi="Noto Sans KR Light"/>
        </w:rPr>
        <w:t xml:space="preserve"> </w:t>
      </w:r>
      <w:r w:rsidRPr="00525EDE">
        <w:rPr>
          <w:rFonts w:ascii="Noto Sans KR Light" w:hAnsi="Noto Sans KR Light" w:hint="eastAsia"/>
        </w:rPr>
        <w:t>의해</w:t>
      </w:r>
      <w:r w:rsidRPr="00525EDE">
        <w:rPr>
          <w:rFonts w:ascii="Noto Sans KR Light" w:hAnsi="Noto Sans KR Light"/>
        </w:rPr>
        <w:t xml:space="preserve"> </w:t>
      </w:r>
      <w:r w:rsidRPr="00525EDE">
        <w:rPr>
          <w:rFonts w:ascii="Noto Sans KR Light" w:hAnsi="Noto Sans KR Light" w:hint="eastAsia"/>
        </w:rPr>
        <w:t>규율되며</w:t>
      </w:r>
      <w:r w:rsidRPr="00525EDE">
        <w:rPr>
          <w:rFonts w:ascii="Noto Sans KR Light" w:hAnsi="Noto Sans KR Light"/>
        </w:rPr>
        <w:t>, </w:t>
      </w:r>
      <w:r w:rsidRPr="00525EDE">
        <w:rPr>
          <w:rFonts w:ascii="Noto Sans KR Light" w:hAnsi="Noto Sans KR Light" w:hint="eastAsia"/>
        </w:rPr>
        <w:t>본</w:t>
      </w:r>
      <w:r w:rsidRPr="00525EDE">
        <w:rPr>
          <w:rFonts w:ascii="Noto Sans KR Light" w:hAnsi="Noto Sans KR Light"/>
        </w:rPr>
        <w:t xml:space="preserve"> </w:t>
      </w:r>
      <w:r w:rsidRPr="00525EDE">
        <w:rPr>
          <w:rFonts w:ascii="Noto Sans KR Light" w:hAnsi="Noto Sans KR Light" w:hint="eastAsia"/>
        </w:rPr>
        <w:t>계약으로부터</w:t>
      </w:r>
      <w:r w:rsidRPr="00525EDE">
        <w:rPr>
          <w:rFonts w:ascii="Noto Sans KR Light" w:hAnsi="Noto Sans KR Light"/>
        </w:rPr>
        <w:t xml:space="preserve"> </w:t>
      </w:r>
      <w:r w:rsidRPr="00525EDE">
        <w:rPr>
          <w:rFonts w:ascii="Noto Sans KR Light" w:hAnsi="Noto Sans KR Light" w:hint="eastAsia"/>
        </w:rPr>
        <w:t>또는</w:t>
      </w:r>
      <w:r w:rsidRPr="00525EDE">
        <w:rPr>
          <w:rFonts w:ascii="Noto Sans KR Light" w:hAnsi="Noto Sans KR Light"/>
        </w:rPr>
        <w:t xml:space="preserve"> </w:t>
      </w:r>
      <w:r w:rsidRPr="00525EDE">
        <w:rPr>
          <w:rFonts w:ascii="Noto Sans KR Light" w:hAnsi="Noto Sans KR Light" w:hint="eastAsia"/>
        </w:rPr>
        <w:t>본</w:t>
      </w:r>
      <w:r w:rsidRPr="00525EDE">
        <w:rPr>
          <w:rFonts w:ascii="Noto Sans KR Light" w:hAnsi="Noto Sans KR Light"/>
        </w:rPr>
        <w:t xml:space="preserve"> </w:t>
      </w:r>
      <w:r w:rsidRPr="00525EDE">
        <w:rPr>
          <w:rFonts w:ascii="Noto Sans KR Light" w:hAnsi="Noto Sans KR Light" w:hint="eastAsia"/>
        </w:rPr>
        <w:t>계약과</w:t>
      </w:r>
      <w:r w:rsidRPr="00525EDE">
        <w:rPr>
          <w:rFonts w:ascii="Noto Sans KR Light" w:hAnsi="Noto Sans KR Light"/>
        </w:rPr>
        <w:t xml:space="preserve"> </w:t>
      </w:r>
      <w:r w:rsidRPr="00525EDE">
        <w:rPr>
          <w:rFonts w:ascii="Noto Sans KR Light" w:hAnsi="Noto Sans KR Light" w:hint="eastAsia"/>
        </w:rPr>
        <w:t>관련하여</w:t>
      </w:r>
      <w:r w:rsidRPr="00525EDE">
        <w:rPr>
          <w:rFonts w:ascii="Noto Sans KR Light" w:hAnsi="Noto Sans KR Light"/>
        </w:rPr>
        <w:t xml:space="preserve"> </w:t>
      </w:r>
      <w:r w:rsidRPr="00525EDE">
        <w:rPr>
          <w:rFonts w:ascii="Noto Sans KR Light" w:hAnsi="Noto Sans KR Light" w:hint="eastAsia"/>
        </w:rPr>
        <w:t>발생하는</w:t>
      </w:r>
      <w:r w:rsidRPr="00525EDE">
        <w:rPr>
          <w:rFonts w:ascii="Noto Sans KR Light" w:hAnsi="Noto Sans KR Light"/>
        </w:rPr>
        <w:t xml:space="preserve"> </w:t>
      </w:r>
      <w:r w:rsidRPr="00525EDE">
        <w:rPr>
          <w:rFonts w:ascii="Noto Sans KR Light" w:hAnsi="Noto Sans KR Light" w:hint="eastAsia"/>
        </w:rPr>
        <w:t>모든</w:t>
      </w:r>
      <w:r w:rsidRPr="00525EDE">
        <w:rPr>
          <w:rFonts w:ascii="Noto Sans KR Light" w:hAnsi="Noto Sans KR Light"/>
        </w:rPr>
        <w:t xml:space="preserve"> </w:t>
      </w:r>
      <w:r w:rsidRPr="00525EDE">
        <w:rPr>
          <w:rFonts w:ascii="Noto Sans KR Light" w:hAnsi="Noto Sans KR Light" w:hint="eastAsia"/>
        </w:rPr>
        <w:t>분쟁은</w:t>
      </w:r>
      <w:r w:rsidRPr="00525EDE">
        <w:rPr>
          <w:rFonts w:ascii="Noto Sans KR Light" w:hAnsi="Noto Sans KR Light"/>
        </w:rPr>
        <w:t xml:space="preserve"> </w:t>
      </w:r>
      <w:r w:rsidRPr="00525EDE">
        <w:rPr>
          <w:rFonts w:ascii="Noto Sans KR Light" w:hAnsi="Noto Sans KR Light" w:hint="eastAsia"/>
        </w:rPr>
        <w:t>우호적인</w:t>
      </w:r>
      <w:r w:rsidRPr="00525EDE">
        <w:rPr>
          <w:rFonts w:ascii="Noto Sans KR Light" w:hAnsi="Noto Sans KR Light"/>
        </w:rPr>
        <w:t xml:space="preserve"> </w:t>
      </w:r>
      <w:r w:rsidRPr="00525EDE">
        <w:rPr>
          <w:rFonts w:ascii="Noto Sans KR Light" w:hAnsi="Noto Sans KR Light" w:hint="eastAsia"/>
        </w:rPr>
        <w:t>협상을</w:t>
      </w:r>
      <w:r w:rsidRPr="00525EDE">
        <w:rPr>
          <w:rFonts w:ascii="Noto Sans KR Light" w:hAnsi="Noto Sans KR Light"/>
        </w:rPr>
        <w:t xml:space="preserve"> </w:t>
      </w:r>
      <w:r w:rsidRPr="00525EDE">
        <w:rPr>
          <w:rFonts w:ascii="Noto Sans KR Light" w:hAnsi="Noto Sans KR Light" w:hint="eastAsia"/>
        </w:rPr>
        <w:t>통해</w:t>
      </w:r>
      <w:r w:rsidRPr="00525EDE">
        <w:rPr>
          <w:rFonts w:ascii="Noto Sans KR Light" w:hAnsi="Noto Sans KR Light"/>
        </w:rPr>
        <w:t xml:space="preserve"> </w:t>
      </w:r>
      <w:r w:rsidRPr="00525EDE">
        <w:rPr>
          <w:rFonts w:ascii="Noto Sans KR Light" w:hAnsi="Noto Sans KR Light" w:hint="eastAsia"/>
        </w:rPr>
        <w:t>해결한다</w:t>
      </w:r>
      <w:r w:rsidRPr="00525EDE">
        <w:rPr>
          <w:rFonts w:ascii="Noto Sans KR Light" w:hAnsi="Noto Sans KR Light"/>
        </w:rPr>
        <w:t xml:space="preserve">. </w:t>
      </w:r>
      <w:r w:rsidRPr="00525EDE">
        <w:rPr>
          <w:rFonts w:ascii="Noto Sans KR Light" w:hAnsi="Noto Sans KR Light" w:hint="eastAsia"/>
        </w:rPr>
        <w:t>협상이</w:t>
      </w:r>
      <w:r w:rsidRPr="00525EDE">
        <w:rPr>
          <w:rFonts w:ascii="Noto Sans KR Light" w:hAnsi="Noto Sans KR Light"/>
        </w:rPr>
        <w:t xml:space="preserve"> </w:t>
      </w:r>
      <w:r w:rsidRPr="00525EDE">
        <w:rPr>
          <w:rFonts w:ascii="Noto Sans KR Light" w:hAnsi="Noto Sans KR Light" w:hint="eastAsia"/>
        </w:rPr>
        <w:t>실패하는</w:t>
      </w:r>
      <w:r w:rsidRPr="00525EDE">
        <w:rPr>
          <w:rFonts w:ascii="Noto Sans KR Light" w:hAnsi="Noto Sans KR Light"/>
        </w:rPr>
        <w:t xml:space="preserve"> </w:t>
      </w:r>
      <w:r w:rsidRPr="00525EDE">
        <w:rPr>
          <w:rFonts w:ascii="Noto Sans KR Light" w:hAnsi="Noto Sans KR Light" w:hint="eastAsia"/>
        </w:rPr>
        <w:t>경우</w:t>
      </w:r>
      <w:r w:rsidRPr="00525EDE">
        <w:rPr>
          <w:rFonts w:ascii="Noto Sans KR Light" w:hAnsi="Noto Sans KR Light"/>
        </w:rPr>
        <w:t xml:space="preserve">, </w:t>
      </w:r>
      <w:r w:rsidRPr="00525EDE">
        <w:rPr>
          <w:rFonts w:ascii="Noto Sans KR Light" w:hAnsi="Noto Sans KR Light" w:hint="eastAsia"/>
        </w:rPr>
        <w:t>분쟁은</w:t>
      </w:r>
      <w:r w:rsidRPr="00525EDE">
        <w:rPr>
          <w:rFonts w:ascii="Noto Sans KR Light" w:hAnsi="Noto Sans KR Light"/>
        </w:rPr>
        <w:t xml:space="preserve"> </w:t>
      </w:r>
      <w:r w:rsidRPr="00525EDE">
        <w:rPr>
          <w:rFonts w:ascii="Noto Sans KR Light" w:hAnsi="Noto Sans KR Light" w:hint="eastAsia"/>
        </w:rPr>
        <w:t>베트남</w:t>
      </w:r>
      <w:r w:rsidRPr="00525EDE">
        <w:rPr>
          <w:rFonts w:ascii="Noto Sans KR Light" w:hAnsi="Noto Sans KR Light"/>
        </w:rPr>
        <w:t xml:space="preserve"> </w:t>
      </w:r>
      <w:r w:rsidRPr="00525EDE">
        <w:rPr>
          <w:rFonts w:ascii="Noto Sans KR Light" w:hAnsi="Noto Sans KR Light" w:hint="eastAsia"/>
        </w:rPr>
        <w:t>국제중재센터</w:t>
      </w:r>
      <w:r w:rsidRPr="00525EDE">
        <w:rPr>
          <w:rFonts w:ascii="Noto Sans KR Light" w:hAnsi="Noto Sans KR Light"/>
        </w:rPr>
        <w:t>(VIAC)</w:t>
      </w:r>
      <w:r w:rsidRPr="00525EDE">
        <w:rPr>
          <w:rFonts w:ascii="Noto Sans KR Light" w:hAnsi="Noto Sans KR Light" w:hint="eastAsia"/>
        </w:rPr>
        <w:t>의</w:t>
      </w:r>
      <w:r w:rsidRPr="00525EDE">
        <w:rPr>
          <w:rFonts w:ascii="Noto Sans KR Light" w:hAnsi="Noto Sans KR Light"/>
        </w:rPr>
        <w:t xml:space="preserve"> </w:t>
      </w:r>
      <w:r w:rsidRPr="00525EDE">
        <w:rPr>
          <w:rFonts w:ascii="Noto Sans KR Light" w:hAnsi="Noto Sans KR Light" w:hint="eastAsia"/>
        </w:rPr>
        <w:t>중재규칙에</w:t>
      </w:r>
      <w:r w:rsidRPr="00525EDE">
        <w:rPr>
          <w:rFonts w:ascii="Noto Sans KR Light" w:hAnsi="Noto Sans KR Light"/>
        </w:rPr>
        <w:t xml:space="preserve"> </w:t>
      </w:r>
      <w:r w:rsidRPr="00525EDE">
        <w:rPr>
          <w:rFonts w:ascii="Noto Sans KR Light" w:hAnsi="Noto Sans KR Light" w:hint="eastAsia"/>
        </w:rPr>
        <w:t>따라</w:t>
      </w:r>
      <w:r w:rsidRPr="00525EDE">
        <w:rPr>
          <w:rFonts w:ascii="Noto Sans KR Light" w:hAnsi="Noto Sans KR Light"/>
        </w:rPr>
        <w:t xml:space="preserve"> </w:t>
      </w:r>
      <w:r w:rsidRPr="00525EDE">
        <w:rPr>
          <w:rFonts w:ascii="Noto Sans KR Light" w:hAnsi="Noto Sans KR Light" w:hint="eastAsia"/>
        </w:rPr>
        <w:t>중재로</w:t>
      </w:r>
      <w:r w:rsidRPr="00525EDE">
        <w:rPr>
          <w:rFonts w:ascii="Noto Sans KR Light" w:hAnsi="Noto Sans KR Light"/>
        </w:rPr>
        <w:t xml:space="preserve"> </w:t>
      </w:r>
      <w:r w:rsidRPr="00525EDE">
        <w:rPr>
          <w:rFonts w:ascii="Noto Sans KR Light" w:hAnsi="Noto Sans KR Light" w:hint="eastAsia"/>
        </w:rPr>
        <w:t>최종</w:t>
      </w:r>
      <w:r w:rsidRPr="00525EDE">
        <w:rPr>
          <w:rFonts w:ascii="Noto Sans KR Light" w:hAnsi="Noto Sans KR Light"/>
        </w:rPr>
        <w:t xml:space="preserve"> </w:t>
      </w:r>
      <w:r w:rsidRPr="00525EDE">
        <w:rPr>
          <w:rFonts w:ascii="Noto Sans KR Light" w:hAnsi="Noto Sans KR Light" w:hint="eastAsia"/>
        </w:rPr>
        <w:t>해결한다</w:t>
      </w:r>
      <w:r w:rsidRPr="00525EDE">
        <w:rPr>
          <w:rFonts w:ascii="Noto Sans KR Light" w:hAnsi="Noto Sans KR Light"/>
        </w:rPr>
        <w:t>.</w:t>
      </w:r>
      <w:r w:rsidR="00FD2A4B" w:rsidRPr="00525EDE">
        <w:rPr>
          <w:rFonts w:ascii="Noto Sans KR Light" w:hAnsi="Noto Sans KR Light"/>
        </w:rPr>
        <w:t xml:space="preserve"> </w:t>
      </w:r>
      <w:r w:rsidRPr="00525EDE">
        <w:rPr>
          <w:rFonts w:ascii="Noto Sans KR Light" w:hAnsi="Noto Sans KR Light" w:hint="eastAsia"/>
        </w:rPr>
        <w:t>분쟁은</w:t>
      </w:r>
      <w:r w:rsidRPr="00525EDE">
        <w:rPr>
          <w:rFonts w:ascii="Noto Sans KR Light" w:hAnsi="Noto Sans KR Light"/>
        </w:rPr>
        <w:t xml:space="preserve"> </w:t>
      </w:r>
      <w:r w:rsidRPr="00525EDE">
        <w:rPr>
          <w:rFonts w:ascii="Noto Sans KR Light" w:hAnsi="Noto Sans KR Light" w:hint="eastAsia"/>
        </w:rPr>
        <w:t>호치민시에</w:t>
      </w:r>
      <w:r w:rsidRPr="00525EDE">
        <w:rPr>
          <w:rFonts w:ascii="Noto Sans KR Light" w:hAnsi="Noto Sans KR Light"/>
        </w:rPr>
        <w:t xml:space="preserve"> </w:t>
      </w:r>
      <w:r w:rsidRPr="00525EDE">
        <w:rPr>
          <w:rFonts w:ascii="Noto Sans KR Light" w:hAnsi="Noto Sans KR Light" w:hint="eastAsia"/>
        </w:rPr>
        <w:t>소재한</w:t>
      </w:r>
      <w:r w:rsidRPr="00525EDE">
        <w:rPr>
          <w:rFonts w:ascii="Noto Sans KR Light" w:hAnsi="Noto Sans KR Light"/>
        </w:rPr>
        <w:t xml:space="preserve"> 3</w:t>
      </w:r>
      <w:r w:rsidRPr="00525EDE">
        <w:rPr>
          <w:rFonts w:ascii="Noto Sans KR Light" w:hAnsi="Noto Sans KR Light" w:hint="eastAsia"/>
        </w:rPr>
        <w:t>인의</w:t>
      </w:r>
      <w:r w:rsidRPr="00525EDE">
        <w:rPr>
          <w:rFonts w:ascii="Noto Sans KR Light" w:hAnsi="Noto Sans KR Light"/>
        </w:rPr>
        <w:t xml:space="preserve"> </w:t>
      </w:r>
      <w:r w:rsidRPr="00525EDE">
        <w:rPr>
          <w:rFonts w:ascii="Noto Sans KR Light" w:hAnsi="Noto Sans KR Light" w:hint="eastAsia"/>
        </w:rPr>
        <w:t>중재인</w:t>
      </w:r>
      <w:r w:rsidR="00FD2A4B" w:rsidRPr="00525EDE">
        <w:rPr>
          <w:rFonts w:ascii="Noto Sans KR Light" w:hAnsi="Noto Sans KR Light" w:hint="eastAsia"/>
        </w:rPr>
        <w:t>에</w:t>
      </w:r>
      <w:r w:rsidR="00FD2A4B" w:rsidRPr="00525EDE">
        <w:rPr>
          <w:rFonts w:ascii="Noto Sans KR Light" w:hAnsi="Noto Sans KR Light"/>
        </w:rPr>
        <w:t xml:space="preserve"> </w:t>
      </w:r>
      <w:r w:rsidR="00FD2A4B" w:rsidRPr="00525EDE">
        <w:rPr>
          <w:rFonts w:ascii="Noto Sans KR Light" w:hAnsi="Noto Sans KR Light" w:hint="eastAsia"/>
        </w:rPr>
        <w:t>의해</w:t>
      </w:r>
      <w:r w:rsidR="00FD2A4B" w:rsidRPr="00525EDE">
        <w:rPr>
          <w:rFonts w:ascii="Noto Sans KR Light" w:hAnsi="Noto Sans KR Light"/>
        </w:rPr>
        <w:t xml:space="preserve"> </w:t>
      </w:r>
      <w:r w:rsidRPr="00525EDE">
        <w:rPr>
          <w:rFonts w:ascii="Noto Sans KR Light" w:hAnsi="Noto Sans KR Light" w:hint="eastAsia"/>
        </w:rPr>
        <w:t>해결</w:t>
      </w:r>
      <w:r w:rsidR="00FD2A4B" w:rsidRPr="00525EDE">
        <w:rPr>
          <w:rFonts w:ascii="Noto Sans KR Light" w:hAnsi="Noto Sans KR Light" w:hint="eastAsia"/>
        </w:rPr>
        <w:t>되며</w:t>
      </w:r>
      <w:r w:rsidR="00FD2A4B" w:rsidRPr="00525EDE">
        <w:rPr>
          <w:rFonts w:ascii="Noto Sans KR Light" w:hAnsi="Noto Sans KR Light"/>
        </w:rPr>
        <w:t xml:space="preserve">, </w:t>
      </w:r>
      <w:r w:rsidR="00FD2A4B" w:rsidRPr="00525EDE">
        <w:rPr>
          <w:rFonts w:ascii="Noto Sans KR Light" w:hAnsi="Noto Sans KR Light" w:hint="eastAsia"/>
        </w:rPr>
        <w:t>중재</w:t>
      </w:r>
      <w:r w:rsidR="00FD2A4B" w:rsidRPr="00525EDE">
        <w:rPr>
          <w:rFonts w:ascii="Noto Sans KR Light" w:hAnsi="Noto Sans KR Light"/>
        </w:rPr>
        <w:t xml:space="preserve"> </w:t>
      </w:r>
      <w:r w:rsidR="00FD2A4B" w:rsidRPr="00525EDE">
        <w:rPr>
          <w:rFonts w:ascii="Noto Sans KR Light" w:hAnsi="Noto Sans KR Light" w:hint="eastAsia"/>
        </w:rPr>
        <w:t>언어는</w:t>
      </w:r>
      <w:r w:rsidR="00FD2A4B" w:rsidRPr="00525EDE">
        <w:rPr>
          <w:rFonts w:ascii="Noto Sans KR Light" w:hAnsi="Noto Sans KR Light"/>
        </w:rPr>
        <w:t xml:space="preserve"> </w:t>
      </w:r>
      <w:r w:rsidR="00DF4CBF" w:rsidRPr="00525EDE">
        <w:rPr>
          <w:rFonts w:ascii="Noto Sans KR Light" w:hAnsi="Noto Sans KR Light" w:hint="eastAsia"/>
        </w:rPr>
        <w:t>영</w:t>
      </w:r>
      <w:r w:rsidR="00FD2A4B" w:rsidRPr="00525EDE">
        <w:rPr>
          <w:rFonts w:ascii="Noto Sans KR Light" w:hAnsi="Noto Sans KR Light" w:hint="eastAsia"/>
        </w:rPr>
        <w:t>어를</w:t>
      </w:r>
      <w:r w:rsidR="00FD2A4B" w:rsidRPr="00525EDE">
        <w:rPr>
          <w:rFonts w:ascii="Noto Sans KR Light" w:hAnsi="Noto Sans KR Light"/>
        </w:rPr>
        <w:t xml:space="preserve"> </w:t>
      </w:r>
      <w:r w:rsidR="00FD2A4B" w:rsidRPr="00525EDE">
        <w:rPr>
          <w:rFonts w:ascii="Noto Sans KR Light" w:hAnsi="Noto Sans KR Light" w:hint="eastAsia"/>
        </w:rPr>
        <w:t>사용한</w:t>
      </w:r>
      <w:r w:rsidRPr="00525EDE">
        <w:rPr>
          <w:rFonts w:ascii="Noto Sans KR Light" w:hAnsi="Noto Sans KR Light" w:hint="eastAsia"/>
        </w:rPr>
        <w:t>다</w:t>
      </w:r>
      <w:r w:rsidRPr="00525EDE">
        <w:rPr>
          <w:rFonts w:ascii="Noto Sans KR Light" w:hAnsi="Noto Sans KR Light"/>
        </w:rPr>
        <w:t>.</w:t>
      </w:r>
    </w:p>
    <w:p w14:paraId="6F730C1B" w14:textId="4539A336" w:rsidR="005D6CC0" w:rsidRPr="00525EDE" w:rsidRDefault="005D6CC0" w:rsidP="00845396">
      <w:pPr>
        <w:pStyle w:val="a3"/>
        <w:spacing w:before="120" w:beforeAutospacing="0" w:after="120" w:afterAutospacing="0"/>
        <w:rPr>
          <w:rFonts w:ascii="Noto Sans KR Light" w:hAnsi="Noto Sans KR Light"/>
        </w:rPr>
      </w:pPr>
      <w:r w:rsidRPr="00525EDE">
        <w:rPr>
          <w:rFonts w:ascii="Noto Sans KR Light" w:hAnsi="Noto Sans KR Light"/>
        </w:rPr>
        <w:t>This Agreement shall be governed by Vietnamese law. Any dispute arising out of or in connection with this Agreement shall be</w:t>
      </w:r>
      <w:r w:rsidR="00E6162F" w:rsidRPr="00525EDE">
        <w:rPr>
          <w:rFonts w:ascii="Noto Sans KR Light" w:hAnsi="Noto Sans KR Light"/>
        </w:rPr>
        <w:t xml:space="preserve"> </w:t>
      </w:r>
      <w:r w:rsidRPr="00525EDE">
        <w:rPr>
          <w:rFonts w:ascii="Noto Sans KR Light" w:hAnsi="Noto Sans KR Light"/>
        </w:rPr>
        <w:t xml:space="preserve">resolved through amicable negotiation. In case of failure in negotiation, the dispute shall be </w:t>
      </w:r>
      <w:r w:rsidR="00E6162F" w:rsidRPr="00525EDE">
        <w:rPr>
          <w:rFonts w:ascii="Noto Sans KR Light" w:hAnsi="Noto Sans KR Light"/>
        </w:rPr>
        <w:t xml:space="preserve">finally </w:t>
      </w:r>
      <w:r w:rsidRPr="00525EDE">
        <w:rPr>
          <w:rFonts w:ascii="Noto Sans KR Light" w:hAnsi="Noto Sans KR Light"/>
        </w:rPr>
        <w:t>settled</w:t>
      </w:r>
      <w:r w:rsidR="00E6162F" w:rsidRPr="00525EDE">
        <w:rPr>
          <w:rFonts w:ascii="Noto Sans KR Light" w:hAnsi="Noto Sans KR Light"/>
        </w:rPr>
        <w:t xml:space="preserve"> by arbitration </w:t>
      </w:r>
      <w:r w:rsidRPr="00525EDE">
        <w:rPr>
          <w:rFonts w:ascii="Noto Sans KR Light" w:hAnsi="Noto Sans KR Light"/>
        </w:rPr>
        <w:t xml:space="preserve">at </w:t>
      </w:r>
      <w:r w:rsidR="00E6162F" w:rsidRPr="00525EDE">
        <w:rPr>
          <w:rFonts w:ascii="Noto Sans KR Light" w:hAnsi="Noto Sans KR Light"/>
        </w:rPr>
        <w:t xml:space="preserve">the </w:t>
      </w:r>
      <w:r w:rsidRPr="00525EDE">
        <w:rPr>
          <w:rFonts w:ascii="Noto Sans KR Light" w:hAnsi="Noto Sans KR Light"/>
        </w:rPr>
        <w:t>Vietnam International Arbitration Centre (VIAC)</w:t>
      </w:r>
      <w:r w:rsidR="00E6162F" w:rsidRPr="00525EDE">
        <w:rPr>
          <w:rFonts w:ascii="Noto Sans KR Light" w:hAnsi="Noto Sans KR Light"/>
        </w:rPr>
        <w:t xml:space="preserve"> </w:t>
      </w:r>
      <w:r w:rsidR="00E6162F" w:rsidRPr="00525EDE">
        <w:rPr>
          <w:rStyle w:val="aa"/>
          <w:rFonts w:ascii="Noto Sans KR Light" w:hAnsi="Noto Sans KR Light"/>
          <w:i w:val="0"/>
          <w:shd w:val="clear" w:color="auto" w:fill="FFFFFF"/>
        </w:rPr>
        <w:t xml:space="preserve">in accordance with its Rules of Arbitration. The dispute shall be settled by 3 arbitrators in </w:t>
      </w:r>
      <w:r w:rsidR="00DF4CBF" w:rsidRPr="00525EDE">
        <w:rPr>
          <w:rStyle w:val="aa"/>
          <w:rFonts w:ascii="Noto Sans KR Light" w:hAnsi="Noto Sans KR Light"/>
          <w:i w:val="0"/>
          <w:shd w:val="clear" w:color="auto" w:fill="FFFFFF"/>
        </w:rPr>
        <w:t xml:space="preserve">English </w:t>
      </w:r>
      <w:r w:rsidR="00E6162F" w:rsidRPr="00525EDE">
        <w:rPr>
          <w:rStyle w:val="aa"/>
          <w:rFonts w:ascii="Noto Sans KR Light" w:hAnsi="Noto Sans KR Light"/>
          <w:i w:val="0"/>
          <w:shd w:val="clear" w:color="auto" w:fill="FFFFFF"/>
        </w:rPr>
        <w:t xml:space="preserve">and in Ho Chi Minh City. </w:t>
      </w:r>
    </w:p>
    <w:p w14:paraId="0086A52C" w14:textId="74FF16CA" w:rsidR="005953BD" w:rsidRPr="00525EDE" w:rsidRDefault="005D6CC0" w:rsidP="00845396">
      <w:pPr>
        <w:pStyle w:val="a3"/>
        <w:spacing w:before="120" w:beforeAutospacing="0" w:after="120" w:afterAutospacing="0"/>
        <w:jc w:val="both"/>
        <w:rPr>
          <w:rFonts w:ascii="Noto Sans KR Light" w:hAnsi="Noto Sans KR Light"/>
        </w:rPr>
      </w:pPr>
      <w:r w:rsidRPr="00525EDE">
        <w:rPr>
          <w:rFonts w:ascii="Noto Sans KR Light" w:hAnsi="Noto Sans KR Light"/>
        </w:rPr>
        <w:t xml:space="preserve">Hợp đồng này chịu sự điều chỉnh của pháp luật Việt Nam. Bất kỳ tranh chấp nào phát sinh từ hoặc liên quan tới Hợp Đồng này sẽ được giải quyết bằng thương lượng. Trong trường hợp thương lượng không thành, tranh chấp sẽ được giải quyết tại </w:t>
      </w:r>
      <w:r w:rsidR="00B360A6" w:rsidRPr="00525EDE">
        <w:rPr>
          <w:rFonts w:ascii="Noto Sans KR Light" w:hAnsi="Noto Sans KR Light"/>
        </w:rPr>
        <w:t xml:space="preserve">sau cùng bởi trọng tài tại </w:t>
      </w:r>
      <w:r w:rsidRPr="00525EDE">
        <w:rPr>
          <w:rFonts w:ascii="Noto Sans KR Light" w:hAnsi="Noto Sans KR Light"/>
        </w:rPr>
        <w:t>Trung Tâm Trọng Tài Quốc Tế Việt Nam (VIAC)</w:t>
      </w:r>
      <w:r w:rsidR="00E6162F" w:rsidRPr="00525EDE">
        <w:rPr>
          <w:rFonts w:ascii="Noto Sans KR Light" w:hAnsi="Noto Sans KR Light"/>
        </w:rPr>
        <w:t xml:space="preserve"> </w:t>
      </w:r>
      <w:r w:rsidR="00E6162F" w:rsidRPr="00525EDE">
        <w:rPr>
          <w:rStyle w:val="aa"/>
          <w:rFonts w:ascii="Noto Sans KR Light" w:hAnsi="Noto Sans KR Light"/>
          <w:b/>
          <w:i w:val="0"/>
          <w:shd w:val="clear" w:color="auto" w:fill="FFFFFF"/>
        </w:rPr>
        <w:t>theo Quy tắc tố tụng trọng tài của Trung tâm này</w:t>
      </w:r>
      <w:r w:rsidR="00E6162F" w:rsidRPr="00525EDE">
        <w:rPr>
          <w:rFonts w:ascii="Noto Sans KR Light" w:hAnsi="Noto Sans KR Light"/>
          <w:b/>
        </w:rPr>
        <w:t xml:space="preserve">. Tranh chấp sẽ được giải quyết bởi 3 trọng tài viên, bằng tiếng </w:t>
      </w:r>
      <w:r w:rsidR="00DF4CBF" w:rsidRPr="00525EDE">
        <w:rPr>
          <w:rFonts w:ascii="Noto Sans KR Light" w:hAnsi="Noto Sans KR Light"/>
          <w:b/>
        </w:rPr>
        <w:t>Anh</w:t>
      </w:r>
      <w:r w:rsidR="00000C84" w:rsidRPr="00525EDE">
        <w:rPr>
          <w:rFonts w:ascii="Noto Sans KR Light" w:hAnsi="Noto Sans KR Light"/>
        </w:rPr>
        <w:t xml:space="preserve"> </w:t>
      </w:r>
      <w:r w:rsidR="00E6162F" w:rsidRPr="00525EDE">
        <w:rPr>
          <w:rFonts w:ascii="Noto Sans KR Light" w:hAnsi="Noto Sans KR Light"/>
          <w:b/>
        </w:rPr>
        <w:t xml:space="preserve">và tại thành phố Hồ Chí Minh. </w:t>
      </w:r>
    </w:p>
    <w:p w14:paraId="487B2DB3" w14:textId="77777777" w:rsidR="005953BD" w:rsidRPr="00525EDE"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062B2DD0">
          <v:rect id="_x0000_i1041" style="width:0;height:1.5pt" o:hralign="center" o:hrstd="t" o:hr="t" fillcolor="#a0a0a0" stroked="f"/>
        </w:pict>
      </w:r>
    </w:p>
    <w:p w14:paraId="6AB5B6BE" w14:textId="77777777" w:rsidR="00B627ED" w:rsidRPr="00525EDE" w:rsidRDefault="00B627ED">
      <w:pPr>
        <w:widowControl/>
        <w:wordWrap/>
        <w:autoSpaceDE/>
        <w:autoSpaceDN/>
        <w:rPr>
          <w:rFonts w:ascii="Noto Sans KR Light" w:hAnsi="Noto Sans KR Light"/>
          <w:b/>
          <w:kern w:val="0"/>
          <w:sz w:val="24"/>
        </w:rPr>
      </w:pPr>
      <w:r w:rsidRPr="00525EDE">
        <w:rPr>
          <w:rFonts w:ascii="Noto Sans KR Light" w:hAnsi="Noto Sans KR Light"/>
          <w:sz w:val="24"/>
        </w:rPr>
        <w:br w:type="page"/>
      </w:r>
    </w:p>
    <w:p w14:paraId="38950605" w14:textId="56D5FF73" w:rsidR="005953BD" w:rsidRPr="00525EDE" w:rsidRDefault="005953BD" w:rsidP="00845396">
      <w:pPr>
        <w:pStyle w:val="2"/>
        <w:spacing w:before="120" w:beforeAutospacing="0" w:after="120" w:afterAutospacing="0"/>
        <w:rPr>
          <w:rFonts w:ascii="Noto Sans KR Light" w:hAnsi="Noto Sans KR Light"/>
          <w:sz w:val="24"/>
        </w:rPr>
      </w:pPr>
      <w:proofErr w:type="gramStart"/>
      <w:r w:rsidRPr="00525EDE">
        <w:rPr>
          <w:rFonts w:ascii="Noto Sans KR Light" w:hAnsi="Noto Sans KR Light" w:hint="eastAsia"/>
          <w:sz w:val="24"/>
        </w:rPr>
        <w:lastRenderedPageBreak/>
        <w:t>서명</w:t>
      </w:r>
      <w:r w:rsidRPr="00525EDE">
        <w:rPr>
          <w:rFonts w:ascii="Noto Sans KR Light" w:hAnsi="Noto Sans KR Light"/>
          <w:sz w:val="24"/>
        </w:rPr>
        <w:t xml:space="preserve"> /</w:t>
      </w:r>
      <w:proofErr w:type="gramEnd"/>
      <w:r w:rsidRPr="00525EDE">
        <w:rPr>
          <w:rFonts w:ascii="Noto Sans KR Light" w:hAnsi="Noto Sans KR Light"/>
          <w:sz w:val="24"/>
        </w:rPr>
        <w:t xml:space="preserve"> Signatures / Chữ ký</w:t>
      </w:r>
    </w:p>
    <w:p w14:paraId="5E71545D" w14:textId="3473AE35" w:rsidR="00000C84" w:rsidRPr="00525EDE" w:rsidRDefault="00000C84" w:rsidP="00845396">
      <w:pPr>
        <w:pStyle w:val="a3"/>
        <w:spacing w:before="120" w:beforeAutospacing="0" w:after="120" w:afterAutospacing="0"/>
        <w:rPr>
          <w:rFonts w:ascii="Noto Sans KR Light" w:hAnsi="Noto Sans KR Light"/>
        </w:rPr>
      </w:pPr>
      <w:r w:rsidRPr="00525EDE">
        <w:rPr>
          <w:rFonts w:ascii="Noto Sans KR Light" w:hAnsi="Noto Sans KR Light" w:hint="eastAsia"/>
        </w:rPr>
        <w:t>본</w:t>
      </w:r>
      <w:r w:rsidRPr="00525EDE">
        <w:rPr>
          <w:rFonts w:ascii="Noto Sans KR Light" w:hAnsi="Noto Sans KR Light"/>
        </w:rPr>
        <w:t xml:space="preserve"> </w:t>
      </w:r>
      <w:r w:rsidRPr="00525EDE">
        <w:rPr>
          <w:rFonts w:ascii="Noto Sans KR Light" w:hAnsi="Noto Sans KR Light" w:hint="eastAsia"/>
        </w:rPr>
        <w:t>계약은</w:t>
      </w:r>
      <w:r w:rsidRPr="00525EDE">
        <w:rPr>
          <w:rFonts w:ascii="Noto Sans KR Light" w:hAnsi="Noto Sans KR Light"/>
        </w:rPr>
        <w:t xml:space="preserve"> </w:t>
      </w:r>
      <w:r w:rsidRPr="00525EDE">
        <w:rPr>
          <w:rFonts w:ascii="Noto Sans KR Light" w:hAnsi="Noto Sans KR Light" w:hint="eastAsia"/>
        </w:rPr>
        <w:t>동일한</w:t>
      </w:r>
      <w:r w:rsidRPr="00525EDE">
        <w:rPr>
          <w:rFonts w:ascii="Noto Sans KR Light" w:hAnsi="Noto Sans KR Light"/>
        </w:rPr>
        <w:t xml:space="preserve"> </w:t>
      </w:r>
      <w:r w:rsidRPr="00525EDE">
        <w:rPr>
          <w:rFonts w:ascii="Noto Sans KR Light" w:hAnsi="Noto Sans KR Light" w:hint="eastAsia"/>
        </w:rPr>
        <w:t>효력을</w:t>
      </w:r>
      <w:r w:rsidRPr="00525EDE">
        <w:rPr>
          <w:rFonts w:ascii="Noto Sans KR Light" w:hAnsi="Noto Sans KR Light"/>
        </w:rPr>
        <w:t xml:space="preserve"> </w:t>
      </w:r>
      <w:r w:rsidRPr="00525EDE">
        <w:rPr>
          <w:rFonts w:ascii="Noto Sans KR Light" w:hAnsi="Noto Sans KR Light" w:hint="eastAsia"/>
        </w:rPr>
        <w:t>가지는</w:t>
      </w:r>
      <w:r w:rsidRPr="00525EDE">
        <w:rPr>
          <w:rFonts w:ascii="Noto Sans KR Light" w:hAnsi="Noto Sans KR Light"/>
        </w:rPr>
        <w:t xml:space="preserve"> 3</w:t>
      </w:r>
      <w:r w:rsidRPr="00525EDE">
        <w:rPr>
          <w:rFonts w:ascii="Noto Sans KR Light" w:hAnsi="Noto Sans KR Light" w:hint="eastAsia"/>
        </w:rPr>
        <w:t>개</w:t>
      </w:r>
      <w:r w:rsidRPr="00525EDE">
        <w:rPr>
          <w:rFonts w:ascii="Noto Sans KR Light" w:hAnsi="Noto Sans KR Light"/>
        </w:rPr>
        <w:t xml:space="preserve"> </w:t>
      </w:r>
      <w:r w:rsidRPr="00525EDE">
        <w:rPr>
          <w:rFonts w:ascii="Noto Sans KR Light" w:hAnsi="Noto Sans KR Light" w:hint="eastAsia"/>
        </w:rPr>
        <w:t>언어본으로</w:t>
      </w:r>
      <w:r w:rsidRPr="00525EDE">
        <w:rPr>
          <w:rFonts w:ascii="Noto Sans KR Light" w:hAnsi="Noto Sans KR Light"/>
        </w:rPr>
        <w:t xml:space="preserve"> </w:t>
      </w:r>
      <w:r w:rsidRPr="00525EDE">
        <w:rPr>
          <w:rFonts w:ascii="Noto Sans KR Light" w:hAnsi="Noto Sans KR Light" w:hint="eastAsia"/>
        </w:rPr>
        <w:t>작성되며</w:t>
      </w:r>
      <w:r w:rsidRPr="00525EDE">
        <w:rPr>
          <w:rFonts w:ascii="Noto Sans KR Light" w:hAnsi="Noto Sans KR Light"/>
        </w:rPr>
        <w:t>,</w:t>
      </w:r>
      <w:r w:rsidR="00B1185E" w:rsidRPr="00525EDE">
        <w:rPr>
          <w:rFonts w:ascii="Noto Sans KR Light" w:hAnsi="Noto Sans KR Light"/>
        </w:rPr>
        <w:t xml:space="preserve"> </w:t>
      </w:r>
      <w:r w:rsidRPr="00525EDE">
        <w:rPr>
          <w:rFonts w:ascii="Noto Sans KR Light" w:hAnsi="Noto Sans KR Light" w:hint="eastAsia"/>
        </w:rPr>
        <w:t>해석상</w:t>
      </w:r>
      <w:r w:rsidRPr="00525EDE">
        <w:rPr>
          <w:rFonts w:ascii="Noto Sans KR Light" w:hAnsi="Noto Sans KR Light"/>
        </w:rPr>
        <w:t xml:space="preserve"> </w:t>
      </w:r>
      <w:r w:rsidRPr="00525EDE">
        <w:rPr>
          <w:rFonts w:ascii="Noto Sans KR Light" w:hAnsi="Noto Sans KR Light" w:hint="eastAsia"/>
        </w:rPr>
        <w:t>차이가</w:t>
      </w:r>
      <w:r w:rsidRPr="00525EDE">
        <w:rPr>
          <w:rFonts w:ascii="Noto Sans KR Light" w:hAnsi="Noto Sans KR Light"/>
        </w:rPr>
        <w:t xml:space="preserve"> </w:t>
      </w:r>
      <w:r w:rsidRPr="00525EDE">
        <w:rPr>
          <w:rFonts w:ascii="Noto Sans KR Light" w:hAnsi="Noto Sans KR Light" w:hint="eastAsia"/>
        </w:rPr>
        <w:t>있을</w:t>
      </w:r>
      <w:r w:rsidRPr="00525EDE">
        <w:rPr>
          <w:rFonts w:ascii="Noto Sans KR Light" w:hAnsi="Noto Sans KR Light"/>
        </w:rPr>
        <w:t xml:space="preserve"> </w:t>
      </w:r>
      <w:r w:rsidRPr="00525EDE">
        <w:rPr>
          <w:rFonts w:ascii="Noto Sans KR Light" w:hAnsi="Noto Sans KR Light" w:hint="eastAsia"/>
        </w:rPr>
        <w:t>경우</w:t>
      </w:r>
      <w:r w:rsidRPr="00525EDE">
        <w:rPr>
          <w:rFonts w:ascii="Noto Sans KR Light" w:hAnsi="Noto Sans KR Light"/>
        </w:rPr>
        <w:t xml:space="preserve"> </w:t>
      </w:r>
      <w:r w:rsidRPr="00525EDE">
        <w:rPr>
          <w:rStyle w:val="a4"/>
          <w:rFonts w:ascii="Noto Sans KR Light" w:hAnsi="Noto Sans KR Light" w:hint="eastAsia"/>
        </w:rPr>
        <w:t>영문본을</w:t>
      </w:r>
      <w:r w:rsidRPr="00525EDE">
        <w:rPr>
          <w:rStyle w:val="a4"/>
          <w:rFonts w:ascii="Noto Sans KR Light" w:hAnsi="Noto Sans KR Light"/>
        </w:rPr>
        <w:t xml:space="preserve"> </w:t>
      </w:r>
      <w:r w:rsidRPr="00525EDE">
        <w:rPr>
          <w:rStyle w:val="a4"/>
          <w:rFonts w:ascii="Noto Sans KR Light" w:hAnsi="Noto Sans KR Light" w:hint="eastAsia"/>
        </w:rPr>
        <w:t>기준</w:t>
      </w:r>
      <w:r w:rsidRPr="00525EDE">
        <w:rPr>
          <w:rFonts w:ascii="Noto Sans KR Light" w:hAnsi="Noto Sans KR Light" w:hint="eastAsia"/>
        </w:rPr>
        <w:t>으로</w:t>
      </w:r>
      <w:r w:rsidRPr="00525EDE">
        <w:rPr>
          <w:rFonts w:ascii="Noto Sans KR Light" w:hAnsi="Noto Sans KR Light"/>
        </w:rPr>
        <w:t xml:space="preserve"> </w:t>
      </w:r>
      <w:r w:rsidRPr="00525EDE">
        <w:rPr>
          <w:rFonts w:ascii="Noto Sans KR Light" w:hAnsi="Noto Sans KR Light" w:hint="eastAsia"/>
        </w:rPr>
        <w:t>한다</w:t>
      </w:r>
      <w:r w:rsidRPr="00525EDE">
        <w:rPr>
          <w:rFonts w:ascii="Noto Sans KR Light" w:hAnsi="Noto Sans KR Light"/>
        </w:rPr>
        <w:t>.</w:t>
      </w:r>
    </w:p>
    <w:p w14:paraId="3CBE6933" w14:textId="54EEE97D" w:rsidR="00000C84" w:rsidRPr="00525EDE" w:rsidRDefault="00000C84" w:rsidP="00845396">
      <w:pPr>
        <w:pStyle w:val="a3"/>
        <w:spacing w:before="120" w:beforeAutospacing="0" w:after="120" w:afterAutospacing="0"/>
        <w:rPr>
          <w:rFonts w:ascii="Noto Sans KR Light" w:hAnsi="Noto Sans KR Light"/>
        </w:rPr>
      </w:pPr>
      <w:r w:rsidRPr="00525EDE">
        <w:rPr>
          <w:rFonts w:ascii="Noto Sans KR Light" w:hAnsi="Noto Sans KR Light"/>
        </w:rPr>
        <w:t xml:space="preserve">This Agreement is executed in three languages: Korean – English – Vietnamese. In case of discrepancy, the </w:t>
      </w:r>
      <w:r w:rsidR="00DF4CBF" w:rsidRPr="00525EDE">
        <w:rPr>
          <w:rFonts w:ascii="Noto Sans KR Light" w:hAnsi="Noto Sans KR Light"/>
        </w:rPr>
        <w:t xml:space="preserve">English </w:t>
      </w:r>
      <w:r w:rsidRPr="00525EDE">
        <w:rPr>
          <w:rFonts w:ascii="Noto Sans KR Light" w:hAnsi="Noto Sans KR Light"/>
        </w:rPr>
        <w:t>version shall prevail.</w:t>
      </w:r>
    </w:p>
    <w:p w14:paraId="5D11AE2C" w14:textId="680199CC" w:rsidR="005953BD" w:rsidRPr="00525EDE" w:rsidRDefault="00000C84" w:rsidP="00845396">
      <w:pPr>
        <w:pStyle w:val="a3"/>
        <w:spacing w:before="120" w:beforeAutospacing="0" w:after="120" w:afterAutospacing="0"/>
        <w:rPr>
          <w:rFonts w:ascii="Noto Sans KR Light" w:hAnsi="Noto Sans KR Light"/>
        </w:rPr>
      </w:pPr>
      <w:r w:rsidRPr="00525EDE">
        <w:rPr>
          <w:rFonts w:ascii="Noto Sans KR Light" w:hAnsi="Noto Sans KR Light"/>
        </w:rPr>
        <w:t xml:space="preserve">Hợp Đồng này được lập bằng ba ngôn ngữ: Tiếng Hàn – Tiếng Anh – Tiếng Việt. Trường hợp có sự khác nhau, bản tiếng </w:t>
      </w:r>
      <w:r w:rsidR="00DF4CBF" w:rsidRPr="00525EDE">
        <w:rPr>
          <w:rFonts w:ascii="Noto Sans KR Light" w:hAnsi="Noto Sans KR Light"/>
        </w:rPr>
        <w:t>Anh</w:t>
      </w:r>
      <w:r w:rsidRPr="00525EDE">
        <w:rPr>
          <w:rFonts w:ascii="Noto Sans KR Light" w:hAnsi="Noto Sans KR Light"/>
        </w:rPr>
        <w:t xml:space="preserve"> sẽ được ưu tiên áp dụng.</w:t>
      </w:r>
    </w:p>
    <w:p w14:paraId="2E8CA6FD" w14:textId="77777777" w:rsidR="001F14CD" w:rsidRPr="00525EDE" w:rsidRDefault="001F14CD" w:rsidP="005953BD">
      <w:pPr>
        <w:rPr>
          <w:rFonts w:ascii="Noto Sans KR Light" w:hAnsi="Noto Sans KR Light"/>
          <w:kern w:val="0"/>
          <w:sz w:val="24"/>
        </w:rPr>
      </w:pPr>
    </w:p>
    <w:p w14:paraId="5483C883" w14:textId="77777777" w:rsidR="001F14CD" w:rsidRPr="00525EDE" w:rsidRDefault="001F14CD" w:rsidP="005953BD">
      <w:pPr>
        <w:rPr>
          <w:rFonts w:ascii="Noto Sans KR Light" w:hAnsi="Noto Sans KR Light"/>
          <w:sz w:val="24"/>
        </w:rPr>
      </w:pPr>
    </w:p>
    <w:p w14:paraId="47F808B3" w14:textId="65D96753" w:rsidR="005953BD" w:rsidRPr="00931346" w:rsidRDefault="005953BD" w:rsidP="00931346">
      <w:pPr>
        <w:rPr>
          <w:rFonts w:ascii="Noto Sans KR Light" w:hAnsi="Noto Sans KR Light"/>
          <w:b/>
          <w:bCs/>
          <w:sz w:val="24"/>
          <w:szCs w:val="28"/>
        </w:rPr>
      </w:pPr>
      <w:proofErr w:type="gramStart"/>
      <w:r w:rsidRPr="00525EDE">
        <w:rPr>
          <w:rStyle w:val="a4"/>
          <w:rFonts w:ascii="Noto Sans KR Light" w:hAnsi="Noto Sans KR Light" w:hint="eastAsia"/>
        </w:rPr>
        <w:t>회사</w:t>
      </w:r>
      <w:r w:rsidRPr="00525EDE">
        <w:rPr>
          <w:rStyle w:val="a4"/>
          <w:rFonts w:ascii="Noto Sans KR Light" w:hAnsi="Noto Sans KR Light"/>
        </w:rPr>
        <w:t xml:space="preserve"> /</w:t>
      </w:r>
      <w:proofErr w:type="gramEnd"/>
      <w:r w:rsidRPr="00525EDE">
        <w:rPr>
          <w:rStyle w:val="a4"/>
          <w:rFonts w:ascii="Noto Sans KR Light" w:hAnsi="Noto Sans KR Light"/>
        </w:rPr>
        <w:t xml:space="preserve"> Company / Công ty</w:t>
      </w:r>
      <w:r w:rsidR="00D81169">
        <w:rPr>
          <w:rStyle w:val="a4"/>
          <w:rFonts w:ascii="Noto Sans KR Light" w:hAnsi="Noto Sans KR Light" w:hint="eastAsia"/>
        </w:rPr>
        <w:t xml:space="preserve"> : </w:t>
      </w:r>
      <w:r w:rsidR="00931346" w:rsidRPr="00931346">
        <w:rPr>
          <w:rStyle w:val="a4"/>
          <w:rFonts w:ascii="Noto Sans KR Light" w:eastAsia="Noto Sans KR Light" w:hAnsi="Noto Sans KR Light"/>
          <w:sz w:val="24"/>
          <w:szCs w:val="28"/>
        </w:rPr>
        <w:t>FURSYS VIETNAM CO., LTD</w:t>
      </w:r>
      <w:r w:rsidR="00931346" w:rsidRPr="00931346">
        <w:rPr>
          <w:rStyle w:val="a4"/>
          <w:rFonts w:ascii="Noto Sans KR Light" w:eastAsia="Noto Sans KR Light" w:hAnsi="Noto Sans KR Light"/>
          <w:sz w:val="24"/>
          <w:szCs w:val="28"/>
        </w:rPr>
        <w:br/>
      </w:r>
      <w:r w:rsidR="00931346" w:rsidRPr="00931346">
        <w:rPr>
          <w:rStyle w:val="a4"/>
          <w:rFonts w:ascii="Noto Sans KR Light" w:eastAsia="Noto Sans KR Light" w:hAnsi="Noto Sans KR Light" w:hint="eastAsia"/>
          <w:sz w:val="24"/>
          <w:szCs w:val="28"/>
        </w:rPr>
        <w:t xml:space="preserve">                    </w:t>
      </w:r>
      <w:r w:rsidR="00931346">
        <w:rPr>
          <w:rStyle w:val="a4"/>
          <w:rFonts w:ascii="Noto Sans KR Light" w:eastAsia="Noto Sans KR Light" w:hAnsi="Noto Sans KR Light" w:hint="eastAsia"/>
          <w:sz w:val="24"/>
          <w:szCs w:val="28"/>
        </w:rPr>
        <w:t xml:space="preserve"> </w:t>
      </w:r>
      <w:r w:rsidR="00D81169" w:rsidRPr="00931346">
        <w:rPr>
          <w:rFonts w:ascii="Noto Sans KR Light" w:hAnsi="Noto Sans KR Light"/>
          <w:b/>
          <w:bCs/>
          <w:sz w:val="24"/>
          <w:szCs w:val="28"/>
        </w:rPr>
        <w:t>CÔNG TY TNHH FURSYS VN</w:t>
      </w:r>
    </w:p>
    <w:p w14:paraId="69F9DF70" w14:textId="5E6D9D41" w:rsidR="001F14CD" w:rsidRPr="00525EDE" w:rsidRDefault="00B1185E" w:rsidP="00845396">
      <w:pPr>
        <w:pStyle w:val="a3"/>
        <w:spacing w:before="120" w:beforeAutospacing="0" w:after="120" w:afterAutospacing="0"/>
        <w:rPr>
          <w:rFonts w:ascii="Noto Sans KR Light" w:hAnsi="Noto Sans KR Light"/>
        </w:rPr>
      </w:pPr>
      <w:proofErr w:type="gramStart"/>
      <w:r w:rsidRPr="00525EDE">
        <w:rPr>
          <w:rFonts w:ascii="Noto Sans KR Light" w:hAnsi="Noto Sans KR Light" w:hint="eastAsia"/>
        </w:rPr>
        <w:t>서명</w:t>
      </w:r>
      <w:r w:rsidRPr="00525EDE">
        <w:rPr>
          <w:rFonts w:ascii="Noto Sans KR Light" w:hAnsi="Noto Sans KR Light"/>
        </w:rPr>
        <w:t xml:space="preserve"> </w:t>
      </w:r>
      <w:r w:rsidR="00CD354A" w:rsidRPr="00525EDE">
        <w:rPr>
          <w:rFonts w:ascii="Noto Sans KR Light" w:hAnsi="Noto Sans KR Light"/>
        </w:rPr>
        <w:t>/</w:t>
      </w:r>
      <w:proofErr w:type="gramEnd"/>
      <w:r w:rsidR="00CD354A" w:rsidRPr="00525EDE">
        <w:rPr>
          <w:rFonts w:ascii="Noto Sans KR Light" w:hAnsi="Noto Sans KR Light"/>
        </w:rPr>
        <w:t xml:space="preserve"> </w:t>
      </w:r>
      <w:r w:rsidR="005953BD" w:rsidRPr="00525EDE">
        <w:rPr>
          <w:rFonts w:ascii="Noto Sans KR Light" w:hAnsi="Noto Sans KR Light"/>
        </w:rPr>
        <w:t>Signature</w:t>
      </w:r>
      <w:r w:rsidR="00CD354A" w:rsidRPr="00525EDE">
        <w:rPr>
          <w:rFonts w:ascii="Noto Sans KR Light" w:hAnsi="Noto Sans KR Light"/>
        </w:rPr>
        <w:t>/ Chữ ký</w:t>
      </w:r>
      <w:r w:rsidR="005953BD" w:rsidRPr="00525EDE">
        <w:rPr>
          <w:rFonts w:ascii="Noto Sans KR Light" w:hAnsi="Noto Sans KR Light"/>
        </w:rPr>
        <w:t xml:space="preserve">: </w:t>
      </w:r>
    </w:p>
    <w:p w14:paraId="2B747E5F" w14:textId="6B975D40" w:rsidR="001F14CD" w:rsidRPr="00525EDE" w:rsidRDefault="00B1185E" w:rsidP="00845396">
      <w:pPr>
        <w:pStyle w:val="a3"/>
        <w:spacing w:before="120" w:beforeAutospacing="0" w:after="120" w:afterAutospacing="0"/>
        <w:rPr>
          <w:rFonts w:ascii="Noto Sans KR Light" w:hAnsi="Noto Sans KR Light"/>
        </w:rPr>
      </w:pPr>
      <w:proofErr w:type="gramStart"/>
      <w:r w:rsidRPr="00525EDE">
        <w:rPr>
          <w:rFonts w:ascii="Noto Sans KR Light" w:hAnsi="Noto Sans KR Light" w:hint="eastAsia"/>
        </w:rPr>
        <w:t>성명</w:t>
      </w:r>
      <w:r w:rsidRPr="00525EDE">
        <w:rPr>
          <w:rFonts w:ascii="Noto Sans KR Light" w:hAnsi="Noto Sans KR Light"/>
        </w:rPr>
        <w:t xml:space="preserve"> </w:t>
      </w:r>
      <w:r w:rsidR="00CD354A" w:rsidRPr="00525EDE">
        <w:rPr>
          <w:rFonts w:ascii="Noto Sans KR Light" w:hAnsi="Noto Sans KR Light"/>
        </w:rPr>
        <w:t>/</w:t>
      </w:r>
      <w:proofErr w:type="gramEnd"/>
      <w:r w:rsidRPr="00525EDE">
        <w:rPr>
          <w:rFonts w:ascii="Noto Sans KR Light" w:hAnsi="Noto Sans KR Light"/>
        </w:rPr>
        <w:t xml:space="preserve"> </w:t>
      </w:r>
      <w:r w:rsidR="005953BD" w:rsidRPr="00525EDE">
        <w:rPr>
          <w:rFonts w:ascii="Noto Sans KR Light" w:hAnsi="Noto Sans KR Light"/>
        </w:rPr>
        <w:t>Name</w:t>
      </w:r>
      <w:r w:rsidR="00CD354A" w:rsidRPr="00525EDE">
        <w:rPr>
          <w:rFonts w:ascii="Noto Sans KR Light" w:hAnsi="Noto Sans KR Light"/>
        </w:rPr>
        <w:t>/ Tên</w:t>
      </w:r>
      <w:r w:rsidR="005953BD" w:rsidRPr="00525EDE">
        <w:rPr>
          <w:rFonts w:ascii="Noto Sans KR Light" w:hAnsi="Noto Sans KR Light"/>
        </w:rPr>
        <w:t xml:space="preserve">: </w:t>
      </w:r>
      <w:r w:rsidR="00D81169" w:rsidRPr="00D81169">
        <w:rPr>
          <w:rFonts w:ascii="Noto Sans KR Light" w:hAnsi="Noto Sans KR Light"/>
          <w:b/>
          <w:bCs/>
        </w:rPr>
        <w:t>SIM KYUSUNG</w:t>
      </w:r>
    </w:p>
    <w:p w14:paraId="1172A8CD" w14:textId="5B831FCC" w:rsidR="005953BD" w:rsidRPr="00D81169" w:rsidRDefault="00B1185E" w:rsidP="001F14CD">
      <w:pPr>
        <w:pStyle w:val="a3"/>
        <w:spacing w:before="120" w:beforeAutospacing="0" w:after="120" w:afterAutospacing="0"/>
        <w:rPr>
          <w:rFonts w:ascii="Noto Sans KR Light" w:hAnsi="Noto Sans KR Light"/>
          <w:b/>
          <w:bCs/>
        </w:rPr>
      </w:pPr>
      <w:proofErr w:type="gramStart"/>
      <w:r w:rsidRPr="00525EDE">
        <w:rPr>
          <w:rFonts w:ascii="Noto Sans KR Light" w:hAnsi="Noto Sans KR Light" w:hint="eastAsia"/>
        </w:rPr>
        <w:t>직함</w:t>
      </w:r>
      <w:r w:rsidRPr="00525EDE">
        <w:rPr>
          <w:rFonts w:ascii="Noto Sans KR Light" w:hAnsi="Noto Sans KR Light"/>
        </w:rPr>
        <w:t xml:space="preserve"> </w:t>
      </w:r>
      <w:r w:rsidR="00CD354A" w:rsidRPr="00525EDE">
        <w:rPr>
          <w:rFonts w:ascii="Noto Sans KR Light" w:hAnsi="Noto Sans KR Light"/>
        </w:rPr>
        <w:t>/</w:t>
      </w:r>
      <w:proofErr w:type="gramEnd"/>
      <w:r w:rsidRPr="00525EDE">
        <w:rPr>
          <w:rFonts w:ascii="Noto Sans KR Light" w:hAnsi="Noto Sans KR Light"/>
        </w:rPr>
        <w:t xml:space="preserve"> </w:t>
      </w:r>
      <w:r w:rsidR="005953BD" w:rsidRPr="00525EDE">
        <w:rPr>
          <w:rFonts w:ascii="Noto Sans KR Light" w:hAnsi="Noto Sans KR Light"/>
        </w:rPr>
        <w:t>Title</w:t>
      </w:r>
      <w:r w:rsidRPr="00525EDE">
        <w:rPr>
          <w:rFonts w:ascii="Noto Sans KR Light" w:hAnsi="Noto Sans KR Light"/>
        </w:rPr>
        <w:t xml:space="preserve"> </w:t>
      </w:r>
      <w:r w:rsidR="00CD354A" w:rsidRPr="00525EDE">
        <w:rPr>
          <w:rFonts w:ascii="Noto Sans KR Light" w:hAnsi="Noto Sans KR Light"/>
        </w:rPr>
        <w:t>/ Chức danh</w:t>
      </w:r>
      <w:r w:rsidR="005953BD" w:rsidRPr="00525EDE">
        <w:rPr>
          <w:rFonts w:ascii="Noto Sans KR Light" w:hAnsi="Noto Sans KR Light"/>
        </w:rPr>
        <w:t xml:space="preserve">: </w:t>
      </w:r>
      <w:r w:rsidR="00931346" w:rsidRPr="00931346">
        <w:rPr>
          <w:rFonts w:ascii="Noto Sans KR Light" w:hAnsi="Noto Sans KR Light" w:hint="eastAsia"/>
          <w:b/>
          <w:bCs/>
        </w:rPr>
        <w:t>GENERAL DIRECTOR</w:t>
      </w:r>
      <w:r w:rsidR="00931346" w:rsidRPr="00931346">
        <w:rPr>
          <w:rFonts w:ascii="Noto Sans KR Light" w:hAnsi="Noto Sans KR Light"/>
          <w:b/>
          <w:bCs/>
        </w:rPr>
        <w:br/>
      </w:r>
      <w:r w:rsidR="00931346">
        <w:rPr>
          <w:rFonts w:ascii="Noto Sans KR Light" w:hAnsi="Noto Sans KR Light" w:hint="eastAsia"/>
        </w:rPr>
        <w:t xml:space="preserve">                       </w:t>
      </w:r>
      <w:r w:rsidR="00D81169" w:rsidRPr="00D81169">
        <w:rPr>
          <w:rFonts w:ascii="Noto Sans KR Light" w:hAnsi="Noto Sans KR Light"/>
          <w:b/>
          <w:bCs/>
        </w:rPr>
        <w:t>Tổng giám đốc</w:t>
      </w:r>
    </w:p>
    <w:p w14:paraId="0F64EB33" w14:textId="77777777" w:rsidR="001F14CD" w:rsidRPr="001B7022" w:rsidRDefault="001F14CD" w:rsidP="00845396">
      <w:pPr>
        <w:pStyle w:val="a3"/>
        <w:spacing w:before="120" w:beforeAutospacing="0" w:after="120" w:afterAutospacing="0"/>
        <w:rPr>
          <w:rFonts w:ascii="Noto Sans KR Light" w:hAnsi="Noto Sans KR Light"/>
        </w:rPr>
      </w:pPr>
    </w:p>
    <w:p w14:paraId="76C277EB" w14:textId="77777777" w:rsidR="005953BD" w:rsidRPr="001B7022" w:rsidRDefault="00921315" w:rsidP="00845396">
      <w:pPr>
        <w:wordWrap/>
        <w:spacing w:before="120" w:after="120" w:line="240" w:lineRule="auto"/>
        <w:rPr>
          <w:rFonts w:ascii="Noto Sans KR Light" w:hAnsi="Noto Sans KR Light"/>
          <w:sz w:val="24"/>
        </w:rPr>
      </w:pPr>
      <w:r>
        <w:rPr>
          <w:rFonts w:ascii="Noto Sans KR Light" w:hAnsi="Noto Sans KR Light"/>
          <w:sz w:val="24"/>
        </w:rPr>
        <w:pict w14:anchorId="47F2AC69">
          <v:rect id="_x0000_i1042" style="width:0;height:1.5pt" o:hralign="center" o:hrstd="t" o:hr="t" fillcolor="#a0a0a0" stroked="f"/>
        </w:pict>
      </w:r>
    </w:p>
    <w:p w14:paraId="1D7F5C19" w14:textId="77777777" w:rsidR="005953BD" w:rsidRPr="001B7022" w:rsidRDefault="005953BD" w:rsidP="00CD354A">
      <w:pPr>
        <w:pStyle w:val="a3"/>
        <w:spacing w:before="120" w:beforeAutospacing="0" w:after="120" w:afterAutospacing="0"/>
        <w:rPr>
          <w:rStyle w:val="a4"/>
          <w:rFonts w:ascii="Noto Sans KR Light" w:hAnsi="Noto Sans KR Light"/>
        </w:rPr>
      </w:pPr>
      <w:proofErr w:type="gramStart"/>
      <w:r w:rsidRPr="001B7022">
        <w:rPr>
          <w:rStyle w:val="a4"/>
          <w:rFonts w:ascii="Noto Sans KR Light" w:hAnsi="Noto Sans KR Light" w:hint="eastAsia"/>
        </w:rPr>
        <w:t>딜러</w:t>
      </w:r>
      <w:r w:rsidRPr="001B7022">
        <w:rPr>
          <w:rStyle w:val="a4"/>
          <w:rFonts w:ascii="Noto Sans KR Light" w:hAnsi="Noto Sans KR Light"/>
        </w:rPr>
        <w:t xml:space="preserve"> /</w:t>
      </w:r>
      <w:proofErr w:type="gramEnd"/>
      <w:r w:rsidRPr="001B7022">
        <w:rPr>
          <w:rStyle w:val="a4"/>
          <w:rFonts w:ascii="Noto Sans KR Light" w:hAnsi="Noto Sans KR Light"/>
        </w:rPr>
        <w:t xml:space="preserve"> Dealer / Đại lý</w:t>
      </w:r>
    </w:p>
    <w:p w14:paraId="704917F3" w14:textId="77777777" w:rsidR="001F14CD" w:rsidRPr="001B7022" w:rsidRDefault="001F14CD" w:rsidP="00845396">
      <w:pPr>
        <w:pStyle w:val="a3"/>
        <w:spacing w:before="120" w:beforeAutospacing="0" w:after="120" w:afterAutospacing="0"/>
        <w:rPr>
          <w:rFonts w:ascii="Noto Sans KR Light" w:hAnsi="Noto Sans KR Light"/>
        </w:rPr>
      </w:pPr>
    </w:p>
    <w:p w14:paraId="7B3AF664" w14:textId="54E184AC" w:rsidR="001F14CD" w:rsidRPr="001B7022" w:rsidRDefault="00B1185E" w:rsidP="001F14CD">
      <w:pPr>
        <w:pStyle w:val="a3"/>
        <w:spacing w:before="120" w:beforeAutospacing="0" w:after="120" w:afterAutospacing="0"/>
        <w:rPr>
          <w:rFonts w:ascii="Noto Sans KR Light" w:hAnsi="Noto Sans KR Light"/>
        </w:rPr>
      </w:pPr>
      <w:proofErr w:type="gramStart"/>
      <w:r w:rsidRPr="001B7022">
        <w:rPr>
          <w:rFonts w:ascii="Noto Sans KR Light" w:hAnsi="Noto Sans KR Light" w:hint="eastAsia"/>
        </w:rPr>
        <w:t>서명</w:t>
      </w:r>
      <w:r w:rsidRPr="001B7022">
        <w:rPr>
          <w:rFonts w:ascii="Noto Sans KR Light" w:hAnsi="Noto Sans KR Light"/>
        </w:rPr>
        <w:t xml:space="preserve"> </w:t>
      </w:r>
      <w:r w:rsidR="001F14CD" w:rsidRPr="001B7022">
        <w:rPr>
          <w:rFonts w:ascii="Noto Sans KR Light" w:hAnsi="Noto Sans KR Light"/>
        </w:rPr>
        <w:t>/</w:t>
      </w:r>
      <w:proofErr w:type="gramEnd"/>
      <w:r w:rsidR="001F14CD" w:rsidRPr="001B7022">
        <w:rPr>
          <w:rFonts w:ascii="Noto Sans KR Light" w:hAnsi="Noto Sans KR Light"/>
        </w:rPr>
        <w:t xml:space="preserve"> Signature</w:t>
      </w:r>
      <w:r w:rsidRPr="001B7022">
        <w:rPr>
          <w:rFonts w:ascii="Noto Sans KR Light" w:hAnsi="Noto Sans KR Light"/>
        </w:rPr>
        <w:t xml:space="preserve"> </w:t>
      </w:r>
      <w:r w:rsidR="001F14CD" w:rsidRPr="001B7022">
        <w:rPr>
          <w:rFonts w:ascii="Noto Sans KR Light" w:hAnsi="Noto Sans KR Light"/>
        </w:rPr>
        <w:t>/ Chữ ký: ______________________</w:t>
      </w:r>
    </w:p>
    <w:p w14:paraId="200B5271" w14:textId="6AABA0C2" w:rsidR="001F14CD" w:rsidRPr="001B7022" w:rsidRDefault="00B1185E" w:rsidP="001F14CD">
      <w:pPr>
        <w:pStyle w:val="a3"/>
        <w:spacing w:before="120" w:beforeAutospacing="0" w:after="120" w:afterAutospacing="0"/>
        <w:rPr>
          <w:rFonts w:ascii="Noto Sans KR Light" w:hAnsi="Noto Sans KR Light"/>
        </w:rPr>
      </w:pPr>
      <w:proofErr w:type="gramStart"/>
      <w:r w:rsidRPr="001B7022">
        <w:rPr>
          <w:rFonts w:ascii="Noto Sans KR Light" w:hAnsi="Noto Sans KR Light" w:hint="eastAsia"/>
        </w:rPr>
        <w:t>성명</w:t>
      </w:r>
      <w:r w:rsidRPr="001B7022">
        <w:rPr>
          <w:rFonts w:ascii="Noto Sans KR Light" w:hAnsi="Noto Sans KR Light"/>
        </w:rPr>
        <w:t xml:space="preserve"> </w:t>
      </w:r>
      <w:r w:rsidR="001F14CD" w:rsidRPr="001B7022">
        <w:rPr>
          <w:rFonts w:ascii="Noto Sans KR Light" w:hAnsi="Noto Sans KR Light"/>
        </w:rPr>
        <w:t>/</w:t>
      </w:r>
      <w:proofErr w:type="gramEnd"/>
      <w:r w:rsidRPr="001B7022">
        <w:rPr>
          <w:rFonts w:ascii="Noto Sans KR Light" w:hAnsi="Noto Sans KR Light"/>
        </w:rPr>
        <w:t xml:space="preserve"> </w:t>
      </w:r>
      <w:r w:rsidR="001F14CD" w:rsidRPr="001B7022">
        <w:rPr>
          <w:rFonts w:ascii="Noto Sans KR Light" w:hAnsi="Noto Sans KR Light"/>
        </w:rPr>
        <w:t>Name</w:t>
      </w:r>
      <w:r w:rsidRPr="001B7022">
        <w:rPr>
          <w:rFonts w:ascii="Noto Sans KR Light" w:hAnsi="Noto Sans KR Light"/>
        </w:rPr>
        <w:t xml:space="preserve"> </w:t>
      </w:r>
      <w:r w:rsidR="001F14CD" w:rsidRPr="001B7022">
        <w:rPr>
          <w:rFonts w:ascii="Noto Sans KR Light" w:hAnsi="Noto Sans KR Light"/>
        </w:rPr>
        <w:t>/ Tên: _____________________________</w:t>
      </w:r>
    </w:p>
    <w:p w14:paraId="36A7D1F7" w14:textId="3F4CFAE1" w:rsidR="00940067" w:rsidRPr="00771399" w:rsidRDefault="00B1185E" w:rsidP="00845396">
      <w:pPr>
        <w:pStyle w:val="a3"/>
        <w:spacing w:before="120" w:beforeAutospacing="0" w:after="120" w:afterAutospacing="0"/>
      </w:pPr>
      <w:proofErr w:type="gramStart"/>
      <w:r w:rsidRPr="001B7022">
        <w:rPr>
          <w:rFonts w:ascii="Noto Sans KR Light" w:hAnsi="Noto Sans KR Light" w:hint="eastAsia"/>
        </w:rPr>
        <w:t>직함</w:t>
      </w:r>
      <w:r w:rsidRPr="001B7022">
        <w:rPr>
          <w:rFonts w:ascii="Noto Sans KR Light" w:hAnsi="Noto Sans KR Light"/>
        </w:rPr>
        <w:t xml:space="preserve"> </w:t>
      </w:r>
      <w:r w:rsidR="001F14CD" w:rsidRPr="001B7022">
        <w:rPr>
          <w:rFonts w:ascii="Noto Sans KR Light" w:hAnsi="Noto Sans KR Light"/>
        </w:rPr>
        <w:t>/</w:t>
      </w:r>
      <w:proofErr w:type="gramEnd"/>
      <w:r w:rsidRPr="001B7022">
        <w:rPr>
          <w:rFonts w:ascii="Noto Sans KR Light" w:hAnsi="Noto Sans KR Light"/>
        </w:rPr>
        <w:t xml:space="preserve"> </w:t>
      </w:r>
      <w:r w:rsidR="001F14CD" w:rsidRPr="001B7022">
        <w:rPr>
          <w:rFonts w:ascii="Noto Sans KR Light" w:hAnsi="Noto Sans KR Light"/>
        </w:rPr>
        <w:t>Title</w:t>
      </w:r>
      <w:r w:rsidRPr="001B7022">
        <w:rPr>
          <w:rFonts w:ascii="Noto Sans KR Light" w:hAnsi="Noto Sans KR Light"/>
        </w:rPr>
        <w:t xml:space="preserve"> </w:t>
      </w:r>
      <w:r w:rsidR="001F14CD" w:rsidRPr="001B7022">
        <w:rPr>
          <w:rFonts w:ascii="Noto Sans KR Light" w:hAnsi="Noto Sans KR Light"/>
        </w:rPr>
        <w:t>/ Chức danh: ________________________</w:t>
      </w:r>
      <w:r w:rsidR="001F14CD" w:rsidRPr="001B7022">
        <w:rPr>
          <w:rFonts w:ascii="Noto Sans KR Light" w:hAnsi="Noto Sans KR Light"/>
        </w:rPr>
        <w:br/>
      </w:r>
    </w:p>
    <w:sectPr w:rsidR="00940067" w:rsidRPr="00771399" w:rsidSect="00845396">
      <w:footerReference w:type="default" r:id="rId10"/>
      <w:pgSz w:w="11906" w:h="16838" w:code="9"/>
      <w:pgMar w:top="1134" w:right="1134" w:bottom="1134" w:left="1134"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1" w:author="김현주 (Hyunjoo Kim)" w:date="2026-03-25T08:29:00Z" w:initials="김(K">
    <w:p w14:paraId="51492B46" w14:textId="1F83C5CE" w:rsidR="00F9179C" w:rsidRDefault="00F9179C">
      <w:pPr>
        <w:pStyle w:val="ac"/>
      </w:pPr>
      <w:r>
        <w:rPr>
          <w:rStyle w:val="ab"/>
        </w:rPr>
        <w:annotationRef/>
      </w:r>
      <w:r>
        <w:rPr>
          <w:rFonts w:hint="eastAsia"/>
        </w:rPr>
        <w:t>기존 왕용친 사건으로 인하여,</w:t>
      </w:r>
      <w:r>
        <w:t xml:space="preserve"> </w:t>
      </w:r>
      <w:r>
        <w:rPr>
          <w:rFonts w:hint="eastAsia"/>
        </w:rPr>
        <w:t>딜러의 사칭행위</w:t>
      </w:r>
      <w:r>
        <w:t xml:space="preserve">, </w:t>
      </w:r>
      <w:r>
        <w:rPr>
          <w:rFonts w:hint="eastAsia"/>
        </w:rPr>
        <w:t>위조 수권 작성행위,</w:t>
      </w:r>
      <w:r>
        <w:t xml:space="preserve"> </w:t>
      </w:r>
      <w:r>
        <w:rPr>
          <w:rFonts w:hint="eastAsia"/>
        </w:rPr>
        <w:t>배포행위,</w:t>
      </w:r>
      <w:r>
        <w:t xml:space="preserve"> </w:t>
      </w:r>
      <w:r>
        <w:rPr>
          <w:rFonts w:hint="eastAsia"/>
        </w:rPr>
        <w:t>디자인,</w:t>
      </w:r>
      <w:r>
        <w:t xml:space="preserve"> </w:t>
      </w:r>
      <w:r>
        <w:rPr>
          <w:rFonts w:hint="eastAsia"/>
        </w:rPr>
        <w:t>상표권 침해행위 위반에 대한 의무를 강화하였습니다.</w:t>
      </w:r>
      <w:r>
        <w:t xml:space="preserve"> </w:t>
      </w:r>
    </w:p>
  </w:comment>
  <w:comment w:id="137" w:author="김현주 (Hyunjoo Kim)" w:date="2026-03-25T08:31:00Z" w:initials="김(K">
    <w:p w14:paraId="13A4CD6C" w14:textId="3104E6D9" w:rsidR="00F9179C" w:rsidRDefault="00F9179C">
      <w:pPr>
        <w:pStyle w:val="ac"/>
      </w:pPr>
      <w:r>
        <w:rPr>
          <w:rStyle w:val="ab"/>
        </w:rPr>
        <w:annotationRef/>
      </w:r>
      <w:r>
        <w:rPr>
          <w:rFonts w:hint="eastAsia"/>
        </w:rPr>
        <w:t>지재권 관련 내용이 좀 부족한 것 같아 추가하였습니다.</w:t>
      </w:r>
      <w:r>
        <w:t xml:space="preserve"> </w:t>
      </w:r>
      <w:r>
        <w:rPr>
          <w:rFonts w:hint="eastAsia"/>
        </w:rPr>
        <w:t>특히 딜러들이 사전 상호를 미리 등록하거나,</w:t>
      </w:r>
      <w:r>
        <w:t xml:space="preserve"> </w:t>
      </w:r>
      <w:r>
        <w:rPr>
          <w:rFonts w:hint="eastAsia"/>
        </w:rPr>
        <w:t>도메인을 등록하는 행위를 사전에 방지하는 내용을 추가하였습니다.</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492B46" w15:done="0"/>
  <w15:commentEx w15:paraId="13A4CD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492B46" w16cid:durableId="2D6E1B7B"/>
  <w16cid:commentId w16cid:paraId="13A4CD6C" w16cid:durableId="2D6E1B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5B9FFB" w14:textId="77777777" w:rsidR="00281200" w:rsidRDefault="00281200" w:rsidP="00871089">
      <w:pPr>
        <w:spacing w:after="0" w:line="240" w:lineRule="auto"/>
      </w:pPr>
      <w:r>
        <w:separator/>
      </w:r>
    </w:p>
  </w:endnote>
  <w:endnote w:type="continuationSeparator" w:id="0">
    <w:p w14:paraId="5754F868" w14:textId="77777777" w:rsidR="00281200" w:rsidRDefault="00281200" w:rsidP="00871089">
      <w:pPr>
        <w:spacing w:after="0" w:line="240" w:lineRule="auto"/>
      </w:pPr>
      <w:r>
        <w:continuationSeparator/>
      </w:r>
    </w:p>
  </w:endnote>
  <w:endnote w:type="continuationNotice" w:id="1">
    <w:p w14:paraId="058D44BA" w14:textId="77777777" w:rsidR="00281200" w:rsidRDefault="002812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Noto Sans KR Light">
    <w:panose1 w:val="020B0200000000000000"/>
    <w:charset w:val="81"/>
    <w:family w:val="modern"/>
    <w:pitch w:val="variable"/>
    <w:sig w:usb0="30000287" w:usb1="2BDF3C10" w:usb2="00000016" w:usb3="00000000" w:csb0="002E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19473905"/>
      <w:docPartObj>
        <w:docPartGallery w:val="Page Numbers (Bottom of Page)"/>
        <w:docPartUnique/>
      </w:docPartObj>
    </w:sdtPr>
    <w:sdtEndPr>
      <w:rPr>
        <w:noProof/>
      </w:rPr>
    </w:sdtEndPr>
    <w:sdtContent>
      <w:p w14:paraId="68576557" w14:textId="6F4A2EF5" w:rsidR="00921315" w:rsidRDefault="00921315">
        <w:pPr>
          <w:pStyle w:val="a6"/>
          <w:jc w:val="right"/>
        </w:pPr>
        <w:r>
          <w:fldChar w:fldCharType="begin"/>
        </w:r>
        <w:r>
          <w:instrText xml:space="preserve"> PAGE   \* MERGEFORMAT </w:instrText>
        </w:r>
        <w:r>
          <w:fldChar w:fldCharType="separate"/>
        </w:r>
        <w:r>
          <w:rPr>
            <w:noProof/>
          </w:rPr>
          <w:t>2</w:t>
        </w:r>
        <w:r>
          <w:rPr>
            <w:noProof/>
          </w:rPr>
          <w:fldChar w:fldCharType="end"/>
        </w:r>
      </w:p>
    </w:sdtContent>
  </w:sdt>
  <w:p w14:paraId="7A988EF6" w14:textId="77777777" w:rsidR="00921315" w:rsidRDefault="009213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4F4E88" w14:textId="77777777" w:rsidR="00281200" w:rsidRDefault="00281200" w:rsidP="00871089">
      <w:pPr>
        <w:spacing w:after="0" w:line="240" w:lineRule="auto"/>
      </w:pPr>
      <w:r>
        <w:separator/>
      </w:r>
    </w:p>
  </w:footnote>
  <w:footnote w:type="continuationSeparator" w:id="0">
    <w:p w14:paraId="361DB488" w14:textId="77777777" w:rsidR="00281200" w:rsidRDefault="00281200" w:rsidP="00871089">
      <w:pPr>
        <w:spacing w:after="0" w:line="240" w:lineRule="auto"/>
      </w:pPr>
      <w:r>
        <w:continuationSeparator/>
      </w:r>
    </w:p>
  </w:footnote>
  <w:footnote w:type="continuationNotice" w:id="1">
    <w:p w14:paraId="197AA415" w14:textId="77777777" w:rsidR="00281200" w:rsidRDefault="0028120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3602D"/>
    <w:multiLevelType w:val="multilevel"/>
    <w:tmpl w:val="F3408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115D7"/>
    <w:multiLevelType w:val="hybridMultilevel"/>
    <w:tmpl w:val="2B1AE192"/>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726640"/>
    <w:multiLevelType w:val="hybridMultilevel"/>
    <w:tmpl w:val="9A6E0DC8"/>
    <w:lvl w:ilvl="0" w:tplc="FFFFFFFF">
      <w:start w:val="1"/>
      <w:numFmt w:val="lowerLetter"/>
      <w:lvlText w:val="%1."/>
      <w:lvlJc w:val="left"/>
      <w:pPr>
        <w:ind w:left="880" w:hanging="44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8054E52"/>
    <w:multiLevelType w:val="hybridMultilevel"/>
    <w:tmpl w:val="6DFE2C9E"/>
    <w:lvl w:ilvl="0" w:tplc="FFFFFFFF">
      <w:start w:val="1"/>
      <w:numFmt w:val="decimal"/>
      <w:lvlText w:val="%1."/>
      <w:lvlJc w:val="left"/>
      <w:pPr>
        <w:ind w:left="880" w:hanging="440"/>
      </w:pPr>
    </w:lvl>
    <w:lvl w:ilvl="1" w:tplc="0409000F">
      <w:start w:val="1"/>
      <w:numFmt w:val="decimal"/>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A091958"/>
    <w:multiLevelType w:val="hybridMultilevel"/>
    <w:tmpl w:val="EC9A91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AD52CCA"/>
    <w:multiLevelType w:val="multilevel"/>
    <w:tmpl w:val="F194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F07B6"/>
    <w:multiLevelType w:val="hybridMultilevel"/>
    <w:tmpl w:val="4E8E2576"/>
    <w:lvl w:ilvl="0" w:tplc="FFFFFFFF">
      <w:start w:val="1"/>
      <w:numFmt w:val="decimal"/>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B6267C1"/>
    <w:multiLevelType w:val="hybridMultilevel"/>
    <w:tmpl w:val="204ECA2E"/>
    <w:lvl w:ilvl="0" w:tplc="FFFFFFFF">
      <w:start w:val="1"/>
      <w:numFmt w:val="decimal"/>
      <w:lvlText w:val="%1."/>
      <w:lvlJc w:val="left"/>
      <w:pPr>
        <w:ind w:left="880" w:hanging="440"/>
      </w:pPr>
    </w:lvl>
    <w:lvl w:ilvl="1" w:tplc="0409000F">
      <w:start w:val="1"/>
      <w:numFmt w:val="decimal"/>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0BE61A5E"/>
    <w:multiLevelType w:val="multilevel"/>
    <w:tmpl w:val="7C844E8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2895205"/>
    <w:multiLevelType w:val="multilevel"/>
    <w:tmpl w:val="7F927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6F44FA"/>
    <w:multiLevelType w:val="multilevel"/>
    <w:tmpl w:val="FCB8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E7DA3"/>
    <w:multiLevelType w:val="multilevel"/>
    <w:tmpl w:val="6A5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970CE"/>
    <w:multiLevelType w:val="multilevel"/>
    <w:tmpl w:val="DAC071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6520306"/>
    <w:multiLevelType w:val="multilevel"/>
    <w:tmpl w:val="330C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7B26C5"/>
    <w:multiLevelType w:val="hybridMultilevel"/>
    <w:tmpl w:val="E496D2E4"/>
    <w:lvl w:ilvl="0" w:tplc="FFFFFFFF">
      <w:start w:val="1"/>
      <w:numFmt w:val="decimal"/>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6B309F0"/>
    <w:multiLevelType w:val="multilevel"/>
    <w:tmpl w:val="DEE6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E4CA0"/>
    <w:multiLevelType w:val="multilevel"/>
    <w:tmpl w:val="9940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181AA6"/>
    <w:multiLevelType w:val="hybridMultilevel"/>
    <w:tmpl w:val="3010541A"/>
    <w:lvl w:ilvl="0" w:tplc="04090019">
      <w:start w:val="1"/>
      <w:numFmt w:val="lowerLetter"/>
      <w:lvlText w:val="%1."/>
      <w:lvlJc w:val="left"/>
      <w:pPr>
        <w:ind w:left="1306" w:hanging="440"/>
      </w:pPr>
      <w:rPr>
        <w:rFonts w:hint="default"/>
      </w:rPr>
    </w:lvl>
    <w:lvl w:ilvl="1" w:tplc="04090019" w:tentative="1">
      <w:start w:val="1"/>
      <w:numFmt w:val="upp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upp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upperLetter"/>
      <w:lvlText w:val="%8."/>
      <w:lvlJc w:val="left"/>
      <w:pPr>
        <w:ind w:left="4386" w:hanging="440"/>
      </w:pPr>
    </w:lvl>
    <w:lvl w:ilvl="8" w:tplc="0409001B" w:tentative="1">
      <w:start w:val="1"/>
      <w:numFmt w:val="lowerRoman"/>
      <w:lvlText w:val="%9."/>
      <w:lvlJc w:val="right"/>
      <w:pPr>
        <w:ind w:left="4826" w:hanging="440"/>
      </w:pPr>
    </w:lvl>
  </w:abstractNum>
  <w:abstractNum w:abstractNumId="18" w15:restartNumberingAfterBreak="0">
    <w:nsid w:val="18441695"/>
    <w:multiLevelType w:val="multilevel"/>
    <w:tmpl w:val="B822A9B0"/>
    <w:lvl w:ilvl="0">
      <w:start w:val="1"/>
      <w:numFmt w:val="decimal"/>
      <w:lvlText w:val="%1."/>
      <w:lvlJc w:val="left"/>
      <w:pPr>
        <w:tabs>
          <w:tab w:val="num" w:pos="360"/>
        </w:tabs>
        <w:ind w:left="360" w:hanging="360"/>
      </w:pPr>
      <w:rPr>
        <w:color w:val="auto"/>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193D7EEE"/>
    <w:multiLevelType w:val="hybridMultilevel"/>
    <w:tmpl w:val="7004E91E"/>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99E7FA0"/>
    <w:multiLevelType w:val="multilevel"/>
    <w:tmpl w:val="02DC2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D262CA"/>
    <w:multiLevelType w:val="hybridMultilevel"/>
    <w:tmpl w:val="9A6E0DC8"/>
    <w:lvl w:ilvl="0" w:tplc="FFFFFFFF">
      <w:start w:val="1"/>
      <w:numFmt w:val="lowerLetter"/>
      <w:lvlText w:val="%1."/>
      <w:lvlJc w:val="left"/>
      <w:pPr>
        <w:ind w:left="880" w:hanging="44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22F718C6"/>
    <w:multiLevelType w:val="multilevel"/>
    <w:tmpl w:val="1166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C671A"/>
    <w:multiLevelType w:val="multilevel"/>
    <w:tmpl w:val="3AB222D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5804A4C"/>
    <w:multiLevelType w:val="multilevel"/>
    <w:tmpl w:val="DAC0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C23FE5"/>
    <w:multiLevelType w:val="hybridMultilevel"/>
    <w:tmpl w:val="6B365C3A"/>
    <w:lvl w:ilvl="0" w:tplc="FFFFFFFF">
      <w:start w:val="1"/>
      <w:numFmt w:val="decimal"/>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26194FA4"/>
    <w:multiLevelType w:val="multilevel"/>
    <w:tmpl w:val="0620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4F51FF"/>
    <w:multiLevelType w:val="multilevel"/>
    <w:tmpl w:val="F3408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A95C3E"/>
    <w:multiLevelType w:val="multilevel"/>
    <w:tmpl w:val="095E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9F4998"/>
    <w:multiLevelType w:val="multilevel"/>
    <w:tmpl w:val="F3408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CB556E"/>
    <w:multiLevelType w:val="multilevel"/>
    <w:tmpl w:val="E52E91C4"/>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굴림" w:hAnsi="Times New Roman" w:cs="Times New Roman"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14325F"/>
    <w:multiLevelType w:val="hybridMultilevel"/>
    <w:tmpl w:val="4320A22A"/>
    <w:lvl w:ilvl="0" w:tplc="FFFFFFFF">
      <w:start w:val="1"/>
      <w:numFmt w:val="decimal"/>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28947A29"/>
    <w:multiLevelType w:val="multilevel"/>
    <w:tmpl w:val="02DC28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2953195E"/>
    <w:multiLevelType w:val="multilevel"/>
    <w:tmpl w:val="DC34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8336F1"/>
    <w:multiLevelType w:val="hybridMultilevel"/>
    <w:tmpl w:val="032AC1E6"/>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2AE55724"/>
    <w:multiLevelType w:val="multilevel"/>
    <w:tmpl w:val="9808D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64242A"/>
    <w:multiLevelType w:val="multilevel"/>
    <w:tmpl w:val="3042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A4494E"/>
    <w:multiLevelType w:val="multilevel"/>
    <w:tmpl w:val="D716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3A2594"/>
    <w:multiLevelType w:val="hybridMultilevel"/>
    <w:tmpl w:val="6CC8BFDC"/>
    <w:lvl w:ilvl="0" w:tplc="FFFFFFFF">
      <w:start w:val="1"/>
      <w:numFmt w:val="lowerLetter"/>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9" w15:restartNumberingAfterBreak="0">
    <w:nsid w:val="35677EF5"/>
    <w:multiLevelType w:val="multilevel"/>
    <w:tmpl w:val="DAC0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690690"/>
    <w:multiLevelType w:val="multilevel"/>
    <w:tmpl w:val="E82EB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286312"/>
    <w:multiLevelType w:val="hybridMultilevel"/>
    <w:tmpl w:val="91920384"/>
    <w:lvl w:ilvl="0" w:tplc="FFFFFFFF">
      <w:start w:val="1"/>
      <w:numFmt w:val="decimal"/>
      <w:lvlText w:val="%1."/>
      <w:lvlJc w:val="left"/>
      <w:pPr>
        <w:ind w:left="360" w:hanging="360"/>
      </w:pPr>
      <w:rPr>
        <w:rFonts w:hint="default"/>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3C4F671C"/>
    <w:multiLevelType w:val="hybridMultilevel"/>
    <w:tmpl w:val="B9F45688"/>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3" w15:restartNumberingAfterBreak="0">
    <w:nsid w:val="3C8C0D6A"/>
    <w:multiLevelType w:val="multilevel"/>
    <w:tmpl w:val="02DC2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B31EF4"/>
    <w:multiLevelType w:val="hybridMultilevel"/>
    <w:tmpl w:val="72D00926"/>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3FF02A27"/>
    <w:multiLevelType w:val="hybridMultilevel"/>
    <w:tmpl w:val="A94C3B02"/>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40925206"/>
    <w:multiLevelType w:val="multilevel"/>
    <w:tmpl w:val="7C844E8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40D56FB9"/>
    <w:multiLevelType w:val="multilevel"/>
    <w:tmpl w:val="92DA2E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41C9049E"/>
    <w:multiLevelType w:val="hybridMultilevel"/>
    <w:tmpl w:val="9A6E0DC8"/>
    <w:lvl w:ilvl="0" w:tplc="93E64DBE">
      <w:start w:val="1"/>
      <w:numFmt w:val="lowerLetter"/>
      <w:lvlText w:val="%1."/>
      <w:lvlJc w:val="lef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9" w15:restartNumberingAfterBreak="0">
    <w:nsid w:val="441A5AC1"/>
    <w:multiLevelType w:val="hybridMultilevel"/>
    <w:tmpl w:val="AF666F6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0" w15:restartNumberingAfterBreak="0">
    <w:nsid w:val="448A2696"/>
    <w:multiLevelType w:val="hybridMultilevel"/>
    <w:tmpl w:val="58646B88"/>
    <w:lvl w:ilvl="0" w:tplc="5A9A4056">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51" w15:restartNumberingAfterBreak="0">
    <w:nsid w:val="461431CB"/>
    <w:multiLevelType w:val="multilevel"/>
    <w:tmpl w:val="F5A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A74910"/>
    <w:multiLevelType w:val="hybridMultilevel"/>
    <w:tmpl w:val="6CC8BFDC"/>
    <w:lvl w:ilvl="0" w:tplc="FFFFFFFF">
      <w:start w:val="1"/>
      <w:numFmt w:val="lowerLetter"/>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3" w15:restartNumberingAfterBreak="0">
    <w:nsid w:val="4A9A3301"/>
    <w:multiLevelType w:val="hybridMultilevel"/>
    <w:tmpl w:val="6CC8BFDC"/>
    <w:lvl w:ilvl="0" w:tplc="FFFFFFFF">
      <w:start w:val="1"/>
      <w:numFmt w:val="lowerLetter"/>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4" w15:restartNumberingAfterBreak="0">
    <w:nsid w:val="4D480CDB"/>
    <w:multiLevelType w:val="hybridMultilevel"/>
    <w:tmpl w:val="9A6E0DC8"/>
    <w:lvl w:ilvl="0" w:tplc="FFFFFFFF">
      <w:start w:val="1"/>
      <w:numFmt w:val="lowerLetter"/>
      <w:lvlText w:val="%1."/>
      <w:lvlJc w:val="left"/>
      <w:pPr>
        <w:ind w:left="880" w:hanging="44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5" w15:restartNumberingAfterBreak="0">
    <w:nsid w:val="4D7254D0"/>
    <w:multiLevelType w:val="hybridMultilevel"/>
    <w:tmpl w:val="23FE099A"/>
    <w:lvl w:ilvl="0" w:tplc="FFFFFFFF">
      <w:start w:val="1"/>
      <w:numFmt w:val="decimal"/>
      <w:lvlText w:val="%1."/>
      <w:lvlJc w:val="left"/>
      <w:pPr>
        <w:ind w:left="440" w:hanging="440"/>
      </w:pPr>
      <w:rPr>
        <w:b w:val="0"/>
        <w:bCs w:val="0"/>
      </w:rPr>
    </w:lvl>
    <w:lvl w:ilvl="1" w:tplc="FFFFFFFF">
      <w:start w:val="1"/>
      <w:numFmt w:val="lowerLetter"/>
      <w:lvlText w:val="%2."/>
      <w:lvlJc w:val="left"/>
      <w:pPr>
        <w:ind w:left="88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56" w15:restartNumberingAfterBreak="0">
    <w:nsid w:val="4D8D6142"/>
    <w:multiLevelType w:val="multilevel"/>
    <w:tmpl w:val="330C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7A71D3"/>
    <w:multiLevelType w:val="hybridMultilevel"/>
    <w:tmpl w:val="6CC8BFDC"/>
    <w:lvl w:ilvl="0" w:tplc="04090019">
      <w:start w:val="1"/>
      <w:numFmt w:val="lowerLetter"/>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8" w15:restartNumberingAfterBreak="0">
    <w:nsid w:val="530772D6"/>
    <w:multiLevelType w:val="multilevel"/>
    <w:tmpl w:val="8184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A408DD"/>
    <w:multiLevelType w:val="hybridMultilevel"/>
    <w:tmpl w:val="E496D2E4"/>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559F7E0A"/>
    <w:multiLevelType w:val="hybridMultilevel"/>
    <w:tmpl w:val="7EA89310"/>
    <w:lvl w:ilvl="0" w:tplc="DC4270C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1" w15:restartNumberingAfterBreak="0">
    <w:nsid w:val="56385CE4"/>
    <w:multiLevelType w:val="multilevel"/>
    <w:tmpl w:val="E752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987637"/>
    <w:multiLevelType w:val="multilevel"/>
    <w:tmpl w:val="9940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1514BA"/>
    <w:multiLevelType w:val="multilevel"/>
    <w:tmpl w:val="F34084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63BB3BC3"/>
    <w:multiLevelType w:val="multilevel"/>
    <w:tmpl w:val="DAC071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63D5368A"/>
    <w:multiLevelType w:val="multilevel"/>
    <w:tmpl w:val="1934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9D38F0"/>
    <w:multiLevelType w:val="hybridMultilevel"/>
    <w:tmpl w:val="07989DBA"/>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65E00EAC"/>
    <w:multiLevelType w:val="multilevel"/>
    <w:tmpl w:val="2AA0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AF4D47"/>
    <w:multiLevelType w:val="hybridMultilevel"/>
    <w:tmpl w:val="23FE099A"/>
    <w:lvl w:ilvl="0" w:tplc="DE3AEB98">
      <w:start w:val="1"/>
      <w:numFmt w:val="decimal"/>
      <w:lvlText w:val="%1."/>
      <w:lvlJc w:val="left"/>
      <w:pPr>
        <w:ind w:left="440" w:hanging="440"/>
      </w:pPr>
      <w:rPr>
        <w:b w:val="0"/>
        <w:bCs w:val="0"/>
      </w:rPr>
    </w:lvl>
    <w:lvl w:ilvl="1" w:tplc="93E64DBE">
      <w:start w:val="1"/>
      <w:numFmt w:val="lowerLetter"/>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6ED0032B"/>
    <w:multiLevelType w:val="multilevel"/>
    <w:tmpl w:val="E82EB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0C7AA0"/>
    <w:multiLevelType w:val="hybridMultilevel"/>
    <w:tmpl w:val="23945BA8"/>
    <w:lvl w:ilvl="0" w:tplc="04090019">
      <w:start w:val="1"/>
      <w:numFmt w:val="lowerLetter"/>
      <w:lvlText w:val="%1."/>
      <w:lvlJc w:val="left"/>
      <w:pPr>
        <w:ind w:left="1280" w:hanging="440"/>
      </w:pPr>
      <w:rPr>
        <w:rFonts w:hint="default"/>
      </w:rPr>
    </w:lvl>
    <w:lvl w:ilvl="1" w:tplc="04090019" w:tentative="1">
      <w:start w:val="1"/>
      <w:numFmt w:val="upp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upp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upperLetter"/>
      <w:lvlText w:val="%8."/>
      <w:lvlJc w:val="left"/>
      <w:pPr>
        <w:ind w:left="4360" w:hanging="440"/>
      </w:pPr>
    </w:lvl>
    <w:lvl w:ilvl="8" w:tplc="0409001B" w:tentative="1">
      <w:start w:val="1"/>
      <w:numFmt w:val="lowerRoman"/>
      <w:lvlText w:val="%9."/>
      <w:lvlJc w:val="right"/>
      <w:pPr>
        <w:ind w:left="4800" w:hanging="440"/>
      </w:pPr>
    </w:lvl>
  </w:abstractNum>
  <w:abstractNum w:abstractNumId="71" w15:restartNumberingAfterBreak="0">
    <w:nsid w:val="73030E63"/>
    <w:multiLevelType w:val="hybridMultilevel"/>
    <w:tmpl w:val="4320A22A"/>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2" w15:restartNumberingAfterBreak="0">
    <w:nsid w:val="74FF28F6"/>
    <w:multiLevelType w:val="hybridMultilevel"/>
    <w:tmpl w:val="6008ADF4"/>
    <w:lvl w:ilvl="0" w:tplc="FFFFFFFF">
      <w:start w:val="1"/>
      <w:numFmt w:val="decimal"/>
      <w:lvlText w:val="%1."/>
      <w:lvlJc w:val="left"/>
      <w:pPr>
        <w:ind w:left="880" w:hanging="440"/>
      </w:pPr>
    </w:lvl>
    <w:lvl w:ilvl="1" w:tplc="0409000F">
      <w:start w:val="1"/>
      <w:numFmt w:val="decimal"/>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3" w15:restartNumberingAfterBreak="0">
    <w:nsid w:val="7706033F"/>
    <w:multiLevelType w:val="hybridMultilevel"/>
    <w:tmpl w:val="91920384"/>
    <w:lvl w:ilvl="0" w:tplc="181A1E7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4" w15:restartNumberingAfterBreak="0">
    <w:nsid w:val="79190596"/>
    <w:multiLevelType w:val="multilevel"/>
    <w:tmpl w:val="1610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3B1328"/>
    <w:multiLevelType w:val="hybridMultilevel"/>
    <w:tmpl w:val="9A6E0DC8"/>
    <w:lvl w:ilvl="0" w:tplc="FFFFFFFF">
      <w:start w:val="1"/>
      <w:numFmt w:val="lowerLetter"/>
      <w:lvlText w:val="%1."/>
      <w:lvlJc w:val="left"/>
      <w:pPr>
        <w:ind w:left="880" w:hanging="44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6" w15:restartNumberingAfterBreak="0">
    <w:nsid w:val="7A9E507B"/>
    <w:multiLevelType w:val="multilevel"/>
    <w:tmpl w:val="92DA2E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7B5303F3"/>
    <w:multiLevelType w:val="multilevel"/>
    <w:tmpl w:val="7C5AF6E2"/>
    <w:lvl w:ilvl="0">
      <w:start w:val="1"/>
      <w:numFmt w:val="decimal"/>
      <w:lvlText w:val="%1."/>
      <w:lvlJc w:val="left"/>
      <w:pPr>
        <w:tabs>
          <w:tab w:val="num" w:pos="-184"/>
        </w:tabs>
        <w:ind w:left="-184" w:hanging="360"/>
      </w:pPr>
    </w:lvl>
    <w:lvl w:ilvl="1">
      <w:start w:val="1"/>
      <w:numFmt w:val="decimalEnclosedCircle"/>
      <w:lvlText w:val="%2"/>
      <w:lvlJc w:val="left"/>
      <w:pPr>
        <w:ind w:left="536" w:hanging="360"/>
      </w:pPr>
      <w:rPr>
        <w:rFonts w:ascii="맑은 고딕" w:eastAsia="맑은 고딕" w:hAnsi="맑은 고딕" w:cs="맑은 고딕" w:hint="default"/>
      </w:rPr>
    </w:lvl>
    <w:lvl w:ilvl="2" w:tentative="1">
      <w:start w:val="1"/>
      <w:numFmt w:val="decimal"/>
      <w:lvlText w:val="%3."/>
      <w:lvlJc w:val="left"/>
      <w:pPr>
        <w:tabs>
          <w:tab w:val="num" w:pos="1256"/>
        </w:tabs>
        <w:ind w:left="1256" w:hanging="360"/>
      </w:pPr>
    </w:lvl>
    <w:lvl w:ilvl="3" w:tentative="1">
      <w:start w:val="1"/>
      <w:numFmt w:val="decimal"/>
      <w:lvlText w:val="%4."/>
      <w:lvlJc w:val="left"/>
      <w:pPr>
        <w:tabs>
          <w:tab w:val="num" w:pos="1976"/>
        </w:tabs>
        <w:ind w:left="1976" w:hanging="360"/>
      </w:pPr>
    </w:lvl>
    <w:lvl w:ilvl="4" w:tentative="1">
      <w:start w:val="1"/>
      <w:numFmt w:val="decimal"/>
      <w:lvlText w:val="%5."/>
      <w:lvlJc w:val="left"/>
      <w:pPr>
        <w:tabs>
          <w:tab w:val="num" w:pos="2696"/>
        </w:tabs>
        <w:ind w:left="2696" w:hanging="360"/>
      </w:pPr>
    </w:lvl>
    <w:lvl w:ilvl="5" w:tentative="1">
      <w:start w:val="1"/>
      <w:numFmt w:val="decimal"/>
      <w:lvlText w:val="%6."/>
      <w:lvlJc w:val="left"/>
      <w:pPr>
        <w:tabs>
          <w:tab w:val="num" w:pos="3416"/>
        </w:tabs>
        <w:ind w:left="3416" w:hanging="360"/>
      </w:pPr>
    </w:lvl>
    <w:lvl w:ilvl="6" w:tentative="1">
      <w:start w:val="1"/>
      <w:numFmt w:val="decimal"/>
      <w:lvlText w:val="%7."/>
      <w:lvlJc w:val="left"/>
      <w:pPr>
        <w:tabs>
          <w:tab w:val="num" w:pos="4136"/>
        </w:tabs>
        <w:ind w:left="4136" w:hanging="360"/>
      </w:pPr>
    </w:lvl>
    <w:lvl w:ilvl="7" w:tentative="1">
      <w:start w:val="1"/>
      <w:numFmt w:val="decimal"/>
      <w:lvlText w:val="%8."/>
      <w:lvlJc w:val="left"/>
      <w:pPr>
        <w:tabs>
          <w:tab w:val="num" w:pos="4856"/>
        </w:tabs>
        <w:ind w:left="4856" w:hanging="360"/>
      </w:pPr>
    </w:lvl>
    <w:lvl w:ilvl="8" w:tentative="1">
      <w:start w:val="1"/>
      <w:numFmt w:val="decimal"/>
      <w:lvlText w:val="%9."/>
      <w:lvlJc w:val="left"/>
      <w:pPr>
        <w:tabs>
          <w:tab w:val="num" w:pos="5576"/>
        </w:tabs>
        <w:ind w:left="5576" w:hanging="360"/>
      </w:pPr>
    </w:lvl>
  </w:abstractNum>
  <w:abstractNum w:abstractNumId="78" w15:restartNumberingAfterBreak="0">
    <w:nsid w:val="7B7D390A"/>
    <w:multiLevelType w:val="multilevel"/>
    <w:tmpl w:val="1BC2378C"/>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E96908"/>
    <w:multiLevelType w:val="multilevel"/>
    <w:tmpl w:val="2E78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825BF4"/>
    <w:multiLevelType w:val="multilevel"/>
    <w:tmpl w:val="C328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7"/>
  </w:num>
  <w:num w:numId="3">
    <w:abstractNumId w:val="62"/>
  </w:num>
  <w:num w:numId="4">
    <w:abstractNumId w:val="50"/>
  </w:num>
  <w:num w:numId="5">
    <w:abstractNumId w:val="43"/>
  </w:num>
  <w:num w:numId="6">
    <w:abstractNumId w:val="71"/>
  </w:num>
  <w:num w:numId="7">
    <w:abstractNumId w:val="19"/>
  </w:num>
  <w:num w:numId="8">
    <w:abstractNumId w:val="24"/>
  </w:num>
  <w:num w:numId="9">
    <w:abstractNumId w:val="73"/>
  </w:num>
  <w:num w:numId="10">
    <w:abstractNumId w:val="57"/>
  </w:num>
  <w:num w:numId="11">
    <w:abstractNumId w:val="78"/>
  </w:num>
  <w:num w:numId="12">
    <w:abstractNumId w:val="68"/>
  </w:num>
  <w:num w:numId="13">
    <w:abstractNumId w:val="3"/>
  </w:num>
  <w:num w:numId="14">
    <w:abstractNumId w:val="7"/>
  </w:num>
  <w:num w:numId="15">
    <w:abstractNumId w:val="72"/>
  </w:num>
  <w:num w:numId="16">
    <w:abstractNumId w:val="32"/>
  </w:num>
  <w:num w:numId="17">
    <w:abstractNumId w:val="45"/>
  </w:num>
  <w:num w:numId="18">
    <w:abstractNumId w:val="59"/>
  </w:num>
  <w:num w:numId="19">
    <w:abstractNumId w:val="1"/>
  </w:num>
  <w:num w:numId="20">
    <w:abstractNumId w:val="66"/>
  </w:num>
  <w:num w:numId="21">
    <w:abstractNumId w:val="63"/>
  </w:num>
  <w:num w:numId="22">
    <w:abstractNumId w:val="18"/>
  </w:num>
  <w:num w:numId="23">
    <w:abstractNumId w:val="64"/>
  </w:num>
  <w:num w:numId="24">
    <w:abstractNumId w:val="31"/>
  </w:num>
  <w:num w:numId="25">
    <w:abstractNumId w:val="12"/>
  </w:num>
  <w:num w:numId="26">
    <w:abstractNumId w:val="53"/>
  </w:num>
  <w:num w:numId="27">
    <w:abstractNumId w:val="41"/>
  </w:num>
  <w:num w:numId="28">
    <w:abstractNumId w:val="52"/>
  </w:num>
  <w:num w:numId="29">
    <w:abstractNumId w:val="14"/>
  </w:num>
  <w:num w:numId="30">
    <w:abstractNumId w:val="23"/>
  </w:num>
  <w:num w:numId="31">
    <w:abstractNumId w:val="76"/>
  </w:num>
  <w:num w:numId="32">
    <w:abstractNumId w:val="5"/>
  </w:num>
  <w:num w:numId="33">
    <w:abstractNumId w:val="8"/>
  </w:num>
  <w:num w:numId="34">
    <w:abstractNumId w:val="15"/>
  </w:num>
  <w:num w:numId="35">
    <w:abstractNumId w:val="65"/>
  </w:num>
  <w:num w:numId="36">
    <w:abstractNumId w:val="22"/>
  </w:num>
  <w:num w:numId="37">
    <w:abstractNumId w:val="51"/>
  </w:num>
  <w:num w:numId="38">
    <w:abstractNumId w:val="46"/>
  </w:num>
  <w:num w:numId="39">
    <w:abstractNumId w:val="35"/>
  </w:num>
  <w:num w:numId="40">
    <w:abstractNumId w:val="80"/>
  </w:num>
  <w:num w:numId="41">
    <w:abstractNumId w:val="61"/>
  </w:num>
  <w:num w:numId="42">
    <w:abstractNumId w:val="74"/>
  </w:num>
  <w:num w:numId="43">
    <w:abstractNumId w:val="36"/>
  </w:num>
  <w:num w:numId="44">
    <w:abstractNumId w:val="11"/>
  </w:num>
  <w:num w:numId="45">
    <w:abstractNumId w:val="67"/>
  </w:num>
  <w:num w:numId="46">
    <w:abstractNumId w:val="16"/>
  </w:num>
  <w:num w:numId="47">
    <w:abstractNumId w:val="13"/>
  </w:num>
  <w:num w:numId="48">
    <w:abstractNumId w:val="40"/>
  </w:num>
  <w:num w:numId="49">
    <w:abstractNumId w:val="10"/>
  </w:num>
  <w:num w:numId="50">
    <w:abstractNumId w:val="77"/>
  </w:num>
  <w:num w:numId="51">
    <w:abstractNumId w:val="56"/>
  </w:num>
  <w:num w:numId="52">
    <w:abstractNumId w:val="69"/>
  </w:num>
  <w:num w:numId="53">
    <w:abstractNumId w:val="29"/>
  </w:num>
  <w:num w:numId="54">
    <w:abstractNumId w:val="49"/>
  </w:num>
  <w:num w:numId="55">
    <w:abstractNumId w:val="30"/>
  </w:num>
  <w:num w:numId="56">
    <w:abstractNumId w:val="4"/>
  </w:num>
  <w:num w:numId="57">
    <w:abstractNumId w:val="60"/>
  </w:num>
  <w:num w:numId="58">
    <w:abstractNumId w:val="79"/>
  </w:num>
  <w:num w:numId="59">
    <w:abstractNumId w:val="70"/>
  </w:num>
  <w:num w:numId="60">
    <w:abstractNumId w:val="17"/>
  </w:num>
  <w:num w:numId="61">
    <w:abstractNumId w:val="44"/>
  </w:num>
  <w:num w:numId="62">
    <w:abstractNumId w:val="34"/>
  </w:num>
  <w:num w:numId="63">
    <w:abstractNumId w:val="42"/>
  </w:num>
  <w:num w:numId="64">
    <w:abstractNumId w:val="0"/>
  </w:num>
  <w:num w:numId="65">
    <w:abstractNumId w:val="39"/>
  </w:num>
  <w:num w:numId="66">
    <w:abstractNumId w:val="6"/>
  </w:num>
  <w:num w:numId="67">
    <w:abstractNumId w:val="25"/>
  </w:num>
  <w:num w:numId="68">
    <w:abstractNumId w:val="48"/>
  </w:num>
  <w:num w:numId="69">
    <w:abstractNumId w:val="2"/>
  </w:num>
  <w:num w:numId="70">
    <w:abstractNumId w:val="54"/>
  </w:num>
  <w:num w:numId="71">
    <w:abstractNumId w:val="47"/>
  </w:num>
  <w:num w:numId="72">
    <w:abstractNumId w:val="21"/>
  </w:num>
  <w:num w:numId="73">
    <w:abstractNumId w:val="75"/>
  </w:num>
  <w:num w:numId="74">
    <w:abstractNumId w:val="55"/>
  </w:num>
  <w:num w:numId="75">
    <w:abstractNumId w:val="37"/>
  </w:num>
  <w:num w:numId="76">
    <w:abstractNumId w:val="26"/>
  </w:num>
  <w:num w:numId="77">
    <w:abstractNumId w:val="58"/>
  </w:num>
  <w:num w:numId="78">
    <w:abstractNumId w:val="33"/>
  </w:num>
  <w:num w:numId="79">
    <w:abstractNumId w:val="9"/>
  </w:num>
  <w:num w:numId="80">
    <w:abstractNumId w:val="28"/>
  </w:num>
  <w:num w:numId="81">
    <w:abstractNumId w:val="38"/>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5-21-2158528993-3912262144-1649455121-1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3BD"/>
    <w:rsid w:val="00000C84"/>
    <w:rsid w:val="00007C1B"/>
    <w:rsid w:val="0001094D"/>
    <w:rsid w:val="00012293"/>
    <w:rsid w:val="00013CB8"/>
    <w:rsid w:val="00030B6E"/>
    <w:rsid w:val="00037862"/>
    <w:rsid w:val="00056770"/>
    <w:rsid w:val="00093CE2"/>
    <w:rsid w:val="000A2709"/>
    <w:rsid w:val="000E0F8B"/>
    <w:rsid w:val="000E6E36"/>
    <w:rsid w:val="00141FEF"/>
    <w:rsid w:val="00161AB9"/>
    <w:rsid w:val="00171D4A"/>
    <w:rsid w:val="001A0187"/>
    <w:rsid w:val="001B7022"/>
    <w:rsid w:val="001C61F4"/>
    <w:rsid w:val="001D0B31"/>
    <w:rsid w:val="001F12E6"/>
    <w:rsid w:val="001F14CD"/>
    <w:rsid w:val="00203A18"/>
    <w:rsid w:val="002220E6"/>
    <w:rsid w:val="0023520D"/>
    <w:rsid w:val="00240D68"/>
    <w:rsid w:val="00244848"/>
    <w:rsid w:val="00281200"/>
    <w:rsid w:val="00293145"/>
    <w:rsid w:val="0029702A"/>
    <w:rsid w:val="002E08EB"/>
    <w:rsid w:val="002E4553"/>
    <w:rsid w:val="002E45EE"/>
    <w:rsid w:val="002F1DE6"/>
    <w:rsid w:val="00342C16"/>
    <w:rsid w:val="00372A58"/>
    <w:rsid w:val="00375855"/>
    <w:rsid w:val="003B23EE"/>
    <w:rsid w:val="003B4056"/>
    <w:rsid w:val="003C7E84"/>
    <w:rsid w:val="003F1D8C"/>
    <w:rsid w:val="004024B7"/>
    <w:rsid w:val="004164C0"/>
    <w:rsid w:val="004537A2"/>
    <w:rsid w:val="0047179D"/>
    <w:rsid w:val="00472BDB"/>
    <w:rsid w:val="00490D4C"/>
    <w:rsid w:val="00496E62"/>
    <w:rsid w:val="004A7DFB"/>
    <w:rsid w:val="004C7C4F"/>
    <w:rsid w:val="004F1B38"/>
    <w:rsid w:val="005240D5"/>
    <w:rsid w:val="00525EDE"/>
    <w:rsid w:val="0052653E"/>
    <w:rsid w:val="005523DC"/>
    <w:rsid w:val="0058556C"/>
    <w:rsid w:val="005953BD"/>
    <w:rsid w:val="005D2182"/>
    <w:rsid w:val="005D6CC0"/>
    <w:rsid w:val="005D73BC"/>
    <w:rsid w:val="005F135B"/>
    <w:rsid w:val="00687253"/>
    <w:rsid w:val="00692DB9"/>
    <w:rsid w:val="006A5561"/>
    <w:rsid w:val="006D50B0"/>
    <w:rsid w:val="006D6951"/>
    <w:rsid w:val="006D6B18"/>
    <w:rsid w:val="006F4BAD"/>
    <w:rsid w:val="006F7FA1"/>
    <w:rsid w:val="00713906"/>
    <w:rsid w:val="00753881"/>
    <w:rsid w:val="00764D08"/>
    <w:rsid w:val="007662CA"/>
    <w:rsid w:val="00771399"/>
    <w:rsid w:val="00790977"/>
    <w:rsid w:val="007947F1"/>
    <w:rsid w:val="007B67BE"/>
    <w:rsid w:val="007C295F"/>
    <w:rsid w:val="00814A11"/>
    <w:rsid w:val="0082233C"/>
    <w:rsid w:val="00827BD7"/>
    <w:rsid w:val="00845396"/>
    <w:rsid w:val="00846F7B"/>
    <w:rsid w:val="00871089"/>
    <w:rsid w:val="00893ED6"/>
    <w:rsid w:val="008D2D49"/>
    <w:rsid w:val="009144F5"/>
    <w:rsid w:val="00921315"/>
    <w:rsid w:val="00924164"/>
    <w:rsid w:val="00931346"/>
    <w:rsid w:val="00940067"/>
    <w:rsid w:val="0098777A"/>
    <w:rsid w:val="009B0FB9"/>
    <w:rsid w:val="009D5648"/>
    <w:rsid w:val="00A30197"/>
    <w:rsid w:val="00A8407A"/>
    <w:rsid w:val="00A942F5"/>
    <w:rsid w:val="00AC279F"/>
    <w:rsid w:val="00AC6D14"/>
    <w:rsid w:val="00AE5B75"/>
    <w:rsid w:val="00AF5337"/>
    <w:rsid w:val="00AF5CD5"/>
    <w:rsid w:val="00B03043"/>
    <w:rsid w:val="00B04443"/>
    <w:rsid w:val="00B1185E"/>
    <w:rsid w:val="00B22CD2"/>
    <w:rsid w:val="00B360A6"/>
    <w:rsid w:val="00B43787"/>
    <w:rsid w:val="00B627ED"/>
    <w:rsid w:val="00B62800"/>
    <w:rsid w:val="00B71784"/>
    <w:rsid w:val="00BB3844"/>
    <w:rsid w:val="00BC3849"/>
    <w:rsid w:val="00BC48A9"/>
    <w:rsid w:val="00BD0F7E"/>
    <w:rsid w:val="00C116FC"/>
    <w:rsid w:val="00C3547B"/>
    <w:rsid w:val="00C4039E"/>
    <w:rsid w:val="00C525C8"/>
    <w:rsid w:val="00C53103"/>
    <w:rsid w:val="00CA21CF"/>
    <w:rsid w:val="00CB7089"/>
    <w:rsid w:val="00CD0867"/>
    <w:rsid w:val="00CD1BE2"/>
    <w:rsid w:val="00CD354A"/>
    <w:rsid w:val="00CD51D1"/>
    <w:rsid w:val="00CF4A99"/>
    <w:rsid w:val="00D05B60"/>
    <w:rsid w:val="00D070D3"/>
    <w:rsid w:val="00D57447"/>
    <w:rsid w:val="00D81169"/>
    <w:rsid w:val="00D90EE2"/>
    <w:rsid w:val="00DA5854"/>
    <w:rsid w:val="00DB6EA7"/>
    <w:rsid w:val="00DD3657"/>
    <w:rsid w:val="00DF4CBF"/>
    <w:rsid w:val="00E30CA6"/>
    <w:rsid w:val="00E6162F"/>
    <w:rsid w:val="00E77E24"/>
    <w:rsid w:val="00E93EED"/>
    <w:rsid w:val="00EB170E"/>
    <w:rsid w:val="00ED7F79"/>
    <w:rsid w:val="00F03531"/>
    <w:rsid w:val="00F15FB6"/>
    <w:rsid w:val="00F17C3C"/>
    <w:rsid w:val="00F24DE6"/>
    <w:rsid w:val="00F25912"/>
    <w:rsid w:val="00F74D29"/>
    <w:rsid w:val="00F84CD4"/>
    <w:rsid w:val="00F8769D"/>
    <w:rsid w:val="00F9179C"/>
    <w:rsid w:val="00FC7CE9"/>
    <w:rsid w:val="00FD2A4B"/>
    <w:rsid w:val="00FE509D"/>
    <w:rsid w:val="00FF53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AEC63C"/>
  <w15:chartTrackingRefBased/>
  <w15:docId w15:val="{5DDAB058-AC67-4125-BAEB-75056577C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5953BD"/>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5953BD"/>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unhideWhenUsed/>
    <w:qFormat/>
    <w:rsid w:val="005F135B"/>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53BD"/>
    <w:rPr>
      <w:rFonts w:ascii="굴림" w:eastAsia="굴림" w:hAnsi="굴림" w:cs="굴림"/>
      <w:b/>
      <w:bCs/>
      <w:kern w:val="36"/>
      <w:sz w:val="48"/>
      <w:szCs w:val="48"/>
    </w:rPr>
  </w:style>
  <w:style w:type="character" w:customStyle="1" w:styleId="2Char">
    <w:name w:val="제목 2 Char"/>
    <w:basedOn w:val="a0"/>
    <w:link w:val="2"/>
    <w:uiPriority w:val="9"/>
    <w:rsid w:val="005953BD"/>
    <w:rPr>
      <w:rFonts w:ascii="굴림" w:eastAsia="굴림" w:hAnsi="굴림" w:cs="굴림"/>
      <w:b/>
      <w:bCs/>
      <w:kern w:val="0"/>
      <w:sz w:val="36"/>
      <w:szCs w:val="36"/>
    </w:rPr>
  </w:style>
  <w:style w:type="paragraph" w:styleId="a3">
    <w:name w:val="Normal (Web)"/>
    <w:basedOn w:val="a"/>
    <w:uiPriority w:val="99"/>
    <w:unhideWhenUsed/>
    <w:rsid w:val="005953B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5953BD"/>
    <w:rPr>
      <w:b/>
      <w:bCs/>
    </w:rPr>
  </w:style>
  <w:style w:type="character" w:customStyle="1" w:styleId="3Char">
    <w:name w:val="제목 3 Char"/>
    <w:basedOn w:val="a0"/>
    <w:link w:val="3"/>
    <w:uiPriority w:val="9"/>
    <w:rsid w:val="005953BD"/>
    <w:rPr>
      <w:rFonts w:asciiTheme="majorHAnsi" w:eastAsiaTheme="majorEastAsia" w:hAnsiTheme="majorHAnsi" w:cstheme="majorBidi"/>
    </w:rPr>
  </w:style>
  <w:style w:type="paragraph" w:styleId="a5">
    <w:name w:val="header"/>
    <w:basedOn w:val="a"/>
    <w:link w:val="Char"/>
    <w:uiPriority w:val="99"/>
    <w:unhideWhenUsed/>
    <w:rsid w:val="00871089"/>
    <w:pPr>
      <w:tabs>
        <w:tab w:val="center" w:pos="4513"/>
        <w:tab w:val="right" w:pos="9026"/>
      </w:tabs>
      <w:snapToGrid w:val="0"/>
    </w:pPr>
  </w:style>
  <w:style w:type="character" w:customStyle="1" w:styleId="Char">
    <w:name w:val="머리글 Char"/>
    <w:basedOn w:val="a0"/>
    <w:link w:val="a5"/>
    <w:uiPriority w:val="99"/>
    <w:rsid w:val="00871089"/>
  </w:style>
  <w:style w:type="paragraph" w:styleId="a6">
    <w:name w:val="footer"/>
    <w:basedOn w:val="a"/>
    <w:link w:val="Char0"/>
    <w:uiPriority w:val="99"/>
    <w:unhideWhenUsed/>
    <w:rsid w:val="00871089"/>
    <w:pPr>
      <w:tabs>
        <w:tab w:val="center" w:pos="4513"/>
        <w:tab w:val="right" w:pos="9026"/>
      </w:tabs>
      <w:snapToGrid w:val="0"/>
    </w:pPr>
  </w:style>
  <w:style w:type="character" w:customStyle="1" w:styleId="Char0">
    <w:name w:val="바닥글 Char"/>
    <w:basedOn w:val="a0"/>
    <w:link w:val="a6"/>
    <w:uiPriority w:val="99"/>
    <w:rsid w:val="00871089"/>
  </w:style>
  <w:style w:type="paragraph" w:styleId="a7">
    <w:name w:val="Revision"/>
    <w:hidden/>
    <w:uiPriority w:val="99"/>
    <w:semiHidden/>
    <w:rsid w:val="00C4039E"/>
    <w:pPr>
      <w:spacing w:after="0" w:line="240" w:lineRule="auto"/>
      <w:jc w:val="left"/>
    </w:pPr>
  </w:style>
  <w:style w:type="paragraph" w:styleId="a8">
    <w:name w:val="List Paragraph"/>
    <w:basedOn w:val="a"/>
    <w:uiPriority w:val="34"/>
    <w:qFormat/>
    <w:rsid w:val="00C4039E"/>
    <w:pPr>
      <w:ind w:leftChars="400" w:left="800"/>
    </w:pPr>
  </w:style>
  <w:style w:type="table" w:styleId="a9">
    <w:name w:val="Table Grid"/>
    <w:basedOn w:val="a1"/>
    <w:uiPriority w:val="59"/>
    <w:rsid w:val="00C4039E"/>
    <w:pPr>
      <w:spacing w:after="0" w:line="280" w:lineRule="atLeast"/>
    </w:pPr>
    <w:rPr>
      <w:rFonts w:ascii="Times New Roman" w:eastAsia="Times New Roman" w:hAnsi="Times New Roman" w:cs="Times New Roman"/>
      <w:kern w:val="0"/>
      <w:sz w:val="22"/>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jc w:val="center"/>
      </w:pPr>
      <w:tblPr/>
      <w:trPr>
        <w:tblHeader/>
      </w:trPr>
      <w:tcPr>
        <w:shd w:val="clear" w:color="auto" w:fill="D9D9D9" w:themeFill="background1" w:themeFillShade="D9"/>
      </w:tcPr>
    </w:tblStylePr>
    <w:tblStylePr w:type="firstCol">
      <w:pPr>
        <w:jc w:val="center"/>
      </w:pPr>
    </w:tblStylePr>
  </w:style>
  <w:style w:type="paragraph" w:customStyle="1" w:styleId="query-text-line">
    <w:name w:val="query-text-line"/>
    <w:basedOn w:val="a"/>
    <w:rsid w:val="001C61F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Emphasis"/>
    <w:basedOn w:val="a0"/>
    <w:uiPriority w:val="20"/>
    <w:qFormat/>
    <w:rsid w:val="00E6162F"/>
    <w:rPr>
      <w:i/>
      <w:iCs/>
    </w:rPr>
  </w:style>
  <w:style w:type="character" w:styleId="ab">
    <w:name w:val="annotation reference"/>
    <w:basedOn w:val="a0"/>
    <w:uiPriority w:val="99"/>
    <w:semiHidden/>
    <w:unhideWhenUsed/>
    <w:rsid w:val="005F135B"/>
    <w:rPr>
      <w:sz w:val="18"/>
      <w:szCs w:val="18"/>
    </w:rPr>
  </w:style>
  <w:style w:type="paragraph" w:styleId="ac">
    <w:name w:val="annotation text"/>
    <w:basedOn w:val="a"/>
    <w:link w:val="Char1"/>
    <w:uiPriority w:val="99"/>
    <w:semiHidden/>
    <w:unhideWhenUsed/>
    <w:rsid w:val="005F135B"/>
    <w:pPr>
      <w:jc w:val="left"/>
    </w:pPr>
  </w:style>
  <w:style w:type="character" w:customStyle="1" w:styleId="Char1">
    <w:name w:val="메모 텍스트 Char"/>
    <w:basedOn w:val="a0"/>
    <w:link w:val="ac"/>
    <w:uiPriority w:val="99"/>
    <w:semiHidden/>
    <w:rsid w:val="005F135B"/>
  </w:style>
  <w:style w:type="paragraph" w:styleId="ad">
    <w:name w:val="annotation subject"/>
    <w:basedOn w:val="ac"/>
    <w:next w:val="ac"/>
    <w:link w:val="Char2"/>
    <w:uiPriority w:val="99"/>
    <w:semiHidden/>
    <w:unhideWhenUsed/>
    <w:rsid w:val="005F135B"/>
    <w:rPr>
      <w:b/>
      <w:bCs/>
    </w:rPr>
  </w:style>
  <w:style w:type="character" w:customStyle="1" w:styleId="Char2">
    <w:name w:val="메모 주제 Char"/>
    <w:basedOn w:val="Char1"/>
    <w:link w:val="ad"/>
    <w:uiPriority w:val="99"/>
    <w:semiHidden/>
    <w:rsid w:val="005F135B"/>
    <w:rPr>
      <w:b/>
      <w:bCs/>
    </w:rPr>
  </w:style>
  <w:style w:type="paragraph" w:styleId="ae">
    <w:name w:val="Balloon Text"/>
    <w:basedOn w:val="a"/>
    <w:link w:val="Char3"/>
    <w:uiPriority w:val="99"/>
    <w:semiHidden/>
    <w:unhideWhenUsed/>
    <w:rsid w:val="00921315"/>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e"/>
    <w:uiPriority w:val="99"/>
    <w:semiHidden/>
    <w:rsid w:val="0092131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7581">
      <w:bodyDiv w:val="1"/>
      <w:marLeft w:val="0"/>
      <w:marRight w:val="0"/>
      <w:marTop w:val="0"/>
      <w:marBottom w:val="0"/>
      <w:divBdr>
        <w:top w:val="none" w:sz="0" w:space="0" w:color="auto"/>
        <w:left w:val="none" w:sz="0" w:space="0" w:color="auto"/>
        <w:bottom w:val="none" w:sz="0" w:space="0" w:color="auto"/>
        <w:right w:val="none" w:sz="0" w:space="0" w:color="auto"/>
      </w:divBdr>
    </w:div>
    <w:div w:id="251277134">
      <w:bodyDiv w:val="1"/>
      <w:marLeft w:val="0"/>
      <w:marRight w:val="0"/>
      <w:marTop w:val="0"/>
      <w:marBottom w:val="0"/>
      <w:divBdr>
        <w:top w:val="none" w:sz="0" w:space="0" w:color="auto"/>
        <w:left w:val="none" w:sz="0" w:space="0" w:color="auto"/>
        <w:bottom w:val="none" w:sz="0" w:space="0" w:color="auto"/>
        <w:right w:val="none" w:sz="0" w:space="0" w:color="auto"/>
      </w:divBdr>
    </w:div>
    <w:div w:id="318191168">
      <w:bodyDiv w:val="1"/>
      <w:marLeft w:val="0"/>
      <w:marRight w:val="0"/>
      <w:marTop w:val="0"/>
      <w:marBottom w:val="0"/>
      <w:divBdr>
        <w:top w:val="none" w:sz="0" w:space="0" w:color="auto"/>
        <w:left w:val="none" w:sz="0" w:space="0" w:color="auto"/>
        <w:bottom w:val="none" w:sz="0" w:space="0" w:color="auto"/>
        <w:right w:val="none" w:sz="0" w:space="0" w:color="auto"/>
      </w:divBdr>
    </w:div>
    <w:div w:id="440687300">
      <w:bodyDiv w:val="1"/>
      <w:marLeft w:val="0"/>
      <w:marRight w:val="0"/>
      <w:marTop w:val="0"/>
      <w:marBottom w:val="0"/>
      <w:divBdr>
        <w:top w:val="none" w:sz="0" w:space="0" w:color="auto"/>
        <w:left w:val="none" w:sz="0" w:space="0" w:color="auto"/>
        <w:bottom w:val="none" w:sz="0" w:space="0" w:color="auto"/>
        <w:right w:val="none" w:sz="0" w:space="0" w:color="auto"/>
      </w:divBdr>
    </w:div>
    <w:div w:id="482698692">
      <w:bodyDiv w:val="1"/>
      <w:marLeft w:val="0"/>
      <w:marRight w:val="0"/>
      <w:marTop w:val="0"/>
      <w:marBottom w:val="0"/>
      <w:divBdr>
        <w:top w:val="none" w:sz="0" w:space="0" w:color="auto"/>
        <w:left w:val="none" w:sz="0" w:space="0" w:color="auto"/>
        <w:bottom w:val="none" w:sz="0" w:space="0" w:color="auto"/>
        <w:right w:val="none" w:sz="0" w:space="0" w:color="auto"/>
      </w:divBdr>
    </w:div>
    <w:div w:id="866867625">
      <w:bodyDiv w:val="1"/>
      <w:marLeft w:val="0"/>
      <w:marRight w:val="0"/>
      <w:marTop w:val="0"/>
      <w:marBottom w:val="0"/>
      <w:divBdr>
        <w:top w:val="none" w:sz="0" w:space="0" w:color="auto"/>
        <w:left w:val="none" w:sz="0" w:space="0" w:color="auto"/>
        <w:bottom w:val="none" w:sz="0" w:space="0" w:color="auto"/>
        <w:right w:val="none" w:sz="0" w:space="0" w:color="auto"/>
      </w:divBdr>
    </w:div>
    <w:div w:id="935019676">
      <w:bodyDiv w:val="1"/>
      <w:marLeft w:val="0"/>
      <w:marRight w:val="0"/>
      <w:marTop w:val="0"/>
      <w:marBottom w:val="0"/>
      <w:divBdr>
        <w:top w:val="none" w:sz="0" w:space="0" w:color="auto"/>
        <w:left w:val="none" w:sz="0" w:space="0" w:color="auto"/>
        <w:bottom w:val="none" w:sz="0" w:space="0" w:color="auto"/>
        <w:right w:val="none" w:sz="0" w:space="0" w:color="auto"/>
      </w:divBdr>
    </w:div>
    <w:div w:id="944265374">
      <w:bodyDiv w:val="1"/>
      <w:marLeft w:val="0"/>
      <w:marRight w:val="0"/>
      <w:marTop w:val="0"/>
      <w:marBottom w:val="0"/>
      <w:divBdr>
        <w:top w:val="none" w:sz="0" w:space="0" w:color="auto"/>
        <w:left w:val="none" w:sz="0" w:space="0" w:color="auto"/>
        <w:bottom w:val="none" w:sz="0" w:space="0" w:color="auto"/>
        <w:right w:val="none" w:sz="0" w:space="0" w:color="auto"/>
      </w:divBdr>
    </w:div>
    <w:div w:id="959532939">
      <w:bodyDiv w:val="1"/>
      <w:marLeft w:val="0"/>
      <w:marRight w:val="0"/>
      <w:marTop w:val="0"/>
      <w:marBottom w:val="0"/>
      <w:divBdr>
        <w:top w:val="none" w:sz="0" w:space="0" w:color="auto"/>
        <w:left w:val="none" w:sz="0" w:space="0" w:color="auto"/>
        <w:bottom w:val="none" w:sz="0" w:space="0" w:color="auto"/>
        <w:right w:val="none" w:sz="0" w:space="0" w:color="auto"/>
      </w:divBdr>
    </w:div>
    <w:div w:id="965546915">
      <w:bodyDiv w:val="1"/>
      <w:marLeft w:val="0"/>
      <w:marRight w:val="0"/>
      <w:marTop w:val="0"/>
      <w:marBottom w:val="0"/>
      <w:divBdr>
        <w:top w:val="none" w:sz="0" w:space="0" w:color="auto"/>
        <w:left w:val="none" w:sz="0" w:space="0" w:color="auto"/>
        <w:bottom w:val="none" w:sz="0" w:space="0" w:color="auto"/>
        <w:right w:val="none" w:sz="0" w:space="0" w:color="auto"/>
      </w:divBdr>
    </w:div>
    <w:div w:id="1276056961">
      <w:bodyDiv w:val="1"/>
      <w:marLeft w:val="0"/>
      <w:marRight w:val="0"/>
      <w:marTop w:val="0"/>
      <w:marBottom w:val="0"/>
      <w:divBdr>
        <w:top w:val="none" w:sz="0" w:space="0" w:color="auto"/>
        <w:left w:val="none" w:sz="0" w:space="0" w:color="auto"/>
        <w:bottom w:val="none" w:sz="0" w:space="0" w:color="auto"/>
        <w:right w:val="none" w:sz="0" w:space="0" w:color="auto"/>
      </w:divBdr>
    </w:div>
    <w:div w:id="1486624629">
      <w:bodyDiv w:val="1"/>
      <w:marLeft w:val="0"/>
      <w:marRight w:val="0"/>
      <w:marTop w:val="0"/>
      <w:marBottom w:val="0"/>
      <w:divBdr>
        <w:top w:val="none" w:sz="0" w:space="0" w:color="auto"/>
        <w:left w:val="none" w:sz="0" w:space="0" w:color="auto"/>
        <w:bottom w:val="none" w:sz="0" w:space="0" w:color="auto"/>
        <w:right w:val="none" w:sz="0" w:space="0" w:color="auto"/>
      </w:divBdr>
    </w:div>
    <w:div w:id="1528366326">
      <w:bodyDiv w:val="1"/>
      <w:marLeft w:val="0"/>
      <w:marRight w:val="0"/>
      <w:marTop w:val="0"/>
      <w:marBottom w:val="0"/>
      <w:divBdr>
        <w:top w:val="none" w:sz="0" w:space="0" w:color="auto"/>
        <w:left w:val="none" w:sz="0" w:space="0" w:color="auto"/>
        <w:bottom w:val="none" w:sz="0" w:space="0" w:color="auto"/>
        <w:right w:val="none" w:sz="0" w:space="0" w:color="auto"/>
      </w:divBdr>
    </w:div>
    <w:div w:id="1561403102">
      <w:bodyDiv w:val="1"/>
      <w:marLeft w:val="0"/>
      <w:marRight w:val="0"/>
      <w:marTop w:val="0"/>
      <w:marBottom w:val="0"/>
      <w:divBdr>
        <w:top w:val="none" w:sz="0" w:space="0" w:color="auto"/>
        <w:left w:val="none" w:sz="0" w:space="0" w:color="auto"/>
        <w:bottom w:val="none" w:sz="0" w:space="0" w:color="auto"/>
        <w:right w:val="none" w:sz="0" w:space="0" w:color="auto"/>
      </w:divBdr>
    </w:div>
    <w:div w:id="1623028381">
      <w:bodyDiv w:val="1"/>
      <w:marLeft w:val="0"/>
      <w:marRight w:val="0"/>
      <w:marTop w:val="0"/>
      <w:marBottom w:val="0"/>
      <w:divBdr>
        <w:top w:val="none" w:sz="0" w:space="0" w:color="auto"/>
        <w:left w:val="none" w:sz="0" w:space="0" w:color="auto"/>
        <w:bottom w:val="none" w:sz="0" w:space="0" w:color="auto"/>
        <w:right w:val="none" w:sz="0" w:space="0" w:color="auto"/>
      </w:divBdr>
    </w:div>
    <w:div w:id="1646735362">
      <w:bodyDiv w:val="1"/>
      <w:marLeft w:val="0"/>
      <w:marRight w:val="0"/>
      <w:marTop w:val="0"/>
      <w:marBottom w:val="0"/>
      <w:divBdr>
        <w:top w:val="none" w:sz="0" w:space="0" w:color="auto"/>
        <w:left w:val="none" w:sz="0" w:space="0" w:color="auto"/>
        <w:bottom w:val="none" w:sz="0" w:space="0" w:color="auto"/>
        <w:right w:val="none" w:sz="0" w:space="0" w:color="auto"/>
      </w:divBdr>
    </w:div>
    <w:div w:id="1813473819">
      <w:bodyDiv w:val="1"/>
      <w:marLeft w:val="0"/>
      <w:marRight w:val="0"/>
      <w:marTop w:val="0"/>
      <w:marBottom w:val="0"/>
      <w:divBdr>
        <w:top w:val="none" w:sz="0" w:space="0" w:color="auto"/>
        <w:left w:val="none" w:sz="0" w:space="0" w:color="auto"/>
        <w:bottom w:val="none" w:sz="0" w:space="0" w:color="auto"/>
        <w:right w:val="none" w:sz="0" w:space="0" w:color="auto"/>
      </w:divBdr>
    </w:div>
    <w:div w:id="1836917124">
      <w:bodyDiv w:val="1"/>
      <w:marLeft w:val="0"/>
      <w:marRight w:val="0"/>
      <w:marTop w:val="0"/>
      <w:marBottom w:val="0"/>
      <w:divBdr>
        <w:top w:val="none" w:sz="0" w:space="0" w:color="auto"/>
        <w:left w:val="none" w:sz="0" w:space="0" w:color="auto"/>
        <w:bottom w:val="none" w:sz="0" w:space="0" w:color="auto"/>
        <w:right w:val="none" w:sz="0" w:space="0" w:color="auto"/>
      </w:divBdr>
    </w:div>
    <w:div w:id="1983001436">
      <w:bodyDiv w:val="1"/>
      <w:marLeft w:val="0"/>
      <w:marRight w:val="0"/>
      <w:marTop w:val="0"/>
      <w:marBottom w:val="0"/>
      <w:divBdr>
        <w:top w:val="none" w:sz="0" w:space="0" w:color="auto"/>
        <w:left w:val="none" w:sz="0" w:space="0" w:color="auto"/>
        <w:bottom w:val="none" w:sz="0" w:space="0" w:color="auto"/>
        <w:right w:val="none" w:sz="0" w:space="0" w:color="auto"/>
      </w:divBdr>
    </w:div>
    <w:div w:id="2024939780">
      <w:bodyDiv w:val="1"/>
      <w:marLeft w:val="0"/>
      <w:marRight w:val="0"/>
      <w:marTop w:val="0"/>
      <w:marBottom w:val="0"/>
      <w:divBdr>
        <w:top w:val="none" w:sz="0" w:space="0" w:color="auto"/>
        <w:left w:val="none" w:sz="0" w:space="0" w:color="auto"/>
        <w:bottom w:val="none" w:sz="0" w:space="0" w:color="auto"/>
        <w:right w:val="none" w:sz="0" w:space="0" w:color="auto"/>
      </w:divBdr>
    </w:div>
    <w:div w:id="2044792363">
      <w:bodyDiv w:val="1"/>
      <w:marLeft w:val="0"/>
      <w:marRight w:val="0"/>
      <w:marTop w:val="0"/>
      <w:marBottom w:val="0"/>
      <w:divBdr>
        <w:top w:val="none" w:sz="0" w:space="0" w:color="auto"/>
        <w:left w:val="none" w:sz="0" w:space="0" w:color="auto"/>
        <w:bottom w:val="none" w:sz="0" w:space="0" w:color="auto"/>
        <w:right w:val="none" w:sz="0" w:space="0" w:color="auto"/>
      </w:divBdr>
    </w:div>
    <w:div w:id="2058236966">
      <w:bodyDiv w:val="1"/>
      <w:marLeft w:val="0"/>
      <w:marRight w:val="0"/>
      <w:marTop w:val="0"/>
      <w:marBottom w:val="0"/>
      <w:divBdr>
        <w:top w:val="none" w:sz="0" w:space="0" w:color="auto"/>
        <w:left w:val="none" w:sz="0" w:space="0" w:color="auto"/>
        <w:bottom w:val="none" w:sz="0" w:space="0" w:color="auto"/>
        <w:right w:val="none" w:sz="0" w:space="0" w:color="auto"/>
      </w:divBdr>
    </w:div>
    <w:div w:id="2107185439">
      <w:bodyDiv w:val="1"/>
      <w:marLeft w:val="0"/>
      <w:marRight w:val="0"/>
      <w:marTop w:val="0"/>
      <w:marBottom w:val="0"/>
      <w:divBdr>
        <w:top w:val="none" w:sz="0" w:space="0" w:color="auto"/>
        <w:left w:val="none" w:sz="0" w:space="0" w:color="auto"/>
        <w:bottom w:val="none" w:sz="0" w:space="0" w:color="auto"/>
        <w:right w:val="none" w:sz="0" w:space="0" w:color="auto"/>
      </w:divBdr>
    </w:div>
    <w:div w:id="213852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6423</Words>
  <Characters>36615</Characters>
  <Application>Microsoft Office Word</Application>
  <DocSecurity>0</DocSecurity>
  <Lines>305</Lines>
  <Paragraphs>85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FURSYS GROUP</Company>
  <LinksUpToDate>false</LinksUpToDate>
  <CharactersWithSpaces>42953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이능기 (Nk Lee)</dc:creator>
  <cp:keywords/>
  <dc:description/>
  <cp:lastModifiedBy>김현주 (Hyunjoo Kim)</cp:lastModifiedBy>
  <cp:revision>2</cp:revision>
  <dcterms:created xsi:type="dcterms:W3CDTF">2026-03-24T23:53:00Z</dcterms:created>
  <dcterms:modified xsi:type="dcterms:W3CDTF">2026-03-24T23:53:00Z</dcterms:modified>
</cp:coreProperties>
</file>