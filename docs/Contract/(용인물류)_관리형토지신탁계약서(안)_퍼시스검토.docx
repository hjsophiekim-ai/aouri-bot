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EA7798" w14:textId="77777777" w:rsidR="003A3C7D" w:rsidRPr="00936D2A" w:rsidRDefault="003A3C7D" w:rsidP="00712ADD">
      <w:pPr>
        <w:pStyle w:val="a8"/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관리형토지신탁</w:t>
      </w:r>
      <w:proofErr w:type="spellEnd"/>
    </w:p>
    <w:p w14:paraId="28FAF4DC" w14:textId="77777777" w:rsidR="003A3C7D" w:rsidRPr="00936D2A" w:rsidRDefault="003A3C7D" w:rsidP="00712ADD">
      <w:pPr>
        <w:pStyle w:val="a8"/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  -    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</w:t>
      </w:r>
    </w:p>
    <w:p w14:paraId="3E907251" w14:textId="77777777" w:rsidR="003A3C7D" w:rsidRPr="00936D2A" w:rsidRDefault="003A3C7D" w:rsidP="00712ADD">
      <w:pPr>
        <w:pStyle w:val="a9"/>
        <w:wordWrap w:val="0"/>
        <w:spacing w:line="420" w:lineRule="atLeast"/>
        <w:ind w:left="0"/>
        <w:rPr>
          <w:rFonts w:ascii="Times New Roman" w:eastAsia="바탕체" w:hAnsi="Times New Roman" w:cs="Times New Roman"/>
          <w:b/>
          <w:sz w:val="37"/>
          <w:szCs w:val="37"/>
        </w:rPr>
      </w:pPr>
      <w:r w:rsidRPr="00936D2A">
        <w:rPr>
          <w:rFonts w:ascii="Times New Roman" w:eastAsia="바탕체" w:hAnsi="Times New Roman" w:cs="Times New Roman"/>
          <w:b/>
          <w:sz w:val="37"/>
          <w:szCs w:val="37"/>
        </w:rPr>
        <w:t>관리형</w:t>
      </w:r>
      <w:r w:rsidRPr="00936D2A">
        <w:rPr>
          <w:rFonts w:ascii="Times New Roman" w:eastAsia="바탕체" w:hAnsi="Times New Roman" w:cs="Times New Roman"/>
          <w:b/>
          <w:sz w:val="37"/>
          <w:szCs w:val="37"/>
        </w:rPr>
        <w:t xml:space="preserve"> </w:t>
      </w:r>
      <w:r w:rsidRPr="00936D2A">
        <w:rPr>
          <w:rFonts w:ascii="Times New Roman" w:eastAsia="바탕체" w:hAnsi="Times New Roman" w:cs="Times New Roman"/>
          <w:b/>
          <w:sz w:val="37"/>
          <w:szCs w:val="37"/>
        </w:rPr>
        <w:t>토지신탁계약서</w:t>
      </w:r>
    </w:p>
    <w:p w14:paraId="467E5176" w14:textId="77777777" w:rsidR="003A3C7D" w:rsidRPr="00936D2A" w:rsidRDefault="006E45FB" w:rsidP="00712ADD">
      <w:pPr>
        <w:pStyle w:val="a8"/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noProof/>
          <w:sz w:val="23"/>
          <w:szCs w:val="23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2C66B436" wp14:editId="7B1C5680">
                <wp:simplePos x="0" y="0"/>
                <wp:positionH relativeFrom="page">
                  <wp:posOffset>1162050</wp:posOffset>
                </wp:positionH>
                <wp:positionV relativeFrom="paragraph">
                  <wp:posOffset>281305</wp:posOffset>
                </wp:positionV>
                <wp:extent cx="4943475" cy="656590"/>
                <wp:effectExtent l="0" t="0" r="28575" b="10160"/>
                <wp:wrapTopAndBottom/>
                <wp:docPr id="4" name="그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3475" cy="656590"/>
                          <a:chOff x="1840" y="-5"/>
                          <a:chExt cx="8223" cy="1253"/>
                        </a:xfrm>
                      </wpg:grpSpPr>
                      <pic:pic xmlns:pic="http://schemas.openxmlformats.org/drawingml/2006/picture">
                        <pic:nvPicPr>
                          <pic:cNvPr id="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69" y="361"/>
                            <a:ext cx="363" cy="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840" y="-5"/>
                            <a:ext cx="8223" cy="1253"/>
                          </a:xfrm>
                          <a:prstGeom prst="rect">
                            <a:avLst/>
                          </a:prstGeom>
                          <a:noFill/>
                          <a:ln w="4572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4B8A133" w14:textId="77777777" w:rsidR="00FA7360" w:rsidRPr="002F1353" w:rsidRDefault="00FA7360" w:rsidP="003A3C7D">
                              <w:pPr>
                                <w:spacing w:line="472" w:lineRule="exact"/>
                                <w:ind w:left="186"/>
                                <w:rPr>
                                  <w:rFonts w:ascii="맑은 고딕" w:eastAsia="맑은 고딕"/>
                                  <w:b/>
                                  <w:sz w:val="28"/>
                                </w:rPr>
                              </w:pPr>
                              <w:r w:rsidRPr="002F1353">
                                <w:rPr>
                                  <w:rFonts w:ascii="맑은 고딕" w:eastAsia="맑은 고딕" w:hint="eastAsia"/>
                                  <w:b/>
                                  <w:sz w:val="28"/>
                                </w:rPr>
                                <w:t>관리형</w:t>
                              </w:r>
                              <w:r w:rsidRPr="002F1353">
                                <w:rPr>
                                  <w:rFonts w:ascii="맑은 고딕" w:eastAsia="맑은 고딕" w:hint="eastAsia"/>
                                  <w:b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 w:rsidRPr="002F1353">
                                <w:rPr>
                                  <w:rFonts w:ascii="맑은 고딕" w:eastAsia="맑은 고딕" w:hint="eastAsia"/>
                                  <w:b/>
                                  <w:sz w:val="28"/>
                                </w:rPr>
                                <w:t>토지신탁</w:t>
                              </w:r>
                              <w:r w:rsidRPr="002F1353">
                                <w:rPr>
                                  <w:rFonts w:ascii="맑은 고딕" w:eastAsia="맑은 고딕" w:hint="eastAsia"/>
                                  <w:b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 w:rsidRPr="002F1353">
                                <w:rPr>
                                  <w:rFonts w:ascii="맑은 고딕" w:eastAsia="맑은 고딕" w:hint="eastAsia"/>
                                  <w:b/>
                                  <w:sz w:val="28"/>
                                </w:rPr>
                                <w:t>상품은</w:t>
                              </w:r>
                              <w:r w:rsidRPr="002F1353">
                                <w:rPr>
                                  <w:rFonts w:ascii="맑은 고딕" w:eastAsia="맑은 고딕" w:hint="eastAsia"/>
                                  <w:b/>
                                  <w:spacing w:val="46"/>
                                  <w:sz w:val="28"/>
                                </w:rPr>
                                <w:t xml:space="preserve"> </w:t>
                              </w:r>
                              <w:r w:rsidRPr="002F1353">
                                <w:rPr>
                                  <w:rFonts w:ascii="맑은 고딕" w:eastAsia="맑은 고딕" w:hint="eastAsia"/>
                                  <w:b/>
                                  <w:sz w:val="28"/>
                                </w:rPr>
                                <w:t>신탁재산의</w:t>
                              </w:r>
                              <w:r w:rsidRPr="002F1353">
                                <w:rPr>
                                  <w:rFonts w:ascii="맑은 고딕" w:eastAsia="맑은 고딕" w:hint="eastAsia"/>
                                  <w:b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 w:rsidRPr="002F1353">
                                <w:rPr>
                                  <w:rFonts w:ascii="맑은 고딕" w:eastAsia="맑은 고딕" w:hint="eastAsia"/>
                                  <w:b/>
                                  <w:sz w:val="28"/>
                                </w:rPr>
                                <w:t>운용실적에</w:t>
                              </w:r>
                              <w:r w:rsidRPr="002F1353">
                                <w:rPr>
                                  <w:rFonts w:ascii="맑은 고딕" w:eastAsia="맑은 고딕" w:hint="eastAsia"/>
                                  <w:b/>
                                  <w:spacing w:val="46"/>
                                  <w:sz w:val="28"/>
                                </w:rPr>
                                <w:t xml:space="preserve"> </w:t>
                              </w:r>
                              <w:r w:rsidRPr="002F1353">
                                <w:rPr>
                                  <w:rFonts w:ascii="맑은 고딕" w:eastAsia="맑은 고딕" w:hint="eastAsia"/>
                                  <w:b/>
                                  <w:sz w:val="28"/>
                                </w:rPr>
                                <w:t>따라 원</w:t>
                              </w:r>
                              <w:r w:rsidRPr="002F1353">
                                <w:rPr>
                                  <w:rFonts w:ascii="맑은 고딕" w:eastAsia="맑은 고딕"/>
                                  <w:b/>
                                  <w:sz w:val="28"/>
                                </w:rPr>
                                <w:t>본의</w:t>
                              </w:r>
                              <w:r w:rsidRPr="002F1353">
                                <w:rPr>
                                  <w:rFonts w:ascii="맑은 고딕" w:eastAsia="맑은 고딕" w:hint="eastAsia"/>
                                  <w:b/>
                                  <w:sz w:val="28"/>
                                </w:rPr>
                                <w:t xml:space="preserve"> 손</w:t>
                              </w:r>
                              <w:r w:rsidRPr="002F1353">
                                <w:rPr>
                                  <w:rFonts w:ascii="맑은 고딕" w:eastAsia="맑은 고딕"/>
                                  <w:b/>
                                  <w:sz w:val="28"/>
                                </w:rPr>
                                <w:t>실이</w:t>
                              </w:r>
                              <w:r w:rsidRPr="002F1353">
                                <w:rPr>
                                  <w:rFonts w:ascii="맑은 고딕" w:eastAsia="맑은 고딕" w:hint="eastAsia"/>
                                  <w:b/>
                                  <w:sz w:val="28"/>
                                </w:rPr>
                                <w:t xml:space="preserve"> 발</w:t>
                              </w:r>
                              <w:r w:rsidRPr="002F1353">
                                <w:rPr>
                                  <w:rFonts w:ascii="맑은 고딕" w:eastAsia="맑은 고딕"/>
                                  <w:b/>
                                  <w:sz w:val="28"/>
                                </w:rPr>
                                <w:t>생할</w:t>
                              </w:r>
                              <w:r w:rsidRPr="002F1353">
                                <w:rPr>
                                  <w:rFonts w:ascii="맑은 고딕" w:eastAsia="맑은 고딕" w:hint="eastAsia"/>
                                  <w:b/>
                                  <w:sz w:val="28"/>
                                </w:rPr>
                                <w:t xml:space="preserve"> 수 있습</w:t>
                              </w:r>
                              <w:r w:rsidRPr="002F1353">
                                <w:rPr>
                                  <w:rFonts w:ascii="맑은 고딕" w:eastAsia="맑은 고딕"/>
                                  <w:b/>
                                  <w:sz w:val="28"/>
                                </w:rPr>
                                <w:t>니다</w:t>
                              </w:r>
                            </w:p>
                            <w:p w14:paraId="0A0CE8B6" w14:textId="77777777" w:rsidR="00FA7360" w:rsidRDefault="00FA7360" w:rsidP="003A3C7D">
                              <w:pPr>
                                <w:spacing w:line="519" w:lineRule="exact"/>
                                <w:ind w:left="186"/>
                                <w:rPr>
                                  <w:rFonts w:ascii="맑은 고딕" w:eastAsia="맑은 고딕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32"/>
                                </w:rPr>
                                <w:t>원본의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4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32"/>
                                </w:rPr>
                                <w:t>손실이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4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32"/>
                                </w:rPr>
                                <w:t>발생할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4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32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pacing w:val="4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  <w:sz w:val="32"/>
                                </w:rPr>
                                <w:t>있습니다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66B436" id="그룹 4" o:spid="_x0000_s1026" style="position:absolute;left:0;text-align:left;margin-left:91.5pt;margin-top:22.15pt;width:389.25pt;height:51.7pt;z-index:-251656192;mso-wrap-distance-left:0;mso-wrap-distance-right:0;mso-position-horizontal-relative:page" coordorigin="1840,-5" coordsize="8223,1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left:1869;top:361;width:363;height: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8" type="#_x0000_t202" style="position:absolute;left:1840;top:-5;width:8223;height:1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" filled="f" strokeweight=".36pt">
                  <v:textbox inset="0,0,0,0">
                    <w:txbxContent>
                      <w:p w14:paraId="14B8A133" w14:textId="77777777" w:rsidR="00FA7360" w:rsidRPr="002F1353" w:rsidRDefault="00FA7360" w:rsidP="003A3C7D">
                        <w:pPr>
                          <w:spacing w:line="472" w:lineRule="exact"/>
                          <w:ind w:left="186"/>
                          <w:rPr>
                            <w:rFonts w:ascii="맑은 고딕" w:eastAsia="맑은 고딕"/>
                            <w:b/>
                            <w:sz w:val="28"/>
                          </w:rPr>
                        </w:pPr>
                        <w:r w:rsidRPr="002F1353">
                          <w:rPr>
                            <w:rFonts w:ascii="맑은 고딕" w:eastAsia="맑은 고딕" w:hint="eastAsia"/>
                            <w:b/>
                            <w:sz w:val="28"/>
                          </w:rPr>
                          <w:t>관리형</w:t>
                        </w:r>
                        <w:r w:rsidRPr="002F1353">
                          <w:rPr>
                            <w:rFonts w:ascii="맑은 고딕" w:eastAsia="맑은 고딕" w:hint="eastAsia"/>
                            <w:b/>
                            <w:spacing w:val="47"/>
                            <w:sz w:val="28"/>
                          </w:rPr>
                          <w:t xml:space="preserve"> </w:t>
                        </w:r>
                        <w:r w:rsidRPr="002F1353">
                          <w:rPr>
                            <w:rFonts w:ascii="맑은 고딕" w:eastAsia="맑은 고딕" w:hint="eastAsia"/>
                            <w:b/>
                            <w:sz w:val="28"/>
                          </w:rPr>
                          <w:t>토지신탁</w:t>
                        </w:r>
                        <w:r w:rsidRPr="002F1353">
                          <w:rPr>
                            <w:rFonts w:ascii="맑은 고딕" w:eastAsia="맑은 고딕" w:hint="eastAsia"/>
                            <w:b/>
                            <w:spacing w:val="47"/>
                            <w:sz w:val="28"/>
                          </w:rPr>
                          <w:t xml:space="preserve"> </w:t>
                        </w:r>
                        <w:r w:rsidRPr="002F1353">
                          <w:rPr>
                            <w:rFonts w:ascii="맑은 고딕" w:eastAsia="맑은 고딕" w:hint="eastAsia"/>
                            <w:b/>
                            <w:sz w:val="28"/>
                          </w:rPr>
                          <w:t>상품은</w:t>
                        </w:r>
                        <w:r w:rsidRPr="002F1353">
                          <w:rPr>
                            <w:rFonts w:ascii="맑은 고딕" w:eastAsia="맑은 고딕" w:hint="eastAsia"/>
                            <w:b/>
                            <w:spacing w:val="46"/>
                            <w:sz w:val="28"/>
                          </w:rPr>
                          <w:t xml:space="preserve"> </w:t>
                        </w:r>
                        <w:r w:rsidRPr="002F1353">
                          <w:rPr>
                            <w:rFonts w:ascii="맑은 고딕" w:eastAsia="맑은 고딕" w:hint="eastAsia"/>
                            <w:b/>
                            <w:sz w:val="28"/>
                          </w:rPr>
                          <w:t>신탁재산의</w:t>
                        </w:r>
                        <w:r w:rsidRPr="002F1353">
                          <w:rPr>
                            <w:rFonts w:ascii="맑은 고딕" w:eastAsia="맑은 고딕" w:hint="eastAsia"/>
                            <w:b/>
                            <w:spacing w:val="47"/>
                            <w:sz w:val="28"/>
                          </w:rPr>
                          <w:t xml:space="preserve"> </w:t>
                        </w:r>
                        <w:r w:rsidRPr="002F1353">
                          <w:rPr>
                            <w:rFonts w:ascii="맑은 고딕" w:eastAsia="맑은 고딕" w:hint="eastAsia"/>
                            <w:b/>
                            <w:sz w:val="28"/>
                          </w:rPr>
                          <w:t>운용실적에</w:t>
                        </w:r>
                        <w:r w:rsidRPr="002F1353">
                          <w:rPr>
                            <w:rFonts w:ascii="맑은 고딕" w:eastAsia="맑은 고딕" w:hint="eastAsia"/>
                            <w:b/>
                            <w:spacing w:val="46"/>
                            <w:sz w:val="28"/>
                          </w:rPr>
                          <w:t xml:space="preserve"> </w:t>
                        </w:r>
                        <w:r w:rsidRPr="002F1353">
                          <w:rPr>
                            <w:rFonts w:ascii="맑은 고딕" w:eastAsia="맑은 고딕" w:hint="eastAsia"/>
                            <w:b/>
                            <w:sz w:val="28"/>
                          </w:rPr>
                          <w:t>따라 원</w:t>
                        </w:r>
                        <w:r w:rsidRPr="002F1353">
                          <w:rPr>
                            <w:rFonts w:ascii="맑은 고딕" w:eastAsia="맑은 고딕"/>
                            <w:b/>
                            <w:sz w:val="28"/>
                          </w:rPr>
                          <w:t>본의</w:t>
                        </w:r>
                        <w:r w:rsidRPr="002F1353">
                          <w:rPr>
                            <w:rFonts w:ascii="맑은 고딕" w:eastAsia="맑은 고딕" w:hint="eastAsia"/>
                            <w:b/>
                            <w:sz w:val="28"/>
                          </w:rPr>
                          <w:t xml:space="preserve"> 손</w:t>
                        </w:r>
                        <w:r w:rsidRPr="002F1353">
                          <w:rPr>
                            <w:rFonts w:ascii="맑은 고딕" w:eastAsia="맑은 고딕"/>
                            <w:b/>
                            <w:sz w:val="28"/>
                          </w:rPr>
                          <w:t>실이</w:t>
                        </w:r>
                        <w:r w:rsidRPr="002F1353">
                          <w:rPr>
                            <w:rFonts w:ascii="맑은 고딕" w:eastAsia="맑은 고딕" w:hint="eastAsia"/>
                            <w:b/>
                            <w:sz w:val="28"/>
                          </w:rPr>
                          <w:t xml:space="preserve"> 발</w:t>
                        </w:r>
                        <w:r w:rsidRPr="002F1353">
                          <w:rPr>
                            <w:rFonts w:ascii="맑은 고딕" w:eastAsia="맑은 고딕"/>
                            <w:b/>
                            <w:sz w:val="28"/>
                          </w:rPr>
                          <w:t>생할</w:t>
                        </w:r>
                        <w:r w:rsidRPr="002F1353">
                          <w:rPr>
                            <w:rFonts w:ascii="맑은 고딕" w:eastAsia="맑은 고딕" w:hint="eastAsia"/>
                            <w:b/>
                            <w:sz w:val="28"/>
                          </w:rPr>
                          <w:t xml:space="preserve"> 수 있습</w:t>
                        </w:r>
                        <w:r w:rsidRPr="002F1353">
                          <w:rPr>
                            <w:rFonts w:ascii="맑은 고딕" w:eastAsia="맑은 고딕"/>
                            <w:b/>
                            <w:sz w:val="28"/>
                          </w:rPr>
                          <w:t>니다</w:t>
                        </w:r>
                      </w:p>
                      <w:p w14:paraId="0A0CE8B6" w14:textId="77777777" w:rsidR="00FA7360" w:rsidRDefault="00FA7360" w:rsidP="003A3C7D">
                        <w:pPr>
                          <w:spacing w:line="519" w:lineRule="exact"/>
                          <w:ind w:left="186"/>
                          <w:rPr>
                            <w:rFonts w:ascii="맑은 고딕" w:eastAsia="맑은 고딕"/>
                            <w:b/>
                            <w:sz w:val="32"/>
                          </w:rPr>
                        </w:pPr>
                        <w:r>
                          <w:rPr>
                            <w:rFonts w:ascii="맑은 고딕" w:eastAsia="맑은 고딕" w:hint="eastAsia"/>
                            <w:b/>
                            <w:sz w:val="32"/>
                          </w:rPr>
                          <w:t>원본의</w:t>
                        </w:r>
                        <w:r>
                          <w:rPr>
                            <w:rFonts w:ascii="맑은 고딕" w:eastAsia="맑은 고딕" w:hint="eastAsia"/>
                            <w:b/>
                            <w:spacing w:val="4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b/>
                            <w:sz w:val="32"/>
                          </w:rPr>
                          <w:t>손실이</w:t>
                        </w:r>
                        <w:r>
                          <w:rPr>
                            <w:rFonts w:ascii="맑은 고딕" w:eastAsia="맑은 고딕" w:hint="eastAsia"/>
                            <w:b/>
                            <w:spacing w:val="4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b/>
                            <w:sz w:val="32"/>
                          </w:rPr>
                          <w:t>발생할</w:t>
                        </w:r>
                        <w:r>
                          <w:rPr>
                            <w:rFonts w:ascii="맑은 고딕" w:eastAsia="맑은 고딕" w:hint="eastAsia"/>
                            <w:b/>
                            <w:spacing w:val="4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b/>
                            <w:sz w:val="32"/>
                          </w:rPr>
                          <w:t>수</w:t>
                        </w:r>
                        <w:r>
                          <w:rPr>
                            <w:rFonts w:ascii="맑은 고딕" w:eastAsia="맑은 고딕" w:hint="eastAsia"/>
                            <w:b/>
                            <w:spacing w:val="4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b/>
                            <w:sz w:val="32"/>
                          </w:rPr>
                          <w:t>있습니다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07F301" w14:textId="77777777" w:rsidR="002F1353" w:rsidRPr="00936D2A" w:rsidRDefault="002F1353" w:rsidP="00712ADD">
      <w:pPr>
        <w:pStyle w:val="a8"/>
        <w:wordWrap w:val="0"/>
        <w:spacing w:line="420" w:lineRule="atLeast"/>
        <w:jc w:val="center"/>
        <w:rPr>
          <w:rFonts w:ascii="Times New Roman" w:eastAsia="바탕체" w:hAnsi="Times New Roman" w:cs="Times New Roman"/>
          <w:b/>
          <w:sz w:val="37"/>
          <w:szCs w:val="37"/>
        </w:rPr>
      </w:pPr>
      <w:proofErr w:type="gramStart"/>
      <w:r w:rsidRPr="00936D2A">
        <w:rPr>
          <w:rFonts w:ascii="Times New Roman" w:eastAsia="바탕체" w:hAnsi="Times New Roman" w:cs="Times New Roman"/>
          <w:b/>
          <w:sz w:val="32"/>
          <w:szCs w:val="37"/>
        </w:rPr>
        <w:t>2025. .</w:t>
      </w:r>
      <w:proofErr w:type="gramEnd"/>
    </w:p>
    <w:p w14:paraId="07027716" w14:textId="77777777" w:rsidR="003A3C7D" w:rsidRPr="00936D2A" w:rsidRDefault="003A3C7D" w:rsidP="00712ADD">
      <w:pPr>
        <w:pStyle w:val="a8"/>
        <w:wordWrap w:val="0"/>
        <w:spacing w:line="420" w:lineRule="atLeast"/>
        <w:jc w:val="center"/>
        <w:rPr>
          <w:rFonts w:ascii="Times New Roman" w:eastAsia="바탕체" w:hAnsi="Times New Roman" w:cs="Times New Roman"/>
          <w:b/>
          <w:sz w:val="32"/>
          <w:szCs w:val="37"/>
        </w:rPr>
      </w:pPr>
    </w:p>
    <w:tbl>
      <w:tblPr>
        <w:tblpPr w:leftFromText="142" w:rightFromText="142" w:vertAnchor="text" w:horzAnchor="margin" w:tblpXSpec="center" w:tblpY="-27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1276"/>
        <w:gridCol w:w="4316"/>
      </w:tblGrid>
      <w:tr w:rsidR="003A3C7D" w:rsidRPr="00936D2A" w14:paraId="36689158" w14:textId="77777777" w:rsidTr="005A7EA7">
        <w:trPr>
          <w:trHeight w:val="393"/>
        </w:trPr>
        <w:tc>
          <w:tcPr>
            <w:tcW w:w="2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9F3514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위탁자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겸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수익자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C3E893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pacing w:val="-32"/>
                <w:sz w:val="23"/>
                <w:szCs w:val="23"/>
              </w:rPr>
              <w:t>갑</w:t>
            </w:r>
          </w:p>
        </w:tc>
        <w:tc>
          <w:tcPr>
            <w:tcW w:w="4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BE44F6" w14:textId="77777777" w:rsidR="003A3C7D" w:rsidRPr="00936D2A" w:rsidRDefault="003A3C7D" w:rsidP="00712ADD">
            <w:pPr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㈜용인중심</w:t>
            </w:r>
          </w:p>
        </w:tc>
      </w:tr>
      <w:tr w:rsidR="003A3C7D" w:rsidRPr="00936D2A" w14:paraId="35A25EDD" w14:textId="77777777" w:rsidTr="005A7EA7">
        <w:trPr>
          <w:trHeight w:val="393"/>
        </w:trPr>
        <w:tc>
          <w:tcPr>
            <w:tcW w:w="2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9CC019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수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탁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자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8264D5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pacing w:val="-32"/>
                <w:sz w:val="23"/>
                <w:szCs w:val="23"/>
              </w:rPr>
              <w:t>을</w:t>
            </w:r>
          </w:p>
        </w:tc>
        <w:tc>
          <w:tcPr>
            <w:tcW w:w="4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6332D7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㈜한국토지신탁</w:t>
            </w:r>
          </w:p>
        </w:tc>
      </w:tr>
      <w:tr w:rsidR="003A3C7D" w:rsidRPr="00936D2A" w14:paraId="2334F672" w14:textId="77777777" w:rsidTr="005A7EA7">
        <w:trPr>
          <w:trHeight w:val="700"/>
        </w:trPr>
        <w:tc>
          <w:tcPr>
            <w:tcW w:w="2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1E0852" w14:textId="77777777" w:rsidR="003A3C7D" w:rsidRPr="00A2268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bCs/>
                <w:sz w:val="23"/>
                <w:szCs w:val="23"/>
              </w:rPr>
            </w:pPr>
            <w:r w:rsidRPr="00A2268F">
              <w:rPr>
                <w:rFonts w:ascii="Times New Roman" w:eastAsia="바탕체" w:hAnsi="Times New Roman" w:cs="Times New Roman"/>
                <w:bCs/>
                <w:sz w:val="23"/>
                <w:szCs w:val="23"/>
              </w:rPr>
              <w:t>시공사</w:t>
            </w:r>
            <w:r w:rsidRPr="00A2268F">
              <w:rPr>
                <w:rFonts w:ascii="Times New Roman" w:eastAsia="바탕체" w:hAnsi="Times New Roman" w:cs="Times New Roman"/>
                <w:bCs/>
                <w:sz w:val="23"/>
                <w:szCs w:val="23"/>
              </w:rPr>
              <w:t xml:space="preserve"> </w:t>
            </w:r>
            <w:r w:rsidRPr="00A2268F">
              <w:rPr>
                <w:rFonts w:ascii="Times New Roman" w:eastAsia="바탕체" w:hAnsi="Times New Roman" w:cs="Times New Roman"/>
                <w:bCs/>
                <w:sz w:val="23"/>
                <w:szCs w:val="23"/>
              </w:rPr>
              <w:t>겸</w:t>
            </w:r>
          </w:p>
          <w:p w14:paraId="683208EE" w14:textId="77777777" w:rsidR="003A3C7D" w:rsidRPr="00A2268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bCs/>
                <w:sz w:val="23"/>
                <w:szCs w:val="23"/>
              </w:rPr>
            </w:pPr>
            <w:r w:rsidRPr="00A2268F">
              <w:rPr>
                <w:rFonts w:ascii="Times New Roman" w:eastAsia="바탕체" w:hAnsi="Times New Roman" w:cs="Times New Roman"/>
                <w:bCs/>
                <w:sz w:val="23"/>
                <w:szCs w:val="23"/>
              </w:rPr>
              <w:t>제</w:t>
            </w:r>
            <w:del w:id="0" w:author="김윤필" w:date="2025-09-24T21:43:00Z">
              <w:r w:rsidRPr="00A2268F" w:rsidDel="000A7272">
                <w:rPr>
                  <w:rFonts w:ascii="Times New Roman" w:eastAsia="바탕체" w:hAnsi="Times New Roman" w:cs="Times New Roman"/>
                  <w:bCs/>
                  <w:sz w:val="23"/>
                  <w:szCs w:val="23"/>
                </w:rPr>
                <w:delText>4</w:delText>
              </w:r>
            </w:del>
            <w:ins w:id="1" w:author="김윤필" w:date="2025-09-24T21:43:00Z">
              <w:r w:rsidR="000A7272" w:rsidRPr="00A2268F">
                <w:rPr>
                  <w:rFonts w:ascii="Times New Roman" w:eastAsia="바탕체" w:hAnsi="Times New Roman" w:cs="Times New Roman"/>
                  <w:bCs/>
                  <w:sz w:val="23"/>
                  <w:szCs w:val="23"/>
                </w:rPr>
                <w:t>5</w:t>
              </w:r>
            </w:ins>
            <w:r w:rsidRPr="00A2268F">
              <w:rPr>
                <w:rFonts w:ascii="Times New Roman" w:eastAsia="바탕체" w:hAnsi="Times New Roman" w:cs="Times New Roman"/>
                <w:bCs/>
                <w:sz w:val="23"/>
                <w:szCs w:val="23"/>
              </w:rPr>
              <w:t>순위</w:t>
            </w:r>
            <w:r w:rsidRPr="00A2268F">
              <w:rPr>
                <w:rFonts w:ascii="Times New Roman" w:eastAsia="바탕체" w:hAnsi="Times New Roman" w:cs="Times New Roman"/>
                <w:bCs/>
                <w:sz w:val="23"/>
                <w:szCs w:val="23"/>
              </w:rPr>
              <w:t xml:space="preserve"> </w:t>
            </w:r>
            <w:r w:rsidRPr="00A2268F">
              <w:rPr>
                <w:rFonts w:ascii="Times New Roman" w:eastAsia="바탕체" w:hAnsi="Times New Roman" w:cs="Times New Roman"/>
                <w:bCs/>
                <w:sz w:val="23"/>
                <w:szCs w:val="23"/>
              </w:rPr>
              <w:t>우선수익자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8D75D0" w14:textId="77777777" w:rsidR="003A3C7D" w:rsidRPr="00A2268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A2268F">
              <w:rPr>
                <w:rFonts w:ascii="Times New Roman" w:eastAsia="바탕체" w:hAnsi="Times New Roman" w:cs="Times New Roman"/>
                <w:bCs/>
                <w:spacing w:val="-32"/>
                <w:sz w:val="23"/>
                <w:szCs w:val="23"/>
              </w:rPr>
              <w:t>병</w:t>
            </w:r>
          </w:p>
        </w:tc>
        <w:tc>
          <w:tcPr>
            <w:tcW w:w="4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EDA738" w14:textId="77777777" w:rsidR="003A3C7D" w:rsidRPr="00A2268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A2268F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㈜한화</w:t>
            </w:r>
          </w:p>
        </w:tc>
      </w:tr>
      <w:tr w:rsidR="003A3C7D" w:rsidRPr="00936D2A" w14:paraId="4C3C9BF5" w14:textId="77777777" w:rsidTr="005A7EA7">
        <w:trPr>
          <w:trHeight w:val="393"/>
        </w:trPr>
        <w:tc>
          <w:tcPr>
            <w:tcW w:w="28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DF4ADB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공동</w:t>
            </w:r>
          </w:p>
          <w:p w14:paraId="2E478C6D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제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1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순위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우선수익자</w:t>
            </w:r>
          </w:p>
        </w:tc>
        <w:tc>
          <w:tcPr>
            <w:tcW w:w="12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E2F569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정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4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D7F61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교보생명보험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㈜</w:t>
            </w:r>
          </w:p>
        </w:tc>
      </w:tr>
      <w:tr w:rsidR="003A3C7D" w:rsidRPr="00936D2A" w14:paraId="73A578C5" w14:textId="77777777" w:rsidTr="005A7EA7">
        <w:trPr>
          <w:trHeight w:val="39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C37D92D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5935EA7" w14:textId="77777777" w:rsidR="003A3C7D" w:rsidRPr="00936D2A" w:rsidRDefault="003A3C7D" w:rsidP="00712ADD">
            <w:pPr>
              <w:widowControl/>
              <w:wordWrap w:val="0"/>
              <w:autoSpaceDE/>
              <w:autoSpaceDN/>
              <w:jc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  <w:tc>
          <w:tcPr>
            <w:tcW w:w="4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A2F533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동양생명보험㈜</w:t>
            </w:r>
          </w:p>
        </w:tc>
      </w:tr>
      <w:tr w:rsidR="003A3C7D" w:rsidRPr="00936D2A" w14:paraId="20B2E7C0" w14:textId="77777777" w:rsidTr="005A7EA7">
        <w:trPr>
          <w:trHeight w:val="39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E171634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BB8D73" w14:textId="77777777" w:rsidR="003A3C7D" w:rsidRPr="00936D2A" w:rsidRDefault="003A3C7D" w:rsidP="00712ADD">
            <w:pPr>
              <w:widowControl/>
              <w:wordWrap w:val="0"/>
              <w:autoSpaceDE/>
              <w:autoSpaceDN/>
              <w:jc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  <w:tc>
          <w:tcPr>
            <w:tcW w:w="4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2E5656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한화생명보험㈜</w:t>
            </w:r>
          </w:p>
        </w:tc>
      </w:tr>
      <w:tr w:rsidR="003A3C7D" w:rsidRPr="00936D2A" w14:paraId="6C4DF572" w14:textId="77777777" w:rsidTr="005A7EA7">
        <w:trPr>
          <w:trHeight w:val="700"/>
        </w:trPr>
        <w:tc>
          <w:tcPr>
            <w:tcW w:w="28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7187AC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공동</w:t>
            </w:r>
          </w:p>
          <w:p w14:paraId="406E7992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제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순위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우선수익자</w:t>
            </w:r>
          </w:p>
        </w:tc>
        <w:tc>
          <w:tcPr>
            <w:tcW w:w="12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3AB6B2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정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4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7FB0A5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에이디에프케이아이피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9</w:t>
            </w:r>
          </w:p>
          <w:p w14:paraId="19A86596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전문투자형사모부동산투자회사</w:t>
            </w:r>
            <w:proofErr w:type="spellEnd"/>
          </w:p>
        </w:tc>
      </w:tr>
      <w:tr w:rsidR="003A3C7D" w:rsidRPr="00936D2A" w14:paraId="343088F0" w14:textId="77777777" w:rsidTr="005A7EA7">
        <w:trPr>
          <w:trHeight w:val="106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5CDFAF9" w14:textId="77777777" w:rsidR="003A3C7D" w:rsidRPr="00936D2A" w:rsidRDefault="003A3C7D" w:rsidP="00712ADD">
            <w:pPr>
              <w:widowControl/>
              <w:wordWrap w:val="0"/>
              <w:autoSpaceDE/>
              <w:autoSpaceDN/>
              <w:jc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A21CCF1" w14:textId="77777777" w:rsidR="003A3C7D" w:rsidRPr="00936D2A" w:rsidRDefault="003A3C7D" w:rsidP="00712ADD">
            <w:pPr>
              <w:widowControl/>
              <w:wordWrap w:val="0"/>
              <w:autoSpaceDE/>
              <w:autoSpaceDN/>
              <w:jc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  <w:tc>
          <w:tcPr>
            <w:tcW w:w="4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01305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㈜신한은행</w:t>
            </w:r>
          </w:p>
          <w:p w14:paraId="1CA655A6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(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퍼시픽전문투자형사모부동산투자신탁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제</w:t>
            </w:r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54</w:t>
            </w:r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호</w:t>
            </w:r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수탁자지위에서</w:t>
            </w:r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)</w:t>
            </w:r>
          </w:p>
        </w:tc>
      </w:tr>
      <w:tr w:rsidR="000A7272" w:rsidRPr="00936D2A" w14:paraId="6EE26C50" w14:textId="77777777" w:rsidTr="005A7EA7">
        <w:trPr>
          <w:trHeight w:val="393"/>
          <w:ins w:id="2" w:author="김윤필" w:date="2025-09-24T21:43:00Z"/>
        </w:trPr>
        <w:tc>
          <w:tcPr>
            <w:tcW w:w="2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022B8A" w14:textId="77777777" w:rsidR="000A7272" w:rsidRPr="00936D2A" w:rsidRDefault="000A7272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ins w:id="3" w:author="김윤필" w:date="2025-09-24T21:43:00Z"/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ins w:id="4" w:author="김윤필" w:date="2025-09-24T21:43:00Z">
              <w:r>
                <w:rPr>
                  <w:rFonts w:ascii="Times New Roman" w:eastAsia="바탕체" w:hAnsi="Times New Roman" w:cs="Times New Roman" w:hint="eastAsia"/>
                  <w:b/>
                  <w:bCs/>
                  <w:sz w:val="23"/>
                  <w:szCs w:val="23"/>
                </w:rPr>
                <w:t>제</w:t>
              </w:r>
              <w:r>
                <w:rPr>
                  <w:rFonts w:ascii="Times New Roman" w:eastAsia="바탕체" w:hAnsi="Times New Roman" w:cs="Times New Roman" w:hint="eastAsia"/>
                  <w:b/>
                  <w:bCs/>
                  <w:sz w:val="23"/>
                  <w:szCs w:val="23"/>
                </w:rPr>
                <w:t>3</w:t>
              </w:r>
              <w:r>
                <w:rPr>
                  <w:rFonts w:ascii="Times New Roman" w:eastAsia="바탕체" w:hAnsi="Times New Roman" w:cs="Times New Roman" w:hint="eastAsia"/>
                  <w:b/>
                  <w:bCs/>
                  <w:sz w:val="23"/>
                  <w:szCs w:val="23"/>
                </w:rPr>
                <w:t>순위</w:t>
              </w:r>
              <w:r>
                <w:rPr>
                  <w:rFonts w:ascii="Times New Roman" w:eastAsia="바탕체" w:hAnsi="Times New Roman" w:cs="Times New Roman" w:hint="eastAsia"/>
                  <w:b/>
                  <w:bCs/>
                  <w:sz w:val="23"/>
                  <w:szCs w:val="23"/>
                </w:rPr>
                <w:t xml:space="preserve"> </w:t>
              </w:r>
              <w:r>
                <w:rPr>
                  <w:rFonts w:ascii="Times New Roman" w:eastAsia="바탕체" w:hAnsi="Times New Roman" w:cs="Times New Roman" w:hint="eastAsia"/>
                  <w:b/>
                  <w:bCs/>
                  <w:sz w:val="23"/>
                  <w:szCs w:val="23"/>
                </w:rPr>
                <w:t>우선수익자</w:t>
              </w:r>
            </w:ins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4D2A7D" w14:textId="77777777" w:rsidR="000A7272" w:rsidRPr="00936D2A" w:rsidRDefault="000A7272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ins w:id="5" w:author="김윤필" w:date="2025-09-24T21:43:00Z"/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ins w:id="6" w:author="김윤필" w:date="2025-09-24T21:44:00Z">
              <w:r>
                <w:rPr>
                  <w:rFonts w:ascii="Times New Roman" w:eastAsia="바탕체" w:hAnsi="Times New Roman" w:cs="Times New Roman" w:hint="eastAsia"/>
                  <w:b/>
                  <w:bCs/>
                  <w:sz w:val="23"/>
                  <w:szCs w:val="23"/>
                </w:rPr>
                <w:t>기</w:t>
              </w:r>
            </w:ins>
          </w:p>
        </w:tc>
        <w:tc>
          <w:tcPr>
            <w:tcW w:w="4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640A0D" w14:textId="77777777" w:rsidR="000A7272" w:rsidRPr="00936D2A" w:rsidRDefault="004813D0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ins w:id="7" w:author="김윤필" w:date="2025-09-24T21:43:00Z"/>
                <w:rFonts w:ascii="Times New Roman" w:eastAsia="바탕체" w:hAnsi="Times New Roman" w:cs="Times New Roman"/>
                <w:spacing w:val="-2"/>
                <w:sz w:val="23"/>
                <w:szCs w:val="23"/>
              </w:rPr>
            </w:pPr>
            <w:ins w:id="8" w:author="김윤필" w:date="2025-09-24T21:45:00Z">
              <w:r>
                <w:rPr>
                  <w:rFonts w:ascii="Times New Roman" w:eastAsia="바탕체" w:hAnsi="Times New Roman" w:cs="Times New Roman" w:hint="eastAsia"/>
                  <w:spacing w:val="-2"/>
                  <w:sz w:val="23"/>
                  <w:szCs w:val="23"/>
                </w:rPr>
                <w:t>주식회사</w:t>
              </w:r>
              <w:r>
                <w:rPr>
                  <w:rFonts w:ascii="Times New Roman" w:eastAsia="바탕체" w:hAnsi="Times New Roman" w:cs="Times New Roman" w:hint="eastAsia"/>
                  <w:spacing w:val="-2"/>
                  <w:sz w:val="23"/>
                  <w:szCs w:val="23"/>
                </w:rPr>
                <w:t xml:space="preserve"> </w:t>
              </w:r>
              <w:proofErr w:type="spellStart"/>
              <w:r>
                <w:rPr>
                  <w:rFonts w:ascii="Times New Roman" w:eastAsia="바탕체" w:hAnsi="Times New Roman" w:cs="Times New Roman" w:hint="eastAsia"/>
                  <w:spacing w:val="-2"/>
                  <w:sz w:val="23"/>
                  <w:szCs w:val="23"/>
                </w:rPr>
                <w:t>퍼시스</w:t>
              </w:r>
            </w:ins>
            <w:proofErr w:type="spellEnd"/>
          </w:p>
        </w:tc>
      </w:tr>
      <w:tr w:rsidR="003A3C7D" w:rsidRPr="00936D2A" w14:paraId="14D62524" w14:textId="77777777" w:rsidTr="005A7EA7">
        <w:trPr>
          <w:trHeight w:val="393"/>
        </w:trPr>
        <w:tc>
          <w:tcPr>
            <w:tcW w:w="2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621FDC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제</w:t>
            </w:r>
            <w:del w:id="9" w:author="김윤필" w:date="2025-09-24T21:43:00Z">
              <w:r w:rsidRPr="00936D2A" w:rsidDel="000A7272">
                <w:rPr>
                  <w:rFonts w:ascii="Times New Roman" w:eastAsia="바탕체" w:hAnsi="Times New Roman" w:cs="Times New Roman"/>
                  <w:b/>
                  <w:bCs/>
                  <w:sz w:val="23"/>
                  <w:szCs w:val="23"/>
                </w:rPr>
                <w:delText>3</w:delText>
              </w:r>
            </w:del>
            <w:ins w:id="10" w:author="김윤필" w:date="2025-09-24T21:43:00Z">
              <w:r w:rsidR="000A7272">
                <w:rPr>
                  <w:rFonts w:ascii="Times New Roman" w:eastAsia="바탕체" w:hAnsi="Times New Roman" w:cs="Times New Roman"/>
                  <w:b/>
                  <w:bCs/>
                  <w:sz w:val="23"/>
                  <w:szCs w:val="23"/>
                </w:rPr>
                <w:t>4</w:t>
              </w:r>
            </w:ins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순위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우선수익자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6D4337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정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4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B87E67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㈜한화</w:t>
            </w:r>
          </w:p>
        </w:tc>
      </w:tr>
      <w:tr w:rsidR="003A3C7D" w:rsidRPr="00936D2A" w14:paraId="0D61A300" w14:textId="77777777" w:rsidTr="005A7EA7">
        <w:trPr>
          <w:trHeight w:val="700"/>
        </w:trPr>
        <w:tc>
          <w:tcPr>
            <w:tcW w:w="28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5B82E2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공동</w:t>
            </w:r>
          </w:p>
          <w:p w14:paraId="2FB909C5" w14:textId="77777777" w:rsidR="003A3C7D" w:rsidRPr="00936D2A" w:rsidRDefault="003A3C7D" w:rsidP="000A7272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제</w:t>
            </w:r>
            <w:del w:id="11" w:author="김윤필" w:date="2025-09-24T21:43:00Z">
              <w:r w:rsidRPr="00936D2A" w:rsidDel="000A7272">
                <w:rPr>
                  <w:rFonts w:ascii="Times New Roman" w:eastAsia="바탕체" w:hAnsi="Times New Roman" w:cs="Times New Roman"/>
                  <w:b/>
                  <w:bCs/>
                  <w:sz w:val="23"/>
                  <w:szCs w:val="23"/>
                </w:rPr>
                <w:delText>5</w:delText>
              </w:r>
            </w:del>
            <w:ins w:id="12" w:author="김윤필" w:date="2025-09-24T21:43:00Z">
              <w:r w:rsidR="000A7272">
                <w:rPr>
                  <w:rFonts w:ascii="Times New Roman" w:eastAsia="바탕체" w:hAnsi="Times New Roman" w:cs="Times New Roman"/>
                  <w:b/>
                  <w:bCs/>
                  <w:sz w:val="23"/>
                  <w:szCs w:val="23"/>
                </w:rPr>
                <w:t>6</w:t>
              </w:r>
            </w:ins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순위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우선수익자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B8932B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정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4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F2D934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에이디에프케이아이피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9</w:t>
            </w:r>
          </w:p>
          <w:p w14:paraId="7E8347AD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전문투자형사모부동산투자회사</w:t>
            </w:r>
            <w:proofErr w:type="spellEnd"/>
          </w:p>
        </w:tc>
      </w:tr>
      <w:tr w:rsidR="003A3C7D" w:rsidRPr="00936D2A" w14:paraId="5B61F6FF" w14:textId="77777777" w:rsidTr="005A7EA7">
        <w:trPr>
          <w:trHeight w:val="70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5B6E0E2" w14:textId="77777777" w:rsidR="003A3C7D" w:rsidRPr="00936D2A" w:rsidRDefault="003A3C7D" w:rsidP="00712ADD">
            <w:pPr>
              <w:widowControl/>
              <w:wordWrap w:val="0"/>
              <w:autoSpaceDE/>
              <w:autoSpaceDN/>
              <w:jc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DE2C8D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del w:id="13" w:author="김윤필" w:date="2025-09-24T21:44:00Z">
              <w:r w:rsidRPr="00936D2A" w:rsidDel="000A7272">
                <w:rPr>
                  <w:rFonts w:ascii="Times New Roman" w:eastAsia="바탕체" w:hAnsi="Times New Roman" w:cs="Times New Roman"/>
                  <w:b/>
                  <w:bCs/>
                  <w:sz w:val="23"/>
                  <w:szCs w:val="23"/>
                </w:rPr>
                <w:delText>기</w:delText>
              </w:r>
            </w:del>
            <w:ins w:id="14" w:author="김윤필" w:date="2025-09-24T21:44:00Z">
              <w:r w:rsidR="000A7272">
                <w:rPr>
                  <w:rFonts w:ascii="Times New Roman" w:eastAsia="바탕체" w:hAnsi="Times New Roman" w:cs="Times New Roman" w:hint="eastAsia"/>
                  <w:b/>
                  <w:bCs/>
                  <w:sz w:val="23"/>
                  <w:szCs w:val="23"/>
                </w:rPr>
                <w:t>경</w:t>
              </w:r>
            </w:ins>
          </w:p>
        </w:tc>
        <w:tc>
          <w:tcPr>
            <w:tcW w:w="4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5FC6CE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㈜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펨코로지스틱제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9</w:t>
            </w:r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호위탁관리</w:t>
            </w:r>
          </w:p>
          <w:p w14:paraId="5E5AC5C5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부동산투자회사</w:t>
            </w:r>
          </w:p>
        </w:tc>
      </w:tr>
      <w:tr w:rsidR="003A3C7D" w:rsidRPr="00936D2A" w14:paraId="6B4D7413" w14:textId="77777777" w:rsidTr="005A7EA7">
        <w:trPr>
          <w:trHeight w:val="393"/>
        </w:trPr>
        <w:tc>
          <w:tcPr>
            <w:tcW w:w="2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4D8C12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제</w:t>
            </w:r>
            <w:del w:id="15" w:author="김윤필" w:date="2025-09-24T21:43:00Z">
              <w:r w:rsidRPr="00936D2A" w:rsidDel="000A7272">
                <w:rPr>
                  <w:rFonts w:ascii="Times New Roman" w:eastAsia="바탕체" w:hAnsi="Times New Roman" w:cs="Times New Roman"/>
                  <w:b/>
                  <w:bCs/>
                  <w:sz w:val="23"/>
                  <w:szCs w:val="23"/>
                </w:rPr>
                <w:delText>6</w:delText>
              </w:r>
            </w:del>
            <w:ins w:id="16" w:author="김윤필" w:date="2025-09-24T21:43:00Z">
              <w:r w:rsidR="000A7272">
                <w:rPr>
                  <w:rFonts w:ascii="Times New Roman" w:eastAsia="바탕체" w:hAnsi="Times New Roman" w:cs="Times New Roman"/>
                  <w:b/>
                  <w:bCs/>
                  <w:sz w:val="23"/>
                  <w:szCs w:val="23"/>
                </w:rPr>
                <w:t>7</w:t>
              </w:r>
            </w:ins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순위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우선수익자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037CE9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무</w:t>
            </w:r>
          </w:p>
        </w:tc>
        <w:tc>
          <w:tcPr>
            <w:tcW w:w="4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DBBF79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우미건설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주식회사</w:t>
            </w:r>
          </w:p>
        </w:tc>
      </w:tr>
      <w:tr w:rsidR="003A3C7D" w:rsidRPr="00936D2A" w14:paraId="721E87D1" w14:textId="77777777" w:rsidTr="005A7EA7">
        <w:trPr>
          <w:trHeight w:val="700"/>
        </w:trPr>
        <w:tc>
          <w:tcPr>
            <w:tcW w:w="41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6AE50E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대리금융기관</w:t>
            </w:r>
          </w:p>
          <w:p w14:paraId="40E21025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(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정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 xml:space="preserve">1,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정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 xml:space="preserve">2,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정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4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의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대리인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4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22EEA" w14:textId="77777777" w:rsidR="003A3C7D" w:rsidRPr="00936D2A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pacing w:val="-2"/>
                <w:sz w:val="23"/>
                <w:szCs w:val="23"/>
              </w:rPr>
              <w:t>교보증권㈜</w:t>
            </w:r>
          </w:p>
        </w:tc>
      </w:tr>
    </w:tbl>
    <w:p w14:paraId="184D61B4" w14:textId="77777777" w:rsidR="003A3C7D" w:rsidRPr="00936D2A" w:rsidRDefault="003A3C7D" w:rsidP="00712ADD">
      <w:pPr>
        <w:widowControl/>
        <w:wordWrap w:val="0"/>
        <w:autoSpaceDE/>
        <w:autoSpaceDN/>
        <w:spacing w:line="276" w:lineRule="auto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br w:type="page"/>
      </w:r>
    </w:p>
    <w:p w14:paraId="6BA9E4C5" w14:textId="77777777" w:rsidR="003A3C7D" w:rsidRPr="00936D2A" w:rsidRDefault="003A3C7D" w:rsidP="00712ADD">
      <w:pPr>
        <w:pStyle w:val="2"/>
        <w:wordWrap w:val="0"/>
        <w:spacing w:line="420" w:lineRule="atLeast"/>
        <w:jc w:val="center"/>
        <w:rPr>
          <w:rFonts w:ascii="Times New Roman" w:eastAsia="바탕체" w:hAnsi="Times New Roman" w:cs="Times New Roman"/>
          <w:sz w:val="37"/>
          <w:szCs w:val="37"/>
        </w:rPr>
      </w:pPr>
      <w:r w:rsidRPr="00936D2A">
        <w:rPr>
          <w:rFonts w:ascii="Times New Roman" w:eastAsia="바탕체" w:hAnsi="Times New Roman" w:cs="Times New Roman"/>
          <w:sz w:val="37"/>
          <w:szCs w:val="37"/>
        </w:rPr>
        <w:lastRenderedPageBreak/>
        <w:t>관리형</w:t>
      </w:r>
      <w:r w:rsidRPr="00936D2A">
        <w:rPr>
          <w:rFonts w:ascii="Times New Roman" w:eastAsia="바탕체" w:hAnsi="Times New Roman" w:cs="Times New Roman"/>
          <w:sz w:val="37"/>
          <w:szCs w:val="37"/>
        </w:rPr>
        <w:t xml:space="preserve"> </w:t>
      </w:r>
      <w:r w:rsidRPr="00936D2A">
        <w:rPr>
          <w:rFonts w:ascii="Times New Roman" w:eastAsia="바탕체" w:hAnsi="Times New Roman" w:cs="Times New Roman"/>
          <w:sz w:val="37"/>
          <w:szCs w:val="37"/>
        </w:rPr>
        <w:t>토지신탁계약서</w:t>
      </w:r>
    </w:p>
    <w:p w14:paraId="6FBA441D" w14:textId="77777777" w:rsidR="003A3C7D" w:rsidRPr="00936D2A" w:rsidRDefault="003A3C7D" w:rsidP="00712ADD">
      <w:pPr>
        <w:pStyle w:val="a8"/>
        <w:wordWrap w:val="0"/>
        <w:spacing w:line="420" w:lineRule="atLeast"/>
        <w:ind w:right="376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57D3F1C3" w14:textId="77777777" w:rsidR="003A3C7D" w:rsidRPr="00936D2A" w:rsidRDefault="003A3C7D" w:rsidP="00712ADD">
      <w:pPr>
        <w:pStyle w:val="a8"/>
        <w:wordWrap w:val="0"/>
        <w:spacing w:line="420" w:lineRule="atLeast"/>
        <w:ind w:right="376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위탁자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주식회사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용인중심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8C73C9"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8C73C9"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="008C73C9"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="008C73C9" w:rsidRPr="00936D2A">
        <w:rPr>
          <w:rFonts w:ascii="Times New Roman" w:eastAsia="바탕체" w:hAnsi="Times New Roman" w:cs="Times New Roman" w:hint="eastAsia"/>
          <w:sz w:val="23"/>
          <w:szCs w:val="23"/>
        </w:rPr>
        <w:t>)</w:t>
      </w:r>
      <w:r w:rsidR="008C73C9" w:rsidRPr="00936D2A">
        <w:rPr>
          <w:rFonts w:ascii="Times New Roman" w:eastAsia="바탕체" w:hAnsi="Times New Roman" w:cs="Times New Roman"/>
          <w:sz w:val="23"/>
          <w:szCs w:val="23"/>
        </w:rPr>
        <w:t>,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수탁자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주식회사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한국토지신탁</w:t>
      </w:r>
      <w:r w:rsidR="00175E63"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8C73C9"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="008C73C9"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="00175E63"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당사자들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사이에서</w:t>
      </w:r>
      <w:r w:rsidR="00556D36" w:rsidRPr="00936D2A">
        <w:rPr>
          <w:rFonts w:ascii="Times New Roman" w:eastAsia="바탕체" w:hAnsi="Times New Roman" w:cs="Times New Roman" w:hint="eastAsia"/>
          <w:sz w:val="23"/>
          <w:szCs w:val="23"/>
        </w:rPr>
        <w:t>,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A74E17">
        <w:rPr>
          <w:rFonts w:ascii="Times New Roman" w:eastAsia="바탕체" w:hAnsi="Times New Roman" w:cs="Times New Roman"/>
          <w:sz w:val="23"/>
          <w:szCs w:val="23"/>
        </w:rPr>
        <w:t>&lt;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별지</w:t>
      </w:r>
      <w:r w:rsidR="008E7F7C" w:rsidRPr="00936D2A">
        <w:rPr>
          <w:rFonts w:ascii="Times New Roman" w:eastAsia="바탕체" w:hAnsi="Times New Roman" w:cs="Times New Roman" w:hint="eastAsia"/>
          <w:sz w:val="23"/>
          <w:szCs w:val="23"/>
        </w:rPr>
        <w:t>1</w:t>
      </w:r>
      <w:r w:rsidR="00A74E17">
        <w:rPr>
          <w:rFonts w:ascii="Times New Roman" w:eastAsia="바탕체" w:hAnsi="Times New Roman" w:cs="Times New Roman"/>
          <w:sz w:val="23"/>
          <w:szCs w:val="23"/>
        </w:rPr>
        <w:t>&gt;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토지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토지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556D36" w:rsidRPr="00936D2A">
        <w:rPr>
          <w:rFonts w:ascii="Times New Roman" w:eastAsia="바탕체" w:hAnsi="Times New Roman" w:cs="Times New Roman" w:hint="eastAsia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상에</w:t>
      </w:r>
      <w:r w:rsidR="00175E63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관리형토지신탁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방식으로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용인국제물류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4.0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물류단지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조성사업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추진함에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추진에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기본사항에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합의하고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당사자의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업무범위를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&lt;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1&gt;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목록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부동산에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&lt;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2&gt;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부동산담보신탁계약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총칭하여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종전계약서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851807" w:rsidRPr="00936D2A">
        <w:rPr>
          <w:rFonts w:ascii="Times New Roman" w:eastAsia="바탕체" w:hAnsi="Times New Roman" w:cs="Times New Roman"/>
          <w:sz w:val="23"/>
          <w:szCs w:val="23"/>
        </w:rPr>
        <w:t>아래와</w:t>
      </w:r>
      <w:r w:rsidR="00851807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851807" w:rsidRPr="00936D2A">
        <w:rPr>
          <w:rFonts w:ascii="Times New Roman" w:eastAsia="바탕체" w:hAnsi="Times New Roman" w:cs="Times New Roman"/>
          <w:sz w:val="23"/>
          <w:szCs w:val="23"/>
        </w:rPr>
        <w:t>같이</w:t>
      </w:r>
      <w:r w:rsidR="00851807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851807">
        <w:rPr>
          <w:rFonts w:ascii="Times New Roman" w:eastAsia="바탕체" w:hAnsi="Times New Roman" w:cs="Times New Roman" w:hint="eastAsia"/>
          <w:sz w:val="23"/>
          <w:szCs w:val="23"/>
        </w:rPr>
        <w:t>대체하여</w:t>
      </w:r>
      <w:r w:rsidR="00851807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변경하</w:t>
      </w:r>
      <w:r w:rsidR="00851807">
        <w:rPr>
          <w:rFonts w:ascii="Times New Roman" w:eastAsia="바탕체" w:hAnsi="Times New Roman" w:cs="Times New Roman" w:hint="eastAsia"/>
          <w:sz w:val="23"/>
          <w:szCs w:val="23"/>
        </w:rPr>
        <w:t>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78EEAEF6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4963"/>
      </w:tblGrid>
      <w:tr w:rsidR="003A3C7D" w:rsidRPr="008C75EF" w14:paraId="04D5F32F" w14:textId="77777777" w:rsidTr="00175E63">
        <w:trPr>
          <w:trHeight w:val="619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7BB0D7F" w14:textId="77777777" w:rsidR="003A3C7D" w:rsidRPr="008C75EF" w:rsidRDefault="003A3C7D" w:rsidP="004813D0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시공사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제</w:t>
            </w:r>
            <w:ins w:id="17" w:author="김윤필" w:date="2025-09-24T21:46:00Z">
              <w:r w:rsidR="004813D0"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4</w:t>
              </w:r>
            </w:ins>
            <w:del w:id="18" w:author="김윤필" w:date="2025-09-24T21:46:00Z">
              <w:r w:rsidRPr="008C75EF" w:rsidDel="004813D0">
                <w:rPr>
                  <w:rFonts w:ascii="Times New Roman" w:eastAsia="바탕체" w:hAnsi="Times New Roman" w:cs="Times New Roman"/>
                  <w:b/>
                  <w:bCs/>
                  <w:sz w:val="20"/>
                  <w:szCs w:val="20"/>
                </w:rPr>
                <w:delText>3</w:delText>
              </w:r>
            </w:del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순위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우선수익자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(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정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3)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겸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제</w:t>
            </w:r>
            <w:ins w:id="19" w:author="김윤필" w:date="2025-09-24T21:46:00Z">
              <w:r w:rsidR="004813D0"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5</w:t>
              </w:r>
            </w:ins>
            <w:del w:id="20" w:author="김윤필" w:date="2025-09-24T21:46:00Z">
              <w:r w:rsidRPr="008C75EF" w:rsidDel="004813D0">
                <w:rPr>
                  <w:rFonts w:ascii="Times New Roman" w:eastAsia="바탕체" w:hAnsi="Times New Roman" w:cs="Times New Roman"/>
                  <w:b/>
                  <w:bCs/>
                  <w:sz w:val="20"/>
                  <w:szCs w:val="20"/>
                </w:rPr>
                <w:delText>4</w:delText>
              </w:r>
            </w:del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순위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우선수익자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(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병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E01C456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주식회사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 xml:space="preserve"> 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한화</w:t>
            </w:r>
          </w:p>
        </w:tc>
      </w:tr>
      <w:tr w:rsidR="003A3C7D" w:rsidRPr="008C75EF" w14:paraId="1F5B1EB1" w14:textId="77777777" w:rsidTr="00175E63">
        <w:trPr>
          <w:trHeight w:val="276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EDF00AF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C29EC4C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</w:p>
        </w:tc>
      </w:tr>
      <w:tr w:rsidR="003A3C7D" w:rsidRPr="008C75EF" w14:paraId="6AC6A79E" w14:textId="77777777" w:rsidTr="00175E63">
        <w:trPr>
          <w:trHeight w:val="333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5B5222E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공동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제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1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순위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우선수익자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(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정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4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0ECE2D4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proofErr w:type="spellStart"/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교보생명보험</w:t>
            </w:r>
            <w:proofErr w:type="spellEnd"/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 xml:space="preserve"> 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주식회사</w:t>
            </w:r>
          </w:p>
        </w:tc>
      </w:tr>
      <w:tr w:rsidR="003A3C7D" w:rsidRPr="008C75EF" w14:paraId="566AE13D" w14:textId="77777777" w:rsidTr="00175E63">
        <w:trPr>
          <w:trHeight w:val="333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21958F9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1773CFA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동양생명보험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 xml:space="preserve"> 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주식회사</w:t>
            </w:r>
          </w:p>
        </w:tc>
      </w:tr>
      <w:tr w:rsidR="003A3C7D" w:rsidRPr="008C75EF" w14:paraId="0A472E53" w14:textId="77777777" w:rsidTr="00175E63">
        <w:trPr>
          <w:trHeight w:val="333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D4FD79F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B0FDABB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한화생명보험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 xml:space="preserve"> 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주식회사</w:t>
            </w:r>
          </w:p>
        </w:tc>
      </w:tr>
      <w:tr w:rsidR="003A3C7D" w:rsidRPr="008C75EF" w14:paraId="6638A1B8" w14:textId="77777777" w:rsidTr="00175E63">
        <w:trPr>
          <w:trHeight w:val="276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7C8D954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F4647AE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</w:p>
        </w:tc>
      </w:tr>
      <w:tr w:rsidR="003A3C7D" w:rsidRPr="008C75EF" w14:paraId="1CF49F6F" w14:textId="77777777" w:rsidTr="00175E63">
        <w:trPr>
          <w:trHeight w:val="333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5A102EF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공동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제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2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순위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우선수익자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(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정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2)</w:t>
            </w:r>
          </w:p>
        </w:tc>
        <w:tc>
          <w:tcPr>
            <w:tcW w:w="4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CFA64AA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proofErr w:type="spellStart"/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에이디에프케이아이피</w:t>
            </w:r>
            <w:proofErr w:type="spellEnd"/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9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전문투자형사모부동산투자회사</w:t>
            </w:r>
          </w:p>
        </w:tc>
      </w:tr>
      <w:tr w:rsidR="003A3C7D" w:rsidRPr="008C75EF" w14:paraId="7180E37C" w14:textId="77777777" w:rsidTr="00175E63">
        <w:trPr>
          <w:trHeight w:val="619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F951859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5D402EC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㈜신한은행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(</w:t>
            </w:r>
            <w:proofErr w:type="spellStart"/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퍼시픽전문투자형사모부동산투자신탁</w:t>
            </w:r>
            <w:proofErr w:type="spellEnd"/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 xml:space="preserve"> 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제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54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호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 xml:space="preserve"> 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수탁자지위에서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)</w:t>
            </w:r>
          </w:p>
        </w:tc>
      </w:tr>
      <w:tr w:rsidR="003A3C7D" w:rsidRPr="008C75EF" w14:paraId="5E90A52A" w14:textId="77777777" w:rsidTr="00175E63">
        <w:trPr>
          <w:trHeight w:val="276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8A3FE62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</w:p>
        </w:tc>
        <w:tc>
          <w:tcPr>
            <w:tcW w:w="4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662FCFF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</w:p>
        </w:tc>
      </w:tr>
      <w:tr w:rsidR="003A3C7D" w:rsidRPr="008C75EF" w14:paraId="5861F194" w14:textId="77777777" w:rsidTr="00175E63">
        <w:trPr>
          <w:trHeight w:val="333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E1D36FD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공동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제</w:t>
            </w:r>
            <w:ins w:id="21" w:author="김윤필" w:date="2025-09-24T21:46:00Z">
              <w:r w:rsidR="004813D0">
                <w:rPr>
                  <w:rFonts w:ascii="Times New Roman" w:eastAsia="바탕체" w:hAnsi="Times New Roman" w:cs="Times New Roman"/>
                  <w:b/>
                  <w:bCs/>
                  <w:sz w:val="20"/>
                  <w:szCs w:val="20"/>
                </w:rPr>
                <w:t>6</w:t>
              </w:r>
            </w:ins>
            <w:del w:id="22" w:author="김윤필" w:date="2025-09-24T21:46:00Z">
              <w:r w:rsidRPr="008C75EF" w:rsidDel="004813D0">
                <w:rPr>
                  <w:rFonts w:ascii="Times New Roman" w:eastAsia="바탕체" w:hAnsi="Times New Roman" w:cs="Times New Roman"/>
                  <w:b/>
                  <w:bCs/>
                  <w:sz w:val="20"/>
                  <w:szCs w:val="20"/>
                </w:rPr>
                <w:delText>5</w:delText>
              </w:r>
            </w:del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순위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우선수익자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(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정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4)</w:t>
            </w:r>
          </w:p>
        </w:tc>
        <w:tc>
          <w:tcPr>
            <w:tcW w:w="4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1D375FA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proofErr w:type="spellStart"/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에이디에프케이아이피</w:t>
            </w:r>
            <w:proofErr w:type="spellEnd"/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9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전문투자형사모부동산투자회사</w:t>
            </w:r>
          </w:p>
        </w:tc>
      </w:tr>
      <w:tr w:rsidR="003A3C7D" w:rsidRPr="008C75EF" w14:paraId="21713C2C" w14:textId="77777777" w:rsidTr="00175E63">
        <w:trPr>
          <w:trHeight w:val="333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07D9B0C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DB204DC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(“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정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1</w:t>
            </w:r>
            <w:proofErr w:type="gramStart"/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”,·</w:t>
            </w:r>
            <w:proofErr w:type="gramEnd"/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“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정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2”, “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정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4”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를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 xml:space="preserve"> 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합하여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 xml:space="preserve"> “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정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”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이라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 xml:space="preserve"> 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한다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.)</w:t>
            </w:r>
          </w:p>
        </w:tc>
      </w:tr>
      <w:tr w:rsidR="003A3C7D" w:rsidRPr="008C75EF" w14:paraId="7974D674" w14:textId="77777777" w:rsidTr="00175E63">
        <w:trPr>
          <w:trHeight w:val="276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01E2C12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08D57F9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</w:p>
        </w:tc>
      </w:tr>
      <w:tr w:rsidR="003A3C7D" w:rsidRPr="008C75EF" w14:paraId="10831464" w14:textId="77777777" w:rsidTr="00175E63">
        <w:trPr>
          <w:trHeight w:val="333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25408AB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정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1, 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정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2, 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정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4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의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대리금융기관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CDD4A95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교보증권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(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주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)</w:t>
            </w:r>
          </w:p>
        </w:tc>
      </w:tr>
      <w:tr w:rsidR="003A3C7D" w:rsidRPr="008C75EF" w14:paraId="1934C769" w14:textId="77777777" w:rsidTr="00175E63">
        <w:trPr>
          <w:trHeight w:val="276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FB20723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BC89624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</w:p>
        </w:tc>
      </w:tr>
      <w:tr w:rsidR="003A3C7D" w:rsidRPr="008C75EF" w14:paraId="0F396095" w14:textId="77777777" w:rsidTr="00175E63">
        <w:trPr>
          <w:trHeight w:val="333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8D2C2F1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제</w:t>
            </w:r>
            <w:ins w:id="23" w:author="김윤필" w:date="2025-09-24T21:46:00Z">
              <w:r w:rsidR="004813D0"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7</w:t>
              </w:r>
            </w:ins>
            <w:del w:id="24" w:author="김윤필" w:date="2025-09-24T21:46:00Z">
              <w:r w:rsidRPr="008C75EF" w:rsidDel="004813D0">
                <w:rPr>
                  <w:rFonts w:ascii="Times New Roman" w:eastAsia="바탕체" w:hAnsi="Times New Roman" w:cs="Times New Roman"/>
                  <w:b/>
                  <w:bCs/>
                  <w:sz w:val="20"/>
                  <w:szCs w:val="20"/>
                </w:rPr>
                <w:delText>6</w:delText>
              </w:r>
            </w:del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순위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우선수익자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(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무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88D4914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proofErr w:type="spellStart"/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우미건설</w:t>
            </w:r>
            <w:proofErr w:type="spellEnd"/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 xml:space="preserve"> 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주식회사</w:t>
            </w:r>
          </w:p>
        </w:tc>
      </w:tr>
      <w:tr w:rsidR="003A3C7D" w:rsidRPr="008C75EF" w14:paraId="34E880D2" w14:textId="77777777" w:rsidTr="00175E63">
        <w:trPr>
          <w:trHeight w:val="276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73ADF37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8920578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</w:p>
        </w:tc>
      </w:tr>
      <w:tr w:rsidR="003A3C7D" w:rsidRPr="008C75EF" w14:paraId="0A96EDFC" w14:textId="77777777" w:rsidTr="00175E63">
        <w:trPr>
          <w:trHeight w:val="333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6A2C2EB" w14:textId="77777777" w:rsidR="003A3C7D" w:rsidRPr="008C75EF" w:rsidRDefault="004813D0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</w:pPr>
            <w:ins w:id="25" w:author="김윤필" w:date="2025-09-24T21:46:00Z">
              <w:r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제</w:t>
              </w:r>
              <w:r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3</w:t>
              </w:r>
              <w:r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순위</w:t>
              </w:r>
              <w:r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 xml:space="preserve"> </w:t>
              </w:r>
              <w:r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우선수익자</w:t>
              </w:r>
              <w:r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(</w:t>
              </w:r>
              <w:r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기</w:t>
              </w:r>
              <w:r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)</w:t>
              </w:r>
              <w:r>
                <w:rPr>
                  <w:rFonts w:ascii="Times New Roman" w:eastAsia="바탕체" w:hAnsi="Times New Roman" w:cs="Times New Roman"/>
                  <w:b/>
                  <w:bCs/>
                  <w:sz w:val="20"/>
                  <w:szCs w:val="20"/>
                </w:rPr>
                <w:t xml:space="preserve"> </w:t>
              </w:r>
            </w:ins>
          </w:p>
        </w:tc>
        <w:tc>
          <w:tcPr>
            <w:tcW w:w="4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D1C87EA" w14:textId="77777777" w:rsidR="003A3C7D" w:rsidRPr="008C75EF" w:rsidRDefault="004813D0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ins w:id="26" w:author="김윤필" w:date="2025-09-24T21:46:00Z">
              <w:r>
                <w:rPr>
                  <w:rFonts w:ascii="Times New Roman" w:eastAsia="바탕체" w:hAnsi="Times New Roman" w:cs="Times New Roman" w:hint="eastAsia"/>
                  <w:sz w:val="20"/>
                  <w:szCs w:val="20"/>
                </w:rPr>
                <w:t>주식회사</w:t>
              </w:r>
              <w:r>
                <w:rPr>
                  <w:rFonts w:ascii="Times New Roman" w:eastAsia="바탕체" w:hAnsi="Times New Roman" w:cs="Times New Roman" w:hint="eastAsia"/>
                  <w:sz w:val="20"/>
                  <w:szCs w:val="20"/>
                </w:rPr>
                <w:t xml:space="preserve"> </w:t>
              </w:r>
              <w:proofErr w:type="spellStart"/>
              <w:r>
                <w:rPr>
                  <w:rFonts w:ascii="Times New Roman" w:eastAsia="바탕체" w:hAnsi="Times New Roman" w:cs="Times New Roman" w:hint="eastAsia"/>
                  <w:sz w:val="20"/>
                  <w:szCs w:val="20"/>
                </w:rPr>
                <w:t>퍼시스</w:t>
              </w:r>
            </w:ins>
            <w:proofErr w:type="spellEnd"/>
          </w:p>
        </w:tc>
      </w:tr>
      <w:tr w:rsidR="003A3C7D" w:rsidRPr="008C75EF" w14:paraId="6EBFAB8C" w14:textId="77777777" w:rsidTr="00175E63">
        <w:trPr>
          <w:trHeight w:val="276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B348515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8E25ABD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</w:p>
        </w:tc>
      </w:tr>
      <w:tr w:rsidR="003A3C7D" w:rsidRPr="008C75EF" w14:paraId="069149F7" w14:textId="77777777" w:rsidTr="00175E63">
        <w:trPr>
          <w:trHeight w:val="333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A24FE1D" w14:textId="77777777" w:rsidR="003A3C7D" w:rsidRPr="008C75EF" w:rsidRDefault="003A3C7D" w:rsidP="004813D0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공동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제</w:t>
            </w:r>
            <w:ins w:id="27" w:author="김윤필" w:date="2025-09-24T21:46:00Z">
              <w:r w:rsidR="004813D0"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6</w:t>
              </w:r>
            </w:ins>
            <w:del w:id="28" w:author="김윤필" w:date="2025-09-24T21:46:00Z">
              <w:r w:rsidRPr="008C75EF" w:rsidDel="004813D0">
                <w:rPr>
                  <w:rFonts w:ascii="Times New Roman" w:eastAsia="바탕체" w:hAnsi="Times New Roman" w:cs="Times New Roman"/>
                  <w:b/>
                  <w:bCs/>
                  <w:sz w:val="20"/>
                  <w:szCs w:val="20"/>
                </w:rPr>
                <w:delText>5</w:delText>
              </w:r>
            </w:del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순위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우선수익자</w:t>
            </w:r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(</w:t>
            </w:r>
            <w:del w:id="29" w:author="김윤필" w:date="2025-09-24T21:45:00Z">
              <w:r w:rsidRPr="008C75EF" w:rsidDel="004813D0">
                <w:rPr>
                  <w:rFonts w:ascii="Times New Roman" w:eastAsia="바탕체" w:hAnsi="Times New Roman" w:cs="Times New Roman"/>
                  <w:b/>
                  <w:bCs/>
                  <w:sz w:val="20"/>
                  <w:szCs w:val="20"/>
                </w:rPr>
                <w:delText>기</w:delText>
              </w:r>
            </w:del>
            <w:ins w:id="30" w:author="김윤필" w:date="2025-09-24T21:45:00Z">
              <w:r w:rsidR="004813D0"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경</w:t>
              </w:r>
            </w:ins>
            <w:r w:rsidRPr="008C75EF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96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83579E0" w14:textId="77777777" w:rsidR="003A3C7D" w:rsidRPr="008C75EF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주식회사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펨코로지스틱제</w:t>
            </w:r>
            <w:proofErr w:type="spellEnd"/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9</w:t>
            </w:r>
            <w:r w:rsidRPr="008C75EF">
              <w:rPr>
                <w:rFonts w:ascii="Times New Roman" w:eastAsia="바탕체" w:hAnsi="Times New Roman" w:cs="Times New Roman"/>
                <w:sz w:val="20"/>
                <w:szCs w:val="20"/>
              </w:rPr>
              <w:t>호위탁관리부동산투자회사</w:t>
            </w:r>
          </w:p>
        </w:tc>
      </w:tr>
    </w:tbl>
    <w:p w14:paraId="0ECF3611" w14:textId="77777777" w:rsidR="003A3C7D" w:rsidRPr="00936D2A" w:rsidRDefault="003A3C7D" w:rsidP="00712ADD">
      <w:pPr>
        <w:tabs>
          <w:tab w:val="left" w:pos="5760"/>
        </w:tabs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</w:p>
    <w:p w14:paraId="3E59D988" w14:textId="77777777" w:rsidR="003A3C7D" w:rsidRPr="00936D2A" w:rsidRDefault="003A3C7D" w:rsidP="00712ADD">
      <w:pPr>
        <w:pStyle w:val="a8"/>
        <w:wordWrap w:val="0"/>
        <w:spacing w:line="420" w:lineRule="atLeast"/>
        <w:ind w:right="494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조【신탁목적】</w:t>
      </w:r>
    </w:p>
    <w:p w14:paraId="17FB0875" w14:textId="77777777" w:rsidR="003A3C7D" w:rsidRPr="00936D2A" w:rsidRDefault="003A3C7D" w:rsidP="00712ADD">
      <w:pPr>
        <w:pStyle w:val="a4"/>
        <w:numPr>
          <w:ilvl w:val="0"/>
          <w:numId w:val="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1.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기재의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토지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"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토지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"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인수한다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14802003" w14:textId="77777777" w:rsidR="003A3C7D" w:rsidRPr="00936D2A" w:rsidRDefault="003A3C7D" w:rsidP="00712ADD">
      <w:pPr>
        <w:pStyle w:val="a4"/>
        <w:numPr>
          <w:ilvl w:val="0"/>
          <w:numId w:val="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목적은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토지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2.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기재의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건물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"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건물</w:t>
      </w:r>
      <w:r w:rsidRPr="00936D2A">
        <w:rPr>
          <w:rFonts w:ascii="Times New Roman" w:eastAsia="바탕체" w:hAnsi="Times New Roman" w:cs="Times New Roman"/>
          <w:sz w:val="23"/>
          <w:szCs w:val="23"/>
        </w:rPr>
        <w:t>"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건축하고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토지와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건물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토지와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건물을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총칭하여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"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"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관리하면서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1258CCB6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73B22FBD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조【신탁의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효력】</w:t>
      </w:r>
    </w:p>
    <w:p w14:paraId="15DE6CC2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지체없이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토지에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대해서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명의로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원인으로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소유권이전등기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신탁등기를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이행하여야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효력은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신탁등기를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날로부터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등기비용은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10FF1523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24DA9E35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조【건물건축】</w:t>
      </w:r>
    </w:p>
    <w:p w14:paraId="71F41D76" w14:textId="77777777" w:rsidR="003A3C7D" w:rsidRPr="00936D2A" w:rsidRDefault="003A3C7D" w:rsidP="00712ADD">
      <w:pPr>
        <w:pStyle w:val="a4"/>
        <w:numPr>
          <w:ilvl w:val="0"/>
          <w:numId w:val="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선정하는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시공사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"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시공사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>"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하여금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건물을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건축하게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요구가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기체결한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기술인력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시공능력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계약금액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종합적으로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고려하여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업체와의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계약체결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여부를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결정할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D1B1946" w14:textId="77777777" w:rsidR="003A3C7D" w:rsidRPr="00936D2A" w:rsidRDefault="003A3C7D" w:rsidP="00712ADD">
      <w:pPr>
        <w:pStyle w:val="a4"/>
        <w:numPr>
          <w:ilvl w:val="0"/>
          <w:numId w:val="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건축공사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도급계약에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도급금액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지급방법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공사기간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중요사항에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협의한다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3A5715D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0CFADBF3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조【자금차입】</w:t>
      </w:r>
    </w:p>
    <w:p w14:paraId="0ED4A09E" w14:textId="77777777" w:rsidR="003A3C7D" w:rsidRPr="00936D2A" w:rsidRDefault="003A3C7D" w:rsidP="00712ADD">
      <w:pPr>
        <w:pStyle w:val="a4"/>
        <w:numPr>
          <w:ilvl w:val="0"/>
          <w:numId w:val="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건물건축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수행에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충당하거나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자금차입은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명의의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고유계정으로부터의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0E228EBD" w14:textId="77777777" w:rsidR="003A3C7D" w:rsidRPr="00936D2A" w:rsidRDefault="003A3C7D" w:rsidP="00712ADD">
      <w:pPr>
        <w:pStyle w:val="a4"/>
        <w:numPr>
          <w:ilvl w:val="0"/>
          <w:numId w:val="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사업종료시의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회수하기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토지와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준공후의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담보로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제공하여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등으로부터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있으며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협조하기로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ECAAB1F" w14:textId="77777777" w:rsidR="003A3C7D" w:rsidRPr="00936D2A" w:rsidRDefault="003A3C7D" w:rsidP="00712ADD">
      <w:pPr>
        <w:pStyle w:val="a4"/>
        <w:numPr>
          <w:ilvl w:val="0"/>
          <w:numId w:val="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규정은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임대하여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임대보증금을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받는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준용한다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013A286" w14:textId="77777777" w:rsidR="003A3C7D" w:rsidRPr="00936D2A" w:rsidRDefault="003A3C7D" w:rsidP="00712ADD">
      <w:pPr>
        <w:pStyle w:val="a4"/>
        <w:numPr>
          <w:ilvl w:val="0"/>
          <w:numId w:val="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자금차입에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차입금액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상환기간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불리하지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않은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범위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결정하며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협의한다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C4EB57D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629548D6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5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조【설계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감리】</w:t>
      </w:r>
    </w:p>
    <w:p w14:paraId="14181E13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선정하는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설계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감리자로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하여금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설계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감리를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선정사실을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통보한다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요구가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기체결한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기술인력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설계ㆍ감리능력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계약금액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종합적으로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고려하여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업체와의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계약체결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여부를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결정할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7C467AB1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36DDD68E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6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조【하자담보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등】</w:t>
      </w:r>
    </w:p>
    <w:p w14:paraId="777CE1F8" w14:textId="77777777" w:rsidR="003A3C7D" w:rsidRPr="00936D2A" w:rsidRDefault="003A3C7D" w:rsidP="00712ADD">
      <w:pPr>
        <w:pStyle w:val="a4"/>
        <w:numPr>
          <w:ilvl w:val="0"/>
          <w:numId w:val="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신탁기간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신탁종료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토지의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하자가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있음을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원인으로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진다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0CF5E5E0" w14:textId="77777777" w:rsidR="003A3C7D" w:rsidRPr="00936D2A" w:rsidRDefault="003A3C7D" w:rsidP="00712ADD">
      <w:pPr>
        <w:pStyle w:val="a4"/>
        <w:numPr>
          <w:ilvl w:val="0"/>
          <w:numId w:val="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선량한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주의로써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신탁기간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신탁종료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하자가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있음을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원인으로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08082BD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6D24679F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7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조【건물의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신탁공시】</w:t>
      </w:r>
    </w:p>
    <w:p w14:paraId="28A82C3C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건물의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준공검사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지체없이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시공사로부터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건물을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인도받아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소유권보존등기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신탁등기를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행한다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6B5BBCF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14F2CF04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8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조【신탁부동산의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운용방법】</w:t>
      </w:r>
    </w:p>
    <w:p w14:paraId="41FC85A0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방법에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운용한다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0F9F154F" w14:textId="77777777" w:rsidR="003A3C7D" w:rsidRPr="00936D2A" w:rsidRDefault="003A3C7D" w:rsidP="00712ADD">
      <w:pPr>
        <w:pStyle w:val="a4"/>
        <w:numPr>
          <w:ilvl w:val="0"/>
          <w:numId w:val="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commentRangeStart w:id="31"/>
      <w:r w:rsidRPr="00936D2A">
        <w:rPr>
          <w:rFonts w:ascii="Times New Roman" w:eastAsia="바탕체" w:hAnsi="Times New Roman" w:cs="Times New Roman"/>
          <w:sz w:val="23"/>
          <w:szCs w:val="23"/>
        </w:rPr>
        <w:t>최초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입주자모집공고에서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정해진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분양금액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조건으로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  <w:commentRangeEnd w:id="31"/>
      <w:r w:rsidR="006D0C84">
        <w:rPr>
          <w:rStyle w:val="af1"/>
        </w:rPr>
        <w:commentReference w:id="31"/>
      </w:r>
    </w:p>
    <w:p w14:paraId="6501246E" w14:textId="77777777" w:rsidR="003A3C7D" w:rsidRPr="00936D2A" w:rsidRDefault="003A3C7D" w:rsidP="00712ADD">
      <w:pPr>
        <w:pStyle w:val="a4"/>
        <w:numPr>
          <w:ilvl w:val="0"/>
          <w:numId w:val="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적정한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방법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범위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수선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보존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개량을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필요행위를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77DF7AA8" w14:textId="77777777" w:rsidR="003A3C7D" w:rsidRPr="00936D2A" w:rsidRDefault="003A3C7D" w:rsidP="00712ADD">
      <w:pPr>
        <w:pStyle w:val="a4"/>
        <w:numPr>
          <w:ilvl w:val="0"/>
          <w:numId w:val="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건물에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적정가액의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손해보험에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가입한다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담보로서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보험금청구권에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질권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근질권을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설정할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371720C" w14:textId="77777777" w:rsidR="003A3C7D" w:rsidRPr="00936D2A" w:rsidRDefault="003A3C7D" w:rsidP="00712ADD">
      <w:pPr>
        <w:pStyle w:val="a4"/>
        <w:numPr>
          <w:ilvl w:val="0"/>
          <w:numId w:val="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수선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보존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관리사무를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관련법령에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반하지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범위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선정하는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대행하게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있으며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대행보수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지급방법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대행기간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중요사항에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사전에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협의한다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231094E" w14:textId="77777777" w:rsidR="003A3C7D" w:rsidRPr="00936D2A" w:rsidRDefault="003A3C7D" w:rsidP="00712ADD">
      <w:pPr>
        <w:pStyle w:val="a4"/>
        <w:numPr>
          <w:ilvl w:val="0"/>
          <w:numId w:val="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관리사무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수임자는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관리사무를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수행하기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범위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무상으로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사용할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관리사무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수임자는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승낙을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받아야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6E3ED218" w14:textId="77777777" w:rsidR="003A3C7D" w:rsidRPr="00936D2A" w:rsidRDefault="003A3C7D" w:rsidP="00712ADD">
      <w:pPr>
        <w:pStyle w:val="a4"/>
        <w:numPr>
          <w:ilvl w:val="0"/>
          <w:numId w:val="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commentRangeStart w:id="32"/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일괄분양을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최초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입주자모집공고일로부터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6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개월까지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분양률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(○○%)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미달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준공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개월까지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분양률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(○○%)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미달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분양부진이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차입금리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급격한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금융여건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변화로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차입금의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조달이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어려울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예상되는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사유를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통보하고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미분양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건물의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할인분양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조건을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있으며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임대로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전환할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통보시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27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5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준용한다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  <w:commentRangeEnd w:id="32"/>
      <w:r w:rsidR="006D0C84">
        <w:rPr>
          <w:rStyle w:val="af1"/>
        </w:rPr>
        <w:commentReference w:id="32"/>
      </w:r>
    </w:p>
    <w:p w14:paraId="7B0EDDF9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04669205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9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조【선관주의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충실의무】</w:t>
      </w:r>
    </w:p>
    <w:p w14:paraId="6DFC8754" w14:textId="77777777" w:rsidR="003A3C7D" w:rsidRPr="00936D2A" w:rsidRDefault="003A3C7D" w:rsidP="00712ADD">
      <w:pPr>
        <w:pStyle w:val="a4"/>
        <w:numPr>
          <w:ilvl w:val="0"/>
          <w:numId w:val="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건축공사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운용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선량한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주의로써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충실하게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발생하더라도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0BE0A697" w14:textId="77777777" w:rsidR="003A3C7D" w:rsidRPr="00936D2A" w:rsidRDefault="003A3C7D" w:rsidP="00712ADD">
      <w:pPr>
        <w:pStyle w:val="a4"/>
        <w:numPr>
          <w:ilvl w:val="0"/>
          <w:numId w:val="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토지신탁사업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사업이라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작성한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사업약정서의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분석표는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수행에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참작하기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자료로써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검토내용이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실제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결과를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보장하지는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463B91C" w14:textId="77777777" w:rsidR="003A3C7D" w:rsidRPr="00936D2A" w:rsidRDefault="003A3C7D" w:rsidP="00712ADD">
      <w:pPr>
        <w:pStyle w:val="a4"/>
        <w:numPr>
          <w:ilvl w:val="0"/>
          <w:numId w:val="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의사에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진행하는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적합하지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않거나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경제성이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판단되어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불이익한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때에는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내용을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알려주고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의사를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변경하도록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조언한다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0C1413C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50F0815F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10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조【소송수행과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면책】</w:t>
      </w:r>
    </w:p>
    <w:p w14:paraId="35A00CE7" w14:textId="77777777" w:rsidR="003A3C7D" w:rsidRPr="00936D2A" w:rsidRDefault="003A3C7D" w:rsidP="00712ADD">
      <w:pPr>
        <w:pStyle w:val="a4"/>
        <w:numPr>
          <w:ilvl w:val="0"/>
          <w:numId w:val="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비송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집행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종료된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즉시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개요를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통지한다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그러나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알고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통지하지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81BC944" w14:textId="77777777" w:rsidR="003A3C7D" w:rsidRPr="00936D2A" w:rsidRDefault="003A3C7D" w:rsidP="00712ADD">
      <w:pPr>
        <w:pStyle w:val="a4"/>
        <w:numPr>
          <w:ilvl w:val="0"/>
          <w:numId w:val="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응소를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응소를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변호사를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선임할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</w:t>
      </w: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D051D41" w14:textId="77777777" w:rsidR="003A3C7D" w:rsidRPr="00936D2A" w:rsidRDefault="003A3C7D" w:rsidP="00712ADD">
      <w:pPr>
        <w:pStyle w:val="a4"/>
        <w:numPr>
          <w:ilvl w:val="0"/>
          <w:numId w:val="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응소와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18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6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무효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취소소송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결과에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따라서는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소송비용을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충당할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소송이거나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응소시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신탁채무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초과로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소송비용을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충당할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변호사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소송비용을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소송수행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예납하기로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08402181" w14:textId="77777777" w:rsidR="003A3C7D" w:rsidRPr="00936D2A" w:rsidRDefault="003A3C7D" w:rsidP="00712ADD">
      <w:pPr>
        <w:pStyle w:val="a4"/>
        <w:numPr>
          <w:ilvl w:val="0"/>
          <w:numId w:val="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해당함에도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소송비용을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예납하지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신탁사무처리에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않은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소송수행을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거절할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1F521201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2A89766C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조【신탁재산】</w:t>
      </w:r>
    </w:p>
    <w:p w14:paraId="7690E0B4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신탁재산은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같다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F094091" w14:textId="77777777" w:rsidR="003A3C7D" w:rsidRPr="00936D2A" w:rsidRDefault="003A3C7D" w:rsidP="00712ADD">
      <w:pPr>
        <w:pStyle w:val="a4"/>
        <w:numPr>
          <w:ilvl w:val="0"/>
          <w:numId w:val="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신탁부동산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신탁금</w:t>
      </w:r>
      <w:proofErr w:type="spellEnd"/>
    </w:p>
    <w:p w14:paraId="10FED92A" w14:textId="77777777" w:rsidR="003A3C7D" w:rsidRPr="00936D2A" w:rsidRDefault="003A3C7D" w:rsidP="00712ADD">
      <w:pPr>
        <w:pStyle w:val="a4"/>
        <w:numPr>
          <w:ilvl w:val="0"/>
          <w:numId w:val="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신탁부동산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분양대금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중도금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1BDDD59C" w14:textId="77777777" w:rsidR="003A3C7D" w:rsidRPr="00936D2A" w:rsidRDefault="003A3C7D" w:rsidP="00712ADD">
      <w:pPr>
        <w:pStyle w:val="a4"/>
        <w:numPr>
          <w:ilvl w:val="0"/>
          <w:numId w:val="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신탁부동산의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물상대위로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취득한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재산</w:t>
      </w:r>
    </w:p>
    <w:p w14:paraId="285881BD" w14:textId="77777777" w:rsidR="003A3C7D" w:rsidRPr="00936D2A" w:rsidRDefault="003A3C7D" w:rsidP="00712ADD">
      <w:pPr>
        <w:pStyle w:val="a4"/>
        <w:numPr>
          <w:ilvl w:val="0"/>
          <w:numId w:val="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신탁부동산의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임대에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임대보증금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임료</w:t>
      </w:r>
      <w:proofErr w:type="spellEnd"/>
    </w:p>
    <w:p w14:paraId="6675EEBF" w14:textId="77777777" w:rsidR="003A3C7D" w:rsidRPr="00936D2A" w:rsidRDefault="003A3C7D" w:rsidP="00712ADD">
      <w:pPr>
        <w:pStyle w:val="a4"/>
        <w:numPr>
          <w:ilvl w:val="0"/>
          <w:numId w:val="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신탁부동산의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임대와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취득한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보증금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상환채무</w:t>
      </w:r>
    </w:p>
    <w:p w14:paraId="55551357" w14:textId="77777777" w:rsidR="003A3C7D" w:rsidRPr="00936D2A" w:rsidRDefault="003A3C7D" w:rsidP="00712ADD">
      <w:pPr>
        <w:pStyle w:val="a4"/>
        <w:numPr>
          <w:ilvl w:val="0"/>
          <w:numId w:val="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차입금</w:t>
      </w:r>
    </w:p>
    <w:p w14:paraId="3BD3D768" w14:textId="77777777" w:rsidR="003A3C7D" w:rsidRPr="00936D2A" w:rsidRDefault="003A3C7D" w:rsidP="00712ADD">
      <w:pPr>
        <w:pStyle w:val="a4"/>
        <w:numPr>
          <w:ilvl w:val="0"/>
          <w:numId w:val="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6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속하는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운용수익</w:t>
      </w:r>
    </w:p>
    <w:p w14:paraId="48FB92B6" w14:textId="77777777" w:rsidR="003A3C7D" w:rsidRPr="00936D2A" w:rsidRDefault="003A3C7D" w:rsidP="00712ADD">
      <w:pPr>
        <w:pStyle w:val="a4"/>
        <w:numPr>
          <w:ilvl w:val="0"/>
          <w:numId w:val="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신탁사무처리에서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채무</w:t>
      </w:r>
    </w:p>
    <w:p w14:paraId="76383977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660172E7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조【신탁수익】</w:t>
      </w:r>
    </w:p>
    <w:p w14:paraId="60A1FEAD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신탁부동산에서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분양금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중도금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보증금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임료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속하는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운용수익과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신탁수익으로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1B42F3B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3884B1FE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조【수익자와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수익권】</w:t>
      </w:r>
    </w:p>
    <w:p w14:paraId="55AD22A8" w14:textId="77777777" w:rsidR="003A3C7D" w:rsidRPr="00936D2A" w:rsidRDefault="003A3C7D" w:rsidP="00712ADD">
      <w:pPr>
        <w:pStyle w:val="a4"/>
        <w:numPr>
          <w:ilvl w:val="0"/>
          <w:numId w:val="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으로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합의와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거쳐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권리</w:t>
      </w:r>
      <w:r w:rsidRPr="00936D2A">
        <w:rPr>
          <w:rFonts w:ascii="Times New Roman" w:eastAsia="MS Mincho" w:hAnsi="Times New Roman" w:cs="Times New Roman"/>
          <w:sz w:val="23"/>
          <w:szCs w:val="23"/>
        </w:rPr>
        <w:t>･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15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준용한다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6E176883" w14:textId="77777777" w:rsidR="003A3C7D" w:rsidRPr="00936D2A" w:rsidRDefault="003A3C7D" w:rsidP="00712ADD">
      <w:pPr>
        <w:pStyle w:val="a4"/>
        <w:numPr>
          <w:ilvl w:val="0"/>
          <w:numId w:val="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방법으로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계산한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신탁수익을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취득한다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13114F7F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종료된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27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방법에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잔여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교부받는다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1A236FD0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5C854CA3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조【수익권증서】</w:t>
      </w:r>
    </w:p>
    <w:p w14:paraId="00D9ED66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신탁등기나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방법으로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신탁공시를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표시하기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4.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기재의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수익권증서를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작성하여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교부한다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그러나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수익권증서를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발행하지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합의한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그러하지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아니하다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3750FE9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7CF03DC6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15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조【수익권의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질권설정】</w:t>
      </w:r>
    </w:p>
    <w:p w14:paraId="277EE252" w14:textId="77777777" w:rsidR="003A3C7D" w:rsidRPr="00936D2A" w:rsidRDefault="003A3C7D" w:rsidP="00712ADD">
      <w:pPr>
        <w:pStyle w:val="a4"/>
        <w:numPr>
          <w:ilvl w:val="0"/>
          <w:numId w:val="1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승낙없이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수익권을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질권설정할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9BD3456" w14:textId="77777777" w:rsidR="003A3C7D" w:rsidRPr="00936D2A" w:rsidRDefault="003A3C7D" w:rsidP="00712ADD">
      <w:pPr>
        <w:pStyle w:val="a4"/>
        <w:numPr>
          <w:ilvl w:val="0"/>
          <w:numId w:val="1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수익권을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양수하거나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지분비율에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권리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관하여는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규정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해제사유와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손해배상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준용하기로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모든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권리를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포기하나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자신이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이행책임을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여전히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7A8DAB31" w14:textId="77777777" w:rsidR="003A3C7D" w:rsidRPr="00936D2A" w:rsidRDefault="003A3C7D" w:rsidP="00712ADD">
      <w:pPr>
        <w:pStyle w:val="a4"/>
        <w:numPr>
          <w:ilvl w:val="0"/>
          <w:numId w:val="1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수익자의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변경절차에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7ED82D8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5DC15EAD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16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조【채무보증】</w:t>
      </w:r>
    </w:p>
    <w:p w14:paraId="5E59F441" w14:textId="77777777" w:rsidR="003A3C7D" w:rsidRPr="00936D2A" w:rsidRDefault="003A3C7D" w:rsidP="00712ADD">
      <w:pPr>
        <w:pStyle w:val="a4"/>
        <w:numPr>
          <w:ilvl w:val="0"/>
          <w:numId w:val="1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자금차입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자금조달과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금융기관으로부터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채무보증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보증인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요구받을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보증인을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선정할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BFC408C" w14:textId="77777777" w:rsidR="003A3C7D" w:rsidRPr="00936D2A" w:rsidRDefault="003A3C7D" w:rsidP="00712ADD">
      <w:pPr>
        <w:pStyle w:val="a4"/>
        <w:numPr>
          <w:ilvl w:val="0"/>
          <w:numId w:val="1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보증인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채무보증으로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즉시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배상하여야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배상하지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지체하는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매각하여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대금으로부터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부담시킬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57451A04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1103FF85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17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조【신탁재산에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속하는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운용방법】</w:t>
      </w:r>
    </w:p>
    <w:p w14:paraId="616E52A7" w14:textId="77777777" w:rsidR="003A3C7D" w:rsidRPr="00936D2A" w:rsidRDefault="003A3C7D" w:rsidP="00712ADD">
      <w:pPr>
        <w:pStyle w:val="a4"/>
        <w:numPr>
          <w:ilvl w:val="0"/>
          <w:numId w:val="1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신탁재산에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속하는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금전은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운용방법을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같이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속하는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금전과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합동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단독으로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금융기관에의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증권의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매수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금전채권의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매수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자본시장과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금융투자업에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법률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105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방법에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운용할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6065B97E" w14:textId="77777777" w:rsidR="003A3C7D" w:rsidRPr="00936D2A" w:rsidRDefault="003A3C7D" w:rsidP="00712ADD">
      <w:pPr>
        <w:pStyle w:val="a4"/>
        <w:numPr>
          <w:ilvl w:val="0"/>
          <w:numId w:val="1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운용에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취득한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신탁등기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등록을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신탁등기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등록을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재산과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방법으로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표시한다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989F509" w14:textId="77777777" w:rsidR="003A3C7D" w:rsidRPr="00936D2A" w:rsidRDefault="003A3C7D" w:rsidP="00712ADD">
      <w:pPr>
        <w:pStyle w:val="a4"/>
        <w:numPr>
          <w:ilvl w:val="0"/>
          <w:numId w:val="1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신탁부동산의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취득한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분양금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중도금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보증금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규정된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운용방법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외에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공사대금이나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임대보증금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충당할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7C8A2113" w14:textId="77777777" w:rsidR="003A3C7D" w:rsidRPr="00936D2A" w:rsidRDefault="003A3C7D" w:rsidP="00712ADD">
      <w:pPr>
        <w:pStyle w:val="a4"/>
        <w:numPr>
          <w:ilvl w:val="0"/>
          <w:numId w:val="1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처리결과를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통보한다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A23C8B1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29D712A2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3AF28CA5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18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조【신탁사무처리비용의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지급】</w:t>
      </w:r>
    </w:p>
    <w:p w14:paraId="060A6DD6" w14:textId="77777777" w:rsidR="003A3C7D" w:rsidRPr="00936D2A" w:rsidRDefault="003A3C7D" w:rsidP="00712ADD">
      <w:pPr>
        <w:pStyle w:val="a4"/>
        <w:numPr>
          <w:ilvl w:val="0"/>
          <w:numId w:val="1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92460B0" w14:textId="77777777" w:rsidR="003A3C7D" w:rsidRPr="00936D2A" w:rsidRDefault="003A3C7D" w:rsidP="00712ADD">
      <w:pPr>
        <w:pStyle w:val="a4"/>
        <w:numPr>
          <w:ilvl w:val="0"/>
          <w:numId w:val="1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신탁재산에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공과금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등기비용</w:t>
      </w:r>
    </w:p>
    <w:p w14:paraId="639E37BF" w14:textId="77777777" w:rsidR="003A3C7D" w:rsidRPr="00936D2A" w:rsidRDefault="003A3C7D" w:rsidP="00712ADD">
      <w:pPr>
        <w:pStyle w:val="a4"/>
        <w:numPr>
          <w:ilvl w:val="0"/>
          <w:numId w:val="1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설계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감리비용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공사대금</w:t>
      </w:r>
    </w:p>
    <w:p w14:paraId="47CD853C" w14:textId="77777777" w:rsidR="003A3C7D" w:rsidRPr="00936D2A" w:rsidRDefault="003A3C7D" w:rsidP="00712ADD">
      <w:pPr>
        <w:pStyle w:val="a4"/>
        <w:numPr>
          <w:ilvl w:val="0"/>
          <w:numId w:val="1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차입금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임대보증금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분양계약해제로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반환채무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이자</w:t>
      </w:r>
    </w:p>
    <w:p w14:paraId="327D2963" w14:textId="77777777" w:rsidR="003A3C7D" w:rsidRPr="00936D2A" w:rsidRDefault="003A3C7D" w:rsidP="00712ADD">
      <w:pPr>
        <w:pStyle w:val="a4"/>
        <w:numPr>
          <w:ilvl w:val="0"/>
          <w:numId w:val="1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신탁부동산의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개량비용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화재보험료</w:t>
      </w:r>
    </w:p>
    <w:p w14:paraId="06A98599" w14:textId="77777777" w:rsidR="003A3C7D" w:rsidRPr="00936D2A" w:rsidRDefault="003A3C7D" w:rsidP="00712ADD">
      <w:pPr>
        <w:pStyle w:val="a4"/>
        <w:numPr>
          <w:ilvl w:val="0"/>
          <w:numId w:val="1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분양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임대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사무처리에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8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6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민원사항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3076EEC3" w14:textId="77777777" w:rsidR="003A3C7D" w:rsidRPr="00936D2A" w:rsidRDefault="003A3C7D" w:rsidP="00712ADD">
      <w:pPr>
        <w:pStyle w:val="a4"/>
        <w:numPr>
          <w:ilvl w:val="0"/>
          <w:numId w:val="1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각호에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</w:t>
      </w:r>
    </w:p>
    <w:p w14:paraId="5DB280CF" w14:textId="77777777" w:rsidR="003A3C7D" w:rsidRPr="00936D2A" w:rsidRDefault="003A3C7D" w:rsidP="00712ADD">
      <w:pPr>
        <w:pStyle w:val="a4"/>
        <w:numPr>
          <w:ilvl w:val="0"/>
          <w:numId w:val="1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청구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수령하여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있으며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미리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상당한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금액을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예탁하게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4047A77" w14:textId="77777777" w:rsidR="003A3C7D" w:rsidRPr="00936D2A" w:rsidRDefault="003A3C7D" w:rsidP="00712ADD">
      <w:pPr>
        <w:pStyle w:val="a4"/>
        <w:numPr>
          <w:ilvl w:val="0"/>
          <w:numId w:val="1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처리과정에서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과실없이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받은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변호사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소송비용과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판결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금원을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간주하여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같이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ADAE4F8" w14:textId="77777777" w:rsidR="003A3C7D" w:rsidRPr="00936D2A" w:rsidRDefault="003A3C7D" w:rsidP="00712ADD">
      <w:pPr>
        <w:pStyle w:val="a4"/>
        <w:numPr>
          <w:ilvl w:val="0"/>
          <w:numId w:val="1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제비용을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대지급한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대지급금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○%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이자를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받는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1A8EF1B6" w14:textId="77777777" w:rsidR="003A3C7D" w:rsidRPr="00936D2A" w:rsidRDefault="003A3C7D" w:rsidP="00712ADD">
      <w:pPr>
        <w:pStyle w:val="a4"/>
        <w:numPr>
          <w:ilvl w:val="0"/>
          <w:numId w:val="1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추진에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부과되는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조세공과금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건물의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보존등기에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취득세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등록세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명의로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부과되는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것이라도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78DB9101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1A56D4EB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19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조【품질개선비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등】</w:t>
      </w:r>
    </w:p>
    <w:p w14:paraId="1032F119" w14:textId="77777777" w:rsidR="003A3C7D" w:rsidRPr="00936D2A" w:rsidRDefault="003A3C7D" w:rsidP="00712ADD">
      <w:pPr>
        <w:pStyle w:val="a4"/>
        <w:numPr>
          <w:ilvl w:val="0"/>
          <w:numId w:val="1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품질확보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수분양자의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민원해소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대체시공사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선정관련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추가비용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품질개선비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예비비를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도급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부가가치세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3%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범위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내에서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두도록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집행한다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0D5808A1" w14:textId="77777777" w:rsidR="003A3C7D" w:rsidRPr="00936D2A" w:rsidRDefault="003A3C7D" w:rsidP="00712ADD">
      <w:pPr>
        <w:pStyle w:val="a4"/>
        <w:numPr>
          <w:ilvl w:val="0"/>
          <w:numId w:val="1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브랜드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사용시에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전속모델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통합이미지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광고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분담금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○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원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최초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입주자모집공고상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분양예정총액의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0.12%)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부과하고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최초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입주자모집공고일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이후로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분담금을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부과한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때에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054FB2FA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5D91D3EC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20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조【신탁재산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환가에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제비용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충당】</w:t>
      </w:r>
    </w:p>
    <w:p w14:paraId="3E7BD9EE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신탁재산에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속하는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금전으로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과실없이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받은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변호사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소송비용과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판결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금원을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대지급금을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충당하기에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부족한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부족금액을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청구하고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그래도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부족한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미리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약정한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방법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관련법규가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방법에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매각하여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충당할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30644718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12083013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조【신탁계산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수익교부】</w:t>
      </w:r>
    </w:p>
    <w:p w14:paraId="5F28FFE6" w14:textId="77777777" w:rsidR="003A3C7D" w:rsidRPr="00936D2A" w:rsidRDefault="003A3C7D" w:rsidP="00712ADD">
      <w:pPr>
        <w:pStyle w:val="a4"/>
        <w:numPr>
          <w:ilvl w:val="0"/>
          <w:numId w:val="1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신탁재산에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계산기일은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매년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Pr="007E2BED">
        <w:rPr>
          <w:rFonts w:ascii="Times New Roman" w:eastAsia="바탕체" w:hAnsi="Times New Roman" w:cs="Times New Roman"/>
          <w:sz w:val="23"/>
          <w:szCs w:val="23"/>
        </w:rPr>
        <w:t>( )</w:t>
      </w:r>
      <w:proofErr w:type="gramEnd"/>
      <w:r w:rsidRPr="007E2BED">
        <w:rPr>
          <w:rFonts w:ascii="Times New Roman" w:eastAsia="바탕체" w:hAnsi="Times New Roman" w:cs="Times New Roman"/>
          <w:sz w:val="23"/>
          <w:szCs w:val="23"/>
        </w:rPr>
        <w:t>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말일과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신탁종료시로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계산기간의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수지계산서를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작성하여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제출한다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2EE00D5" w14:textId="77777777" w:rsidR="003A3C7D" w:rsidRPr="00936D2A" w:rsidRDefault="003A3C7D" w:rsidP="00712ADD">
      <w:pPr>
        <w:pStyle w:val="a4"/>
        <w:numPr>
          <w:ilvl w:val="0"/>
          <w:numId w:val="1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수지계산에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있어서는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신탁수익을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『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수입』으로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18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제비용과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신탁보수를『지출』로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『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수입』에서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『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지출』을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차감한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잔액을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순수익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순손실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FA2C2E5" w14:textId="77777777" w:rsidR="003A3C7D" w:rsidRPr="00936D2A" w:rsidRDefault="003A3C7D" w:rsidP="00712ADD">
      <w:pPr>
        <w:pStyle w:val="a4"/>
        <w:numPr>
          <w:ilvl w:val="0"/>
          <w:numId w:val="1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순손실이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계산기에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이월된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계산기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순수익에서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보전한다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621BAB06" w14:textId="77777777" w:rsidR="003A3C7D" w:rsidRPr="00936D2A" w:rsidRDefault="003A3C7D" w:rsidP="00712ADD">
      <w:pPr>
        <w:pStyle w:val="a4"/>
        <w:numPr>
          <w:ilvl w:val="0"/>
          <w:numId w:val="1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순수익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계산기로부터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이월결손이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보전한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순수익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순수익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지출된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금액은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계산기의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영업익일에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편입한다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A7CEB3B" w14:textId="77777777" w:rsidR="003A3C7D" w:rsidRPr="00936D2A" w:rsidRDefault="003A3C7D" w:rsidP="005354DE">
      <w:pPr>
        <w:pStyle w:val="a4"/>
        <w:numPr>
          <w:ilvl w:val="0"/>
          <w:numId w:val="10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신탁부동산과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운전자금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합계액에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상당하는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임대보증금의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합계액에서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지출을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차감한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잔액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상환준비금에서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지출한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금액은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제외한다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05591F69" w14:textId="77777777" w:rsidR="003A3C7D" w:rsidRPr="005354DE" w:rsidRDefault="003A3C7D" w:rsidP="005354DE">
      <w:pPr>
        <w:pStyle w:val="a4"/>
        <w:numPr>
          <w:ilvl w:val="0"/>
          <w:numId w:val="10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당기에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있어서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수선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보존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개량비용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자본적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지출액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수선충당금에서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지출한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금액은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제외한다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우발채무와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필요운전자금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유보액</w:t>
      </w:r>
      <w:proofErr w:type="spellEnd"/>
    </w:p>
    <w:p w14:paraId="4716C4FA" w14:textId="77777777" w:rsidR="003A3C7D" w:rsidRPr="00936D2A" w:rsidRDefault="003A3C7D" w:rsidP="005354DE">
      <w:pPr>
        <w:pStyle w:val="a4"/>
        <w:numPr>
          <w:ilvl w:val="0"/>
          <w:numId w:val="10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수선충당금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상환준비금으로서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적립액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4F8F8FC0" w14:textId="77777777" w:rsidR="003A3C7D" w:rsidRPr="00936D2A" w:rsidRDefault="003A3C7D" w:rsidP="005354DE">
      <w:pPr>
        <w:pStyle w:val="a4"/>
        <w:numPr>
          <w:ilvl w:val="0"/>
          <w:numId w:val="1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순수익에서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편입액을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공제한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잔액은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계산기의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익일로부터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금전으로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교부한다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18A85ED" w14:textId="77777777" w:rsidR="003A3C7D" w:rsidRPr="00936D2A" w:rsidRDefault="003A3C7D" w:rsidP="005354DE">
      <w:pPr>
        <w:pStyle w:val="a4"/>
        <w:wordWrap w:val="0"/>
        <w:spacing w:line="420" w:lineRule="atLeast"/>
        <w:ind w:leftChars="0" w:left="567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4A40B262" w14:textId="77777777" w:rsidR="003A3C7D" w:rsidRPr="005354DE" w:rsidRDefault="003A3C7D" w:rsidP="005354DE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5354DE">
        <w:rPr>
          <w:rFonts w:ascii="Times New Roman" w:eastAsia="바탕체" w:hAnsi="Times New Roman" w:cs="Times New Roman"/>
          <w:sz w:val="23"/>
          <w:szCs w:val="23"/>
        </w:rPr>
        <w:t>제</w:t>
      </w:r>
      <w:r w:rsidRPr="005354DE">
        <w:rPr>
          <w:rFonts w:ascii="Times New Roman" w:eastAsia="바탕체" w:hAnsi="Times New Roman" w:cs="Times New Roman"/>
          <w:sz w:val="23"/>
          <w:szCs w:val="23"/>
        </w:rPr>
        <w:t>22</w:t>
      </w:r>
      <w:r w:rsidRPr="005354DE">
        <w:rPr>
          <w:rFonts w:ascii="Times New Roman" w:eastAsia="바탕체" w:hAnsi="Times New Roman" w:cs="Times New Roman"/>
          <w:sz w:val="23"/>
          <w:szCs w:val="23"/>
        </w:rPr>
        <w:t>조【신탁보수】</w:t>
      </w:r>
    </w:p>
    <w:p w14:paraId="2F0838E9" w14:textId="77777777" w:rsidR="003A3C7D" w:rsidRPr="00936D2A" w:rsidRDefault="003A3C7D" w:rsidP="00D62843">
      <w:pPr>
        <w:pStyle w:val="a4"/>
        <w:numPr>
          <w:ilvl w:val="0"/>
          <w:numId w:val="11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신탁업무에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신탁보수는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기본보수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특약사항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8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받는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받거나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받을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청구하여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받는다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697C1E48" w14:textId="77777777" w:rsidR="003A3C7D" w:rsidRPr="00936D2A" w:rsidRDefault="003A3C7D" w:rsidP="00D62843">
      <w:pPr>
        <w:pStyle w:val="a4"/>
        <w:numPr>
          <w:ilvl w:val="0"/>
          <w:numId w:val="11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수납방법은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같다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진행이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원활하여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종료될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미징수한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신탁보수는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사업종료시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징수한다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9A28F9D" w14:textId="77777777" w:rsidR="003A3C7D" w:rsidRPr="00936D2A" w:rsidRDefault="003A3C7D" w:rsidP="00712ADD">
      <w:pPr>
        <w:pStyle w:val="a4"/>
        <w:numPr>
          <w:ilvl w:val="0"/>
          <w:numId w:val="1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기본보수는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○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원으로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약정한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최초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신탁기간이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도과한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기본보수를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계산하여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매분기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말과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최종계산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승인일에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수납하기로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C6C639C" w14:textId="77777777" w:rsidR="003A3C7D" w:rsidRPr="00936D2A" w:rsidRDefault="003A3C7D" w:rsidP="00712ADD">
      <w:pPr>
        <w:pStyle w:val="a4"/>
        <w:numPr>
          <w:ilvl w:val="0"/>
          <w:numId w:val="1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기본보수는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공사착공일로부터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공사준공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일까지의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월단위로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안분하여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매분기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말마다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수납하기로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75362EE3" w14:textId="77777777" w:rsidR="003A3C7D" w:rsidRPr="00936D2A" w:rsidRDefault="003A3C7D" w:rsidP="00712ADD">
      <w:pPr>
        <w:pStyle w:val="a4"/>
        <w:numPr>
          <w:ilvl w:val="0"/>
          <w:numId w:val="1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성과보수는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분양착수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OO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개월까지의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분양률이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OO%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달하는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분양률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OO%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달성일이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속하는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달의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말일에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수납하기로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AB1A4CA" w14:textId="77777777" w:rsidR="003A3C7D" w:rsidRPr="00936D2A" w:rsidRDefault="003A3C7D" w:rsidP="00D62843">
      <w:pPr>
        <w:pStyle w:val="a4"/>
        <w:numPr>
          <w:ilvl w:val="0"/>
          <w:numId w:val="11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경제사정의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급격한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변동이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현저한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노력이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상당한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사유가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신탁보수를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조정할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C0BA9A1" w14:textId="77777777" w:rsidR="003A3C7D" w:rsidRPr="00936D2A" w:rsidRDefault="003A3C7D" w:rsidP="00D62843">
      <w:pPr>
        <w:pStyle w:val="a4"/>
        <w:numPr>
          <w:ilvl w:val="0"/>
          <w:numId w:val="11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임대형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토지신탁으로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전환된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처분신탁보수를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별도로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산정한다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767773EE" w14:textId="77777777" w:rsidR="003A3C7D" w:rsidRPr="00936D2A" w:rsidRDefault="003A3C7D" w:rsidP="00D62843">
      <w:pPr>
        <w:pStyle w:val="a4"/>
        <w:numPr>
          <w:ilvl w:val="0"/>
          <w:numId w:val="11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신탁보수와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6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중도해지보수는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지급받는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받을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청구하여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받는다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FA7679F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343F29D6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조【신탁기간】</w:t>
      </w:r>
    </w:p>
    <w:p w14:paraId="7634BFDF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신탁기간은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2025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[ ]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>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[ ]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[ ]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[ ]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[ ]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일까지로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부득이한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사유가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연장할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60B1B2A4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1C1F1552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조【신탁계약의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해지】</w:t>
      </w:r>
    </w:p>
    <w:p w14:paraId="6F81B929" w14:textId="77777777" w:rsidR="003A3C7D" w:rsidRPr="00936D2A" w:rsidRDefault="003A3C7D" w:rsidP="00712ADD">
      <w:pPr>
        <w:pStyle w:val="a4"/>
        <w:numPr>
          <w:ilvl w:val="0"/>
          <w:numId w:val="2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신탁계약은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원칙적으로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EA959F2" w14:textId="77777777" w:rsidR="003A3C7D" w:rsidRPr="00936D2A" w:rsidRDefault="003A3C7D" w:rsidP="00712ADD">
      <w:pPr>
        <w:pStyle w:val="a4"/>
        <w:numPr>
          <w:ilvl w:val="0"/>
          <w:numId w:val="2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규정에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부득이한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사유가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21EC8317" w14:textId="77777777" w:rsidR="003A3C7D" w:rsidRPr="00936D2A" w:rsidRDefault="003A3C7D" w:rsidP="00712ADD">
      <w:pPr>
        <w:pStyle w:val="a4"/>
        <w:numPr>
          <w:ilvl w:val="0"/>
          <w:numId w:val="2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규정에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신탁목적을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달성할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수행이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불가능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현저히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곤란한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조달이나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공사진행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수행을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상당기간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중단하거나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096DCB99" w14:textId="77777777" w:rsidR="003A3C7D" w:rsidRPr="00936D2A" w:rsidRDefault="003A3C7D" w:rsidP="00712ADD">
      <w:pPr>
        <w:pStyle w:val="a4"/>
        <w:numPr>
          <w:ilvl w:val="0"/>
          <w:numId w:val="2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이행하지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사실상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사업수행이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어려운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신탁등기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미이행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인ㆍ허가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허가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조건사항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이행의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현저한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곤란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소유권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제권리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미말소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점유자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불이행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의무위반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불이행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54284F93" w14:textId="77777777" w:rsidR="003A3C7D" w:rsidRPr="00936D2A" w:rsidRDefault="003A3C7D" w:rsidP="00712ADD">
      <w:pPr>
        <w:pStyle w:val="a4"/>
        <w:numPr>
          <w:ilvl w:val="0"/>
          <w:numId w:val="2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인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허가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사업계획의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변경이나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허가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조건상의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이행에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과다한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분양부진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추가적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비용부담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분석표상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토지비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O%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감소가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예상되는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</w:p>
    <w:p w14:paraId="29818D93" w14:textId="77777777" w:rsidR="003A3C7D" w:rsidRPr="00936D2A" w:rsidRDefault="003A3C7D" w:rsidP="00712ADD">
      <w:pPr>
        <w:pStyle w:val="a4"/>
        <w:numPr>
          <w:ilvl w:val="0"/>
          <w:numId w:val="2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체결시점의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신탁계정대여금의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금리보다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경제여건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변동이나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천재지변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부득이한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사유가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</w:p>
    <w:p w14:paraId="6A210BB4" w14:textId="77777777" w:rsidR="003A3C7D" w:rsidRPr="00936D2A" w:rsidRDefault="003A3C7D" w:rsidP="00712ADD">
      <w:pPr>
        <w:pStyle w:val="a4"/>
        <w:numPr>
          <w:ilvl w:val="0"/>
          <w:numId w:val="2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토지매입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허가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사업진행에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제반여건이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○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○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○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일까지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완료되지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않는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</w:p>
    <w:p w14:paraId="10CAE74A" w14:textId="77777777" w:rsidR="003A3C7D" w:rsidRPr="00936D2A" w:rsidRDefault="003A3C7D" w:rsidP="00712ADD">
      <w:pPr>
        <w:pStyle w:val="a4"/>
        <w:numPr>
          <w:ilvl w:val="0"/>
          <w:numId w:val="2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분양가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상한제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적용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사업장의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분양승인시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권고조치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행정기관의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조정으로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분석표상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토지비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O%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감소가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예상되는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</w:p>
    <w:p w14:paraId="5317AEC4" w14:textId="77777777" w:rsidR="003A3C7D" w:rsidRPr="00936D2A" w:rsidRDefault="003A3C7D" w:rsidP="00712ADD">
      <w:pPr>
        <w:pStyle w:val="a4"/>
        <w:numPr>
          <w:ilvl w:val="0"/>
          <w:numId w:val="2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귀책사유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입주자모집공고가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예정일인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○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○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○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O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지연되는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</w:p>
    <w:p w14:paraId="4E986779" w14:textId="77777777" w:rsidR="003A3C7D" w:rsidRPr="00936D2A" w:rsidRDefault="003A3C7D" w:rsidP="00712ADD">
      <w:pPr>
        <w:pStyle w:val="a4"/>
        <w:numPr>
          <w:ilvl w:val="0"/>
          <w:numId w:val="2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수분양자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임차인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시공사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사업관련자에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손해배상과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투입된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사업비는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부족한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7C677BB" w14:textId="77777777" w:rsidR="003A3C7D" w:rsidRPr="00936D2A" w:rsidRDefault="003A3C7D" w:rsidP="00712ADD">
      <w:pPr>
        <w:pStyle w:val="a4"/>
        <w:numPr>
          <w:ilvl w:val="0"/>
          <w:numId w:val="2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비용부담과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손해배상을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청구하지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귀책사유에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때에는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그러하지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3EC148E" w14:textId="77777777" w:rsidR="003A3C7D" w:rsidRPr="00936D2A" w:rsidRDefault="003A3C7D" w:rsidP="00712ADD">
      <w:pPr>
        <w:pStyle w:val="a4"/>
        <w:numPr>
          <w:ilvl w:val="0"/>
          <w:numId w:val="2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귀책사유로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귀책사유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향후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예정된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신탁보수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기본보수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100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(  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금액을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중도해지보수로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지급받는다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귀책사유에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중도해지보수와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별도로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배상을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청구할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2DD5A56" w14:textId="77777777" w:rsidR="003A3C7D" w:rsidRPr="00936D2A" w:rsidRDefault="003A3C7D" w:rsidP="00712ADD">
      <w:pPr>
        <w:pStyle w:val="a4"/>
        <w:numPr>
          <w:ilvl w:val="0"/>
          <w:numId w:val="2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해지시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수취된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반환하지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않으며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직전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계산기일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계약해지시까지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신탁보수에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6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별도로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정산하여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수납키로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70DF6B68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462870A3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25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조【신탁종료】</w:t>
      </w:r>
    </w:p>
    <w:p w14:paraId="187600CC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종료한다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020954F3" w14:textId="77777777" w:rsidR="003A3C7D" w:rsidRPr="00936D2A" w:rsidRDefault="003A3C7D" w:rsidP="00712ADD">
      <w:pPr>
        <w:pStyle w:val="a4"/>
        <w:numPr>
          <w:ilvl w:val="0"/>
          <w:numId w:val="2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목적을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달성한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</w:p>
    <w:p w14:paraId="3B0CA2A7" w14:textId="77777777" w:rsidR="003A3C7D" w:rsidRPr="00936D2A" w:rsidRDefault="003A3C7D" w:rsidP="00712ADD">
      <w:pPr>
        <w:pStyle w:val="a4"/>
        <w:numPr>
          <w:ilvl w:val="0"/>
          <w:numId w:val="2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목적을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달성할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</w:p>
    <w:p w14:paraId="6EC8B93C" w14:textId="77777777" w:rsidR="003A3C7D" w:rsidRPr="00936D2A" w:rsidRDefault="003A3C7D" w:rsidP="00712ADD">
      <w:pPr>
        <w:pStyle w:val="a4"/>
        <w:numPr>
          <w:ilvl w:val="0"/>
          <w:numId w:val="2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신탁기간이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만료한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</w:p>
    <w:p w14:paraId="2577181A" w14:textId="77777777" w:rsidR="003A3C7D" w:rsidRPr="00936D2A" w:rsidRDefault="003A3C7D" w:rsidP="00712ADD">
      <w:pPr>
        <w:pStyle w:val="a4"/>
        <w:numPr>
          <w:ilvl w:val="0"/>
          <w:numId w:val="2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</w:p>
    <w:p w14:paraId="64E46719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29541921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26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조【신탁종료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부담】</w:t>
      </w:r>
    </w:p>
    <w:p w14:paraId="1A54C1CF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신탁기간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신탁종료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금융비용이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속하는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부족과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부족금액에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청구에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불응이나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환가로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때에는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금융비용은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09BEC3B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38C25898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27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조【신탁종료시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교부】</w:t>
      </w:r>
    </w:p>
    <w:p w14:paraId="12CD8BCC" w14:textId="77777777" w:rsidR="003A3C7D" w:rsidRPr="00936D2A" w:rsidRDefault="003A3C7D" w:rsidP="00712ADD">
      <w:pPr>
        <w:pStyle w:val="a4"/>
        <w:numPr>
          <w:ilvl w:val="0"/>
          <w:numId w:val="2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종료된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20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5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준용하여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신탁사무처리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신탁보수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지급기일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미도래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신탁보수는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나목에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정산받고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최종계산에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승인을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얻은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영업익일에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수익권증서와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잔여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방법에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교부한다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7278DD02" w14:textId="77777777" w:rsidR="003A3C7D" w:rsidRPr="00936D2A" w:rsidRDefault="003A3C7D" w:rsidP="00712ADD">
      <w:pPr>
        <w:pStyle w:val="a4"/>
        <w:numPr>
          <w:ilvl w:val="0"/>
          <w:numId w:val="2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신탁부동산에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신탁등기의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말소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소유권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이전등기를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행한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현존하는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상태대로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인도한다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요청이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담보신탁으로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전환할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21C39602" w14:textId="77777777" w:rsidR="003A3C7D" w:rsidRPr="00936D2A" w:rsidRDefault="003A3C7D" w:rsidP="00712ADD">
      <w:pPr>
        <w:pStyle w:val="a4"/>
        <w:numPr>
          <w:ilvl w:val="0"/>
          <w:numId w:val="2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신탁부동산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미리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약정한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방법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관련법규가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방법에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금전으로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환가하여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교부한다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금전으로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환가할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재산의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현존하는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상태대로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교부할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675E7D00" w14:textId="77777777" w:rsidR="003A3C7D" w:rsidRPr="00936D2A" w:rsidRDefault="003A3C7D" w:rsidP="00712ADD">
      <w:pPr>
        <w:pStyle w:val="a4"/>
        <w:numPr>
          <w:ilvl w:val="0"/>
          <w:numId w:val="2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최종계산에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승인을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요청한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임대보증금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상환채무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18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목과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같이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EEE64A2" w14:textId="77777777" w:rsidR="003A3C7D" w:rsidRPr="00936D2A" w:rsidRDefault="003A3C7D" w:rsidP="00712ADD">
      <w:pPr>
        <w:pStyle w:val="a4"/>
        <w:numPr>
          <w:ilvl w:val="1"/>
          <w:numId w:val="2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임대보증금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상환채무는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임대계약서에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명시하거나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임차인의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얻어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절차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면한다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0A976974" w14:textId="77777777" w:rsidR="003A3C7D" w:rsidRPr="00936D2A" w:rsidRDefault="003A3C7D" w:rsidP="00712ADD">
      <w:pPr>
        <w:pStyle w:val="a4"/>
        <w:numPr>
          <w:ilvl w:val="1"/>
          <w:numId w:val="2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18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충당하기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확보하기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속하는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교부를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유보할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있으며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유보금으로도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부족할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부족금액을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예탁하도록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그러나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채권자의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얻어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승계시키고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면할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6DB54F5E" w14:textId="77777777" w:rsidR="003A3C7D" w:rsidRPr="00936D2A" w:rsidRDefault="003A3C7D" w:rsidP="00712ADD">
      <w:pPr>
        <w:pStyle w:val="a4"/>
        <w:numPr>
          <w:ilvl w:val="0"/>
          <w:numId w:val="2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최종계산에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승인을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최종계산의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승인을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계산승인의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요구를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받은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때로부터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승인여부를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통지하여야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FB2CD3F" w14:textId="77777777" w:rsidR="003A3C7D" w:rsidRPr="00936D2A" w:rsidRDefault="003A3C7D" w:rsidP="00712ADD">
      <w:pPr>
        <w:pStyle w:val="a4"/>
        <w:numPr>
          <w:ilvl w:val="0"/>
          <w:numId w:val="2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계산승인을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요구하는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최종계산에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이의가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계산승인을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요구받은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때로부터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제기할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있으며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제기하지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않으면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최종계산을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승인한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」라는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취지의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내용을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고지하여야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6978CCB7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5A5278B9" w14:textId="77777777" w:rsidR="003A3C7D" w:rsidRPr="00936D2A" w:rsidRDefault="003A3C7D" w:rsidP="00712ADD">
      <w:pPr>
        <w:pStyle w:val="a4"/>
        <w:numPr>
          <w:ilvl w:val="0"/>
          <w:numId w:val="2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계산승인을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받은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때로부터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제기하지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최종계산을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승인한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8EE2ECB" w14:textId="77777777" w:rsidR="003A3C7D" w:rsidRPr="00936D2A" w:rsidRDefault="003A3C7D" w:rsidP="00712ADD">
      <w:pPr>
        <w:pStyle w:val="a4"/>
        <w:numPr>
          <w:ilvl w:val="0"/>
          <w:numId w:val="2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달리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송달할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장소를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때에는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신고된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주소지로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내용증명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우편을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발송한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송달된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485F690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3250E3D4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28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조【단수처리】</w:t>
      </w:r>
    </w:p>
    <w:p w14:paraId="64411CF9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신탁계약에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수지계산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신탁종료시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교부할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있어서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10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미만의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단수가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단수금액은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절사한다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10157F2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1B97B070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29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조【인감의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신고】</w:t>
      </w:r>
    </w:p>
    <w:p w14:paraId="25588424" w14:textId="77777777" w:rsidR="003A3C7D" w:rsidRPr="00936D2A" w:rsidRDefault="003A3C7D" w:rsidP="00712ADD">
      <w:pPr>
        <w:pStyle w:val="a4"/>
        <w:numPr>
          <w:ilvl w:val="0"/>
          <w:numId w:val="2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관계자의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인감을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미리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신고하여야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FD22F8B" w14:textId="77777777" w:rsidR="003A3C7D" w:rsidRPr="00936D2A" w:rsidRDefault="003A3C7D" w:rsidP="00712ADD">
      <w:pPr>
        <w:pStyle w:val="a4"/>
        <w:numPr>
          <w:ilvl w:val="0"/>
          <w:numId w:val="2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영수증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서류에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날인한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인영을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상당한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기울여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인감과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틀림없다고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인정하여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교부하거나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인장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사정을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불문하고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인감이나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서명의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위조</w:t>
      </w:r>
      <w:r w:rsidRPr="00936D2A">
        <w:rPr>
          <w:rFonts w:ascii="Times New Roman" w:eastAsia="MS Mincho" w:hAnsi="Times New Roman" w:cs="Times New Roman"/>
          <w:sz w:val="23"/>
          <w:szCs w:val="23"/>
        </w:rPr>
        <w:t>･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사실을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알았거나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때는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그러하지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아니하다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D76D8DD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636A694E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30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조【통지사항】</w:t>
      </w:r>
    </w:p>
    <w:p w14:paraId="0456B912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상속인은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지체없이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사유를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서면으로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제출하고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소정의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절차를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절차가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지체되어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않도록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선량한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관리자로서의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0E0691F4" w14:textId="77777777" w:rsidR="003A3C7D" w:rsidRPr="00936D2A" w:rsidRDefault="003A3C7D" w:rsidP="00712ADD">
      <w:pPr>
        <w:pStyle w:val="a4"/>
        <w:numPr>
          <w:ilvl w:val="0"/>
          <w:numId w:val="2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신탁계약서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문서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수익권증서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신고된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인장의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상실</w:t>
      </w:r>
    </w:p>
    <w:p w14:paraId="2D19E9C6" w14:textId="77777777" w:rsidR="003A3C7D" w:rsidRPr="00936D2A" w:rsidRDefault="003A3C7D" w:rsidP="00712ADD">
      <w:pPr>
        <w:pStyle w:val="a4"/>
        <w:numPr>
          <w:ilvl w:val="0"/>
          <w:numId w:val="2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대표자나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관계자의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성명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전화번호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행위능력의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사망</w:t>
      </w:r>
    </w:p>
    <w:p w14:paraId="562A2A3E" w14:textId="77777777" w:rsidR="003A3C7D" w:rsidRPr="00936D2A" w:rsidRDefault="003A3C7D" w:rsidP="00712ADD">
      <w:pPr>
        <w:pStyle w:val="a4"/>
        <w:numPr>
          <w:ilvl w:val="0"/>
          <w:numId w:val="2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대표자나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관계자의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파산신청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채무자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회생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파산에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법률상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회생절차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보전처분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유사한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절차의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사유발생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재산의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압류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2AA37A25" w14:textId="77777777" w:rsidR="003A3C7D" w:rsidRPr="00936D2A" w:rsidRDefault="003A3C7D" w:rsidP="00712ADD">
      <w:pPr>
        <w:pStyle w:val="a4"/>
        <w:numPr>
          <w:ilvl w:val="0"/>
          <w:numId w:val="2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대표자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</w:t>
      </w:r>
    </w:p>
    <w:p w14:paraId="5C91AD50" w14:textId="77777777" w:rsidR="003A3C7D" w:rsidRPr="00936D2A" w:rsidRDefault="003A3C7D" w:rsidP="00712ADD">
      <w:pPr>
        <w:pStyle w:val="a4"/>
        <w:numPr>
          <w:ilvl w:val="0"/>
          <w:numId w:val="2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사항이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</w:p>
    <w:p w14:paraId="5BB2C807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74B098F2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변경】</w:t>
      </w:r>
    </w:p>
    <w:p w14:paraId="35E8650A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얻어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F79047B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br/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조【특약사항의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운용】</w:t>
      </w:r>
    </w:p>
    <w:p w14:paraId="50AD9FF9" w14:textId="77777777" w:rsidR="003A3C7D" w:rsidRPr="00936D2A" w:rsidRDefault="003A3C7D" w:rsidP="00712ADD">
      <w:pPr>
        <w:pStyle w:val="a4"/>
        <w:numPr>
          <w:ilvl w:val="0"/>
          <w:numId w:val="2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사업수행상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별도로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운용할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FDF03A0" w14:textId="77777777" w:rsidR="003A3C7D" w:rsidRPr="00936D2A" w:rsidRDefault="003A3C7D" w:rsidP="00712ADD">
      <w:pPr>
        <w:pStyle w:val="a4"/>
        <w:numPr>
          <w:ilvl w:val="0"/>
          <w:numId w:val="2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내용과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다르게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합의한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때에는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본문에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199AE7BF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66B93CF6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조【계약외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처리】</w:t>
      </w:r>
    </w:p>
    <w:p w14:paraId="6B649A82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신탁계약에서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0D8851B5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41B3568F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조【사해신탁의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금지】</w:t>
      </w:r>
    </w:p>
    <w:p w14:paraId="180C8292" w14:textId="77777777" w:rsidR="003A3C7D" w:rsidRPr="00936D2A" w:rsidRDefault="003A3C7D" w:rsidP="00712ADD">
      <w:pPr>
        <w:pStyle w:val="a4"/>
        <w:numPr>
          <w:ilvl w:val="0"/>
          <w:numId w:val="2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신탁법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6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8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위반하는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신탁이어서는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영향을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미칠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진다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2F9CD9E" w14:textId="77777777" w:rsidR="003A3C7D" w:rsidRPr="00936D2A" w:rsidRDefault="003A3C7D" w:rsidP="00712ADD">
      <w:pPr>
        <w:pStyle w:val="a4"/>
        <w:numPr>
          <w:ilvl w:val="0"/>
          <w:numId w:val="2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4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7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준용한다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451F12E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469E2FD4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35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조【기타】</w:t>
      </w:r>
    </w:p>
    <w:p w14:paraId="3D9DA1BF" w14:textId="77777777" w:rsidR="003A3C7D" w:rsidRPr="00936D2A" w:rsidRDefault="003A3C7D" w:rsidP="00712ADD">
      <w:pPr>
        <w:pStyle w:val="a4"/>
        <w:numPr>
          <w:ilvl w:val="0"/>
          <w:numId w:val="2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계약체결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사업약정서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보충적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효력을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가지며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사업약정서의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내용이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내용이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6352EC09" w14:textId="77777777" w:rsidR="003A3C7D" w:rsidRPr="00936D2A" w:rsidRDefault="003A3C7D" w:rsidP="00712ADD">
      <w:pPr>
        <w:pStyle w:val="a4"/>
        <w:numPr>
          <w:ilvl w:val="0"/>
          <w:numId w:val="2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소요되는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7F35F254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539E7148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36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조【사업시행자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등】</w:t>
      </w:r>
    </w:p>
    <w:p w14:paraId="006CBF3C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허가를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득한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추진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서류를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제출하고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신탁계약체결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대외적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지위를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66F11FBC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4B5B5F51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37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조【분양금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수납관리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등】</w:t>
      </w:r>
    </w:p>
    <w:p w14:paraId="0B647A93" w14:textId="77777777" w:rsidR="003A3C7D" w:rsidRPr="00936D2A" w:rsidRDefault="003A3C7D" w:rsidP="00712ADD">
      <w:pPr>
        <w:pStyle w:val="a4"/>
        <w:numPr>
          <w:ilvl w:val="0"/>
          <w:numId w:val="3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분양수납금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중도금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잔금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수분양자가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명의의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신탁계좌로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수납한다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8BF0C35" w14:textId="77777777" w:rsidR="003A3C7D" w:rsidRPr="00936D2A" w:rsidRDefault="003A3C7D" w:rsidP="00712ADD">
      <w:pPr>
        <w:pStyle w:val="a4"/>
        <w:numPr>
          <w:ilvl w:val="0"/>
          <w:numId w:val="3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건물을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취득한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분양대금이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지체없이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신탁계좌에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입금하여야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분양대금이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입금된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분양계약에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승계계약이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있도록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조치한다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44440693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00BD0D86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38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조【손실보전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금지】</w:t>
      </w:r>
    </w:p>
    <w:p w14:paraId="6FBC722B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자본시장과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금융투자업에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법률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관계법령에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손실의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일부의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보전이나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이익의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보장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약속을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B74C712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3A05CEB0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39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조【사업자등록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등】</w:t>
      </w:r>
    </w:p>
    <w:p w14:paraId="0BD704EA" w14:textId="77777777" w:rsidR="003A3C7D" w:rsidRPr="00936D2A" w:rsidRDefault="003A3C7D" w:rsidP="00712ADD">
      <w:pPr>
        <w:pStyle w:val="a4"/>
        <w:numPr>
          <w:ilvl w:val="0"/>
          <w:numId w:val="3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소재지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관할세무서에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세법에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사업자등록을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수익권을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양수하거나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같다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2E449B7" w14:textId="77777777" w:rsidR="003A3C7D" w:rsidRPr="00936D2A" w:rsidRDefault="003A3C7D" w:rsidP="00712ADD">
      <w:pPr>
        <w:pStyle w:val="a4"/>
        <w:numPr>
          <w:ilvl w:val="0"/>
          <w:numId w:val="3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규정에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사업자에게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환급되는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부가가치세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환급금을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포괄적으로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양도함과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아울러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세무서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대리권도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포괄적으로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수여한다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1AECE0FA" w14:textId="77777777" w:rsidR="003A3C7D" w:rsidRPr="00936D2A" w:rsidRDefault="003A3C7D" w:rsidP="00712ADD">
      <w:pPr>
        <w:pStyle w:val="a4"/>
        <w:numPr>
          <w:ilvl w:val="0"/>
          <w:numId w:val="3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부가가치세법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동법시행령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84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규정에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납세관리인으로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관할세무서장에게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신고할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요청하는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세무업무를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대행할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세무사를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부가가치세의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신고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환급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업무처리를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있으며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집행하기로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0C7F9517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158744A9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40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조【관할법원】</w:t>
      </w:r>
    </w:p>
    <w:p w14:paraId="0161CECE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당사자간에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제기되는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서울중앙지방법원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관할법원으로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20476C49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6F11EFE1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증명하기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작성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보관하고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등기소의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등록원부용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해당기관에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제출한다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1E2C7B65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2B869C19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661F2CB8" w14:textId="77777777" w:rsidR="003A3C7D" w:rsidRPr="00936D2A" w:rsidRDefault="003A3C7D" w:rsidP="00712ADD">
      <w:pPr>
        <w:tabs>
          <w:tab w:val="left" w:pos="284"/>
          <w:tab w:val="left" w:pos="566"/>
          <w:tab w:val="left" w:pos="850"/>
          <w:tab w:val="left" w:pos="1132"/>
          <w:tab w:val="left" w:pos="1416"/>
          <w:tab w:val="left" w:pos="1700"/>
          <w:tab w:val="left" w:pos="1982"/>
          <w:tab w:val="left" w:pos="2266"/>
          <w:tab w:val="left" w:pos="2548"/>
          <w:tab w:val="left" w:pos="2832"/>
          <w:tab w:val="left" w:pos="3116"/>
          <w:tab w:val="left" w:pos="3398"/>
          <w:tab w:val="left" w:pos="3682"/>
          <w:tab w:val="left" w:pos="3964"/>
          <w:tab w:val="left" w:pos="4248"/>
          <w:tab w:val="left" w:pos="4532"/>
          <w:tab w:val="left" w:pos="4814"/>
          <w:tab w:val="left" w:pos="5098"/>
          <w:tab w:val="left" w:pos="5380"/>
          <w:tab w:val="left" w:pos="5664"/>
          <w:tab w:val="left" w:pos="5948"/>
          <w:tab w:val="left" w:pos="6230"/>
          <w:tab w:val="left" w:pos="6514"/>
          <w:tab w:val="left" w:pos="6796"/>
          <w:tab w:val="left" w:pos="7080"/>
          <w:tab w:val="left" w:pos="7364"/>
          <w:tab w:val="left" w:pos="7646"/>
          <w:tab w:val="left" w:pos="7930"/>
          <w:tab w:val="left" w:pos="8212"/>
          <w:tab w:val="left" w:pos="8496"/>
          <w:tab w:val="left" w:pos="8780"/>
          <w:tab w:val="left" w:pos="9062"/>
          <w:tab w:val="left" w:pos="9346"/>
          <w:tab w:val="left" w:pos="9628"/>
          <w:tab w:val="left" w:pos="9912"/>
          <w:tab w:val="left" w:pos="10196"/>
          <w:tab w:val="left" w:pos="10478"/>
          <w:tab w:val="left" w:pos="10762"/>
          <w:tab w:val="left" w:pos="11044"/>
          <w:tab w:val="left" w:pos="11328"/>
        </w:tabs>
        <w:wordWrap w:val="0"/>
        <w:snapToGrid w:val="0"/>
        <w:spacing w:line="480" w:lineRule="auto"/>
        <w:jc w:val="center"/>
        <w:textAlignment w:val="baseline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2025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55036D2D" w14:textId="77777777" w:rsidR="003A3C7D" w:rsidRPr="00936D2A" w:rsidRDefault="003A3C7D" w:rsidP="00712ADD">
      <w:pPr>
        <w:tabs>
          <w:tab w:val="left" w:pos="800"/>
          <w:tab w:val="left" w:pos="1504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 w:val="0"/>
        <w:snapToGrid w:val="0"/>
        <w:spacing w:line="480" w:lineRule="auto"/>
        <w:ind w:left="1438"/>
        <w:jc w:val="both"/>
        <w:textAlignment w:val="baseline"/>
        <w:rPr>
          <w:rFonts w:ascii="Times New Roman" w:eastAsia="바탕체" w:hAnsi="Times New Roman" w:cs="Times New Roman"/>
          <w:sz w:val="23"/>
          <w:szCs w:val="23"/>
        </w:rPr>
      </w:pPr>
    </w:p>
    <w:p w14:paraId="7F804B7C" w14:textId="77777777" w:rsidR="003A3C7D" w:rsidRPr="00936D2A" w:rsidRDefault="003A3C7D" w:rsidP="00712ADD">
      <w:pPr>
        <w:tabs>
          <w:tab w:val="left" w:pos="800"/>
          <w:tab w:val="left" w:pos="1504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 w:val="0"/>
        <w:snapToGrid w:val="0"/>
        <w:spacing w:line="480" w:lineRule="auto"/>
        <w:jc w:val="center"/>
        <w:textAlignment w:val="baseline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-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날인을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여백</w:t>
      </w:r>
      <w:r w:rsidRPr="00936D2A">
        <w:rPr>
          <w:rFonts w:ascii="Times New Roman" w:eastAsia="바탕체" w:hAnsi="Times New Roman" w:cs="Times New Roman"/>
          <w:sz w:val="23"/>
          <w:szCs w:val="23"/>
        </w:rPr>
        <w:t>-</w:t>
      </w:r>
    </w:p>
    <w:p w14:paraId="77DCC2B6" w14:textId="77777777" w:rsidR="003A3C7D" w:rsidRPr="00936D2A" w:rsidRDefault="003A3C7D" w:rsidP="00712ADD">
      <w:pPr>
        <w:wordWrap w:val="0"/>
        <w:rPr>
          <w:rFonts w:ascii="Times New Roman" w:eastAsia="바탕체" w:hAnsi="Times New Roman" w:cs="Times New Roman"/>
          <w:sz w:val="23"/>
          <w:szCs w:val="23"/>
        </w:rPr>
      </w:pPr>
    </w:p>
    <w:p w14:paraId="6B26CB42" w14:textId="77777777" w:rsidR="003A3C7D" w:rsidRPr="00936D2A" w:rsidRDefault="003A3C7D" w:rsidP="00712ADD">
      <w:pPr>
        <w:wordWrap w:val="0"/>
        <w:rPr>
          <w:rFonts w:ascii="Times New Roman" w:eastAsia="바탕체" w:hAnsi="Times New Roman" w:cs="Times New Roman"/>
          <w:sz w:val="23"/>
          <w:szCs w:val="23"/>
        </w:rPr>
        <w:sectPr w:rsidR="003A3C7D" w:rsidRPr="00936D2A" w:rsidSect="00175E63">
          <w:footerReference w:type="default" r:id="rId13"/>
          <w:type w:val="continuous"/>
          <w:pgSz w:w="11910" w:h="16840"/>
          <w:pgMar w:top="1701" w:right="1418" w:bottom="1701" w:left="1418" w:header="720" w:footer="720" w:gutter="0"/>
          <w:cols w:space="720"/>
        </w:sectPr>
      </w:pPr>
    </w:p>
    <w:p w14:paraId="4A5088A7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b/>
          <w:sz w:val="23"/>
          <w:szCs w:val="23"/>
        </w:rPr>
      </w:pPr>
      <w:r w:rsidRPr="00936D2A">
        <w:rPr>
          <w:rFonts w:ascii="Times New Roman" w:eastAsia="바탕체" w:hAnsi="Times New Roman" w:cs="Times New Roman"/>
          <w:b/>
          <w:sz w:val="23"/>
          <w:szCs w:val="23"/>
        </w:rPr>
        <w:lastRenderedPageBreak/>
        <w:t>위탁자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겸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수익자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(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ab/>
      </w:r>
    </w:p>
    <w:p w14:paraId="0E975B3E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     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경기도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용인시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처인구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양지면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주북로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94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번길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10,2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층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</w:t>
      </w:r>
    </w:p>
    <w:p w14:paraId="5F941491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법인등록번호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280211-0142162</w:t>
      </w:r>
    </w:p>
    <w:p w14:paraId="4EE5DD9C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법인명</w:t>
      </w:r>
      <w:proofErr w:type="spellEnd"/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)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㈜용인중심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대표이사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    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637388D4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ab/>
      </w:r>
    </w:p>
    <w:p w14:paraId="62552114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b/>
          <w:sz w:val="23"/>
          <w:szCs w:val="23"/>
        </w:rPr>
      </w:pP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    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탁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    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자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(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)   </w:t>
      </w:r>
    </w:p>
    <w:p w14:paraId="76E2E3F7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     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서울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강남구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테헤란로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137</w:t>
      </w:r>
    </w:p>
    <w:p w14:paraId="7950638D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법인등록번호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110111-1258220</w:t>
      </w:r>
    </w:p>
    <w:p w14:paraId="1C081CEC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법인명</w:t>
      </w:r>
      <w:proofErr w:type="spellEnd"/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)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주식회사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한국토지신탁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대표이사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ab/>
      </w:r>
      <w:r w:rsidRPr="00936D2A">
        <w:rPr>
          <w:rFonts w:ascii="Times New Roman" w:eastAsia="바탕체" w:hAnsi="Times New Roman" w:cs="Times New Roman"/>
          <w:sz w:val="23"/>
          <w:szCs w:val="23"/>
        </w:rPr>
        <w:t>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ab/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7E4A5795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050EE4C5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b/>
          <w:sz w:val="23"/>
          <w:szCs w:val="23"/>
        </w:rPr>
      </w:pP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시공사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겸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제</w:t>
      </w:r>
      <w:ins w:id="33" w:author="김윤필" w:date="2025-09-24T21:47:00Z">
        <w:r w:rsidR="004813D0">
          <w:rPr>
            <w:rFonts w:ascii="Times New Roman" w:eastAsia="바탕체" w:hAnsi="Times New Roman" w:cs="Times New Roman" w:hint="eastAsia"/>
            <w:b/>
            <w:sz w:val="23"/>
            <w:szCs w:val="23"/>
          </w:rPr>
          <w:t>5</w:t>
        </w:r>
      </w:ins>
      <w:del w:id="34" w:author="김윤필" w:date="2025-09-24T21:47:00Z">
        <w:r w:rsidRPr="00936D2A" w:rsidDel="004813D0">
          <w:rPr>
            <w:rFonts w:ascii="Times New Roman" w:eastAsia="바탕체" w:hAnsi="Times New Roman" w:cs="Times New Roman"/>
            <w:b/>
            <w:sz w:val="23"/>
            <w:szCs w:val="23"/>
          </w:rPr>
          <w:delText>4</w:delText>
        </w:r>
      </w:del>
      <w:r w:rsidRPr="00936D2A">
        <w:rPr>
          <w:rFonts w:ascii="Times New Roman" w:eastAsia="바탕체" w:hAnsi="Times New Roman" w:cs="Times New Roman"/>
          <w:b/>
          <w:sz w:val="23"/>
          <w:szCs w:val="23"/>
        </w:rPr>
        <w:t>순위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우선수익자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(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)</w:t>
      </w:r>
    </w:p>
    <w:p w14:paraId="276B13F0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     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51E8A4C5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법인등록번호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6505F773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법인명</w:t>
      </w:r>
      <w:proofErr w:type="spellEnd"/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)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㈜한화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대표이사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ab/>
        <w:t xml:space="preserve">          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30F2E779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71A6C7A0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b/>
          <w:sz w:val="23"/>
          <w:szCs w:val="23"/>
        </w:rPr>
      </w:pPr>
      <w:r w:rsidRPr="00936D2A">
        <w:rPr>
          <w:rFonts w:ascii="Times New Roman" w:eastAsia="바탕체" w:hAnsi="Times New Roman" w:cs="Times New Roman"/>
          <w:b/>
          <w:sz w:val="23"/>
          <w:szCs w:val="23"/>
        </w:rPr>
        <w:t>공동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순위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우선수익자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(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1)</w:t>
      </w:r>
    </w:p>
    <w:p w14:paraId="26452795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     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460C4CAE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법인등록번호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60E688F9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법인명</w:t>
      </w:r>
      <w:proofErr w:type="spellEnd"/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)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교보생명보험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대표이사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ab/>
        <w:t xml:space="preserve">          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0721A987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31715731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     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642AC0A6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법인등록번호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572D95F1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법인명</w:t>
      </w:r>
      <w:proofErr w:type="spellEnd"/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)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동양생명보험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대표이사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ab/>
        <w:t xml:space="preserve">          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0ADE1F23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065D3A5D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     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4194C18D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법인등록번호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02D207CE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법인명</w:t>
      </w:r>
      <w:proofErr w:type="spellEnd"/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)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한화생명보험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대표이사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ab/>
        <w:t xml:space="preserve">          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4E822B8C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72CD7F29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b/>
          <w:sz w:val="23"/>
          <w:szCs w:val="23"/>
        </w:rPr>
      </w:pPr>
      <w:r w:rsidRPr="00936D2A">
        <w:rPr>
          <w:rFonts w:ascii="Times New Roman" w:eastAsia="바탕체" w:hAnsi="Times New Roman" w:cs="Times New Roman"/>
          <w:b/>
          <w:sz w:val="23"/>
          <w:szCs w:val="23"/>
        </w:rPr>
        <w:t>공동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순위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우선수익자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(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2)</w:t>
      </w:r>
    </w:p>
    <w:p w14:paraId="50944EEA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     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64A44D22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법인등록번호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0E30014C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법인명</w:t>
      </w:r>
      <w:proofErr w:type="spellEnd"/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)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에이디에프케이아이피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9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전문투자형사모부동산투자회사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        </w:t>
      </w:r>
    </w:p>
    <w:p w14:paraId="62AE8252" w14:textId="77777777" w:rsidR="003A3C7D" w:rsidRPr="00936D2A" w:rsidRDefault="003A3C7D" w:rsidP="00712ADD">
      <w:pPr>
        <w:wordWrap w:val="0"/>
        <w:spacing w:line="420" w:lineRule="atLeast"/>
        <w:ind w:left="1134" w:firstLine="797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대표이사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ab/>
        <w:t xml:space="preserve">          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5BCA6917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7F2E875F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     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370C368E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법인등록번호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6A95C6EA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법인명</w:t>
      </w:r>
      <w:proofErr w:type="spellEnd"/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)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㈜신한은행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퍼시픽전문투자형사모부동산투자신탁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54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수탁자지위에서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0EFCFD57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             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대표이사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ab/>
        <w:t xml:space="preserve">          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1A8FAF86" w14:textId="77777777" w:rsidR="003A3C7D" w:rsidRDefault="003A3C7D" w:rsidP="00712ADD">
      <w:pPr>
        <w:wordWrap w:val="0"/>
        <w:spacing w:line="420" w:lineRule="atLeast"/>
        <w:jc w:val="both"/>
        <w:rPr>
          <w:ins w:id="35" w:author="김윤필" w:date="2025-09-24T21:49:00Z"/>
          <w:rFonts w:ascii="Times New Roman" w:eastAsia="바탕체" w:hAnsi="Times New Roman" w:cs="Times New Roman"/>
          <w:sz w:val="23"/>
          <w:szCs w:val="23"/>
        </w:rPr>
      </w:pPr>
    </w:p>
    <w:p w14:paraId="154D7502" w14:textId="77777777" w:rsidR="004813D0" w:rsidRDefault="004813D0" w:rsidP="00712ADD">
      <w:pPr>
        <w:wordWrap w:val="0"/>
        <w:spacing w:line="420" w:lineRule="atLeast"/>
        <w:jc w:val="both"/>
        <w:rPr>
          <w:ins w:id="36" w:author="김윤필" w:date="2025-09-24T21:48:00Z"/>
          <w:rFonts w:ascii="Times New Roman" w:eastAsia="바탕체" w:hAnsi="Times New Roman" w:cs="Times New Roman"/>
          <w:sz w:val="23"/>
          <w:szCs w:val="23"/>
        </w:rPr>
      </w:pPr>
      <w:ins w:id="37" w:author="김윤필" w:date="2025-09-24T21:49:00Z">
        <w:r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3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순위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우선수익자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(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기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)</w:t>
        </w:r>
      </w:ins>
    </w:p>
    <w:p w14:paraId="578E9296" w14:textId="77777777" w:rsidR="004813D0" w:rsidRPr="00936D2A" w:rsidRDefault="004813D0" w:rsidP="004813D0">
      <w:pPr>
        <w:wordWrap w:val="0"/>
        <w:spacing w:line="420" w:lineRule="atLeast"/>
        <w:jc w:val="both"/>
        <w:rPr>
          <w:ins w:id="38" w:author="김윤필" w:date="2025-09-24T21:49:00Z"/>
          <w:rFonts w:ascii="Times New Roman" w:eastAsia="바탕체" w:hAnsi="Times New Roman" w:cs="Times New Roman"/>
          <w:sz w:val="23"/>
          <w:szCs w:val="23"/>
        </w:rPr>
      </w:pPr>
      <w:ins w:id="39" w:author="김윤필" w:date="2025-09-24T21:49:00Z">
        <w:r w:rsidRPr="00936D2A">
          <w:rPr>
            <w:rFonts w:ascii="Times New Roman" w:eastAsia="바탕체" w:hAnsi="Times New Roman" w:cs="Times New Roman"/>
            <w:sz w:val="23"/>
            <w:szCs w:val="23"/>
          </w:rPr>
          <w:t>주</w:t>
        </w:r>
        <w:r w:rsidRPr="00936D2A">
          <w:rPr>
            <w:rFonts w:ascii="Times New Roman" w:eastAsia="바탕체" w:hAnsi="Times New Roman" w:cs="Times New Roman"/>
            <w:sz w:val="23"/>
            <w:szCs w:val="23"/>
          </w:rPr>
          <w:t xml:space="preserve">         </w:t>
        </w:r>
        <w:proofErr w:type="gramStart"/>
        <w:r w:rsidRPr="00936D2A">
          <w:rPr>
            <w:rFonts w:ascii="Times New Roman" w:eastAsia="바탕체" w:hAnsi="Times New Roman" w:cs="Times New Roman"/>
            <w:sz w:val="23"/>
            <w:szCs w:val="23"/>
          </w:rPr>
          <w:t>소</w:t>
        </w:r>
        <w:r w:rsidRPr="00936D2A">
          <w:rPr>
            <w:rFonts w:ascii="Times New Roman" w:eastAsia="바탕체" w:hAnsi="Times New Roman" w:cs="Times New Roman"/>
            <w:sz w:val="23"/>
            <w:szCs w:val="23"/>
          </w:rPr>
          <w:t xml:space="preserve"> :</w:t>
        </w:r>
        <w:proofErr w:type="gramEnd"/>
        <w:r w:rsidRPr="00936D2A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</w:ins>
    </w:p>
    <w:p w14:paraId="139A5B90" w14:textId="77777777" w:rsidR="004813D0" w:rsidRPr="00936D2A" w:rsidRDefault="004813D0" w:rsidP="004813D0">
      <w:pPr>
        <w:wordWrap w:val="0"/>
        <w:spacing w:line="420" w:lineRule="atLeast"/>
        <w:jc w:val="both"/>
        <w:rPr>
          <w:ins w:id="40" w:author="김윤필" w:date="2025-09-24T21:49:00Z"/>
          <w:rFonts w:ascii="Times New Roman" w:eastAsia="바탕체" w:hAnsi="Times New Roman" w:cs="Times New Roman"/>
          <w:sz w:val="23"/>
          <w:szCs w:val="23"/>
        </w:rPr>
      </w:pPr>
      <w:ins w:id="41" w:author="김윤필" w:date="2025-09-24T21:49:00Z">
        <w:r w:rsidRPr="00936D2A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proofErr w:type="gramStart"/>
        <w:r w:rsidRPr="00936D2A">
          <w:rPr>
            <w:rFonts w:ascii="Times New Roman" w:eastAsia="바탕체" w:hAnsi="Times New Roman" w:cs="Times New Roman"/>
            <w:sz w:val="23"/>
            <w:szCs w:val="23"/>
          </w:rPr>
          <w:t>법인등록번호</w:t>
        </w:r>
        <w:r w:rsidRPr="00936D2A">
          <w:rPr>
            <w:rFonts w:ascii="Times New Roman" w:eastAsia="바탕체" w:hAnsi="Times New Roman" w:cs="Times New Roman"/>
            <w:sz w:val="23"/>
            <w:szCs w:val="23"/>
          </w:rPr>
          <w:t xml:space="preserve"> :</w:t>
        </w:r>
        <w:proofErr w:type="gramEnd"/>
        <w:r w:rsidRPr="00936D2A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</w:ins>
    </w:p>
    <w:p w14:paraId="23B75956" w14:textId="77777777" w:rsidR="004813D0" w:rsidRPr="00936D2A" w:rsidRDefault="004813D0" w:rsidP="004813D0">
      <w:pPr>
        <w:wordWrap w:val="0"/>
        <w:spacing w:line="420" w:lineRule="atLeast"/>
        <w:jc w:val="both"/>
        <w:rPr>
          <w:ins w:id="42" w:author="김윤필" w:date="2025-09-24T21:49:00Z"/>
          <w:rFonts w:ascii="Times New Roman" w:eastAsia="바탕체" w:hAnsi="Times New Roman" w:cs="Times New Roman"/>
          <w:sz w:val="23"/>
          <w:szCs w:val="23"/>
        </w:rPr>
      </w:pPr>
      <w:ins w:id="43" w:author="김윤필" w:date="2025-09-24T21:49:00Z">
        <w:r w:rsidRPr="00936D2A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936D2A">
          <w:rPr>
            <w:rFonts w:ascii="Times New Roman" w:eastAsia="바탕체" w:hAnsi="Times New Roman" w:cs="Times New Roman"/>
            <w:sz w:val="23"/>
            <w:szCs w:val="23"/>
          </w:rPr>
          <w:t>성</w:t>
        </w:r>
        <w:r w:rsidRPr="00936D2A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936D2A">
          <w:rPr>
            <w:rFonts w:ascii="Times New Roman" w:eastAsia="바탕체" w:hAnsi="Times New Roman" w:cs="Times New Roman"/>
            <w:sz w:val="23"/>
            <w:szCs w:val="23"/>
          </w:rPr>
          <w:t>명</w:t>
        </w:r>
        <w:r w:rsidRPr="00936D2A">
          <w:rPr>
            <w:rFonts w:ascii="Times New Roman" w:eastAsia="바탕체" w:hAnsi="Times New Roman" w:cs="Times New Roman"/>
            <w:sz w:val="23"/>
            <w:szCs w:val="23"/>
          </w:rPr>
          <w:t>(</w:t>
        </w:r>
        <w:proofErr w:type="spellStart"/>
        <w:r w:rsidRPr="00936D2A">
          <w:rPr>
            <w:rFonts w:ascii="Times New Roman" w:eastAsia="바탕체" w:hAnsi="Times New Roman" w:cs="Times New Roman"/>
            <w:sz w:val="23"/>
            <w:szCs w:val="23"/>
          </w:rPr>
          <w:t>법인명</w:t>
        </w:r>
        <w:proofErr w:type="spellEnd"/>
        <w:proofErr w:type="gramStart"/>
        <w:r w:rsidRPr="00936D2A">
          <w:rPr>
            <w:rFonts w:ascii="Times New Roman" w:eastAsia="바탕체" w:hAnsi="Times New Roman" w:cs="Times New Roman"/>
            <w:sz w:val="23"/>
            <w:szCs w:val="23"/>
          </w:rPr>
          <w:t>) :</w:t>
        </w:r>
        <w:proofErr w:type="gramEnd"/>
        <w:r w:rsidRPr="00936D2A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주식회사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>
          <w:rPr>
            <w:rFonts w:ascii="Times New Roman" w:eastAsia="바탕체" w:hAnsi="Times New Roman" w:cs="Times New Roman" w:hint="eastAsia"/>
            <w:sz w:val="23"/>
            <w:szCs w:val="23"/>
          </w:rPr>
          <w:t>퍼시스</w:t>
        </w:r>
        <w:proofErr w:type="spellEnd"/>
        <w:r w:rsidRPr="00936D2A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936D2A">
          <w:rPr>
            <w:rFonts w:ascii="Times New Roman" w:eastAsia="바탕체" w:hAnsi="Times New Roman" w:cs="Times New Roman"/>
            <w:sz w:val="23"/>
            <w:szCs w:val="23"/>
          </w:rPr>
          <w:t>대표이사</w:t>
        </w:r>
        <w:r w:rsidRPr="00936D2A">
          <w:rPr>
            <w:rFonts w:ascii="Times New Roman" w:eastAsia="바탕체" w:hAnsi="Times New Roman" w:cs="Times New Roman"/>
            <w:sz w:val="23"/>
            <w:szCs w:val="23"/>
          </w:rPr>
          <w:tab/>
          <w:t xml:space="preserve">          (</w:t>
        </w:r>
        <w:r w:rsidRPr="00936D2A">
          <w:rPr>
            <w:rFonts w:ascii="Times New Roman" w:eastAsia="바탕체" w:hAnsi="Times New Roman" w:cs="Times New Roman"/>
            <w:sz w:val="23"/>
            <w:szCs w:val="23"/>
          </w:rPr>
          <w:t>인</w:t>
        </w:r>
        <w:r w:rsidRPr="00936D2A">
          <w:rPr>
            <w:rFonts w:ascii="Times New Roman" w:eastAsia="바탕체" w:hAnsi="Times New Roman" w:cs="Times New Roman"/>
            <w:sz w:val="23"/>
            <w:szCs w:val="23"/>
          </w:rPr>
          <w:t>)</w:t>
        </w:r>
      </w:ins>
    </w:p>
    <w:p w14:paraId="4BEB10A8" w14:textId="77777777" w:rsidR="004813D0" w:rsidRPr="004813D0" w:rsidRDefault="004813D0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13EAE3C3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b/>
          <w:sz w:val="23"/>
          <w:szCs w:val="23"/>
        </w:rPr>
      </w:pP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제</w:t>
      </w:r>
      <w:ins w:id="44" w:author="김윤필" w:date="2025-09-24T21:47:00Z">
        <w:r w:rsidR="004813D0">
          <w:rPr>
            <w:rFonts w:ascii="Times New Roman" w:eastAsia="바탕체" w:hAnsi="Times New Roman" w:cs="Times New Roman" w:hint="eastAsia"/>
            <w:b/>
            <w:sz w:val="23"/>
            <w:szCs w:val="23"/>
          </w:rPr>
          <w:t>4</w:t>
        </w:r>
      </w:ins>
      <w:del w:id="45" w:author="김윤필" w:date="2025-09-24T21:47:00Z">
        <w:r w:rsidRPr="00936D2A" w:rsidDel="004813D0">
          <w:rPr>
            <w:rFonts w:ascii="Times New Roman" w:eastAsia="바탕체" w:hAnsi="Times New Roman" w:cs="Times New Roman"/>
            <w:b/>
            <w:sz w:val="23"/>
            <w:szCs w:val="23"/>
          </w:rPr>
          <w:delText>3</w:delText>
        </w:r>
      </w:del>
      <w:r w:rsidRPr="00936D2A">
        <w:rPr>
          <w:rFonts w:ascii="Times New Roman" w:eastAsia="바탕체" w:hAnsi="Times New Roman" w:cs="Times New Roman"/>
          <w:b/>
          <w:sz w:val="23"/>
          <w:szCs w:val="23"/>
        </w:rPr>
        <w:t>순위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우선수익자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(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3)</w:t>
      </w:r>
    </w:p>
    <w:p w14:paraId="35306471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     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1C8A0A29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법인등록번호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76B488D4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법인명</w:t>
      </w:r>
      <w:proofErr w:type="spellEnd"/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)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㈜한화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대표이사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ab/>
        <w:t xml:space="preserve">          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06F2273A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12D79971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b/>
          <w:sz w:val="23"/>
          <w:szCs w:val="23"/>
        </w:rPr>
      </w:pPr>
      <w:r w:rsidRPr="00936D2A">
        <w:rPr>
          <w:rFonts w:ascii="Times New Roman" w:eastAsia="바탕체" w:hAnsi="Times New Roman" w:cs="Times New Roman"/>
          <w:b/>
          <w:sz w:val="23"/>
          <w:szCs w:val="23"/>
        </w:rPr>
        <w:t>공동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제</w:t>
      </w:r>
      <w:ins w:id="46" w:author="김윤필" w:date="2025-09-24T21:47:00Z">
        <w:r w:rsidR="004813D0">
          <w:rPr>
            <w:rFonts w:ascii="Times New Roman" w:eastAsia="바탕체" w:hAnsi="Times New Roman" w:cs="Times New Roman" w:hint="eastAsia"/>
            <w:b/>
            <w:sz w:val="23"/>
            <w:szCs w:val="23"/>
          </w:rPr>
          <w:t>6</w:t>
        </w:r>
      </w:ins>
      <w:del w:id="47" w:author="김윤필" w:date="2025-09-24T21:47:00Z">
        <w:r w:rsidRPr="00936D2A" w:rsidDel="004813D0">
          <w:rPr>
            <w:rFonts w:ascii="Times New Roman" w:eastAsia="바탕체" w:hAnsi="Times New Roman" w:cs="Times New Roman"/>
            <w:b/>
            <w:sz w:val="23"/>
            <w:szCs w:val="23"/>
          </w:rPr>
          <w:delText>5</w:delText>
        </w:r>
      </w:del>
      <w:r w:rsidRPr="00936D2A">
        <w:rPr>
          <w:rFonts w:ascii="Times New Roman" w:eastAsia="바탕체" w:hAnsi="Times New Roman" w:cs="Times New Roman"/>
          <w:b/>
          <w:sz w:val="23"/>
          <w:szCs w:val="23"/>
        </w:rPr>
        <w:t>순위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우선수익자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(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4)</w:t>
      </w:r>
    </w:p>
    <w:p w14:paraId="74262E75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     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77D1375C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법인등록번호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3045C42D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법인명</w:t>
      </w:r>
      <w:proofErr w:type="spellEnd"/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)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에이디에프케이아이피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9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전문투자형사모부동산투자회사</w:t>
      </w:r>
    </w:p>
    <w:p w14:paraId="7F83C0A5" w14:textId="77777777" w:rsidR="003A3C7D" w:rsidRPr="00936D2A" w:rsidRDefault="003A3C7D" w:rsidP="00712ADD">
      <w:pPr>
        <w:wordWrap w:val="0"/>
        <w:spacing w:line="420" w:lineRule="atLeast"/>
        <w:ind w:firstLine="92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     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대표이사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ab/>
        <w:t xml:space="preserve">          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7C827306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33839B66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b/>
          <w:sz w:val="23"/>
          <w:szCs w:val="23"/>
        </w:rPr>
      </w:pPr>
      <w:r w:rsidRPr="00936D2A">
        <w:rPr>
          <w:rFonts w:ascii="Times New Roman" w:eastAsia="바탕체" w:hAnsi="Times New Roman" w:cs="Times New Roman"/>
          <w:b/>
          <w:sz w:val="23"/>
          <w:szCs w:val="23"/>
        </w:rPr>
        <w:t>공동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제</w:t>
      </w:r>
      <w:ins w:id="48" w:author="김윤필" w:date="2025-09-24T21:47:00Z">
        <w:r w:rsidR="004813D0">
          <w:rPr>
            <w:rFonts w:ascii="Times New Roman" w:eastAsia="바탕체" w:hAnsi="Times New Roman" w:cs="Times New Roman" w:hint="eastAsia"/>
            <w:b/>
            <w:sz w:val="23"/>
            <w:szCs w:val="23"/>
          </w:rPr>
          <w:t>6</w:t>
        </w:r>
      </w:ins>
      <w:del w:id="49" w:author="김윤필" w:date="2025-09-24T21:47:00Z">
        <w:r w:rsidRPr="00936D2A" w:rsidDel="004813D0">
          <w:rPr>
            <w:rFonts w:ascii="Times New Roman" w:eastAsia="바탕체" w:hAnsi="Times New Roman" w:cs="Times New Roman"/>
            <w:b/>
            <w:sz w:val="23"/>
            <w:szCs w:val="23"/>
          </w:rPr>
          <w:delText>5</w:delText>
        </w:r>
      </w:del>
      <w:r w:rsidRPr="00936D2A">
        <w:rPr>
          <w:rFonts w:ascii="Times New Roman" w:eastAsia="바탕체" w:hAnsi="Times New Roman" w:cs="Times New Roman"/>
          <w:b/>
          <w:sz w:val="23"/>
          <w:szCs w:val="23"/>
        </w:rPr>
        <w:t>순위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우선수익자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(</w:t>
      </w:r>
      <w:ins w:id="50" w:author="김윤필" w:date="2025-09-24T21:49:00Z">
        <w:r w:rsidR="004813D0">
          <w:rPr>
            <w:rFonts w:ascii="Times New Roman" w:eastAsia="바탕체" w:hAnsi="Times New Roman" w:cs="Times New Roman" w:hint="eastAsia"/>
            <w:b/>
            <w:sz w:val="23"/>
            <w:szCs w:val="23"/>
          </w:rPr>
          <w:t>경</w:t>
        </w:r>
      </w:ins>
      <w:del w:id="51" w:author="김윤필" w:date="2025-09-24T21:49:00Z">
        <w:r w:rsidRPr="00936D2A" w:rsidDel="004813D0">
          <w:rPr>
            <w:rFonts w:ascii="Times New Roman" w:eastAsia="바탕체" w:hAnsi="Times New Roman" w:cs="Times New Roman"/>
            <w:b/>
            <w:sz w:val="23"/>
            <w:szCs w:val="23"/>
          </w:rPr>
          <w:delText>기</w:delText>
        </w:r>
      </w:del>
      <w:r w:rsidRPr="00936D2A">
        <w:rPr>
          <w:rFonts w:ascii="Times New Roman" w:eastAsia="바탕체" w:hAnsi="Times New Roman" w:cs="Times New Roman"/>
          <w:b/>
          <w:sz w:val="23"/>
          <w:szCs w:val="23"/>
        </w:rPr>
        <w:t>)</w:t>
      </w:r>
    </w:p>
    <w:p w14:paraId="5AED7963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     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6356A2EE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법인등록번호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0DB567BF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법인명</w:t>
      </w:r>
      <w:proofErr w:type="spellEnd"/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)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㈜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펨코로지스틱제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9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호위탁관리부동산투자회사</w:t>
      </w:r>
    </w:p>
    <w:p w14:paraId="0359B15A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            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대표이사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ab/>
        <w:t xml:space="preserve">          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22F58E8E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416AB4A7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b/>
          <w:sz w:val="23"/>
          <w:szCs w:val="23"/>
        </w:rPr>
      </w:pPr>
      <w:r w:rsidRPr="00936D2A">
        <w:rPr>
          <w:rFonts w:ascii="Times New Roman" w:eastAsia="바탕체" w:hAnsi="Times New Roman" w:cs="Times New Roman"/>
          <w:b/>
          <w:sz w:val="23"/>
          <w:szCs w:val="23"/>
        </w:rPr>
        <w:lastRenderedPageBreak/>
        <w:t>제</w:t>
      </w:r>
      <w:ins w:id="52" w:author="김윤필" w:date="2025-09-24T21:47:00Z">
        <w:r w:rsidR="004813D0">
          <w:rPr>
            <w:rFonts w:ascii="Times New Roman" w:eastAsia="바탕체" w:hAnsi="Times New Roman" w:cs="Times New Roman" w:hint="eastAsia"/>
            <w:b/>
            <w:sz w:val="23"/>
            <w:szCs w:val="23"/>
          </w:rPr>
          <w:t>7</w:t>
        </w:r>
      </w:ins>
      <w:del w:id="53" w:author="김윤필" w:date="2025-09-24T21:47:00Z">
        <w:r w:rsidRPr="00936D2A" w:rsidDel="004813D0">
          <w:rPr>
            <w:rFonts w:ascii="Times New Roman" w:eastAsia="바탕체" w:hAnsi="Times New Roman" w:cs="Times New Roman"/>
            <w:b/>
            <w:sz w:val="23"/>
            <w:szCs w:val="23"/>
          </w:rPr>
          <w:delText>6</w:delText>
        </w:r>
      </w:del>
      <w:r w:rsidRPr="00936D2A">
        <w:rPr>
          <w:rFonts w:ascii="Times New Roman" w:eastAsia="바탕체" w:hAnsi="Times New Roman" w:cs="Times New Roman"/>
          <w:b/>
          <w:sz w:val="23"/>
          <w:szCs w:val="23"/>
        </w:rPr>
        <w:t>순위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우선수익자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(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무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)</w:t>
      </w:r>
    </w:p>
    <w:p w14:paraId="35A1470E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     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072FBC81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법인등록번호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4D5F613A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법인명</w:t>
      </w:r>
      <w:proofErr w:type="spellEnd"/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)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주식회사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우미건설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대표이사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ab/>
        <w:t xml:space="preserve">          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5F21C908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2E2A2561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b/>
          <w:sz w:val="23"/>
          <w:szCs w:val="23"/>
        </w:rPr>
      </w:pPr>
      <w:r w:rsidRPr="00936D2A">
        <w:rPr>
          <w:rFonts w:ascii="Times New Roman" w:eastAsia="바탕체" w:hAnsi="Times New Roman" w:cs="Times New Roman"/>
          <w:b/>
          <w:sz w:val="23"/>
          <w:szCs w:val="23"/>
        </w:rPr>
        <w:t>대리금융기관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 xml:space="preserve"> (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대리금융기관</w:t>
      </w:r>
      <w:r w:rsidRPr="00936D2A">
        <w:rPr>
          <w:rFonts w:ascii="Times New Roman" w:eastAsia="바탕체" w:hAnsi="Times New Roman" w:cs="Times New Roman"/>
          <w:b/>
          <w:sz w:val="23"/>
          <w:szCs w:val="23"/>
        </w:rPr>
        <w:t>)</w:t>
      </w:r>
    </w:p>
    <w:p w14:paraId="21E8BC2D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     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7887DE30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법인등록번호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0F63E175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법인명</w:t>
      </w:r>
      <w:proofErr w:type="spellEnd"/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)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교보증권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대표이사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ab/>
        <w:t xml:space="preserve">          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05CD0F76" w14:textId="77777777" w:rsidR="003A3C7D" w:rsidRPr="00936D2A" w:rsidRDefault="003A3C7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26D6E00F" w14:textId="77777777" w:rsidR="003A3C7D" w:rsidRPr="00936D2A" w:rsidRDefault="003A3C7D" w:rsidP="00712ADD">
      <w:pPr>
        <w:wordWrap w:val="0"/>
        <w:spacing w:line="420" w:lineRule="atLeast"/>
        <w:jc w:val="center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-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기재를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여백</w:t>
      </w:r>
      <w:r w:rsidRPr="00936D2A">
        <w:rPr>
          <w:rFonts w:ascii="Times New Roman" w:eastAsia="바탕체" w:hAnsi="Times New Roman" w:cs="Times New Roman"/>
          <w:sz w:val="23"/>
          <w:szCs w:val="23"/>
        </w:rPr>
        <w:t>-</w:t>
      </w:r>
    </w:p>
    <w:p w14:paraId="1C5E7026" w14:textId="77777777" w:rsidR="003A3C7D" w:rsidRPr="00936D2A" w:rsidRDefault="003A3C7D" w:rsidP="00712ADD">
      <w:pPr>
        <w:widowControl/>
        <w:wordWrap w:val="0"/>
        <w:autoSpaceDE/>
        <w:autoSpaceDN/>
        <w:spacing w:line="276" w:lineRule="auto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br w:type="page"/>
      </w:r>
    </w:p>
    <w:p w14:paraId="6E012D54" w14:textId="77777777" w:rsidR="003A3C7D" w:rsidRPr="00936D2A" w:rsidRDefault="003A3C7D" w:rsidP="00712ADD">
      <w:pPr>
        <w:wordWrap w:val="0"/>
        <w:spacing w:line="420" w:lineRule="atLeast"/>
        <w:jc w:val="center"/>
        <w:rPr>
          <w:rFonts w:ascii="Times New Roman" w:eastAsia="바탕체" w:hAnsi="Times New Roman" w:cs="Times New Roman"/>
          <w:sz w:val="37"/>
          <w:szCs w:val="37"/>
        </w:rPr>
      </w:pPr>
      <w:r w:rsidRPr="00936D2A">
        <w:rPr>
          <w:rFonts w:ascii="Times New Roman" w:eastAsia="바탕체" w:hAnsi="Times New Roman" w:cs="Times New Roman"/>
          <w:sz w:val="37"/>
          <w:szCs w:val="37"/>
        </w:rPr>
        <w:lastRenderedPageBreak/>
        <w:t>관리형</w:t>
      </w:r>
      <w:r w:rsidRPr="00936D2A">
        <w:rPr>
          <w:rFonts w:ascii="Times New Roman" w:eastAsia="바탕체" w:hAnsi="Times New Roman" w:cs="Times New Roman"/>
          <w:sz w:val="37"/>
          <w:szCs w:val="37"/>
        </w:rPr>
        <w:t xml:space="preserve"> </w:t>
      </w:r>
      <w:r w:rsidRPr="00936D2A">
        <w:rPr>
          <w:rFonts w:ascii="Times New Roman" w:eastAsia="바탕체" w:hAnsi="Times New Roman" w:cs="Times New Roman"/>
          <w:sz w:val="37"/>
          <w:szCs w:val="37"/>
        </w:rPr>
        <w:t>토지신탁계약서</w:t>
      </w:r>
      <w:r w:rsidRPr="00936D2A">
        <w:rPr>
          <w:rFonts w:ascii="Times New Roman" w:eastAsia="바탕체" w:hAnsi="Times New Roman" w:cs="Times New Roman"/>
          <w:sz w:val="37"/>
          <w:szCs w:val="37"/>
        </w:rPr>
        <w:t xml:space="preserve"> </w:t>
      </w:r>
      <w:r w:rsidRPr="00936D2A">
        <w:rPr>
          <w:rFonts w:ascii="Times New Roman" w:eastAsia="바탕체" w:hAnsi="Times New Roman" w:cs="Times New Roman"/>
          <w:sz w:val="37"/>
          <w:szCs w:val="37"/>
        </w:rPr>
        <w:t>특약사항</w:t>
      </w:r>
    </w:p>
    <w:p w14:paraId="3E34F351" w14:textId="77777777" w:rsidR="003A3C7D" w:rsidRPr="00936D2A" w:rsidRDefault="003A3C7D" w:rsidP="00712ADD">
      <w:pPr>
        <w:wordWrap w:val="0"/>
        <w:spacing w:line="420" w:lineRule="atLeast"/>
        <w:jc w:val="center"/>
        <w:rPr>
          <w:rFonts w:ascii="Times New Roman" w:eastAsia="바탕체" w:hAnsi="Times New Roman" w:cs="Times New Roman"/>
          <w:sz w:val="23"/>
          <w:szCs w:val="23"/>
        </w:rPr>
      </w:pPr>
    </w:p>
    <w:p w14:paraId="10673163" w14:textId="77777777" w:rsidR="003A3C7D" w:rsidRPr="00936D2A" w:rsidRDefault="003A3C7D" w:rsidP="00712ADD">
      <w:pPr>
        <w:wordWrap w:val="0"/>
        <w:spacing w:line="420" w:lineRule="atLeast"/>
        <w:jc w:val="center"/>
        <w:rPr>
          <w:rFonts w:ascii="Times New Roman" w:eastAsia="바탕체" w:hAnsi="Times New Roman" w:cs="Times New Roman"/>
          <w:sz w:val="23"/>
          <w:szCs w:val="23"/>
        </w:rPr>
      </w:pPr>
    </w:p>
    <w:p w14:paraId="61DE56F7" w14:textId="77777777" w:rsidR="003A3C7D" w:rsidRPr="00936D2A" w:rsidRDefault="003A3C7D" w:rsidP="00712ADD">
      <w:pPr>
        <w:wordWrap w:val="0"/>
        <w:spacing w:line="420" w:lineRule="atLeast"/>
        <w:jc w:val="center"/>
        <w:rPr>
          <w:rFonts w:ascii="Times New Roman" w:eastAsia="바탕체" w:hAnsi="Times New Roman" w:cs="Times New Roman"/>
          <w:sz w:val="31"/>
          <w:szCs w:val="31"/>
        </w:rPr>
      </w:pPr>
      <w:r w:rsidRPr="00936D2A">
        <w:rPr>
          <w:rFonts w:ascii="Times New Roman" w:eastAsia="바탕체" w:hAnsi="Times New Roman" w:cs="Times New Roman"/>
          <w:sz w:val="31"/>
          <w:szCs w:val="31"/>
        </w:rPr>
        <w:t>제</w:t>
      </w:r>
      <w:r w:rsidRPr="00936D2A">
        <w:rPr>
          <w:rFonts w:ascii="Times New Roman" w:eastAsia="바탕체" w:hAnsi="Times New Roman" w:cs="Times New Roman"/>
          <w:sz w:val="31"/>
          <w:szCs w:val="31"/>
        </w:rPr>
        <w:t>1</w:t>
      </w:r>
      <w:r w:rsidRPr="00936D2A">
        <w:rPr>
          <w:rFonts w:ascii="Times New Roman" w:eastAsia="바탕체" w:hAnsi="Times New Roman" w:cs="Times New Roman"/>
          <w:sz w:val="31"/>
          <w:szCs w:val="31"/>
        </w:rPr>
        <w:t>장</w:t>
      </w:r>
      <w:r w:rsidRPr="00936D2A">
        <w:rPr>
          <w:rFonts w:ascii="Times New Roman" w:eastAsia="바탕체" w:hAnsi="Times New Roman" w:cs="Times New Roman"/>
          <w:sz w:val="31"/>
          <w:szCs w:val="31"/>
        </w:rPr>
        <w:t xml:space="preserve"> </w:t>
      </w:r>
      <w:r w:rsidRPr="00936D2A">
        <w:rPr>
          <w:rFonts w:ascii="Times New Roman" w:eastAsia="바탕체" w:hAnsi="Times New Roman" w:cs="Times New Roman"/>
          <w:sz w:val="31"/>
          <w:szCs w:val="31"/>
        </w:rPr>
        <w:t>총칙</w:t>
      </w:r>
    </w:p>
    <w:p w14:paraId="29BB1DD2" w14:textId="77777777" w:rsidR="003A3C7D" w:rsidRPr="00936D2A" w:rsidRDefault="003A3C7D" w:rsidP="00712ADD">
      <w:pPr>
        <w:wordWrap w:val="0"/>
        <w:spacing w:line="420" w:lineRule="atLeast"/>
        <w:jc w:val="center"/>
        <w:rPr>
          <w:rFonts w:ascii="Times New Roman" w:eastAsia="바탕체" w:hAnsi="Times New Roman" w:cs="Times New Roman"/>
          <w:sz w:val="23"/>
          <w:szCs w:val="23"/>
        </w:rPr>
      </w:pPr>
    </w:p>
    <w:p w14:paraId="0A73BDD6" w14:textId="77777777" w:rsidR="003A3C7D" w:rsidRPr="00936D2A" w:rsidRDefault="003A3C7D" w:rsidP="00712ADD">
      <w:pPr>
        <w:pStyle w:val="a8"/>
        <w:wordWrap w:val="0"/>
        <w:spacing w:line="420" w:lineRule="atLeast"/>
        <w:ind w:right="492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관리형토지신탁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기본계약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말함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기본계약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규정과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위탁자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주식회사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용인중심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수탁자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주식회사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한국토지신탁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당사자들은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같이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기본계약에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적용한다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1546653B" w14:textId="77777777" w:rsidR="003A3C7D" w:rsidRPr="00936D2A" w:rsidRDefault="003A3C7D" w:rsidP="00712ADD">
      <w:pPr>
        <w:pStyle w:val="a8"/>
        <w:wordWrap w:val="0"/>
        <w:spacing w:line="420" w:lineRule="atLeast"/>
        <w:ind w:right="492"/>
        <w:jc w:val="both"/>
        <w:rPr>
          <w:rFonts w:ascii="Times New Roman" w:eastAsia="바탕체" w:hAnsi="Times New Roman" w:cs="Times New Roman"/>
          <w:sz w:val="23"/>
          <w:szCs w:val="23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1"/>
        <w:gridCol w:w="5209"/>
      </w:tblGrid>
      <w:tr w:rsidR="00936D2A" w:rsidRPr="0073338C" w14:paraId="330B8A5D" w14:textId="77777777" w:rsidTr="00FF6F00">
        <w:trPr>
          <w:trHeight w:val="676"/>
        </w:trPr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8A63B89" w14:textId="77777777" w:rsidR="003A3C7D" w:rsidRPr="0073338C" w:rsidRDefault="003A3C7D" w:rsidP="004813D0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제</w:t>
            </w:r>
            <w:ins w:id="54" w:author="김윤필" w:date="2025-09-24T21:50:00Z">
              <w:r w:rsidR="004813D0"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4</w:t>
              </w:r>
            </w:ins>
            <w:del w:id="55" w:author="김윤필" w:date="2025-09-24T21:50:00Z">
              <w:r w:rsidRPr="0073338C" w:rsidDel="004813D0">
                <w:rPr>
                  <w:rFonts w:ascii="Times New Roman" w:eastAsia="바탕체" w:hAnsi="Times New Roman" w:cs="Times New Roman"/>
                  <w:b/>
                  <w:bCs/>
                  <w:sz w:val="20"/>
                  <w:szCs w:val="20"/>
                </w:rPr>
                <w:delText>3</w:delText>
              </w:r>
            </w:del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순위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우선수익자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(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정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3</w:t>
            </w:r>
            <w:proofErr w:type="gramStart"/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)</w:t>
            </w:r>
            <w:r w:rsidR="00D02EE1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,</w:t>
            </w:r>
            <w:r w:rsidR="006D73EF"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D02EE1">
              <w:rPr>
                <w:rFonts w:ascii="Times New Roman" w:eastAsia="바탕체" w:hAnsi="Times New Roman" w:cs="Times New Roman" w:hint="eastAsia"/>
                <w:b/>
                <w:bCs/>
                <w:sz w:val="20"/>
                <w:szCs w:val="20"/>
              </w:rPr>
              <w:t>시공사</w:t>
            </w:r>
            <w:proofErr w:type="gramEnd"/>
            <w:r w:rsidR="00D02EE1">
              <w:rPr>
                <w:rFonts w:ascii="Times New Roman" w:eastAsia="바탕체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="00D02EE1">
              <w:rPr>
                <w:rFonts w:ascii="Times New Roman" w:eastAsia="바탕체" w:hAnsi="Times New Roman" w:cs="Times New Roman" w:hint="eastAsia"/>
                <w:b/>
                <w:bCs/>
                <w:sz w:val="20"/>
                <w:szCs w:val="20"/>
              </w:rPr>
              <w:t>겸</w:t>
            </w:r>
            <w:r w:rsidR="00D02EE1">
              <w:rPr>
                <w:rFonts w:ascii="Times New Roman" w:eastAsia="바탕체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제</w:t>
            </w:r>
            <w:ins w:id="56" w:author="김윤필" w:date="2025-09-24T21:50:00Z">
              <w:r w:rsidR="004813D0"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5</w:t>
              </w:r>
            </w:ins>
            <w:del w:id="57" w:author="김윤필" w:date="2025-09-24T21:50:00Z">
              <w:r w:rsidRPr="0073338C" w:rsidDel="004813D0">
                <w:rPr>
                  <w:rFonts w:ascii="Times New Roman" w:eastAsia="바탕체" w:hAnsi="Times New Roman" w:cs="Times New Roman"/>
                  <w:b/>
                  <w:bCs/>
                  <w:sz w:val="20"/>
                  <w:szCs w:val="20"/>
                </w:rPr>
                <w:delText>4</w:delText>
              </w:r>
            </w:del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순위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우선수익자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(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병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20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C46CBF7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주식회사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한화</w:t>
            </w:r>
          </w:p>
        </w:tc>
      </w:tr>
      <w:tr w:rsidR="00936D2A" w:rsidRPr="0073338C" w14:paraId="2A9F392E" w14:textId="77777777" w:rsidTr="00FF6F00">
        <w:trPr>
          <w:trHeight w:val="390"/>
        </w:trPr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CC7DE23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0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AA1C212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</w:p>
        </w:tc>
      </w:tr>
      <w:tr w:rsidR="00936D2A" w:rsidRPr="0073338C" w14:paraId="6099F6DC" w14:textId="77777777" w:rsidTr="00FF6F00">
        <w:trPr>
          <w:trHeight w:val="390"/>
        </w:trPr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961714E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공동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제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1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순위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우선수익자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(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정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1)</w:t>
            </w:r>
          </w:p>
        </w:tc>
        <w:tc>
          <w:tcPr>
            <w:tcW w:w="520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A447DC6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proofErr w:type="spellStart"/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교보생명보험</w:t>
            </w:r>
            <w:proofErr w:type="spellEnd"/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주식회사</w:t>
            </w:r>
          </w:p>
        </w:tc>
      </w:tr>
      <w:tr w:rsidR="00936D2A" w:rsidRPr="0073338C" w14:paraId="6849A358" w14:textId="77777777" w:rsidTr="00FF6F00">
        <w:trPr>
          <w:trHeight w:val="390"/>
        </w:trPr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DA03F46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0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7A822BD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동양생명보험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주식회사</w:t>
            </w:r>
          </w:p>
        </w:tc>
      </w:tr>
      <w:tr w:rsidR="00936D2A" w:rsidRPr="0073338C" w14:paraId="21F57A51" w14:textId="77777777" w:rsidTr="00FF6F00">
        <w:trPr>
          <w:trHeight w:val="390"/>
        </w:trPr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C0C5C61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0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140E748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한화생명보험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주식회사</w:t>
            </w:r>
          </w:p>
        </w:tc>
      </w:tr>
      <w:tr w:rsidR="00936D2A" w:rsidRPr="0073338C" w14:paraId="1996C69F" w14:textId="77777777" w:rsidTr="00FF6F00">
        <w:trPr>
          <w:trHeight w:val="390"/>
        </w:trPr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1624200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0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18AEC45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</w:p>
        </w:tc>
      </w:tr>
      <w:tr w:rsidR="00936D2A" w:rsidRPr="0073338C" w14:paraId="4D190484" w14:textId="77777777" w:rsidTr="00FF6F00">
        <w:trPr>
          <w:trHeight w:val="390"/>
        </w:trPr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84E740A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공동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제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2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순위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우선수익자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(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정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2)</w:t>
            </w:r>
          </w:p>
        </w:tc>
        <w:tc>
          <w:tcPr>
            <w:tcW w:w="520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4C678E8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proofErr w:type="spellStart"/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에이디에프케이아이피</w:t>
            </w:r>
            <w:proofErr w:type="spellEnd"/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9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전문투자형사모부동산투자회사</w:t>
            </w:r>
          </w:p>
        </w:tc>
      </w:tr>
      <w:tr w:rsidR="00936D2A" w:rsidRPr="0073338C" w14:paraId="12291BFA" w14:textId="77777777" w:rsidTr="00FF6F00">
        <w:trPr>
          <w:trHeight w:val="676"/>
        </w:trPr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3CF2A8C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0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DA01A98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㈜신한은행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(</w:t>
            </w:r>
            <w:proofErr w:type="spellStart"/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퍼시픽전문투자형사모부동산투자신탁</w:t>
            </w:r>
            <w:proofErr w:type="spellEnd"/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제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54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호</w:t>
            </w:r>
            <w:r w:rsidR="00F9622A">
              <w:rPr>
                <w:rFonts w:ascii="Times New Roman" w:eastAsia="바탕체" w:hAnsi="Times New Roman" w:cs="Times New Roman" w:hint="eastAsia"/>
                <w:sz w:val="20"/>
                <w:szCs w:val="20"/>
              </w:rPr>
              <w:t>의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수탁자</w:t>
            </w:r>
            <w:r w:rsidR="00F9622A">
              <w:rPr>
                <w:rFonts w:ascii="Times New Roman" w:eastAsia="바탕체" w:hAnsi="Times New Roman" w:cs="Times New Roman" w:hint="eastAsia"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지위에서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)</w:t>
            </w:r>
          </w:p>
        </w:tc>
      </w:tr>
      <w:tr w:rsidR="00936D2A" w:rsidRPr="0073338C" w14:paraId="39B49B06" w14:textId="77777777" w:rsidTr="00FF6F00">
        <w:trPr>
          <w:trHeight w:val="390"/>
        </w:trPr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E2308BB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</w:p>
        </w:tc>
        <w:tc>
          <w:tcPr>
            <w:tcW w:w="520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112CFA4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</w:p>
        </w:tc>
      </w:tr>
      <w:tr w:rsidR="00936D2A" w:rsidRPr="0073338C" w14:paraId="62C26717" w14:textId="77777777" w:rsidTr="00FF6F00">
        <w:trPr>
          <w:trHeight w:val="390"/>
        </w:trPr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0AC03DA" w14:textId="77777777" w:rsidR="003A3C7D" w:rsidRPr="0073338C" w:rsidRDefault="003A3C7D" w:rsidP="004813D0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공동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제</w:t>
            </w:r>
            <w:ins w:id="58" w:author="김윤필" w:date="2025-09-24T21:50:00Z">
              <w:r w:rsidR="004813D0"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6</w:t>
              </w:r>
            </w:ins>
            <w:del w:id="59" w:author="김윤필" w:date="2025-09-24T21:50:00Z">
              <w:r w:rsidRPr="0073338C" w:rsidDel="004813D0">
                <w:rPr>
                  <w:rFonts w:ascii="Times New Roman" w:eastAsia="바탕체" w:hAnsi="Times New Roman" w:cs="Times New Roman"/>
                  <w:b/>
                  <w:bCs/>
                  <w:sz w:val="20"/>
                  <w:szCs w:val="20"/>
                </w:rPr>
                <w:delText>5</w:delText>
              </w:r>
            </w:del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순위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우선수익자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(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정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4)</w:t>
            </w:r>
          </w:p>
        </w:tc>
        <w:tc>
          <w:tcPr>
            <w:tcW w:w="520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21CB7C2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proofErr w:type="spellStart"/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에이디에프케이아이피</w:t>
            </w:r>
            <w:proofErr w:type="spellEnd"/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9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전문투자형사모부동산투자회사</w:t>
            </w:r>
          </w:p>
        </w:tc>
      </w:tr>
      <w:tr w:rsidR="00936D2A" w:rsidRPr="0073338C" w14:paraId="0E8E9794" w14:textId="77777777" w:rsidTr="00FF6F00">
        <w:trPr>
          <w:trHeight w:val="390"/>
        </w:trPr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6F9C07C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0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65A3ACD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(“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정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1</w:t>
            </w:r>
            <w:proofErr w:type="gramStart"/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”,·</w:t>
            </w:r>
            <w:proofErr w:type="gramEnd"/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“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정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2”, “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정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4”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를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합하여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 xml:space="preserve"> “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정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”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이라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한다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.)</w:t>
            </w:r>
          </w:p>
        </w:tc>
      </w:tr>
      <w:tr w:rsidR="00936D2A" w:rsidRPr="0073338C" w14:paraId="0C97AEB2" w14:textId="77777777" w:rsidTr="00FF6F00">
        <w:trPr>
          <w:trHeight w:val="390"/>
        </w:trPr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F59B8B9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0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0104E47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</w:p>
        </w:tc>
      </w:tr>
      <w:tr w:rsidR="00936D2A" w:rsidRPr="0073338C" w14:paraId="61165A36" w14:textId="77777777" w:rsidTr="00FF6F00">
        <w:trPr>
          <w:trHeight w:val="390"/>
        </w:trPr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2159F49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정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1, 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정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2, 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정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4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의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대리금융기관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20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28C72A2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교보증권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(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주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)</w:t>
            </w:r>
          </w:p>
        </w:tc>
      </w:tr>
      <w:tr w:rsidR="00936D2A" w:rsidRPr="0073338C" w14:paraId="216EFE2B" w14:textId="77777777" w:rsidTr="00FF6F00">
        <w:trPr>
          <w:trHeight w:val="390"/>
        </w:trPr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18FADA6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0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0059696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</w:p>
        </w:tc>
      </w:tr>
      <w:tr w:rsidR="00936D2A" w:rsidRPr="0073338C" w14:paraId="731C05E0" w14:textId="77777777" w:rsidTr="00FF6F00">
        <w:trPr>
          <w:trHeight w:val="390"/>
        </w:trPr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A196CE5" w14:textId="77777777" w:rsidR="003A3C7D" w:rsidRPr="0073338C" w:rsidRDefault="003A3C7D" w:rsidP="004813D0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제</w:t>
            </w:r>
            <w:ins w:id="60" w:author="김윤필" w:date="2025-09-24T21:50:00Z">
              <w:r w:rsidR="004813D0"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7</w:t>
              </w:r>
            </w:ins>
            <w:del w:id="61" w:author="김윤필" w:date="2025-09-24T21:50:00Z">
              <w:r w:rsidRPr="0073338C" w:rsidDel="004813D0">
                <w:rPr>
                  <w:rFonts w:ascii="Times New Roman" w:eastAsia="바탕체" w:hAnsi="Times New Roman" w:cs="Times New Roman"/>
                  <w:b/>
                  <w:bCs/>
                  <w:sz w:val="20"/>
                  <w:szCs w:val="20"/>
                </w:rPr>
                <w:delText>6</w:delText>
              </w:r>
            </w:del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순위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우선수익자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(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무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20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C736CA6" w14:textId="77777777" w:rsidR="003A3C7D" w:rsidRPr="0073338C" w:rsidRDefault="003A3C7D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proofErr w:type="spellStart"/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우미건설</w:t>
            </w:r>
            <w:proofErr w:type="spellEnd"/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주식회사</w:t>
            </w:r>
          </w:p>
        </w:tc>
      </w:tr>
      <w:tr w:rsidR="004813D0" w:rsidRPr="0073338C" w14:paraId="2D6806AB" w14:textId="77777777" w:rsidTr="00FF6F00">
        <w:trPr>
          <w:trHeight w:val="390"/>
          <w:ins w:id="62" w:author="김윤필" w:date="2025-09-24T21:50:00Z"/>
        </w:trPr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51A6008" w14:textId="77777777" w:rsidR="004813D0" w:rsidRPr="0073338C" w:rsidRDefault="004813D0" w:rsidP="004813D0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ins w:id="63" w:author="김윤필" w:date="2025-09-24T21:50:00Z"/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0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FE2DDE9" w14:textId="77777777" w:rsidR="004813D0" w:rsidRPr="0073338C" w:rsidRDefault="004813D0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ins w:id="64" w:author="김윤필" w:date="2025-09-24T21:50:00Z"/>
                <w:rFonts w:ascii="Times New Roman" w:eastAsia="바탕체" w:hAnsi="Times New Roman" w:cs="Times New Roman"/>
                <w:sz w:val="20"/>
                <w:szCs w:val="20"/>
              </w:rPr>
            </w:pPr>
          </w:p>
        </w:tc>
      </w:tr>
      <w:tr w:rsidR="004813D0" w:rsidRPr="0073338C" w14:paraId="44D1DC92" w14:textId="77777777" w:rsidTr="00FF6F00">
        <w:trPr>
          <w:trHeight w:val="390"/>
          <w:ins w:id="65" w:author="김윤필" w:date="2025-09-24T21:50:00Z"/>
        </w:trPr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AD48B7E" w14:textId="77777777" w:rsidR="004813D0" w:rsidRPr="0073338C" w:rsidRDefault="004813D0" w:rsidP="004813D0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ins w:id="66" w:author="김윤필" w:date="2025-09-24T21:50:00Z"/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</w:pPr>
            <w:ins w:id="67" w:author="김윤필" w:date="2025-09-24T21:51:00Z">
              <w:r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제</w:t>
              </w:r>
              <w:r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3</w:t>
              </w:r>
              <w:r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순위</w:t>
              </w:r>
              <w:r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 xml:space="preserve"> </w:t>
              </w:r>
              <w:r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우선수익자</w:t>
              </w:r>
              <w:r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(</w:t>
              </w:r>
              <w:r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기</w:t>
              </w:r>
              <w:r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)</w:t>
              </w:r>
              <w:r>
                <w:rPr>
                  <w:rFonts w:ascii="Times New Roman" w:eastAsia="바탕체" w:hAnsi="Times New Roman" w:cs="Times New Roman"/>
                  <w:b/>
                  <w:bCs/>
                  <w:sz w:val="20"/>
                  <w:szCs w:val="20"/>
                </w:rPr>
                <w:t xml:space="preserve"> </w:t>
              </w:r>
            </w:ins>
          </w:p>
        </w:tc>
        <w:tc>
          <w:tcPr>
            <w:tcW w:w="520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6F80B30" w14:textId="77777777" w:rsidR="004813D0" w:rsidRPr="0073338C" w:rsidRDefault="004813D0" w:rsidP="004813D0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ins w:id="68" w:author="김윤필" w:date="2025-09-24T21:50:00Z"/>
                <w:rFonts w:ascii="Times New Roman" w:eastAsia="바탕체" w:hAnsi="Times New Roman" w:cs="Times New Roman"/>
                <w:sz w:val="20"/>
                <w:szCs w:val="20"/>
              </w:rPr>
            </w:pPr>
            <w:ins w:id="69" w:author="김윤필" w:date="2025-09-24T21:51:00Z">
              <w:r>
                <w:rPr>
                  <w:rFonts w:ascii="Times New Roman" w:eastAsia="바탕체" w:hAnsi="Times New Roman" w:cs="Times New Roman" w:hint="eastAsia"/>
                  <w:sz w:val="20"/>
                  <w:szCs w:val="20"/>
                </w:rPr>
                <w:t>주식회사</w:t>
              </w:r>
              <w:r>
                <w:rPr>
                  <w:rFonts w:ascii="Times New Roman" w:eastAsia="바탕체" w:hAnsi="Times New Roman" w:cs="Times New Roman" w:hint="eastAsia"/>
                  <w:sz w:val="20"/>
                  <w:szCs w:val="20"/>
                </w:rPr>
                <w:t xml:space="preserve"> </w:t>
              </w:r>
              <w:proofErr w:type="spellStart"/>
              <w:r>
                <w:rPr>
                  <w:rFonts w:ascii="Times New Roman" w:eastAsia="바탕체" w:hAnsi="Times New Roman" w:cs="Times New Roman" w:hint="eastAsia"/>
                  <w:sz w:val="20"/>
                  <w:szCs w:val="20"/>
                </w:rPr>
                <w:t>퍼시스</w:t>
              </w:r>
            </w:ins>
            <w:proofErr w:type="spellEnd"/>
          </w:p>
        </w:tc>
      </w:tr>
      <w:tr w:rsidR="004813D0" w:rsidRPr="0073338C" w14:paraId="36FCCB4D" w14:textId="77777777" w:rsidTr="00FF6F00">
        <w:trPr>
          <w:trHeight w:val="390"/>
        </w:trPr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207A65B" w14:textId="77777777" w:rsidR="004813D0" w:rsidRPr="0073338C" w:rsidRDefault="004813D0" w:rsidP="004813D0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0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A85B851" w14:textId="77777777" w:rsidR="004813D0" w:rsidRPr="004813D0" w:rsidRDefault="004813D0" w:rsidP="004813D0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</w:pPr>
          </w:p>
        </w:tc>
      </w:tr>
      <w:tr w:rsidR="004813D0" w:rsidRPr="0073338C" w14:paraId="3020DAF6" w14:textId="77777777" w:rsidTr="00FF6F00">
        <w:trPr>
          <w:trHeight w:val="390"/>
        </w:trPr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B101494" w14:textId="77777777" w:rsidR="004813D0" w:rsidRPr="0073338C" w:rsidRDefault="004813D0" w:rsidP="004813D0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lastRenderedPageBreak/>
              <w:t>공동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제</w:t>
            </w:r>
            <w:ins w:id="70" w:author="김윤필" w:date="2025-09-24T21:50:00Z">
              <w:r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6</w:t>
              </w:r>
            </w:ins>
            <w:del w:id="71" w:author="김윤필" w:date="2025-09-24T21:50:00Z">
              <w:r w:rsidRPr="0073338C" w:rsidDel="004813D0">
                <w:rPr>
                  <w:rFonts w:ascii="Times New Roman" w:eastAsia="바탕체" w:hAnsi="Times New Roman" w:cs="Times New Roman"/>
                  <w:b/>
                  <w:bCs/>
                  <w:sz w:val="20"/>
                  <w:szCs w:val="20"/>
                </w:rPr>
                <w:delText>5</w:delText>
              </w:r>
            </w:del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순위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우선수익자</w:t>
            </w:r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 xml:space="preserve"> (</w:t>
            </w:r>
            <w:ins w:id="72" w:author="김윤필" w:date="2025-09-24T21:50:00Z">
              <w:r>
                <w:rPr>
                  <w:rFonts w:ascii="Times New Roman" w:eastAsia="바탕체" w:hAnsi="Times New Roman" w:cs="Times New Roman" w:hint="eastAsia"/>
                  <w:b/>
                  <w:bCs/>
                  <w:sz w:val="20"/>
                  <w:szCs w:val="20"/>
                </w:rPr>
                <w:t>경</w:t>
              </w:r>
            </w:ins>
            <w:del w:id="73" w:author="김윤필" w:date="2025-09-24T21:50:00Z">
              <w:r w:rsidRPr="0073338C" w:rsidDel="004813D0">
                <w:rPr>
                  <w:rFonts w:ascii="Times New Roman" w:eastAsia="바탕체" w:hAnsi="Times New Roman" w:cs="Times New Roman"/>
                  <w:b/>
                  <w:bCs/>
                  <w:sz w:val="20"/>
                  <w:szCs w:val="20"/>
                </w:rPr>
                <w:delText>기</w:delText>
              </w:r>
            </w:del>
            <w:r w:rsidRPr="0073338C">
              <w:rPr>
                <w:rFonts w:ascii="Times New Roman" w:eastAsia="바탕체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20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2F22FCE" w14:textId="77777777" w:rsidR="004813D0" w:rsidRPr="0073338C" w:rsidRDefault="004813D0" w:rsidP="004813D0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both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주식회사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펨코로지스틱제</w:t>
            </w:r>
            <w:proofErr w:type="spellEnd"/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9</w:t>
            </w:r>
            <w:r w:rsidRPr="0073338C">
              <w:rPr>
                <w:rFonts w:ascii="Times New Roman" w:eastAsia="바탕체" w:hAnsi="Times New Roman" w:cs="Times New Roman"/>
                <w:sz w:val="20"/>
                <w:szCs w:val="20"/>
              </w:rPr>
              <w:t>호위탁관리부동산투자회사</w:t>
            </w:r>
          </w:p>
        </w:tc>
      </w:tr>
    </w:tbl>
    <w:p w14:paraId="777CE322" w14:textId="77777777" w:rsidR="003A3C7D" w:rsidRDefault="003A3C7D" w:rsidP="00712ADD">
      <w:pPr>
        <w:pStyle w:val="a8"/>
        <w:wordWrap w:val="0"/>
        <w:spacing w:line="420" w:lineRule="atLeast"/>
        <w:ind w:right="492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0D229268" w14:textId="77777777" w:rsidR="00FF6F00" w:rsidRPr="00936D2A" w:rsidRDefault="00FF6F00" w:rsidP="00712ADD">
      <w:pPr>
        <w:pStyle w:val="a8"/>
        <w:wordWrap w:val="0"/>
        <w:spacing w:line="420" w:lineRule="atLeast"/>
        <w:ind w:right="492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0257476C" w14:textId="77777777" w:rsidR="003A3C7D" w:rsidRPr="00936D2A" w:rsidRDefault="003A3C7D" w:rsidP="00712ADD">
      <w:pPr>
        <w:pStyle w:val="a8"/>
        <w:wordWrap w:val="0"/>
        <w:spacing w:line="420" w:lineRule="atLeast"/>
        <w:ind w:right="492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조【신탁목적】</w:t>
      </w:r>
    </w:p>
    <w:p w14:paraId="695BB114" w14:textId="77777777" w:rsidR="003A3C7D" w:rsidRPr="00237745" w:rsidRDefault="003A3C7D" w:rsidP="00D06F34">
      <w:pPr>
        <w:pStyle w:val="a4"/>
        <w:numPr>
          <w:ilvl w:val="0"/>
          <w:numId w:val="3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237745">
        <w:rPr>
          <w:rFonts w:ascii="Times New Roman" w:eastAsia="바탕체" w:hAnsi="Times New Roman" w:cs="Times New Roman"/>
          <w:sz w:val="23"/>
          <w:szCs w:val="23"/>
        </w:rPr>
        <w:t>본</w:t>
      </w:r>
      <w:r w:rsidRPr="00237745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237745">
        <w:rPr>
          <w:rFonts w:ascii="Times New Roman" w:eastAsia="바탕체" w:hAnsi="Times New Roman" w:cs="Times New Roman"/>
          <w:sz w:val="23"/>
          <w:szCs w:val="23"/>
        </w:rPr>
        <w:t>신탁계약은</w:t>
      </w:r>
      <w:r w:rsidRPr="00237745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8D4DC6">
        <w:rPr>
          <w:rFonts w:ascii="Times New Roman" w:eastAsia="바탕체" w:hAnsi="Times New Roman" w:cs="Times New Roman" w:hint="eastAsia"/>
          <w:sz w:val="23"/>
          <w:szCs w:val="23"/>
        </w:rPr>
        <w:t>물류시설의</w:t>
      </w:r>
      <w:r w:rsidR="008D4DC6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D4DC6">
        <w:rPr>
          <w:rFonts w:ascii="Times New Roman" w:eastAsia="바탕체" w:hAnsi="Times New Roman" w:cs="Times New Roman" w:hint="eastAsia"/>
          <w:sz w:val="23"/>
          <w:szCs w:val="23"/>
        </w:rPr>
        <w:t>개발</w:t>
      </w:r>
      <w:r w:rsidR="008D4DC6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D4DC6">
        <w:rPr>
          <w:rFonts w:ascii="Times New Roman" w:eastAsia="바탕체" w:hAnsi="Times New Roman" w:cs="Times New Roman" w:hint="eastAsia"/>
          <w:sz w:val="23"/>
          <w:szCs w:val="23"/>
        </w:rPr>
        <w:t>및</w:t>
      </w:r>
      <w:r w:rsidR="008D4DC6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D4DC6">
        <w:rPr>
          <w:rFonts w:ascii="Times New Roman" w:eastAsia="바탕체" w:hAnsi="Times New Roman" w:cs="Times New Roman" w:hint="eastAsia"/>
          <w:sz w:val="23"/>
          <w:szCs w:val="23"/>
        </w:rPr>
        <w:t>운영에</w:t>
      </w:r>
      <w:r w:rsidR="008D4DC6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D4DC6">
        <w:rPr>
          <w:rFonts w:ascii="Times New Roman" w:eastAsia="바탕체" w:hAnsi="Times New Roman" w:cs="Times New Roman" w:hint="eastAsia"/>
          <w:sz w:val="23"/>
          <w:szCs w:val="23"/>
        </w:rPr>
        <w:t>관한</w:t>
      </w:r>
      <w:r w:rsidR="008D4DC6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D4DC6">
        <w:rPr>
          <w:rFonts w:ascii="Times New Roman" w:eastAsia="바탕체" w:hAnsi="Times New Roman" w:cs="Times New Roman" w:hint="eastAsia"/>
          <w:sz w:val="23"/>
          <w:szCs w:val="23"/>
        </w:rPr>
        <w:t>법률</w:t>
      </w:r>
      <w:r w:rsidR="008D4DC6">
        <w:rPr>
          <w:rFonts w:ascii="Times New Roman" w:eastAsia="바탕체" w:hAnsi="Times New Roman" w:cs="Times New Roman"/>
          <w:sz w:val="23"/>
          <w:szCs w:val="23"/>
        </w:rPr>
        <w:t>(</w:t>
      </w:r>
      <w:r w:rsidR="008D4DC6">
        <w:rPr>
          <w:rFonts w:ascii="Times New Roman" w:eastAsia="바탕체" w:hAnsi="Times New Roman" w:cs="Times New Roman" w:hint="eastAsia"/>
          <w:sz w:val="23"/>
          <w:szCs w:val="23"/>
        </w:rPr>
        <w:t>이하</w:t>
      </w:r>
      <w:r w:rsidR="008D4DC6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D4DC6">
        <w:rPr>
          <w:rFonts w:ascii="Times New Roman" w:eastAsia="바탕체" w:hAnsi="Times New Roman" w:cs="Times New Roman"/>
          <w:sz w:val="23"/>
          <w:szCs w:val="23"/>
        </w:rPr>
        <w:t>“</w:t>
      </w:r>
      <w:r w:rsidR="008D4DC6">
        <w:rPr>
          <w:rFonts w:ascii="Times New Roman" w:eastAsia="바탕체" w:hAnsi="Times New Roman" w:cs="Times New Roman" w:hint="eastAsia"/>
          <w:sz w:val="23"/>
          <w:szCs w:val="23"/>
        </w:rPr>
        <w:t>물류시설법</w:t>
      </w:r>
      <w:r w:rsidR="008D4DC6">
        <w:rPr>
          <w:rFonts w:ascii="Times New Roman" w:eastAsia="바탕체" w:hAnsi="Times New Roman" w:cs="Times New Roman"/>
          <w:sz w:val="23"/>
          <w:szCs w:val="23"/>
        </w:rPr>
        <w:t>”</w:t>
      </w:r>
      <w:r w:rsidR="008D4DC6">
        <w:rPr>
          <w:rFonts w:ascii="Times New Roman" w:eastAsia="바탕체" w:hAnsi="Times New Roman" w:cs="Times New Roman" w:hint="eastAsia"/>
          <w:sz w:val="23"/>
          <w:szCs w:val="23"/>
        </w:rPr>
        <w:t>이라</w:t>
      </w:r>
      <w:r w:rsidR="008D4DC6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D4DC6">
        <w:rPr>
          <w:rFonts w:ascii="Times New Roman" w:eastAsia="바탕체" w:hAnsi="Times New Roman" w:cs="Times New Roman" w:hint="eastAsia"/>
          <w:sz w:val="23"/>
          <w:szCs w:val="23"/>
        </w:rPr>
        <w:t>한다</w:t>
      </w:r>
      <w:r w:rsidR="008D4DC6">
        <w:rPr>
          <w:rFonts w:ascii="Times New Roman" w:eastAsia="바탕체" w:hAnsi="Times New Roman" w:cs="Times New Roman" w:hint="eastAsia"/>
          <w:sz w:val="23"/>
          <w:szCs w:val="23"/>
        </w:rPr>
        <w:t>)</w:t>
      </w:r>
      <w:r w:rsidR="00D06F34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D06F34">
        <w:rPr>
          <w:rFonts w:ascii="Times New Roman" w:eastAsia="바탕체" w:hAnsi="Times New Roman" w:cs="Times New Roman" w:hint="eastAsia"/>
          <w:sz w:val="23"/>
          <w:szCs w:val="23"/>
        </w:rPr>
        <w:t>제</w:t>
      </w:r>
      <w:r w:rsidR="00D06F34">
        <w:rPr>
          <w:rFonts w:ascii="Times New Roman" w:eastAsia="바탕체" w:hAnsi="Times New Roman" w:cs="Times New Roman" w:hint="eastAsia"/>
          <w:sz w:val="23"/>
          <w:szCs w:val="23"/>
        </w:rPr>
        <w:t>3</w:t>
      </w:r>
      <w:r w:rsidR="00D06F34">
        <w:rPr>
          <w:rFonts w:ascii="Times New Roman" w:eastAsia="바탕체" w:hAnsi="Times New Roman" w:cs="Times New Roman"/>
          <w:sz w:val="23"/>
          <w:szCs w:val="23"/>
        </w:rPr>
        <w:t>1</w:t>
      </w:r>
      <w:r w:rsidR="00D06F34">
        <w:rPr>
          <w:rFonts w:ascii="Times New Roman" w:eastAsia="바탕체" w:hAnsi="Times New Roman" w:cs="Times New Roman" w:hint="eastAsia"/>
          <w:sz w:val="23"/>
          <w:szCs w:val="23"/>
        </w:rPr>
        <w:t>조</w:t>
      </w:r>
      <w:r w:rsidR="00D06F34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D06F34">
        <w:rPr>
          <w:rFonts w:ascii="Times New Roman" w:eastAsia="바탕체" w:hAnsi="Times New Roman" w:cs="Times New Roman" w:hint="eastAsia"/>
          <w:sz w:val="23"/>
          <w:szCs w:val="23"/>
        </w:rPr>
        <w:t>제</w:t>
      </w:r>
      <w:r w:rsidR="00D06F34">
        <w:rPr>
          <w:rFonts w:ascii="Times New Roman" w:eastAsia="바탕체" w:hAnsi="Times New Roman" w:cs="Times New Roman" w:hint="eastAsia"/>
          <w:sz w:val="23"/>
          <w:szCs w:val="23"/>
        </w:rPr>
        <w:t>3</w:t>
      </w:r>
      <w:r w:rsidR="00D06F34">
        <w:rPr>
          <w:rFonts w:ascii="Times New Roman" w:eastAsia="바탕체" w:hAnsi="Times New Roman" w:cs="Times New Roman" w:hint="eastAsia"/>
          <w:sz w:val="23"/>
          <w:szCs w:val="23"/>
        </w:rPr>
        <w:t>항</w:t>
      </w:r>
      <w:r w:rsidR="008D4DC6">
        <w:rPr>
          <w:rFonts w:ascii="Times New Roman" w:eastAsia="바탕체" w:hAnsi="Times New Roman" w:cs="Times New Roman" w:hint="eastAsia"/>
          <w:sz w:val="23"/>
          <w:szCs w:val="23"/>
        </w:rPr>
        <w:t>에</w:t>
      </w:r>
      <w:r w:rsidR="008D4DC6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D4DC6">
        <w:rPr>
          <w:rFonts w:ascii="Times New Roman" w:eastAsia="바탕체" w:hAnsi="Times New Roman" w:cs="Times New Roman" w:hint="eastAsia"/>
          <w:sz w:val="23"/>
          <w:szCs w:val="23"/>
        </w:rPr>
        <w:t>따라</w:t>
      </w:r>
      <w:r w:rsidR="001F4E88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F0E66" w:rsidRPr="00237745">
        <w:rPr>
          <w:rFonts w:ascii="Times New Roman" w:eastAsia="바탕체" w:hAnsi="Times New Roman" w:cs="Times New Roman"/>
          <w:sz w:val="23"/>
          <w:szCs w:val="23"/>
        </w:rPr>
        <w:t>&lt;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>별지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 xml:space="preserve"> 1</w:t>
      </w:r>
      <w:r w:rsidR="007F0E66" w:rsidRPr="00237745">
        <w:rPr>
          <w:rFonts w:ascii="Times New Roman" w:eastAsia="바탕체" w:hAnsi="Times New Roman" w:cs="Times New Roman"/>
          <w:sz w:val="23"/>
          <w:szCs w:val="23"/>
        </w:rPr>
        <w:t xml:space="preserve">&gt; 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>기재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>토지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>(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>이하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F0E66" w:rsidRPr="00237745">
        <w:rPr>
          <w:rFonts w:ascii="Times New Roman" w:eastAsia="바탕체" w:hAnsi="Times New Roman" w:cs="Times New Roman"/>
          <w:sz w:val="23"/>
          <w:szCs w:val="23"/>
        </w:rPr>
        <w:t>“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>본건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>사업부지</w:t>
      </w:r>
      <w:r w:rsidR="007F0E66" w:rsidRPr="00237745">
        <w:rPr>
          <w:rFonts w:ascii="Times New Roman" w:eastAsia="바탕체" w:hAnsi="Times New Roman" w:cs="Times New Roman"/>
          <w:sz w:val="23"/>
          <w:szCs w:val="23"/>
        </w:rPr>
        <w:t>”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>라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>한다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>)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>에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F0E66" w:rsidRPr="00237745">
        <w:rPr>
          <w:rFonts w:ascii="Times New Roman" w:eastAsia="바탕체" w:hAnsi="Times New Roman" w:cs="Times New Roman"/>
          <w:sz w:val="23"/>
          <w:szCs w:val="23"/>
        </w:rPr>
        <w:t>&lt;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>별지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F0E66" w:rsidRPr="00237745">
        <w:rPr>
          <w:rFonts w:ascii="Times New Roman" w:eastAsia="바탕체" w:hAnsi="Times New Roman" w:cs="Times New Roman"/>
          <w:sz w:val="23"/>
          <w:szCs w:val="23"/>
        </w:rPr>
        <w:t xml:space="preserve">3&gt; 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>기재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>물류단지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>(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>이하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F0E66" w:rsidRPr="00237745">
        <w:rPr>
          <w:rFonts w:ascii="Times New Roman" w:eastAsia="바탕체" w:hAnsi="Times New Roman" w:cs="Times New Roman"/>
          <w:sz w:val="23"/>
          <w:szCs w:val="23"/>
        </w:rPr>
        <w:t>“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>본건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>목적물</w:t>
      </w:r>
      <w:r w:rsidR="007F0E66" w:rsidRPr="00237745">
        <w:rPr>
          <w:rFonts w:ascii="Times New Roman" w:eastAsia="바탕체" w:hAnsi="Times New Roman" w:cs="Times New Roman"/>
          <w:sz w:val="23"/>
          <w:szCs w:val="23"/>
        </w:rPr>
        <w:t>”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>라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>한다</w:t>
      </w:r>
      <w:r w:rsidR="007F0E66" w:rsidRPr="00237745">
        <w:rPr>
          <w:rFonts w:ascii="Times New Roman" w:eastAsia="바탕체" w:hAnsi="Times New Roman" w:cs="Times New Roman"/>
          <w:sz w:val="23"/>
          <w:szCs w:val="23"/>
        </w:rPr>
        <w:t>)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>를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F0E66" w:rsidRPr="00237745">
        <w:rPr>
          <w:rFonts w:ascii="Times New Roman" w:eastAsia="바탕체" w:hAnsi="Times New Roman" w:cs="Times New Roman" w:hint="eastAsia"/>
          <w:sz w:val="23"/>
          <w:szCs w:val="23"/>
        </w:rPr>
        <w:t>조성하고</w:t>
      </w:r>
      <w:r w:rsidR="00237745" w:rsidRPr="00237745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237745" w:rsidRPr="00237745">
        <w:rPr>
          <w:rFonts w:ascii="Times New Roman" w:eastAsia="바탕체" w:hAnsi="Times New Roman" w:cs="Times New Roman" w:hint="eastAsia"/>
          <w:sz w:val="23"/>
          <w:szCs w:val="23"/>
        </w:rPr>
        <w:t>이를</w:t>
      </w:r>
      <w:r w:rsidRPr="00237745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237745">
        <w:rPr>
          <w:rFonts w:ascii="Times New Roman" w:eastAsia="바탕체" w:hAnsi="Times New Roman" w:cs="Times New Roman"/>
          <w:sz w:val="23"/>
          <w:szCs w:val="23"/>
        </w:rPr>
        <w:t>처분</w:t>
      </w:r>
      <w:r w:rsidRPr="00237745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237745">
        <w:rPr>
          <w:rFonts w:ascii="Times New Roman" w:eastAsia="바탕체" w:hAnsi="Times New Roman" w:cs="Times New Roman"/>
          <w:sz w:val="23"/>
          <w:szCs w:val="23"/>
        </w:rPr>
        <w:t>또는</w:t>
      </w:r>
      <w:r w:rsidRPr="00237745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237745">
        <w:rPr>
          <w:rFonts w:ascii="Times New Roman" w:eastAsia="바탕체" w:hAnsi="Times New Roman" w:cs="Times New Roman"/>
          <w:sz w:val="23"/>
          <w:szCs w:val="23"/>
        </w:rPr>
        <w:t>수익자에게</w:t>
      </w:r>
      <w:r w:rsidRPr="00237745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237745">
        <w:rPr>
          <w:rFonts w:ascii="Times New Roman" w:eastAsia="바탕체" w:hAnsi="Times New Roman" w:cs="Times New Roman"/>
          <w:sz w:val="23"/>
          <w:szCs w:val="23"/>
        </w:rPr>
        <w:t>귀속시키는데</w:t>
      </w:r>
      <w:r w:rsidRPr="00237745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237745">
        <w:rPr>
          <w:rFonts w:ascii="Times New Roman" w:eastAsia="바탕체" w:hAnsi="Times New Roman" w:cs="Times New Roman"/>
          <w:sz w:val="23"/>
          <w:szCs w:val="23"/>
        </w:rPr>
        <w:t>그</w:t>
      </w:r>
      <w:r w:rsidRPr="00237745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237745">
        <w:rPr>
          <w:rFonts w:ascii="Times New Roman" w:eastAsia="바탕체" w:hAnsi="Times New Roman" w:cs="Times New Roman"/>
          <w:sz w:val="23"/>
          <w:szCs w:val="23"/>
        </w:rPr>
        <w:t>목적이</w:t>
      </w:r>
      <w:r w:rsidRPr="00237745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237745">
        <w:rPr>
          <w:rFonts w:ascii="Times New Roman" w:eastAsia="바탕체" w:hAnsi="Times New Roman" w:cs="Times New Roman"/>
          <w:sz w:val="23"/>
          <w:szCs w:val="23"/>
        </w:rPr>
        <w:t>있다</w:t>
      </w:r>
      <w:r w:rsidR="00756859">
        <w:rPr>
          <w:rFonts w:ascii="Times New Roman" w:eastAsia="바탕체" w:hAnsi="Times New Roman" w:cs="Times New Roman" w:hint="eastAsia"/>
          <w:sz w:val="23"/>
          <w:szCs w:val="23"/>
        </w:rPr>
        <w:t>(</w:t>
      </w:r>
      <w:r w:rsidR="00756859">
        <w:rPr>
          <w:rFonts w:ascii="Times New Roman" w:eastAsia="바탕체" w:hAnsi="Times New Roman" w:cs="Times New Roman" w:hint="eastAsia"/>
          <w:sz w:val="23"/>
          <w:szCs w:val="23"/>
        </w:rPr>
        <w:t>해당</w:t>
      </w:r>
      <w:r w:rsidR="00756859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56859">
        <w:rPr>
          <w:rFonts w:ascii="Times New Roman" w:eastAsia="바탕체" w:hAnsi="Times New Roman" w:cs="Times New Roman" w:hint="eastAsia"/>
          <w:sz w:val="23"/>
          <w:szCs w:val="23"/>
        </w:rPr>
        <w:t>사업을</w:t>
      </w:r>
      <w:r w:rsidR="00756859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56859">
        <w:rPr>
          <w:rFonts w:ascii="Times New Roman" w:eastAsia="바탕체" w:hAnsi="Times New Roman" w:cs="Times New Roman" w:hint="eastAsia"/>
          <w:sz w:val="23"/>
          <w:szCs w:val="23"/>
        </w:rPr>
        <w:t>이하</w:t>
      </w:r>
      <w:r w:rsidR="00756859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56859">
        <w:rPr>
          <w:rFonts w:ascii="Times New Roman" w:eastAsia="바탕체" w:hAnsi="Times New Roman" w:cs="Times New Roman"/>
          <w:sz w:val="23"/>
          <w:szCs w:val="23"/>
        </w:rPr>
        <w:t>“</w:t>
      </w:r>
      <w:r w:rsidR="00756859">
        <w:rPr>
          <w:rFonts w:ascii="Times New Roman" w:eastAsia="바탕체" w:hAnsi="Times New Roman" w:cs="Times New Roman" w:hint="eastAsia"/>
          <w:sz w:val="23"/>
          <w:szCs w:val="23"/>
        </w:rPr>
        <w:t>본</w:t>
      </w:r>
      <w:r w:rsidR="00756859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56859">
        <w:rPr>
          <w:rFonts w:ascii="Times New Roman" w:eastAsia="바탕체" w:hAnsi="Times New Roman" w:cs="Times New Roman" w:hint="eastAsia"/>
          <w:sz w:val="23"/>
          <w:szCs w:val="23"/>
        </w:rPr>
        <w:t>사업</w:t>
      </w:r>
      <w:r w:rsidR="00756859">
        <w:rPr>
          <w:rFonts w:ascii="Times New Roman" w:eastAsia="바탕체" w:hAnsi="Times New Roman" w:cs="Times New Roman"/>
          <w:sz w:val="23"/>
          <w:szCs w:val="23"/>
        </w:rPr>
        <w:t>”</w:t>
      </w:r>
      <w:r w:rsidR="00756859">
        <w:rPr>
          <w:rFonts w:ascii="Times New Roman" w:eastAsia="바탕체" w:hAnsi="Times New Roman" w:cs="Times New Roman" w:hint="eastAsia"/>
          <w:sz w:val="23"/>
          <w:szCs w:val="23"/>
        </w:rPr>
        <w:t>이라</w:t>
      </w:r>
      <w:r w:rsidR="00756859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56859">
        <w:rPr>
          <w:rFonts w:ascii="Times New Roman" w:eastAsia="바탕체" w:hAnsi="Times New Roman" w:cs="Times New Roman" w:hint="eastAsia"/>
          <w:sz w:val="23"/>
          <w:szCs w:val="23"/>
        </w:rPr>
        <w:t>한다</w:t>
      </w:r>
      <w:r w:rsidR="00756859">
        <w:rPr>
          <w:rFonts w:ascii="Times New Roman" w:eastAsia="바탕체" w:hAnsi="Times New Roman" w:cs="Times New Roman" w:hint="eastAsia"/>
          <w:sz w:val="23"/>
          <w:szCs w:val="23"/>
        </w:rPr>
        <w:t>)</w:t>
      </w:r>
      <w:r w:rsidRPr="00237745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7DA54AF8" w14:textId="77777777" w:rsidR="003A3C7D" w:rsidRPr="00936D2A" w:rsidRDefault="003A3C7D" w:rsidP="00712ADD">
      <w:pPr>
        <w:pStyle w:val="a4"/>
        <w:numPr>
          <w:ilvl w:val="0"/>
          <w:numId w:val="3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&lt;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1&gt;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기재의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사업부지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사업부지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인허가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조달책임을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</w:t>
      </w:r>
      <w:commentRangeStart w:id="74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63B3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563B3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563B3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563B3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은</w:t>
      </w:r>
      <w:r w:rsidRPr="00563B3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563B3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</w:t>
      </w:r>
      <w:r w:rsidRPr="00563B3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563B3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사업</w:t>
      </w:r>
      <w:r w:rsidRPr="00563B3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563B3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에</w:t>
      </w:r>
      <w:r w:rsidRPr="00563B3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563B3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대한</w:t>
      </w:r>
      <w:r w:rsidRPr="00563B3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563B3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책임준공을</w:t>
      </w:r>
      <w:r w:rsidRPr="00563B3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563B3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약속하고</w:t>
      </w:r>
      <w:r w:rsidRPr="00563B3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563B3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사업공동관리</w:t>
      </w:r>
      <w:r w:rsidRPr="00563B3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563B3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역할을</w:t>
      </w:r>
      <w:r w:rsidRPr="00563B3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563B3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수행하며</w:t>
      </w:r>
      <w:r w:rsidRPr="00563B3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,</w:t>
      </w:r>
      <w:r w:rsidRPr="00563B39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commentRangeEnd w:id="74"/>
      <w:r w:rsidR="00300E79">
        <w:rPr>
          <w:rStyle w:val="af1"/>
        </w:rPr>
        <w:commentReference w:id="74"/>
      </w: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사업부지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를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수탁하여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바에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처리하되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시공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민원의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대해서는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93A02DB" w14:textId="77777777" w:rsidR="003A3C7D" w:rsidRPr="00936D2A" w:rsidRDefault="003A3C7D" w:rsidP="00712ADD">
      <w:pPr>
        <w:pStyle w:val="a4"/>
        <w:numPr>
          <w:ilvl w:val="0"/>
          <w:numId w:val="3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자신의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역할을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수행하기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범위에서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아래에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정의됨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허용된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범위에서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행정업무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처분행위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매매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교환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기부채납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행할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18C61A7" w14:textId="77777777" w:rsidR="003A3C7D" w:rsidRPr="00D06F34" w:rsidRDefault="003A3C7D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</w:p>
    <w:p w14:paraId="118B1232" w14:textId="77777777" w:rsidR="00147295" w:rsidRPr="00936D2A" w:rsidRDefault="0014729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조【사업개요】</w:t>
      </w:r>
    </w:p>
    <w:p w14:paraId="1F45C96E" w14:textId="77777777" w:rsidR="00147295" w:rsidRPr="00936D2A" w:rsidRDefault="00147295" w:rsidP="00712ADD">
      <w:pPr>
        <w:pStyle w:val="a4"/>
        <w:numPr>
          <w:ilvl w:val="0"/>
          <w:numId w:val="3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국제물류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4.0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물류단지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조성사업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534D3C74" w14:textId="77777777" w:rsidR="00147295" w:rsidRPr="00936D2A" w:rsidRDefault="00147295" w:rsidP="00712ADD">
      <w:pPr>
        <w:pStyle w:val="a4"/>
        <w:numPr>
          <w:ilvl w:val="0"/>
          <w:numId w:val="3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경기도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용인시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처인구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고림동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28-6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번지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55151085" w14:textId="77777777" w:rsidR="00147295" w:rsidRPr="00936D2A" w:rsidRDefault="00147295" w:rsidP="00712ADD">
      <w:pPr>
        <w:pStyle w:val="a4"/>
        <w:numPr>
          <w:ilvl w:val="0"/>
          <w:numId w:val="3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지역지구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유통상업지역</w:t>
      </w:r>
    </w:p>
    <w:p w14:paraId="2427AB1D" w14:textId="77777777" w:rsidR="00147295" w:rsidRPr="00936D2A" w:rsidRDefault="00147295" w:rsidP="00712ADD">
      <w:pPr>
        <w:pStyle w:val="a4"/>
        <w:numPr>
          <w:ilvl w:val="0"/>
          <w:numId w:val="3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대지면적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948,410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㎡</w:t>
      </w:r>
    </w:p>
    <w:p w14:paraId="20DC477C" w14:textId="77777777" w:rsidR="00147295" w:rsidRPr="00936D2A" w:rsidRDefault="0014729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     (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구역외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기반시설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352,993.8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도로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209,096.8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광장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143,897.0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㎡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))</w:t>
      </w:r>
    </w:p>
    <w:p w14:paraId="3DAF329E" w14:textId="77777777" w:rsidR="00147295" w:rsidRPr="00936D2A" w:rsidRDefault="00147295" w:rsidP="00712ADD">
      <w:pPr>
        <w:pStyle w:val="a4"/>
        <w:numPr>
          <w:ilvl w:val="0"/>
          <w:numId w:val="3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물류단지</w:t>
      </w:r>
    </w:p>
    <w:p w14:paraId="0535B7AF" w14:textId="77777777" w:rsidR="00147295" w:rsidRPr="00936D2A" w:rsidRDefault="0014729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※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사업개요는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허가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설계변경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사정으로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있음</w:t>
      </w:r>
    </w:p>
    <w:p w14:paraId="78D477B5" w14:textId="77777777" w:rsidR="00147295" w:rsidRPr="00936D2A" w:rsidRDefault="0014729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</w:p>
    <w:p w14:paraId="0A01515E" w14:textId="77777777" w:rsidR="00147295" w:rsidRPr="00936D2A" w:rsidRDefault="0014729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정의】</w:t>
      </w:r>
    </w:p>
    <w:p w14:paraId="6F9B4B4D" w14:textId="77777777" w:rsidR="00147295" w:rsidRPr="00936D2A" w:rsidRDefault="00147295" w:rsidP="00712ADD">
      <w:pPr>
        <w:pStyle w:val="a4"/>
        <w:numPr>
          <w:ilvl w:val="0"/>
          <w:numId w:val="3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으로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구성되어져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33A4C61B" w14:textId="77777777" w:rsidR="00147295" w:rsidRPr="00936D2A" w:rsidRDefault="00147295" w:rsidP="00712ADD">
      <w:pPr>
        <w:pStyle w:val="a4"/>
        <w:numPr>
          <w:ilvl w:val="0"/>
          <w:numId w:val="3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함은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수탁자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금융감독원에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신고한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약관으로서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토지신탁계약서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말한다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350BA79" w14:textId="77777777" w:rsidR="00147295" w:rsidRPr="00936D2A" w:rsidRDefault="00147295" w:rsidP="00712ADD">
      <w:pPr>
        <w:pStyle w:val="a4"/>
        <w:numPr>
          <w:ilvl w:val="0"/>
          <w:numId w:val="3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함은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본문에서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사항을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구체화하여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세부적으로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규정하거나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본문에서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사항을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새로이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규정하거나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본문에서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사항과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다르게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규정한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것으로서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토지신탁계약서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말하며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본문에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적용한다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B0E846E" w14:textId="77777777" w:rsidR="00147295" w:rsidRPr="00936D2A" w:rsidRDefault="00147295" w:rsidP="00712ADD">
      <w:pPr>
        <w:pStyle w:val="a4"/>
        <w:numPr>
          <w:ilvl w:val="0"/>
          <w:numId w:val="3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함은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2”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대리금융기관으로서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교보증권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승계인을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의미한다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56FB4CF2" w14:textId="0C2E0B3A" w:rsidR="00147295" w:rsidRPr="00936D2A" w:rsidRDefault="00147295" w:rsidP="00712ADD">
      <w:pPr>
        <w:pStyle w:val="a4"/>
        <w:numPr>
          <w:ilvl w:val="0"/>
          <w:numId w:val="3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함은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3C603F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="003C603F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2021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8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9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commentRangeStart w:id="75"/>
      <w:r w:rsidRPr="00936D2A">
        <w:rPr>
          <w:rFonts w:ascii="Times New Roman" w:eastAsia="바탕체" w:hAnsi="Times New Roman" w:cs="Times New Roman"/>
          <w:sz w:val="23"/>
          <w:szCs w:val="23"/>
        </w:rPr>
        <w:t>대출약정서</w:t>
      </w:r>
      <w:ins w:id="76" w:author="first20230519" w:date="2025-10-15T17:14:00Z">
        <w:r w:rsidR="00FD5CB1" w:rsidRPr="00FD5CB1">
          <w:rPr>
            <w:rFonts w:ascii="Times New Roman" w:eastAsia="바탕체" w:hAnsi="Times New Roman" w:cs="Times New Roman" w:hint="eastAsia"/>
            <w:sz w:val="23"/>
            <w:szCs w:val="23"/>
          </w:rPr>
          <w:t>(</w:t>
        </w:r>
        <w:r w:rsidR="00FD5CB1" w:rsidRPr="00FD5CB1">
          <w:rPr>
            <w:rFonts w:ascii="Times New Roman" w:eastAsia="바탕체" w:hAnsi="Times New Roman" w:cs="Times New Roman" w:hint="eastAsia"/>
            <w:sz w:val="23"/>
            <w:szCs w:val="23"/>
          </w:rPr>
          <w:t>이후</w:t>
        </w:r>
        <w:r w:rsidR="00FD5CB1" w:rsidRPr="00FD5CB1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FD5CB1" w:rsidRPr="00FD5CB1">
          <w:rPr>
            <w:rFonts w:ascii="Times New Roman" w:eastAsia="바탕체" w:hAnsi="Times New Roman" w:cs="Times New Roman" w:hint="eastAsia"/>
            <w:sz w:val="23"/>
            <w:szCs w:val="23"/>
          </w:rPr>
          <w:t>추가</w:t>
        </w:r>
        <w:r w:rsidR="00FD5CB1" w:rsidRPr="00FD5CB1">
          <w:rPr>
            <w:rFonts w:ascii="Times New Roman" w:eastAsia="바탕체" w:hAnsi="Times New Roman" w:cs="Times New Roman" w:hint="eastAsia"/>
            <w:sz w:val="23"/>
            <w:szCs w:val="23"/>
          </w:rPr>
          <w:t>,</w:t>
        </w:r>
        <w:r w:rsidR="00FD5CB1" w:rsidRPr="00FD5CB1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="00FD5CB1" w:rsidRPr="00FD5CB1">
          <w:rPr>
            <w:rFonts w:ascii="Times New Roman" w:eastAsia="바탕체" w:hAnsi="Times New Roman" w:cs="Times New Roman" w:hint="eastAsia"/>
            <w:sz w:val="23"/>
            <w:szCs w:val="23"/>
          </w:rPr>
          <w:t>수정</w:t>
        </w:r>
        <w:r w:rsidR="00FD5CB1" w:rsidRPr="00FD5CB1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FD5CB1" w:rsidRPr="00FD5CB1">
          <w:rPr>
            <w:rFonts w:ascii="Times New Roman" w:eastAsia="바탕체" w:hAnsi="Times New Roman" w:cs="Times New Roman" w:hint="eastAsia"/>
            <w:sz w:val="23"/>
            <w:szCs w:val="23"/>
          </w:rPr>
          <w:t>또는</w:t>
        </w:r>
        <w:r w:rsidR="00FD5CB1" w:rsidRPr="00FD5CB1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FD5CB1" w:rsidRPr="00FD5CB1">
          <w:rPr>
            <w:rFonts w:ascii="Times New Roman" w:eastAsia="바탕체" w:hAnsi="Times New Roman" w:cs="Times New Roman" w:hint="eastAsia"/>
            <w:sz w:val="23"/>
            <w:szCs w:val="23"/>
          </w:rPr>
          <w:t>변경된</w:t>
        </w:r>
        <w:r w:rsidR="00FD5CB1" w:rsidRPr="00FD5CB1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FD5CB1" w:rsidRPr="00FD5CB1">
          <w:rPr>
            <w:rFonts w:ascii="Times New Roman" w:eastAsia="바탕체" w:hAnsi="Times New Roman" w:cs="Times New Roman" w:hint="eastAsia"/>
            <w:sz w:val="23"/>
            <w:szCs w:val="23"/>
          </w:rPr>
          <w:t>것을</w:t>
        </w:r>
        <w:r w:rsidR="00FD5CB1" w:rsidRPr="00FD5CB1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FD5CB1" w:rsidRPr="00FD5CB1">
          <w:rPr>
            <w:rFonts w:ascii="Times New Roman" w:eastAsia="바탕체" w:hAnsi="Times New Roman" w:cs="Times New Roman" w:hint="eastAsia"/>
            <w:sz w:val="23"/>
            <w:szCs w:val="23"/>
          </w:rPr>
          <w:t>포함</w:t>
        </w:r>
        <w:r w:rsidR="00FD5CB1" w:rsidRPr="00FD5CB1">
          <w:rPr>
            <w:rFonts w:ascii="Times New Roman" w:eastAsia="바탕체" w:hAnsi="Times New Roman" w:cs="Times New Roman" w:hint="eastAsia"/>
            <w:sz w:val="23"/>
            <w:szCs w:val="23"/>
          </w:rPr>
          <w:t>)</w:t>
        </w:r>
      </w:ins>
      <w:r w:rsidRPr="00936D2A">
        <w:rPr>
          <w:rFonts w:ascii="Times New Roman" w:eastAsia="바탕체" w:hAnsi="Times New Roman" w:cs="Times New Roman"/>
          <w:sz w:val="23"/>
          <w:szCs w:val="23"/>
        </w:rPr>
        <w:t>를</w:t>
      </w:r>
      <w:commentRangeEnd w:id="75"/>
      <w:r w:rsidR="00033FA7">
        <w:rPr>
          <w:rStyle w:val="af1"/>
        </w:rPr>
        <w:commentReference w:id="75"/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의미한다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01C3C9B8" w14:textId="77777777" w:rsidR="00147295" w:rsidRPr="00936D2A" w:rsidRDefault="00147295" w:rsidP="00712ADD">
      <w:pPr>
        <w:pStyle w:val="a4"/>
        <w:numPr>
          <w:ilvl w:val="0"/>
          <w:numId w:val="3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PF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함은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사업부지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M4(31,242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블럭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인허가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서류상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구획을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기준으로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블럭에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동일함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), M6(44,520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블럭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, M8(108,139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블럭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, M9(73,269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블럭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밖에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차주가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직접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개발하기로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결정하는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블럭의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일부의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지상에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물류시설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건축하기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조달하기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블럭의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>/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지상에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건축되는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건물을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담보로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제공하고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일정</w:t>
      </w:r>
      <w:del w:id="77" w:author="김윤필" w:date="2025-09-24T21:13:00Z">
        <w:r w:rsidR="00F05343" w:rsidDel="0005517E">
          <w:rPr>
            <w:rFonts w:ascii="Times New Roman" w:eastAsia="바탕체" w:hAnsi="Times New Roman" w:cs="Times New Roman" w:hint="eastAsia"/>
            <w:sz w:val="23"/>
            <w:szCs w:val="23"/>
          </w:rPr>
          <w:delText>do</w:delText>
        </w:r>
      </w:del>
      <w:r w:rsidRPr="00936D2A">
        <w:rPr>
          <w:rFonts w:ascii="Times New Roman" w:eastAsia="바탕체" w:hAnsi="Times New Roman" w:cs="Times New Roman"/>
          <w:sz w:val="23"/>
          <w:szCs w:val="23"/>
        </w:rPr>
        <w:t>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내용으로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추가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</w:t>
      </w:r>
      <w:r w:rsidR="00D02EE1" w:rsidRPr="00D02EE1">
        <w:rPr>
          <w:rFonts w:eastAsia="바탕" w:hint="eastAsia"/>
        </w:rPr>
        <w:t xml:space="preserve"> </w:t>
      </w:r>
      <w:r w:rsidR="00D02EE1">
        <w:rPr>
          <w:rFonts w:eastAsia="바탕" w:hint="eastAsia"/>
        </w:rPr>
        <w:t>및</w:t>
      </w:r>
      <w:r w:rsidR="00D02EE1">
        <w:rPr>
          <w:rFonts w:eastAsia="바탕" w:hint="eastAsia"/>
        </w:rPr>
        <w:t xml:space="preserve"> </w:t>
      </w:r>
      <w:r w:rsidR="00D02EE1">
        <w:rPr>
          <w:rFonts w:eastAsia="바탕" w:hint="eastAsia"/>
        </w:rPr>
        <w:t>이에</w:t>
      </w:r>
      <w:r w:rsidR="00D02EE1">
        <w:rPr>
          <w:rFonts w:eastAsia="바탕" w:hint="eastAsia"/>
        </w:rPr>
        <w:t xml:space="preserve"> </w:t>
      </w:r>
      <w:r w:rsidR="00D02EE1">
        <w:rPr>
          <w:rFonts w:eastAsia="바탕" w:hint="eastAsia"/>
        </w:rPr>
        <w:t>의한</w:t>
      </w:r>
      <w:r w:rsidR="00D02EE1">
        <w:rPr>
          <w:rFonts w:eastAsia="바탕" w:hint="eastAsia"/>
        </w:rPr>
        <w:t xml:space="preserve"> </w:t>
      </w:r>
      <w:r w:rsidR="00D02EE1">
        <w:rPr>
          <w:rFonts w:eastAsia="바탕" w:hint="eastAsia"/>
        </w:rPr>
        <w:t>대출금을</w:t>
      </w:r>
      <w:r w:rsidR="00D02EE1">
        <w:rPr>
          <w:rFonts w:eastAsia="바탕" w:hint="eastAsia"/>
        </w:rPr>
        <w:t xml:space="preserve"> </w:t>
      </w:r>
      <w:r w:rsidR="00D02EE1">
        <w:rPr>
          <w:rFonts w:eastAsia="바탕"/>
        </w:rPr>
        <w:t xml:space="preserve">refinancing </w:t>
      </w:r>
      <w:r w:rsidR="00D02EE1">
        <w:rPr>
          <w:rFonts w:eastAsia="바탕" w:hint="eastAsia"/>
        </w:rPr>
        <w:t>하기</w:t>
      </w:r>
      <w:r w:rsidR="00D02EE1">
        <w:rPr>
          <w:rFonts w:eastAsia="바탕" w:hint="eastAsia"/>
        </w:rPr>
        <w:t xml:space="preserve"> </w:t>
      </w:r>
      <w:r w:rsidR="00D02EE1">
        <w:rPr>
          <w:rFonts w:eastAsia="바탕" w:hint="eastAsia"/>
        </w:rPr>
        <w:t>위한</w:t>
      </w:r>
      <w:r w:rsidR="00D02EE1">
        <w:rPr>
          <w:rFonts w:eastAsia="바탕" w:hint="eastAsia"/>
        </w:rPr>
        <w:t xml:space="preserve"> </w:t>
      </w:r>
      <w:r w:rsidR="00D02EE1">
        <w:rPr>
          <w:rFonts w:eastAsia="바탕" w:hint="eastAsia"/>
        </w:rPr>
        <w:t>대출약정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말한다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4F1E373D" w14:textId="60DD1C44" w:rsidR="00147295" w:rsidRPr="00936D2A" w:rsidRDefault="00147295" w:rsidP="00712ADD">
      <w:pPr>
        <w:pStyle w:val="a4"/>
        <w:numPr>
          <w:ilvl w:val="0"/>
          <w:numId w:val="3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commentRangeStart w:id="78"/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분양수입금등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함은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(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i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)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분양계약에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F0E66">
        <w:rPr>
          <w:rFonts w:ascii="Times New Roman" w:eastAsia="바탕체" w:hAnsi="Times New Roman" w:cs="Times New Roman"/>
          <w:sz w:val="23"/>
          <w:szCs w:val="23"/>
        </w:rPr>
        <w:t>본건</w:t>
      </w:r>
      <w:r w:rsidR="007F0E66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F0E66">
        <w:rPr>
          <w:rFonts w:ascii="Times New Roman" w:eastAsia="바탕체" w:hAnsi="Times New Roman" w:cs="Times New Roman"/>
          <w:sz w:val="23"/>
          <w:szCs w:val="23"/>
        </w:rPr>
        <w:t>사업부지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매도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대가로서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상대방으로부터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수령하는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중도금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잔금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연체료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수입이자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금원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명확히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="007F0E66">
        <w:rPr>
          <w:rFonts w:ascii="Times New Roman" w:eastAsia="바탕체" w:hAnsi="Times New Roman" w:cs="Times New Roman"/>
          <w:sz w:val="23"/>
          <w:szCs w:val="23"/>
        </w:rPr>
        <w:t>본건</w:t>
      </w:r>
      <w:r w:rsidR="007F0E66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F0E66">
        <w:rPr>
          <w:rFonts w:ascii="Times New Roman" w:eastAsia="바탕체" w:hAnsi="Times New Roman" w:cs="Times New Roman"/>
          <w:sz w:val="23"/>
          <w:szCs w:val="23"/>
        </w:rPr>
        <w:t>사업부지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목적물에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대가는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제외함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ins w:id="79" w:author="first20230519" w:date="2025-10-15T17:15:00Z">
        <w:r w:rsidR="000564D4">
          <w:rPr>
            <w:rFonts w:ascii="Times New Roman" w:eastAsia="바탕체" w:hAnsi="Times New Roman" w:cs="Times New Roman" w:hint="eastAsia"/>
            <w:sz w:val="23"/>
            <w:szCs w:val="23"/>
          </w:rPr>
          <w:t>중</w:t>
        </w:r>
        <w:r w:rsidR="000564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</w:ins>
      <w:ins w:id="80" w:author="first20230519" w:date="2025-10-15T17:16:00Z"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>아래</w:t>
        </w:r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>표에서</w:t>
        </w:r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>해당</w:t>
        </w:r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>분양</w:t>
        </w:r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>대상</w:t>
        </w:r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>블럭에</w:t>
        </w:r>
        <w:proofErr w:type="spellEnd"/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>해당하는</w:t>
        </w:r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0564D4" w:rsidRPr="000564D4">
          <w:rPr>
            <w:rFonts w:ascii="Times New Roman" w:eastAsia="바탕체" w:hAnsi="Times New Roman" w:cs="Times New Roman"/>
            <w:sz w:val="23"/>
            <w:szCs w:val="23"/>
          </w:rPr>
          <w:t>‘</w:t>
        </w:r>
        <w:proofErr w:type="spellStart"/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proofErr w:type="spellEnd"/>
        <w:r w:rsidR="000564D4" w:rsidRPr="000564D4">
          <w:rPr>
            <w:rFonts w:ascii="Times New Roman" w:eastAsia="바탕체" w:hAnsi="Times New Roman" w:cs="Times New Roman"/>
            <w:sz w:val="23"/>
            <w:szCs w:val="23"/>
          </w:rPr>
          <w:t>’</w:t>
        </w:r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>란의</w:t>
        </w:r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>할당</w:t>
        </w:r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>금액에</w:t>
        </w:r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>도달할</w:t>
        </w:r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>때까지의</w:t>
        </w:r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="000564D4" w:rsidRPr="000564D4">
          <w:rPr>
            <w:rFonts w:ascii="Times New Roman" w:eastAsia="바탕체" w:hAnsi="Times New Roman" w:cs="Times New Roman" w:hint="eastAsia"/>
            <w:sz w:val="23"/>
            <w:szCs w:val="23"/>
          </w:rPr>
          <w:t>금원</w:t>
        </w:r>
        <w:proofErr w:type="spellEnd"/>
        <w:r w:rsidR="000564D4" w:rsidRPr="00936D2A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</w:ins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(ii)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PF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지급받는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표에서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PF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담보권이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설정되는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블럭에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‘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블럭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’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란의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할당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금액에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도달할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때까지의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금원을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말한다</w:t>
      </w:r>
      <w:commentRangeEnd w:id="78"/>
      <w:r w:rsidR="002A69B8">
        <w:rPr>
          <w:rStyle w:val="af1"/>
        </w:rPr>
        <w:commentReference w:id="78"/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  <w:r w:rsidR="00A152A6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F05343" w:rsidRPr="00A152A6">
        <w:rPr>
          <w:rFonts w:ascii="Times New Roman" w:eastAsia="바탕체" w:hAnsi="Times New Roman" w:cs="Times New Roman"/>
          <w:sz w:val="23"/>
          <w:szCs w:val="23"/>
          <w:highlight w:val="green"/>
        </w:rPr>
        <w:t>[</w:t>
      </w:r>
      <w:r w:rsidR="00F05343" w:rsidRPr="00A152A6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K&amp;C:</w:t>
      </w:r>
      <w:r w:rsidR="00F05343" w:rsidRPr="00A152A6">
        <w:rPr>
          <w:rFonts w:ascii="Times New Roman" w:eastAsia="바탕체" w:hAnsi="Times New Roman" w:cs="Times New Roman"/>
          <w:sz w:val="23"/>
          <w:szCs w:val="23"/>
          <w:highlight w:val="green"/>
        </w:rPr>
        <w:t xml:space="preserve"> </w:t>
      </w:r>
      <w:r w:rsidR="00F0534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논의된</w:t>
      </w:r>
      <w:r w:rsidR="00F0534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F0534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대로</w:t>
      </w:r>
      <w:r w:rsidR="00F0534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F0534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아래</w:t>
      </w:r>
      <w:r w:rsidR="00F0534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F0534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표</w:t>
      </w:r>
      <w:r w:rsidR="00F0534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F0534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포함하여</w:t>
      </w:r>
      <w:r w:rsidR="00F0534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F0534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전체</w:t>
      </w:r>
      <w:r w:rsidR="00F0534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F0534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금액들은</w:t>
      </w:r>
      <w:r w:rsidR="00F0534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refi </w:t>
      </w:r>
      <w:r w:rsidR="00F0534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시점에</w:t>
      </w:r>
      <w:r w:rsidR="00F0534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F0534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정리될</w:t>
      </w:r>
      <w:r w:rsidR="00F0534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F0534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예정으로</w:t>
      </w:r>
      <w:r w:rsidR="00F0534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commentRangeStart w:id="81"/>
      <w:r w:rsidR="00F0534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이해하였습니다</w:t>
      </w:r>
      <w:commentRangeEnd w:id="81"/>
      <w:r w:rsidR="00C91252">
        <w:rPr>
          <w:rStyle w:val="af1"/>
        </w:rPr>
        <w:commentReference w:id="81"/>
      </w:r>
      <w:r w:rsidR="00F0534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.</w:t>
      </w:r>
      <w:r w:rsidR="00F05343" w:rsidRPr="00A152A6">
        <w:rPr>
          <w:rFonts w:ascii="Times New Roman" w:eastAsia="바탕체" w:hAnsi="Times New Roman" w:cs="Times New Roman"/>
          <w:sz w:val="23"/>
          <w:szCs w:val="23"/>
          <w:highlight w:val="green"/>
        </w:rPr>
        <w:t>]</w:t>
      </w:r>
    </w:p>
    <w:tbl>
      <w:tblPr>
        <w:tblW w:w="0" w:type="auto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32"/>
        <w:gridCol w:w="4926"/>
      </w:tblGrid>
      <w:tr w:rsidR="000564D4" w:rsidRPr="00544FE8" w14:paraId="43AEE140" w14:textId="77777777" w:rsidTr="000564D4">
        <w:trPr>
          <w:ins w:id="82" w:author="first20230519" w:date="2025-10-15T17:17:00Z"/>
        </w:trPr>
        <w:tc>
          <w:tcPr>
            <w:tcW w:w="3232" w:type="dxa"/>
            <w:shd w:val="clear" w:color="auto" w:fill="D9D9D9" w:themeFill="background1" w:themeFillShade="D9"/>
            <w:vAlign w:val="center"/>
          </w:tcPr>
          <w:p w14:paraId="32C8ABC1" w14:textId="77777777" w:rsidR="000564D4" w:rsidRPr="00544FE8" w:rsidRDefault="000564D4" w:rsidP="00001309">
            <w:pPr>
              <w:topLinePunct/>
              <w:rPr>
                <w:ins w:id="83" w:author="first20230519" w:date="2025-10-15T17:17:00Z"/>
                <w:b/>
                <w:bCs/>
              </w:rPr>
            </w:pPr>
            <w:proofErr w:type="spellStart"/>
            <w:ins w:id="84" w:author="first20230519" w:date="2025-10-15T17:17:00Z">
              <w:r w:rsidRPr="00544FE8">
                <w:rPr>
                  <w:b/>
                  <w:bCs/>
                </w:rPr>
                <w:t>블럭</w:t>
              </w:r>
              <w:proofErr w:type="spellEnd"/>
            </w:ins>
          </w:p>
        </w:tc>
        <w:tc>
          <w:tcPr>
            <w:tcW w:w="4926" w:type="dxa"/>
            <w:shd w:val="clear" w:color="auto" w:fill="D9D9D9" w:themeFill="background1" w:themeFillShade="D9"/>
          </w:tcPr>
          <w:p w14:paraId="5771CC13" w14:textId="77777777" w:rsidR="000564D4" w:rsidRPr="00544FE8" w:rsidRDefault="000564D4" w:rsidP="00001309">
            <w:pPr>
              <w:topLinePunct/>
              <w:jc w:val="center"/>
              <w:rPr>
                <w:ins w:id="85" w:author="first20230519" w:date="2025-10-15T17:17:00Z"/>
                <w:b/>
                <w:bCs/>
              </w:rPr>
            </w:pPr>
            <w:proofErr w:type="spellStart"/>
            <w:ins w:id="86" w:author="first20230519" w:date="2025-10-15T17:17:00Z">
              <w:r>
                <w:rPr>
                  <w:rFonts w:hint="eastAsia"/>
                  <w:b/>
                  <w:bCs/>
                </w:rPr>
                <w:t>분양수입금등</w:t>
              </w:r>
              <w:proofErr w:type="spellEnd"/>
              <w:r>
                <w:rPr>
                  <w:rFonts w:hint="eastAsia"/>
                  <w:b/>
                  <w:bCs/>
                </w:rPr>
                <w:t>(</w:t>
              </w:r>
              <w:proofErr w:type="gramStart"/>
              <w:r>
                <w:rPr>
                  <w:rFonts w:hint="eastAsia"/>
                  <w:b/>
                  <w:bCs/>
                </w:rPr>
                <w:t>단위:백만원</w:t>
              </w:r>
              <w:proofErr w:type="gramEnd"/>
              <w:r>
                <w:rPr>
                  <w:rFonts w:hint="eastAsia"/>
                  <w:b/>
                  <w:bCs/>
                </w:rPr>
                <w:t>)</w:t>
              </w:r>
            </w:ins>
          </w:p>
        </w:tc>
      </w:tr>
      <w:tr w:rsidR="000564D4" w:rsidRPr="00544FE8" w14:paraId="37571765" w14:textId="77777777" w:rsidTr="000564D4">
        <w:trPr>
          <w:ins w:id="87" w:author="first20230519" w:date="2025-10-15T17:17:00Z"/>
        </w:trPr>
        <w:tc>
          <w:tcPr>
            <w:tcW w:w="3232" w:type="dxa"/>
            <w:vAlign w:val="center"/>
          </w:tcPr>
          <w:p w14:paraId="270420C1" w14:textId="77777777" w:rsidR="000564D4" w:rsidRPr="002F4100" w:rsidRDefault="000564D4" w:rsidP="00001309">
            <w:pPr>
              <w:topLinePunct/>
              <w:rPr>
                <w:ins w:id="88" w:author="first20230519" w:date="2025-10-15T17:17:00Z"/>
                <w:rFonts w:ascii="Times New Roman"/>
                <w:b/>
                <w:bCs/>
                <w:color w:val="000000"/>
                <w:szCs w:val="20"/>
                <w:u w:val="single"/>
                <w:lang w:val="x-none"/>
              </w:rPr>
            </w:pPr>
            <w:ins w:id="89" w:author="first20230519" w:date="2025-10-15T17:17:00Z">
              <w:r w:rsidRPr="002F4100">
                <w:rPr>
                  <w:rFonts w:ascii="Times New Roman" w:hint="eastAsia"/>
                  <w:b/>
                  <w:bCs/>
                  <w:color w:val="000000"/>
                  <w:szCs w:val="20"/>
                  <w:u w:val="single"/>
                  <w:lang w:val="x-none"/>
                </w:rPr>
                <w:t>M1-1</w:t>
              </w:r>
            </w:ins>
          </w:p>
        </w:tc>
        <w:tc>
          <w:tcPr>
            <w:tcW w:w="4926" w:type="dxa"/>
          </w:tcPr>
          <w:p w14:paraId="6469510C" w14:textId="77777777" w:rsidR="000564D4" w:rsidRPr="002F4100" w:rsidRDefault="000564D4" w:rsidP="00001309">
            <w:pPr>
              <w:topLinePunct/>
              <w:jc w:val="center"/>
              <w:rPr>
                <w:ins w:id="90" w:author="first20230519" w:date="2025-10-15T17:17:00Z"/>
                <w:rFonts w:ascii="Times New Roman"/>
                <w:b/>
                <w:bCs/>
                <w:color w:val="000000"/>
                <w:szCs w:val="20"/>
                <w:u w:val="single"/>
                <w:lang w:val="x-none"/>
              </w:rPr>
            </w:pPr>
            <w:ins w:id="91" w:author="first20230519" w:date="2025-10-15T17:17:00Z">
              <w:r w:rsidRPr="002F4100">
                <w:rPr>
                  <w:rFonts w:ascii="Times New Roman"/>
                  <w:b/>
                  <w:bCs/>
                  <w:color w:val="000000"/>
                  <w:szCs w:val="20"/>
                  <w:u w:val="single"/>
                  <w:lang w:val="x-none"/>
                </w:rPr>
                <w:t>65,502</w:t>
              </w:r>
            </w:ins>
          </w:p>
        </w:tc>
      </w:tr>
      <w:tr w:rsidR="000564D4" w:rsidRPr="00544FE8" w14:paraId="619AFEF3" w14:textId="77777777" w:rsidTr="000564D4">
        <w:trPr>
          <w:ins w:id="92" w:author="first20230519" w:date="2025-10-15T17:17:00Z"/>
        </w:trPr>
        <w:tc>
          <w:tcPr>
            <w:tcW w:w="3232" w:type="dxa"/>
            <w:vAlign w:val="center"/>
          </w:tcPr>
          <w:p w14:paraId="232955F6" w14:textId="77777777" w:rsidR="000564D4" w:rsidRPr="006F0EF4" w:rsidRDefault="000564D4" w:rsidP="00001309">
            <w:pPr>
              <w:topLinePunct/>
              <w:rPr>
                <w:ins w:id="93" w:author="first20230519" w:date="2025-10-15T17:17:00Z"/>
                <w:rFonts w:ascii="Times New Roman"/>
                <w:color w:val="000000"/>
                <w:szCs w:val="20"/>
                <w:lang w:val="x-none"/>
              </w:rPr>
            </w:pPr>
            <w:ins w:id="94" w:author="first20230519" w:date="2025-10-15T17:17:00Z">
              <w:r w:rsidRPr="006F0EF4">
                <w:rPr>
                  <w:rFonts w:ascii="Times New Roman" w:hint="eastAsia"/>
                  <w:color w:val="000000"/>
                  <w:szCs w:val="20"/>
                  <w:lang w:val="x-none"/>
                </w:rPr>
                <w:t>M1-2</w:t>
              </w:r>
            </w:ins>
          </w:p>
        </w:tc>
        <w:tc>
          <w:tcPr>
            <w:tcW w:w="4926" w:type="dxa"/>
          </w:tcPr>
          <w:p w14:paraId="03D370CC" w14:textId="77777777" w:rsidR="000564D4" w:rsidRPr="004866CC" w:rsidRDefault="000564D4" w:rsidP="00001309">
            <w:pPr>
              <w:topLinePunct/>
              <w:jc w:val="center"/>
              <w:rPr>
                <w:ins w:id="95" w:author="first20230519" w:date="2025-10-15T17:17:00Z"/>
                <w:rFonts w:ascii="Times New Roman"/>
                <w:b/>
                <w:color w:val="000000"/>
                <w:szCs w:val="20"/>
                <w:u w:val="single"/>
                <w:lang w:val="x-none"/>
              </w:rPr>
            </w:pPr>
            <w:ins w:id="96" w:author="first20230519" w:date="2025-10-15T17:17:00Z">
              <w:r w:rsidRPr="004866CC">
                <w:rPr>
                  <w:rFonts w:ascii="Times New Roman"/>
                  <w:b/>
                  <w:color w:val="000000"/>
                  <w:szCs w:val="20"/>
                  <w:u w:val="single"/>
                  <w:lang w:val="x-none"/>
                </w:rPr>
                <w:t>120,224</w:t>
              </w:r>
            </w:ins>
          </w:p>
        </w:tc>
      </w:tr>
      <w:tr w:rsidR="000564D4" w:rsidRPr="00544FE8" w14:paraId="5CF660E0" w14:textId="77777777" w:rsidTr="000564D4">
        <w:trPr>
          <w:ins w:id="97" w:author="first20230519" w:date="2025-10-15T17:17:00Z"/>
        </w:trPr>
        <w:tc>
          <w:tcPr>
            <w:tcW w:w="3232" w:type="dxa"/>
            <w:vAlign w:val="center"/>
          </w:tcPr>
          <w:p w14:paraId="12339D00" w14:textId="77777777" w:rsidR="000564D4" w:rsidRPr="006F0EF4" w:rsidRDefault="000564D4" w:rsidP="00001309">
            <w:pPr>
              <w:topLinePunct/>
              <w:rPr>
                <w:ins w:id="98" w:author="first20230519" w:date="2025-10-15T17:17:00Z"/>
                <w:rFonts w:ascii="Times New Roman"/>
                <w:color w:val="000000"/>
                <w:szCs w:val="20"/>
                <w:lang w:val="x-none"/>
              </w:rPr>
            </w:pPr>
            <w:ins w:id="99" w:author="first20230519" w:date="2025-10-15T17:17:00Z">
              <w:r w:rsidRPr="006F0EF4">
                <w:rPr>
                  <w:rFonts w:ascii="Times New Roman"/>
                  <w:color w:val="000000"/>
                  <w:szCs w:val="20"/>
                  <w:lang w:val="x-none"/>
                </w:rPr>
                <w:t>M2</w:t>
              </w:r>
            </w:ins>
          </w:p>
        </w:tc>
        <w:tc>
          <w:tcPr>
            <w:tcW w:w="4926" w:type="dxa"/>
          </w:tcPr>
          <w:p w14:paraId="611AD1FA" w14:textId="77777777" w:rsidR="000564D4" w:rsidRPr="004866CC" w:rsidRDefault="000564D4" w:rsidP="00001309">
            <w:pPr>
              <w:topLinePunct/>
              <w:jc w:val="center"/>
              <w:rPr>
                <w:ins w:id="100" w:author="first20230519" w:date="2025-10-15T17:17:00Z"/>
                <w:rFonts w:ascii="Times New Roman"/>
                <w:b/>
                <w:color w:val="000000"/>
                <w:szCs w:val="20"/>
                <w:u w:val="single"/>
                <w:lang w:val="x-none"/>
              </w:rPr>
            </w:pPr>
            <w:ins w:id="101" w:author="first20230519" w:date="2025-10-15T17:17:00Z">
              <w:r w:rsidRPr="004866CC">
                <w:rPr>
                  <w:rFonts w:ascii="Times New Roman" w:hint="eastAsia"/>
                  <w:b/>
                  <w:color w:val="000000"/>
                  <w:szCs w:val="20"/>
                  <w:u w:val="single"/>
                  <w:lang w:val="x-none"/>
                </w:rPr>
                <w:t>167,471</w:t>
              </w:r>
            </w:ins>
          </w:p>
        </w:tc>
      </w:tr>
      <w:tr w:rsidR="000564D4" w:rsidRPr="00544FE8" w14:paraId="538EB746" w14:textId="77777777" w:rsidTr="000564D4">
        <w:trPr>
          <w:ins w:id="102" w:author="first20230519" w:date="2025-10-15T17:17:00Z"/>
        </w:trPr>
        <w:tc>
          <w:tcPr>
            <w:tcW w:w="3232" w:type="dxa"/>
            <w:vAlign w:val="center"/>
          </w:tcPr>
          <w:p w14:paraId="72EF5148" w14:textId="77777777" w:rsidR="000564D4" w:rsidRPr="006F0EF4" w:rsidRDefault="000564D4" w:rsidP="00001309">
            <w:pPr>
              <w:topLinePunct/>
              <w:rPr>
                <w:ins w:id="103" w:author="first20230519" w:date="2025-10-15T17:17:00Z"/>
                <w:rFonts w:ascii="Times New Roman"/>
                <w:color w:val="000000"/>
                <w:szCs w:val="20"/>
                <w:lang w:val="x-none"/>
              </w:rPr>
            </w:pPr>
            <w:ins w:id="104" w:author="first20230519" w:date="2025-10-15T17:17:00Z">
              <w:r w:rsidRPr="006F0EF4">
                <w:rPr>
                  <w:rFonts w:ascii="Times New Roman"/>
                  <w:color w:val="000000"/>
                  <w:szCs w:val="20"/>
                  <w:lang w:val="x-none"/>
                </w:rPr>
                <w:t>M4</w:t>
              </w:r>
            </w:ins>
          </w:p>
        </w:tc>
        <w:tc>
          <w:tcPr>
            <w:tcW w:w="4926" w:type="dxa"/>
          </w:tcPr>
          <w:p w14:paraId="620E242D" w14:textId="77777777" w:rsidR="000564D4" w:rsidRPr="004866CC" w:rsidRDefault="000564D4" w:rsidP="00001309">
            <w:pPr>
              <w:topLinePunct/>
              <w:jc w:val="center"/>
              <w:rPr>
                <w:ins w:id="105" w:author="first20230519" w:date="2025-10-15T17:17:00Z"/>
                <w:rFonts w:ascii="Times New Roman"/>
                <w:b/>
                <w:color w:val="000000"/>
                <w:szCs w:val="20"/>
                <w:u w:val="single"/>
                <w:lang w:val="x-none"/>
              </w:rPr>
            </w:pPr>
            <w:ins w:id="106" w:author="first20230519" w:date="2025-10-15T17:17:00Z">
              <w:r w:rsidRPr="004866CC">
                <w:rPr>
                  <w:rFonts w:ascii="Times New Roman" w:hint="eastAsia"/>
                  <w:b/>
                  <w:color w:val="000000"/>
                  <w:szCs w:val="20"/>
                  <w:u w:val="single"/>
                  <w:lang w:val="x-none"/>
                </w:rPr>
                <w:t>61,430</w:t>
              </w:r>
            </w:ins>
          </w:p>
        </w:tc>
      </w:tr>
      <w:tr w:rsidR="000564D4" w:rsidRPr="00544FE8" w14:paraId="022A768D" w14:textId="77777777" w:rsidTr="000564D4">
        <w:trPr>
          <w:ins w:id="107" w:author="first20230519" w:date="2025-10-15T17:17:00Z"/>
        </w:trPr>
        <w:tc>
          <w:tcPr>
            <w:tcW w:w="3232" w:type="dxa"/>
            <w:vAlign w:val="center"/>
          </w:tcPr>
          <w:p w14:paraId="2519EBF9" w14:textId="77777777" w:rsidR="000564D4" w:rsidRPr="006F0EF4" w:rsidRDefault="000564D4" w:rsidP="00001309">
            <w:pPr>
              <w:topLinePunct/>
              <w:rPr>
                <w:ins w:id="108" w:author="first20230519" w:date="2025-10-15T17:17:00Z"/>
                <w:rFonts w:ascii="Times New Roman"/>
                <w:color w:val="000000"/>
                <w:szCs w:val="20"/>
                <w:lang w:val="x-none"/>
              </w:rPr>
            </w:pPr>
            <w:ins w:id="109" w:author="first20230519" w:date="2025-10-15T17:17:00Z">
              <w:r w:rsidRPr="006F0EF4">
                <w:rPr>
                  <w:rFonts w:ascii="Times New Roman" w:hint="eastAsia"/>
                  <w:color w:val="000000"/>
                  <w:szCs w:val="20"/>
                  <w:lang w:val="x-none"/>
                </w:rPr>
                <w:t>M5</w:t>
              </w:r>
            </w:ins>
          </w:p>
        </w:tc>
        <w:tc>
          <w:tcPr>
            <w:tcW w:w="4926" w:type="dxa"/>
          </w:tcPr>
          <w:p w14:paraId="6E7E6661" w14:textId="77777777" w:rsidR="000564D4" w:rsidRPr="004866CC" w:rsidRDefault="000564D4" w:rsidP="00001309">
            <w:pPr>
              <w:topLinePunct/>
              <w:jc w:val="center"/>
              <w:rPr>
                <w:ins w:id="110" w:author="first20230519" w:date="2025-10-15T17:17:00Z"/>
                <w:rFonts w:ascii="Times New Roman"/>
                <w:b/>
                <w:color w:val="000000"/>
                <w:szCs w:val="20"/>
                <w:u w:val="single"/>
                <w:lang w:val="x-none"/>
              </w:rPr>
            </w:pPr>
            <w:ins w:id="111" w:author="first20230519" w:date="2025-10-15T17:17:00Z">
              <w:r w:rsidRPr="004866CC">
                <w:rPr>
                  <w:rFonts w:ascii="Times New Roman"/>
                  <w:b/>
                  <w:color w:val="000000"/>
                  <w:szCs w:val="20"/>
                  <w:u w:val="single"/>
                  <w:lang w:val="x-none"/>
                </w:rPr>
                <w:t>131,334</w:t>
              </w:r>
            </w:ins>
          </w:p>
        </w:tc>
      </w:tr>
      <w:tr w:rsidR="000564D4" w:rsidRPr="00544FE8" w14:paraId="1D9806CC" w14:textId="77777777" w:rsidTr="000564D4">
        <w:trPr>
          <w:ins w:id="112" w:author="first20230519" w:date="2025-10-15T17:17:00Z"/>
        </w:trPr>
        <w:tc>
          <w:tcPr>
            <w:tcW w:w="3232" w:type="dxa"/>
            <w:vAlign w:val="center"/>
          </w:tcPr>
          <w:p w14:paraId="3212B47F" w14:textId="77777777" w:rsidR="000564D4" w:rsidRPr="006F0EF4" w:rsidRDefault="000564D4" w:rsidP="00001309">
            <w:pPr>
              <w:topLinePunct/>
              <w:rPr>
                <w:ins w:id="113" w:author="first20230519" w:date="2025-10-15T17:17:00Z"/>
                <w:rFonts w:ascii="Times New Roman"/>
                <w:color w:val="000000"/>
                <w:szCs w:val="20"/>
                <w:lang w:val="x-none"/>
              </w:rPr>
            </w:pPr>
            <w:ins w:id="114" w:author="first20230519" w:date="2025-10-15T17:17:00Z">
              <w:r w:rsidRPr="006F0EF4">
                <w:rPr>
                  <w:rFonts w:ascii="Times New Roman"/>
                  <w:color w:val="000000"/>
                  <w:szCs w:val="20"/>
                  <w:lang w:val="x-none"/>
                </w:rPr>
                <w:lastRenderedPageBreak/>
                <w:t>M6</w:t>
              </w:r>
            </w:ins>
          </w:p>
        </w:tc>
        <w:tc>
          <w:tcPr>
            <w:tcW w:w="4926" w:type="dxa"/>
          </w:tcPr>
          <w:p w14:paraId="12A34B9A" w14:textId="77777777" w:rsidR="000564D4" w:rsidRPr="004866CC" w:rsidRDefault="000564D4" w:rsidP="00001309">
            <w:pPr>
              <w:topLinePunct/>
              <w:jc w:val="center"/>
              <w:rPr>
                <w:ins w:id="115" w:author="first20230519" w:date="2025-10-15T17:17:00Z"/>
                <w:rFonts w:ascii="Times New Roman"/>
                <w:b/>
                <w:color w:val="000000"/>
                <w:szCs w:val="20"/>
                <w:u w:val="single"/>
                <w:lang w:val="x-none"/>
              </w:rPr>
            </w:pPr>
            <w:ins w:id="116" w:author="first20230519" w:date="2025-10-15T17:17:00Z">
              <w:r w:rsidRPr="004866CC">
                <w:rPr>
                  <w:rFonts w:ascii="Times New Roman" w:hint="eastAsia"/>
                  <w:b/>
                  <w:color w:val="000000"/>
                  <w:szCs w:val="20"/>
                  <w:u w:val="single"/>
                  <w:lang w:val="x-none"/>
                </w:rPr>
                <w:t>87,537</w:t>
              </w:r>
            </w:ins>
          </w:p>
        </w:tc>
      </w:tr>
      <w:tr w:rsidR="000564D4" w:rsidRPr="00544FE8" w14:paraId="1AAB4CE0" w14:textId="77777777" w:rsidTr="000564D4">
        <w:trPr>
          <w:ins w:id="117" w:author="first20230519" w:date="2025-10-15T17:17:00Z"/>
        </w:trPr>
        <w:tc>
          <w:tcPr>
            <w:tcW w:w="3232" w:type="dxa"/>
            <w:vAlign w:val="center"/>
          </w:tcPr>
          <w:p w14:paraId="6C498E42" w14:textId="77777777" w:rsidR="000564D4" w:rsidRPr="002F4100" w:rsidRDefault="000564D4" w:rsidP="00001309">
            <w:pPr>
              <w:topLinePunct/>
              <w:rPr>
                <w:ins w:id="118" w:author="first20230519" w:date="2025-10-15T17:17:00Z"/>
                <w:rFonts w:ascii="Times New Roman"/>
                <w:b/>
                <w:bCs/>
                <w:color w:val="000000"/>
                <w:szCs w:val="20"/>
                <w:u w:val="single"/>
                <w:lang w:val="x-none"/>
              </w:rPr>
            </w:pPr>
            <w:ins w:id="119" w:author="first20230519" w:date="2025-10-15T17:17:00Z">
              <w:r w:rsidRPr="002F4100">
                <w:rPr>
                  <w:rFonts w:ascii="Times New Roman" w:hint="eastAsia"/>
                  <w:b/>
                  <w:bCs/>
                  <w:color w:val="000000"/>
                  <w:szCs w:val="20"/>
                  <w:u w:val="single"/>
                  <w:lang w:val="x-none"/>
                </w:rPr>
                <w:t>M7</w:t>
              </w:r>
            </w:ins>
          </w:p>
        </w:tc>
        <w:tc>
          <w:tcPr>
            <w:tcW w:w="4926" w:type="dxa"/>
          </w:tcPr>
          <w:p w14:paraId="5CE3651F" w14:textId="77777777" w:rsidR="000564D4" w:rsidRPr="002F4100" w:rsidRDefault="000564D4" w:rsidP="00001309">
            <w:pPr>
              <w:topLinePunct/>
              <w:jc w:val="center"/>
              <w:rPr>
                <w:ins w:id="120" w:author="first20230519" w:date="2025-10-15T17:17:00Z"/>
                <w:rFonts w:ascii="Times New Roman"/>
                <w:b/>
                <w:bCs/>
                <w:color w:val="000000"/>
                <w:szCs w:val="20"/>
                <w:u w:val="single"/>
                <w:lang w:val="x-none"/>
              </w:rPr>
            </w:pPr>
            <w:ins w:id="121" w:author="first20230519" w:date="2025-10-15T17:17:00Z">
              <w:r w:rsidRPr="002F4100">
                <w:rPr>
                  <w:rFonts w:ascii="Times New Roman"/>
                  <w:b/>
                  <w:bCs/>
                  <w:color w:val="000000"/>
                  <w:szCs w:val="20"/>
                  <w:u w:val="single"/>
                  <w:lang w:val="x-none"/>
                </w:rPr>
                <w:t>102,426</w:t>
              </w:r>
            </w:ins>
          </w:p>
        </w:tc>
      </w:tr>
      <w:tr w:rsidR="000564D4" w:rsidRPr="00544FE8" w14:paraId="68FFC9F8" w14:textId="77777777" w:rsidTr="000564D4">
        <w:trPr>
          <w:ins w:id="122" w:author="first20230519" w:date="2025-10-15T17:17:00Z"/>
        </w:trPr>
        <w:tc>
          <w:tcPr>
            <w:tcW w:w="3232" w:type="dxa"/>
            <w:vAlign w:val="center"/>
          </w:tcPr>
          <w:p w14:paraId="38B0F575" w14:textId="77777777" w:rsidR="000564D4" w:rsidRPr="006F0EF4" w:rsidRDefault="000564D4" w:rsidP="00001309">
            <w:pPr>
              <w:topLinePunct/>
              <w:rPr>
                <w:ins w:id="123" w:author="first20230519" w:date="2025-10-15T17:17:00Z"/>
                <w:rFonts w:ascii="Times New Roman"/>
                <w:color w:val="000000"/>
                <w:szCs w:val="20"/>
                <w:lang w:val="x-none"/>
              </w:rPr>
            </w:pPr>
            <w:ins w:id="124" w:author="first20230519" w:date="2025-10-15T17:17:00Z">
              <w:r w:rsidRPr="006F0EF4">
                <w:rPr>
                  <w:rFonts w:ascii="Times New Roman"/>
                  <w:color w:val="000000"/>
                  <w:szCs w:val="20"/>
                  <w:lang w:val="x-none"/>
                </w:rPr>
                <w:t>M8</w:t>
              </w:r>
            </w:ins>
          </w:p>
        </w:tc>
        <w:tc>
          <w:tcPr>
            <w:tcW w:w="4926" w:type="dxa"/>
          </w:tcPr>
          <w:p w14:paraId="77C5594D" w14:textId="77777777" w:rsidR="000564D4" w:rsidRPr="004866CC" w:rsidRDefault="000564D4" w:rsidP="00001309">
            <w:pPr>
              <w:topLinePunct/>
              <w:jc w:val="center"/>
              <w:rPr>
                <w:ins w:id="125" w:author="first20230519" w:date="2025-10-15T17:17:00Z"/>
                <w:rFonts w:ascii="Times New Roman"/>
                <w:b/>
                <w:color w:val="000000"/>
                <w:szCs w:val="20"/>
                <w:u w:val="single"/>
                <w:lang w:val="x-none"/>
              </w:rPr>
            </w:pPr>
            <w:ins w:id="126" w:author="first20230519" w:date="2025-10-15T17:17:00Z">
              <w:r w:rsidRPr="004866CC">
                <w:rPr>
                  <w:rFonts w:ascii="Times New Roman" w:hint="eastAsia"/>
                  <w:b/>
                  <w:color w:val="000000"/>
                  <w:szCs w:val="20"/>
                  <w:u w:val="single"/>
                  <w:lang w:val="x-none"/>
                </w:rPr>
                <w:t>212,628</w:t>
              </w:r>
            </w:ins>
          </w:p>
        </w:tc>
      </w:tr>
      <w:tr w:rsidR="000564D4" w:rsidRPr="00544FE8" w14:paraId="32421619" w14:textId="77777777" w:rsidTr="000564D4">
        <w:trPr>
          <w:ins w:id="127" w:author="first20230519" w:date="2025-10-15T17:17:00Z"/>
        </w:trPr>
        <w:tc>
          <w:tcPr>
            <w:tcW w:w="3232" w:type="dxa"/>
            <w:vAlign w:val="center"/>
          </w:tcPr>
          <w:p w14:paraId="37F4179F" w14:textId="77777777" w:rsidR="000564D4" w:rsidRPr="006F0EF4" w:rsidRDefault="000564D4" w:rsidP="00001309">
            <w:pPr>
              <w:topLinePunct/>
              <w:rPr>
                <w:ins w:id="128" w:author="first20230519" w:date="2025-10-15T17:17:00Z"/>
                <w:rFonts w:ascii="Times New Roman"/>
                <w:color w:val="000000"/>
                <w:szCs w:val="20"/>
                <w:lang w:val="x-none"/>
              </w:rPr>
            </w:pPr>
            <w:ins w:id="129" w:author="first20230519" w:date="2025-10-15T17:17:00Z">
              <w:r w:rsidRPr="006F0EF4">
                <w:rPr>
                  <w:rFonts w:ascii="Times New Roman"/>
                  <w:color w:val="000000"/>
                  <w:szCs w:val="20"/>
                  <w:lang w:val="x-none"/>
                </w:rPr>
                <w:t>M9</w:t>
              </w:r>
            </w:ins>
          </w:p>
        </w:tc>
        <w:tc>
          <w:tcPr>
            <w:tcW w:w="4926" w:type="dxa"/>
          </w:tcPr>
          <w:p w14:paraId="2A3AF126" w14:textId="77777777" w:rsidR="000564D4" w:rsidRPr="004866CC" w:rsidRDefault="000564D4" w:rsidP="00001309">
            <w:pPr>
              <w:topLinePunct/>
              <w:jc w:val="center"/>
              <w:rPr>
                <w:ins w:id="130" w:author="first20230519" w:date="2025-10-15T17:17:00Z"/>
                <w:rFonts w:ascii="Times New Roman"/>
                <w:b/>
                <w:color w:val="000000"/>
                <w:szCs w:val="20"/>
                <w:u w:val="single"/>
                <w:lang w:val="x-none"/>
              </w:rPr>
            </w:pPr>
            <w:ins w:id="131" w:author="first20230519" w:date="2025-10-15T17:17:00Z">
              <w:r w:rsidRPr="004866CC">
                <w:rPr>
                  <w:rFonts w:ascii="Times New Roman" w:hint="eastAsia"/>
                  <w:b/>
                  <w:color w:val="000000"/>
                  <w:szCs w:val="20"/>
                  <w:u w:val="single"/>
                  <w:lang w:val="x-none"/>
                </w:rPr>
                <w:t>144,065</w:t>
              </w:r>
            </w:ins>
          </w:p>
        </w:tc>
      </w:tr>
      <w:tr w:rsidR="000564D4" w:rsidRPr="00544FE8" w14:paraId="1094F7EF" w14:textId="77777777" w:rsidTr="000564D4">
        <w:trPr>
          <w:ins w:id="132" w:author="first20230519" w:date="2025-10-15T17:17:00Z"/>
        </w:trPr>
        <w:tc>
          <w:tcPr>
            <w:tcW w:w="3232" w:type="dxa"/>
            <w:vAlign w:val="center"/>
          </w:tcPr>
          <w:p w14:paraId="2C568803" w14:textId="77777777" w:rsidR="000564D4" w:rsidRPr="002F4100" w:rsidRDefault="000564D4" w:rsidP="00001309">
            <w:pPr>
              <w:topLinePunct/>
              <w:rPr>
                <w:ins w:id="133" w:author="first20230519" w:date="2025-10-15T17:17:00Z"/>
                <w:rFonts w:ascii="Times New Roman"/>
                <w:b/>
                <w:bCs/>
                <w:color w:val="000000"/>
                <w:szCs w:val="20"/>
                <w:u w:val="single"/>
                <w:lang w:val="x-none"/>
              </w:rPr>
            </w:pPr>
            <w:ins w:id="134" w:author="first20230519" w:date="2025-10-15T17:17:00Z">
              <w:r w:rsidRPr="002F4100">
                <w:rPr>
                  <w:rFonts w:ascii="Times New Roman" w:hint="eastAsia"/>
                  <w:b/>
                  <w:bCs/>
                  <w:color w:val="000000"/>
                  <w:szCs w:val="20"/>
                  <w:u w:val="single"/>
                  <w:lang w:val="x-none"/>
                </w:rPr>
                <w:t>상류용지</w:t>
              </w:r>
            </w:ins>
          </w:p>
        </w:tc>
        <w:tc>
          <w:tcPr>
            <w:tcW w:w="4926" w:type="dxa"/>
            <w:vAlign w:val="center"/>
          </w:tcPr>
          <w:p w14:paraId="0EACA725" w14:textId="77777777" w:rsidR="000564D4" w:rsidRPr="002F4100" w:rsidRDefault="000564D4" w:rsidP="00001309">
            <w:pPr>
              <w:topLinePunct/>
              <w:jc w:val="center"/>
              <w:rPr>
                <w:ins w:id="135" w:author="first20230519" w:date="2025-10-15T17:17:00Z"/>
                <w:rFonts w:ascii="Times New Roman"/>
                <w:b/>
                <w:bCs/>
                <w:color w:val="000000"/>
                <w:szCs w:val="20"/>
                <w:u w:val="single"/>
                <w:lang w:val="x-none"/>
              </w:rPr>
            </w:pPr>
            <w:ins w:id="136" w:author="first20230519" w:date="2025-10-15T17:17:00Z">
              <w:r w:rsidRPr="002F4100">
                <w:rPr>
                  <w:rFonts w:ascii="Times New Roman"/>
                  <w:b/>
                  <w:bCs/>
                  <w:color w:val="000000"/>
                  <w:szCs w:val="20"/>
                  <w:u w:val="single"/>
                  <w:lang w:val="x-none"/>
                </w:rPr>
                <w:t>30,102</w:t>
              </w:r>
            </w:ins>
          </w:p>
        </w:tc>
      </w:tr>
      <w:tr w:rsidR="000564D4" w:rsidRPr="00544FE8" w14:paraId="3944FB1C" w14:textId="77777777" w:rsidTr="000564D4">
        <w:trPr>
          <w:ins w:id="137" w:author="first20230519" w:date="2025-10-15T17:17:00Z"/>
        </w:trPr>
        <w:tc>
          <w:tcPr>
            <w:tcW w:w="3232" w:type="dxa"/>
            <w:vAlign w:val="center"/>
          </w:tcPr>
          <w:p w14:paraId="3DF835DC" w14:textId="77777777" w:rsidR="000564D4" w:rsidRPr="002F4100" w:rsidRDefault="000564D4" w:rsidP="00001309">
            <w:pPr>
              <w:topLinePunct/>
              <w:rPr>
                <w:ins w:id="138" w:author="first20230519" w:date="2025-10-15T17:17:00Z"/>
                <w:rFonts w:ascii="Times New Roman"/>
                <w:b/>
                <w:bCs/>
                <w:color w:val="000000"/>
                <w:szCs w:val="20"/>
                <w:u w:val="single"/>
                <w:lang w:val="x-none"/>
              </w:rPr>
            </w:pPr>
            <w:ins w:id="139" w:author="first20230519" w:date="2025-10-15T17:17:00Z">
              <w:r w:rsidRPr="002F4100">
                <w:rPr>
                  <w:rFonts w:ascii="Times New Roman" w:hint="eastAsia"/>
                  <w:b/>
                  <w:bCs/>
                  <w:color w:val="000000"/>
                  <w:szCs w:val="20"/>
                  <w:u w:val="single"/>
                  <w:lang w:val="x-none"/>
                </w:rPr>
                <w:t>지원시설용지</w:t>
              </w:r>
            </w:ins>
          </w:p>
        </w:tc>
        <w:tc>
          <w:tcPr>
            <w:tcW w:w="4926" w:type="dxa"/>
            <w:vAlign w:val="center"/>
          </w:tcPr>
          <w:p w14:paraId="76370EF0" w14:textId="77777777" w:rsidR="000564D4" w:rsidRPr="002F4100" w:rsidRDefault="000564D4" w:rsidP="00001309">
            <w:pPr>
              <w:topLinePunct/>
              <w:jc w:val="center"/>
              <w:rPr>
                <w:ins w:id="140" w:author="first20230519" w:date="2025-10-15T17:17:00Z"/>
                <w:rFonts w:ascii="Times New Roman"/>
                <w:b/>
                <w:bCs/>
                <w:color w:val="000000"/>
                <w:szCs w:val="20"/>
                <w:u w:val="single"/>
                <w:lang w:val="x-none"/>
              </w:rPr>
            </w:pPr>
            <w:ins w:id="141" w:author="first20230519" w:date="2025-10-15T17:17:00Z">
              <w:r w:rsidRPr="002F4100">
                <w:rPr>
                  <w:rFonts w:ascii="Times New Roman"/>
                  <w:b/>
                  <w:bCs/>
                  <w:color w:val="000000"/>
                  <w:szCs w:val="20"/>
                  <w:u w:val="single"/>
                  <w:lang w:val="x-none"/>
                </w:rPr>
                <w:t>79,061</w:t>
              </w:r>
            </w:ins>
          </w:p>
        </w:tc>
      </w:tr>
      <w:tr w:rsidR="000564D4" w:rsidRPr="00544FE8" w14:paraId="69F296F7" w14:textId="77777777" w:rsidTr="000564D4">
        <w:trPr>
          <w:ins w:id="142" w:author="first20230519" w:date="2025-10-15T17:17:00Z"/>
        </w:trPr>
        <w:tc>
          <w:tcPr>
            <w:tcW w:w="3232" w:type="dxa"/>
            <w:vAlign w:val="center"/>
          </w:tcPr>
          <w:p w14:paraId="266226A2" w14:textId="77777777" w:rsidR="000564D4" w:rsidRPr="002F4100" w:rsidRDefault="000564D4" w:rsidP="00001309">
            <w:pPr>
              <w:topLinePunct/>
              <w:rPr>
                <w:ins w:id="143" w:author="first20230519" w:date="2025-10-15T17:17:00Z"/>
                <w:rFonts w:ascii="Times New Roman"/>
                <w:b/>
                <w:bCs/>
                <w:color w:val="000000"/>
                <w:szCs w:val="20"/>
                <w:u w:val="single"/>
                <w:lang w:val="x-none"/>
              </w:rPr>
            </w:pPr>
            <w:ins w:id="144" w:author="first20230519" w:date="2025-10-15T17:17:00Z">
              <w:r w:rsidRPr="002F4100">
                <w:rPr>
                  <w:rFonts w:ascii="Times New Roman" w:hint="eastAsia"/>
                  <w:b/>
                  <w:bCs/>
                  <w:color w:val="000000"/>
                  <w:szCs w:val="20"/>
                  <w:u w:val="single"/>
                  <w:lang w:val="x-none"/>
                </w:rPr>
                <w:t>변전소</w:t>
              </w:r>
              <w:r w:rsidRPr="002F4100">
                <w:rPr>
                  <w:rFonts w:ascii="Times New Roman" w:hint="eastAsia"/>
                  <w:b/>
                  <w:bCs/>
                  <w:color w:val="000000"/>
                  <w:szCs w:val="20"/>
                  <w:u w:val="single"/>
                  <w:lang w:val="x-none"/>
                </w:rPr>
                <w:t>(E1) (</w:t>
              </w:r>
              <w:proofErr w:type="spellStart"/>
              <w:r w:rsidRPr="002F4100">
                <w:rPr>
                  <w:rFonts w:ascii="Times New Roman" w:hint="eastAsia"/>
                  <w:b/>
                  <w:bCs/>
                  <w:color w:val="000000"/>
                  <w:szCs w:val="20"/>
                  <w:u w:val="single"/>
                  <w:lang w:val="x-none"/>
                </w:rPr>
                <w:t>분양완료</w:t>
              </w:r>
              <w:proofErr w:type="spellEnd"/>
              <w:r w:rsidRPr="002F4100">
                <w:rPr>
                  <w:rFonts w:ascii="Times New Roman" w:hint="eastAsia"/>
                  <w:b/>
                  <w:bCs/>
                  <w:color w:val="000000"/>
                  <w:szCs w:val="20"/>
                  <w:u w:val="single"/>
                  <w:lang w:val="x-none"/>
                </w:rPr>
                <w:t>)</w:t>
              </w:r>
            </w:ins>
          </w:p>
        </w:tc>
        <w:tc>
          <w:tcPr>
            <w:tcW w:w="4926" w:type="dxa"/>
            <w:vAlign w:val="center"/>
          </w:tcPr>
          <w:p w14:paraId="1E70D6F1" w14:textId="77777777" w:rsidR="000564D4" w:rsidRPr="002F4100" w:rsidRDefault="000564D4" w:rsidP="00001309">
            <w:pPr>
              <w:topLinePunct/>
              <w:jc w:val="center"/>
              <w:rPr>
                <w:ins w:id="145" w:author="first20230519" w:date="2025-10-15T17:17:00Z"/>
                <w:rFonts w:ascii="Times New Roman"/>
                <w:b/>
                <w:bCs/>
                <w:color w:val="000000"/>
                <w:szCs w:val="20"/>
                <w:u w:val="single"/>
                <w:lang w:val="x-none"/>
              </w:rPr>
            </w:pPr>
            <w:ins w:id="146" w:author="first20230519" w:date="2025-10-15T17:17:00Z">
              <w:r w:rsidRPr="002F4100">
                <w:rPr>
                  <w:rFonts w:ascii="Times New Roman" w:hint="eastAsia"/>
                  <w:b/>
                  <w:bCs/>
                  <w:color w:val="000000"/>
                  <w:szCs w:val="20"/>
                  <w:u w:val="single"/>
                  <w:lang w:val="x-none"/>
                </w:rPr>
                <w:t>4,901</w:t>
              </w:r>
            </w:ins>
          </w:p>
        </w:tc>
      </w:tr>
      <w:tr w:rsidR="000564D4" w:rsidRPr="00544FE8" w14:paraId="7C05B43A" w14:textId="77777777" w:rsidTr="000564D4">
        <w:trPr>
          <w:ins w:id="147" w:author="first20230519" w:date="2025-10-15T17:17:00Z"/>
        </w:trPr>
        <w:tc>
          <w:tcPr>
            <w:tcW w:w="3232" w:type="dxa"/>
            <w:vAlign w:val="center"/>
          </w:tcPr>
          <w:p w14:paraId="1A968382" w14:textId="77777777" w:rsidR="000564D4" w:rsidRPr="002F4100" w:rsidRDefault="000564D4" w:rsidP="00001309">
            <w:pPr>
              <w:topLinePunct/>
              <w:rPr>
                <w:ins w:id="148" w:author="first20230519" w:date="2025-10-15T17:17:00Z"/>
                <w:rFonts w:ascii="Times New Roman"/>
                <w:b/>
                <w:bCs/>
                <w:color w:val="000000"/>
                <w:szCs w:val="20"/>
                <w:u w:val="single"/>
                <w:lang w:val="x-none"/>
              </w:rPr>
            </w:pPr>
            <w:ins w:id="149" w:author="first20230519" w:date="2025-10-15T17:17:00Z">
              <w:r w:rsidRPr="002F4100">
                <w:rPr>
                  <w:rFonts w:ascii="Times New Roman" w:hint="eastAsia"/>
                  <w:b/>
                  <w:bCs/>
                  <w:color w:val="000000"/>
                  <w:szCs w:val="20"/>
                  <w:u w:val="single"/>
                  <w:lang w:val="x-none"/>
                </w:rPr>
                <w:t>주차장</w:t>
              </w:r>
            </w:ins>
          </w:p>
        </w:tc>
        <w:tc>
          <w:tcPr>
            <w:tcW w:w="4926" w:type="dxa"/>
            <w:vAlign w:val="center"/>
          </w:tcPr>
          <w:p w14:paraId="1B3FDCC8" w14:textId="77777777" w:rsidR="000564D4" w:rsidRPr="002F4100" w:rsidRDefault="000564D4" w:rsidP="00001309">
            <w:pPr>
              <w:topLinePunct/>
              <w:jc w:val="center"/>
              <w:rPr>
                <w:ins w:id="150" w:author="first20230519" w:date="2025-10-15T17:17:00Z"/>
                <w:rFonts w:ascii="Times New Roman"/>
                <w:b/>
                <w:bCs/>
                <w:color w:val="000000"/>
                <w:szCs w:val="20"/>
                <w:u w:val="single"/>
                <w:lang w:val="x-none"/>
              </w:rPr>
            </w:pPr>
            <w:ins w:id="151" w:author="first20230519" w:date="2025-10-15T17:17:00Z">
              <w:r w:rsidRPr="002F4100">
                <w:rPr>
                  <w:rFonts w:ascii="Times New Roman"/>
                  <w:b/>
                  <w:bCs/>
                  <w:color w:val="000000"/>
                  <w:szCs w:val="20"/>
                  <w:u w:val="single"/>
                  <w:lang w:val="x-none"/>
                </w:rPr>
                <w:t>47,359</w:t>
              </w:r>
            </w:ins>
          </w:p>
        </w:tc>
      </w:tr>
    </w:tbl>
    <w:p w14:paraId="5539FD1F" w14:textId="01E01188" w:rsidR="00147295" w:rsidRPr="00936D2A" w:rsidDel="000564D4" w:rsidRDefault="00147295" w:rsidP="00712ADD">
      <w:pPr>
        <w:wordWrap w:val="0"/>
        <w:spacing w:line="420" w:lineRule="atLeast"/>
        <w:rPr>
          <w:del w:id="152" w:author="first20230519" w:date="2025-10-15T17:17:00Z"/>
          <w:rFonts w:ascii="Times New Roman" w:eastAsia="바탕체" w:hAnsi="Times New Roman" w:cs="Times New Roman"/>
          <w:sz w:val="23"/>
          <w:szCs w:val="23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5385"/>
      </w:tblGrid>
      <w:tr w:rsidR="00147295" w:rsidRPr="00936D2A" w:rsidDel="000564D4" w14:paraId="08C14629" w14:textId="15900CD8" w:rsidTr="00147295">
        <w:trPr>
          <w:trHeight w:val="313"/>
          <w:del w:id="153" w:author="first20230519" w:date="2025-10-15T17:17:00Z"/>
        </w:trPr>
        <w:tc>
          <w:tcPr>
            <w:tcW w:w="893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B07690" w14:textId="2DB861E3" w:rsidR="00147295" w:rsidRPr="00936D2A" w:rsidDel="000564D4" w:rsidRDefault="00147295" w:rsidP="00712ADD">
            <w:pPr>
              <w:wordWrap w:val="0"/>
              <w:snapToGrid w:val="0"/>
              <w:jc w:val="right"/>
              <w:textAlignment w:val="baseline"/>
              <w:rPr>
                <w:del w:id="154" w:author="first20230519" w:date="2025-10-15T17:17:00Z"/>
                <w:rFonts w:ascii="Times New Roman" w:eastAsia="바탕체" w:hAnsi="Times New Roman" w:cs="Times New Roman"/>
                <w:sz w:val="23"/>
                <w:szCs w:val="23"/>
              </w:rPr>
            </w:pPr>
            <w:del w:id="155" w:author="first20230519" w:date="2025-10-15T17:17:00Z">
              <w:r w:rsidRPr="00936D2A" w:rsidDel="000564D4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(</w:delText>
              </w:r>
              <w:r w:rsidRPr="00936D2A" w:rsidDel="000564D4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단위</w:delText>
              </w:r>
              <w:r w:rsidRPr="00936D2A" w:rsidDel="000564D4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 xml:space="preserve">: </w:delText>
              </w:r>
              <w:r w:rsidRPr="00936D2A" w:rsidDel="000564D4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백만원</w:delText>
              </w:r>
              <w:r w:rsidRPr="00936D2A" w:rsidDel="000564D4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)</w:delText>
              </w:r>
            </w:del>
          </w:p>
        </w:tc>
      </w:tr>
      <w:tr w:rsidR="00147295" w:rsidRPr="00936D2A" w:rsidDel="000564D4" w14:paraId="15BE2038" w14:textId="255E1EA6" w:rsidTr="00147295">
        <w:trPr>
          <w:trHeight w:val="369"/>
          <w:del w:id="156" w:author="first20230519" w:date="2025-10-15T17:17:00Z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AD502F" w14:textId="6A3EBE37" w:rsidR="00147295" w:rsidRPr="00936D2A" w:rsidDel="000564D4" w:rsidRDefault="00147295" w:rsidP="00712ADD">
            <w:pPr>
              <w:wordWrap w:val="0"/>
              <w:snapToGrid w:val="0"/>
              <w:jc w:val="center"/>
              <w:textAlignment w:val="baseline"/>
              <w:rPr>
                <w:del w:id="157" w:author="first20230519" w:date="2025-10-15T17:17:00Z"/>
                <w:rFonts w:ascii="Times New Roman" w:eastAsia="바탕체" w:hAnsi="Times New Roman" w:cs="Times New Roman"/>
                <w:sz w:val="23"/>
                <w:szCs w:val="23"/>
              </w:rPr>
            </w:pPr>
            <w:del w:id="158" w:author="first20230519" w:date="2025-10-15T17:17:00Z">
              <w:r w:rsidRPr="00936D2A" w:rsidDel="000564D4">
                <w:rPr>
                  <w:rFonts w:ascii="Times New Roman" w:eastAsia="바탕체" w:hAnsi="Times New Roman" w:cs="Times New Roman"/>
                  <w:b/>
                  <w:bCs/>
                  <w:kern w:val="2"/>
                  <w:sz w:val="23"/>
                  <w:szCs w:val="23"/>
                </w:rPr>
                <w:delText>블럭</w:delText>
              </w:r>
            </w:del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EA0B3F" w14:textId="69F6350D" w:rsidR="00147295" w:rsidRPr="00936D2A" w:rsidDel="000564D4" w:rsidRDefault="00147295" w:rsidP="00712ADD">
            <w:pPr>
              <w:wordWrap w:val="0"/>
              <w:snapToGrid w:val="0"/>
              <w:jc w:val="center"/>
              <w:textAlignment w:val="baseline"/>
              <w:rPr>
                <w:del w:id="159" w:author="first20230519" w:date="2025-10-15T17:17:00Z"/>
                <w:rFonts w:ascii="Times New Roman" w:eastAsia="바탕체" w:hAnsi="Times New Roman" w:cs="Times New Roman"/>
                <w:sz w:val="23"/>
                <w:szCs w:val="23"/>
              </w:rPr>
            </w:pPr>
            <w:del w:id="160" w:author="first20230519" w:date="2025-10-15T17:17:00Z">
              <w:r w:rsidRPr="00936D2A" w:rsidDel="000564D4">
                <w:rPr>
                  <w:rFonts w:ascii="Times New Roman" w:eastAsia="바탕체" w:hAnsi="Times New Roman" w:cs="Times New Roman"/>
                  <w:b/>
                  <w:bCs/>
                  <w:kern w:val="2"/>
                  <w:sz w:val="23"/>
                  <w:szCs w:val="23"/>
                </w:rPr>
                <w:delText>할당</w:delText>
              </w:r>
              <w:r w:rsidRPr="00936D2A" w:rsidDel="000564D4">
                <w:rPr>
                  <w:rFonts w:ascii="Times New Roman" w:eastAsia="바탕체" w:hAnsi="Times New Roman" w:cs="Times New Roman"/>
                  <w:b/>
                  <w:bCs/>
                  <w:kern w:val="2"/>
                  <w:sz w:val="23"/>
                  <w:szCs w:val="23"/>
                </w:rPr>
                <w:delText xml:space="preserve"> </w:delText>
              </w:r>
              <w:r w:rsidRPr="00936D2A" w:rsidDel="000564D4">
                <w:rPr>
                  <w:rFonts w:ascii="Times New Roman" w:eastAsia="바탕체" w:hAnsi="Times New Roman" w:cs="Times New Roman"/>
                  <w:b/>
                  <w:bCs/>
                  <w:kern w:val="2"/>
                  <w:sz w:val="23"/>
                  <w:szCs w:val="23"/>
                </w:rPr>
                <w:delText>금액</w:delText>
              </w:r>
            </w:del>
          </w:p>
        </w:tc>
      </w:tr>
      <w:tr w:rsidR="00147295" w:rsidRPr="00936D2A" w:rsidDel="000564D4" w14:paraId="45A66BE6" w14:textId="4A57D9FC" w:rsidTr="00147295">
        <w:trPr>
          <w:trHeight w:val="369"/>
          <w:del w:id="161" w:author="first20230519" w:date="2025-10-15T17:17:00Z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E6BDE4" w14:textId="41D6D202" w:rsidR="00147295" w:rsidRPr="00936D2A" w:rsidDel="000564D4" w:rsidRDefault="00147295" w:rsidP="00712ADD">
            <w:pPr>
              <w:wordWrap w:val="0"/>
              <w:snapToGrid w:val="0"/>
              <w:jc w:val="center"/>
              <w:textAlignment w:val="baseline"/>
              <w:rPr>
                <w:del w:id="162" w:author="first20230519" w:date="2025-10-15T17:17:00Z"/>
                <w:rFonts w:ascii="Times New Roman" w:eastAsia="바탕체" w:hAnsi="Times New Roman" w:cs="Times New Roman"/>
                <w:sz w:val="23"/>
                <w:szCs w:val="23"/>
              </w:rPr>
            </w:pPr>
            <w:del w:id="163" w:author="first20230519" w:date="2025-10-15T17:17:00Z">
              <w:r w:rsidRPr="00936D2A" w:rsidDel="000564D4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M1-2</w:delText>
              </w:r>
            </w:del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0F9A7C" w14:textId="5AD22164" w:rsidR="00147295" w:rsidRPr="00D60574" w:rsidDel="000564D4" w:rsidRDefault="00147295" w:rsidP="00712ADD">
            <w:pPr>
              <w:wordWrap w:val="0"/>
              <w:snapToGrid w:val="0"/>
              <w:jc w:val="center"/>
              <w:textAlignment w:val="baseline"/>
              <w:rPr>
                <w:del w:id="164" w:author="first20230519" w:date="2025-10-15T17:17:00Z"/>
                <w:rFonts w:ascii="Times New Roman" w:eastAsia="바탕체" w:hAnsi="Times New Roman" w:cs="Times New Roman"/>
                <w:kern w:val="2"/>
                <w:sz w:val="23"/>
                <w:szCs w:val="23"/>
              </w:rPr>
            </w:pPr>
            <w:del w:id="165" w:author="first20230519" w:date="2025-10-15T17:17:00Z">
              <w:r w:rsidRPr="00D60574" w:rsidDel="000564D4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59,042</w:delText>
              </w:r>
            </w:del>
          </w:p>
        </w:tc>
      </w:tr>
      <w:tr w:rsidR="00147295" w:rsidRPr="00936D2A" w:rsidDel="000564D4" w14:paraId="120985D8" w14:textId="5E51D04C" w:rsidTr="00147295">
        <w:trPr>
          <w:trHeight w:val="369"/>
          <w:del w:id="166" w:author="first20230519" w:date="2025-10-15T17:17:00Z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864321" w14:textId="22CCBCB0" w:rsidR="00147295" w:rsidRPr="00936D2A" w:rsidDel="000564D4" w:rsidRDefault="00147295" w:rsidP="00712ADD">
            <w:pPr>
              <w:wordWrap w:val="0"/>
              <w:snapToGrid w:val="0"/>
              <w:jc w:val="center"/>
              <w:textAlignment w:val="baseline"/>
              <w:rPr>
                <w:del w:id="167" w:author="first20230519" w:date="2025-10-15T17:17:00Z"/>
                <w:rFonts w:ascii="Times New Roman" w:eastAsia="바탕체" w:hAnsi="Times New Roman" w:cs="Times New Roman"/>
                <w:sz w:val="23"/>
                <w:szCs w:val="23"/>
              </w:rPr>
            </w:pPr>
            <w:del w:id="168" w:author="first20230519" w:date="2025-10-15T17:17:00Z">
              <w:r w:rsidRPr="00936D2A" w:rsidDel="000564D4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 xml:space="preserve">M2 </w:delText>
              </w:r>
            </w:del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CA0408" w14:textId="060A9063" w:rsidR="00147295" w:rsidRPr="00D60574" w:rsidDel="000564D4" w:rsidRDefault="00147295" w:rsidP="00712ADD">
            <w:pPr>
              <w:wordWrap w:val="0"/>
              <w:snapToGrid w:val="0"/>
              <w:jc w:val="center"/>
              <w:textAlignment w:val="baseline"/>
              <w:rPr>
                <w:del w:id="169" w:author="first20230519" w:date="2025-10-15T17:17:00Z"/>
                <w:rFonts w:ascii="Times New Roman" w:eastAsia="바탕체" w:hAnsi="Times New Roman" w:cs="Times New Roman"/>
                <w:kern w:val="2"/>
                <w:sz w:val="23"/>
                <w:szCs w:val="23"/>
              </w:rPr>
            </w:pPr>
            <w:del w:id="170" w:author="first20230519" w:date="2025-10-15T17:17:00Z">
              <w:r w:rsidRPr="00D60574" w:rsidDel="000564D4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147,460</w:delText>
              </w:r>
            </w:del>
          </w:p>
        </w:tc>
      </w:tr>
      <w:tr w:rsidR="00147295" w:rsidRPr="00936D2A" w:rsidDel="000564D4" w14:paraId="0EA4451F" w14:textId="45E35C08" w:rsidTr="00147295">
        <w:trPr>
          <w:trHeight w:val="369"/>
          <w:del w:id="171" w:author="first20230519" w:date="2025-10-15T17:17:00Z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606844" w14:textId="34613CF0" w:rsidR="00147295" w:rsidRPr="00936D2A" w:rsidDel="000564D4" w:rsidRDefault="00147295" w:rsidP="00712ADD">
            <w:pPr>
              <w:wordWrap w:val="0"/>
              <w:snapToGrid w:val="0"/>
              <w:jc w:val="center"/>
              <w:textAlignment w:val="baseline"/>
              <w:rPr>
                <w:del w:id="172" w:author="first20230519" w:date="2025-10-15T17:17:00Z"/>
                <w:rFonts w:ascii="Times New Roman" w:eastAsia="바탕체" w:hAnsi="Times New Roman" w:cs="Times New Roman"/>
                <w:sz w:val="23"/>
                <w:szCs w:val="23"/>
              </w:rPr>
            </w:pPr>
            <w:del w:id="173" w:author="first20230519" w:date="2025-10-15T17:17:00Z">
              <w:r w:rsidRPr="00936D2A" w:rsidDel="000564D4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M4</w:delText>
              </w:r>
            </w:del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8CC668" w14:textId="659CA7EF" w:rsidR="00147295" w:rsidRPr="00D60574" w:rsidDel="000564D4" w:rsidRDefault="00147295" w:rsidP="00712ADD">
            <w:pPr>
              <w:wordWrap w:val="0"/>
              <w:snapToGrid w:val="0"/>
              <w:jc w:val="center"/>
              <w:textAlignment w:val="baseline"/>
              <w:rPr>
                <w:del w:id="174" w:author="first20230519" w:date="2025-10-15T17:17:00Z"/>
                <w:rFonts w:ascii="Times New Roman" w:eastAsia="바탕체" w:hAnsi="Times New Roman" w:cs="Times New Roman"/>
                <w:kern w:val="2"/>
                <w:sz w:val="23"/>
                <w:szCs w:val="23"/>
              </w:rPr>
            </w:pPr>
            <w:del w:id="175" w:author="first20230519" w:date="2025-10-15T17:17:00Z">
              <w:r w:rsidRPr="00D60574" w:rsidDel="000564D4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48,590</w:delText>
              </w:r>
            </w:del>
          </w:p>
        </w:tc>
      </w:tr>
      <w:tr w:rsidR="00147295" w:rsidRPr="00936D2A" w:rsidDel="000564D4" w14:paraId="7019D566" w14:textId="713B526F" w:rsidTr="00147295">
        <w:trPr>
          <w:trHeight w:val="369"/>
          <w:del w:id="176" w:author="first20230519" w:date="2025-10-15T17:17:00Z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FC78B9" w14:textId="64C87A0E" w:rsidR="00147295" w:rsidRPr="00936D2A" w:rsidDel="000564D4" w:rsidRDefault="00147295" w:rsidP="00712ADD">
            <w:pPr>
              <w:wordWrap w:val="0"/>
              <w:snapToGrid w:val="0"/>
              <w:jc w:val="center"/>
              <w:textAlignment w:val="baseline"/>
              <w:rPr>
                <w:del w:id="177" w:author="first20230519" w:date="2025-10-15T17:17:00Z"/>
                <w:rFonts w:ascii="Times New Roman" w:eastAsia="바탕체" w:hAnsi="Times New Roman" w:cs="Times New Roman"/>
                <w:sz w:val="23"/>
                <w:szCs w:val="23"/>
              </w:rPr>
            </w:pPr>
            <w:del w:id="178" w:author="first20230519" w:date="2025-10-15T17:17:00Z">
              <w:r w:rsidRPr="00936D2A" w:rsidDel="000564D4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M5</w:delText>
              </w:r>
            </w:del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B02F77" w14:textId="540C26DA" w:rsidR="00147295" w:rsidRPr="00D60574" w:rsidDel="000564D4" w:rsidRDefault="00147295" w:rsidP="00712ADD">
            <w:pPr>
              <w:wordWrap w:val="0"/>
              <w:snapToGrid w:val="0"/>
              <w:jc w:val="center"/>
              <w:textAlignment w:val="baseline"/>
              <w:rPr>
                <w:del w:id="179" w:author="first20230519" w:date="2025-10-15T17:17:00Z"/>
                <w:rFonts w:ascii="Times New Roman" w:eastAsia="바탕체" w:hAnsi="Times New Roman" w:cs="Times New Roman"/>
                <w:kern w:val="2"/>
                <w:sz w:val="23"/>
                <w:szCs w:val="23"/>
              </w:rPr>
            </w:pPr>
            <w:del w:id="180" w:author="first20230519" w:date="2025-10-15T17:17:00Z">
              <w:r w:rsidRPr="00D60574" w:rsidDel="000564D4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96,464</w:delText>
              </w:r>
            </w:del>
          </w:p>
        </w:tc>
      </w:tr>
      <w:tr w:rsidR="00147295" w:rsidRPr="00936D2A" w:rsidDel="000564D4" w14:paraId="460AEA44" w14:textId="3EC6F97E" w:rsidTr="00147295">
        <w:trPr>
          <w:trHeight w:val="369"/>
          <w:del w:id="181" w:author="first20230519" w:date="2025-10-15T17:17:00Z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1C9CD9" w14:textId="383A14F7" w:rsidR="00147295" w:rsidRPr="00936D2A" w:rsidDel="000564D4" w:rsidRDefault="00147295" w:rsidP="00712ADD">
            <w:pPr>
              <w:wordWrap w:val="0"/>
              <w:snapToGrid w:val="0"/>
              <w:jc w:val="center"/>
              <w:textAlignment w:val="baseline"/>
              <w:rPr>
                <w:del w:id="182" w:author="first20230519" w:date="2025-10-15T17:17:00Z"/>
                <w:rFonts w:ascii="Times New Roman" w:eastAsia="바탕체" w:hAnsi="Times New Roman" w:cs="Times New Roman"/>
                <w:sz w:val="23"/>
                <w:szCs w:val="23"/>
              </w:rPr>
            </w:pPr>
            <w:del w:id="183" w:author="first20230519" w:date="2025-10-15T17:17:00Z">
              <w:r w:rsidRPr="00936D2A" w:rsidDel="000564D4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M6</w:delText>
              </w:r>
            </w:del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B9EECD" w14:textId="5551D0E0" w:rsidR="00147295" w:rsidRPr="00D60574" w:rsidDel="000564D4" w:rsidRDefault="00147295" w:rsidP="00712ADD">
            <w:pPr>
              <w:wordWrap w:val="0"/>
              <w:snapToGrid w:val="0"/>
              <w:jc w:val="center"/>
              <w:textAlignment w:val="baseline"/>
              <w:rPr>
                <w:del w:id="184" w:author="first20230519" w:date="2025-10-15T17:17:00Z"/>
                <w:rFonts w:ascii="Times New Roman" w:eastAsia="바탕체" w:hAnsi="Times New Roman" w:cs="Times New Roman"/>
                <w:kern w:val="2"/>
                <w:sz w:val="23"/>
                <w:szCs w:val="23"/>
              </w:rPr>
            </w:pPr>
            <w:del w:id="185" w:author="first20230519" w:date="2025-10-15T17:17:00Z">
              <w:r w:rsidRPr="00D60574" w:rsidDel="000564D4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69,242</w:delText>
              </w:r>
            </w:del>
          </w:p>
        </w:tc>
      </w:tr>
      <w:tr w:rsidR="00147295" w:rsidRPr="00936D2A" w:rsidDel="000564D4" w14:paraId="424943DA" w14:textId="2DCDBBDB" w:rsidTr="00147295">
        <w:trPr>
          <w:trHeight w:val="369"/>
          <w:del w:id="186" w:author="first20230519" w:date="2025-10-15T17:17:00Z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CA0A98" w14:textId="203CE293" w:rsidR="00147295" w:rsidRPr="00936D2A" w:rsidDel="000564D4" w:rsidRDefault="00147295" w:rsidP="00712ADD">
            <w:pPr>
              <w:wordWrap w:val="0"/>
              <w:snapToGrid w:val="0"/>
              <w:jc w:val="center"/>
              <w:textAlignment w:val="baseline"/>
              <w:rPr>
                <w:del w:id="187" w:author="first20230519" w:date="2025-10-15T17:17:00Z"/>
                <w:rFonts w:ascii="Times New Roman" w:eastAsia="바탕체" w:hAnsi="Times New Roman" w:cs="Times New Roman"/>
                <w:sz w:val="23"/>
                <w:szCs w:val="23"/>
              </w:rPr>
            </w:pPr>
            <w:del w:id="188" w:author="first20230519" w:date="2025-10-15T17:17:00Z">
              <w:r w:rsidRPr="00936D2A" w:rsidDel="000564D4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M8</w:delText>
              </w:r>
            </w:del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054589" w14:textId="01CCEDDC" w:rsidR="00147295" w:rsidRPr="00D60574" w:rsidDel="000564D4" w:rsidRDefault="00147295" w:rsidP="00712ADD">
            <w:pPr>
              <w:wordWrap w:val="0"/>
              <w:snapToGrid w:val="0"/>
              <w:jc w:val="center"/>
              <w:textAlignment w:val="baseline"/>
              <w:rPr>
                <w:del w:id="189" w:author="first20230519" w:date="2025-10-15T17:17:00Z"/>
                <w:rFonts w:ascii="Times New Roman" w:eastAsia="바탕체" w:hAnsi="Times New Roman" w:cs="Times New Roman"/>
                <w:kern w:val="2"/>
                <w:sz w:val="23"/>
                <w:szCs w:val="23"/>
              </w:rPr>
            </w:pPr>
            <w:del w:id="190" w:author="first20230519" w:date="2025-10-15T17:17:00Z">
              <w:r w:rsidRPr="00D60574" w:rsidDel="000564D4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168,188</w:delText>
              </w:r>
            </w:del>
          </w:p>
        </w:tc>
      </w:tr>
      <w:tr w:rsidR="00147295" w:rsidRPr="00936D2A" w:rsidDel="000564D4" w14:paraId="416EA656" w14:textId="7B641259" w:rsidTr="00147295">
        <w:trPr>
          <w:trHeight w:val="369"/>
          <w:del w:id="191" w:author="first20230519" w:date="2025-10-15T17:17:00Z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BCED0C" w14:textId="2121FE6E" w:rsidR="00147295" w:rsidRPr="00936D2A" w:rsidDel="000564D4" w:rsidRDefault="00147295" w:rsidP="00712ADD">
            <w:pPr>
              <w:wordWrap w:val="0"/>
              <w:snapToGrid w:val="0"/>
              <w:jc w:val="center"/>
              <w:textAlignment w:val="baseline"/>
              <w:rPr>
                <w:del w:id="192" w:author="first20230519" w:date="2025-10-15T17:17:00Z"/>
                <w:rFonts w:ascii="Times New Roman" w:eastAsia="바탕체" w:hAnsi="Times New Roman" w:cs="Times New Roman"/>
                <w:sz w:val="23"/>
                <w:szCs w:val="23"/>
              </w:rPr>
            </w:pPr>
            <w:del w:id="193" w:author="first20230519" w:date="2025-10-15T17:17:00Z">
              <w:r w:rsidRPr="00936D2A" w:rsidDel="000564D4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M9</w:delText>
              </w:r>
            </w:del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DEA50C" w14:textId="69E7C456" w:rsidR="00147295" w:rsidRPr="00D60574" w:rsidDel="000564D4" w:rsidRDefault="00147295" w:rsidP="00712ADD">
            <w:pPr>
              <w:wordWrap w:val="0"/>
              <w:snapToGrid w:val="0"/>
              <w:jc w:val="center"/>
              <w:textAlignment w:val="baseline"/>
              <w:rPr>
                <w:del w:id="194" w:author="first20230519" w:date="2025-10-15T17:17:00Z"/>
                <w:rFonts w:ascii="Times New Roman" w:eastAsia="바탕체" w:hAnsi="Times New Roman" w:cs="Times New Roman"/>
                <w:kern w:val="2"/>
                <w:sz w:val="23"/>
                <w:szCs w:val="23"/>
              </w:rPr>
            </w:pPr>
            <w:del w:id="195" w:author="first20230519" w:date="2025-10-15T17:17:00Z">
              <w:r w:rsidRPr="00D60574" w:rsidDel="000564D4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113,955</w:delText>
              </w:r>
            </w:del>
          </w:p>
        </w:tc>
      </w:tr>
    </w:tbl>
    <w:p w14:paraId="4CEFF713" w14:textId="77777777" w:rsidR="00147295" w:rsidRPr="00936D2A" w:rsidRDefault="00147295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2CE678D5" w14:textId="0AE1615F" w:rsidR="00147295" w:rsidRPr="00936D2A" w:rsidRDefault="00147295" w:rsidP="00712ADD">
      <w:pPr>
        <w:pStyle w:val="a4"/>
        <w:numPr>
          <w:ilvl w:val="0"/>
          <w:numId w:val="3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분양우선수익자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함은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물류단지의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목적용지별로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7-2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근거하여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우선수익권을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양수</w:t>
      </w:r>
      <w:ins w:id="196" w:author="first20230519" w:date="2025-10-15T18:12:00Z">
        <w:r w:rsidR="00A76ABF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A76ABF">
          <w:rPr>
            <w:rFonts w:ascii="Times New Roman" w:eastAsia="바탕체" w:hAnsi="Times New Roman" w:cs="Times New Roman" w:hint="eastAsia"/>
            <w:sz w:val="23"/>
            <w:szCs w:val="23"/>
          </w:rPr>
          <w:t>또는</w:t>
        </w:r>
        <w:r w:rsidR="00A76ABF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A76ABF">
          <w:rPr>
            <w:rFonts w:ascii="Times New Roman" w:eastAsia="바탕체" w:hAnsi="Times New Roman" w:cs="Times New Roman" w:hint="eastAsia"/>
            <w:sz w:val="23"/>
            <w:szCs w:val="23"/>
          </w:rPr>
          <w:t>설정</w:t>
        </w:r>
      </w:ins>
      <w:r w:rsidRPr="00936D2A">
        <w:rPr>
          <w:rFonts w:ascii="Times New Roman" w:eastAsia="바탕체" w:hAnsi="Times New Roman" w:cs="Times New Roman"/>
          <w:sz w:val="23"/>
          <w:szCs w:val="23"/>
        </w:rPr>
        <w:t>함에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지위를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취득한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말한다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20B6508F" w14:textId="77777777" w:rsidR="00147295" w:rsidRDefault="00147295" w:rsidP="00712ADD">
      <w:pPr>
        <w:pStyle w:val="a4"/>
        <w:numPr>
          <w:ilvl w:val="0"/>
          <w:numId w:val="3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수분양자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함은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대출약정서에서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정의된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분양계약자를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의미한다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0D3D34E0" w14:textId="77777777" w:rsidR="00990A30" w:rsidRPr="00936D2A" w:rsidRDefault="00990A30" w:rsidP="00712ADD">
      <w:pPr>
        <w:pStyle w:val="a4"/>
        <w:numPr>
          <w:ilvl w:val="0"/>
          <w:numId w:val="3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>
        <w:rPr>
          <w:rFonts w:ascii="Times New Roman" w:eastAsia="바탕체" w:hAnsi="Times New Roman" w:cs="Times New Roman"/>
          <w:sz w:val="23"/>
          <w:szCs w:val="23"/>
        </w:rPr>
        <w:t>“</w:t>
      </w:r>
      <w:r>
        <w:rPr>
          <w:rFonts w:ascii="Times New Roman" w:eastAsia="바탕체" w:hAnsi="Times New Roman" w:cs="Times New Roman" w:hint="eastAsia"/>
          <w:sz w:val="23"/>
          <w:szCs w:val="23"/>
        </w:rPr>
        <w:t>신탁부동산</w:t>
      </w:r>
      <w:r>
        <w:rPr>
          <w:rFonts w:ascii="Times New Roman" w:eastAsia="바탕체" w:hAnsi="Times New Roman" w:cs="Times New Roman"/>
          <w:sz w:val="23"/>
          <w:szCs w:val="23"/>
        </w:rPr>
        <w:t>”</w:t>
      </w:r>
      <w:r>
        <w:rPr>
          <w:rFonts w:ascii="Times New Roman" w:eastAsia="바탕체" w:hAnsi="Times New Roman" w:cs="Times New Roman" w:hint="eastAsia"/>
          <w:sz w:val="23"/>
          <w:szCs w:val="23"/>
        </w:rPr>
        <w:t>이라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함은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본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신탁계약서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정한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바에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따라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/>
          <w:sz w:val="23"/>
          <w:szCs w:val="23"/>
        </w:rPr>
        <w:t>“</w:t>
      </w:r>
      <w:r>
        <w:rPr>
          <w:rFonts w:ascii="Times New Roman" w:eastAsia="바탕체" w:hAnsi="Times New Roman" w:cs="Times New Roman" w:hint="eastAsia"/>
          <w:sz w:val="23"/>
          <w:szCs w:val="23"/>
        </w:rPr>
        <w:t>을</w:t>
      </w:r>
      <w:r>
        <w:rPr>
          <w:rFonts w:ascii="Times New Roman" w:eastAsia="바탕체" w:hAnsi="Times New Roman" w:cs="Times New Roman"/>
          <w:sz w:val="23"/>
          <w:szCs w:val="23"/>
        </w:rPr>
        <w:t>”</w:t>
      </w:r>
      <w:r>
        <w:rPr>
          <w:rFonts w:ascii="Times New Roman" w:eastAsia="바탕체" w:hAnsi="Times New Roman" w:cs="Times New Roman" w:hint="eastAsia"/>
          <w:sz w:val="23"/>
          <w:szCs w:val="23"/>
        </w:rPr>
        <w:t>에게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proofErr w:type="spellStart"/>
      <w:r>
        <w:rPr>
          <w:rFonts w:ascii="Times New Roman" w:eastAsia="바탕체" w:hAnsi="Times New Roman" w:cs="Times New Roman" w:hint="eastAsia"/>
          <w:sz w:val="23"/>
          <w:szCs w:val="23"/>
        </w:rPr>
        <w:t>신탁되는</w:t>
      </w:r>
      <w:proofErr w:type="spellEnd"/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부동산을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의미한다</w:t>
      </w:r>
      <w:r>
        <w:rPr>
          <w:rFonts w:ascii="Times New Roman" w:eastAsia="바탕체" w:hAnsi="Times New Roman" w:cs="Times New Roman" w:hint="eastAsia"/>
          <w:sz w:val="23"/>
          <w:szCs w:val="23"/>
        </w:rPr>
        <w:t>.</w:t>
      </w:r>
    </w:p>
    <w:p w14:paraId="00222E53" w14:textId="77777777" w:rsidR="00147295" w:rsidRPr="00936D2A" w:rsidRDefault="00147295" w:rsidP="00712ADD">
      <w:pPr>
        <w:pStyle w:val="a4"/>
        <w:numPr>
          <w:ilvl w:val="0"/>
          <w:numId w:val="3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함은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7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7-2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우선수익권설정금액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범위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원본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신탁이익을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향수하는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공동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순위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1”,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공동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순위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2”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ins w:id="197" w:author="김윤필" w:date="2025-09-24T22:05:00Z">
        <w:r w:rsidR="00B61123">
          <w:rPr>
            <w:rFonts w:ascii="Times New Roman" w:eastAsia="바탕체" w:hAnsi="Times New Roman" w:cs="Times New Roman"/>
            <w:sz w:val="23"/>
            <w:szCs w:val="23"/>
          </w:rPr>
          <w:t>,</w:t>
        </w:r>
        <w:proofErr w:type="gramEnd"/>
        <w:r w:rsidR="00B61123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>3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>순위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>우선수익자로서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B61123">
          <w:rPr>
            <w:rFonts w:ascii="Times New Roman" w:eastAsia="바탕체" w:hAnsi="Times New Roman" w:cs="Times New Roman"/>
            <w:sz w:val="23"/>
            <w:szCs w:val="23"/>
          </w:rPr>
          <w:t>“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>기</w:t>
        </w:r>
        <w:r w:rsidR="00B61123">
          <w:rPr>
            <w:rFonts w:ascii="Times New Roman" w:eastAsia="바탕체" w:hAnsi="Times New Roman" w:cs="Times New Roman"/>
            <w:sz w:val="23"/>
            <w:szCs w:val="23"/>
          </w:rPr>
          <w:t xml:space="preserve">”, </w:t>
        </w:r>
      </w:ins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ins w:id="198" w:author="김윤필" w:date="2025-09-24T22:03:00Z">
        <w:r w:rsidR="00E70091">
          <w:rPr>
            <w:rFonts w:ascii="Times New Roman" w:eastAsia="바탕체" w:hAnsi="Times New Roman" w:cs="Times New Roman" w:hint="eastAsia"/>
            <w:sz w:val="23"/>
            <w:szCs w:val="23"/>
          </w:rPr>
          <w:t>4</w:t>
        </w:r>
      </w:ins>
      <w:del w:id="199" w:author="김윤필" w:date="2025-09-24T22:03:00Z">
        <w:r w:rsidRPr="00936D2A" w:rsidDel="00E70091">
          <w:rPr>
            <w:rFonts w:ascii="Times New Roman" w:eastAsia="바탕체" w:hAnsi="Times New Roman" w:cs="Times New Roman"/>
            <w:sz w:val="23"/>
            <w:szCs w:val="23"/>
          </w:rPr>
          <w:delText>3</w:delText>
        </w:r>
      </w:del>
      <w:r w:rsidRPr="00936D2A">
        <w:rPr>
          <w:rFonts w:ascii="Times New Roman" w:eastAsia="바탕체" w:hAnsi="Times New Roman" w:cs="Times New Roman"/>
          <w:sz w:val="23"/>
          <w:szCs w:val="23"/>
        </w:rPr>
        <w:t>순위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3”,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ins w:id="200" w:author="김윤필" w:date="2025-09-24T22:03:00Z">
        <w:r w:rsidR="00E70091">
          <w:rPr>
            <w:rFonts w:ascii="Times New Roman" w:eastAsia="바탕체" w:hAnsi="Times New Roman" w:cs="Times New Roman" w:hint="eastAsia"/>
            <w:sz w:val="23"/>
            <w:szCs w:val="23"/>
          </w:rPr>
          <w:t>5</w:t>
        </w:r>
      </w:ins>
      <w:del w:id="201" w:author="김윤필" w:date="2025-09-24T22:03:00Z">
        <w:r w:rsidRPr="00936D2A" w:rsidDel="00E70091">
          <w:rPr>
            <w:rFonts w:ascii="Times New Roman" w:eastAsia="바탕체" w:hAnsi="Times New Roman" w:cs="Times New Roman"/>
            <w:sz w:val="23"/>
            <w:szCs w:val="23"/>
          </w:rPr>
          <w:delText>4</w:delText>
        </w:r>
      </w:del>
      <w:r w:rsidRPr="00936D2A">
        <w:rPr>
          <w:rFonts w:ascii="Times New Roman" w:eastAsia="바탕체" w:hAnsi="Times New Roman" w:cs="Times New Roman"/>
          <w:sz w:val="23"/>
          <w:szCs w:val="23"/>
        </w:rPr>
        <w:t>순위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공동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ins w:id="202" w:author="김윤필" w:date="2025-09-24T22:04:00Z">
        <w:r w:rsidR="00E70091">
          <w:rPr>
            <w:rFonts w:ascii="Times New Roman" w:eastAsia="바탕체" w:hAnsi="Times New Roman" w:cs="Times New Roman" w:hint="eastAsia"/>
            <w:sz w:val="23"/>
            <w:szCs w:val="23"/>
          </w:rPr>
          <w:t>6</w:t>
        </w:r>
      </w:ins>
      <w:del w:id="203" w:author="김윤필" w:date="2025-09-24T22:04:00Z">
        <w:r w:rsidRPr="00936D2A" w:rsidDel="00E70091">
          <w:rPr>
            <w:rFonts w:ascii="Times New Roman" w:eastAsia="바탕체" w:hAnsi="Times New Roman" w:cs="Times New Roman"/>
            <w:sz w:val="23"/>
            <w:szCs w:val="23"/>
          </w:rPr>
          <w:delText>5</w:delText>
        </w:r>
      </w:del>
      <w:r w:rsidRPr="00936D2A">
        <w:rPr>
          <w:rFonts w:ascii="Times New Roman" w:eastAsia="바탕체" w:hAnsi="Times New Roman" w:cs="Times New Roman"/>
          <w:sz w:val="23"/>
          <w:szCs w:val="23"/>
        </w:rPr>
        <w:t>순위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4”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ins w:id="204" w:author="김윤필" w:date="2025-09-24T22:05:00Z">
        <w:r w:rsidR="00E70091">
          <w:rPr>
            <w:rFonts w:ascii="Times New Roman" w:eastAsia="바탕체" w:hAnsi="Times New Roman" w:cs="Times New Roman" w:hint="eastAsia"/>
            <w:sz w:val="23"/>
            <w:szCs w:val="23"/>
          </w:rPr>
          <w:t>경</w:t>
        </w:r>
      </w:ins>
      <w:del w:id="205" w:author="김윤필" w:date="2025-09-24T22:05:00Z">
        <w:r w:rsidRPr="00936D2A" w:rsidDel="00E70091">
          <w:rPr>
            <w:rFonts w:ascii="Times New Roman" w:eastAsia="바탕체" w:hAnsi="Times New Roman" w:cs="Times New Roman"/>
            <w:sz w:val="23"/>
            <w:szCs w:val="23"/>
          </w:rPr>
          <w:delText>기</w:delText>
        </w:r>
      </w:del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ins w:id="206" w:author="김윤필" w:date="2025-09-24T22:04:00Z">
        <w:r w:rsidR="00E70091">
          <w:rPr>
            <w:rFonts w:ascii="Times New Roman" w:eastAsia="바탕체" w:hAnsi="Times New Roman" w:cs="Times New Roman" w:hint="eastAsia"/>
            <w:sz w:val="23"/>
            <w:szCs w:val="23"/>
          </w:rPr>
          <w:t>7</w:t>
        </w:r>
      </w:ins>
      <w:del w:id="207" w:author="김윤필" w:date="2025-09-24T22:04:00Z">
        <w:r w:rsidRPr="00936D2A" w:rsidDel="00E70091">
          <w:rPr>
            <w:rFonts w:ascii="Times New Roman" w:eastAsia="바탕체" w:hAnsi="Times New Roman" w:cs="Times New Roman"/>
            <w:sz w:val="23"/>
            <w:szCs w:val="23"/>
          </w:rPr>
          <w:delText>6</w:delText>
        </w:r>
      </w:del>
      <w:r w:rsidRPr="00936D2A">
        <w:rPr>
          <w:rFonts w:ascii="Times New Roman" w:eastAsia="바탕체" w:hAnsi="Times New Roman" w:cs="Times New Roman"/>
          <w:sz w:val="23"/>
          <w:szCs w:val="23"/>
        </w:rPr>
        <w:t>순위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를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말하고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분양우선수익자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추가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총칭하여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말한다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A57DB6D" w14:textId="77777777" w:rsidR="00147295" w:rsidRPr="00936D2A" w:rsidRDefault="00147295" w:rsidP="00712ADD">
      <w:pPr>
        <w:pStyle w:val="a4"/>
        <w:numPr>
          <w:ilvl w:val="0"/>
          <w:numId w:val="3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여신거래계약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거래를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의미한다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5789C40F" w14:textId="77777777" w:rsidR="00147295" w:rsidRPr="00936D2A" w:rsidRDefault="00147295" w:rsidP="00712ADD">
      <w:pPr>
        <w:pStyle w:val="a4"/>
        <w:numPr>
          <w:ilvl w:val="1"/>
          <w:numId w:val="3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순위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):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5B33450B" w14:textId="77777777" w:rsidR="00147295" w:rsidRPr="00936D2A" w:rsidRDefault="00147295" w:rsidP="00712ADD">
      <w:pPr>
        <w:pStyle w:val="a4"/>
        <w:numPr>
          <w:ilvl w:val="1"/>
          <w:numId w:val="3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순위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):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</w:t>
      </w:r>
    </w:p>
    <w:p w14:paraId="58ECAFC8" w14:textId="77777777" w:rsidR="00147295" w:rsidRPr="00936D2A" w:rsidRDefault="00147295" w:rsidP="00712ADD">
      <w:pPr>
        <w:pStyle w:val="a4"/>
        <w:numPr>
          <w:ilvl w:val="1"/>
          <w:numId w:val="3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ins w:id="208" w:author="김윤필" w:date="2025-09-24T21:52:00Z">
        <w:r w:rsidR="004813D0">
          <w:rPr>
            <w:rFonts w:ascii="Times New Roman" w:eastAsia="바탕체" w:hAnsi="Times New Roman" w:cs="Times New Roman" w:hint="eastAsia"/>
            <w:sz w:val="23"/>
            <w:szCs w:val="23"/>
          </w:rPr>
          <w:t>4</w:t>
        </w:r>
      </w:ins>
      <w:del w:id="209" w:author="김윤필" w:date="2025-09-24T21:52:00Z">
        <w:r w:rsidRPr="00936D2A" w:rsidDel="004813D0">
          <w:rPr>
            <w:rFonts w:ascii="Times New Roman" w:eastAsia="바탕체" w:hAnsi="Times New Roman" w:cs="Times New Roman"/>
            <w:sz w:val="23"/>
            <w:szCs w:val="23"/>
          </w:rPr>
          <w:delText>3</w:delText>
        </w:r>
      </w:del>
      <w:r w:rsidRPr="00936D2A">
        <w:rPr>
          <w:rFonts w:ascii="Times New Roman" w:eastAsia="바탕체" w:hAnsi="Times New Roman" w:cs="Times New Roman"/>
          <w:sz w:val="23"/>
          <w:szCs w:val="23"/>
        </w:rPr>
        <w:t>순위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):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후순위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신용공여하였는바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신용공여와</w:t>
      </w:r>
      <w:r w:rsidR="00D02EE1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D02EE1">
        <w:rPr>
          <w:rFonts w:ascii="Times New Roman" w:eastAsia="바탕체" w:hAnsi="Times New Roman" w:cs="Times New Roman" w:hint="eastAsia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취득하는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0B205E02" w14:textId="77777777" w:rsidR="00147295" w:rsidRPr="00300E79" w:rsidRDefault="00147295" w:rsidP="00712ADD">
      <w:pPr>
        <w:pStyle w:val="a4"/>
        <w:numPr>
          <w:ilvl w:val="1"/>
          <w:numId w:val="3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300E79">
        <w:rPr>
          <w:rFonts w:ascii="Times New Roman" w:eastAsia="바탕체" w:hAnsi="Times New Roman" w:cs="Times New Roman"/>
          <w:sz w:val="23"/>
          <w:szCs w:val="23"/>
        </w:rPr>
        <w:t>병</w:t>
      </w:r>
      <w:r w:rsidRPr="00300E79">
        <w:rPr>
          <w:rFonts w:ascii="Times New Roman" w:eastAsia="바탕체" w:hAnsi="Times New Roman" w:cs="Times New Roman"/>
          <w:sz w:val="23"/>
          <w:szCs w:val="23"/>
        </w:rPr>
        <w:t>(</w:t>
      </w:r>
      <w:r w:rsidRPr="00300E79">
        <w:rPr>
          <w:rFonts w:ascii="Times New Roman" w:eastAsia="바탕체" w:hAnsi="Times New Roman" w:cs="Times New Roman"/>
          <w:sz w:val="23"/>
          <w:szCs w:val="23"/>
        </w:rPr>
        <w:t>제</w:t>
      </w:r>
      <w:ins w:id="210" w:author="김윤필" w:date="2025-09-24T21:52:00Z">
        <w:r w:rsidR="004813D0" w:rsidRPr="00300E79">
          <w:rPr>
            <w:rFonts w:ascii="Times New Roman" w:eastAsia="바탕체" w:hAnsi="Times New Roman" w:cs="Times New Roman" w:hint="eastAsia"/>
            <w:sz w:val="23"/>
            <w:szCs w:val="23"/>
          </w:rPr>
          <w:t>5</w:t>
        </w:r>
      </w:ins>
      <w:del w:id="211" w:author="김윤필" w:date="2025-09-24T21:52:00Z">
        <w:r w:rsidRPr="00300E79" w:rsidDel="004813D0">
          <w:rPr>
            <w:rFonts w:ascii="Times New Roman" w:eastAsia="바탕체" w:hAnsi="Times New Roman" w:cs="Times New Roman"/>
            <w:sz w:val="23"/>
            <w:szCs w:val="23"/>
          </w:rPr>
          <w:delText>4</w:delText>
        </w:r>
      </w:del>
      <w:r w:rsidRPr="00300E79">
        <w:rPr>
          <w:rFonts w:ascii="Times New Roman" w:eastAsia="바탕체" w:hAnsi="Times New Roman" w:cs="Times New Roman"/>
          <w:sz w:val="23"/>
          <w:szCs w:val="23"/>
        </w:rPr>
        <w:t>순위</w:t>
      </w:r>
      <w:r w:rsidRPr="00300E79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00E79">
        <w:rPr>
          <w:rFonts w:ascii="Times New Roman" w:eastAsia="바탕체" w:hAnsi="Times New Roman" w:cs="Times New Roman"/>
          <w:sz w:val="23"/>
          <w:szCs w:val="23"/>
        </w:rPr>
        <w:t>우선수익자</w:t>
      </w:r>
      <w:r w:rsidRPr="00300E79">
        <w:rPr>
          <w:rFonts w:ascii="Times New Roman" w:eastAsia="바탕체" w:hAnsi="Times New Roman" w:cs="Times New Roman"/>
          <w:sz w:val="23"/>
          <w:szCs w:val="23"/>
        </w:rPr>
        <w:t xml:space="preserve">): </w:t>
      </w:r>
      <w:r w:rsidRPr="00300E79">
        <w:rPr>
          <w:rFonts w:ascii="Times New Roman" w:eastAsia="바탕체" w:hAnsi="Times New Roman" w:cs="Times New Roman"/>
          <w:sz w:val="23"/>
          <w:szCs w:val="23"/>
        </w:rPr>
        <w:t>공사도급계약</w:t>
      </w:r>
    </w:p>
    <w:p w14:paraId="73C317BD" w14:textId="77777777" w:rsidR="007F61FD" w:rsidRPr="00430A5C" w:rsidRDefault="00147295" w:rsidP="00430A5C">
      <w:pPr>
        <w:pStyle w:val="a4"/>
        <w:numPr>
          <w:ilvl w:val="1"/>
          <w:numId w:val="3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공동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ins w:id="212" w:author="김윤필" w:date="2025-09-24T21:52:00Z">
        <w:r w:rsidR="004813D0">
          <w:rPr>
            <w:rFonts w:ascii="Times New Roman" w:eastAsia="바탕체" w:hAnsi="Times New Roman" w:cs="Times New Roman" w:hint="eastAsia"/>
            <w:sz w:val="23"/>
            <w:szCs w:val="23"/>
          </w:rPr>
          <w:t>6</w:t>
        </w:r>
      </w:ins>
      <w:del w:id="213" w:author="김윤필" w:date="2025-09-24T21:52:00Z">
        <w:r w:rsidRPr="00936D2A" w:rsidDel="004813D0">
          <w:rPr>
            <w:rFonts w:ascii="Times New Roman" w:eastAsia="바탕체" w:hAnsi="Times New Roman" w:cs="Times New Roman"/>
            <w:sz w:val="23"/>
            <w:szCs w:val="23"/>
          </w:rPr>
          <w:delText>5</w:delText>
        </w:r>
      </w:del>
      <w:r w:rsidRPr="00936D2A">
        <w:rPr>
          <w:rFonts w:ascii="Times New Roman" w:eastAsia="바탕체" w:hAnsi="Times New Roman" w:cs="Times New Roman"/>
          <w:sz w:val="23"/>
          <w:szCs w:val="23"/>
        </w:rPr>
        <w:t>순위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): </w:t>
      </w:r>
      <w:r w:rsidR="004A4AB1">
        <w:rPr>
          <w:rFonts w:ascii="Times New Roman" w:eastAsia="바탕체" w:hAnsi="Times New Roman" w:cs="Times New Roman" w:hint="eastAsia"/>
          <w:sz w:val="23"/>
          <w:szCs w:val="23"/>
        </w:rPr>
        <w:t>M</w:t>
      </w:r>
      <w:r w:rsidR="004A4AB1">
        <w:rPr>
          <w:rFonts w:ascii="Times New Roman" w:eastAsia="바탕체" w:hAnsi="Times New Roman" w:cs="Times New Roman"/>
          <w:sz w:val="23"/>
          <w:szCs w:val="23"/>
        </w:rPr>
        <w:t>8</w:t>
      </w:r>
      <w:r w:rsidR="004A4AB1">
        <w:rPr>
          <w:rFonts w:ascii="Times New Roman" w:eastAsia="바탕체" w:hAnsi="Times New Roman" w:cs="Times New Roman" w:hint="eastAsia"/>
          <w:sz w:val="23"/>
          <w:szCs w:val="23"/>
        </w:rPr>
        <w:t>블럭</w:t>
      </w:r>
      <w:r w:rsidR="004A4AB1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4A4AB1">
        <w:rPr>
          <w:rFonts w:ascii="Times New Roman" w:eastAsia="바탕체" w:hAnsi="Times New Roman" w:cs="Times New Roman" w:hint="eastAsia"/>
          <w:sz w:val="23"/>
          <w:szCs w:val="23"/>
        </w:rPr>
        <w:t>및</w:t>
      </w:r>
      <w:r w:rsidR="004A4AB1">
        <w:rPr>
          <w:rFonts w:ascii="Times New Roman" w:eastAsia="바탕체" w:hAnsi="Times New Roman" w:cs="Times New Roman" w:hint="eastAsia"/>
          <w:sz w:val="23"/>
          <w:szCs w:val="23"/>
        </w:rPr>
        <w:t xml:space="preserve"> M</w:t>
      </w:r>
      <w:r w:rsidR="004A4AB1">
        <w:rPr>
          <w:rFonts w:ascii="Times New Roman" w:eastAsia="바탕체" w:hAnsi="Times New Roman" w:cs="Times New Roman"/>
          <w:sz w:val="23"/>
          <w:szCs w:val="23"/>
        </w:rPr>
        <w:t>9</w:t>
      </w:r>
      <w:r w:rsidR="004A4AB1">
        <w:rPr>
          <w:rFonts w:ascii="Times New Roman" w:eastAsia="바탕체" w:hAnsi="Times New Roman" w:cs="Times New Roman" w:hint="eastAsia"/>
          <w:sz w:val="23"/>
          <w:szCs w:val="23"/>
        </w:rPr>
        <w:t>블럭에</w:t>
      </w:r>
      <w:r w:rsidR="004A4AB1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4A4AB1">
        <w:rPr>
          <w:rFonts w:ascii="Times New Roman" w:eastAsia="바탕체" w:hAnsi="Times New Roman" w:cs="Times New Roman" w:hint="eastAsia"/>
          <w:sz w:val="23"/>
          <w:szCs w:val="23"/>
        </w:rPr>
        <w:t>관한</w:t>
      </w:r>
      <w:r w:rsidR="004A4AB1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매도옵션권자로서의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매수옵션권자로서의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4”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2021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8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5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옵션계약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(</w:t>
      </w:r>
      <w:r w:rsidR="00632864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“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정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4</w:t>
      </w:r>
      <w:r w:rsidR="00632864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”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에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대해서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="005C1D02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>특약사항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제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7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조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제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1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항에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따른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우선수익자의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수익권의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범위는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="00EC56D3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>위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옵션계약</w:t>
      </w:r>
      <w:r w:rsidR="00EC56D3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>서에</w:t>
      </w:r>
      <w:r w:rsidR="00EC56D3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 xml:space="preserve"> </w:t>
      </w:r>
      <w:r w:rsidR="00EC56D3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>따른</w:t>
      </w:r>
      <w:r w:rsidR="00EC56D3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 xml:space="preserve"> </w:t>
      </w:r>
      <w:r w:rsidR="00EC56D3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“</w:t>
      </w:r>
      <w:r w:rsidR="00EC56D3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>갑</w:t>
      </w:r>
      <w:r w:rsidR="00EC56D3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”</w:t>
      </w:r>
      <w:r w:rsidR="00EC56D3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>의</w:t>
      </w:r>
      <w:r w:rsidR="00EC56D3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 xml:space="preserve"> </w:t>
      </w:r>
      <w:r w:rsidR="00EC56D3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“</w:t>
      </w:r>
      <w:r w:rsidR="00EC56D3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>정</w:t>
      </w:r>
      <w:r w:rsidR="00EC56D3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>4</w:t>
      </w:r>
      <w:r w:rsidR="00EC56D3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”</w:t>
      </w:r>
      <w:r w:rsidR="00EC56D3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>에</w:t>
      </w:r>
      <w:r w:rsidR="00EC56D3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 xml:space="preserve"> </w:t>
      </w:r>
      <w:r w:rsidR="00EC56D3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>대한</w:t>
      </w:r>
      <w:r w:rsidR="00EC56D3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 xml:space="preserve"> </w:t>
      </w:r>
      <w:r w:rsidR="00EC56D3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>위약금</w:t>
      </w:r>
      <w:r w:rsidR="00EC56D3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 xml:space="preserve"> </w:t>
      </w:r>
      <w:r w:rsidR="00EC56D3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>채무</w:t>
      </w:r>
      <w:r w:rsidR="00EC56D3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 xml:space="preserve"> </w:t>
      </w:r>
      <w:r w:rsidR="00EC56D3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>등</w:t>
      </w:r>
      <w:r w:rsidR="00EC56D3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 xml:space="preserve"> </w:t>
      </w:r>
      <w:r w:rsidR="00EC56D3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>모든</w:t>
      </w:r>
      <w:r w:rsidR="00EC56D3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 xml:space="preserve"> </w:t>
      </w:r>
      <w:r w:rsidR="00EC56D3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>금전채무를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의미함</w:t>
      </w:r>
      <w:r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) </w:t>
      </w:r>
      <w:r w:rsidR="003D0A74" w:rsidRPr="00FC3D68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>[</w:t>
      </w:r>
      <w:r w:rsidR="003D0A74" w:rsidRPr="00FC3D68">
        <w:rPr>
          <w:rFonts w:ascii="Times New Roman" w:eastAsia="바탕체" w:hAnsi="Times New Roman" w:cs="Times New Roman"/>
          <w:sz w:val="23"/>
          <w:szCs w:val="23"/>
          <w:highlight w:val="green"/>
          <w:shd w:val="pct15" w:color="auto" w:fill="FFFFFF"/>
        </w:rPr>
        <w:t xml:space="preserve">K&amp;C: </w:t>
      </w:r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>아래</w:t>
      </w:r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 xml:space="preserve"> </w:t>
      </w:r>
      <w:r w:rsidR="007F61FD">
        <w:rPr>
          <w:rFonts w:ascii="Times New Roman" w:eastAsia="바탕체" w:hAnsi="Times New Roman" w:cs="Times New Roman"/>
          <w:sz w:val="23"/>
          <w:szCs w:val="23"/>
          <w:highlight w:val="green"/>
          <w:shd w:val="pct15" w:color="auto" w:fill="FFFFFF"/>
        </w:rPr>
        <w:t>7</w:t>
      </w:r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>항</w:t>
      </w:r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 xml:space="preserve"> </w:t>
      </w:r>
      <w:proofErr w:type="spellStart"/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>펨코의</w:t>
      </w:r>
      <w:proofErr w:type="spellEnd"/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 xml:space="preserve"> </w:t>
      </w:r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>경우와</w:t>
      </w:r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 xml:space="preserve"> </w:t>
      </w:r>
      <w:proofErr w:type="spellStart"/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>워딩이</w:t>
      </w:r>
      <w:proofErr w:type="spellEnd"/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 xml:space="preserve"> </w:t>
      </w:r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>달라</w:t>
      </w:r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 xml:space="preserve"> </w:t>
      </w:r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>우선수익자</w:t>
      </w:r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 xml:space="preserve"> </w:t>
      </w:r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>검토과정에서</w:t>
      </w:r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 xml:space="preserve"> </w:t>
      </w:r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>어차피</w:t>
      </w:r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 xml:space="preserve"> </w:t>
      </w:r>
      <w:r w:rsidR="003D0A74" w:rsidRPr="00FC3D68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>지적될</w:t>
      </w:r>
      <w:r w:rsidR="003D0A74" w:rsidRPr="00FC3D68">
        <w:rPr>
          <w:rFonts w:ascii="Times New Roman" w:eastAsia="바탕체" w:hAnsi="Times New Roman" w:cs="Times New Roman"/>
          <w:sz w:val="23"/>
          <w:szCs w:val="23"/>
          <w:highlight w:val="green"/>
          <w:shd w:val="pct15" w:color="auto" w:fill="FFFFFF"/>
        </w:rPr>
        <w:t xml:space="preserve"> </w:t>
      </w:r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>것으로</w:t>
      </w:r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 xml:space="preserve"> </w:t>
      </w:r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>보여서</w:t>
      </w:r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 xml:space="preserve"> </w:t>
      </w:r>
      <w:r w:rsidR="007F61FD">
        <w:rPr>
          <w:rFonts w:ascii="Times New Roman" w:eastAsia="바탕체" w:hAnsi="Times New Roman" w:cs="Times New Roman"/>
          <w:sz w:val="23"/>
          <w:szCs w:val="23"/>
          <w:highlight w:val="green"/>
          <w:shd w:val="pct15" w:color="auto" w:fill="FFFFFF"/>
        </w:rPr>
        <w:t>7</w:t>
      </w:r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>항과</w:t>
      </w:r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 xml:space="preserve"> </w:t>
      </w:r>
      <w:r w:rsidR="007F61FD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>일치시켰</w:t>
      </w:r>
      <w:r w:rsidR="003D0A74" w:rsidRPr="00FC3D68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>습니다</w:t>
      </w:r>
      <w:r w:rsidR="003D0A74" w:rsidRPr="00FC3D68">
        <w:rPr>
          <w:rFonts w:ascii="Times New Roman" w:eastAsia="바탕체" w:hAnsi="Times New Roman" w:cs="Times New Roman" w:hint="eastAsia"/>
          <w:sz w:val="23"/>
          <w:szCs w:val="23"/>
          <w:highlight w:val="green"/>
          <w:shd w:val="pct15" w:color="auto" w:fill="FFFFFF"/>
        </w:rPr>
        <w:t>.</w:t>
      </w:r>
      <w:r w:rsidR="003D0A74" w:rsidRPr="00FC3D68">
        <w:rPr>
          <w:rFonts w:ascii="Times New Roman" w:eastAsia="바탕체" w:hAnsi="Times New Roman" w:cs="Times New Roman"/>
          <w:sz w:val="23"/>
          <w:szCs w:val="23"/>
          <w:highlight w:val="green"/>
          <w:shd w:val="pct15" w:color="auto" w:fill="FFFFFF"/>
        </w:rPr>
        <w:t>]</w:t>
      </w:r>
    </w:p>
    <w:p w14:paraId="1E72A386" w14:textId="77777777" w:rsidR="00147295" w:rsidRPr="004813D0" w:rsidRDefault="00147295" w:rsidP="00712ADD">
      <w:pPr>
        <w:pStyle w:val="a4"/>
        <w:numPr>
          <w:ilvl w:val="1"/>
          <w:numId w:val="35"/>
        </w:numPr>
        <w:wordWrap w:val="0"/>
        <w:spacing w:line="420" w:lineRule="atLeast"/>
        <w:ind w:leftChars="0"/>
        <w:jc w:val="both"/>
        <w:rPr>
          <w:ins w:id="214" w:author="김윤필" w:date="2025-09-24T21:53:00Z"/>
          <w:rFonts w:ascii="Times New Roman" w:eastAsia="바탕체" w:hAnsi="Times New Roman" w:cs="Times New Roman"/>
          <w:sz w:val="23"/>
          <w:szCs w:val="23"/>
        </w:rPr>
      </w:pPr>
      <w:r w:rsidRPr="005B509E">
        <w:rPr>
          <w:rFonts w:ascii="Times New Roman" w:eastAsia="바탕체" w:hAnsi="Times New Roman" w:cs="Times New Roman"/>
          <w:sz w:val="23"/>
          <w:szCs w:val="23"/>
        </w:rPr>
        <w:t>무</w:t>
      </w:r>
      <w:r w:rsidRPr="005B509E">
        <w:rPr>
          <w:rFonts w:ascii="Times New Roman" w:eastAsia="바탕체" w:hAnsi="Times New Roman" w:cs="Times New Roman"/>
          <w:sz w:val="23"/>
          <w:szCs w:val="23"/>
        </w:rPr>
        <w:t xml:space="preserve"> (</w:t>
      </w:r>
      <w:r w:rsidRPr="005B509E">
        <w:rPr>
          <w:rFonts w:ascii="Times New Roman" w:eastAsia="바탕체" w:hAnsi="Times New Roman" w:cs="Times New Roman"/>
          <w:sz w:val="23"/>
          <w:szCs w:val="23"/>
        </w:rPr>
        <w:t>제</w:t>
      </w:r>
      <w:ins w:id="215" w:author="김윤필" w:date="2025-09-24T21:53:00Z">
        <w:r w:rsidR="004813D0">
          <w:rPr>
            <w:rFonts w:ascii="Times New Roman" w:eastAsia="바탕체" w:hAnsi="Times New Roman" w:cs="Times New Roman" w:hint="eastAsia"/>
            <w:sz w:val="23"/>
            <w:szCs w:val="23"/>
          </w:rPr>
          <w:t>7</w:t>
        </w:r>
      </w:ins>
      <w:del w:id="216" w:author="김윤필" w:date="2025-09-24T21:53:00Z">
        <w:r w:rsidRPr="005B509E" w:rsidDel="004813D0">
          <w:rPr>
            <w:rFonts w:ascii="Times New Roman" w:eastAsia="바탕체" w:hAnsi="Times New Roman" w:cs="Times New Roman"/>
            <w:sz w:val="23"/>
            <w:szCs w:val="23"/>
          </w:rPr>
          <w:delText>6</w:delText>
        </w:r>
      </w:del>
      <w:r w:rsidRPr="005B509E">
        <w:rPr>
          <w:rFonts w:ascii="Times New Roman" w:eastAsia="바탕체" w:hAnsi="Times New Roman" w:cs="Times New Roman"/>
          <w:sz w:val="23"/>
          <w:szCs w:val="23"/>
        </w:rPr>
        <w:t>순위</w:t>
      </w:r>
      <w:r w:rsidRPr="005B509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B509E">
        <w:rPr>
          <w:rFonts w:ascii="Times New Roman" w:eastAsia="바탕체" w:hAnsi="Times New Roman" w:cs="Times New Roman"/>
          <w:sz w:val="23"/>
          <w:szCs w:val="23"/>
        </w:rPr>
        <w:t>우선수익자</w:t>
      </w:r>
      <w:proofErr w:type="gramStart"/>
      <w:r w:rsidRPr="005B509E">
        <w:rPr>
          <w:rFonts w:ascii="Times New Roman" w:eastAsia="바탕체" w:hAnsi="Times New Roman" w:cs="Times New Roman"/>
          <w:sz w:val="23"/>
          <w:szCs w:val="23"/>
        </w:rPr>
        <w:t>) :</w:t>
      </w:r>
      <w:proofErr w:type="gramEnd"/>
      <w:r w:rsidRPr="005B509E">
        <w:rPr>
          <w:rFonts w:ascii="Times New Roman" w:eastAsia="바탕체" w:hAnsi="Times New Roman" w:cs="Times New Roman"/>
          <w:sz w:val="23"/>
          <w:szCs w:val="23"/>
        </w:rPr>
        <w:t xml:space="preserve"> M7</w:t>
      </w:r>
      <w:r w:rsidRPr="005B509E">
        <w:rPr>
          <w:rFonts w:ascii="Times New Roman" w:eastAsia="바탕체" w:hAnsi="Times New Roman" w:cs="Times New Roman"/>
          <w:sz w:val="23"/>
          <w:szCs w:val="23"/>
        </w:rPr>
        <w:t>블럭에</w:t>
      </w:r>
      <w:r w:rsidRPr="005B509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B509E">
        <w:rPr>
          <w:rFonts w:ascii="Times New Roman" w:eastAsia="바탕체" w:hAnsi="Times New Roman" w:cs="Times New Roman"/>
          <w:sz w:val="23"/>
          <w:szCs w:val="23"/>
        </w:rPr>
        <w:t>관한</w:t>
      </w:r>
      <w:r w:rsidRPr="005B509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5B509E">
        <w:rPr>
          <w:rFonts w:ascii="Times New Roman" w:eastAsia="바탕체" w:hAnsi="Times New Roman" w:cs="Times New Roman"/>
          <w:sz w:val="23"/>
          <w:szCs w:val="23"/>
        </w:rPr>
        <w:t>매도옵션권자로서의</w:t>
      </w:r>
      <w:proofErr w:type="spellEnd"/>
      <w:r w:rsidRPr="005B509E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5B509E">
        <w:rPr>
          <w:rFonts w:ascii="Times New Roman" w:eastAsia="바탕체" w:hAnsi="Times New Roman" w:cs="Times New Roman"/>
          <w:sz w:val="23"/>
          <w:szCs w:val="23"/>
        </w:rPr>
        <w:t>갑</w:t>
      </w:r>
      <w:r w:rsidRPr="005B509E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5B509E">
        <w:rPr>
          <w:rFonts w:ascii="Times New Roman" w:eastAsia="바탕체" w:hAnsi="Times New Roman" w:cs="Times New Roman"/>
          <w:sz w:val="23"/>
          <w:szCs w:val="23"/>
        </w:rPr>
        <w:t>및</w:t>
      </w:r>
      <w:r w:rsidRPr="005B509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5B509E">
        <w:rPr>
          <w:rFonts w:ascii="Times New Roman" w:eastAsia="바탕체" w:hAnsi="Times New Roman" w:cs="Times New Roman"/>
          <w:sz w:val="23"/>
          <w:szCs w:val="23"/>
        </w:rPr>
        <w:t>매수옵션권자로서의</w:t>
      </w:r>
      <w:proofErr w:type="spellEnd"/>
      <w:r w:rsidRPr="005B509E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5B509E">
        <w:rPr>
          <w:rFonts w:ascii="Times New Roman" w:eastAsia="바탕체" w:hAnsi="Times New Roman" w:cs="Times New Roman"/>
          <w:sz w:val="23"/>
          <w:szCs w:val="23"/>
        </w:rPr>
        <w:t>무</w:t>
      </w:r>
      <w:r w:rsidRPr="005B509E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5B509E">
        <w:rPr>
          <w:rFonts w:ascii="Times New Roman" w:eastAsia="바탕체" w:hAnsi="Times New Roman" w:cs="Times New Roman"/>
          <w:sz w:val="23"/>
          <w:szCs w:val="23"/>
        </w:rPr>
        <w:t>사이에</w:t>
      </w:r>
      <w:r w:rsidRPr="005B509E">
        <w:rPr>
          <w:rFonts w:ascii="Times New Roman" w:eastAsia="바탕체" w:hAnsi="Times New Roman" w:cs="Times New Roman"/>
          <w:sz w:val="23"/>
          <w:szCs w:val="23"/>
        </w:rPr>
        <w:t xml:space="preserve"> 2023</w:t>
      </w:r>
      <w:r w:rsidRPr="005B509E">
        <w:rPr>
          <w:rFonts w:ascii="Times New Roman" w:eastAsia="바탕체" w:hAnsi="Times New Roman" w:cs="Times New Roman"/>
          <w:sz w:val="23"/>
          <w:szCs w:val="23"/>
        </w:rPr>
        <w:t>년</w:t>
      </w:r>
      <w:r w:rsidRPr="005B509E">
        <w:rPr>
          <w:rFonts w:ascii="Times New Roman" w:eastAsia="바탕체" w:hAnsi="Times New Roman" w:cs="Times New Roman"/>
          <w:sz w:val="23"/>
          <w:szCs w:val="23"/>
        </w:rPr>
        <w:t xml:space="preserve"> 7</w:t>
      </w:r>
      <w:r w:rsidRPr="005B509E">
        <w:rPr>
          <w:rFonts w:ascii="Times New Roman" w:eastAsia="바탕체" w:hAnsi="Times New Roman" w:cs="Times New Roman"/>
          <w:sz w:val="23"/>
          <w:szCs w:val="23"/>
        </w:rPr>
        <w:t>월</w:t>
      </w:r>
      <w:r w:rsidRPr="005B509E">
        <w:rPr>
          <w:rFonts w:ascii="Times New Roman" w:eastAsia="바탕체" w:hAnsi="Times New Roman" w:cs="Times New Roman"/>
          <w:sz w:val="23"/>
          <w:szCs w:val="23"/>
        </w:rPr>
        <w:t xml:space="preserve"> 4</w:t>
      </w:r>
      <w:r w:rsidRPr="005B509E">
        <w:rPr>
          <w:rFonts w:ascii="Times New Roman" w:eastAsia="바탕체" w:hAnsi="Times New Roman" w:cs="Times New Roman"/>
          <w:sz w:val="23"/>
          <w:szCs w:val="23"/>
        </w:rPr>
        <w:t>일</w:t>
      </w:r>
      <w:r w:rsidRPr="005B509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B509E">
        <w:rPr>
          <w:rFonts w:ascii="Times New Roman" w:eastAsia="바탕체" w:hAnsi="Times New Roman" w:cs="Times New Roman"/>
          <w:sz w:val="23"/>
          <w:szCs w:val="23"/>
        </w:rPr>
        <w:t>체결된</w:t>
      </w:r>
      <w:r w:rsidRPr="005B509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B509E">
        <w:rPr>
          <w:rFonts w:ascii="Times New Roman" w:eastAsia="바탕체" w:hAnsi="Times New Roman" w:cs="Times New Roman"/>
          <w:sz w:val="23"/>
          <w:szCs w:val="23"/>
        </w:rPr>
        <w:t>옵션거래약정서</w:t>
      </w:r>
      <w:r w:rsidR="003D791D">
        <w:rPr>
          <w:rFonts w:ascii="Times New Roman" w:eastAsia="바탕체" w:hAnsi="Times New Roman" w:cs="Times New Roman" w:hint="eastAsia"/>
          <w:sz w:val="23"/>
          <w:szCs w:val="23"/>
        </w:rPr>
        <w:t>(</w:t>
      </w:r>
      <w:r w:rsidR="003D791D">
        <w:rPr>
          <w:rFonts w:ascii="Times New Roman" w:eastAsia="바탕체" w:hAnsi="Times New Roman" w:cs="Times New Roman" w:hint="eastAsia"/>
          <w:sz w:val="23"/>
          <w:szCs w:val="23"/>
        </w:rPr>
        <w:t>이에</w:t>
      </w:r>
      <w:r w:rsidR="003D791D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3D791D">
        <w:rPr>
          <w:rFonts w:ascii="Times New Roman" w:eastAsia="바탕체" w:hAnsi="Times New Roman" w:cs="Times New Roman" w:hint="eastAsia"/>
          <w:sz w:val="23"/>
          <w:szCs w:val="23"/>
        </w:rPr>
        <w:t>대한</w:t>
      </w:r>
      <w:r w:rsidR="003D791D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3D791D">
        <w:rPr>
          <w:rFonts w:ascii="Times New Roman" w:eastAsia="바탕체" w:hAnsi="Times New Roman" w:cs="Times New Roman" w:hint="eastAsia"/>
          <w:sz w:val="23"/>
          <w:szCs w:val="23"/>
        </w:rPr>
        <w:t>변경</w:t>
      </w:r>
      <w:r w:rsidR="003D791D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3D791D">
        <w:rPr>
          <w:rFonts w:ascii="Times New Roman" w:eastAsia="바탕체" w:hAnsi="Times New Roman" w:cs="Times New Roman" w:hint="eastAsia"/>
          <w:sz w:val="23"/>
          <w:szCs w:val="23"/>
        </w:rPr>
        <w:t>내지</w:t>
      </w:r>
      <w:r w:rsidR="003D791D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3D791D">
        <w:rPr>
          <w:rFonts w:ascii="Times New Roman" w:eastAsia="바탕체" w:hAnsi="Times New Roman" w:cs="Times New Roman" w:hint="eastAsia"/>
          <w:sz w:val="23"/>
          <w:szCs w:val="23"/>
        </w:rPr>
        <w:t>부속</w:t>
      </w:r>
      <w:r w:rsidR="003D791D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3D791D">
        <w:rPr>
          <w:rFonts w:ascii="Times New Roman" w:eastAsia="바탕체" w:hAnsi="Times New Roman" w:cs="Times New Roman" w:hint="eastAsia"/>
          <w:sz w:val="23"/>
          <w:szCs w:val="23"/>
        </w:rPr>
        <w:t>약정</w:t>
      </w:r>
      <w:r w:rsidR="003D791D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3D791D">
        <w:rPr>
          <w:rFonts w:ascii="Times New Roman" w:eastAsia="바탕체" w:hAnsi="Times New Roman" w:cs="Times New Roman" w:hint="eastAsia"/>
          <w:sz w:val="23"/>
          <w:szCs w:val="23"/>
        </w:rPr>
        <w:t>포함</w:t>
      </w:r>
      <w:r w:rsidR="003D791D">
        <w:rPr>
          <w:rFonts w:ascii="Times New Roman" w:eastAsia="바탕체" w:hAnsi="Times New Roman" w:cs="Times New Roman" w:hint="eastAsia"/>
          <w:sz w:val="23"/>
          <w:szCs w:val="23"/>
        </w:rPr>
        <w:t>)</w:t>
      </w:r>
      <w:r w:rsidRPr="005B509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(</w:t>
      </w:r>
      <w:r w:rsidR="005B509E"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“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무</w:t>
      </w:r>
      <w:r w:rsidR="005B509E"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”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에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대해서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del w:id="217" w:author="김윤필" w:date="2025-09-24T22:10:00Z">
        <w:r w:rsidRPr="007F61FD" w:rsidDel="00B61123">
          <w:rPr>
            <w:rFonts w:ascii="Times New Roman" w:eastAsia="바탕체" w:hAnsi="Times New Roman" w:cs="Times New Roman"/>
            <w:sz w:val="23"/>
            <w:szCs w:val="23"/>
            <w:shd w:val="pct15" w:color="auto" w:fill="FFFFFF"/>
          </w:rPr>
          <w:delText>본</w:delText>
        </w:r>
        <w:r w:rsidRPr="007F61FD" w:rsidDel="00B61123">
          <w:rPr>
            <w:rFonts w:ascii="Times New Roman" w:eastAsia="바탕체" w:hAnsi="Times New Roman" w:cs="Times New Roman"/>
            <w:sz w:val="23"/>
            <w:szCs w:val="23"/>
            <w:shd w:val="pct15" w:color="auto" w:fill="FFFFFF"/>
          </w:rPr>
          <w:delText xml:space="preserve"> </w:delText>
        </w:r>
        <w:r w:rsidRPr="007F61FD" w:rsidDel="00B61123">
          <w:rPr>
            <w:rFonts w:ascii="Times New Roman" w:eastAsia="바탕체" w:hAnsi="Times New Roman" w:cs="Times New Roman"/>
            <w:sz w:val="23"/>
            <w:szCs w:val="23"/>
            <w:shd w:val="pct15" w:color="auto" w:fill="FFFFFF"/>
          </w:rPr>
          <w:delText>계약</w:delText>
        </w:r>
        <w:r w:rsidRPr="007F61FD" w:rsidDel="00B61123">
          <w:rPr>
            <w:rFonts w:ascii="Times New Roman" w:eastAsia="바탕체" w:hAnsi="Times New Roman" w:cs="Times New Roman"/>
            <w:sz w:val="23"/>
            <w:szCs w:val="23"/>
            <w:shd w:val="pct15" w:color="auto" w:fill="FFFFFF"/>
          </w:rPr>
          <w:delText xml:space="preserve"> </w:delText>
        </w:r>
      </w:del>
      <w:ins w:id="218" w:author="김윤필" w:date="2025-09-24T22:10:00Z">
        <w:r w:rsidR="00B61123">
          <w:rPr>
            <w:rFonts w:ascii="Times New Roman" w:eastAsia="바탕체" w:hAnsi="Times New Roman" w:cs="Times New Roman" w:hint="eastAsia"/>
            <w:sz w:val="23"/>
            <w:szCs w:val="23"/>
            <w:shd w:val="pct15" w:color="auto" w:fill="FFFFFF"/>
          </w:rPr>
          <w:t>특약사항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  <w:shd w:val="pct15" w:color="auto" w:fill="FFFFFF"/>
          </w:rPr>
          <w:t xml:space="preserve"> </w:t>
        </w:r>
      </w:ins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제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7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조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제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1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항에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따른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우선수익자의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수익권의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범위는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ⅰ)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옵션거래약정서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또는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옵션계약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proofErr w:type="spellStart"/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종료시</w:t>
      </w:r>
      <w:proofErr w:type="spellEnd"/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이행보증금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및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/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또는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옵션보증금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반환채무와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ⅱ)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옵션거래약정서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또는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옵션계약에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따른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="00FC3D68"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“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갑</w:t>
      </w:r>
      <w:r w:rsidR="00FC3D68"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”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의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="00FC3D68"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“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무</w:t>
      </w:r>
      <w:r w:rsidR="00FC3D68"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”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에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대한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모든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금전채무를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의미함</w:t>
      </w:r>
      <w:r w:rsidRPr="007F61FD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)</w:t>
      </w:r>
    </w:p>
    <w:p w14:paraId="2EF81AE1" w14:textId="55DBCDC8" w:rsidR="004813D0" w:rsidRPr="005B509E" w:rsidRDefault="004813D0" w:rsidP="00712ADD">
      <w:pPr>
        <w:pStyle w:val="a4"/>
        <w:numPr>
          <w:ilvl w:val="1"/>
          <w:numId w:val="3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ins w:id="219" w:author="김윤필" w:date="2025-09-24T21:53:00Z">
        <w:r>
          <w:rPr>
            <w:rFonts w:ascii="Times New Roman" w:eastAsia="바탕체" w:hAnsi="Times New Roman" w:cs="Times New Roman" w:hint="eastAsia"/>
            <w:sz w:val="23"/>
            <w:szCs w:val="23"/>
          </w:rPr>
          <w:t>기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(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3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순위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우선수익자</w:t>
        </w:r>
        <w:proofErr w:type="gramStart"/>
        <w:r>
          <w:rPr>
            <w:rFonts w:ascii="Times New Roman" w:eastAsia="바탕체" w:hAnsi="Times New Roman" w:cs="Times New Roman" w:hint="eastAsia"/>
            <w:sz w:val="23"/>
            <w:szCs w:val="23"/>
          </w:rPr>
          <w:t>)</w:t>
        </w:r>
        <w:r>
          <w:rPr>
            <w:rFonts w:ascii="Times New Roman" w:eastAsia="바탕체" w:hAnsi="Times New Roman" w:cs="Times New Roman"/>
            <w:sz w:val="23"/>
            <w:szCs w:val="23"/>
          </w:rPr>
          <w:t xml:space="preserve"> :</w:t>
        </w:r>
        <w:proofErr w:type="gramEnd"/>
        <w:r>
          <w:rPr>
            <w:rFonts w:ascii="Times New Roman" w:eastAsia="바탕체" w:hAnsi="Times New Roman" w:cs="Times New Roman"/>
            <w:sz w:val="23"/>
            <w:szCs w:val="23"/>
          </w:rPr>
          <w:t xml:space="preserve"> M2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블록에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관한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매도인으로서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/>
            <w:sz w:val="23"/>
            <w:szCs w:val="23"/>
          </w:rPr>
          <w:t>“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갑</w:t>
        </w:r>
        <w:r>
          <w:rPr>
            <w:rFonts w:ascii="Times New Roman" w:eastAsia="바탕체" w:hAnsi="Times New Roman" w:cs="Times New Roman"/>
            <w:sz w:val="23"/>
            <w:szCs w:val="23"/>
          </w:rPr>
          <w:t xml:space="preserve">”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및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매수인으로서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/>
            <w:sz w:val="23"/>
            <w:szCs w:val="23"/>
          </w:rPr>
          <w:t>“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기</w:t>
        </w:r>
        <w:r>
          <w:rPr>
            <w:rFonts w:ascii="Times New Roman" w:eastAsia="바탕체" w:hAnsi="Times New Roman" w:cs="Times New Roman"/>
            <w:sz w:val="23"/>
            <w:szCs w:val="23"/>
          </w:rPr>
          <w:t xml:space="preserve">”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사이에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/>
            <w:sz w:val="23"/>
            <w:szCs w:val="23"/>
          </w:rPr>
          <w:t>2024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년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/>
            <w:sz w:val="23"/>
            <w:szCs w:val="23"/>
          </w:rPr>
          <w:t>4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월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/>
            <w:sz w:val="23"/>
            <w:szCs w:val="23"/>
          </w:rPr>
          <w:t>30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일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체결된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용지분양계약서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(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이후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변경된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것을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포함하여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,</w:t>
        </w:r>
        <w:r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이하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/>
            <w:sz w:val="23"/>
            <w:szCs w:val="23"/>
          </w:rPr>
          <w:t xml:space="preserve">“M2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분양계약</w:t>
        </w:r>
        <w:r>
          <w:rPr>
            <w:rFonts w:ascii="Times New Roman" w:eastAsia="바탕체" w:hAnsi="Times New Roman" w:cs="Times New Roman"/>
            <w:sz w:val="23"/>
            <w:szCs w:val="23"/>
          </w:rPr>
          <w:t>”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이라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한다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)</w:t>
        </w:r>
        <w:r>
          <w:rPr>
            <w:rFonts w:ascii="Times New Roman" w:eastAsia="바탕체" w:hAnsi="Times New Roman" w:cs="Times New Roman"/>
            <w:sz w:val="23"/>
            <w:szCs w:val="23"/>
          </w:rPr>
          <w:t xml:space="preserve"> (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다만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,</w:t>
        </w:r>
        <w:r>
          <w:rPr>
            <w:rFonts w:ascii="Times New Roman" w:eastAsia="바탕체" w:hAnsi="Times New Roman" w:cs="Times New Roman"/>
            <w:sz w:val="23"/>
            <w:szCs w:val="23"/>
          </w:rPr>
          <w:t xml:space="preserve"> “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기</w:t>
        </w:r>
        <w:r>
          <w:rPr>
            <w:rFonts w:ascii="Times New Roman" w:eastAsia="바탕체" w:hAnsi="Times New Roman" w:cs="Times New Roman"/>
            <w:sz w:val="23"/>
            <w:szCs w:val="23"/>
          </w:rPr>
          <w:t>”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에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대해서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</w:ins>
      <w:ins w:id="220" w:author="김윤필" w:date="2025-09-24T21:54:00Z">
        <w:r>
          <w:rPr>
            <w:rFonts w:ascii="Times New Roman" w:eastAsia="바탕체" w:hAnsi="Times New Roman" w:cs="Times New Roman" w:hint="eastAsia"/>
            <w:sz w:val="23"/>
            <w:szCs w:val="23"/>
          </w:rPr>
          <w:t>특약사항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7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조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1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항에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따른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우선수익자의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수익권의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범위는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/>
            <w:sz w:val="23"/>
            <w:szCs w:val="23"/>
          </w:rPr>
          <w:t>M2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분양계약에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따른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계약금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및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중도금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반환채무</w:t>
        </w:r>
      </w:ins>
      <w:ins w:id="221" w:author="김현주 (Hyunjoo Kim)" w:date="2025-10-31T16:03:00Z">
        <w:r w:rsidR="00FA7360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commentRangeStart w:id="222"/>
        <w:r w:rsidR="00FA7360">
          <w:rPr>
            <w:rFonts w:ascii="Times New Roman" w:eastAsia="바탕체" w:hAnsi="Times New Roman" w:cs="Times New Roman" w:hint="eastAsia"/>
            <w:sz w:val="23"/>
            <w:szCs w:val="23"/>
          </w:rPr>
          <w:t>및</w:t>
        </w:r>
        <w:r w:rsidR="00FA7360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FA7360">
          <w:rPr>
            <w:rFonts w:ascii="Times New Roman" w:eastAsia="바탕체" w:hAnsi="Times New Roman" w:cs="Times New Roman" w:hint="eastAsia"/>
            <w:sz w:val="23"/>
            <w:szCs w:val="23"/>
          </w:rPr>
          <w:t>이에</w:t>
        </w:r>
        <w:r w:rsidR="00FA7360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FA7360">
          <w:rPr>
            <w:rFonts w:ascii="Times New Roman" w:eastAsia="바탕체" w:hAnsi="Times New Roman" w:cs="Times New Roman" w:hint="eastAsia"/>
            <w:sz w:val="23"/>
            <w:szCs w:val="23"/>
          </w:rPr>
          <w:t>수반되는</w:t>
        </w:r>
        <w:r w:rsidR="00FA7360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="00FA7360">
          <w:rPr>
            <w:rFonts w:ascii="Times New Roman" w:eastAsia="바탕체" w:hAnsi="Times New Roman" w:cs="Times New Roman" w:hint="eastAsia"/>
            <w:sz w:val="23"/>
            <w:szCs w:val="23"/>
          </w:rPr>
          <w:t>지연이자</w:t>
        </w:r>
        <w:r w:rsidR="00FA7360">
          <w:rPr>
            <w:rFonts w:ascii="맑은 고딕" w:eastAsia="맑은 고딕" w:hAnsi="맑은 고딕" w:cs="Times New Roman" w:hint="eastAsia"/>
            <w:sz w:val="23"/>
            <w:szCs w:val="23"/>
          </w:rPr>
          <w:t>·</w:t>
        </w:r>
        <w:r w:rsidR="00FA7360">
          <w:rPr>
            <w:rFonts w:ascii="Times New Roman" w:eastAsia="바탕체" w:hAnsi="Times New Roman" w:cs="Times New Roman" w:hint="eastAsia"/>
            <w:sz w:val="23"/>
            <w:szCs w:val="23"/>
          </w:rPr>
          <w:t>위약금</w:t>
        </w:r>
        <w:r w:rsidR="00FA7360">
          <w:rPr>
            <w:rFonts w:ascii="맑은 고딕" w:eastAsia="맑은 고딕" w:hAnsi="맑은 고딕" w:cs="Times New Roman" w:hint="eastAsia"/>
            <w:sz w:val="23"/>
            <w:szCs w:val="23"/>
          </w:rPr>
          <w:t>·</w:t>
        </w:r>
        <w:r w:rsidR="00FA7360">
          <w:rPr>
            <w:rFonts w:ascii="Times New Roman" w:eastAsia="바탕체" w:hAnsi="Times New Roman" w:cs="Times New Roman" w:hint="eastAsia"/>
            <w:sz w:val="23"/>
            <w:szCs w:val="23"/>
          </w:rPr>
          <w:t>손해배상금</w:t>
        </w:r>
        <w:proofErr w:type="spellEnd"/>
        <w:r w:rsidR="00FA7360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FA7360">
          <w:rPr>
            <w:rFonts w:ascii="Times New Roman" w:eastAsia="바탕체" w:hAnsi="Times New Roman" w:cs="Times New Roman" w:hint="eastAsia"/>
            <w:sz w:val="23"/>
            <w:szCs w:val="23"/>
          </w:rPr>
          <w:t>등</w:t>
        </w:r>
        <w:r w:rsidR="00FA7360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FA7360">
          <w:rPr>
            <w:rFonts w:ascii="Times New Roman" w:eastAsia="바탕체" w:hAnsi="Times New Roman" w:cs="Times New Roman" w:hint="eastAsia"/>
            <w:sz w:val="23"/>
            <w:szCs w:val="23"/>
          </w:rPr>
          <w:t>일체의</w:t>
        </w:r>
        <w:r w:rsidR="00FA7360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FA7360">
          <w:rPr>
            <w:rFonts w:ascii="Times New Roman" w:eastAsia="바탕체" w:hAnsi="Times New Roman" w:cs="Times New Roman" w:hint="eastAsia"/>
            <w:sz w:val="23"/>
            <w:szCs w:val="23"/>
          </w:rPr>
          <w:t>금전채무를</w:t>
        </w:r>
        <w:r w:rsidR="00FA7360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FA7360">
          <w:rPr>
            <w:rFonts w:ascii="Times New Roman" w:eastAsia="바탕체" w:hAnsi="Times New Roman" w:cs="Times New Roman" w:hint="eastAsia"/>
            <w:sz w:val="23"/>
            <w:szCs w:val="23"/>
          </w:rPr>
          <w:t>포함한다</w:t>
        </w:r>
        <w:commentRangeEnd w:id="222"/>
        <w:r w:rsidR="00FA7360">
          <w:rPr>
            <w:rStyle w:val="af1"/>
          </w:rPr>
          <w:commentReference w:id="222"/>
        </w:r>
        <w:r w:rsidR="00FA7360">
          <w:rPr>
            <w:rFonts w:ascii="Times New Roman" w:eastAsia="바탕체" w:hAnsi="Times New Roman" w:cs="Times New Roman" w:hint="eastAsia"/>
            <w:sz w:val="23"/>
            <w:szCs w:val="23"/>
          </w:rPr>
          <w:t>.</w:t>
        </w:r>
      </w:ins>
      <w:ins w:id="223" w:author="김윤필" w:date="2025-09-24T21:54:00Z">
        <w:del w:id="224" w:author="김현주 (Hyunjoo Kim)" w:date="2025-10-31T16:03:00Z">
          <w:r w:rsidDel="00FA7360">
            <w:rPr>
              <w:rFonts w:ascii="Times New Roman" w:eastAsia="바탕체" w:hAnsi="Times New Roman" w:cs="Times New Roman" w:hint="eastAsia"/>
              <w:sz w:val="23"/>
              <w:szCs w:val="23"/>
            </w:rPr>
            <w:delText>를</w:delText>
          </w:r>
          <w:r w:rsidDel="00FA7360">
            <w:rPr>
              <w:rFonts w:ascii="Times New Roman" w:eastAsia="바탕체" w:hAnsi="Times New Roman" w:cs="Times New Roman" w:hint="eastAsia"/>
              <w:sz w:val="23"/>
              <w:szCs w:val="23"/>
            </w:rPr>
            <w:delText xml:space="preserve"> </w:delText>
          </w:r>
          <w:r w:rsidDel="00FA7360">
            <w:rPr>
              <w:rFonts w:ascii="Times New Roman" w:eastAsia="바탕체" w:hAnsi="Times New Roman" w:cs="Times New Roman" w:hint="eastAsia"/>
              <w:sz w:val="23"/>
              <w:szCs w:val="23"/>
            </w:rPr>
            <w:delText>의미함</w:delText>
          </w:r>
          <w:r w:rsidDel="00FA7360">
            <w:rPr>
              <w:rFonts w:ascii="Times New Roman" w:eastAsia="바탕체" w:hAnsi="Times New Roman" w:cs="Times New Roman" w:hint="eastAsia"/>
              <w:sz w:val="23"/>
              <w:szCs w:val="23"/>
            </w:rPr>
            <w:delText>)</w:delText>
          </w:r>
        </w:del>
      </w:ins>
    </w:p>
    <w:p w14:paraId="7F2C0359" w14:textId="77777777" w:rsidR="00147295" w:rsidRPr="00936D2A" w:rsidRDefault="004813D0" w:rsidP="00712ADD">
      <w:pPr>
        <w:pStyle w:val="a4"/>
        <w:numPr>
          <w:ilvl w:val="1"/>
          <w:numId w:val="3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ins w:id="225" w:author="김윤필" w:date="2025-09-24T21:53:00Z">
        <w:r>
          <w:rPr>
            <w:rFonts w:ascii="Times New Roman" w:eastAsia="바탕체" w:hAnsi="Times New Roman" w:cs="Times New Roman" w:hint="eastAsia"/>
            <w:sz w:val="23"/>
            <w:szCs w:val="23"/>
          </w:rPr>
          <w:t>경</w:t>
        </w:r>
      </w:ins>
      <w:del w:id="226" w:author="김윤필" w:date="2025-09-24T21:53:00Z">
        <w:r w:rsidR="00147295" w:rsidRPr="005B509E" w:rsidDel="004813D0">
          <w:rPr>
            <w:rFonts w:ascii="Times New Roman" w:eastAsia="바탕체" w:hAnsi="Times New Roman" w:cs="Times New Roman"/>
            <w:sz w:val="23"/>
            <w:szCs w:val="23"/>
          </w:rPr>
          <w:delText>기</w:delText>
        </w:r>
      </w:del>
      <w:r w:rsidR="00147295" w:rsidRPr="005B509E">
        <w:rPr>
          <w:rFonts w:ascii="Times New Roman" w:eastAsia="바탕체" w:hAnsi="Times New Roman" w:cs="Times New Roman"/>
          <w:sz w:val="23"/>
          <w:szCs w:val="23"/>
        </w:rPr>
        <w:t>(</w:t>
      </w:r>
      <w:r w:rsidR="00147295" w:rsidRPr="005B509E">
        <w:rPr>
          <w:rFonts w:ascii="Times New Roman" w:eastAsia="바탕체" w:hAnsi="Times New Roman" w:cs="Times New Roman"/>
          <w:sz w:val="23"/>
          <w:szCs w:val="23"/>
        </w:rPr>
        <w:t>공동</w:t>
      </w:r>
      <w:r w:rsidR="005779AA" w:rsidRPr="005B509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47295" w:rsidRPr="005B509E">
        <w:rPr>
          <w:rFonts w:ascii="Times New Roman" w:eastAsia="바탕체" w:hAnsi="Times New Roman" w:cs="Times New Roman"/>
          <w:sz w:val="23"/>
          <w:szCs w:val="23"/>
        </w:rPr>
        <w:t>제</w:t>
      </w:r>
      <w:ins w:id="227" w:author="김윤필" w:date="2025-09-24T21:53:00Z">
        <w:r>
          <w:rPr>
            <w:rFonts w:ascii="Times New Roman" w:eastAsia="바탕체" w:hAnsi="Times New Roman" w:cs="Times New Roman" w:hint="eastAsia"/>
            <w:sz w:val="23"/>
            <w:szCs w:val="23"/>
          </w:rPr>
          <w:t>6</w:t>
        </w:r>
      </w:ins>
      <w:del w:id="228" w:author="김윤필" w:date="2025-09-24T21:53:00Z">
        <w:r w:rsidR="00147295" w:rsidRPr="005B509E" w:rsidDel="004813D0">
          <w:rPr>
            <w:rFonts w:ascii="Times New Roman" w:eastAsia="바탕체" w:hAnsi="Times New Roman" w:cs="Times New Roman"/>
            <w:sz w:val="23"/>
            <w:szCs w:val="23"/>
          </w:rPr>
          <w:delText>5</w:delText>
        </w:r>
      </w:del>
      <w:r w:rsidR="00147295" w:rsidRPr="005B509E">
        <w:rPr>
          <w:rFonts w:ascii="Times New Roman" w:eastAsia="바탕체" w:hAnsi="Times New Roman" w:cs="Times New Roman"/>
          <w:sz w:val="23"/>
          <w:szCs w:val="23"/>
        </w:rPr>
        <w:t>순위</w:t>
      </w:r>
      <w:r w:rsidR="005779AA" w:rsidRPr="005B509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47295" w:rsidRPr="005B509E">
        <w:rPr>
          <w:rFonts w:ascii="Times New Roman" w:eastAsia="바탕체" w:hAnsi="Times New Roman" w:cs="Times New Roman"/>
          <w:sz w:val="23"/>
          <w:szCs w:val="23"/>
        </w:rPr>
        <w:t>우선수익자</w:t>
      </w:r>
      <w:proofErr w:type="gramStart"/>
      <w:r w:rsidR="00147295" w:rsidRPr="005B509E">
        <w:rPr>
          <w:rFonts w:ascii="Times New Roman" w:eastAsia="바탕체" w:hAnsi="Times New Roman" w:cs="Times New Roman"/>
          <w:sz w:val="23"/>
          <w:szCs w:val="23"/>
        </w:rPr>
        <w:t>) :</w:t>
      </w:r>
      <w:proofErr w:type="gramEnd"/>
      <w:r w:rsidR="00147295" w:rsidRPr="00936D2A">
        <w:rPr>
          <w:rFonts w:ascii="Times New Roman" w:eastAsia="바탕체" w:hAnsi="Times New Roman" w:cs="Times New Roman"/>
          <w:sz w:val="23"/>
          <w:szCs w:val="23"/>
        </w:rPr>
        <w:t xml:space="preserve"> M4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>블럭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> 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="005779AA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>M6</w:t>
      </w:r>
      <w:r w:rsidR="006D37CE">
        <w:rPr>
          <w:rFonts w:ascii="Times New Roman" w:eastAsia="바탕체" w:hAnsi="Times New Roman" w:cs="Times New Roman"/>
          <w:sz w:val="23"/>
          <w:szCs w:val="23"/>
        </w:rPr>
        <w:t>블럭</w:t>
      </w:r>
      <w:r w:rsidR="005779AA"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="005779AA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="005779AA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="00147295" w:rsidRPr="00936D2A">
        <w:rPr>
          <w:rFonts w:ascii="Times New Roman" w:eastAsia="바탕체" w:hAnsi="Times New Roman" w:cs="Times New Roman"/>
          <w:sz w:val="23"/>
          <w:szCs w:val="23"/>
        </w:rPr>
        <w:t>매도옵션권자로서의</w:t>
      </w:r>
      <w:proofErr w:type="spellEnd"/>
      <w:r w:rsidR="00147295"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="005779AA"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="005779AA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="00147295" w:rsidRPr="00936D2A">
        <w:rPr>
          <w:rFonts w:ascii="Times New Roman" w:eastAsia="바탕체" w:hAnsi="Times New Roman" w:cs="Times New Roman"/>
          <w:sz w:val="23"/>
          <w:szCs w:val="23"/>
        </w:rPr>
        <w:t>매수옵션권자로서의</w:t>
      </w:r>
      <w:proofErr w:type="spellEnd"/>
      <w:r w:rsidR="00147295"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ins w:id="229" w:author="김윤필" w:date="2025-09-24T22:06:00Z"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>경</w:t>
        </w:r>
      </w:ins>
      <w:del w:id="230" w:author="김윤필" w:date="2025-09-24T22:06:00Z">
        <w:r w:rsidR="00147295" w:rsidRPr="00936D2A" w:rsidDel="00B61123">
          <w:rPr>
            <w:rFonts w:ascii="Times New Roman" w:eastAsia="바탕체" w:hAnsi="Times New Roman" w:cs="Times New Roman"/>
            <w:sz w:val="23"/>
            <w:szCs w:val="23"/>
          </w:rPr>
          <w:delText>기</w:delText>
        </w:r>
      </w:del>
      <w:r w:rsidR="005779AA"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>사이의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 xml:space="preserve"> 2021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>년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 xml:space="preserve"> 10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>월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 xml:space="preserve"> 1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>일자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> 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>옵션계약서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다만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, “</w:t>
      </w:r>
      <w:ins w:id="231" w:author="김윤필" w:date="2025-09-24T22:06:00Z">
        <w:r w:rsidR="00B61123">
          <w:rPr>
            <w:rFonts w:ascii="Times New Roman" w:eastAsia="바탕체" w:hAnsi="Times New Roman" w:cs="Times New Roman" w:hint="eastAsia"/>
            <w:sz w:val="23"/>
            <w:szCs w:val="23"/>
            <w:shd w:val="pct15" w:color="auto" w:fill="FFFFFF"/>
          </w:rPr>
          <w:t>경</w:t>
        </w:r>
      </w:ins>
      <w:del w:id="232" w:author="김윤필" w:date="2025-09-24T22:06:00Z">
        <w:r w:rsidR="00147295" w:rsidRPr="00FC3D68" w:rsidDel="00B61123">
          <w:rPr>
            <w:rFonts w:ascii="Times New Roman" w:eastAsia="바탕체" w:hAnsi="Times New Roman" w:cs="Times New Roman"/>
            <w:sz w:val="23"/>
            <w:szCs w:val="23"/>
            <w:shd w:val="pct15" w:color="auto" w:fill="FFFFFF"/>
          </w:rPr>
          <w:delText>기</w:delText>
        </w:r>
      </w:del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”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에</w:t>
      </w:r>
      <w:r w:rsidR="005779AA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대해서</w:t>
      </w:r>
      <w:r w:rsidR="005779AA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="001C565B" w:rsidRPr="00FC3D68">
        <w:rPr>
          <w:rFonts w:ascii="Times New Roman" w:eastAsia="바탕체" w:hAnsi="Times New Roman" w:cs="Times New Roman" w:hint="eastAsia"/>
          <w:sz w:val="23"/>
          <w:szCs w:val="23"/>
          <w:shd w:val="pct15" w:color="auto" w:fill="FFFFFF"/>
        </w:rPr>
        <w:t>특약사항</w:t>
      </w:r>
      <w:r w:rsidR="005779AA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제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7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조</w:t>
      </w:r>
      <w:r w:rsidR="005779AA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제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1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항에</w:t>
      </w:r>
      <w:r w:rsidR="005779AA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따른</w:t>
      </w:r>
      <w:r w:rsidR="005779AA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우선수익자의</w:t>
      </w:r>
      <w:r w:rsidR="005779AA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수익권의</w:t>
      </w:r>
      <w:r w:rsidR="005779AA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범위는</w:t>
      </w:r>
      <w:r w:rsidR="005779AA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위</w:t>
      </w:r>
      <w:r w:rsidR="005779AA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옵션계약서에</w:t>
      </w:r>
      <w:r w:rsidR="005779AA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따른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“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갑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”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의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“</w:t>
      </w:r>
      <w:ins w:id="233" w:author="김윤필" w:date="2025-09-24T22:06:00Z">
        <w:r w:rsidR="00B61123">
          <w:rPr>
            <w:rFonts w:ascii="Times New Roman" w:eastAsia="바탕체" w:hAnsi="Times New Roman" w:cs="Times New Roman" w:hint="eastAsia"/>
            <w:sz w:val="23"/>
            <w:szCs w:val="23"/>
            <w:shd w:val="pct15" w:color="auto" w:fill="FFFFFF"/>
          </w:rPr>
          <w:t>경</w:t>
        </w:r>
      </w:ins>
      <w:del w:id="234" w:author="김윤필" w:date="2025-09-24T22:06:00Z">
        <w:r w:rsidR="00147295" w:rsidRPr="00FC3D68" w:rsidDel="00B61123">
          <w:rPr>
            <w:rFonts w:ascii="Times New Roman" w:eastAsia="바탕체" w:hAnsi="Times New Roman" w:cs="Times New Roman"/>
            <w:sz w:val="23"/>
            <w:szCs w:val="23"/>
            <w:shd w:val="pct15" w:color="auto" w:fill="FFFFFF"/>
          </w:rPr>
          <w:delText>기</w:delText>
        </w:r>
      </w:del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”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에</w:t>
      </w:r>
      <w:r w:rsidR="005779AA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대한</w:t>
      </w:r>
      <w:r w:rsidR="005779AA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위약금</w:t>
      </w:r>
      <w:r w:rsidR="005779AA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채무</w:t>
      </w:r>
      <w:r w:rsidR="005779AA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등</w:t>
      </w:r>
      <w:r w:rsidR="005779AA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모든</w:t>
      </w:r>
      <w:r w:rsidR="005779AA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금전채무를</w:t>
      </w:r>
      <w:r w:rsidR="005779AA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 xml:space="preserve"> 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의미함</w:t>
      </w:r>
      <w:r w:rsidR="00147295" w:rsidRPr="00FC3D68">
        <w:rPr>
          <w:rFonts w:ascii="Times New Roman" w:eastAsia="바탕체" w:hAnsi="Times New Roman" w:cs="Times New Roman"/>
          <w:sz w:val="23"/>
          <w:szCs w:val="23"/>
          <w:shd w:val="pct15" w:color="auto" w:fill="FFFFFF"/>
        </w:rPr>
        <w:t>)</w:t>
      </w:r>
    </w:p>
    <w:p w14:paraId="568976D3" w14:textId="77777777" w:rsidR="00147295" w:rsidRPr="00936D2A" w:rsidRDefault="00147295" w:rsidP="00712ADD">
      <w:pPr>
        <w:pStyle w:val="a4"/>
        <w:numPr>
          <w:ilvl w:val="0"/>
          <w:numId w:val="3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위에서</w:t>
      </w:r>
      <w:r w:rsidR="005779AA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달리</w:t>
      </w:r>
      <w:r w:rsidR="005779AA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정의된</w:t>
      </w:r>
      <w:r w:rsidR="005779AA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용어</w:t>
      </w:r>
      <w:r w:rsidR="005779AA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외에</w:t>
      </w:r>
      <w:r w:rsidR="005779AA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="005779AA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신탁계약에서</w:t>
      </w:r>
      <w:r w:rsidR="005779AA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사용된</w:t>
      </w:r>
      <w:r w:rsidR="005779AA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용어들은</w:t>
      </w:r>
      <w:r w:rsidR="005779AA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대출약정서에서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정의된</w:t>
      </w:r>
      <w:r w:rsidR="005779AA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것과</w:t>
      </w:r>
      <w:r w:rsidR="005779AA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같은</w:t>
      </w:r>
      <w:r w:rsidR="005779AA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의미를</w:t>
      </w:r>
      <w:r w:rsidR="005779AA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갖는다</w:t>
      </w:r>
    </w:p>
    <w:p w14:paraId="72A0627A" w14:textId="77777777" w:rsidR="00147295" w:rsidRPr="00936D2A" w:rsidRDefault="0014729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</w:p>
    <w:p w14:paraId="0DEEDCC2" w14:textId="77777777" w:rsidR="00147295" w:rsidRPr="00936D2A" w:rsidRDefault="0014729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조【신탁계약서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1F97AA76" w14:textId="77777777" w:rsidR="00147295" w:rsidRPr="00936D2A" w:rsidRDefault="00AE0CF0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>
        <w:rPr>
          <w:rFonts w:ascii="Times New Roman" w:eastAsia="바탕체" w:hAnsi="Times New Roman" w:cs="Times New Roman" w:hint="eastAsia"/>
          <w:sz w:val="23"/>
          <w:szCs w:val="23"/>
        </w:rPr>
        <w:t>다음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각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호에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명시된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>신탁계약서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>본문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>조항을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삭제</w:t>
      </w:r>
      <w:r w:rsidR="001069BC">
        <w:rPr>
          <w:rFonts w:ascii="Times New Roman" w:eastAsia="바탕체" w:hAnsi="Times New Roman" w:cs="Times New Roman" w:hint="eastAsia"/>
          <w:sz w:val="23"/>
          <w:szCs w:val="23"/>
        </w:rPr>
        <w:t>하고</w:t>
      </w:r>
      <w:r w:rsidR="001069BC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="001069BC">
        <w:rPr>
          <w:rFonts w:ascii="Times New Roman" w:eastAsia="바탕체" w:hAnsi="Times New Roman" w:cs="Times New Roman" w:hint="eastAsia"/>
          <w:sz w:val="23"/>
          <w:szCs w:val="23"/>
        </w:rPr>
        <w:t>그</w:t>
      </w:r>
      <w:r w:rsidR="001069B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1069BC">
        <w:rPr>
          <w:rFonts w:ascii="Times New Roman" w:eastAsia="바탕체" w:hAnsi="Times New Roman" w:cs="Times New Roman" w:hint="eastAsia"/>
          <w:sz w:val="23"/>
          <w:szCs w:val="23"/>
        </w:rPr>
        <w:t>외에</w:t>
      </w:r>
      <w:r w:rsidR="001069B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952F59">
        <w:rPr>
          <w:rFonts w:ascii="Times New Roman" w:eastAsia="바탕체" w:hAnsi="Times New Roman" w:cs="Times New Roman" w:hint="eastAsia"/>
          <w:sz w:val="23"/>
          <w:szCs w:val="23"/>
        </w:rPr>
        <w:t>물류단지</w:t>
      </w:r>
      <w:r w:rsidR="00952F59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952F59">
        <w:rPr>
          <w:rFonts w:ascii="Times New Roman" w:eastAsia="바탕체" w:hAnsi="Times New Roman" w:cs="Times New Roman" w:hint="eastAsia"/>
          <w:sz w:val="23"/>
          <w:szCs w:val="23"/>
        </w:rPr>
        <w:t>개발사업인</w:t>
      </w:r>
      <w:r w:rsidR="00952F59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952F59">
        <w:rPr>
          <w:rFonts w:ascii="Times New Roman" w:eastAsia="바탕체" w:hAnsi="Times New Roman" w:cs="Times New Roman" w:hint="eastAsia"/>
          <w:sz w:val="23"/>
          <w:szCs w:val="23"/>
        </w:rPr>
        <w:t>본</w:t>
      </w:r>
      <w:r w:rsidR="00952F59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952F59">
        <w:rPr>
          <w:rFonts w:ascii="Times New Roman" w:eastAsia="바탕체" w:hAnsi="Times New Roman" w:cs="Times New Roman" w:hint="eastAsia"/>
          <w:sz w:val="23"/>
          <w:szCs w:val="23"/>
        </w:rPr>
        <w:t>사업</w:t>
      </w:r>
      <w:r w:rsidR="00952F59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952F59">
        <w:rPr>
          <w:rFonts w:ascii="Times New Roman" w:eastAsia="바탕체" w:hAnsi="Times New Roman" w:cs="Times New Roman" w:hint="eastAsia"/>
          <w:sz w:val="23"/>
          <w:szCs w:val="23"/>
        </w:rPr>
        <w:t>및</w:t>
      </w:r>
      <w:r w:rsidR="00952F59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proofErr w:type="spellStart"/>
      <w:r w:rsidR="001069BC">
        <w:rPr>
          <w:rFonts w:ascii="Times New Roman" w:eastAsia="바탕체" w:hAnsi="Times New Roman" w:cs="Times New Roman" w:hint="eastAsia"/>
          <w:sz w:val="23"/>
          <w:szCs w:val="23"/>
        </w:rPr>
        <w:t>관리형토지신탁계약의</w:t>
      </w:r>
      <w:proofErr w:type="spellEnd"/>
      <w:r w:rsidR="001069B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1069BC">
        <w:rPr>
          <w:rFonts w:ascii="Times New Roman" w:eastAsia="바탕체" w:hAnsi="Times New Roman" w:cs="Times New Roman" w:hint="eastAsia"/>
          <w:sz w:val="23"/>
          <w:szCs w:val="23"/>
        </w:rPr>
        <w:t>성격상</w:t>
      </w:r>
      <w:r w:rsidR="001069B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1069BC">
        <w:rPr>
          <w:rFonts w:ascii="Times New Roman" w:eastAsia="바탕체" w:hAnsi="Times New Roman" w:cs="Times New Roman" w:hint="eastAsia"/>
          <w:sz w:val="23"/>
          <w:szCs w:val="23"/>
        </w:rPr>
        <w:t>적용이</w:t>
      </w:r>
      <w:r w:rsidR="001069B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1069BC">
        <w:rPr>
          <w:rFonts w:ascii="Times New Roman" w:eastAsia="바탕체" w:hAnsi="Times New Roman" w:cs="Times New Roman" w:hint="eastAsia"/>
          <w:sz w:val="23"/>
          <w:szCs w:val="23"/>
        </w:rPr>
        <w:t>곤란하거나</w:t>
      </w:r>
      <w:r w:rsidR="001069B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1069BC">
        <w:rPr>
          <w:rFonts w:ascii="Times New Roman" w:eastAsia="바탕체" w:hAnsi="Times New Roman" w:cs="Times New Roman" w:hint="eastAsia"/>
          <w:sz w:val="23"/>
          <w:szCs w:val="23"/>
        </w:rPr>
        <w:t>특약사항과</w:t>
      </w:r>
      <w:r w:rsidR="001069B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1069BC">
        <w:rPr>
          <w:rFonts w:ascii="Times New Roman" w:eastAsia="바탕체" w:hAnsi="Times New Roman" w:cs="Times New Roman" w:hint="eastAsia"/>
          <w:sz w:val="23"/>
          <w:szCs w:val="23"/>
        </w:rPr>
        <w:t>모순되는</w:t>
      </w:r>
      <w:r w:rsidR="001069B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1069BC">
        <w:rPr>
          <w:rFonts w:ascii="Times New Roman" w:eastAsia="바탕체" w:hAnsi="Times New Roman" w:cs="Times New Roman" w:hint="eastAsia"/>
          <w:sz w:val="23"/>
          <w:szCs w:val="23"/>
        </w:rPr>
        <w:t>신탁계약서</w:t>
      </w:r>
      <w:r w:rsidR="001069B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1069BC">
        <w:rPr>
          <w:rFonts w:ascii="Times New Roman" w:eastAsia="바탕체" w:hAnsi="Times New Roman" w:cs="Times New Roman" w:hint="eastAsia"/>
          <w:sz w:val="23"/>
          <w:szCs w:val="23"/>
        </w:rPr>
        <w:t>본문</w:t>
      </w:r>
      <w:r w:rsidR="001069B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540477">
        <w:rPr>
          <w:rFonts w:ascii="Times New Roman" w:eastAsia="바탕체" w:hAnsi="Times New Roman" w:cs="Times New Roman" w:hint="eastAsia"/>
          <w:sz w:val="23"/>
          <w:szCs w:val="23"/>
        </w:rPr>
        <w:t>조항도</w:t>
      </w:r>
      <w:r w:rsidR="001069B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1069BC">
        <w:rPr>
          <w:rFonts w:ascii="Times New Roman" w:eastAsia="바탕체" w:hAnsi="Times New Roman" w:cs="Times New Roman" w:hint="eastAsia"/>
          <w:sz w:val="23"/>
          <w:szCs w:val="23"/>
        </w:rPr>
        <w:t>적용하지</w:t>
      </w:r>
      <w:r w:rsidR="001069B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1069BC">
        <w:rPr>
          <w:rFonts w:ascii="Times New Roman" w:eastAsia="바탕체" w:hAnsi="Times New Roman" w:cs="Times New Roman" w:hint="eastAsia"/>
          <w:sz w:val="23"/>
          <w:szCs w:val="23"/>
        </w:rPr>
        <w:t>아니한다</w:t>
      </w:r>
      <w:r w:rsidR="00147295" w:rsidRPr="00936D2A">
        <w:rPr>
          <w:rFonts w:ascii="Times New Roman" w:eastAsia="바탕체" w:hAnsi="Times New Roman" w:cs="Times New Roman"/>
          <w:sz w:val="23"/>
          <w:szCs w:val="23"/>
        </w:rPr>
        <w:t xml:space="preserve">.  </w:t>
      </w:r>
    </w:p>
    <w:p w14:paraId="18733C3F" w14:textId="77777777" w:rsidR="00147295" w:rsidRPr="001069BC" w:rsidRDefault="0014729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1069BC">
        <w:rPr>
          <w:rFonts w:ascii="Times New Roman" w:eastAsia="바탕체" w:hAnsi="Times New Roman" w:cs="Times New Roman"/>
          <w:sz w:val="23"/>
          <w:szCs w:val="23"/>
        </w:rPr>
        <w:t xml:space="preserve">1. </w:t>
      </w:r>
      <w:r w:rsidRPr="001069BC">
        <w:rPr>
          <w:rFonts w:ascii="Times New Roman" w:eastAsia="바탕체" w:hAnsi="Times New Roman" w:cs="Times New Roman"/>
          <w:sz w:val="23"/>
          <w:szCs w:val="23"/>
        </w:rPr>
        <w:t>제</w:t>
      </w:r>
      <w:r w:rsidRPr="001069BC">
        <w:rPr>
          <w:rFonts w:ascii="Times New Roman" w:eastAsia="바탕체" w:hAnsi="Times New Roman" w:cs="Times New Roman"/>
          <w:sz w:val="23"/>
          <w:szCs w:val="23"/>
        </w:rPr>
        <w:t>4</w:t>
      </w:r>
      <w:proofErr w:type="gramStart"/>
      <w:r w:rsidRPr="001069BC">
        <w:rPr>
          <w:rFonts w:ascii="Times New Roman" w:eastAsia="바탕체" w:hAnsi="Times New Roman" w:cs="Times New Roman"/>
          <w:sz w:val="23"/>
          <w:szCs w:val="23"/>
        </w:rPr>
        <w:t>조</w:t>
      </w:r>
      <w:r w:rsidRPr="001069BC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="00544E56" w:rsidRPr="001069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1069BC">
        <w:rPr>
          <w:rFonts w:ascii="Times New Roman" w:eastAsia="바탕체" w:hAnsi="Times New Roman" w:cs="Times New Roman"/>
          <w:sz w:val="23"/>
          <w:szCs w:val="23"/>
        </w:rPr>
        <w:t>삭제</w:t>
      </w:r>
    </w:p>
    <w:p w14:paraId="17DB0C63" w14:textId="77777777" w:rsidR="00147295" w:rsidRPr="001069BC" w:rsidRDefault="0014729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1069BC">
        <w:rPr>
          <w:rFonts w:ascii="Times New Roman" w:eastAsia="바탕체" w:hAnsi="Times New Roman" w:cs="Times New Roman"/>
          <w:sz w:val="23"/>
          <w:szCs w:val="23"/>
        </w:rPr>
        <w:t xml:space="preserve">2. </w:t>
      </w:r>
      <w:r w:rsidRPr="001069BC">
        <w:rPr>
          <w:rFonts w:ascii="Times New Roman" w:eastAsia="바탕체" w:hAnsi="Times New Roman" w:cs="Times New Roman"/>
          <w:sz w:val="23"/>
          <w:szCs w:val="23"/>
        </w:rPr>
        <w:t>제</w:t>
      </w:r>
      <w:r w:rsidRPr="001069BC">
        <w:rPr>
          <w:rFonts w:ascii="Times New Roman" w:eastAsia="바탕체" w:hAnsi="Times New Roman" w:cs="Times New Roman"/>
          <w:sz w:val="23"/>
          <w:szCs w:val="23"/>
        </w:rPr>
        <w:t>8</w:t>
      </w:r>
      <w:r w:rsidRPr="001069BC">
        <w:rPr>
          <w:rFonts w:ascii="Times New Roman" w:eastAsia="바탕체" w:hAnsi="Times New Roman" w:cs="Times New Roman"/>
          <w:sz w:val="23"/>
          <w:szCs w:val="23"/>
        </w:rPr>
        <w:t>조</w:t>
      </w:r>
      <w:r w:rsidRPr="001069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952F59">
        <w:rPr>
          <w:rFonts w:ascii="Times New Roman" w:eastAsia="바탕체" w:hAnsi="Times New Roman" w:cs="Times New Roman" w:hint="eastAsia"/>
          <w:sz w:val="23"/>
          <w:szCs w:val="23"/>
        </w:rPr>
        <w:t>제</w:t>
      </w:r>
      <w:r w:rsidR="00952F59">
        <w:rPr>
          <w:rFonts w:ascii="Times New Roman" w:eastAsia="바탕체" w:hAnsi="Times New Roman" w:cs="Times New Roman" w:hint="eastAsia"/>
          <w:sz w:val="23"/>
          <w:szCs w:val="23"/>
        </w:rPr>
        <w:t>3</w:t>
      </w:r>
      <w:r w:rsidR="00952F59">
        <w:rPr>
          <w:rFonts w:ascii="Times New Roman" w:eastAsia="바탕체" w:hAnsi="Times New Roman" w:cs="Times New Roman" w:hint="eastAsia"/>
          <w:sz w:val="23"/>
          <w:szCs w:val="23"/>
        </w:rPr>
        <w:t>호</w:t>
      </w:r>
      <w:r w:rsidR="00952F59">
        <w:rPr>
          <w:rFonts w:ascii="Times New Roman" w:eastAsia="바탕체" w:hAnsi="Times New Roman" w:cs="Times New Roman" w:hint="eastAsia"/>
          <w:sz w:val="23"/>
          <w:szCs w:val="23"/>
        </w:rPr>
        <w:t>,</w:t>
      </w:r>
      <w:r w:rsidR="00952F59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1069BC">
        <w:rPr>
          <w:rFonts w:ascii="Times New Roman" w:eastAsia="바탕체" w:hAnsi="Times New Roman" w:cs="Times New Roman"/>
          <w:sz w:val="23"/>
          <w:szCs w:val="23"/>
        </w:rPr>
        <w:t>제</w:t>
      </w:r>
      <w:r w:rsidRPr="001069BC">
        <w:rPr>
          <w:rFonts w:ascii="Times New Roman" w:eastAsia="바탕체" w:hAnsi="Times New Roman" w:cs="Times New Roman"/>
          <w:sz w:val="23"/>
          <w:szCs w:val="23"/>
        </w:rPr>
        <w:t>6</w:t>
      </w:r>
      <w:proofErr w:type="gramStart"/>
      <w:r w:rsidRPr="001069BC">
        <w:rPr>
          <w:rFonts w:ascii="Times New Roman" w:eastAsia="바탕체" w:hAnsi="Times New Roman" w:cs="Times New Roman"/>
          <w:sz w:val="23"/>
          <w:szCs w:val="23"/>
        </w:rPr>
        <w:t>호</w:t>
      </w:r>
      <w:r w:rsidRPr="001069BC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1069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1069BC">
        <w:rPr>
          <w:rFonts w:ascii="Times New Roman" w:eastAsia="바탕체" w:hAnsi="Times New Roman" w:cs="Times New Roman"/>
          <w:sz w:val="23"/>
          <w:szCs w:val="23"/>
        </w:rPr>
        <w:t>삭제</w:t>
      </w:r>
    </w:p>
    <w:p w14:paraId="49770117" w14:textId="77777777" w:rsidR="00952F59" w:rsidRDefault="00952F59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3. </w:t>
      </w:r>
      <w:r>
        <w:rPr>
          <w:rFonts w:ascii="Times New Roman" w:eastAsia="바탕체" w:hAnsi="Times New Roman" w:cs="Times New Roman" w:hint="eastAsia"/>
          <w:sz w:val="23"/>
          <w:szCs w:val="23"/>
        </w:rPr>
        <w:t>제</w:t>
      </w:r>
      <w:r>
        <w:rPr>
          <w:rFonts w:ascii="Times New Roman" w:eastAsia="바탕체" w:hAnsi="Times New Roman" w:cs="Times New Roman" w:hint="eastAsia"/>
          <w:sz w:val="23"/>
          <w:szCs w:val="23"/>
        </w:rPr>
        <w:t>1</w:t>
      </w:r>
      <w:r>
        <w:rPr>
          <w:rFonts w:ascii="Times New Roman" w:eastAsia="바탕체" w:hAnsi="Times New Roman" w:cs="Times New Roman"/>
          <w:sz w:val="23"/>
          <w:szCs w:val="23"/>
        </w:rPr>
        <w:t>6</w:t>
      </w:r>
      <w:proofErr w:type="gramStart"/>
      <w:r>
        <w:rPr>
          <w:rFonts w:ascii="Times New Roman" w:eastAsia="바탕체" w:hAnsi="Times New Roman" w:cs="Times New Roman" w:hint="eastAsia"/>
          <w:sz w:val="23"/>
          <w:szCs w:val="23"/>
        </w:rPr>
        <w:t>조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/>
          <w:sz w:val="23"/>
          <w:szCs w:val="23"/>
        </w:rPr>
        <w:t>:</w:t>
      </w:r>
      <w:proofErr w:type="gramEnd"/>
      <w:r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삭제</w:t>
      </w:r>
    </w:p>
    <w:p w14:paraId="7571A200" w14:textId="77777777" w:rsidR="00147295" w:rsidRPr="001069BC" w:rsidRDefault="00952F59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>
        <w:rPr>
          <w:rFonts w:ascii="Times New Roman" w:eastAsia="바탕체" w:hAnsi="Times New Roman" w:cs="Times New Roman"/>
          <w:sz w:val="23"/>
          <w:szCs w:val="23"/>
        </w:rPr>
        <w:t>4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제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19</w:t>
      </w:r>
      <w:proofErr w:type="gramStart"/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조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="00147295" w:rsidRPr="001069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삭제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2360C141" w14:textId="77777777" w:rsidR="00147295" w:rsidRPr="001069BC" w:rsidRDefault="00952F59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>
        <w:rPr>
          <w:rFonts w:ascii="Times New Roman" w:eastAsia="바탕체" w:hAnsi="Times New Roman" w:cs="Times New Roman"/>
          <w:sz w:val="23"/>
          <w:szCs w:val="23"/>
        </w:rPr>
        <w:t>5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제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21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조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제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4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항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및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제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5</w:t>
      </w:r>
      <w:proofErr w:type="gramStart"/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항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="00147295" w:rsidRPr="001069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삭제</w:t>
      </w:r>
    </w:p>
    <w:p w14:paraId="51E299C7" w14:textId="77777777" w:rsidR="00147295" w:rsidRPr="001069BC" w:rsidRDefault="00952F59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>
        <w:rPr>
          <w:rFonts w:ascii="Times New Roman" w:eastAsia="바탕체" w:hAnsi="Times New Roman" w:cs="Times New Roman"/>
          <w:sz w:val="23"/>
          <w:szCs w:val="23"/>
        </w:rPr>
        <w:t>6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제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22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조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제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2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항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제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2</w:t>
      </w:r>
      <w:proofErr w:type="gramStart"/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호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="00147295" w:rsidRPr="001069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47295" w:rsidRPr="001069BC">
        <w:rPr>
          <w:rFonts w:ascii="Times New Roman" w:eastAsia="바탕체" w:hAnsi="Times New Roman" w:cs="Times New Roman"/>
          <w:sz w:val="23"/>
          <w:szCs w:val="23"/>
        </w:rPr>
        <w:t>삭제</w:t>
      </w:r>
    </w:p>
    <w:p w14:paraId="7D3245D9" w14:textId="77777777" w:rsidR="00147295" w:rsidRPr="00936D2A" w:rsidRDefault="0014729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1069BC">
        <w:rPr>
          <w:rFonts w:ascii="Times New Roman" w:eastAsia="바탕체" w:hAnsi="Times New Roman" w:cs="Times New Roman"/>
          <w:sz w:val="23"/>
          <w:szCs w:val="23"/>
        </w:rPr>
        <w:t xml:space="preserve">4. </w:t>
      </w:r>
      <w:r w:rsidRPr="001069BC">
        <w:rPr>
          <w:rFonts w:ascii="Times New Roman" w:eastAsia="바탕체" w:hAnsi="Times New Roman" w:cs="Times New Roman"/>
          <w:sz w:val="23"/>
          <w:szCs w:val="23"/>
        </w:rPr>
        <w:t>제</w:t>
      </w:r>
      <w:r w:rsidRPr="001069BC">
        <w:rPr>
          <w:rFonts w:ascii="Times New Roman" w:eastAsia="바탕체" w:hAnsi="Times New Roman" w:cs="Times New Roman"/>
          <w:sz w:val="23"/>
          <w:szCs w:val="23"/>
        </w:rPr>
        <w:t>24</w:t>
      </w:r>
      <w:r w:rsidRPr="001069BC">
        <w:rPr>
          <w:rFonts w:ascii="Times New Roman" w:eastAsia="바탕체" w:hAnsi="Times New Roman" w:cs="Times New Roman"/>
          <w:sz w:val="23"/>
          <w:szCs w:val="23"/>
        </w:rPr>
        <w:t>조</w:t>
      </w:r>
      <w:r w:rsidRPr="001069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1069BC">
        <w:rPr>
          <w:rFonts w:ascii="Times New Roman" w:eastAsia="바탕체" w:hAnsi="Times New Roman" w:cs="Times New Roman"/>
          <w:sz w:val="23"/>
          <w:szCs w:val="23"/>
        </w:rPr>
        <w:t>제</w:t>
      </w:r>
      <w:r w:rsidRPr="001069BC">
        <w:rPr>
          <w:rFonts w:ascii="Times New Roman" w:eastAsia="바탕체" w:hAnsi="Times New Roman" w:cs="Times New Roman"/>
          <w:sz w:val="23"/>
          <w:szCs w:val="23"/>
        </w:rPr>
        <w:t>3</w:t>
      </w:r>
      <w:r w:rsidRPr="001069BC">
        <w:rPr>
          <w:rFonts w:ascii="Times New Roman" w:eastAsia="바탕체" w:hAnsi="Times New Roman" w:cs="Times New Roman"/>
          <w:sz w:val="23"/>
          <w:szCs w:val="23"/>
        </w:rPr>
        <w:t>항</w:t>
      </w:r>
      <w:r w:rsidRPr="001069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EE3267">
        <w:rPr>
          <w:rFonts w:ascii="Times New Roman" w:eastAsia="바탕체" w:hAnsi="Times New Roman" w:cs="Times New Roman" w:hint="eastAsia"/>
          <w:sz w:val="23"/>
          <w:szCs w:val="23"/>
        </w:rPr>
        <w:t>제</w:t>
      </w:r>
      <w:r w:rsidR="00EE3267">
        <w:rPr>
          <w:rFonts w:ascii="Times New Roman" w:eastAsia="바탕체" w:hAnsi="Times New Roman" w:cs="Times New Roman" w:hint="eastAsia"/>
          <w:sz w:val="23"/>
          <w:szCs w:val="23"/>
        </w:rPr>
        <w:t>3</w:t>
      </w:r>
      <w:r w:rsidR="00EE3267">
        <w:rPr>
          <w:rFonts w:ascii="Times New Roman" w:eastAsia="바탕체" w:hAnsi="Times New Roman" w:cs="Times New Roman" w:hint="eastAsia"/>
          <w:sz w:val="23"/>
          <w:szCs w:val="23"/>
        </w:rPr>
        <w:t>호</w:t>
      </w:r>
      <w:r w:rsidR="00EE3267">
        <w:rPr>
          <w:rFonts w:ascii="Times New Roman" w:eastAsia="바탕체" w:hAnsi="Times New Roman" w:cs="Times New Roman" w:hint="eastAsia"/>
          <w:sz w:val="23"/>
          <w:szCs w:val="23"/>
        </w:rPr>
        <w:t xml:space="preserve">, </w:t>
      </w:r>
      <w:r w:rsidRPr="001069BC">
        <w:rPr>
          <w:rFonts w:ascii="Times New Roman" w:eastAsia="바탕체" w:hAnsi="Times New Roman" w:cs="Times New Roman"/>
          <w:sz w:val="23"/>
          <w:szCs w:val="23"/>
        </w:rPr>
        <w:t>제</w:t>
      </w:r>
      <w:r w:rsidRPr="001069BC">
        <w:rPr>
          <w:rFonts w:ascii="Times New Roman" w:eastAsia="바탕체" w:hAnsi="Times New Roman" w:cs="Times New Roman"/>
          <w:sz w:val="23"/>
          <w:szCs w:val="23"/>
        </w:rPr>
        <w:t>4</w:t>
      </w:r>
      <w:r w:rsidRPr="001069BC">
        <w:rPr>
          <w:rFonts w:ascii="Times New Roman" w:eastAsia="바탕체" w:hAnsi="Times New Roman" w:cs="Times New Roman"/>
          <w:sz w:val="23"/>
          <w:szCs w:val="23"/>
        </w:rPr>
        <w:t>호</w:t>
      </w:r>
      <w:r w:rsidRPr="001069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1069BC">
        <w:rPr>
          <w:rFonts w:ascii="Times New Roman" w:eastAsia="바탕체" w:hAnsi="Times New Roman" w:cs="Times New Roman"/>
          <w:sz w:val="23"/>
          <w:szCs w:val="23"/>
        </w:rPr>
        <w:t>및</w:t>
      </w:r>
      <w:r w:rsidRPr="001069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1069BC">
        <w:rPr>
          <w:rFonts w:ascii="Times New Roman" w:eastAsia="바탕체" w:hAnsi="Times New Roman" w:cs="Times New Roman"/>
          <w:sz w:val="23"/>
          <w:szCs w:val="23"/>
        </w:rPr>
        <w:t>제</w:t>
      </w:r>
      <w:r w:rsidRPr="001069BC">
        <w:rPr>
          <w:rFonts w:ascii="Times New Roman" w:eastAsia="바탕체" w:hAnsi="Times New Roman" w:cs="Times New Roman"/>
          <w:sz w:val="23"/>
          <w:szCs w:val="23"/>
        </w:rPr>
        <w:t>5</w:t>
      </w:r>
      <w:r w:rsidRPr="001069BC">
        <w:rPr>
          <w:rFonts w:ascii="Times New Roman" w:eastAsia="바탕체" w:hAnsi="Times New Roman" w:cs="Times New Roman"/>
          <w:sz w:val="23"/>
          <w:szCs w:val="23"/>
        </w:rPr>
        <w:t>호</w:t>
      </w:r>
      <w:r w:rsidRPr="001069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1069BC">
        <w:rPr>
          <w:rFonts w:ascii="Times New Roman" w:eastAsia="바탕체" w:hAnsi="Times New Roman" w:cs="Times New Roman"/>
          <w:sz w:val="23"/>
          <w:szCs w:val="23"/>
        </w:rPr>
        <w:t>및</w:t>
      </w:r>
      <w:r w:rsidRPr="001069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1069BC">
        <w:rPr>
          <w:rFonts w:ascii="Times New Roman" w:eastAsia="바탕체" w:hAnsi="Times New Roman" w:cs="Times New Roman"/>
          <w:sz w:val="23"/>
          <w:szCs w:val="23"/>
        </w:rPr>
        <w:t>제</w:t>
      </w:r>
      <w:r w:rsidRPr="001069BC">
        <w:rPr>
          <w:rFonts w:ascii="Times New Roman" w:eastAsia="바탕체" w:hAnsi="Times New Roman" w:cs="Times New Roman"/>
          <w:sz w:val="23"/>
          <w:szCs w:val="23"/>
        </w:rPr>
        <w:t>6</w:t>
      </w:r>
      <w:proofErr w:type="gramStart"/>
      <w:r w:rsidRPr="001069BC">
        <w:rPr>
          <w:rFonts w:ascii="Times New Roman" w:eastAsia="바탕체" w:hAnsi="Times New Roman" w:cs="Times New Roman"/>
          <w:sz w:val="23"/>
          <w:szCs w:val="23"/>
        </w:rPr>
        <w:t>호</w:t>
      </w:r>
      <w:r w:rsidRPr="001069BC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1069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1069BC">
        <w:rPr>
          <w:rFonts w:ascii="Times New Roman" w:eastAsia="바탕체" w:hAnsi="Times New Roman" w:cs="Times New Roman"/>
          <w:sz w:val="23"/>
          <w:szCs w:val="23"/>
        </w:rPr>
        <w:t>삭제</w:t>
      </w:r>
    </w:p>
    <w:p w14:paraId="0CAE9EE1" w14:textId="77777777" w:rsidR="002F6FBB" w:rsidRPr="00936D2A" w:rsidRDefault="002F6FBB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</w:p>
    <w:p w14:paraId="2211D9C2" w14:textId="77777777" w:rsidR="002F6FBB" w:rsidRPr="00936D2A" w:rsidRDefault="002F6FBB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5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조【업무분담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협력의무】</w:t>
      </w:r>
    </w:p>
    <w:p w14:paraId="21DBADE9" w14:textId="77777777" w:rsidR="002F6FBB" w:rsidRPr="00936D2A" w:rsidRDefault="002F6FB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목적달성을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같이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분담하고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협력한다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03AB9399" w14:textId="77777777" w:rsidR="002F6FBB" w:rsidRPr="00936D2A" w:rsidRDefault="002F6FBB" w:rsidP="00712ADD">
      <w:pPr>
        <w:pStyle w:val="a4"/>
        <w:numPr>
          <w:ilvl w:val="0"/>
          <w:numId w:val="3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위탁자로서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수행한다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684A00CA" w14:textId="77777777" w:rsidR="002F6FBB" w:rsidRPr="00936D2A" w:rsidRDefault="002F6FBB" w:rsidP="00712ADD">
      <w:pPr>
        <w:pStyle w:val="a4"/>
        <w:numPr>
          <w:ilvl w:val="0"/>
          <w:numId w:val="3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사업부지에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소유권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취득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명도를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완전한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소유권행사에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제한을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가하는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법적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사업부지와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제한물권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기설정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가압류의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사실상의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장애사유를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해소하고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사업부지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존치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건축물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철거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사업부지에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소유권이전등기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신탁등기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절차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이행</w:t>
      </w:r>
    </w:p>
    <w:p w14:paraId="7A0D25AA" w14:textId="77777777" w:rsidR="002F6FBB" w:rsidRPr="00936D2A" w:rsidRDefault="002F6FBB" w:rsidP="00712ADD">
      <w:pPr>
        <w:pStyle w:val="a4"/>
        <w:numPr>
          <w:ilvl w:val="0"/>
          <w:numId w:val="3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D60574">
        <w:rPr>
          <w:rFonts w:ascii="Times New Roman" w:eastAsia="바탕체" w:hAnsi="Times New Roman" w:cs="Times New Roman"/>
          <w:sz w:val="23"/>
          <w:szCs w:val="23"/>
        </w:rPr>
        <w:t>관한</w:t>
      </w:r>
      <w:r w:rsidRPr="00D60574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D60574">
        <w:rPr>
          <w:rFonts w:ascii="Times New Roman" w:eastAsia="바탕체" w:hAnsi="Times New Roman" w:cs="Times New Roman"/>
          <w:sz w:val="23"/>
          <w:szCs w:val="23"/>
        </w:rPr>
        <w:t>사업시행자</w:t>
      </w:r>
      <w:r w:rsidRPr="00D60574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D60574">
        <w:rPr>
          <w:rFonts w:ascii="Times New Roman" w:eastAsia="바탕체" w:hAnsi="Times New Roman" w:cs="Times New Roman"/>
          <w:sz w:val="23"/>
          <w:szCs w:val="23"/>
        </w:rPr>
        <w:t>명의</w:t>
      </w:r>
      <w:r w:rsidR="00857947" w:rsidRPr="00D60574">
        <w:rPr>
          <w:rFonts w:ascii="Times New Roman" w:eastAsia="바탕체" w:hAnsi="Times New Roman" w:cs="Times New Roman" w:hint="eastAsia"/>
          <w:sz w:val="23"/>
          <w:szCs w:val="23"/>
        </w:rPr>
        <w:t>(</w:t>
      </w:r>
      <w:r w:rsidR="00857947" w:rsidRPr="00D60574">
        <w:rPr>
          <w:rFonts w:ascii="Times New Roman" w:eastAsia="바탕체" w:hAnsi="Times New Roman" w:cs="Times New Roman" w:hint="eastAsia"/>
          <w:sz w:val="23"/>
          <w:szCs w:val="23"/>
        </w:rPr>
        <w:t>사업시행자</w:t>
      </w:r>
      <w:r w:rsidR="00857947" w:rsidRPr="00D60574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57947" w:rsidRPr="00D60574">
        <w:rPr>
          <w:rFonts w:ascii="Times New Roman" w:eastAsia="바탕체" w:hAnsi="Times New Roman" w:cs="Times New Roman" w:hint="eastAsia"/>
          <w:sz w:val="23"/>
          <w:szCs w:val="23"/>
        </w:rPr>
        <w:t>지위에서의</w:t>
      </w:r>
      <w:r w:rsidR="00857947" w:rsidRPr="00D60574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57947" w:rsidRPr="00D60574">
        <w:rPr>
          <w:rFonts w:ascii="Times New Roman" w:eastAsia="바탕체" w:hAnsi="Times New Roman" w:cs="Times New Roman" w:hint="eastAsia"/>
          <w:sz w:val="23"/>
          <w:szCs w:val="23"/>
        </w:rPr>
        <w:t>권리</w:t>
      </w:r>
      <w:r w:rsidR="00857947" w:rsidRPr="00D60574">
        <w:rPr>
          <w:rFonts w:ascii="Times New Roman" w:eastAsia="바탕체" w:hAnsi="Times New Roman" w:cs="Times New Roman" w:hint="eastAsia"/>
          <w:sz w:val="23"/>
          <w:szCs w:val="23"/>
        </w:rPr>
        <w:t>,</w:t>
      </w:r>
      <w:r w:rsidR="00857947" w:rsidRPr="00D60574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857947" w:rsidRPr="00D60574">
        <w:rPr>
          <w:rFonts w:ascii="Times New Roman" w:eastAsia="바탕체" w:hAnsi="Times New Roman" w:cs="Times New Roman" w:hint="eastAsia"/>
          <w:sz w:val="23"/>
          <w:szCs w:val="23"/>
        </w:rPr>
        <w:t>의무</w:t>
      </w:r>
      <w:r w:rsidR="00857947" w:rsidRPr="00D60574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57947" w:rsidRPr="00D60574">
        <w:rPr>
          <w:rFonts w:ascii="Times New Roman" w:eastAsia="바탕체" w:hAnsi="Times New Roman" w:cs="Times New Roman" w:hint="eastAsia"/>
          <w:sz w:val="23"/>
          <w:szCs w:val="23"/>
        </w:rPr>
        <w:t>및</w:t>
      </w:r>
      <w:r w:rsidR="00857947" w:rsidRPr="00D60574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57947" w:rsidRPr="00D60574">
        <w:rPr>
          <w:rFonts w:ascii="Times New Roman" w:eastAsia="바탕체" w:hAnsi="Times New Roman" w:cs="Times New Roman" w:hint="eastAsia"/>
          <w:sz w:val="23"/>
          <w:szCs w:val="23"/>
        </w:rPr>
        <w:t>제반</w:t>
      </w:r>
      <w:r w:rsidR="00857947" w:rsidRPr="00D60574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57947" w:rsidRPr="00D60574">
        <w:rPr>
          <w:rFonts w:ascii="Times New Roman" w:eastAsia="바탕체" w:hAnsi="Times New Roman" w:cs="Times New Roman" w:hint="eastAsia"/>
          <w:sz w:val="23"/>
          <w:szCs w:val="23"/>
        </w:rPr>
        <w:t>인허가</w:t>
      </w:r>
      <w:r w:rsidR="00857947" w:rsidRPr="00D60574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57947" w:rsidRPr="00D60574">
        <w:rPr>
          <w:rFonts w:ascii="Times New Roman" w:eastAsia="바탕체" w:hAnsi="Times New Roman" w:cs="Times New Roman" w:hint="eastAsia"/>
          <w:sz w:val="23"/>
          <w:szCs w:val="23"/>
        </w:rPr>
        <w:t>명의</w:t>
      </w:r>
      <w:r w:rsidR="00857947" w:rsidRPr="00D60574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57947" w:rsidRPr="00D60574">
        <w:rPr>
          <w:rFonts w:ascii="Times New Roman" w:eastAsia="바탕체" w:hAnsi="Times New Roman" w:cs="Times New Roman" w:hint="eastAsia"/>
          <w:sz w:val="23"/>
          <w:szCs w:val="23"/>
        </w:rPr>
        <w:t>포함</w:t>
      </w:r>
      <w:r w:rsidR="00857947" w:rsidRPr="00D60574">
        <w:rPr>
          <w:rFonts w:ascii="Times New Roman" w:eastAsia="바탕체" w:hAnsi="Times New Roman" w:cs="Times New Roman" w:hint="eastAsia"/>
          <w:sz w:val="23"/>
          <w:szCs w:val="23"/>
        </w:rPr>
        <w:t>)</w:t>
      </w:r>
      <w:r w:rsidRPr="00D60574">
        <w:rPr>
          <w:rFonts w:ascii="Times New Roman" w:eastAsia="바탕체" w:hAnsi="Times New Roman" w:cs="Times New Roman"/>
          <w:sz w:val="23"/>
          <w:szCs w:val="23"/>
        </w:rPr>
        <w:t>를</w:t>
      </w:r>
      <w:r w:rsidRPr="00D60574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D60574">
        <w:rPr>
          <w:rFonts w:ascii="Times New Roman" w:eastAsia="바탕체" w:hAnsi="Times New Roman" w:cs="Times New Roman"/>
          <w:sz w:val="23"/>
          <w:szCs w:val="23"/>
        </w:rPr>
        <w:t>을</w:t>
      </w:r>
      <w:r w:rsidRPr="00D60574">
        <w:rPr>
          <w:rFonts w:ascii="Times New Roman" w:eastAsia="바탕체" w:hAnsi="Times New Roman" w:cs="Times New Roman"/>
          <w:sz w:val="23"/>
          <w:szCs w:val="23"/>
        </w:rPr>
        <w:t>”</w:t>
      </w:r>
      <w:r w:rsidRPr="00D60574">
        <w:rPr>
          <w:rFonts w:ascii="Times New Roman" w:eastAsia="바탕체" w:hAnsi="Times New Roman" w:cs="Times New Roman"/>
          <w:sz w:val="23"/>
          <w:szCs w:val="23"/>
        </w:rPr>
        <w:t>로</w:t>
      </w:r>
      <w:r w:rsidRPr="00D60574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D60574">
        <w:rPr>
          <w:rFonts w:ascii="Times New Roman" w:eastAsia="바탕체" w:hAnsi="Times New Roman" w:cs="Times New Roman"/>
          <w:sz w:val="23"/>
          <w:szCs w:val="23"/>
        </w:rPr>
        <w:t>변경</w:t>
      </w:r>
      <w:r w:rsidR="008D4DC6">
        <w:rPr>
          <w:rFonts w:ascii="Times New Roman" w:eastAsia="바탕체" w:hAnsi="Times New Roman" w:cs="Times New Roman" w:hint="eastAsia"/>
          <w:sz w:val="23"/>
          <w:szCs w:val="23"/>
        </w:rPr>
        <w:t>(</w:t>
      </w:r>
      <w:r w:rsidR="008D4DC6">
        <w:rPr>
          <w:rFonts w:ascii="Times New Roman" w:eastAsia="바탕체" w:hAnsi="Times New Roman" w:cs="Times New Roman" w:hint="eastAsia"/>
          <w:sz w:val="23"/>
          <w:szCs w:val="23"/>
        </w:rPr>
        <w:t>물류시설</w:t>
      </w:r>
      <w:r w:rsidR="001E2255">
        <w:rPr>
          <w:rFonts w:ascii="Times New Roman" w:eastAsia="바탕체" w:hAnsi="Times New Roman" w:cs="Times New Roman" w:hint="eastAsia"/>
          <w:sz w:val="23"/>
          <w:szCs w:val="23"/>
        </w:rPr>
        <w:t>법</w:t>
      </w:r>
      <w:r w:rsidR="001E2255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1E2255">
        <w:rPr>
          <w:rFonts w:ascii="Times New Roman" w:eastAsia="바탕체" w:hAnsi="Times New Roman" w:cs="Times New Roman" w:hint="eastAsia"/>
          <w:sz w:val="23"/>
          <w:szCs w:val="23"/>
        </w:rPr>
        <w:t>제</w:t>
      </w:r>
      <w:r w:rsidR="001E2255">
        <w:rPr>
          <w:rFonts w:ascii="Times New Roman" w:eastAsia="바탕체" w:hAnsi="Times New Roman" w:cs="Times New Roman" w:hint="eastAsia"/>
          <w:sz w:val="23"/>
          <w:szCs w:val="23"/>
        </w:rPr>
        <w:t>3</w:t>
      </w:r>
      <w:r w:rsidR="001E2255">
        <w:rPr>
          <w:rFonts w:ascii="Times New Roman" w:eastAsia="바탕체" w:hAnsi="Times New Roman" w:cs="Times New Roman"/>
          <w:sz w:val="23"/>
          <w:szCs w:val="23"/>
        </w:rPr>
        <w:t>1</w:t>
      </w:r>
      <w:r w:rsidR="001E2255">
        <w:rPr>
          <w:rFonts w:ascii="Times New Roman" w:eastAsia="바탕체" w:hAnsi="Times New Roman" w:cs="Times New Roman" w:hint="eastAsia"/>
          <w:sz w:val="23"/>
          <w:szCs w:val="23"/>
        </w:rPr>
        <w:t>조에</w:t>
      </w:r>
      <w:r w:rsidR="001E2255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1E2255">
        <w:rPr>
          <w:rFonts w:ascii="Times New Roman" w:eastAsia="바탕체" w:hAnsi="Times New Roman" w:cs="Times New Roman" w:hint="eastAsia"/>
          <w:sz w:val="23"/>
          <w:szCs w:val="23"/>
        </w:rPr>
        <w:t>따른</w:t>
      </w:r>
      <w:r w:rsidR="001E2255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1E2255">
        <w:rPr>
          <w:rFonts w:ascii="Times New Roman" w:eastAsia="바탕체" w:hAnsi="Times New Roman" w:cs="Times New Roman"/>
          <w:sz w:val="23"/>
          <w:szCs w:val="23"/>
        </w:rPr>
        <w:t>“</w:t>
      </w:r>
      <w:r w:rsidR="001E2255">
        <w:rPr>
          <w:rFonts w:ascii="Times New Roman" w:eastAsia="바탕체" w:hAnsi="Times New Roman" w:cs="Times New Roman" w:hint="eastAsia"/>
          <w:sz w:val="23"/>
          <w:szCs w:val="23"/>
        </w:rPr>
        <w:t>을</w:t>
      </w:r>
      <w:r w:rsidR="001E2255">
        <w:rPr>
          <w:rFonts w:ascii="Times New Roman" w:eastAsia="바탕체" w:hAnsi="Times New Roman" w:cs="Times New Roman"/>
          <w:sz w:val="23"/>
          <w:szCs w:val="23"/>
        </w:rPr>
        <w:t>”</w:t>
      </w:r>
      <w:r w:rsidR="001E2255">
        <w:rPr>
          <w:rFonts w:ascii="Times New Roman" w:eastAsia="바탕체" w:hAnsi="Times New Roman" w:cs="Times New Roman" w:hint="eastAsia"/>
          <w:sz w:val="23"/>
          <w:szCs w:val="23"/>
        </w:rPr>
        <w:t>에</w:t>
      </w:r>
      <w:r w:rsidR="001E2255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1E2255">
        <w:rPr>
          <w:rFonts w:ascii="Times New Roman" w:eastAsia="바탕체" w:hAnsi="Times New Roman" w:cs="Times New Roman" w:hint="eastAsia"/>
          <w:sz w:val="23"/>
          <w:szCs w:val="23"/>
        </w:rPr>
        <w:t>대한</w:t>
      </w:r>
      <w:r w:rsidR="001E2255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1E2255">
        <w:rPr>
          <w:rFonts w:ascii="Times New Roman" w:eastAsia="바탕체" w:hAnsi="Times New Roman" w:cs="Times New Roman" w:hint="eastAsia"/>
          <w:sz w:val="23"/>
          <w:szCs w:val="23"/>
        </w:rPr>
        <w:t>위탁시행</w:t>
      </w:r>
      <w:r w:rsidR="00705204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05204">
        <w:rPr>
          <w:rFonts w:ascii="Times New Roman" w:eastAsia="바탕체" w:hAnsi="Times New Roman" w:cs="Times New Roman" w:hint="eastAsia"/>
          <w:sz w:val="23"/>
          <w:szCs w:val="23"/>
        </w:rPr>
        <w:t>및</w:t>
      </w:r>
      <w:r w:rsidR="00705204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05204">
        <w:rPr>
          <w:rFonts w:ascii="Times New Roman" w:eastAsia="바탕체" w:hAnsi="Times New Roman" w:cs="Times New Roman" w:hint="eastAsia"/>
          <w:sz w:val="23"/>
          <w:szCs w:val="23"/>
        </w:rPr>
        <w:t>승계를</w:t>
      </w:r>
      <w:r w:rsidR="00705204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57947">
        <w:rPr>
          <w:rFonts w:ascii="Times New Roman" w:eastAsia="바탕체" w:hAnsi="Times New Roman" w:cs="Times New Roman" w:hint="eastAsia"/>
          <w:sz w:val="23"/>
          <w:szCs w:val="23"/>
        </w:rPr>
        <w:t>포함하며</w:t>
      </w:r>
      <w:r w:rsidR="00857947">
        <w:rPr>
          <w:rFonts w:ascii="Times New Roman" w:eastAsia="바탕체" w:hAnsi="Times New Roman" w:cs="Times New Roman" w:hint="eastAsia"/>
          <w:sz w:val="23"/>
          <w:szCs w:val="23"/>
        </w:rPr>
        <w:t>,</w:t>
      </w:r>
      <w:r w:rsidR="00857947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857947">
        <w:rPr>
          <w:rFonts w:ascii="Times New Roman" w:eastAsia="바탕체" w:hAnsi="Times New Roman" w:cs="Times New Roman" w:hint="eastAsia"/>
          <w:sz w:val="23"/>
          <w:szCs w:val="23"/>
        </w:rPr>
        <w:t>이하에서</w:t>
      </w:r>
      <w:r w:rsidR="00857947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57947">
        <w:rPr>
          <w:rFonts w:ascii="Times New Roman" w:eastAsia="바탕체" w:hAnsi="Times New Roman" w:cs="Times New Roman" w:hint="eastAsia"/>
          <w:sz w:val="23"/>
          <w:szCs w:val="23"/>
        </w:rPr>
        <w:t>규정하는</w:t>
      </w:r>
      <w:r w:rsidR="00857947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57947">
        <w:rPr>
          <w:rFonts w:ascii="Times New Roman" w:eastAsia="바탕체" w:hAnsi="Times New Roman" w:cs="Times New Roman" w:hint="eastAsia"/>
          <w:sz w:val="23"/>
          <w:szCs w:val="23"/>
        </w:rPr>
        <w:t>사업시행자</w:t>
      </w:r>
      <w:r w:rsidR="00857947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57947">
        <w:rPr>
          <w:rFonts w:ascii="Times New Roman" w:eastAsia="바탕체" w:hAnsi="Times New Roman" w:cs="Times New Roman" w:hint="eastAsia"/>
          <w:sz w:val="23"/>
          <w:szCs w:val="23"/>
        </w:rPr>
        <w:t>또는</w:t>
      </w:r>
      <w:r w:rsidR="00857947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57947">
        <w:rPr>
          <w:rFonts w:ascii="Times New Roman" w:eastAsia="바탕체" w:hAnsi="Times New Roman" w:cs="Times New Roman" w:hint="eastAsia"/>
          <w:sz w:val="23"/>
          <w:szCs w:val="23"/>
        </w:rPr>
        <w:t>그</w:t>
      </w:r>
      <w:r w:rsidR="00857947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57947">
        <w:rPr>
          <w:rFonts w:ascii="Times New Roman" w:eastAsia="바탕체" w:hAnsi="Times New Roman" w:cs="Times New Roman" w:hint="eastAsia"/>
          <w:sz w:val="23"/>
          <w:szCs w:val="23"/>
        </w:rPr>
        <w:t>명의</w:t>
      </w:r>
      <w:r w:rsidR="00857947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57947">
        <w:rPr>
          <w:rFonts w:ascii="Times New Roman" w:eastAsia="바탕체" w:hAnsi="Times New Roman" w:cs="Times New Roman" w:hint="eastAsia"/>
          <w:sz w:val="23"/>
          <w:szCs w:val="23"/>
        </w:rPr>
        <w:t>변경에</w:t>
      </w:r>
      <w:r w:rsidR="00857947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57947">
        <w:rPr>
          <w:rFonts w:ascii="Times New Roman" w:eastAsia="바탕체" w:hAnsi="Times New Roman" w:cs="Times New Roman" w:hint="eastAsia"/>
          <w:sz w:val="23"/>
          <w:szCs w:val="23"/>
        </w:rPr>
        <w:t>대해서도</w:t>
      </w:r>
      <w:r w:rsidR="00857947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57947">
        <w:rPr>
          <w:rFonts w:ascii="Times New Roman" w:eastAsia="바탕체" w:hAnsi="Times New Roman" w:cs="Times New Roman" w:hint="eastAsia"/>
          <w:sz w:val="23"/>
          <w:szCs w:val="23"/>
        </w:rPr>
        <w:t>같음</w:t>
      </w:r>
      <w:r w:rsidR="001E2255">
        <w:rPr>
          <w:rFonts w:ascii="Times New Roman" w:eastAsia="바탕체" w:hAnsi="Times New Roman" w:cs="Times New Roman" w:hint="eastAsia"/>
          <w:sz w:val="23"/>
          <w:szCs w:val="23"/>
        </w:rPr>
        <w:t>)</w:t>
      </w:r>
    </w:p>
    <w:p w14:paraId="656AD441" w14:textId="77777777" w:rsidR="002F6FBB" w:rsidRPr="00936D2A" w:rsidRDefault="002F6FBB" w:rsidP="00712ADD">
      <w:pPr>
        <w:pStyle w:val="a4"/>
        <w:numPr>
          <w:ilvl w:val="0"/>
          <w:numId w:val="3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교통영향평가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건축심의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건축허가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착공에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모든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대관청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허가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건축허가착공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취득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명의로의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</w:t>
      </w:r>
    </w:p>
    <w:p w14:paraId="4E5DB839" w14:textId="77777777" w:rsidR="002F6FBB" w:rsidRPr="00936D2A" w:rsidRDefault="002F6FBB" w:rsidP="00712ADD">
      <w:pPr>
        <w:pStyle w:val="a4"/>
        <w:numPr>
          <w:ilvl w:val="0"/>
          <w:numId w:val="3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제용역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</w:t>
      </w:r>
    </w:p>
    <w:p w14:paraId="7C715126" w14:textId="77777777" w:rsidR="002F6FBB" w:rsidRPr="00936D2A" w:rsidRDefault="002F6FBB" w:rsidP="00712ADD">
      <w:pPr>
        <w:pStyle w:val="a4"/>
        <w:numPr>
          <w:ilvl w:val="0"/>
          <w:numId w:val="3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수행에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취득세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등록세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종합부동산세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개발사업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·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조세공과금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사업비부족자금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조달의무</w:t>
      </w:r>
    </w:p>
    <w:p w14:paraId="224314F8" w14:textId="77777777" w:rsidR="002F6FBB" w:rsidRPr="00936D2A" w:rsidRDefault="002F6FBB" w:rsidP="00712ADD">
      <w:pPr>
        <w:pStyle w:val="a4"/>
        <w:numPr>
          <w:ilvl w:val="0"/>
          <w:numId w:val="3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등으로부터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사업비를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출연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PF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대출원리금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</w:t>
      </w:r>
    </w:p>
    <w:p w14:paraId="028832CF" w14:textId="77777777" w:rsidR="002F6FBB" w:rsidRPr="00936D2A" w:rsidRDefault="002F6FBB" w:rsidP="00712ADD">
      <w:pPr>
        <w:pStyle w:val="a4"/>
        <w:numPr>
          <w:ilvl w:val="0"/>
          <w:numId w:val="3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요청하는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21861">
        <w:rPr>
          <w:rFonts w:ascii="Times New Roman" w:eastAsia="바탕체" w:hAnsi="Times New Roman" w:cs="Times New Roman" w:hint="eastAsia"/>
          <w:sz w:val="23"/>
          <w:szCs w:val="23"/>
        </w:rPr>
        <w:t>본건</w:t>
      </w:r>
      <w:r w:rsidR="00221861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221861">
        <w:rPr>
          <w:rFonts w:ascii="Times New Roman" w:eastAsia="바탕체" w:hAnsi="Times New Roman" w:cs="Times New Roman" w:hint="eastAsia"/>
          <w:sz w:val="23"/>
          <w:szCs w:val="23"/>
        </w:rPr>
        <w:t>목적물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운영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비용부담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관리업체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위탁수수료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공과관리비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시설물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운영비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3E11D1F7" w14:textId="77777777" w:rsidR="002F6FBB" w:rsidRPr="00936D2A" w:rsidRDefault="002F6FBB" w:rsidP="00712ADD">
      <w:pPr>
        <w:pStyle w:val="a4"/>
        <w:numPr>
          <w:ilvl w:val="0"/>
          <w:numId w:val="3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사업시행에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민원의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최종적인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비용부담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="00AC1B6E">
        <w:rPr>
          <w:rFonts w:ascii="Times New Roman" w:eastAsia="바탕체" w:hAnsi="Times New Roman" w:cs="Times New Roman" w:hint="eastAsia"/>
          <w:sz w:val="23"/>
          <w:szCs w:val="23"/>
        </w:rPr>
        <w:t>시공</w:t>
      </w:r>
      <w:r w:rsidR="00AC1B6E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AC1B6E">
        <w:rPr>
          <w:rFonts w:ascii="Times New Roman" w:eastAsia="바탕체" w:hAnsi="Times New Roman" w:cs="Times New Roman" w:hint="eastAsia"/>
          <w:sz w:val="23"/>
          <w:szCs w:val="23"/>
        </w:rPr>
        <w:t>관련</w:t>
      </w:r>
      <w:r w:rsidR="00AC1B6E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AC1B6E">
        <w:rPr>
          <w:rFonts w:ascii="Times New Roman" w:eastAsia="바탕체" w:hAnsi="Times New Roman" w:cs="Times New Roman" w:hint="eastAsia"/>
          <w:sz w:val="23"/>
          <w:szCs w:val="23"/>
        </w:rPr>
        <w:t>민원은</w:t>
      </w:r>
      <w:r w:rsidR="00AC1B6E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AC1B6E">
        <w:rPr>
          <w:rFonts w:ascii="Times New Roman" w:eastAsia="바탕체" w:hAnsi="Times New Roman" w:cs="Times New Roman" w:hint="eastAsia"/>
          <w:sz w:val="23"/>
          <w:szCs w:val="23"/>
        </w:rPr>
        <w:t>제외함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4CB0D55C" w14:textId="77777777" w:rsidR="002F6FBB" w:rsidRPr="00936D2A" w:rsidRDefault="002F6FBB" w:rsidP="00712ADD">
      <w:pPr>
        <w:pStyle w:val="a4"/>
        <w:numPr>
          <w:ilvl w:val="0"/>
          <w:numId w:val="3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설계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감리와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</w:t>
      </w:r>
    </w:p>
    <w:p w14:paraId="36F61918" w14:textId="77777777" w:rsidR="002F6FBB" w:rsidRPr="00936D2A" w:rsidRDefault="002F6FBB" w:rsidP="00712ADD">
      <w:pPr>
        <w:pStyle w:val="a4"/>
        <w:numPr>
          <w:ilvl w:val="0"/>
          <w:numId w:val="3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인허가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최종적인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="00E726A9">
        <w:rPr>
          <w:rFonts w:ascii="Times New Roman" w:eastAsia="바탕체" w:hAnsi="Times New Roman" w:cs="Times New Roman" w:hint="eastAsia"/>
          <w:sz w:val="23"/>
          <w:szCs w:val="23"/>
        </w:rPr>
        <w:t>시공</w:t>
      </w:r>
      <w:r w:rsidR="00E726A9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사항은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1A2D6C10" w14:textId="77777777" w:rsidR="002F6FBB" w:rsidRPr="00936D2A" w:rsidRDefault="002F6FBB" w:rsidP="00712ADD">
      <w:pPr>
        <w:pStyle w:val="a4"/>
        <w:numPr>
          <w:ilvl w:val="0"/>
          <w:numId w:val="3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시행자로서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권리</w:t>
      </w:r>
      <w:r w:rsidR="00A63E60">
        <w:rPr>
          <w:rFonts w:ascii="Times New Roman" w:eastAsia="바탕체" w:hAnsi="Times New Roman" w:cs="Times New Roman" w:hint="eastAsia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면책적으로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</w:t>
      </w:r>
    </w:p>
    <w:p w14:paraId="5B975A15" w14:textId="77777777" w:rsidR="002F6FBB" w:rsidRPr="00936D2A" w:rsidRDefault="002F6FBB" w:rsidP="00712ADD">
      <w:pPr>
        <w:pStyle w:val="a4"/>
        <w:numPr>
          <w:ilvl w:val="0"/>
          <w:numId w:val="3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="000A5195">
        <w:rPr>
          <w:rFonts w:ascii="Times New Roman" w:eastAsia="바탕체" w:hAnsi="Times New Roman" w:cs="Times New Roman" w:hint="eastAsia"/>
          <w:sz w:val="23"/>
          <w:szCs w:val="23"/>
        </w:rPr>
        <w:t>건</w:t>
      </w:r>
      <w:r w:rsidR="000A5195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0A5195">
        <w:rPr>
          <w:rFonts w:ascii="Times New Roman" w:eastAsia="바탕체" w:hAnsi="Times New Roman" w:cs="Times New Roman" w:hint="eastAsia"/>
          <w:sz w:val="23"/>
          <w:szCs w:val="23"/>
        </w:rPr>
        <w:t>목적물로</w:t>
      </w:r>
      <w:r w:rsidR="000A5195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0A5195">
        <w:rPr>
          <w:rFonts w:ascii="Times New Roman" w:eastAsia="바탕체" w:hAnsi="Times New Roman" w:cs="Times New Roman" w:hint="eastAsia"/>
          <w:sz w:val="23"/>
          <w:szCs w:val="23"/>
        </w:rPr>
        <w:t>조성된</w:t>
      </w:r>
      <w:r w:rsidR="000A5195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0A5195">
        <w:rPr>
          <w:rFonts w:ascii="Times New Roman" w:eastAsia="바탕체" w:hAnsi="Times New Roman" w:cs="Times New Roman" w:hint="eastAsia"/>
          <w:sz w:val="23"/>
          <w:szCs w:val="23"/>
        </w:rPr>
        <w:t>토지에</w:t>
      </w:r>
      <w:r w:rsidR="000A5195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0A5195">
        <w:rPr>
          <w:rFonts w:ascii="Times New Roman" w:eastAsia="바탕체" w:hAnsi="Times New Roman" w:cs="Times New Roman" w:hint="eastAsia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명의로의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소유권보존등기</w:t>
      </w:r>
      <w:r w:rsidR="008D32BE">
        <w:rPr>
          <w:rFonts w:ascii="Times New Roman" w:eastAsia="바탕체" w:hAnsi="Times New Roman" w:cs="Times New Roman" w:hint="eastAsia"/>
          <w:sz w:val="23"/>
          <w:szCs w:val="23"/>
        </w:rPr>
        <w:t>에</w:t>
      </w:r>
      <w:r w:rsidR="008D32BE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D32BE">
        <w:rPr>
          <w:rFonts w:ascii="Times New Roman" w:eastAsia="바탕체" w:hAnsi="Times New Roman" w:cs="Times New Roman" w:hint="eastAsia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</w:t>
      </w:r>
    </w:p>
    <w:p w14:paraId="5867C147" w14:textId="77777777" w:rsidR="002F6FBB" w:rsidRPr="00936D2A" w:rsidRDefault="002F6FBB" w:rsidP="00712ADD">
      <w:pPr>
        <w:pStyle w:val="a4"/>
        <w:numPr>
          <w:ilvl w:val="0"/>
          <w:numId w:val="3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회계처리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조세공과금의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</w:t>
      </w:r>
    </w:p>
    <w:p w14:paraId="1F6E9EFB" w14:textId="77777777" w:rsidR="002F6FBB" w:rsidRPr="00936D2A" w:rsidRDefault="002F6FBB" w:rsidP="00712ADD">
      <w:pPr>
        <w:pStyle w:val="a4"/>
        <w:numPr>
          <w:ilvl w:val="0"/>
          <w:numId w:val="3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시행자로서의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일반적인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</w:t>
      </w:r>
    </w:p>
    <w:p w14:paraId="71D5C305" w14:textId="77777777" w:rsidR="002F6FBB" w:rsidRPr="00936D2A" w:rsidRDefault="002F6FBB" w:rsidP="00712ADD">
      <w:pPr>
        <w:pStyle w:val="a4"/>
        <w:numPr>
          <w:ilvl w:val="0"/>
          <w:numId w:val="3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시공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진행에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협조</w:t>
      </w:r>
    </w:p>
    <w:p w14:paraId="30A78DBB" w14:textId="77777777" w:rsidR="002F6FBB" w:rsidRPr="00936D2A" w:rsidRDefault="002F6FBB" w:rsidP="00712ADD">
      <w:pPr>
        <w:pStyle w:val="a4"/>
        <w:numPr>
          <w:ilvl w:val="0"/>
          <w:numId w:val="3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명시적으로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위임된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시행을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필요하다고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847BD9">
        <w:rPr>
          <w:rFonts w:ascii="Times New Roman" w:eastAsia="바탕체" w:hAnsi="Times New Roman" w:cs="Times New Roman" w:hint="eastAsia"/>
          <w:sz w:val="23"/>
          <w:szCs w:val="23"/>
        </w:rPr>
        <w:t>인정되는</w:t>
      </w:r>
      <w:r w:rsidR="00847BD9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26F4FC9A" w14:textId="77777777" w:rsidR="002F6FBB" w:rsidRPr="00936D2A" w:rsidRDefault="002F6FBB" w:rsidP="00712ADD">
      <w:pPr>
        <w:pStyle w:val="a4"/>
        <w:numPr>
          <w:ilvl w:val="0"/>
          <w:numId w:val="3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수탁자로서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협력하여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수행한다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 </w:t>
      </w:r>
    </w:p>
    <w:p w14:paraId="1F8B663B" w14:textId="77777777" w:rsidR="002F6FBB" w:rsidRPr="00936D2A" w:rsidRDefault="00A3644A" w:rsidP="00712ADD">
      <w:pPr>
        <w:pStyle w:val="a4"/>
        <w:numPr>
          <w:ilvl w:val="0"/>
          <w:numId w:val="3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>
        <w:rPr>
          <w:rFonts w:ascii="Times New Roman" w:eastAsia="바탕체" w:hAnsi="Times New Roman" w:cs="Times New Roman" w:hint="eastAsia"/>
          <w:sz w:val="23"/>
          <w:szCs w:val="23"/>
        </w:rPr>
        <w:t>본</w:t>
      </w:r>
      <w:r w:rsidR="00FC3D68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조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제</w:t>
      </w:r>
      <w:r>
        <w:rPr>
          <w:rFonts w:ascii="Times New Roman" w:eastAsia="바탕체" w:hAnsi="Times New Roman" w:cs="Times New Roman" w:hint="eastAsia"/>
          <w:sz w:val="23"/>
          <w:szCs w:val="23"/>
        </w:rPr>
        <w:t>1</w:t>
      </w:r>
      <w:r>
        <w:rPr>
          <w:rFonts w:ascii="Times New Roman" w:eastAsia="바탕체" w:hAnsi="Times New Roman" w:cs="Times New Roman" w:hint="eastAsia"/>
          <w:sz w:val="23"/>
          <w:szCs w:val="23"/>
        </w:rPr>
        <w:t>항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제</w:t>
      </w:r>
      <w:r>
        <w:rPr>
          <w:rFonts w:ascii="Times New Roman" w:eastAsia="바탕체" w:hAnsi="Times New Roman" w:cs="Times New Roman" w:hint="eastAsia"/>
          <w:sz w:val="23"/>
          <w:szCs w:val="23"/>
        </w:rPr>
        <w:t>2</w:t>
      </w:r>
      <w:r>
        <w:rPr>
          <w:rFonts w:ascii="Times New Roman" w:eastAsia="바탕체" w:hAnsi="Times New Roman" w:cs="Times New Roman" w:hint="eastAsia"/>
          <w:sz w:val="23"/>
          <w:szCs w:val="23"/>
        </w:rPr>
        <w:t>호에서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정한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사항에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협조하여</w:t>
      </w:r>
      <w:r>
        <w:rPr>
          <w:rFonts w:ascii="Times New Roman" w:eastAsia="바탕체" w:hAnsi="Times New Roman" w:cs="Times New Roman" w:hint="eastAsia"/>
          <w:sz w:val="23"/>
          <w:szCs w:val="23"/>
        </w:rPr>
        <w:t>,</w:t>
      </w:r>
      <w:r w:rsidR="00B1096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B10962">
        <w:rPr>
          <w:rFonts w:ascii="Times New Roman" w:eastAsia="바탕체" w:hAnsi="Times New Roman" w:cs="Times New Roman" w:hint="eastAsia"/>
          <w:sz w:val="23"/>
          <w:szCs w:val="23"/>
        </w:rPr>
        <w:t>이에</w:t>
      </w:r>
      <w:r w:rsidR="00B1096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B10962">
        <w:rPr>
          <w:rFonts w:ascii="Times New Roman" w:eastAsia="바탕체" w:hAnsi="Times New Roman" w:cs="Times New Roman" w:hint="eastAsia"/>
          <w:sz w:val="23"/>
          <w:szCs w:val="23"/>
        </w:rPr>
        <w:t>따라</w:t>
      </w:r>
      <w:r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eastAsia="바탕체" w:hAnsi="Times New Roman" w:cs="Times New Roman" w:hint="eastAsia"/>
          <w:sz w:val="23"/>
          <w:szCs w:val="23"/>
        </w:rPr>
        <w:t>시행자로서의</w:t>
      </w:r>
      <w:proofErr w:type="spellEnd"/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권리</w:t>
      </w:r>
      <w:r>
        <w:rPr>
          <w:rFonts w:ascii="Times New Roman" w:eastAsia="바탕체" w:hAnsi="Times New Roman" w:cs="Times New Roman" w:hint="eastAsia"/>
          <w:sz w:val="23"/>
          <w:szCs w:val="23"/>
        </w:rPr>
        <w:t>,</w:t>
      </w:r>
      <w:r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의무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및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제반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인허가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명의를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B10962">
        <w:rPr>
          <w:rFonts w:ascii="Times New Roman" w:eastAsia="바탕체" w:hAnsi="Times New Roman" w:cs="Times New Roman"/>
          <w:sz w:val="23"/>
          <w:szCs w:val="23"/>
        </w:rPr>
        <w:t>“</w:t>
      </w:r>
      <w:r w:rsidR="00B10962">
        <w:rPr>
          <w:rFonts w:ascii="Times New Roman" w:eastAsia="바탕체" w:hAnsi="Times New Roman" w:cs="Times New Roman" w:hint="eastAsia"/>
          <w:sz w:val="23"/>
          <w:szCs w:val="23"/>
        </w:rPr>
        <w:t>갑</w:t>
      </w:r>
      <w:r w:rsidR="00B10962">
        <w:rPr>
          <w:rFonts w:ascii="Times New Roman" w:eastAsia="바탕체" w:hAnsi="Times New Roman" w:cs="Times New Roman"/>
          <w:sz w:val="23"/>
          <w:szCs w:val="23"/>
        </w:rPr>
        <w:t>”</w:t>
      </w:r>
      <w:proofErr w:type="spellStart"/>
      <w:r w:rsidR="00B10962">
        <w:rPr>
          <w:rFonts w:ascii="Times New Roman" w:eastAsia="바탕체" w:hAnsi="Times New Roman" w:cs="Times New Roman" w:hint="eastAsia"/>
          <w:sz w:val="23"/>
          <w:szCs w:val="23"/>
        </w:rPr>
        <w:t>으로부터</w:t>
      </w:r>
      <w:proofErr w:type="spellEnd"/>
      <w:r w:rsidR="00B1096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B10962">
        <w:rPr>
          <w:rFonts w:ascii="Times New Roman" w:eastAsia="바탕체" w:hAnsi="Times New Roman" w:cs="Times New Roman" w:hint="eastAsia"/>
          <w:sz w:val="23"/>
          <w:szCs w:val="23"/>
        </w:rPr>
        <w:t>수탁</w:t>
      </w:r>
      <w:r w:rsidR="00B10962">
        <w:rPr>
          <w:rFonts w:ascii="Times New Roman" w:eastAsia="바탕체" w:hAnsi="Times New Roman" w:cs="Times New Roman" w:hint="eastAsia"/>
          <w:sz w:val="23"/>
          <w:szCs w:val="23"/>
        </w:rPr>
        <w:t>(</w:t>
      </w:r>
      <w:r w:rsidR="00B10962">
        <w:rPr>
          <w:rFonts w:ascii="Times New Roman" w:eastAsia="바탕체" w:hAnsi="Times New Roman" w:cs="Times New Roman" w:hint="eastAsia"/>
          <w:sz w:val="23"/>
          <w:szCs w:val="23"/>
        </w:rPr>
        <w:t>승계</w:t>
      </w:r>
      <w:r w:rsidR="00B10962">
        <w:rPr>
          <w:rFonts w:ascii="Times New Roman" w:eastAsia="바탕체" w:hAnsi="Times New Roman" w:cs="Times New Roman" w:hint="eastAsia"/>
          <w:sz w:val="23"/>
          <w:szCs w:val="23"/>
        </w:rPr>
        <w:t>)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41DDA772" w14:textId="77777777" w:rsidR="002F6FBB" w:rsidRPr="00936D2A" w:rsidRDefault="002F6FBB" w:rsidP="00712ADD">
      <w:pPr>
        <w:pStyle w:val="a4"/>
        <w:numPr>
          <w:ilvl w:val="0"/>
          <w:numId w:val="3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신탁사무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</w:t>
      </w:r>
    </w:p>
    <w:p w14:paraId="6F6D9B39" w14:textId="77777777" w:rsidR="002F6FBB" w:rsidRPr="00936D2A" w:rsidRDefault="002F6FBB" w:rsidP="00712ADD">
      <w:pPr>
        <w:pStyle w:val="a4"/>
        <w:numPr>
          <w:ilvl w:val="0"/>
          <w:numId w:val="3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신탁재산에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속하는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집행</w:t>
      </w:r>
    </w:p>
    <w:p w14:paraId="5AE8DF9A" w14:textId="77777777" w:rsidR="002F6FBB" w:rsidRPr="00936D2A" w:rsidRDefault="002F6FBB" w:rsidP="00712ADD">
      <w:pPr>
        <w:pStyle w:val="a4"/>
        <w:numPr>
          <w:ilvl w:val="0"/>
          <w:numId w:val="3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A225E6">
        <w:rPr>
          <w:rFonts w:ascii="Times New Roman" w:eastAsia="바탕체" w:hAnsi="Times New Roman" w:cs="Times New Roman" w:hint="eastAsia"/>
          <w:sz w:val="23"/>
          <w:szCs w:val="23"/>
        </w:rPr>
        <w:t>신탁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신탁등기업무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소유권관리</w:t>
      </w:r>
    </w:p>
    <w:p w14:paraId="32D70790" w14:textId="77777777" w:rsidR="002F6FBB" w:rsidRPr="00936D2A" w:rsidRDefault="002F6FBB" w:rsidP="00712ADD">
      <w:pPr>
        <w:pStyle w:val="a4"/>
        <w:numPr>
          <w:ilvl w:val="0"/>
          <w:numId w:val="3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시행과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사업주체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명의로의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필수적인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범위내에서의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비용지급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7E49F95F" w14:textId="77777777" w:rsidR="002F6FBB" w:rsidRPr="00936D2A" w:rsidRDefault="002F6FBB" w:rsidP="00712ADD">
      <w:pPr>
        <w:pStyle w:val="a4"/>
        <w:numPr>
          <w:ilvl w:val="0"/>
          <w:numId w:val="3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명의로의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소유권보존등기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3714C6">
        <w:rPr>
          <w:rFonts w:ascii="Times New Roman" w:eastAsia="바탕체" w:hAnsi="Times New Roman" w:cs="Times New Roman" w:hint="eastAsia"/>
          <w:sz w:val="23"/>
          <w:szCs w:val="23"/>
        </w:rPr>
        <w:t>준공인가</w:t>
      </w:r>
      <w:r w:rsidR="003714C6">
        <w:rPr>
          <w:rFonts w:ascii="Times New Roman" w:eastAsia="바탕체" w:hAnsi="Times New Roman" w:cs="Times New Roman" w:hint="eastAsia"/>
          <w:sz w:val="23"/>
          <w:szCs w:val="23"/>
        </w:rPr>
        <w:t>,</w:t>
      </w:r>
      <w:r w:rsidR="003714C6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3714C6">
        <w:rPr>
          <w:rFonts w:ascii="Times New Roman" w:eastAsia="바탕체" w:hAnsi="Times New Roman" w:cs="Times New Roman" w:hint="eastAsia"/>
          <w:sz w:val="23"/>
          <w:szCs w:val="23"/>
        </w:rPr>
        <w:t>준공인가</w:t>
      </w:r>
      <w:r w:rsidR="003714C6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3714C6">
        <w:rPr>
          <w:rFonts w:ascii="Times New Roman" w:eastAsia="바탕체" w:hAnsi="Times New Roman" w:cs="Times New Roman" w:hint="eastAsia"/>
          <w:sz w:val="23"/>
          <w:szCs w:val="23"/>
        </w:rPr>
        <w:t>전</w:t>
      </w:r>
      <w:r w:rsidR="003714C6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3714C6">
        <w:rPr>
          <w:rFonts w:ascii="Times New Roman" w:eastAsia="바탕체" w:hAnsi="Times New Roman" w:cs="Times New Roman" w:hint="eastAsia"/>
          <w:sz w:val="23"/>
          <w:szCs w:val="23"/>
        </w:rPr>
        <w:t>사용허가</w:t>
      </w:r>
      <w:r w:rsidR="003714C6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3714C6">
        <w:rPr>
          <w:rFonts w:ascii="Times New Roman" w:eastAsia="바탕체" w:hAnsi="Times New Roman" w:cs="Times New Roman" w:hint="eastAsia"/>
          <w:sz w:val="23"/>
          <w:szCs w:val="23"/>
        </w:rPr>
        <w:t>등</w:t>
      </w:r>
      <w:r w:rsidR="003714C6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3714C6">
        <w:rPr>
          <w:rFonts w:ascii="Times New Roman" w:eastAsia="바탕체" w:hAnsi="Times New Roman" w:cs="Times New Roman" w:hint="eastAsia"/>
          <w:sz w:val="23"/>
          <w:szCs w:val="23"/>
        </w:rPr>
        <w:t>인허가</w:t>
      </w:r>
      <w:r w:rsidR="003714C6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3714C6">
        <w:rPr>
          <w:rFonts w:ascii="Times New Roman" w:eastAsia="바탕체" w:hAnsi="Times New Roman" w:cs="Times New Roman" w:hint="eastAsia"/>
          <w:sz w:val="23"/>
          <w:szCs w:val="23"/>
        </w:rPr>
        <w:t>취득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</w:t>
      </w:r>
    </w:p>
    <w:p w14:paraId="76F0BE73" w14:textId="77777777" w:rsidR="002F6FBB" w:rsidRPr="00936D2A" w:rsidRDefault="002F6FBB" w:rsidP="00712ADD">
      <w:pPr>
        <w:pStyle w:val="a4"/>
        <w:numPr>
          <w:ilvl w:val="0"/>
          <w:numId w:val="3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시공자로서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수행한다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0CC7353F" w14:textId="77777777" w:rsidR="002F6FBB" w:rsidRPr="006A6FFB" w:rsidRDefault="002F6FBB" w:rsidP="00712ADD">
      <w:pPr>
        <w:pStyle w:val="a4"/>
        <w:numPr>
          <w:ilvl w:val="0"/>
          <w:numId w:val="3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6A6FFB">
        <w:rPr>
          <w:rFonts w:ascii="Times New Roman" w:eastAsia="바탕체" w:hAnsi="Times New Roman" w:cs="Times New Roman"/>
          <w:sz w:val="23"/>
          <w:szCs w:val="23"/>
        </w:rPr>
        <w:t>본</w:t>
      </w:r>
      <w:r w:rsidRPr="006A6FFB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6A6FFB">
        <w:rPr>
          <w:rFonts w:ascii="Times New Roman" w:eastAsia="바탕체" w:hAnsi="Times New Roman" w:cs="Times New Roman"/>
          <w:sz w:val="23"/>
          <w:szCs w:val="23"/>
        </w:rPr>
        <w:t>사업</w:t>
      </w:r>
      <w:r w:rsidRPr="006A6FFB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E8649A" w:rsidRPr="006A6FFB">
        <w:rPr>
          <w:rFonts w:ascii="Times New Roman" w:eastAsia="바탕체" w:hAnsi="Times New Roman" w:cs="Times New Roman" w:hint="eastAsia"/>
          <w:sz w:val="23"/>
          <w:szCs w:val="23"/>
        </w:rPr>
        <w:t>시</w:t>
      </w:r>
      <w:r w:rsidRPr="006A6FFB">
        <w:rPr>
          <w:rFonts w:ascii="Times New Roman" w:eastAsia="바탕체" w:hAnsi="Times New Roman" w:cs="Times New Roman"/>
          <w:sz w:val="23"/>
          <w:szCs w:val="23"/>
        </w:rPr>
        <w:t>공에</w:t>
      </w:r>
      <w:r w:rsidRPr="006A6FFB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6A6FFB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6A6FFB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6A6FFB">
        <w:rPr>
          <w:rFonts w:ascii="Times New Roman" w:eastAsia="바탕체" w:hAnsi="Times New Roman" w:cs="Times New Roman"/>
          <w:sz w:val="23"/>
          <w:szCs w:val="23"/>
        </w:rPr>
        <w:t>모든</w:t>
      </w:r>
      <w:r w:rsidRPr="006A6FFB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6A6FFB">
        <w:rPr>
          <w:rFonts w:ascii="Times New Roman" w:eastAsia="바탕체" w:hAnsi="Times New Roman" w:cs="Times New Roman"/>
          <w:sz w:val="23"/>
          <w:szCs w:val="23"/>
        </w:rPr>
        <w:t>제반</w:t>
      </w:r>
      <w:r w:rsidRPr="006A6FFB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6A6FFB">
        <w:rPr>
          <w:rFonts w:ascii="Times New Roman" w:eastAsia="바탕체" w:hAnsi="Times New Roman" w:cs="Times New Roman"/>
          <w:sz w:val="23"/>
          <w:szCs w:val="23"/>
        </w:rPr>
        <w:t>대관청</w:t>
      </w:r>
      <w:proofErr w:type="spellEnd"/>
      <w:r w:rsidRPr="006A6FFB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6A6FFB">
        <w:rPr>
          <w:rFonts w:ascii="Times New Roman" w:eastAsia="바탕체" w:hAnsi="Times New Roman" w:cs="Times New Roman"/>
          <w:sz w:val="23"/>
          <w:szCs w:val="23"/>
        </w:rPr>
        <w:t>인</w:t>
      </w:r>
      <w:r w:rsidRPr="006A6FFB">
        <w:rPr>
          <w:rFonts w:ascii="Times New Roman" w:eastAsia="MS Mincho" w:hAnsi="Times New Roman" w:cs="Times New Roman"/>
          <w:sz w:val="23"/>
          <w:szCs w:val="23"/>
        </w:rPr>
        <w:t>․</w:t>
      </w:r>
      <w:r w:rsidRPr="006A6FFB">
        <w:rPr>
          <w:rFonts w:ascii="Times New Roman" w:eastAsia="바탕체" w:hAnsi="Times New Roman" w:cs="Times New Roman"/>
          <w:sz w:val="23"/>
          <w:szCs w:val="23"/>
        </w:rPr>
        <w:t>허가</w:t>
      </w:r>
      <w:r w:rsidRPr="006A6FFB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6A6FFB">
        <w:rPr>
          <w:rFonts w:ascii="Times New Roman" w:eastAsia="바탕체" w:hAnsi="Times New Roman" w:cs="Times New Roman"/>
          <w:sz w:val="23"/>
          <w:szCs w:val="23"/>
        </w:rPr>
        <w:t>관련</w:t>
      </w:r>
      <w:r w:rsidRPr="006A6FFB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6A6FFB">
        <w:rPr>
          <w:rFonts w:ascii="Times New Roman" w:eastAsia="바탕체" w:hAnsi="Times New Roman" w:cs="Times New Roman"/>
          <w:sz w:val="23"/>
          <w:szCs w:val="23"/>
        </w:rPr>
        <w:t>업무</w:t>
      </w:r>
      <w:r w:rsidRPr="006A6FFB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6A6FFB">
        <w:rPr>
          <w:rFonts w:ascii="Times New Roman" w:eastAsia="바탕체" w:hAnsi="Times New Roman" w:cs="Times New Roman"/>
          <w:sz w:val="23"/>
          <w:szCs w:val="23"/>
        </w:rPr>
        <w:t>지원</w:t>
      </w:r>
    </w:p>
    <w:p w14:paraId="515261EA" w14:textId="77777777" w:rsidR="002F6FBB" w:rsidRPr="00936D2A" w:rsidRDefault="002F6FBB" w:rsidP="00712ADD">
      <w:pPr>
        <w:pStyle w:val="a4"/>
        <w:numPr>
          <w:ilvl w:val="0"/>
          <w:numId w:val="3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commentRangeStart w:id="235"/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공사비지급여부와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관련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없이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신탁계약에서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정한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기한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내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책임준공및</w:t>
      </w:r>
      <w:proofErr w:type="spellEnd"/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미이행시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갑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정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에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대한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대출원리금의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병존적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·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중첩적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A2268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채무인수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commentRangeEnd w:id="235"/>
      <w:r w:rsidR="006A6FFB">
        <w:rPr>
          <w:rStyle w:val="af1"/>
        </w:rPr>
        <w:commentReference w:id="235"/>
      </w:r>
      <w:r w:rsidR="00CD6BAC" w:rsidRPr="00CD6BAC">
        <w:rPr>
          <w:rFonts w:ascii="Times New Roman" w:eastAsia="바탕체" w:hAnsi="Times New Roman" w:cs="Times New Roman"/>
          <w:sz w:val="23"/>
          <w:szCs w:val="23"/>
          <w:highlight w:val="green"/>
        </w:rPr>
        <w:t xml:space="preserve">[K&amp;C: </w:t>
      </w:r>
      <w:r w:rsidR="00CD6BAC" w:rsidRPr="00CD6BA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뒤</w:t>
      </w:r>
      <w:r w:rsidR="00BA24E9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에</w:t>
      </w:r>
      <w:r w:rsidR="00BA24E9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BA24E9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lastRenderedPageBreak/>
        <w:t>따로</w:t>
      </w:r>
      <w:r w:rsidR="00BA24E9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BA24E9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말씀드리는</w:t>
      </w:r>
      <w:r w:rsidR="00BA24E9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BA24E9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부분도</w:t>
      </w:r>
      <w:r w:rsidR="00BA24E9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BA24E9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있</w:t>
      </w:r>
      <w:r w:rsidR="00647627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긴</w:t>
      </w:r>
      <w:r w:rsidR="00647627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647627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합니다만</w:t>
      </w:r>
      <w:r w:rsidR="00BA24E9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,</w:t>
      </w:r>
      <w:r w:rsidR="00BA24E9">
        <w:rPr>
          <w:rFonts w:ascii="Times New Roman" w:eastAsia="바탕체" w:hAnsi="Times New Roman" w:cs="Times New Roman"/>
          <w:sz w:val="23"/>
          <w:szCs w:val="23"/>
          <w:highlight w:val="green"/>
        </w:rPr>
        <w:t xml:space="preserve"> </w:t>
      </w:r>
      <w:r w:rsidR="00CD6BAC" w:rsidRPr="00CD6BA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시공사</w:t>
      </w:r>
      <w:r w:rsidR="00CD6BAC" w:rsidRPr="00CD6BA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CD6BAC" w:rsidRPr="00CD6BA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책임과</w:t>
      </w:r>
      <w:r w:rsidR="00CD6BAC" w:rsidRPr="00CD6BA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CD6BAC" w:rsidRPr="00CD6BA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관련한</w:t>
      </w:r>
      <w:r w:rsidR="00CD6BAC" w:rsidRPr="00CD6BA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CD6BAC" w:rsidRPr="00CD6BA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내용들은</w:t>
      </w:r>
      <w:r w:rsidR="00CD6BAC" w:rsidRPr="00CD6BA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447DE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전체적으로</w:t>
      </w:r>
      <w:r w:rsidR="00447DE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CD6BAC" w:rsidRPr="00CD6BA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시공사에서</w:t>
      </w:r>
      <w:r w:rsidR="00CD6BAC" w:rsidRPr="00CD6BA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CD6BAC" w:rsidRPr="00CD6BA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검토하셔서</w:t>
      </w:r>
      <w:r w:rsidR="00CD6BAC" w:rsidRPr="00CD6BA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CD6BAC" w:rsidRPr="00CD6BA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신탁사와</w:t>
      </w:r>
      <w:r w:rsidR="00CD6BAC" w:rsidRPr="00CD6BA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proofErr w:type="spellStart"/>
      <w:r w:rsidR="00CD6BAC" w:rsidRPr="00CD6BA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협의하셔야</w:t>
      </w:r>
      <w:proofErr w:type="spellEnd"/>
      <w:r w:rsidR="00CD6BAC" w:rsidRPr="00CD6BA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CD6BAC" w:rsidRPr="00CD6BA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할</w:t>
      </w:r>
      <w:r w:rsidR="00CD6BAC" w:rsidRPr="00CD6BA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CD6BAC" w:rsidRPr="00CD6BA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것으로</w:t>
      </w:r>
      <w:r w:rsidR="00CD6BAC" w:rsidRPr="00CD6BA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CD6BAC" w:rsidRPr="00CD6BA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보입니다</w:t>
      </w:r>
      <w:r w:rsidR="00CD6BAC" w:rsidRPr="00CD6BA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.</w:t>
      </w:r>
      <w:r w:rsidR="00CD6BAC" w:rsidRPr="00CD6BAC">
        <w:rPr>
          <w:rFonts w:ascii="Times New Roman" w:eastAsia="바탕체" w:hAnsi="Times New Roman" w:cs="Times New Roman"/>
          <w:sz w:val="23"/>
          <w:szCs w:val="23"/>
          <w:highlight w:val="green"/>
        </w:rPr>
        <w:t>]</w:t>
      </w:r>
    </w:p>
    <w:p w14:paraId="60833868" w14:textId="77777777" w:rsidR="002F6FBB" w:rsidRPr="006A6FFB" w:rsidRDefault="002F6FBB" w:rsidP="00712ADD">
      <w:pPr>
        <w:pStyle w:val="a4"/>
        <w:numPr>
          <w:ilvl w:val="0"/>
          <w:numId w:val="3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trike/>
          <w:color w:val="FF0000"/>
          <w:sz w:val="23"/>
          <w:szCs w:val="23"/>
        </w:rPr>
      </w:pPr>
      <w:r w:rsidRPr="006A6FFB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대출약정서에</w:t>
      </w:r>
      <w:r w:rsidRPr="006A6FFB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A6FFB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따른</w:t>
      </w:r>
      <w:r w:rsidRPr="006A6FFB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A6FFB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</w:t>
      </w:r>
      <w:r w:rsidRPr="006A6FFB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A6FFB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사업</w:t>
      </w:r>
      <w:r w:rsidRPr="006A6FFB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6A6FFB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착공계</w:t>
      </w:r>
      <w:proofErr w:type="spellEnd"/>
      <w:r w:rsidRPr="006A6FFB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A6FFB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제출</w:t>
      </w:r>
      <w:r w:rsidRPr="006A6FFB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A6FFB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및</w:t>
      </w:r>
      <w:r w:rsidRPr="006A6FFB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commentRangeStart w:id="236"/>
      <w:proofErr w:type="spellStart"/>
      <w:r w:rsidRPr="006A6FFB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착공신고필증</w:t>
      </w:r>
      <w:proofErr w:type="spellEnd"/>
      <w:r w:rsidRPr="006A6FFB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A6FFB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수령</w:t>
      </w:r>
      <w:commentRangeEnd w:id="236"/>
      <w:r w:rsidR="006A6FFB" w:rsidRPr="006A6FFB">
        <w:rPr>
          <w:rStyle w:val="af1"/>
          <w:strike/>
          <w:color w:val="FF0000"/>
        </w:rPr>
        <w:commentReference w:id="236"/>
      </w:r>
      <w:r w:rsidRPr="006A6FFB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A6FFB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업무</w:t>
      </w:r>
    </w:p>
    <w:p w14:paraId="2517C4ED" w14:textId="77777777" w:rsidR="002F6FBB" w:rsidRPr="00936D2A" w:rsidRDefault="00D041F0" w:rsidP="00712ADD">
      <w:pPr>
        <w:pStyle w:val="a4"/>
        <w:numPr>
          <w:ilvl w:val="0"/>
          <w:numId w:val="3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>
        <w:rPr>
          <w:rFonts w:ascii="Times New Roman" w:eastAsia="바탕체" w:hAnsi="Times New Roman" w:cs="Times New Roman" w:hint="eastAsia"/>
          <w:sz w:val="23"/>
          <w:szCs w:val="23"/>
        </w:rPr>
        <w:t>본건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>사업부지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>내외의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>도로개설과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>관련된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>업무</w:t>
      </w:r>
    </w:p>
    <w:p w14:paraId="1BEA7518" w14:textId="77777777" w:rsidR="002F6FBB" w:rsidRPr="001269DE" w:rsidRDefault="002F6FBB" w:rsidP="00712ADD">
      <w:pPr>
        <w:pStyle w:val="a4"/>
        <w:numPr>
          <w:ilvl w:val="0"/>
          <w:numId w:val="3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trike/>
          <w:color w:val="FF0000"/>
          <w:sz w:val="23"/>
          <w:szCs w:val="23"/>
        </w:rPr>
      </w:pPr>
      <w:commentRangeStart w:id="237"/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사업과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관련한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시공관련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제용역</w:t>
      </w:r>
      <w:proofErr w:type="spellEnd"/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업체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관리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업무지시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등의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업무</w:t>
      </w:r>
      <w:commentRangeEnd w:id="237"/>
      <w:r w:rsidR="007C6890">
        <w:rPr>
          <w:rStyle w:val="af1"/>
        </w:rPr>
        <w:commentReference w:id="237"/>
      </w:r>
    </w:p>
    <w:p w14:paraId="0C9AC7A7" w14:textId="77777777" w:rsidR="002F6FBB" w:rsidRPr="00936D2A" w:rsidRDefault="002F6FBB" w:rsidP="00712ADD">
      <w:pPr>
        <w:pStyle w:val="a4"/>
        <w:numPr>
          <w:ilvl w:val="0"/>
          <w:numId w:val="3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금융기관으로부터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PF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토지매입비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="0071258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진행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업무지원</w:t>
      </w:r>
    </w:p>
    <w:p w14:paraId="28EA1268" w14:textId="77777777" w:rsidR="002F6FBB" w:rsidRPr="00936D2A" w:rsidRDefault="002F6FBB" w:rsidP="00712ADD">
      <w:pPr>
        <w:pStyle w:val="a4"/>
        <w:numPr>
          <w:ilvl w:val="0"/>
          <w:numId w:val="3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공사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허가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이행</w:t>
      </w:r>
    </w:p>
    <w:p w14:paraId="36D0F739" w14:textId="77777777" w:rsidR="002F6FBB" w:rsidRPr="00C44D69" w:rsidRDefault="002F6FBB" w:rsidP="00712ADD">
      <w:pPr>
        <w:pStyle w:val="a4"/>
        <w:numPr>
          <w:ilvl w:val="0"/>
          <w:numId w:val="3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C44D69">
        <w:rPr>
          <w:rFonts w:ascii="Times New Roman" w:eastAsia="바탕체" w:hAnsi="Times New Roman" w:cs="Times New Roman"/>
          <w:sz w:val="23"/>
          <w:szCs w:val="23"/>
        </w:rPr>
        <w:t>시공</w:t>
      </w:r>
      <w:r w:rsidRPr="00C44D69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44D69">
        <w:rPr>
          <w:rFonts w:ascii="Times New Roman" w:eastAsia="바탕체" w:hAnsi="Times New Roman" w:cs="Times New Roman"/>
          <w:sz w:val="23"/>
          <w:szCs w:val="23"/>
        </w:rPr>
        <w:t>관련</w:t>
      </w:r>
      <w:r w:rsidRPr="00C44D69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C44D69">
        <w:rPr>
          <w:rFonts w:ascii="Times New Roman" w:eastAsia="바탕체" w:hAnsi="Times New Roman" w:cs="Times New Roman"/>
          <w:sz w:val="23"/>
          <w:szCs w:val="23"/>
        </w:rPr>
        <w:t>대관청</w:t>
      </w:r>
      <w:proofErr w:type="spellEnd"/>
      <w:r w:rsidRPr="00C44D69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44D69">
        <w:rPr>
          <w:rFonts w:ascii="Times New Roman" w:eastAsia="바탕체" w:hAnsi="Times New Roman" w:cs="Times New Roman"/>
          <w:sz w:val="23"/>
          <w:szCs w:val="23"/>
        </w:rPr>
        <w:t>행정업무</w:t>
      </w:r>
      <w:r w:rsidRPr="00C44D69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C44D69">
        <w:rPr>
          <w:rFonts w:ascii="Times New Roman" w:eastAsia="바탕체" w:hAnsi="Times New Roman" w:cs="Times New Roman"/>
          <w:sz w:val="23"/>
          <w:szCs w:val="23"/>
        </w:rPr>
        <w:t>시공관련</w:t>
      </w:r>
      <w:r w:rsidRPr="00C44D69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44D69">
        <w:rPr>
          <w:rFonts w:ascii="Times New Roman" w:eastAsia="바탕체" w:hAnsi="Times New Roman" w:cs="Times New Roman"/>
          <w:sz w:val="23"/>
          <w:szCs w:val="23"/>
        </w:rPr>
        <w:t>민원업무</w:t>
      </w:r>
      <w:r w:rsidRPr="00C44D69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44D69">
        <w:rPr>
          <w:rFonts w:ascii="Times New Roman" w:eastAsia="바탕체" w:hAnsi="Times New Roman" w:cs="Times New Roman"/>
          <w:sz w:val="23"/>
          <w:szCs w:val="23"/>
        </w:rPr>
        <w:t>처리</w:t>
      </w:r>
      <w:r w:rsidRPr="00C44D69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44D69">
        <w:rPr>
          <w:rFonts w:ascii="Times New Roman" w:eastAsia="바탕체" w:hAnsi="Times New Roman" w:cs="Times New Roman"/>
          <w:sz w:val="23"/>
          <w:szCs w:val="23"/>
        </w:rPr>
        <w:t>및</w:t>
      </w:r>
      <w:r w:rsidRPr="00C44D69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44D69">
        <w:rPr>
          <w:rFonts w:ascii="Times New Roman" w:eastAsia="바탕체" w:hAnsi="Times New Roman" w:cs="Times New Roman"/>
          <w:sz w:val="23"/>
          <w:szCs w:val="23"/>
        </w:rPr>
        <w:t>비용부담</w:t>
      </w:r>
      <w:r w:rsidRPr="00C44D69">
        <w:rPr>
          <w:rFonts w:ascii="Times New Roman" w:eastAsia="바탕체" w:hAnsi="Times New Roman" w:cs="Times New Roman"/>
          <w:sz w:val="23"/>
          <w:szCs w:val="23"/>
        </w:rPr>
        <w:t>(</w:t>
      </w:r>
      <w:r w:rsidRPr="00C44D69">
        <w:rPr>
          <w:rFonts w:ascii="Times New Roman" w:eastAsia="바탕체" w:hAnsi="Times New Roman" w:cs="Times New Roman"/>
          <w:sz w:val="23"/>
          <w:szCs w:val="23"/>
        </w:rPr>
        <w:t>안전사고</w:t>
      </w:r>
      <w:r w:rsidRPr="00C44D69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44D69">
        <w:rPr>
          <w:rFonts w:ascii="Times New Roman" w:eastAsia="바탕체" w:hAnsi="Times New Roman" w:cs="Times New Roman"/>
          <w:sz w:val="23"/>
          <w:szCs w:val="23"/>
        </w:rPr>
        <w:t>포함</w:t>
      </w:r>
      <w:r w:rsidRPr="00C44D69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09A91E93" w14:textId="77777777" w:rsidR="002F6FBB" w:rsidRPr="00936D2A" w:rsidRDefault="002F6FBB" w:rsidP="00712ADD">
      <w:pPr>
        <w:pStyle w:val="a4"/>
        <w:numPr>
          <w:ilvl w:val="0"/>
          <w:numId w:val="3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준공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하자보수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commentRangeStart w:id="238"/>
      <w:r w:rsidRPr="00C44D6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하자보수보증금</w:t>
      </w:r>
      <w:r w:rsidRPr="00C44D6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C44D6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예치</w:t>
      </w:r>
      <w:ins w:id="239" w:author="이용원(Lee Yongwon)" w:date="2025-09-29T08:40:00Z">
        <w:r w:rsidR="00C44D69" w:rsidRPr="00C44D69">
          <w:rPr>
            <w:rFonts w:ascii="Times New Roman" w:eastAsia="바탕체" w:hAnsi="Times New Roman" w:cs="Times New Roman"/>
            <w:color w:val="FF0000"/>
            <w:sz w:val="23"/>
            <w:szCs w:val="23"/>
          </w:rPr>
          <w:t xml:space="preserve"> </w:t>
        </w:r>
        <w:r w:rsidR="00C44D69" w:rsidRPr="00C44D69">
          <w:rPr>
            <w:rFonts w:ascii="Times New Roman" w:eastAsia="바탕체" w:hAnsi="Times New Roman" w:cs="Times New Roman" w:hint="eastAsia"/>
            <w:color w:val="FF0000"/>
            <w:sz w:val="23"/>
            <w:szCs w:val="23"/>
          </w:rPr>
          <w:t>하자이행보증서</w:t>
        </w:r>
        <w:r w:rsidR="00C44D69" w:rsidRPr="00C44D69">
          <w:rPr>
            <w:rFonts w:ascii="Times New Roman" w:eastAsia="바탕체" w:hAnsi="Times New Roman" w:cs="Times New Roman" w:hint="eastAsia"/>
            <w:color w:val="FF0000"/>
            <w:sz w:val="23"/>
            <w:szCs w:val="23"/>
          </w:rPr>
          <w:t xml:space="preserve"> </w:t>
        </w:r>
        <w:r w:rsidR="00C44D69" w:rsidRPr="00C44D69">
          <w:rPr>
            <w:rFonts w:ascii="Times New Roman" w:eastAsia="바탕체" w:hAnsi="Times New Roman" w:cs="Times New Roman" w:hint="eastAsia"/>
            <w:color w:val="FF0000"/>
            <w:sz w:val="23"/>
            <w:szCs w:val="23"/>
          </w:rPr>
          <w:t>발급</w:t>
        </w:r>
      </w:ins>
      <w:commentRangeEnd w:id="238"/>
      <w:ins w:id="240" w:author="이용원(Lee Yongwon)" w:date="2025-09-29T08:42:00Z">
        <w:r w:rsidR="00C44D69">
          <w:rPr>
            <w:rStyle w:val="af1"/>
          </w:rPr>
          <w:commentReference w:id="238"/>
        </w:r>
      </w:ins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하자이행보증수수료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</w:t>
      </w:r>
    </w:p>
    <w:p w14:paraId="3806B137" w14:textId="77777777" w:rsidR="002F6FBB" w:rsidRPr="00936D2A" w:rsidRDefault="002F6FBB" w:rsidP="00712ADD">
      <w:pPr>
        <w:pStyle w:val="a4"/>
        <w:numPr>
          <w:ilvl w:val="0"/>
          <w:numId w:val="3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시공사로서의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일반적인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</w:t>
      </w:r>
    </w:p>
    <w:p w14:paraId="73C94D37" w14:textId="77777777" w:rsidR="002F6FBB" w:rsidRPr="00C44D69" w:rsidRDefault="002F6FBB" w:rsidP="00712ADD">
      <w:pPr>
        <w:pStyle w:val="a4"/>
        <w:numPr>
          <w:ilvl w:val="0"/>
          <w:numId w:val="3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color w:val="FF0000"/>
          <w:sz w:val="23"/>
          <w:szCs w:val="23"/>
        </w:rPr>
      </w:pPr>
      <w:r w:rsidRPr="00C44D69">
        <w:rPr>
          <w:rFonts w:ascii="Times New Roman" w:eastAsia="바탕체" w:hAnsi="Times New Roman" w:cs="Times New Roman"/>
          <w:sz w:val="23"/>
          <w:szCs w:val="23"/>
        </w:rPr>
        <w:t>“</w:t>
      </w:r>
      <w:r w:rsidRPr="00C44D69">
        <w:rPr>
          <w:rFonts w:ascii="Times New Roman" w:eastAsia="바탕체" w:hAnsi="Times New Roman" w:cs="Times New Roman"/>
          <w:sz w:val="23"/>
          <w:szCs w:val="23"/>
        </w:rPr>
        <w:t>갑</w:t>
      </w:r>
      <w:r w:rsidRPr="00C44D69">
        <w:rPr>
          <w:rFonts w:ascii="Times New Roman" w:eastAsia="바탕체" w:hAnsi="Times New Roman" w:cs="Times New Roman"/>
          <w:sz w:val="23"/>
          <w:szCs w:val="23"/>
        </w:rPr>
        <w:t>”</w:t>
      </w:r>
      <w:r w:rsidRPr="00C44D69">
        <w:rPr>
          <w:rFonts w:ascii="Times New Roman" w:eastAsia="바탕체" w:hAnsi="Times New Roman" w:cs="Times New Roman"/>
          <w:sz w:val="23"/>
          <w:szCs w:val="23"/>
        </w:rPr>
        <w:t>의</w:t>
      </w:r>
      <w:r w:rsidRPr="00C44D69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44D69">
        <w:rPr>
          <w:rFonts w:ascii="Times New Roman" w:eastAsia="바탕체" w:hAnsi="Times New Roman" w:cs="Times New Roman"/>
          <w:sz w:val="23"/>
          <w:szCs w:val="23"/>
        </w:rPr>
        <w:t>업무에</w:t>
      </w:r>
      <w:r w:rsidRPr="00C44D69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44D69">
        <w:rPr>
          <w:rFonts w:ascii="Times New Roman" w:eastAsia="바탕체" w:hAnsi="Times New Roman" w:cs="Times New Roman"/>
          <w:sz w:val="23"/>
          <w:szCs w:val="23"/>
        </w:rPr>
        <w:t>대한</w:t>
      </w:r>
      <w:r w:rsidRPr="00C44D69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44D69">
        <w:rPr>
          <w:rFonts w:ascii="Times New Roman" w:eastAsia="바탕체" w:hAnsi="Times New Roman" w:cs="Times New Roman"/>
          <w:sz w:val="23"/>
          <w:szCs w:val="23"/>
        </w:rPr>
        <w:t>전반적인</w:t>
      </w:r>
      <w:r w:rsidRPr="00C44D69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44D69">
        <w:rPr>
          <w:rFonts w:ascii="Times New Roman" w:eastAsia="바탕체" w:hAnsi="Times New Roman" w:cs="Times New Roman"/>
          <w:sz w:val="23"/>
          <w:szCs w:val="23"/>
        </w:rPr>
        <w:t>협조</w:t>
      </w:r>
      <w:r w:rsidRPr="00C44D69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commentRangeStart w:id="241"/>
      <w:r w:rsidRPr="00C44D6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및</w:t>
      </w:r>
      <w:r w:rsidRPr="00C44D6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C44D6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관리대행</w:t>
      </w:r>
      <w:r w:rsidRPr="00C44D6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C44D6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업무</w:t>
      </w:r>
      <w:commentRangeEnd w:id="241"/>
      <w:r w:rsidR="00C44D69">
        <w:rPr>
          <w:rStyle w:val="af1"/>
        </w:rPr>
        <w:commentReference w:id="241"/>
      </w:r>
    </w:p>
    <w:p w14:paraId="0CA426B4" w14:textId="77777777" w:rsidR="002F6FBB" w:rsidRPr="00C44D69" w:rsidRDefault="002F6FBB" w:rsidP="00712ADD">
      <w:pPr>
        <w:pStyle w:val="a4"/>
        <w:numPr>
          <w:ilvl w:val="0"/>
          <w:numId w:val="3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color w:val="FF0000"/>
          <w:sz w:val="23"/>
          <w:szCs w:val="23"/>
        </w:rPr>
      </w:pPr>
      <w:r w:rsidRPr="00C44D69">
        <w:rPr>
          <w:rFonts w:ascii="Times New Roman" w:eastAsia="바탕체" w:hAnsi="Times New Roman" w:cs="Times New Roman"/>
          <w:sz w:val="23"/>
          <w:szCs w:val="23"/>
        </w:rPr>
        <w:t>도급계약</w:t>
      </w:r>
      <w:r w:rsidRPr="00C44D69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44D69">
        <w:rPr>
          <w:rFonts w:ascii="Times New Roman" w:eastAsia="바탕체" w:hAnsi="Times New Roman" w:cs="Times New Roman"/>
          <w:sz w:val="23"/>
          <w:szCs w:val="23"/>
        </w:rPr>
        <w:t>및</w:t>
      </w:r>
      <w:r w:rsidRPr="00C44D69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commentRangeStart w:id="242"/>
      <w:r w:rsidRPr="00C44D6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감리용역계약</w:t>
      </w:r>
      <w:r w:rsidRPr="00C44D6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C44D6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등</w:t>
      </w:r>
      <w:r w:rsidRPr="00C44D6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C44D6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사업시행과</w:t>
      </w:r>
      <w:r w:rsidRPr="00C44D6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C44D6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관련한</w:t>
      </w:r>
      <w:r w:rsidRPr="00C44D6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C44D6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일체의</w:t>
      </w:r>
      <w:r w:rsidRPr="00C44D6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C44D6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용역계약</w:t>
      </w:r>
      <w:commentRangeEnd w:id="242"/>
      <w:r w:rsidR="00C44D69">
        <w:rPr>
          <w:rStyle w:val="af1"/>
        </w:rPr>
        <w:commentReference w:id="242"/>
      </w:r>
      <w:r w:rsidRPr="00C44D69">
        <w:rPr>
          <w:rFonts w:ascii="Times New Roman" w:eastAsia="바탕체" w:hAnsi="Times New Roman" w:cs="Times New Roman"/>
          <w:sz w:val="23"/>
          <w:szCs w:val="23"/>
        </w:rPr>
        <w:t>에</w:t>
      </w:r>
      <w:r w:rsidRPr="00C44D69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44D69">
        <w:rPr>
          <w:rFonts w:ascii="Times New Roman" w:eastAsia="바탕체" w:hAnsi="Times New Roman" w:cs="Times New Roman"/>
          <w:sz w:val="23"/>
          <w:szCs w:val="23"/>
        </w:rPr>
        <w:t>대한</w:t>
      </w:r>
      <w:r w:rsidRPr="00C44D69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44D69">
        <w:rPr>
          <w:rFonts w:ascii="Times New Roman" w:eastAsia="바탕체" w:hAnsi="Times New Roman" w:cs="Times New Roman"/>
          <w:sz w:val="23"/>
          <w:szCs w:val="23"/>
        </w:rPr>
        <w:t>업무지원</w:t>
      </w:r>
    </w:p>
    <w:p w14:paraId="106D7447" w14:textId="77777777" w:rsidR="002F6FBB" w:rsidRPr="001269DE" w:rsidRDefault="002F6FBB" w:rsidP="00712ADD">
      <w:pPr>
        <w:pStyle w:val="a4"/>
        <w:numPr>
          <w:ilvl w:val="0"/>
          <w:numId w:val="3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trike/>
          <w:color w:val="FF0000"/>
          <w:sz w:val="23"/>
          <w:szCs w:val="23"/>
        </w:rPr>
      </w:pPr>
      <w:commentRangeStart w:id="243"/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공사도급금액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하도급직불관련</w:t>
      </w:r>
      <w:proofErr w:type="spellEnd"/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업무협조</w:t>
      </w:r>
      <w:commentRangeEnd w:id="243"/>
      <w:r w:rsidR="00C44D69">
        <w:rPr>
          <w:rStyle w:val="af1"/>
        </w:rPr>
        <w:commentReference w:id="243"/>
      </w:r>
    </w:p>
    <w:p w14:paraId="521273B3" w14:textId="77777777" w:rsidR="002F6FBB" w:rsidRPr="00936D2A" w:rsidRDefault="002F6FBB" w:rsidP="00712ADD">
      <w:pPr>
        <w:pStyle w:val="a4"/>
        <w:numPr>
          <w:ilvl w:val="0"/>
          <w:numId w:val="3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공사도급계약서에서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사항</w:t>
      </w:r>
    </w:p>
    <w:p w14:paraId="28ED84CD" w14:textId="77777777" w:rsidR="002F6FBB" w:rsidRPr="001269DE" w:rsidDel="00F8348E" w:rsidRDefault="00F8348E" w:rsidP="00712ADD">
      <w:pPr>
        <w:pStyle w:val="a4"/>
        <w:numPr>
          <w:ilvl w:val="0"/>
          <w:numId w:val="39"/>
        </w:numPr>
        <w:wordWrap w:val="0"/>
        <w:spacing w:line="420" w:lineRule="atLeast"/>
        <w:ind w:leftChars="0"/>
        <w:jc w:val="both"/>
        <w:rPr>
          <w:del w:id="244" w:author="김윤필" w:date="2025-09-24T21:25:00Z"/>
          <w:rFonts w:ascii="Times New Roman" w:eastAsia="바탕체" w:hAnsi="Times New Roman" w:cs="Times New Roman"/>
          <w:strike/>
          <w:color w:val="FF0000"/>
          <w:sz w:val="23"/>
          <w:szCs w:val="23"/>
        </w:rPr>
      </w:pPr>
      <w:commentRangeStart w:id="245"/>
      <w:ins w:id="246" w:author="김윤필" w:date="2025-09-24T21:25:00Z">
        <w:r w:rsidRPr="001269DE" w:rsidDel="00F8348E">
          <w:rPr>
            <w:rFonts w:ascii="Times New Roman" w:eastAsia="바탕체" w:hAnsi="Times New Roman" w:cs="Times New Roman"/>
            <w:strike/>
            <w:color w:val="FF0000"/>
            <w:sz w:val="23"/>
            <w:szCs w:val="23"/>
            <w:highlight w:val="green"/>
          </w:rPr>
          <w:t xml:space="preserve"> </w:t>
        </w:r>
      </w:ins>
      <w:del w:id="247" w:author="김윤필" w:date="2025-09-24T21:25:00Z">
        <w:r w:rsidR="002F6FBB" w:rsidRPr="001269DE" w:rsidDel="00F8348E">
          <w:rPr>
            <w:rFonts w:ascii="Times New Roman" w:eastAsia="바탕체" w:hAnsi="Times New Roman" w:cs="Times New Roman"/>
            <w:strike/>
            <w:color w:val="FF0000"/>
            <w:sz w:val="23"/>
            <w:szCs w:val="23"/>
            <w:highlight w:val="green"/>
          </w:rPr>
          <w:delText>특약사항</w:delText>
        </w:r>
        <w:r w:rsidR="002F6FBB" w:rsidRPr="001269DE" w:rsidDel="00F8348E">
          <w:rPr>
            <w:rFonts w:ascii="Times New Roman" w:eastAsia="바탕체" w:hAnsi="Times New Roman" w:cs="Times New Roman"/>
            <w:strike/>
            <w:color w:val="FF0000"/>
            <w:sz w:val="23"/>
            <w:szCs w:val="23"/>
            <w:highlight w:val="green"/>
          </w:rPr>
          <w:delText xml:space="preserve"> </w:delText>
        </w:r>
        <w:r w:rsidR="002F6FBB" w:rsidRPr="001269DE" w:rsidDel="00F8348E">
          <w:rPr>
            <w:rFonts w:ascii="Times New Roman" w:eastAsia="바탕체" w:hAnsi="Times New Roman" w:cs="Times New Roman"/>
            <w:strike/>
            <w:color w:val="FF0000"/>
            <w:sz w:val="23"/>
            <w:szCs w:val="23"/>
            <w:highlight w:val="green"/>
          </w:rPr>
          <w:delText>제</w:delText>
        </w:r>
        <w:r w:rsidR="002F6FBB" w:rsidRPr="001269DE" w:rsidDel="00F8348E">
          <w:rPr>
            <w:rFonts w:ascii="Times New Roman" w:eastAsia="바탕체" w:hAnsi="Times New Roman" w:cs="Times New Roman"/>
            <w:strike/>
            <w:color w:val="FF0000"/>
            <w:sz w:val="23"/>
            <w:szCs w:val="23"/>
            <w:highlight w:val="green"/>
          </w:rPr>
          <w:delText>28</w:delText>
        </w:r>
        <w:r w:rsidR="002F6FBB" w:rsidRPr="001269DE" w:rsidDel="00F8348E">
          <w:rPr>
            <w:rFonts w:ascii="Times New Roman" w:eastAsia="바탕체" w:hAnsi="Times New Roman" w:cs="Times New Roman"/>
            <w:strike/>
            <w:color w:val="FF0000"/>
            <w:sz w:val="23"/>
            <w:szCs w:val="23"/>
            <w:highlight w:val="green"/>
          </w:rPr>
          <w:delText>조</w:delText>
        </w:r>
        <w:r w:rsidR="002F6FBB" w:rsidRPr="001269DE" w:rsidDel="00F8348E">
          <w:rPr>
            <w:rFonts w:ascii="Times New Roman" w:eastAsia="바탕체" w:hAnsi="Times New Roman" w:cs="Times New Roman"/>
            <w:strike/>
            <w:color w:val="FF0000"/>
            <w:sz w:val="23"/>
            <w:szCs w:val="23"/>
          </w:rPr>
          <w:delText>에</w:delText>
        </w:r>
        <w:r w:rsidR="002F6FBB" w:rsidRPr="001269DE" w:rsidDel="00F8348E">
          <w:rPr>
            <w:rFonts w:ascii="Times New Roman" w:eastAsia="바탕체" w:hAnsi="Times New Roman" w:cs="Times New Roman"/>
            <w:strike/>
            <w:color w:val="FF0000"/>
            <w:sz w:val="23"/>
            <w:szCs w:val="23"/>
          </w:rPr>
          <w:delText xml:space="preserve"> </w:delText>
        </w:r>
        <w:r w:rsidR="002F6FBB" w:rsidRPr="001269DE" w:rsidDel="00F8348E">
          <w:rPr>
            <w:rFonts w:ascii="Times New Roman" w:eastAsia="바탕체" w:hAnsi="Times New Roman" w:cs="Times New Roman"/>
            <w:strike/>
            <w:color w:val="FF0000"/>
            <w:sz w:val="23"/>
            <w:szCs w:val="23"/>
          </w:rPr>
          <w:delText>따른</w:delText>
        </w:r>
        <w:r w:rsidR="002F6FBB" w:rsidRPr="001269DE" w:rsidDel="00F8348E">
          <w:rPr>
            <w:rFonts w:ascii="Times New Roman" w:eastAsia="바탕체" w:hAnsi="Times New Roman" w:cs="Times New Roman"/>
            <w:strike/>
            <w:color w:val="FF0000"/>
            <w:sz w:val="23"/>
            <w:szCs w:val="23"/>
          </w:rPr>
          <w:delText xml:space="preserve"> “</w:delText>
        </w:r>
        <w:r w:rsidR="002F6FBB" w:rsidRPr="001269DE" w:rsidDel="00F8348E">
          <w:rPr>
            <w:rFonts w:ascii="Times New Roman" w:eastAsia="바탕체" w:hAnsi="Times New Roman" w:cs="Times New Roman"/>
            <w:strike/>
            <w:color w:val="FF0000"/>
            <w:sz w:val="23"/>
            <w:szCs w:val="23"/>
          </w:rPr>
          <w:delText>병</w:delText>
        </w:r>
        <w:r w:rsidR="002F6FBB" w:rsidRPr="001269DE" w:rsidDel="00F8348E">
          <w:rPr>
            <w:rFonts w:ascii="Times New Roman" w:eastAsia="바탕체" w:hAnsi="Times New Roman" w:cs="Times New Roman"/>
            <w:strike/>
            <w:color w:val="FF0000"/>
            <w:sz w:val="23"/>
            <w:szCs w:val="23"/>
          </w:rPr>
          <w:delText>”</w:delText>
        </w:r>
        <w:r w:rsidR="002F6FBB" w:rsidRPr="001269DE" w:rsidDel="00F8348E">
          <w:rPr>
            <w:rFonts w:ascii="Times New Roman" w:eastAsia="바탕체" w:hAnsi="Times New Roman" w:cs="Times New Roman"/>
            <w:strike/>
            <w:color w:val="FF0000"/>
            <w:sz w:val="23"/>
            <w:szCs w:val="23"/>
          </w:rPr>
          <w:delText>의</w:delText>
        </w:r>
        <w:r w:rsidR="002F6FBB" w:rsidRPr="001269DE" w:rsidDel="00F8348E">
          <w:rPr>
            <w:rFonts w:ascii="Times New Roman" w:eastAsia="바탕체" w:hAnsi="Times New Roman" w:cs="Times New Roman"/>
            <w:strike/>
            <w:color w:val="FF0000"/>
            <w:sz w:val="23"/>
            <w:szCs w:val="23"/>
          </w:rPr>
          <w:delText xml:space="preserve"> </w:delText>
        </w:r>
        <w:r w:rsidR="002F6FBB" w:rsidRPr="001269DE" w:rsidDel="00F8348E">
          <w:rPr>
            <w:rFonts w:ascii="Times New Roman" w:eastAsia="바탕체" w:hAnsi="Times New Roman" w:cs="Times New Roman"/>
            <w:strike/>
            <w:color w:val="FF0000"/>
            <w:sz w:val="23"/>
            <w:szCs w:val="23"/>
          </w:rPr>
          <w:delText>책임</w:delText>
        </w:r>
        <w:r w:rsidR="006A08F6" w:rsidRPr="001269DE" w:rsidDel="00F8348E">
          <w:rPr>
            <w:rFonts w:ascii="Times New Roman" w:eastAsia="바탕체" w:hAnsi="Times New Roman" w:cs="Times New Roman" w:hint="eastAsia"/>
            <w:strike/>
            <w:color w:val="FF0000"/>
            <w:sz w:val="23"/>
            <w:szCs w:val="23"/>
          </w:rPr>
          <w:delText xml:space="preserve"> </w:delText>
        </w:r>
        <w:r w:rsidR="006A08F6" w:rsidRPr="001269DE" w:rsidDel="00F8348E">
          <w:rPr>
            <w:rFonts w:ascii="Times New Roman" w:eastAsia="바탕체" w:hAnsi="Times New Roman" w:cs="Times New Roman"/>
            <w:strike/>
            <w:color w:val="FF0000"/>
            <w:sz w:val="23"/>
            <w:szCs w:val="23"/>
            <w:highlight w:val="green"/>
          </w:rPr>
          <w:delText xml:space="preserve">[K&amp;C: </w:delText>
        </w:r>
        <w:r w:rsidR="006A08F6" w:rsidRPr="001269DE" w:rsidDel="00F8348E">
          <w:rPr>
            <w:rFonts w:ascii="Times New Roman" w:eastAsia="바탕체" w:hAnsi="Times New Roman" w:cs="Times New Roman" w:hint="eastAsia"/>
            <w:strike/>
            <w:color w:val="FF0000"/>
            <w:sz w:val="23"/>
            <w:szCs w:val="23"/>
            <w:highlight w:val="green"/>
          </w:rPr>
          <w:delText>어느</w:delText>
        </w:r>
        <w:r w:rsidR="006A08F6" w:rsidRPr="001269DE" w:rsidDel="00F8348E">
          <w:rPr>
            <w:rFonts w:ascii="Times New Roman" w:eastAsia="바탕체" w:hAnsi="Times New Roman" w:cs="Times New Roman" w:hint="eastAsia"/>
            <w:strike/>
            <w:color w:val="FF0000"/>
            <w:sz w:val="23"/>
            <w:szCs w:val="23"/>
            <w:highlight w:val="green"/>
          </w:rPr>
          <w:delText xml:space="preserve"> </w:delText>
        </w:r>
        <w:r w:rsidR="006A08F6" w:rsidRPr="001269DE" w:rsidDel="00F8348E">
          <w:rPr>
            <w:rFonts w:ascii="Times New Roman" w:eastAsia="바탕체" w:hAnsi="Times New Roman" w:cs="Times New Roman" w:hint="eastAsia"/>
            <w:strike/>
            <w:color w:val="FF0000"/>
            <w:sz w:val="23"/>
            <w:szCs w:val="23"/>
            <w:highlight w:val="green"/>
          </w:rPr>
          <w:delText>조항을</w:delText>
        </w:r>
        <w:r w:rsidR="006A08F6" w:rsidRPr="001269DE" w:rsidDel="00F8348E">
          <w:rPr>
            <w:rFonts w:ascii="Times New Roman" w:eastAsia="바탕체" w:hAnsi="Times New Roman" w:cs="Times New Roman" w:hint="eastAsia"/>
            <w:strike/>
            <w:color w:val="FF0000"/>
            <w:sz w:val="23"/>
            <w:szCs w:val="23"/>
            <w:highlight w:val="green"/>
          </w:rPr>
          <w:delText xml:space="preserve"> </w:delText>
        </w:r>
        <w:r w:rsidR="006A08F6" w:rsidRPr="001269DE" w:rsidDel="00F8348E">
          <w:rPr>
            <w:rFonts w:ascii="Times New Roman" w:eastAsia="바탕체" w:hAnsi="Times New Roman" w:cs="Times New Roman" w:hint="eastAsia"/>
            <w:strike/>
            <w:color w:val="FF0000"/>
            <w:sz w:val="23"/>
            <w:szCs w:val="23"/>
            <w:highlight w:val="green"/>
          </w:rPr>
          <w:delText>의도한</w:delText>
        </w:r>
        <w:r w:rsidR="006A08F6" w:rsidRPr="001269DE" w:rsidDel="00F8348E">
          <w:rPr>
            <w:rFonts w:ascii="Times New Roman" w:eastAsia="바탕체" w:hAnsi="Times New Roman" w:cs="Times New Roman" w:hint="eastAsia"/>
            <w:strike/>
            <w:color w:val="FF0000"/>
            <w:sz w:val="23"/>
            <w:szCs w:val="23"/>
            <w:highlight w:val="green"/>
          </w:rPr>
          <w:delText xml:space="preserve"> </w:delText>
        </w:r>
        <w:r w:rsidR="006A08F6" w:rsidRPr="001269DE" w:rsidDel="00F8348E">
          <w:rPr>
            <w:rFonts w:ascii="Times New Roman" w:eastAsia="바탕체" w:hAnsi="Times New Roman" w:cs="Times New Roman" w:hint="eastAsia"/>
            <w:strike/>
            <w:color w:val="FF0000"/>
            <w:sz w:val="23"/>
            <w:szCs w:val="23"/>
            <w:highlight w:val="green"/>
          </w:rPr>
          <w:delText>것인지</w:delText>
        </w:r>
        <w:r w:rsidR="006A08F6" w:rsidRPr="001269DE" w:rsidDel="00F8348E">
          <w:rPr>
            <w:rFonts w:ascii="Times New Roman" w:eastAsia="바탕체" w:hAnsi="Times New Roman" w:cs="Times New Roman" w:hint="eastAsia"/>
            <w:strike/>
            <w:color w:val="FF0000"/>
            <w:sz w:val="23"/>
            <w:szCs w:val="23"/>
            <w:highlight w:val="green"/>
          </w:rPr>
          <w:delText xml:space="preserve"> </w:delText>
        </w:r>
        <w:r w:rsidR="006A08F6" w:rsidRPr="001269DE" w:rsidDel="00F8348E">
          <w:rPr>
            <w:rFonts w:ascii="Times New Roman" w:eastAsia="바탕체" w:hAnsi="Times New Roman" w:cs="Times New Roman" w:hint="eastAsia"/>
            <w:strike/>
            <w:color w:val="FF0000"/>
            <w:sz w:val="23"/>
            <w:szCs w:val="23"/>
            <w:highlight w:val="green"/>
          </w:rPr>
          <w:delText>확인</w:delText>
        </w:r>
        <w:r w:rsidR="006A08F6" w:rsidRPr="001269DE" w:rsidDel="00F8348E">
          <w:rPr>
            <w:rFonts w:ascii="Times New Roman" w:eastAsia="바탕체" w:hAnsi="Times New Roman" w:cs="Times New Roman" w:hint="eastAsia"/>
            <w:strike/>
            <w:color w:val="FF0000"/>
            <w:sz w:val="23"/>
            <w:szCs w:val="23"/>
            <w:highlight w:val="green"/>
          </w:rPr>
          <w:delText xml:space="preserve"> </w:delText>
        </w:r>
        <w:r w:rsidR="006A08F6" w:rsidRPr="001269DE" w:rsidDel="00F8348E">
          <w:rPr>
            <w:rFonts w:ascii="Times New Roman" w:eastAsia="바탕체" w:hAnsi="Times New Roman" w:cs="Times New Roman" w:hint="eastAsia"/>
            <w:strike/>
            <w:color w:val="FF0000"/>
            <w:sz w:val="23"/>
            <w:szCs w:val="23"/>
            <w:highlight w:val="green"/>
          </w:rPr>
          <w:delText>필요해</w:delText>
        </w:r>
        <w:r w:rsidR="006A08F6" w:rsidRPr="001269DE" w:rsidDel="00F8348E">
          <w:rPr>
            <w:rFonts w:ascii="Times New Roman" w:eastAsia="바탕체" w:hAnsi="Times New Roman" w:cs="Times New Roman" w:hint="eastAsia"/>
            <w:strike/>
            <w:color w:val="FF0000"/>
            <w:sz w:val="23"/>
            <w:szCs w:val="23"/>
            <w:highlight w:val="green"/>
          </w:rPr>
          <w:delText xml:space="preserve"> </w:delText>
        </w:r>
        <w:r w:rsidR="006A08F6" w:rsidRPr="001269DE" w:rsidDel="00F8348E">
          <w:rPr>
            <w:rFonts w:ascii="Times New Roman" w:eastAsia="바탕체" w:hAnsi="Times New Roman" w:cs="Times New Roman" w:hint="eastAsia"/>
            <w:strike/>
            <w:color w:val="FF0000"/>
            <w:sz w:val="23"/>
            <w:szCs w:val="23"/>
            <w:highlight w:val="green"/>
          </w:rPr>
          <w:delText>보입니다</w:delText>
        </w:r>
        <w:r w:rsidR="006A08F6" w:rsidRPr="001269DE" w:rsidDel="00F8348E">
          <w:rPr>
            <w:rFonts w:ascii="Times New Roman" w:eastAsia="바탕체" w:hAnsi="Times New Roman" w:cs="Times New Roman" w:hint="eastAsia"/>
            <w:strike/>
            <w:color w:val="FF0000"/>
            <w:sz w:val="23"/>
            <w:szCs w:val="23"/>
            <w:highlight w:val="green"/>
          </w:rPr>
          <w:delText>.</w:delText>
        </w:r>
        <w:r w:rsidR="006A08F6" w:rsidRPr="001269DE" w:rsidDel="00F8348E">
          <w:rPr>
            <w:rFonts w:ascii="Times New Roman" w:eastAsia="바탕체" w:hAnsi="Times New Roman" w:cs="Times New Roman"/>
            <w:strike/>
            <w:color w:val="FF0000"/>
            <w:sz w:val="23"/>
            <w:szCs w:val="23"/>
            <w:highlight w:val="green"/>
          </w:rPr>
          <w:delText>]</w:delText>
        </w:r>
      </w:del>
    </w:p>
    <w:p w14:paraId="3B0C8018" w14:textId="77777777" w:rsidR="002F6FBB" w:rsidRPr="00936D2A" w:rsidRDefault="002F6FBB" w:rsidP="00712ADD">
      <w:pPr>
        <w:pStyle w:val="a4"/>
        <w:numPr>
          <w:ilvl w:val="0"/>
          <w:numId w:val="3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을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” 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또는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정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요구하는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계약이행보증서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(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총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공사비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(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부가가치세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포함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)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10%) </w:t>
      </w:r>
      <w:r w:rsidRPr="001269D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제출</w:t>
      </w:r>
      <w:r w:rsidR="009B27F2" w:rsidRPr="001269DE">
        <w:rPr>
          <w:rFonts w:ascii="Times New Roman" w:eastAsia="바탕체" w:hAnsi="Times New Roman" w:cs="Times New Roman" w:hint="eastAsia"/>
          <w:color w:val="FF0000"/>
          <w:sz w:val="23"/>
          <w:szCs w:val="23"/>
        </w:rPr>
        <w:t xml:space="preserve"> </w:t>
      </w:r>
      <w:commentRangeEnd w:id="245"/>
      <w:r w:rsidR="00C44D69">
        <w:rPr>
          <w:rStyle w:val="af1"/>
        </w:rPr>
        <w:commentReference w:id="245"/>
      </w:r>
      <w:r w:rsidR="009B27F2" w:rsidRPr="006D5180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[</w:t>
      </w:r>
      <w:r w:rsidR="009B27F2" w:rsidRPr="006D5180">
        <w:rPr>
          <w:rFonts w:ascii="Times New Roman" w:eastAsia="바탕체" w:hAnsi="Times New Roman" w:cs="Times New Roman"/>
          <w:sz w:val="23"/>
          <w:szCs w:val="23"/>
          <w:highlight w:val="green"/>
        </w:rPr>
        <w:t xml:space="preserve">K&amp;C: </w:t>
      </w:r>
      <w:r w:rsidR="009B27F2" w:rsidRPr="006D5180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협의된</w:t>
      </w:r>
      <w:r w:rsidR="009B27F2" w:rsidRPr="006D5180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9B27F2" w:rsidRPr="006D5180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것인지</w:t>
      </w:r>
      <w:r w:rsidR="009B27F2" w:rsidRPr="006D5180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9B27F2" w:rsidRPr="006D5180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확인</w:t>
      </w:r>
      <w:r w:rsidR="009B27F2" w:rsidRPr="006D5180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9B27F2" w:rsidRPr="006D5180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바랍니다</w:t>
      </w:r>
      <w:r w:rsidR="009B27F2" w:rsidRPr="006D5180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.</w:t>
      </w:r>
      <w:r w:rsidR="009B27F2" w:rsidRPr="006D5180">
        <w:rPr>
          <w:rFonts w:ascii="Times New Roman" w:eastAsia="바탕체" w:hAnsi="Times New Roman" w:cs="Times New Roman"/>
          <w:sz w:val="23"/>
          <w:szCs w:val="23"/>
          <w:highlight w:val="green"/>
        </w:rPr>
        <w:t>]</w:t>
      </w:r>
    </w:p>
    <w:p w14:paraId="699AE777" w14:textId="77777777" w:rsidR="002F6FBB" w:rsidRPr="00936D2A" w:rsidRDefault="002F6FBB" w:rsidP="00712ADD">
      <w:pPr>
        <w:pStyle w:val="a4"/>
        <w:numPr>
          <w:ilvl w:val="0"/>
          <w:numId w:val="3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대주</w:t>
      </w:r>
      <w:r w:rsidR="008D32BE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D32BE">
        <w:rPr>
          <w:rFonts w:ascii="Times New Roman" w:eastAsia="바탕체" w:hAnsi="Times New Roman" w:cs="Times New Roman" w:hint="eastAsia"/>
          <w:sz w:val="23"/>
          <w:szCs w:val="23"/>
        </w:rPr>
        <w:t>내지</w:t>
      </w:r>
      <w:r w:rsidR="008D32BE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D32BE">
        <w:rPr>
          <w:rFonts w:ascii="Times New Roman" w:eastAsia="바탕체" w:hAnsi="Times New Roman" w:cs="Times New Roman" w:hint="eastAsia"/>
          <w:sz w:val="23"/>
          <w:szCs w:val="23"/>
        </w:rPr>
        <w:t>채권자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수행한다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76AEBCC2" w14:textId="77777777" w:rsidR="002F6FBB" w:rsidRPr="00936D2A" w:rsidRDefault="006F1372" w:rsidP="00712ADD">
      <w:pPr>
        <w:pStyle w:val="a4"/>
        <w:numPr>
          <w:ilvl w:val="0"/>
          <w:numId w:val="4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>
        <w:rPr>
          <w:rFonts w:ascii="Times New Roman" w:eastAsia="바탕체" w:hAnsi="Times New Roman" w:cs="Times New Roman" w:hint="eastAsia"/>
          <w:sz w:val="23"/>
          <w:szCs w:val="23"/>
        </w:rPr>
        <w:t>대출약정서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>에서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>정한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>조건에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="002F6FBB" w:rsidRPr="00936D2A">
        <w:rPr>
          <w:rFonts w:ascii="Times New Roman" w:eastAsia="바탕체" w:hAnsi="Times New Roman" w:cs="Times New Roman"/>
          <w:sz w:val="23"/>
          <w:szCs w:val="23"/>
        </w:rPr>
        <w:t>토지비</w:t>
      </w:r>
      <w:proofErr w:type="spellEnd"/>
      <w:r w:rsidR="002F6FBB"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>사업비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>공사비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6FBB" w:rsidRPr="00936D2A">
        <w:rPr>
          <w:rFonts w:ascii="Times New Roman" w:eastAsia="바탕체" w:hAnsi="Times New Roman" w:cs="Times New Roman"/>
          <w:sz w:val="23"/>
          <w:szCs w:val="23"/>
        </w:rPr>
        <w:t>대출이행</w:t>
      </w:r>
    </w:p>
    <w:p w14:paraId="288C5A56" w14:textId="77777777" w:rsidR="002F6FBB" w:rsidRPr="00936D2A" w:rsidRDefault="002F6FBB" w:rsidP="00712ADD">
      <w:pPr>
        <w:pStyle w:val="a4"/>
        <w:numPr>
          <w:ilvl w:val="0"/>
          <w:numId w:val="4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대출약정서에서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사항</w:t>
      </w:r>
    </w:p>
    <w:p w14:paraId="2B725276" w14:textId="77777777" w:rsidR="002F6FBB" w:rsidRPr="00936D2A" w:rsidRDefault="002F6FBB" w:rsidP="00712ADD">
      <w:pPr>
        <w:pStyle w:val="a4"/>
        <w:numPr>
          <w:ilvl w:val="0"/>
          <w:numId w:val="3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대출약정상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대리금융기관으로서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교보증권㈜은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대주간계약을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체결함으로써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2”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대리인으로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행위하도록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선임받았으며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2”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지위에서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명확히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행위와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달리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허용하는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제외하고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2”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우선수익자로서의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권리를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직접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행사하고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교보증권</w:t>
      </w:r>
      <w:r w:rsidR="00CE56BF" w:rsidRPr="00936D2A">
        <w:rPr>
          <w:rFonts w:ascii="Times New Roman" w:eastAsia="바탕체" w:hAnsi="Times New Roman" w:cs="Times New Roman"/>
          <w:sz w:val="23"/>
          <w:szCs w:val="23"/>
        </w:rPr>
        <w:t>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가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대리권을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가진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해석되지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5BD23BB4" w14:textId="77777777" w:rsidR="002F6FBB" w:rsidRPr="00936D2A" w:rsidRDefault="002F6FBB" w:rsidP="00712ADD">
      <w:pPr>
        <w:pStyle w:val="a4"/>
        <w:numPr>
          <w:ilvl w:val="0"/>
          <w:numId w:val="3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commentRangeStart w:id="248"/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lastRenderedPageBreak/>
        <w:t>“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갑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정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에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대한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대출원리금을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전액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변제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(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이하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대위변제금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이라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한다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)</w:t>
      </w:r>
      <w:r w:rsidRPr="00FF13C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하더라도</w:t>
      </w:r>
      <w:r w:rsidRPr="00FF13C6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commentRangeEnd w:id="248"/>
      <w:r w:rsidR="00FF13C6">
        <w:rPr>
          <w:rStyle w:val="af1"/>
        </w:rPr>
        <w:commentReference w:id="248"/>
      </w: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신탁사무처리비용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신탁사무처리와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과실없이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입은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신탁사무처리비용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신탁보수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회수되기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전까지는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대위변제금을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회수할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B494321" w14:textId="77777777" w:rsidR="00F87A9D" w:rsidRPr="00936D2A" w:rsidRDefault="00F87A9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34A1218E" w14:textId="77777777" w:rsidR="00F87A9D" w:rsidRPr="00936D2A" w:rsidRDefault="00F87A9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249112E3" w14:textId="77777777" w:rsidR="00F87A9D" w:rsidRPr="00936D2A" w:rsidRDefault="00F87A9D" w:rsidP="00712ADD">
      <w:pPr>
        <w:wordWrap w:val="0"/>
        <w:spacing w:line="420" w:lineRule="atLeast"/>
        <w:jc w:val="center"/>
        <w:rPr>
          <w:rFonts w:ascii="Times New Roman" w:eastAsia="바탕체" w:hAnsi="Times New Roman" w:cs="Times New Roman"/>
          <w:sz w:val="31"/>
          <w:szCs w:val="31"/>
        </w:rPr>
      </w:pPr>
      <w:commentRangeStart w:id="249"/>
      <w:r w:rsidRPr="00936D2A">
        <w:rPr>
          <w:rFonts w:ascii="Times New Roman" w:eastAsia="바탕체" w:hAnsi="Times New Roman" w:cs="Times New Roman"/>
          <w:sz w:val="31"/>
          <w:szCs w:val="31"/>
        </w:rPr>
        <w:t>제</w:t>
      </w:r>
      <w:r w:rsidRPr="00936D2A">
        <w:rPr>
          <w:rFonts w:ascii="Times New Roman" w:eastAsia="바탕체" w:hAnsi="Times New Roman" w:cs="Times New Roman"/>
          <w:sz w:val="31"/>
          <w:szCs w:val="31"/>
        </w:rPr>
        <w:t>2</w:t>
      </w:r>
      <w:r w:rsidRPr="00936D2A">
        <w:rPr>
          <w:rFonts w:ascii="Times New Roman" w:eastAsia="바탕체" w:hAnsi="Times New Roman" w:cs="Times New Roman"/>
          <w:sz w:val="31"/>
          <w:szCs w:val="31"/>
        </w:rPr>
        <w:t>장</w:t>
      </w:r>
      <w:r w:rsidRPr="00936D2A">
        <w:rPr>
          <w:rFonts w:ascii="Times New Roman" w:eastAsia="바탕체" w:hAnsi="Times New Roman" w:cs="Times New Roman"/>
          <w:sz w:val="31"/>
          <w:szCs w:val="31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31"/>
          <w:szCs w:val="31"/>
        </w:rPr>
        <w:t>관리형토지신탁</w:t>
      </w:r>
      <w:commentRangeEnd w:id="249"/>
      <w:proofErr w:type="spellEnd"/>
      <w:r w:rsidR="00F76E3A">
        <w:rPr>
          <w:rStyle w:val="af1"/>
        </w:rPr>
        <w:commentReference w:id="249"/>
      </w:r>
    </w:p>
    <w:p w14:paraId="6C8E612F" w14:textId="77777777" w:rsidR="00F87A9D" w:rsidRPr="00936D2A" w:rsidRDefault="00F87A9D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</w:p>
    <w:p w14:paraId="2D33364C" w14:textId="77777777" w:rsidR="00F87A9D" w:rsidRPr="00936D2A" w:rsidRDefault="00F87A9D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6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진행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관리형토지신탁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】</w:t>
      </w:r>
    </w:p>
    <w:p w14:paraId="20B6BC95" w14:textId="77777777" w:rsidR="00F87A9D" w:rsidRPr="00936D2A" w:rsidRDefault="00F87A9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신탁계약서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본문에도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관리형토지신탁방식으로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진행되는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사업으로서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같은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권리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부담하면서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진행하기로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1D6D51BC" w14:textId="77777777" w:rsidR="00F87A9D" w:rsidRPr="00936D2A" w:rsidRDefault="00F87A9D" w:rsidP="00712ADD">
      <w:pPr>
        <w:pStyle w:val="a4"/>
        <w:numPr>
          <w:ilvl w:val="0"/>
          <w:numId w:val="4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관리형토지신탁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방식으로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진행되는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사업으로서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A225E6">
        <w:rPr>
          <w:rFonts w:ascii="Times New Roman" w:eastAsia="바탕체" w:hAnsi="Times New Roman" w:cs="Times New Roman" w:hint="eastAsia"/>
          <w:sz w:val="23"/>
          <w:szCs w:val="23"/>
        </w:rPr>
        <w:t>신탁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내용에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범위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시행자로서의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지위를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보유하는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수행하되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수행상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시공상의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공사감독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용역비의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민원처리와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하자담보책임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05E55638" w14:textId="77777777" w:rsidR="00F87A9D" w:rsidRPr="00936D2A" w:rsidRDefault="00F87A9D" w:rsidP="00712ADD">
      <w:pPr>
        <w:pStyle w:val="a4"/>
        <w:numPr>
          <w:ilvl w:val="0"/>
          <w:numId w:val="4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소유권행사에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제한을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가하는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법적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사실상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장애사유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사업부지내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존치건축물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="0038492E">
        <w:rPr>
          <w:rFonts w:ascii="Times New Roman" w:eastAsia="바탕체" w:hAnsi="Times New Roman" w:cs="Times New Roman" w:hint="eastAsia"/>
          <w:sz w:val="23"/>
          <w:szCs w:val="23"/>
        </w:rPr>
        <w:t>가</w:t>
      </w:r>
      <w:r w:rsidR="0038492E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38492E">
        <w:rPr>
          <w:rFonts w:ascii="Times New Roman" w:eastAsia="바탕체" w:hAnsi="Times New Roman" w:cs="Times New Roman" w:hint="eastAsia"/>
          <w:sz w:val="23"/>
          <w:szCs w:val="23"/>
        </w:rPr>
        <w:t>해소된</w:t>
      </w:r>
      <w:r w:rsidR="0038492E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38492E">
        <w:rPr>
          <w:rFonts w:ascii="Times New Roman" w:eastAsia="바탕체" w:hAnsi="Times New Roman" w:cs="Times New Roman" w:hint="eastAsia"/>
          <w:sz w:val="23"/>
          <w:szCs w:val="23"/>
        </w:rPr>
        <w:t>본건</w:t>
      </w:r>
      <w:r w:rsidR="0038492E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38492E">
        <w:rPr>
          <w:rFonts w:ascii="Times New Roman" w:eastAsia="바탕체" w:hAnsi="Times New Roman" w:cs="Times New Roman" w:hint="eastAsia"/>
          <w:sz w:val="23"/>
          <w:szCs w:val="23"/>
        </w:rPr>
        <w:t>사업부지에</w:t>
      </w:r>
      <w:r w:rsidR="0038492E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38492E">
        <w:rPr>
          <w:rFonts w:ascii="Times New Roman" w:eastAsia="바탕체" w:hAnsi="Times New Roman" w:cs="Times New Roman" w:hint="eastAsia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소유권이전등기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신탁등기절차를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이행하여야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 </w:t>
      </w:r>
    </w:p>
    <w:p w14:paraId="4A29494E" w14:textId="77777777" w:rsidR="00F87A9D" w:rsidRPr="00936D2A" w:rsidRDefault="00F87A9D" w:rsidP="00712ADD">
      <w:pPr>
        <w:pStyle w:val="a4"/>
        <w:numPr>
          <w:ilvl w:val="0"/>
          <w:numId w:val="4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효력은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신탁등기를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날로부터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등기비용은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이행하지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못함으로써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배상하여야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2CEE208F" w14:textId="77777777" w:rsidR="00F87A9D" w:rsidRPr="00936D2A" w:rsidRDefault="00F87A9D" w:rsidP="00430A5C">
      <w:pPr>
        <w:pStyle w:val="a4"/>
        <w:numPr>
          <w:ilvl w:val="0"/>
          <w:numId w:val="4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ED0AAC">
        <w:rPr>
          <w:rFonts w:ascii="Times New Roman" w:eastAsia="바탕체" w:hAnsi="Times New Roman" w:cs="Times New Roman"/>
          <w:sz w:val="23"/>
          <w:szCs w:val="23"/>
        </w:rPr>
        <w:t>“</w:t>
      </w:r>
      <w:r w:rsidRPr="00ED0AAC">
        <w:rPr>
          <w:rFonts w:ascii="Times New Roman" w:eastAsia="바탕체" w:hAnsi="Times New Roman" w:cs="Times New Roman"/>
          <w:sz w:val="23"/>
          <w:szCs w:val="23"/>
        </w:rPr>
        <w:t>갑</w:t>
      </w:r>
      <w:r w:rsidRPr="00ED0AAC">
        <w:rPr>
          <w:rFonts w:ascii="Times New Roman" w:eastAsia="바탕체" w:hAnsi="Times New Roman" w:cs="Times New Roman"/>
          <w:sz w:val="23"/>
          <w:szCs w:val="23"/>
        </w:rPr>
        <w:t>”</w:t>
      </w:r>
      <w:r w:rsidR="00D70378" w:rsidRPr="00ED0AAC">
        <w:rPr>
          <w:rFonts w:ascii="Times New Roman" w:eastAsia="바탕체" w:hAnsi="Times New Roman" w:cs="Times New Roman" w:hint="eastAsia"/>
          <w:sz w:val="23"/>
          <w:szCs w:val="23"/>
        </w:rPr>
        <w:t>과</w:t>
      </w:r>
      <w:r w:rsidR="00D70378" w:rsidRPr="00ED0AA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D70378" w:rsidRPr="00ED0AAC">
        <w:rPr>
          <w:rFonts w:ascii="Times New Roman" w:eastAsia="바탕체" w:hAnsi="Times New Roman" w:cs="Times New Roman"/>
          <w:sz w:val="23"/>
          <w:szCs w:val="23"/>
        </w:rPr>
        <w:t>“</w:t>
      </w:r>
      <w:r w:rsidR="00D70378" w:rsidRPr="00ED0AAC">
        <w:rPr>
          <w:rFonts w:ascii="Times New Roman" w:eastAsia="바탕체" w:hAnsi="Times New Roman" w:cs="Times New Roman" w:hint="eastAsia"/>
          <w:sz w:val="23"/>
          <w:szCs w:val="23"/>
        </w:rPr>
        <w:t>을</w:t>
      </w:r>
      <w:r w:rsidR="00D70378" w:rsidRPr="00ED0AAC">
        <w:rPr>
          <w:rFonts w:ascii="Times New Roman" w:eastAsia="바탕체" w:hAnsi="Times New Roman" w:cs="Times New Roman"/>
          <w:sz w:val="23"/>
          <w:szCs w:val="23"/>
        </w:rPr>
        <w:t>”</w:t>
      </w:r>
      <w:r w:rsidRPr="00ED0AAC">
        <w:rPr>
          <w:rFonts w:ascii="Times New Roman" w:eastAsia="바탕체" w:hAnsi="Times New Roman" w:cs="Times New Roman"/>
          <w:sz w:val="23"/>
          <w:szCs w:val="23"/>
        </w:rPr>
        <w:t>은</w:t>
      </w:r>
      <w:r w:rsidRPr="00ED0AA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ED0AAC">
        <w:rPr>
          <w:rFonts w:ascii="Times New Roman" w:eastAsia="바탕체" w:hAnsi="Times New Roman" w:cs="Times New Roman"/>
          <w:sz w:val="23"/>
          <w:szCs w:val="23"/>
        </w:rPr>
        <w:t>본</w:t>
      </w:r>
      <w:r w:rsidRPr="00ED0AA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ED0AAC">
        <w:rPr>
          <w:rFonts w:ascii="Times New Roman" w:eastAsia="바탕체" w:hAnsi="Times New Roman" w:cs="Times New Roman"/>
          <w:sz w:val="23"/>
          <w:szCs w:val="23"/>
        </w:rPr>
        <w:t>신탁계약에</w:t>
      </w:r>
      <w:r w:rsidRPr="00ED0AA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ED0AAC">
        <w:rPr>
          <w:rFonts w:ascii="Times New Roman" w:eastAsia="바탕체" w:hAnsi="Times New Roman" w:cs="Times New Roman"/>
          <w:sz w:val="23"/>
          <w:szCs w:val="23"/>
        </w:rPr>
        <w:t>따른</w:t>
      </w:r>
      <w:r w:rsidRPr="00ED0AA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ED0AAC">
        <w:rPr>
          <w:rFonts w:ascii="Times New Roman" w:eastAsia="바탕체" w:hAnsi="Times New Roman" w:cs="Times New Roman"/>
          <w:sz w:val="23"/>
          <w:szCs w:val="23"/>
        </w:rPr>
        <w:t>사업시행자</w:t>
      </w:r>
      <w:r w:rsidRPr="00ED0AA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565BE6" w:rsidRPr="00ED0AAC">
        <w:rPr>
          <w:rFonts w:ascii="Times New Roman" w:eastAsia="바탕체" w:hAnsi="Times New Roman" w:cs="Times New Roman" w:hint="eastAsia"/>
          <w:sz w:val="23"/>
          <w:szCs w:val="23"/>
        </w:rPr>
        <w:t>지위</w:t>
      </w:r>
      <w:r w:rsidR="00565BE6" w:rsidRPr="00ED0AA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proofErr w:type="spellStart"/>
      <w:r w:rsidR="00565BE6" w:rsidRPr="00ED0AAC">
        <w:rPr>
          <w:rFonts w:ascii="Times New Roman" w:eastAsia="바탕체" w:hAnsi="Times New Roman" w:cs="Times New Roman" w:hint="eastAsia"/>
          <w:sz w:val="23"/>
          <w:szCs w:val="23"/>
        </w:rPr>
        <w:t>위수탁에</w:t>
      </w:r>
      <w:proofErr w:type="spellEnd"/>
      <w:r w:rsidR="00565BE6" w:rsidRPr="00ED0AA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565BE6" w:rsidRPr="00ED0AAC">
        <w:rPr>
          <w:rFonts w:ascii="Times New Roman" w:eastAsia="바탕체" w:hAnsi="Times New Roman" w:cs="Times New Roman" w:hint="eastAsia"/>
          <w:sz w:val="23"/>
          <w:szCs w:val="23"/>
        </w:rPr>
        <w:t>수반하는</w:t>
      </w:r>
      <w:r w:rsidR="00565BE6" w:rsidRPr="00ED0AA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565BE6" w:rsidRPr="00ED0AAC">
        <w:rPr>
          <w:rFonts w:ascii="Times New Roman" w:eastAsia="바탕체" w:hAnsi="Times New Roman" w:cs="Times New Roman" w:hint="eastAsia"/>
          <w:sz w:val="23"/>
          <w:szCs w:val="23"/>
        </w:rPr>
        <w:t>제반</w:t>
      </w:r>
      <w:r w:rsidR="00EB2A06" w:rsidRPr="00ED0AA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EB2A06" w:rsidRPr="00ED0AAC">
        <w:rPr>
          <w:rFonts w:ascii="Times New Roman" w:eastAsia="바탕체" w:hAnsi="Times New Roman" w:cs="Times New Roman" w:hint="eastAsia"/>
          <w:sz w:val="23"/>
          <w:szCs w:val="23"/>
        </w:rPr>
        <w:t>절차</w:t>
      </w:r>
      <w:r w:rsidR="00565BE6" w:rsidRPr="00ED0AAC">
        <w:rPr>
          <w:rFonts w:ascii="Times New Roman" w:eastAsia="바탕체" w:hAnsi="Times New Roman" w:cs="Times New Roman" w:hint="eastAsia"/>
          <w:sz w:val="23"/>
          <w:szCs w:val="23"/>
        </w:rPr>
        <w:t>(</w:t>
      </w:r>
      <w:r w:rsidR="00565BE6" w:rsidRPr="00ED0AAC">
        <w:rPr>
          <w:rFonts w:ascii="Times New Roman" w:eastAsia="바탕체" w:hAnsi="Times New Roman" w:cs="Times New Roman" w:hint="eastAsia"/>
          <w:sz w:val="23"/>
          <w:szCs w:val="23"/>
        </w:rPr>
        <w:t>지위이전계약</w:t>
      </w:r>
      <w:r w:rsidR="00565BE6" w:rsidRPr="00ED0AA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565BE6" w:rsidRPr="00ED0AAC">
        <w:rPr>
          <w:rFonts w:ascii="Times New Roman" w:eastAsia="바탕체" w:hAnsi="Times New Roman" w:cs="Times New Roman" w:hint="eastAsia"/>
          <w:sz w:val="23"/>
          <w:szCs w:val="23"/>
        </w:rPr>
        <w:t>체결</w:t>
      </w:r>
      <w:r w:rsidR="00565BE6" w:rsidRPr="00ED0AA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565BE6" w:rsidRPr="00ED0AAC">
        <w:rPr>
          <w:rFonts w:ascii="Times New Roman" w:eastAsia="바탕체" w:hAnsi="Times New Roman" w:cs="Times New Roman" w:hint="eastAsia"/>
          <w:sz w:val="23"/>
          <w:szCs w:val="23"/>
        </w:rPr>
        <w:t>등</w:t>
      </w:r>
      <w:r w:rsidR="00565BE6" w:rsidRPr="00ED0AAC">
        <w:rPr>
          <w:rFonts w:ascii="Times New Roman" w:eastAsia="바탕체" w:hAnsi="Times New Roman" w:cs="Times New Roman" w:hint="eastAsia"/>
          <w:sz w:val="23"/>
          <w:szCs w:val="23"/>
        </w:rPr>
        <w:t>)</w:t>
      </w:r>
      <w:r w:rsidR="00EB2A06" w:rsidRPr="00ED0AAC">
        <w:rPr>
          <w:rFonts w:ascii="Times New Roman" w:eastAsia="바탕체" w:hAnsi="Times New Roman" w:cs="Times New Roman" w:hint="eastAsia"/>
          <w:sz w:val="23"/>
          <w:szCs w:val="23"/>
        </w:rPr>
        <w:t>에</w:t>
      </w:r>
      <w:r w:rsidR="00EB2A06" w:rsidRPr="00ED0AA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EB2A06" w:rsidRPr="00ED0AAC">
        <w:rPr>
          <w:rFonts w:ascii="Times New Roman" w:eastAsia="바탕체" w:hAnsi="Times New Roman" w:cs="Times New Roman" w:hint="eastAsia"/>
          <w:sz w:val="23"/>
          <w:szCs w:val="23"/>
        </w:rPr>
        <w:t>상호</w:t>
      </w:r>
      <w:r w:rsidR="00EB2A06" w:rsidRPr="00ED0AA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EB2A06" w:rsidRPr="00ED0AAC">
        <w:rPr>
          <w:rFonts w:ascii="Times New Roman" w:eastAsia="바탕체" w:hAnsi="Times New Roman" w:cs="Times New Roman" w:hint="eastAsia"/>
          <w:sz w:val="23"/>
          <w:szCs w:val="23"/>
        </w:rPr>
        <w:t>협조한다</w:t>
      </w:r>
      <w:r w:rsidR="00EB2A06" w:rsidRPr="00ED0AAC">
        <w:rPr>
          <w:rFonts w:ascii="Times New Roman" w:eastAsia="바탕체" w:hAnsi="Times New Roman" w:cs="Times New Roman" w:hint="eastAsia"/>
          <w:sz w:val="23"/>
          <w:szCs w:val="23"/>
        </w:rPr>
        <w:t>.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4663E504" w14:textId="77777777" w:rsidR="00F87A9D" w:rsidRPr="00936D2A" w:rsidRDefault="00F87A9D" w:rsidP="00712ADD">
      <w:pPr>
        <w:pStyle w:val="a4"/>
        <w:numPr>
          <w:ilvl w:val="0"/>
          <w:numId w:val="4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집행은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「특약사항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장」에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사업비집행의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적정성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타당성에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A074EF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="00A074EF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판단하며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않는다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0155A6D8" w14:textId="77777777" w:rsidR="00F87A9D" w:rsidRPr="00936D2A" w:rsidRDefault="00F87A9D" w:rsidP="00712ADD">
      <w:pPr>
        <w:pStyle w:val="a4"/>
        <w:numPr>
          <w:ilvl w:val="0"/>
          <w:numId w:val="4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="003B56EF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신탁등기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피담보채권을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담보하기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&lt;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6&gt;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기재</w:t>
      </w:r>
      <w:r w:rsidR="003B56EF">
        <w:rPr>
          <w:rFonts w:ascii="Times New Roman" w:eastAsia="바탕체" w:hAnsi="Times New Roman" w:cs="Times New Roman" w:hint="eastAsia"/>
          <w:sz w:val="23"/>
          <w:szCs w:val="23"/>
        </w:rPr>
        <w:t>에</w:t>
      </w:r>
      <w:r w:rsidR="003B56EF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3B56EF">
        <w:rPr>
          <w:rFonts w:ascii="Times New Roman" w:eastAsia="바탕체" w:hAnsi="Times New Roman" w:cs="Times New Roman" w:hint="eastAsia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우선수익권증서를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발급한다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4DEE5E85" w14:textId="5E2A6FAC" w:rsidR="00F87A9D" w:rsidRPr="00936D2A" w:rsidRDefault="00F87A9D" w:rsidP="00712ADD">
      <w:pPr>
        <w:pStyle w:val="a4"/>
        <w:numPr>
          <w:ilvl w:val="0"/>
          <w:numId w:val="4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commentRangeStart w:id="250"/>
      <w:r w:rsidRPr="00C05A9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C05A9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C05A9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C05A9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은</w:t>
      </w:r>
      <w:commentRangeEnd w:id="250"/>
      <w:r w:rsidR="00C05A9F">
        <w:rPr>
          <w:rStyle w:val="af1"/>
        </w:rPr>
        <w:commentReference w:id="250"/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목적물의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417FD6">
        <w:rPr>
          <w:rFonts w:ascii="Times New Roman" w:eastAsia="바탕체" w:hAnsi="Times New Roman" w:cs="Times New Roman" w:hint="eastAsia"/>
          <w:sz w:val="23"/>
          <w:szCs w:val="23"/>
        </w:rPr>
        <w:t>준공승인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즉시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목적물을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소유권보존등기를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진행하며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신탁등기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경료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등기절차를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완료하여야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ins w:id="251" w:author="first20230519" w:date="2025-10-16T09:19:00Z">
        <w:r w:rsidR="00E423D8">
          <w:rPr>
            <w:rFonts w:ascii="Times New Roman" w:eastAsia="바탕체" w:hAnsi="Times New Roman" w:cs="Times New Roman" w:hint="eastAsia"/>
            <w:sz w:val="23"/>
            <w:szCs w:val="23"/>
          </w:rPr>
          <w:t>하고</w:t>
        </w:r>
        <w:r w:rsidR="00E423D8">
          <w:rPr>
            <w:rFonts w:ascii="Times New Roman" w:eastAsia="바탕체" w:hAnsi="Times New Roman" w:cs="Times New Roman" w:hint="eastAsia"/>
            <w:sz w:val="23"/>
            <w:szCs w:val="23"/>
          </w:rPr>
          <w:t>,</w:t>
        </w:r>
        <w:r w:rsidR="00E423D8">
          <w:rPr>
            <w:rFonts w:ascii="Times New Roman" w:eastAsia="바탕체" w:hAnsi="Times New Roman" w:cs="Times New Roman"/>
            <w:sz w:val="23"/>
            <w:szCs w:val="23"/>
          </w:rPr>
          <w:t xml:space="preserve"> “</w:t>
        </w:r>
        <w:r w:rsidR="00E423D8">
          <w:rPr>
            <w:rFonts w:ascii="Times New Roman" w:eastAsia="바탕체" w:hAnsi="Times New Roman" w:cs="Times New Roman" w:hint="eastAsia"/>
            <w:sz w:val="23"/>
            <w:szCs w:val="23"/>
          </w:rPr>
          <w:t>병</w:t>
        </w:r>
        <w:r w:rsidR="00E423D8">
          <w:rPr>
            <w:rFonts w:ascii="Times New Roman" w:eastAsia="바탕체" w:hAnsi="Times New Roman" w:cs="Times New Roman"/>
            <w:sz w:val="23"/>
            <w:szCs w:val="23"/>
          </w:rPr>
          <w:t>”</w:t>
        </w:r>
        <w:r w:rsidR="00E423D8">
          <w:rPr>
            <w:rFonts w:ascii="Times New Roman" w:eastAsia="바탕체" w:hAnsi="Times New Roman" w:cs="Times New Roman" w:hint="eastAsia"/>
            <w:sz w:val="23"/>
            <w:szCs w:val="23"/>
          </w:rPr>
          <w:t>은</w:t>
        </w:r>
        <w:r w:rsidR="00E423D8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E423D8">
          <w:rPr>
            <w:rFonts w:ascii="Times New Roman" w:eastAsia="바탕체" w:hAnsi="Times New Roman" w:cs="Times New Roman" w:hint="eastAsia"/>
            <w:sz w:val="23"/>
            <w:szCs w:val="23"/>
          </w:rPr>
          <w:t>이에</w:t>
        </w:r>
        <w:r w:rsidR="00E423D8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E423D8">
          <w:rPr>
            <w:rFonts w:ascii="Times New Roman" w:eastAsia="바탕체" w:hAnsi="Times New Roman" w:cs="Times New Roman" w:hint="eastAsia"/>
            <w:sz w:val="23"/>
            <w:szCs w:val="23"/>
          </w:rPr>
          <w:t>필요한</w:t>
        </w:r>
        <w:r w:rsidR="00E423D8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E423D8">
          <w:rPr>
            <w:rFonts w:ascii="Times New Roman" w:eastAsia="바탕체" w:hAnsi="Times New Roman" w:cs="Times New Roman" w:hint="eastAsia"/>
            <w:sz w:val="23"/>
            <w:szCs w:val="23"/>
          </w:rPr>
          <w:t>협조사항이</w:t>
        </w:r>
        <w:r w:rsidR="00E423D8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E423D8">
          <w:rPr>
            <w:rFonts w:ascii="Times New Roman" w:eastAsia="바탕체" w:hAnsi="Times New Roman" w:cs="Times New Roman" w:hint="eastAsia"/>
            <w:sz w:val="23"/>
            <w:szCs w:val="23"/>
          </w:rPr>
          <w:t>있는</w:t>
        </w:r>
        <w:r w:rsidR="00E423D8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E423D8">
          <w:rPr>
            <w:rFonts w:ascii="Times New Roman" w:eastAsia="바탕체" w:hAnsi="Times New Roman" w:cs="Times New Roman" w:hint="eastAsia"/>
            <w:sz w:val="23"/>
            <w:szCs w:val="23"/>
          </w:rPr>
          <w:t>경우</w:t>
        </w:r>
        <w:r w:rsidR="00E423D8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E423D8">
          <w:rPr>
            <w:rFonts w:ascii="Times New Roman" w:eastAsia="바탕체" w:hAnsi="Times New Roman" w:cs="Times New Roman" w:hint="eastAsia"/>
            <w:sz w:val="23"/>
            <w:szCs w:val="23"/>
          </w:rPr>
          <w:t>이에</w:t>
        </w:r>
        <w:r w:rsidR="00E423D8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commentRangeStart w:id="252"/>
        <w:r w:rsidR="00E423D8">
          <w:rPr>
            <w:rFonts w:ascii="Times New Roman" w:eastAsia="바탕체" w:hAnsi="Times New Roman" w:cs="Times New Roman" w:hint="eastAsia"/>
            <w:sz w:val="23"/>
            <w:szCs w:val="23"/>
          </w:rPr>
          <w:t>협조하기로</w:t>
        </w:r>
        <w:commentRangeEnd w:id="252"/>
        <w:r w:rsidR="00E423D8">
          <w:rPr>
            <w:rStyle w:val="af1"/>
          </w:rPr>
          <w:commentReference w:id="252"/>
        </w:r>
        <w:r w:rsidR="00E423D8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</w:ins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4CACFB0B" w14:textId="77777777" w:rsidR="002F6FBB" w:rsidRPr="00936D2A" w:rsidRDefault="00F87A9D" w:rsidP="00712ADD">
      <w:pPr>
        <w:pStyle w:val="a4"/>
        <w:numPr>
          <w:ilvl w:val="0"/>
          <w:numId w:val="4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신탁종료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FD5A8F">
        <w:rPr>
          <w:rFonts w:ascii="Times New Roman" w:eastAsia="바탕체" w:hAnsi="Times New Roman" w:cs="Times New Roman" w:hint="eastAsia"/>
          <w:sz w:val="23"/>
          <w:szCs w:val="23"/>
        </w:rPr>
        <w:t>어느</w:t>
      </w:r>
      <w:r w:rsidR="00FD5A8F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FD5A8F">
        <w:rPr>
          <w:rFonts w:ascii="Times New Roman" w:eastAsia="바탕체" w:hAnsi="Times New Roman" w:cs="Times New Roman" w:hint="eastAsia"/>
          <w:sz w:val="23"/>
          <w:szCs w:val="23"/>
        </w:rPr>
        <w:t>우선수익자</w:t>
      </w:r>
      <w:r w:rsidR="00FD5A8F">
        <w:rPr>
          <w:rFonts w:ascii="Times New Roman" w:eastAsia="바탕체" w:hAnsi="Times New Roman" w:cs="Times New Roman" w:hint="eastAsia"/>
          <w:sz w:val="23"/>
          <w:szCs w:val="23"/>
        </w:rPr>
        <w:t>(</w:t>
      </w:r>
      <w:r w:rsidR="00FD5A8F">
        <w:rPr>
          <w:rFonts w:ascii="Times New Roman" w:eastAsia="바탕체" w:hAnsi="Times New Roman" w:cs="Times New Roman" w:hint="eastAsia"/>
          <w:sz w:val="23"/>
          <w:szCs w:val="23"/>
        </w:rPr>
        <w:t>단</w:t>
      </w:r>
      <w:r w:rsidR="00FD5A8F">
        <w:rPr>
          <w:rFonts w:ascii="Times New Roman" w:eastAsia="바탕체" w:hAnsi="Times New Roman" w:cs="Times New Roman" w:hint="eastAsia"/>
          <w:sz w:val="23"/>
          <w:szCs w:val="23"/>
        </w:rPr>
        <w:t>,</w:t>
      </w:r>
      <w:r w:rsidR="00FD5A8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912B7">
        <w:rPr>
          <w:rFonts w:ascii="Times New Roman" w:eastAsia="바탕체" w:hAnsi="Times New Roman" w:cs="Times New Roman"/>
          <w:sz w:val="23"/>
          <w:szCs w:val="23"/>
        </w:rPr>
        <w:t>“</w:t>
      </w:r>
      <w:r w:rsidR="007912B7">
        <w:rPr>
          <w:rFonts w:ascii="Times New Roman" w:eastAsia="바탕체" w:hAnsi="Times New Roman" w:cs="Times New Roman" w:hint="eastAsia"/>
          <w:sz w:val="23"/>
          <w:szCs w:val="23"/>
        </w:rPr>
        <w:t>무</w:t>
      </w:r>
      <w:r w:rsidR="007912B7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="007912B7">
        <w:rPr>
          <w:rFonts w:ascii="Times New Roman" w:eastAsia="바탕체" w:hAnsi="Times New Roman" w:cs="Times New Roman" w:hint="eastAsia"/>
          <w:sz w:val="23"/>
          <w:szCs w:val="23"/>
        </w:rPr>
        <w:t>및</w:t>
      </w:r>
      <w:r w:rsidR="007912B7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FD5A8F">
        <w:rPr>
          <w:rFonts w:ascii="Times New Roman" w:eastAsia="바탕체" w:hAnsi="Times New Roman" w:cs="Times New Roman"/>
          <w:sz w:val="23"/>
          <w:szCs w:val="23"/>
        </w:rPr>
        <w:t>“</w:t>
      </w:r>
      <w:r w:rsidR="00FD5A8F">
        <w:rPr>
          <w:rFonts w:ascii="Times New Roman" w:eastAsia="바탕체" w:hAnsi="Times New Roman" w:cs="Times New Roman" w:hint="eastAsia"/>
          <w:sz w:val="23"/>
          <w:szCs w:val="23"/>
        </w:rPr>
        <w:t>기</w:t>
      </w:r>
      <w:r w:rsidR="00FD5A8F">
        <w:rPr>
          <w:rFonts w:ascii="Times New Roman" w:eastAsia="바탕체" w:hAnsi="Times New Roman" w:cs="Times New Roman"/>
          <w:sz w:val="23"/>
          <w:szCs w:val="23"/>
        </w:rPr>
        <w:t>”</w:t>
      </w:r>
      <w:r w:rsidR="00FD5A8F">
        <w:rPr>
          <w:rFonts w:ascii="Times New Roman" w:eastAsia="바탕체" w:hAnsi="Times New Roman" w:cs="Times New Roman" w:hint="eastAsia"/>
          <w:sz w:val="23"/>
          <w:szCs w:val="23"/>
        </w:rPr>
        <w:t>는</w:t>
      </w:r>
      <w:r w:rsidR="00FD5A8F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FD5A8F">
        <w:rPr>
          <w:rFonts w:ascii="Times New Roman" w:eastAsia="바탕체" w:hAnsi="Times New Roman" w:cs="Times New Roman" w:hint="eastAsia"/>
          <w:sz w:val="23"/>
          <w:szCs w:val="23"/>
        </w:rPr>
        <w:t>제외함</w:t>
      </w:r>
      <w:r w:rsidR="00FD5A8F">
        <w:rPr>
          <w:rFonts w:ascii="Times New Roman" w:eastAsia="바탕체" w:hAnsi="Times New Roman" w:cs="Times New Roman" w:hint="eastAsia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494A52">
        <w:rPr>
          <w:rFonts w:ascii="Times New Roman" w:eastAsia="바탕체" w:hAnsi="Times New Roman" w:cs="Times New Roman" w:hint="eastAsia"/>
          <w:sz w:val="23"/>
          <w:szCs w:val="23"/>
        </w:rPr>
        <w:t>피담보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채권이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존속하거나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담보대출의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실행이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D06319">
        <w:rPr>
          <w:rFonts w:ascii="Times New Roman" w:eastAsia="바탕체" w:hAnsi="Times New Roman" w:cs="Times New Roman" w:hint="eastAsia"/>
          <w:sz w:val="23"/>
          <w:szCs w:val="23"/>
        </w:rPr>
        <w:t>해당</w:t>
      </w:r>
      <w:r w:rsidR="00D06319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D06319">
        <w:rPr>
          <w:rFonts w:ascii="Times New Roman" w:eastAsia="바탕체" w:hAnsi="Times New Roman" w:cs="Times New Roman" w:hint="eastAsia"/>
          <w:sz w:val="23"/>
          <w:szCs w:val="23"/>
        </w:rPr>
        <w:t>우선수익자가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요청하는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="00D06319">
        <w:rPr>
          <w:rFonts w:ascii="Times New Roman" w:eastAsia="바탕체" w:hAnsi="Times New Roman" w:cs="Times New Roman" w:hint="eastAsia"/>
          <w:sz w:val="23"/>
          <w:szCs w:val="23"/>
        </w:rPr>
        <w:t>,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494A52">
        <w:rPr>
          <w:rFonts w:ascii="Times New Roman" w:eastAsia="바탕체" w:hAnsi="Times New Roman" w:cs="Times New Roman" w:hint="eastAsia"/>
          <w:sz w:val="23"/>
          <w:szCs w:val="23"/>
        </w:rPr>
        <w:t>해당</w:t>
      </w:r>
      <w:r w:rsidR="00494A5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494A52">
        <w:rPr>
          <w:rFonts w:ascii="Times New Roman" w:eastAsia="바탕체" w:hAnsi="Times New Roman" w:cs="Times New Roman" w:hint="eastAsia"/>
          <w:sz w:val="23"/>
          <w:szCs w:val="23"/>
        </w:rPr>
        <w:t>우선수익자의</w:t>
      </w:r>
      <w:r w:rsidR="00494A5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494A52">
        <w:rPr>
          <w:rFonts w:ascii="Times New Roman" w:eastAsia="바탕체" w:hAnsi="Times New Roman" w:cs="Times New Roman" w:hint="eastAsia"/>
          <w:sz w:val="23"/>
          <w:szCs w:val="23"/>
        </w:rPr>
        <w:t>잔여</w:t>
      </w:r>
      <w:r w:rsidR="00494A5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494A52">
        <w:rPr>
          <w:rFonts w:ascii="Times New Roman" w:eastAsia="바탕체" w:hAnsi="Times New Roman" w:cs="Times New Roman" w:hint="eastAsia"/>
          <w:sz w:val="23"/>
          <w:szCs w:val="23"/>
        </w:rPr>
        <w:t>피담보채권을</w:t>
      </w:r>
      <w:r w:rsidR="00494A5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494A52">
        <w:rPr>
          <w:rFonts w:ascii="Times New Roman" w:eastAsia="바탕체" w:hAnsi="Times New Roman" w:cs="Times New Roman" w:hint="eastAsia"/>
          <w:sz w:val="23"/>
          <w:szCs w:val="23"/>
        </w:rPr>
        <w:t>담보하기</w:t>
      </w:r>
      <w:r w:rsidR="00494A5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494A52">
        <w:rPr>
          <w:rFonts w:ascii="Times New Roman" w:eastAsia="바탕체" w:hAnsi="Times New Roman" w:cs="Times New Roman" w:hint="eastAsia"/>
          <w:sz w:val="23"/>
          <w:szCs w:val="23"/>
        </w:rPr>
        <w:t>위하여</w:t>
      </w:r>
      <w:r w:rsidR="00494A5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494A52">
        <w:rPr>
          <w:rFonts w:ascii="Times New Roman" w:eastAsia="바탕체" w:hAnsi="Times New Roman" w:cs="Times New Roman" w:hint="eastAsia"/>
          <w:sz w:val="23"/>
          <w:szCs w:val="23"/>
        </w:rPr>
        <w:t>합리적으로</w:t>
      </w:r>
      <w:r w:rsidR="00494A5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494A52">
        <w:rPr>
          <w:rFonts w:ascii="Times New Roman" w:eastAsia="바탕체" w:hAnsi="Times New Roman" w:cs="Times New Roman" w:hint="eastAsia"/>
          <w:sz w:val="23"/>
          <w:szCs w:val="23"/>
        </w:rPr>
        <w:t>필요한</w:t>
      </w:r>
      <w:r w:rsidR="00494A5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494A52">
        <w:rPr>
          <w:rFonts w:ascii="Times New Roman" w:eastAsia="바탕체" w:hAnsi="Times New Roman" w:cs="Times New Roman" w:hint="eastAsia"/>
          <w:sz w:val="23"/>
          <w:szCs w:val="23"/>
        </w:rPr>
        <w:t>범위</w:t>
      </w:r>
      <w:r w:rsidR="00494A5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494A52">
        <w:rPr>
          <w:rFonts w:ascii="Times New Roman" w:eastAsia="바탕체" w:hAnsi="Times New Roman" w:cs="Times New Roman" w:hint="eastAsia"/>
          <w:sz w:val="23"/>
          <w:szCs w:val="23"/>
        </w:rPr>
        <w:t>내에서</w:t>
      </w:r>
      <w:r w:rsidR="00494A5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D06319">
        <w:rPr>
          <w:rFonts w:ascii="Times New Roman" w:eastAsia="바탕체" w:hAnsi="Times New Roman" w:cs="Times New Roman" w:hint="eastAsia"/>
          <w:sz w:val="23"/>
          <w:szCs w:val="23"/>
        </w:rPr>
        <w:t>해당</w:t>
      </w:r>
      <w:r w:rsidR="00D06319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D06319">
        <w:rPr>
          <w:rFonts w:ascii="Times New Roman" w:eastAsia="바탕체" w:hAnsi="Times New Roman" w:cs="Times New Roman" w:hint="eastAsia"/>
          <w:sz w:val="23"/>
          <w:szCs w:val="23"/>
        </w:rPr>
        <w:t>우선수익자</w:t>
      </w:r>
      <w:r w:rsidR="00D06319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D06319">
        <w:rPr>
          <w:rFonts w:ascii="Times New Roman" w:eastAsia="바탕체" w:hAnsi="Times New Roman" w:cs="Times New Roman" w:hint="eastAsia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만족할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만한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조건으로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담보신탁계약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신탁원부변경계약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commentRangeStart w:id="253"/>
      <w:r w:rsidRPr="00C05A9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C05A9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C05A9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commentRangeEnd w:id="253"/>
      <w:r w:rsidR="00C05A9F">
        <w:rPr>
          <w:rStyle w:val="af1"/>
        </w:rPr>
        <w:commentReference w:id="253"/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제기하지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327BB6D" w14:textId="77777777" w:rsidR="00147295" w:rsidRPr="00936D2A" w:rsidRDefault="0014729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</w:p>
    <w:p w14:paraId="464E03B0" w14:textId="77777777" w:rsidR="00F87A9D" w:rsidRPr="00936D2A" w:rsidRDefault="00F87A9D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7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조【우선수익자의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수익권과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의사표시】</w:t>
      </w:r>
    </w:p>
    <w:p w14:paraId="39F04E88" w14:textId="77777777" w:rsidR="00F87A9D" w:rsidRPr="00936D2A" w:rsidRDefault="00F87A9D" w:rsidP="00712ADD">
      <w:pPr>
        <w:pStyle w:val="a4"/>
        <w:numPr>
          <w:ilvl w:val="0"/>
          <w:numId w:val="4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채무자에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채권을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담보하기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우선수익권을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설정한다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채무자의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상세내역은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&lt;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6&gt;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같이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지정한다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30177D8" w14:textId="77777777" w:rsidR="00F87A9D" w:rsidRPr="00936D2A" w:rsidRDefault="00F87A9D" w:rsidP="00712ADD">
      <w:pPr>
        <w:pStyle w:val="a4"/>
        <w:numPr>
          <w:ilvl w:val="0"/>
          <w:numId w:val="4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우선수익자는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신탁원본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신탁수익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신탁종료시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잔여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교부금을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지급받을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권리를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가진다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7A5F7B66" w14:textId="77777777" w:rsidR="00F87A9D" w:rsidRPr="00936D2A" w:rsidRDefault="00F87A9D" w:rsidP="00712ADD">
      <w:pPr>
        <w:pStyle w:val="a4"/>
        <w:numPr>
          <w:ilvl w:val="0"/>
          <w:numId w:val="4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우선수익자는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사전동의를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득한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한하여</w:t>
      </w:r>
      <w:r w:rsidR="001D29FC"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="001D29FC" w:rsidRPr="00936D2A">
        <w:rPr>
          <w:rFonts w:ascii="Times New Roman" w:eastAsia="바탕체" w:hAnsi="Times New Roman" w:cs="Times New Roman"/>
          <w:sz w:val="23"/>
          <w:szCs w:val="23"/>
        </w:rPr>
        <w:t>다만</w:t>
      </w:r>
      <w:r w:rsidR="001D29FC"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="001D29FC"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="001D29FC"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="001D29FC"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="001D29FC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D29FC"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="001D29FC"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="001D29FC"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="001D29FC"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="001D29FC"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="001D29FC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D29FC"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="001D29FC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D29FC">
        <w:rPr>
          <w:rFonts w:ascii="Times New Roman" w:eastAsia="바탕체" w:hAnsi="Times New Roman" w:cs="Times New Roman" w:hint="eastAsia"/>
          <w:sz w:val="23"/>
          <w:szCs w:val="23"/>
        </w:rPr>
        <w:t>서면</w:t>
      </w:r>
      <w:r w:rsidR="001D29F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1D29FC" w:rsidRPr="00936D2A">
        <w:rPr>
          <w:rFonts w:ascii="Times New Roman" w:eastAsia="바탕체" w:hAnsi="Times New Roman" w:cs="Times New Roman"/>
          <w:sz w:val="23"/>
          <w:szCs w:val="23"/>
        </w:rPr>
        <w:t>통지만으로</w:t>
      </w:r>
      <w:r w:rsidR="001D29FC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D29FC" w:rsidRPr="00936D2A">
        <w:rPr>
          <w:rFonts w:ascii="Times New Roman" w:eastAsia="바탕체" w:hAnsi="Times New Roman" w:cs="Times New Roman"/>
          <w:sz w:val="23"/>
          <w:szCs w:val="23"/>
        </w:rPr>
        <w:t>가능</w:t>
      </w:r>
      <w:r w:rsidR="001D29FC"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신탁기간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지위를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타인에게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수익권에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질권의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설정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처분행위를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지위를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양도한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동일한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권리의무를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갖는다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C0DE168" w14:textId="77777777" w:rsidR="00F87A9D" w:rsidRPr="00936D2A" w:rsidRDefault="00F87A9D" w:rsidP="00712ADD">
      <w:pPr>
        <w:pStyle w:val="a4"/>
        <w:numPr>
          <w:ilvl w:val="0"/>
          <w:numId w:val="4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선순위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채권이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소멸한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차순위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순위가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승진한다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7B8D153D" w14:textId="77777777" w:rsidR="00F87A9D" w:rsidRPr="00936D2A" w:rsidRDefault="005953C8" w:rsidP="00712ADD">
      <w:pPr>
        <w:pStyle w:val="a4"/>
        <w:numPr>
          <w:ilvl w:val="0"/>
          <w:numId w:val="4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>
        <w:rPr>
          <w:rFonts w:ascii="Times New Roman" w:eastAsia="바탕체" w:hAnsi="Times New Roman" w:cs="Times New Roman"/>
          <w:sz w:val="23"/>
          <w:szCs w:val="23"/>
        </w:rPr>
        <w:t>“</w:t>
      </w:r>
      <w:r>
        <w:rPr>
          <w:rFonts w:ascii="Times New Roman" w:eastAsia="바탕체" w:hAnsi="Times New Roman" w:cs="Times New Roman" w:hint="eastAsia"/>
          <w:sz w:val="23"/>
          <w:szCs w:val="23"/>
        </w:rPr>
        <w:t>을</w:t>
      </w:r>
      <w:r>
        <w:rPr>
          <w:rFonts w:ascii="Times New Roman" w:eastAsia="바탕체" w:hAnsi="Times New Roman" w:cs="Times New Roman"/>
          <w:sz w:val="23"/>
          <w:szCs w:val="23"/>
        </w:rPr>
        <w:t>”</w:t>
      </w:r>
      <w:r>
        <w:rPr>
          <w:rFonts w:ascii="Times New Roman" w:eastAsia="바탕체" w:hAnsi="Times New Roman" w:cs="Times New Roman" w:hint="eastAsia"/>
          <w:sz w:val="23"/>
          <w:szCs w:val="23"/>
        </w:rPr>
        <w:t>은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우선수익자와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검토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협의하여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사업과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관련한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세금계산서를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수익자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명의로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발급</w:t>
      </w:r>
      <w:r>
        <w:rPr>
          <w:rFonts w:ascii="Times New Roman" w:eastAsia="MS Mincho" w:hAnsi="Times New Roman" w:cs="Times New Roman"/>
          <w:sz w:val="23"/>
          <w:szCs w:val="23"/>
        </w:rPr>
        <w:t xml:space="preserve">, 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수령할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것을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위임하고</w:t>
      </w:r>
      <w:r>
        <w:rPr>
          <w:rFonts w:ascii="Times New Roman" w:eastAsia="바탕체" w:hAnsi="Times New Roman" w:cs="Times New Roman" w:hint="eastAsia"/>
          <w:sz w:val="23"/>
          <w:szCs w:val="23"/>
        </w:rPr>
        <w:t>,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선량한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proofErr w:type="spellStart"/>
      <w:r>
        <w:rPr>
          <w:rFonts w:ascii="Times New Roman" w:eastAsia="바탕체" w:hAnsi="Times New Roman" w:cs="Times New Roman" w:hint="eastAsia"/>
          <w:sz w:val="23"/>
          <w:szCs w:val="23"/>
        </w:rPr>
        <w:t>관리자로서의</w:t>
      </w:r>
      <w:proofErr w:type="spellEnd"/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주의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의무를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초과하는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부담하지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>않는다</w:t>
      </w:r>
      <w:r w:rsidR="00F87A9D"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6E74C9C8" w14:textId="77777777" w:rsidR="00F87A9D" w:rsidRPr="00936D2A" w:rsidRDefault="00F87A9D" w:rsidP="00712ADD">
      <w:pPr>
        <w:pStyle w:val="a4"/>
        <w:numPr>
          <w:ilvl w:val="0"/>
          <w:numId w:val="4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7-2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제외하고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진행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추가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지정하고자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서면동의를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득하여야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="00B135E2">
        <w:rPr>
          <w:rFonts w:ascii="Times New Roman" w:eastAsia="바탕체" w:hAnsi="Times New Roman" w:cs="Times New Roman" w:hint="eastAsia"/>
          <w:sz w:val="23"/>
          <w:szCs w:val="23"/>
        </w:rPr>
        <w:t>(</w:t>
      </w:r>
      <w:r w:rsidR="00981232">
        <w:rPr>
          <w:rFonts w:ascii="Times New Roman" w:eastAsia="바탕체" w:hAnsi="Times New Roman" w:cs="Times New Roman" w:hint="eastAsia"/>
          <w:sz w:val="23"/>
          <w:szCs w:val="23"/>
        </w:rPr>
        <w:t>명확히</w:t>
      </w:r>
      <w:r w:rsidR="0098123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981232">
        <w:rPr>
          <w:rFonts w:ascii="Times New Roman" w:eastAsia="바탕체" w:hAnsi="Times New Roman" w:cs="Times New Roman" w:hint="eastAsia"/>
          <w:sz w:val="23"/>
          <w:szCs w:val="23"/>
        </w:rPr>
        <w:t>하면</w:t>
      </w:r>
      <w:r w:rsidR="00B135E2">
        <w:rPr>
          <w:rFonts w:ascii="Times New Roman" w:eastAsia="바탕체" w:hAnsi="Times New Roman" w:cs="Times New Roman" w:hint="eastAsia"/>
          <w:sz w:val="23"/>
          <w:szCs w:val="23"/>
        </w:rPr>
        <w:t>,</w:t>
      </w:r>
      <w:r w:rsidR="00B135E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B135E2">
        <w:rPr>
          <w:rFonts w:ascii="Times New Roman" w:eastAsia="바탕체" w:hAnsi="Times New Roman" w:cs="Times New Roman" w:hint="eastAsia"/>
          <w:sz w:val="23"/>
          <w:szCs w:val="23"/>
        </w:rPr>
        <w:t>본</w:t>
      </w:r>
      <w:r w:rsidR="00B135E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B135E2">
        <w:rPr>
          <w:rFonts w:ascii="Times New Roman" w:eastAsia="바탕체" w:hAnsi="Times New Roman" w:cs="Times New Roman" w:hint="eastAsia"/>
          <w:sz w:val="23"/>
          <w:szCs w:val="23"/>
        </w:rPr>
        <w:t>신탁계약</w:t>
      </w:r>
      <w:r w:rsidR="00B135E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B135E2">
        <w:rPr>
          <w:rFonts w:ascii="Times New Roman" w:eastAsia="바탕체" w:hAnsi="Times New Roman" w:cs="Times New Roman" w:hint="eastAsia"/>
          <w:sz w:val="23"/>
          <w:szCs w:val="23"/>
        </w:rPr>
        <w:t>체결</w:t>
      </w:r>
      <w:r w:rsidR="00B135E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B135E2">
        <w:rPr>
          <w:rFonts w:ascii="Times New Roman" w:eastAsia="바탕체" w:hAnsi="Times New Roman" w:cs="Times New Roman" w:hint="eastAsia"/>
          <w:sz w:val="23"/>
          <w:szCs w:val="23"/>
        </w:rPr>
        <w:t>전에</w:t>
      </w:r>
      <w:r w:rsidR="00B135E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B135E2">
        <w:rPr>
          <w:rFonts w:ascii="Times New Roman" w:eastAsia="바탕체" w:hAnsi="Times New Roman" w:cs="Times New Roman" w:hint="eastAsia"/>
          <w:sz w:val="23"/>
          <w:szCs w:val="23"/>
        </w:rPr>
        <w:t>사전</w:t>
      </w:r>
      <w:r w:rsidR="00B135E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B135E2">
        <w:rPr>
          <w:rFonts w:ascii="Times New Roman" w:eastAsia="바탕체" w:hAnsi="Times New Roman" w:cs="Times New Roman" w:hint="eastAsia"/>
          <w:sz w:val="23"/>
          <w:szCs w:val="23"/>
        </w:rPr>
        <w:t>서면동의를</w:t>
      </w:r>
      <w:r w:rsidR="00B135E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B135E2">
        <w:rPr>
          <w:rFonts w:ascii="Times New Roman" w:eastAsia="바탕체" w:hAnsi="Times New Roman" w:cs="Times New Roman" w:hint="eastAsia"/>
          <w:sz w:val="23"/>
          <w:szCs w:val="23"/>
        </w:rPr>
        <w:t>득한</w:t>
      </w:r>
      <w:r w:rsidR="00B135E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B135E2">
        <w:rPr>
          <w:rFonts w:ascii="Times New Roman" w:eastAsia="바탕체" w:hAnsi="Times New Roman" w:cs="Times New Roman" w:hint="eastAsia"/>
          <w:sz w:val="23"/>
          <w:szCs w:val="23"/>
        </w:rPr>
        <w:t>경우는</w:t>
      </w:r>
      <w:r w:rsidR="00B135E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B135E2">
        <w:rPr>
          <w:rFonts w:ascii="Times New Roman" w:eastAsia="바탕체" w:hAnsi="Times New Roman" w:cs="Times New Roman" w:hint="eastAsia"/>
          <w:sz w:val="23"/>
          <w:szCs w:val="23"/>
        </w:rPr>
        <w:t>제외함</w:t>
      </w:r>
      <w:r w:rsidR="00B135E2">
        <w:rPr>
          <w:rFonts w:ascii="Times New Roman" w:eastAsia="바탕체" w:hAnsi="Times New Roman" w:cs="Times New Roman" w:hint="eastAsia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  <w:r w:rsidR="00565BE6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565BE6" w:rsidRPr="001B557C">
        <w:rPr>
          <w:rFonts w:ascii="Times New Roman" w:eastAsia="바탕체" w:hAnsi="Times New Roman" w:cs="Times New Roman"/>
          <w:sz w:val="23"/>
          <w:szCs w:val="23"/>
          <w:highlight w:val="green"/>
        </w:rPr>
        <w:t xml:space="preserve">[K&amp;C: </w:t>
      </w:r>
      <w:proofErr w:type="spellStart"/>
      <w:r w:rsidR="00565BE6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퍼시스를</w:t>
      </w:r>
      <w:proofErr w:type="spellEnd"/>
      <w:r w:rsidR="00565BE6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565BE6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염두에</w:t>
      </w:r>
      <w:r w:rsidR="00565BE6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565BE6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둔</w:t>
      </w:r>
      <w:r w:rsidR="00565BE6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565BE6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괄호를</w:t>
      </w:r>
      <w:r w:rsidR="00565BE6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565BE6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추가한</w:t>
      </w:r>
      <w:r w:rsidR="00565BE6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565BE6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것입니다</w:t>
      </w:r>
      <w:r w:rsidR="00287A73">
        <w:rPr>
          <w:rFonts w:ascii="Times New Roman" w:eastAsia="바탕체" w:hAnsi="Times New Roman" w:cs="Times New Roman"/>
          <w:sz w:val="23"/>
          <w:szCs w:val="23"/>
          <w:highlight w:val="green"/>
        </w:rPr>
        <w:t>.</w:t>
      </w:r>
      <w:r w:rsidR="00565BE6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]</w:t>
      </w:r>
    </w:p>
    <w:p w14:paraId="116DEAFB" w14:textId="77777777" w:rsidR="00F87A9D" w:rsidRPr="00936D2A" w:rsidRDefault="00F87A9D" w:rsidP="00712ADD">
      <w:pPr>
        <w:pStyle w:val="a4"/>
        <w:numPr>
          <w:ilvl w:val="0"/>
          <w:numId w:val="4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당사자들은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="007F0E66">
        <w:rPr>
          <w:rFonts w:ascii="Times New Roman" w:eastAsia="바탕체" w:hAnsi="Times New Roman" w:cs="Times New Roman"/>
          <w:sz w:val="23"/>
          <w:szCs w:val="23"/>
        </w:rPr>
        <w:t>본건</w:t>
      </w:r>
      <w:r w:rsidR="007F0E66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F0E66">
        <w:rPr>
          <w:rFonts w:ascii="Times New Roman" w:eastAsia="바탕체" w:hAnsi="Times New Roman" w:cs="Times New Roman"/>
          <w:sz w:val="23"/>
          <w:szCs w:val="23"/>
        </w:rPr>
        <w:t>사업부지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블럭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분할이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완료되면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블럭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새로운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블럭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금액은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&lt;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6&gt;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5.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항과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동일하게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당사자들은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이러한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절차에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협조하기로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  </w:t>
      </w:r>
    </w:p>
    <w:p w14:paraId="40DC5342" w14:textId="77777777" w:rsidR="00F87A9D" w:rsidRPr="00936D2A" w:rsidRDefault="00F87A9D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</w:p>
    <w:p w14:paraId="5F72EE08" w14:textId="77777777" w:rsidR="00F87A9D" w:rsidRPr="00936D2A" w:rsidRDefault="00F76E3A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commentRangeStart w:id="254"/>
      <w:commentRangeEnd w:id="254"/>
      <w:r>
        <w:rPr>
          <w:rStyle w:val="af1"/>
        </w:rPr>
        <w:commentReference w:id="254"/>
      </w:r>
    </w:p>
    <w:p w14:paraId="572287B0" w14:textId="02CEBAA3" w:rsidR="00F87A9D" w:rsidRPr="00936D2A" w:rsidRDefault="00F87A9D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7-2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조【분양우선수익자</w:t>
      </w:r>
      <w:ins w:id="255" w:author="first20230519" w:date="2025-10-15T17:59:00Z">
        <w:r w:rsid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commentRangeStart w:id="256"/>
        <w:r w:rsidR="0024041E">
          <w:rPr>
            <w:rFonts w:ascii="Times New Roman" w:eastAsia="바탕체" w:hAnsi="Times New Roman" w:cs="Times New Roman" w:hint="eastAsia"/>
            <w:sz w:val="23"/>
            <w:szCs w:val="23"/>
          </w:rPr>
          <w:t>등</w:t>
        </w:r>
      </w:ins>
      <w:commentRangeEnd w:id="256"/>
      <w:ins w:id="257" w:author="first20230519" w:date="2025-10-15T18:07:00Z">
        <w:r w:rsidR="002C5B12">
          <w:rPr>
            <w:rStyle w:val="af1"/>
          </w:rPr>
          <w:commentReference w:id="256"/>
        </w:r>
      </w:ins>
      <w:r w:rsidRPr="00936D2A">
        <w:rPr>
          <w:rFonts w:ascii="Times New Roman" w:eastAsia="바탕체" w:hAnsi="Times New Roman" w:cs="Times New Roman"/>
          <w:sz w:val="23"/>
          <w:szCs w:val="23"/>
        </w:rPr>
        <w:t>】</w:t>
      </w:r>
    </w:p>
    <w:p w14:paraId="62BC6285" w14:textId="22A0B472" w:rsidR="00F87A9D" w:rsidRPr="00936D2A" w:rsidDel="0024041E" w:rsidRDefault="00F87A9D" w:rsidP="00712ADD">
      <w:pPr>
        <w:pStyle w:val="a4"/>
        <w:numPr>
          <w:ilvl w:val="0"/>
          <w:numId w:val="43"/>
        </w:numPr>
        <w:wordWrap w:val="0"/>
        <w:spacing w:line="420" w:lineRule="atLeast"/>
        <w:ind w:leftChars="0"/>
        <w:jc w:val="both"/>
        <w:rPr>
          <w:del w:id="258" w:author="first20230519" w:date="2025-10-15T17:59:00Z"/>
          <w:rFonts w:ascii="Times New Roman" w:eastAsia="바탕체" w:hAnsi="Times New Roman" w:cs="Times New Roman"/>
          <w:sz w:val="23"/>
          <w:szCs w:val="23"/>
        </w:rPr>
      </w:pPr>
      <w:del w:id="259" w:author="first20230519" w:date="2025-10-15T17:59:00Z"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“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갑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”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과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수분양자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사이에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체결된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분양계약에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따라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수분양자가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분양대금을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완납한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경우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또는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7F0E66" w:rsidDel="0024041E">
          <w:rPr>
            <w:rFonts w:ascii="Times New Roman" w:eastAsia="바탕체" w:hAnsi="Times New Roman" w:cs="Times New Roman"/>
            <w:sz w:val="23"/>
            <w:szCs w:val="23"/>
          </w:rPr>
          <w:delText>본건</w:delText>
        </w:r>
        <w:r w:rsidR="007F0E66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7F0E66" w:rsidDel="0024041E">
          <w:rPr>
            <w:rFonts w:ascii="Times New Roman" w:eastAsia="바탕체" w:hAnsi="Times New Roman" w:cs="Times New Roman"/>
            <w:sz w:val="23"/>
            <w:szCs w:val="23"/>
          </w:rPr>
          <w:delText>사업부지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중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M4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블럭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, M6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블럭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, M8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블럭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및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/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또는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M9 </w:delText>
        </w:r>
        <w:r w:rsidR="006D37CE" w:rsidDel="0024041E">
          <w:rPr>
            <w:rFonts w:ascii="Times New Roman" w:eastAsia="바탕체" w:hAnsi="Times New Roman" w:cs="Times New Roman"/>
            <w:sz w:val="23"/>
            <w:szCs w:val="23"/>
          </w:rPr>
          <w:delText>블럭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을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제외한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부분에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관하여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건축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PF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대출약정에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따른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대출이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실행되고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그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금액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중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분양수입금에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해당하는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금액이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분양수입금계좌에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입금된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경우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, “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갑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”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은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우선수익자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전원의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사전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서면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동의를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득하여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수분양자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또는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해당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건축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PF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대출약정에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따른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대주를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분양목적물에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관한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제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1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순위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우선수익자로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지정할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수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있다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.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이를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위하여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우선수익자들은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“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갑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”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과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성실히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협의하여야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한다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(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단</w:delText>
        </w:r>
        <w:r w:rsidR="006968B6" w:rsidDel="0024041E">
          <w:rPr>
            <w:rFonts w:ascii="Times New Roman" w:eastAsia="바탕체" w:hAnsi="Times New Roman" w:cs="Times New Roman" w:hint="eastAsia"/>
            <w:sz w:val="23"/>
            <w:szCs w:val="23"/>
          </w:rPr>
          <w:delText>,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그에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동의할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의무는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없다</w:delText>
        </w:r>
        <w:r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). </w:delText>
        </w:r>
        <w:r w:rsidR="00E74D29" w:rsidRPr="001B557C" w:rsidDel="0024041E">
          <w:rPr>
            <w:rFonts w:ascii="Times New Roman" w:eastAsia="바탕체" w:hAnsi="Times New Roman" w:cs="Times New Roman"/>
            <w:sz w:val="23"/>
            <w:szCs w:val="23"/>
            <w:highlight w:val="green"/>
          </w:rPr>
          <w:delText xml:space="preserve">[K&amp;C: 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refi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시에</w:delText>
        </w:r>
        <w:r w:rsidR="00E906BD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는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이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부분을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현재와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같이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규정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하지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않고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대주들의</w:delText>
        </w:r>
        <w:r w:rsid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의무로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명확히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규정하는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것을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고려하</w:delText>
        </w:r>
        <w:r w:rsidR="00EE203A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여야</w:delText>
        </w:r>
        <w:r w:rsidR="00EE203A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E203A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합니다</w:delText>
        </w:r>
        <w:r w:rsidR="00EE203A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.</w:delText>
        </w:r>
        <w:r w:rsidR="00EE203A" w:rsidDel="0024041E">
          <w:rPr>
            <w:rFonts w:ascii="Times New Roman" w:eastAsia="바탕체" w:hAnsi="Times New Roman" w:cs="Times New Roman"/>
            <w:sz w:val="23"/>
            <w:szCs w:val="23"/>
            <w:highlight w:val="green"/>
          </w:rPr>
          <w:delText xml:space="preserve"> </w:delText>
        </w:r>
        <w:r w:rsidR="00EE203A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분양대금을</w:delText>
        </w:r>
        <w:r w:rsidR="00EE203A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E203A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냈으면</w:delText>
        </w:r>
        <w:r w:rsidR="00EE203A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E203A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당연히</w:delText>
        </w:r>
        <w:r w:rsidR="00EE203A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E203A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우선수익자로</w:delText>
        </w:r>
        <w:r w:rsidR="00EE203A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E203A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해</w:delText>
        </w:r>
        <w:r w:rsidR="00EE203A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E203A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주는</w:delText>
        </w:r>
        <w:r w:rsidR="00EE203A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E203A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것이</w:delText>
        </w:r>
        <w:r w:rsidR="00EE203A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E203A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경제적으로도</w:delText>
        </w:r>
        <w:r w:rsidR="00EE203A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E203A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맞습니다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.</w:delText>
        </w:r>
        <w:r w:rsidR="00E74D29" w:rsidRPr="001B557C" w:rsidDel="0024041E">
          <w:rPr>
            <w:rFonts w:ascii="Times New Roman" w:eastAsia="바탕체" w:hAnsi="Times New Roman" w:cs="Times New Roman"/>
            <w:sz w:val="23"/>
            <w:szCs w:val="23"/>
            <w:highlight w:val="green"/>
          </w:rPr>
          <w:delText xml:space="preserve"> 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그렇게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되면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여기도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6000CB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제</w:delText>
        </w:r>
        <w:r w:rsidR="006000CB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2</w:delText>
        </w:r>
        <w:r w:rsidR="006000CB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항과</w:delText>
        </w:r>
        <w:r w:rsidR="006000CB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똑같이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수정하면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될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것입니다</w:delText>
        </w:r>
        <w:r w:rsidR="00E74D29" w:rsidRPr="001B557C" w:rsidDel="0024041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.</w:delText>
        </w:r>
        <w:r w:rsidR="00E74D29" w:rsidRPr="001B557C" w:rsidDel="0024041E">
          <w:rPr>
            <w:rFonts w:ascii="Times New Roman" w:eastAsia="바탕체" w:hAnsi="Times New Roman" w:cs="Times New Roman"/>
            <w:sz w:val="23"/>
            <w:szCs w:val="23"/>
            <w:highlight w:val="green"/>
          </w:rPr>
          <w:delText>]</w:delText>
        </w:r>
      </w:del>
    </w:p>
    <w:p w14:paraId="701C849F" w14:textId="5F3FA4FD" w:rsidR="0005008C" w:rsidDel="0024041E" w:rsidRDefault="007F0E66" w:rsidP="00712ADD">
      <w:pPr>
        <w:pStyle w:val="a4"/>
        <w:numPr>
          <w:ilvl w:val="0"/>
          <w:numId w:val="43"/>
        </w:numPr>
        <w:wordWrap w:val="0"/>
        <w:spacing w:line="420" w:lineRule="atLeast"/>
        <w:ind w:leftChars="0"/>
        <w:jc w:val="both"/>
        <w:rPr>
          <w:del w:id="260" w:author="first20230519" w:date="2025-10-15T17:59:00Z"/>
          <w:rFonts w:ascii="Times New Roman" w:eastAsia="바탕체" w:hAnsi="Times New Roman" w:cs="Times New Roman"/>
          <w:sz w:val="23"/>
          <w:szCs w:val="23"/>
        </w:rPr>
      </w:pPr>
      <w:del w:id="261" w:author="first20230519" w:date="2025-10-15T17:59:00Z">
        <w:r w:rsidDel="0024041E">
          <w:rPr>
            <w:rFonts w:ascii="Times New Roman" w:eastAsia="바탕체" w:hAnsi="Times New Roman" w:cs="Times New Roman"/>
            <w:sz w:val="23"/>
            <w:szCs w:val="23"/>
          </w:rPr>
          <w:delText>본건</w:delText>
        </w:r>
        <w:r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Del="0024041E">
          <w:rPr>
            <w:rFonts w:ascii="Times New Roman" w:eastAsia="바탕체" w:hAnsi="Times New Roman" w:cs="Times New Roman"/>
            <w:sz w:val="23"/>
            <w:szCs w:val="23"/>
          </w:rPr>
          <w:delText>사업부지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중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M4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블럭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, M6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블럭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, M8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블럭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및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/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또는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M9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블럭에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관하여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건축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PF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대출약정에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따른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대출이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실행되고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그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금액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중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분양수입금에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해당하는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금액이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분양수입금계좌에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입금된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경우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, “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갑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”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이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요청하면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(i)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그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건축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PF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대출약정과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관련된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블럭에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관한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제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1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순위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우선수익자의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우선수익권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금액은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아래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표에서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해당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‘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블럭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’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란의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할당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금액으로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변경되고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, (ii)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그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건축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PF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대출약정과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관련된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블럭에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관한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“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정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1”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의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제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1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순위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우선수익권은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해당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건축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PF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대출약정의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대주들에게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양도되며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, (iii)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그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건축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PF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대출약정과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관련된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블럭에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관련된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“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갑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”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의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수익권은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그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건축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PF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대출약정을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담보하는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별도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신탁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(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관리형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토지신탁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또는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담보신탁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등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그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형태를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불문함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)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의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신탁재산으로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편입된다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.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우선수익자들은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위와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같은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신탁원부변경계약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등에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동의하는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등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필요한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협력을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제공하기로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한다</w:delText>
        </w:r>
        <w:r w:rsidR="00F87A9D" w:rsidRPr="00936D2A" w:rsidDel="0024041E">
          <w:rPr>
            <w:rFonts w:ascii="Times New Roman" w:eastAsia="바탕체" w:hAnsi="Times New Roman" w:cs="Times New Roman"/>
            <w:sz w:val="23"/>
            <w:szCs w:val="23"/>
          </w:rPr>
          <w:delText>.</w:delText>
        </w:r>
      </w:del>
    </w:p>
    <w:p w14:paraId="1118AEB7" w14:textId="5791312A" w:rsidR="0072560C" w:rsidRPr="009C2DA5" w:rsidDel="0024041E" w:rsidRDefault="009C2DA5" w:rsidP="00712ADD">
      <w:pPr>
        <w:pStyle w:val="a4"/>
        <w:wordWrap w:val="0"/>
        <w:spacing w:line="420" w:lineRule="atLeast"/>
        <w:ind w:leftChars="0" w:left="567"/>
        <w:jc w:val="right"/>
        <w:rPr>
          <w:del w:id="262" w:author="first20230519" w:date="2025-10-15T17:59:00Z"/>
          <w:rFonts w:ascii="Times New Roman" w:eastAsia="바탕체" w:hAnsi="Times New Roman" w:cs="Times New Roman"/>
          <w:sz w:val="23"/>
          <w:szCs w:val="23"/>
        </w:rPr>
      </w:pPr>
      <w:del w:id="263" w:author="first20230519" w:date="2025-10-15T17:59:00Z">
        <w:r w:rsidDel="0024041E">
          <w:rPr>
            <w:rFonts w:ascii="Times New Roman" w:eastAsia="바탕체" w:hAnsi="Times New Roman" w:cs="Times New Roman"/>
            <w:sz w:val="23"/>
            <w:szCs w:val="23"/>
          </w:rPr>
          <w:delText>(</w:delText>
        </w:r>
        <w:r w:rsidDel="0024041E">
          <w:rPr>
            <w:rFonts w:ascii="Times New Roman" w:eastAsia="바탕체" w:hAnsi="Times New Roman" w:cs="Times New Roman" w:hint="eastAsia"/>
            <w:sz w:val="23"/>
            <w:szCs w:val="23"/>
          </w:rPr>
          <w:delText>단위</w:delText>
        </w:r>
        <w:r w:rsidDel="0024041E">
          <w:rPr>
            <w:rFonts w:ascii="Times New Roman" w:eastAsia="바탕체" w:hAnsi="Times New Roman" w:cs="Times New Roman" w:hint="eastAsia"/>
            <w:sz w:val="23"/>
            <w:szCs w:val="23"/>
          </w:rPr>
          <w:delText>:</w:delText>
        </w:r>
        <w:r w:rsidDel="0024041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Del="0024041E">
          <w:rPr>
            <w:rFonts w:ascii="Times New Roman" w:eastAsia="바탕체" w:hAnsi="Times New Roman" w:cs="Times New Roman" w:hint="eastAsia"/>
            <w:sz w:val="23"/>
            <w:szCs w:val="23"/>
          </w:rPr>
          <w:delText>백만원</w:delText>
        </w:r>
        <w:r w:rsidDel="0024041E">
          <w:rPr>
            <w:rFonts w:ascii="Times New Roman" w:eastAsia="바탕체" w:hAnsi="Times New Roman" w:cs="Times New Roman" w:hint="eastAsia"/>
            <w:sz w:val="23"/>
            <w:szCs w:val="23"/>
          </w:rPr>
          <w:delText>)</w:delText>
        </w:r>
      </w:del>
    </w:p>
    <w:tbl>
      <w:tblPr>
        <w:tblW w:w="4687" w:type="pct"/>
        <w:tblInd w:w="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4953"/>
      </w:tblGrid>
      <w:tr w:rsidR="009C2DA5" w:rsidRPr="00936D2A" w:rsidDel="0024041E" w14:paraId="718E5B05" w14:textId="720D1522" w:rsidTr="009C2DA5">
        <w:trPr>
          <w:trHeight w:val="457"/>
          <w:del w:id="264" w:author="first20230519" w:date="2025-10-15T17:59:00Z"/>
        </w:trPr>
        <w:tc>
          <w:tcPr>
            <w:tcW w:w="20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F36C22" w14:textId="49C399D9" w:rsidR="0072560C" w:rsidRPr="00936D2A" w:rsidDel="0024041E" w:rsidRDefault="0072560C" w:rsidP="00712ADD">
            <w:pPr>
              <w:wordWrap w:val="0"/>
              <w:snapToGrid w:val="0"/>
              <w:jc w:val="center"/>
              <w:textAlignment w:val="baseline"/>
              <w:rPr>
                <w:del w:id="265" w:author="first20230519" w:date="2025-10-15T17:59:00Z"/>
                <w:rFonts w:ascii="Times New Roman" w:eastAsia="바탕체" w:hAnsi="Times New Roman" w:cs="Times New Roman"/>
                <w:sz w:val="23"/>
                <w:szCs w:val="23"/>
              </w:rPr>
            </w:pPr>
            <w:del w:id="266" w:author="first20230519" w:date="2025-10-15T17:59:00Z">
              <w:r w:rsidRPr="00936D2A" w:rsidDel="0024041E">
                <w:rPr>
                  <w:rFonts w:ascii="Times New Roman" w:eastAsia="바탕체" w:hAnsi="Times New Roman" w:cs="Times New Roman"/>
                  <w:b/>
                  <w:bCs/>
                  <w:kern w:val="2"/>
                  <w:sz w:val="23"/>
                  <w:szCs w:val="23"/>
                </w:rPr>
                <w:delText>블럭</w:delText>
              </w:r>
            </w:del>
          </w:p>
        </w:tc>
        <w:tc>
          <w:tcPr>
            <w:tcW w:w="2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884365" w14:textId="056796B3" w:rsidR="0072560C" w:rsidRPr="00936D2A" w:rsidDel="0024041E" w:rsidRDefault="0072560C" w:rsidP="00712ADD">
            <w:pPr>
              <w:wordWrap w:val="0"/>
              <w:snapToGrid w:val="0"/>
              <w:jc w:val="center"/>
              <w:textAlignment w:val="baseline"/>
              <w:rPr>
                <w:del w:id="267" w:author="first20230519" w:date="2025-10-15T17:59:00Z"/>
                <w:rFonts w:ascii="Times New Roman" w:eastAsia="바탕체" w:hAnsi="Times New Roman" w:cs="Times New Roman"/>
                <w:sz w:val="23"/>
                <w:szCs w:val="23"/>
              </w:rPr>
            </w:pPr>
            <w:del w:id="268" w:author="first20230519" w:date="2025-10-15T17:59:00Z">
              <w:r w:rsidRPr="00936D2A" w:rsidDel="0024041E">
                <w:rPr>
                  <w:rFonts w:ascii="Times New Roman" w:eastAsia="바탕체" w:hAnsi="Times New Roman" w:cs="Times New Roman"/>
                  <w:b/>
                  <w:bCs/>
                  <w:kern w:val="2"/>
                  <w:sz w:val="23"/>
                  <w:szCs w:val="23"/>
                </w:rPr>
                <w:delText>할당</w:delText>
              </w:r>
              <w:r w:rsidRPr="00936D2A" w:rsidDel="0024041E">
                <w:rPr>
                  <w:rFonts w:ascii="Times New Roman" w:eastAsia="바탕체" w:hAnsi="Times New Roman" w:cs="Times New Roman"/>
                  <w:b/>
                  <w:bCs/>
                  <w:kern w:val="2"/>
                  <w:sz w:val="23"/>
                  <w:szCs w:val="23"/>
                </w:rPr>
                <w:delText xml:space="preserve"> </w:delText>
              </w:r>
              <w:r w:rsidRPr="00936D2A" w:rsidDel="0024041E">
                <w:rPr>
                  <w:rFonts w:ascii="Times New Roman" w:eastAsia="바탕체" w:hAnsi="Times New Roman" w:cs="Times New Roman"/>
                  <w:b/>
                  <w:bCs/>
                  <w:kern w:val="2"/>
                  <w:sz w:val="23"/>
                  <w:szCs w:val="23"/>
                </w:rPr>
                <w:delText>금액</w:delText>
              </w:r>
            </w:del>
          </w:p>
        </w:tc>
      </w:tr>
      <w:tr w:rsidR="009C2DA5" w:rsidRPr="00936D2A" w:rsidDel="0024041E" w14:paraId="42243159" w14:textId="0A5A5705" w:rsidTr="009C2DA5">
        <w:trPr>
          <w:trHeight w:val="457"/>
          <w:del w:id="269" w:author="first20230519" w:date="2025-10-15T17:59:00Z"/>
        </w:trPr>
        <w:tc>
          <w:tcPr>
            <w:tcW w:w="20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46CD24" w14:textId="00AF26E4" w:rsidR="0072560C" w:rsidRPr="00936D2A" w:rsidDel="0024041E" w:rsidRDefault="0072560C" w:rsidP="00712ADD">
            <w:pPr>
              <w:wordWrap w:val="0"/>
              <w:snapToGrid w:val="0"/>
              <w:jc w:val="center"/>
              <w:textAlignment w:val="baseline"/>
              <w:rPr>
                <w:del w:id="270" w:author="first20230519" w:date="2025-10-15T17:59:00Z"/>
                <w:rFonts w:ascii="Times New Roman" w:eastAsia="바탕체" w:hAnsi="Times New Roman" w:cs="Times New Roman"/>
                <w:sz w:val="23"/>
                <w:szCs w:val="23"/>
              </w:rPr>
            </w:pPr>
            <w:del w:id="271" w:author="first20230519" w:date="2025-10-15T17:59:00Z">
              <w:r w:rsidRPr="00936D2A" w:rsidDel="0024041E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M4</w:delText>
              </w:r>
            </w:del>
          </w:p>
        </w:tc>
        <w:tc>
          <w:tcPr>
            <w:tcW w:w="2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38E7E0" w14:textId="21E286CE" w:rsidR="0072560C" w:rsidRPr="007E2BED" w:rsidDel="0024041E" w:rsidRDefault="0072560C" w:rsidP="00712ADD">
            <w:pPr>
              <w:wordWrap w:val="0"/>
              <w:snapToGrid w:val="0"/>
              <w:jc w:val="center"/>
              <w:textAlignment w:val="baseline"/>
              <w:rPr>
                <w:del w:id="272" w:author="first20230519" w:date="2025-10-15T17:59:00Z"/>
                <w:rFonts w:ascii="Times New Roman" w:eastAsia="바탕체" w:hAnsi="Times New Roman" w:cs="Times New Roman"/>
                <w:kern w:val="2"/>
                <w:sz w:val="23"/>
                <w:szCs w:val="23"/>
              </w:rPr>
            </w:pPr>
            <w:del w:id="273" w:author="first20230519" w:date="2025-10-15T17:59:00Z">
              <w:r w:rsidRPr="007E2BED" w:rsidDel="0024041E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48,590</w:delText>
              </w:r>
            </w:del>
          </w:p>
        </w:tc>
      </w:tr>
      <w:tr w:rsidR="009C2DA5" w:rsidRPr="00936D2A" w:rsidDel="0024041E" w14:paraId="50E8BEEA" w14:textId="718D6FB7" w:rsidTr="009C2DA5">
        <w:trPr>
          <w:trHeight w:val="457"/>
          <w:del w:id="274" w:author="first20230519" w:date="2025-10-15T17:59:00Z"/>
        </w:trPr>
        <w:tc>
          <w:tcPr>
            <w:tcW w:w="20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860D49" w14:textId="2933708F" w:rsidR="0072560C" w:rsidRPr="00936D2A" w:rsidDel="0024041E" w:rsidRDefault="0072560C" w:rsidP="00712ADD">
            <w:pPr>
              <w:wordWrap w:val="0"/>
              <w:snapToGrid w:val="0"/>
              <w:jc w:val="center"/>
              <w:textAlignment w:val="baseline"/>
              <w:rPr>
                <w:del w:id="275" w:author="first20230519" w:date="2025-10-15T17:59:00Z"/>
                <w:rFonts w:ascii="Times New Roman" w:eastAsia="바탕체" w:hAnsi="Times New Roman" w:cs="Times New Roman"/>
                <w:sz w:val="23"/>
                <w:szCs w:val="23"/>
              </w:rPr>
            </w:pPr>
            <w:del w:id="276" w:author="first20230519" w:date="2025-10-15T17:59:00Z">
              <w:r w:rsidRPr="00936D2A" w:rsidDel="0024041E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M6</w:delText>
              </w:r>
            </w:del>
          </w:p>
        </w:tc>
        <w:tc>
          <w:tcPr>
            <w:tcW w:w="2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B856DB" w14:textId="6E41E8D0" w:rsidR="0072560C" w:rsidRPr="007E2BED" w:rsidDel="0024041E" w:rsidRDefault="0072560C" w:rsidP="00712ADD">
            <w:pPr>
              <w:wordWrap w:val="0"/>
              <w:snapToGrid w:val="0"/>
              <w:jc w:val="center"/>
              <w:textAlignment w:val="baseline"/>
              <w:rPr>
                <w:del w:id="277" w:author="first20230519" w:date="2025-10-15T17:59:00Z"/>
                <w:rFonts w:ascii="Times New Roman" w:eastAsia="바탕체" w:hAnsi="Times New Roman" w:cs="Times New Roman"/>
                <w:kern w:val="2"/>
                <w:sz w:val="23"/>
                <w:szCs w:val="23"/>
              </w:rPr>
            </w:pPr>
            <w:del w:id="278" w:author="first20230519" w:date="2025-10-15T17:59:00Z">
              <w:r w:rsidRPr="007E2BED" w:rsidDel="0024041E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69,242</w:delText>
              </w:r>
            </w:del>
          </w:p>
        </w:tc>
      </w:tr>
      <w:tr w:rsidR="009C2DA5" w:rsidRPr="00936D2A" w:rsidDel="0024041E" w14:paraId="5957C5C6" w14:textId="15E71C16" w:rsidTr="009C2DA5">
        <w:trPr>
          <w:trHeight w:val="457"/>
          <w:del w:id="279" w:author="first20230519" w:date="2025-10-15T17:59:00Z"/>
        </w:trPr>
        <w:tc>
          <w:tcPr>
            <w:tcW w:w="20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F0F48F" w14:textId="5CC0AF9D" w:rsidR="0072560C" w:rsidRPr="00936D2A" w:rsidDel="0024041E" w:rsidRDefault="0072560C" w:rsidP="00712ADD">
            <w:pPr>
              <w:wordWrap w:val="0"/>
              <w:snapToGrid w:val="0"/>
              <w:jc w:val="center"/>
              <w:textAlignment w:val="baseline"/>
              <w:rPr>
                <w:del w:id="280" w:author="first20230519" w:date="2025-10-15T17:59:00Z"/>
                <w:rFonts w:ascii="Times New Roman" w:eastAsia="바탕체" w:hAnsi="Times New Roman" w:cs="Times New Roman"/>
                <w:sz w:val="23"/>
                <w:szCs w:val="23"/>
              </w:rPr>
            </w:pPr>
            <w:del w:id="281" w:author="first20230519" w:date="2025-10-15T17:59:00Z">
              <w:r w:rsidRPr="00936D2A" w:rsidDel="0024041E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lastRenderedPageBreak/>
                <w:delText>M8</w:delText>
              </w:r>
            </w:del>
          </w:p>
        </w:tc>
        <w:tc>
          <w:tcPr>
            <w:tcW w:w="2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E2D024" w14:textId="0488F9E3" w:rsidR="0072560C" w:rsidRPr="007E2BED" w:rsidDel="0024041E" w:rsidRDefault="0072560C" w:rsidP="00712ADD">
            <w:pPr>
              <w:wordWrap w:val="0"/>
              <w:snapToGrid w:val="0"/>
              <w:jc w:val="center"/>
              <w:textAlignment w:val="baseline"/>
              <w:rPr>
                <w:del w:id="282" w:author="first20230519" w:date="2025-10-15T17:59:00Z"/>
                <w:rFonts w:ascii="Times New Roman" w:eastAsia="바탕체" w:hAnsi="Times New Roman" w:cs="Times New Roman"/>
                <w:kern w:val="2"/>
                <w:sz w:val="23"/>
                <w:szCs w:val="23"/>
              </w:rPr>
            </w:pPr>
            <w:del w:id="283" w:author="first20230519" w:date="2025-10-15T17:59:00Z">
              <w:r w:rsidRPr="007E2BED" w:rsidDel="0024041E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168,188</w:delText>
              </w:r>
            </w:del>
          </w:p>
        </w:tc>
      </w:tr>
      <w:tr w:rsidR="009C2DA5" w:rsidRPr="00936D2A" w:rsidDel="0024041E" w14:paraId="2BDEA574" w14:textId="044EBE2C" w:rsidTr="009C2DA5">
        <w:trPr>
          <w:trHeight w:val="457"/>
          <w:del w:id="284" w:author="first20230519" w:date="2025-10-15T17:59:00Z"/>
        </w:trPr>
        <w:tc>
          <w:tcPr>
            <w:tcW w:w="20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4B2ED3" w14:textId="0570B1B4" w:rsidR="0072560C" w:rsidRPr="00936D2A" w:rsidDel="0024041E" w:rsidRDefault="0072560C" w:rsidP="00712ADD">
            <w:pPr>
              <w:wordWrap w:val="0"/>
              <w:snapToGrid w:val="0"/>
              <w:jc w:val="center"/>
              <w:textAlignment w:val="baseline"/>
              <w:rPr>
                <w:del w:id="285" w:author="first20230519" w:date="2025-10-15T17:59:00Z"/>
                <w:rFonts w:ascii="Times New Roman" w:eastAsia="바탕체" w:hAnsi="Times New Roman" w:cs="Times New Roman"/>
                <w:sz w:val="23"/>
                <w:szCs w:val="23"/>
              </w:rPr>
            </w:pPr>
            <w:del w:id="286" w:author="first20230519" w:date="2025-10-15T17:59:00Z">
              <w:r w:rsidRPr="00936D2A" w:rsidDel="0024041E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M9</w:delText>
              </w:r>
            </w:del>
          </w:p>
        </w:tc>
        <w:tc>
          <w:tcPr>
            <w:tcW w:w="2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500BBA" w14:textId="6067AC6D" w:rsidR="0072560C" w:rsidRPr="007E2BED" w:rsidDel="0024041E" w:rsidRDefault="0072560C" w:rsidP="00712ADD">
            <w:pPr>
              <w:wordWrap w:val="0"/>
              <w:snapToGrid w:val="0"/>
              <w:jc w:val="center"/>
              <w:textAlignment w:val="baseline"/>
              <w:rPr>
                <w:del w:id="287" w:author="first20230519" w:date="2025-10-15T17:59:00Z"/>
                <w:rFonts w:ascii="Times New Roman" w:eastAsia="바탕체" w:hAnsi="Times New Roman" w:cs="Times New Roman"/>
                <w:kern w:val="2"/>
                <w:sz w:val="23"/>
                <w:szCs w:val="23"/>
              </w:rPr>
            </w:pPr>
            <w:del w:id="288" w:author="first20230519" w:date="2025-10-15T17:59:00Z">
              <w:r w:rsidRPr="007E2BED" w:rsidDel="0024041E">
                <w:rPr>
                  <w:rFonts w:ascii="Times New Roman" w:eastAsia="바탕체" w:hAnsi="Times New Roman" w:cs="Times New Roman"/>
                  <w:kern w:val="2"/>
                  <w:sz w:val="23"/>
                  <w:szCs w:val="23"/>
                </w:rPr>
                <w:delText>113,955</w:delText>
              </w:r>
            </w:del>
          </w:p>
        </w:tc>
      </w:tr>
    </w:tbl>
    <w:p w14:paraId="177E268A" w14:textId="5BE25907" w:rsidR="0072560C" w:rsidRPr="00936D2A" w:rsidDel="0024041E" w:rsidRDefault="0072560C" w:rsidP="00712ADD">
      <w:pPr>
        <w:tabs>
          <w:tab w:val="left" w:pos="284"/>
          <w:tab w:val="left" w:pos="566"/>
          <w:tab w:val="left" w:pos="850"/>
          <w:tab w:val="left" w:pos="1132"/>
          <w:tab w:val="left" w:pos="1416"/>
          <w:tab w:val="left" w:pos="1700"/>
          <w:tab w:val="left" w:pos="1982"/>
          <w:tab w:val="left" w:pos="2266"/>
          <w:tab w:val="left" w:pos="2548"/>
          <w:tab w:val="left" w:pos="2832"/>
          <w:tab w:val="left" w:pos="3116"/>
          <w:tab w:val="left" w:pos="3398"/>
          <w:tab w:val="left" w:pos="3682"/>
          <w:tab w:val="left" w:pos="3964"/>
          <w:tab w:val="left" w:pos="4248"/>
          <w:tab w:val="left" w:pos="4532"/>
          <w:tab w:val="left" w:pos="4814"/>
          <w:tab w:val="left" w:pos="5098"/>
          <w:tab w:val="left" w:pos="5380"/>
          <w:tab w:val="left" w:pos="5664"/>
          <w:tab w:val="left" w:pos="5948"/>
          <w:tab w:val="left" w:pos="6230"/>
          <w:tab w:val="left" w:pos="6514"/>
          <w:tab w:val="left" w:pos="6796"/>
          <w:tab w:val="left" w:pos="7080"/>
          <w:tab w:val="left" w:pos="7364"/>
          <w:tab w:val="left" w:pos="7646"/>
          <w:tab w:val="left" w:pos="7930"/>
          <w:tab w:val="left" w:pos="8212"/>
          <w:tab w:val="left" w:pos="8496"/>
          <w:tab w:val="left" w:pos="8780"/>
          <w:tab w:val="left" w:pos="9062"/>
          <w:tab w:val="left" w:pos="9346"/>
          <w:tab w:val="left" w:pos="9628"/>
          <w:tab w:val="left" w:pos="9912"/>
          <w:tab w:val="left" w:pos="10196"/>
          <w:tab w:val="left" w:pos="10478"/>
          <w:tab w:val="left" w:pos="10762"/>
          <w:tab w:val="left" w:pos="11044"/>
          <w:tab w:val="left" w:pos="11328"/>
        </w:tabs>
        <w:wordWrap w:val="0"/>
        <w:snapToGrid w:val="0"/>
        <w:spacing w:line="480" w:lineRule="auto"/>
        <w:jc w:val="both"/>
        <w:textAlignment w:val="baseline"/>
        <w:rPr>
          <w:del w:id="289" w:author="first20230519" w:date="2025-10-15T17:59:00Z"/>
          <w:rFonts w:ascii="Times New Roman" w:eastAsia="바탕체" w:hAnsi="Times New Roman" w:cs="Times New Roman"/>
          <w:sz w:val="24"/>
          <w:szCs w:val="24"/>
        </w:rPr>
      </w:pPr>
    </w:p>
    <w:p w14:paraId="67CA2B9E" w14:textId="25CCBFEF" w:rsidR="005C41E1" w:rsidRPr="00175959" w:rsidRDefault="005C41E1" w:rsidP="00712ADD">
      <w:pPr>
        <w:pStyle w:val="a4"/>
        <w:numPr>
          <w:ilvl w:val="0"/>
          <w:numId w:val="43"/>
        </w:numPr>
        <w:wordWrap w:val="0"/>
        <w:spacing w:line="420" w:lineRule="atLeast"/>
        <w:ind w:leftChars="0"/>
        <w:jc w:val="both"/>
        <w:rPr>
          <w:ins w:id="290" w:author="first20230519" w:date="2025-10-15T17:58:00Z"/>
          <w:rFonts w:ascii="Times New Roman" w:eastAsia="바탕체" w:hAnsi="Times New Roman" w:cs="Times New Roman"/>
          <w:sz w:val="23"/>
          <w:szCs w:val="23"/>
        </w:rPr>
      </w:pPr>
      <w:ins w:id="291" w:author="first20230519" w:date="2025-10-15T17:58:00Z"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3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순위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우선수익권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및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7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순위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우선수익권이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말소되는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경우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>M2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블럭에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대한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부분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준공이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이루어져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별도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지번을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부여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받아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M2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블럭에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대하여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신탁계약이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해지되고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>3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순위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우선수익권이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말소되는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경우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>, M2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블럭을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제외한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나머지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각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블록에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대한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각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우선수익자들의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우선수익권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금액의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안분에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대해서는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,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대출약정의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대출기간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연장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및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일부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조건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변경에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따라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신탁계약이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변경될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때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당사자들간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합의에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의하여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구체적으로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규정하기로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한다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.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이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때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>5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순위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우선수익권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금액의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합계액은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변경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이전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금액인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</w:ins>
      <w:ins w:id="292" w:author="first20230519" w:date="2025-10-15T17:59:00Z">
        <w:r w:rsidR="00175959">
          <w:rPr>
            <w:rFonts w:ascii="Times New Roman" w:eastAsia="바탕체" w:hAnsi="Times New Roman" w:cs="Times New Roman" w:hint="eastAsia"/>
            <w:sz w:val="23"/>
            <w:szCs w:val="23"/>
          </w:rPr>
          <w:t>금</w:t>
        </w:r>
      </w:ins>
      <w:ins w:id="293" w:author="first20230519" w:date="2025-10-15T17:58:00Z">
        <w:r w:rsidRPr="00175959">
          <w:rPr>
            <w:rFonts w:ascii="Times New Roman" w:eastAsia="바탕체" w:hAnsi="Times New Roman" w:cs="Times New Roman"/>
            <w:sz w:val="23"/>
            <w:szCs w:val="23"/>
          </w:rPr>
          <w:t>293,436,000,000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원으로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proofErr w:type="spellStart"/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원상회복하는</w:t>
        </w:r>
        <w:proofErr w:type="spellEnd"/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것을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전제로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이러한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안분을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정하기로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175959">
          <w:rPr>
            <w:rFonts w:ascii="Times New Roman" w:eastAsia="바탕체" w:hAnsi="Times New Roman" w:cs="Times New Roman" w:hint="eastAsia"/>
            <w:sz w:val="23"/>
            <w:szCs w:val="23"/>
          </w:rPr>
          <w:t>한다</w:t>
        </w:r>
        <w:r w:rsidRPr="00175959">
          <w:rPr>
            <w:rFonts w:ascii="Times New Roman" w:eastAsia="바탕체" w:hAnsi="Times New Roman" w:cs="Times New Roman"/>
            <w:sz w:val="23"/>
            <w:szCs w:val="23"/>
          </w:rPr>
          <w:t>.</w:t>
        </w:r>
      </w:ins>
    </w:p>
    <w:p w14:paraId="5CD57394" w14:textId="77777777" w:rsidR="00654115" w:rsidRDefault="0024041E" w:rsidP="00712ADD">
      <w:pPr>
        <w:pStyle w:val="a4"/>
        <w:numPr>
          <w:ilvl w:val="0"/>
          <w:numId w:val="43"/>
        </w:numPr>
        <w:wordWrap w:val="0"/>
        <w:spacing w:line="420" w:lineRule="atLeast"/>
        <w:ind w:leftChars="0"/>
        <w:jc w:val="both"/>
        <w:rPr>
          <w:ins w:id="294" w:author="first20230519" w:date="2025-10-15T18:01:00Z"/>
          <w:rFonts w:ascii="Times New Roman" w:eastAsia="바탕체" w:hAnsi="Times New Roman" w:cs="Times New Roman"/>
          <w:sz w:val="23"/>
          <w:szCs w:val="23"/>
        </w:rPr>
      </w:pPr>
      <w:ins w:id="295" w:author="first20230519" w:date="2025-10-15T18:00:00Z"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대출연장일로부터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삼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(3)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개월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이내에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본건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사업부지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중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M1-1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M1-2 </w:t>
        </w:r>
        <w:proofErr w:type="spellStart"/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proofErr w:type="spellEnd"/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M5 </w:t>
        </w:r>
        <w:proofErr w:type="spellStart"/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proofErr w:type="spellEnd"/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M7 </w:t>
        </w:r>
        <w:proofErr w:type="spellStart"/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블럭에</w:t>
        </w:r>
        <w:proofErr w:type="spellEnd"/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대하여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단지조성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PF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대출계약에서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정한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제약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사항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(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단지조성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PF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대출계약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8-2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조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또는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11-7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조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1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항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11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호에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따른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대주들</w:t>
        </w:r>
        <w:proofErr w:type="spellEnd"/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및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시공사의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동의를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포함함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)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을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준수하여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대주들이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승인한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조건으로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분양계약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또는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옵션계약의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체결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및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이에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따른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매매대금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10%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상당의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계약금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납부까지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완료되지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아니할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경우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완료되지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않은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블럭에</w:t>
        </w:r>
        <w:proofErr w:type="spellEnd"/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대하여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/>
            <w:sz w:val="23"/>
            <w:szCs w:val="23"/>
          </w:rPr>
          <w:t>“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갑</w:t>
        </w:r>
        <w:r>
          <w:rPr>
            <w:rFonts w:ascii="Times New Roman" w:eastAsia="바탕체" w:hAnsi="Times New Roman" w:cs="Times New Roman"/>
            <w:sz w:val="23"/>
            <w:szCs w:val="23"/>
          </w:rPr>
          <w:t>”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및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/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또는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/>
            <w:sz w:val="23"/>
            <w:szCs w:val="23"/>
          </w:rPr>
          <w:t>“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을</w:t>
        </w:r>
        <w:r>
          <w:rPr>
            <w:rFonts w:ascii="Times New Roman" w:eastAsia="바탕체" w:hAnsi="Times New Roman" w:cs="Times New Roman"/>
            <w:sz w:val="23"/>
            <w:szCs w:val="23"/>
          </w:rPr>
          <w:t>”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은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지체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없이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아래와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같은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조건으로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매각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(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분양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)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공고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후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공개매각을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진행하기로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하고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이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경우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/>
            <w:sz w:val="23"/>
            <w:szCs w:val="23"/>
          </w:rPr>
          <w:t>“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을</w:t>
        </w:r>
        <w:r>
          <w:rPr>
            <w:rFonts w:ascii="Times New Roman" w:eastAsia="바탕체" w:hAnsi="Times New Roman" w:cs="Times New Roman"/>
            <w:sz w:val="23"/>
            <w:szCs w:val="23"/>
          </w:rPr>
          <w:t>”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은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/>
            <w:sz w:val="23"/>
            <w:szCs w:val="23"/>
          </w:rPr>
          <w:t>“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갑</w:t>
        </w:r>
        <w:r>
          <w:rPr>
            <w:rFonts w:ascii="Times New Roman" w:eastAsia="바탕체" w:hAnsi="Times New Roman" w:cs="Times New Roman"/>
            <w:sz w:val="23"/>
            <w:szCs w:val="23"/>
          </w:rPr>
          <w:t>”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의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이러한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공개매각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진행을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허용할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수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있고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이에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따라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매매계약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(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분양계약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옵션계약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포함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)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이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체결되는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경우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</w:ins>
      <w:ins w:id="296" w:author="first20230519" w:date="2025-10-15T18:01:00Z">
        <w:r w:rsidR="00654115">
          <w:rPr>
            <w:rFonts w:ascii="Times New Roman" w:eastAsia="바탕체" w:hAnsi="Times New Roman" w:cs="Times New Roman"/>
            <w:sz w:val="23"/>
            <w:szCs w:val="23"/>
          </w:rPr>
          <w:t>“</w:t>
        </w:r>
        <w:r w:rsidR="00654115">
          <w:rPr>
            <w:rFonts w:ascii="Times New Roman" w:eastAsia="바탕체" w:hAnsi="Times New Roman" w:cs="Times New Roman" w:hint="eastAsia"/>
            <w:sz w:val="23"/>
            <w:szCs w:val="23"/>
          </w:rPr>
          <w:t>을</w:t>
        </w:r>
        <w:r w:rsidR="00654115">
          <w:rPr>
            <w:rFonts w:ascii="Times New Roman" w:eastAsia="바탕체" w:hAnsi="Times New Roman" w:cs="Times New Roman"/>
            <w:sz w:val="23"/>
            <w:szCs w:val="23"/>
          </w:rPr>
          <w:t>”</w:t>
        </w:r>
        <w:r w:rsidR="00654115">
          <w:rPr>
            <w:rFonts w:ascii="Times New Roman" w:eastAsia="바탕체" w:hAnsi="Times New Roman" w:cs="Times New Roman" w:hint="eastAsia"/>
            <w:sz w:val="23"/>
            <w:szCs w:val="23"/>
          </w:rPr>
          <w:t>은</w:t>
        </w:r>
      </w:ins>
      <w:ins w:id="297" w:author="first20230519" w:date="2025-10-15T18:00:00Z"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해당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계약에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따른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소유권이전등기가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될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수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있도록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협조하기로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한다</w:t>
        </w:r>
        <w:r w:rsidRPr="0024041E">
          <w:rPr>
            <w:rFonts w:ascii="Times New Roman" w:eastAsia="바탕체" w:hAnsi="Times New Roman" w:cs="Times New Roman" w:hint="eastAsia"/>
            <w:sz w:val="23"/>
            <w:szCs w:val="23"/>
          </w:rPr>
          <w:t>.</w:t>
        </w:r>
      </w:ins>
    </w:p>
    <w:p w14:paraId="7C1EC42A" w14:textId="779D6CDF" w:rsidR="00654115" w:rsidRPr="00654115" w:rsidRDefault="00654115" w:rsidP="009B7773">
      <w:pPr>
        <w:pStyle w:val="a4"/>
        <w:numPr>
          <w:ilvl w:val="0"/>
          <w:numId w:val="111"/>
        </w:numPr>
        <w:autoSpaceDE/>
        <w:autoSpaceDN/>
        <w:spacing w:line="276" w:lineRule="auto"/>
        <w:ind w:leftChars="0"/>
        <w:jc w:val="both"/>
        <w:rPr>
          <w:ins w:id="298" w:author="first20230519" w:date="2025-10-15T18:01:00Z"/>
          <w:rFonts w:ascii="Times New Roman" w:eastAsia="바탕체" w:hAnsi="Times New Roman" w:cs="Times New Roman"/>
          <w:sz w:val="23"/>
          <w:szCs w:val="23"/>
        </w:rPr>
      </w:pPr>
      <w:ins w:id="299" w:author="first20230519" w:date="2025-10-15T18:01:00Z"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공개매각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(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분양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)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대상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proofErr w:type="spellEnd"/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: M1-1 </w:t>
        </w:r>
        <w:proofErr w:type="spellStart"/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proofErr w:type="spellEnd"/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M1-2 </w:t>
        </w:r>
        <w:proofErr w:type="spellStart"/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proofErr w:type="spellEnd"/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M5 </w:t>
        </w:r>
        <w:proofErr w:type="spellStart"/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proofErr w:type="spellEnd"/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M7 </w:t>
        </w:r>
        <w:proofErr w:type="spellStart"/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proofErr w:type="spellEnd"/>
      </w:ins>
    </w:p>
    <w:p w14:paraId="43588A7A" w14:textId="77777777" w:rsidR="00654115" w:rsidRPr="00654115" w:rsidRDefault="00654115" w:rsidP="00654115">
      <w:pPr>
        <w:pStyle w:val="a4"/>
        <w:numPr>
          <w:ilvl w:val="0"/>
          <w:numId w:val="111"/>
        </w:numPr>
        <w:autoSpaceDE/>
        <w:autoSpaceDN/>
        <w:spacing w:line="276" w:lineRule="auto"/>
        <w:ind w:leftChars="0"/>
        <w:jc w:val="both"/>
        <w:rPr>
          <w:ins w:id="300" w:author="first20230519" w:date="2025-10-15T18:01:00Z"/>
          <w:rFonts w:ascii="Times New Roman" w:eastAsia="바탕체" w:hAnsi="Times New Roman" w:cs="Times New Roman"/>
          <w:sz w:val="23"/>
          <w:szCs w:val="23"/>
        </w:rPr>
      </w:pPr>
      <w:ins w:id="301" w:author="first20230519" w:date="2025-10-15T18:01:00Z"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매각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금액</w:t>
        </w:r>
      </w:ins>
    </w:p>
    <w:p w14:paraId="36C530AE" w14:textId="6A854817" w:rsidR="00654115" w:rsidRPr="00654115" w:rsidRDefault="00654115" w:rsidP="009B7773">
      <w:pPr>
        <w:pStyle w:val="a4"/>
        <w:autoSpaceDE/>
        <w:autoSpaceDN/>
        <w:spacing w:line="276" w:lineRule="auto"/>
        <w:ind w:leftChars="0" w:left="720"/>
        <w:jc w:val="both"/>
        <w:rPr>
          <w:ins w:id="302" w:author="first20230519" w:date="2025-10-15T18:01:00Z"/>
          <w:rFonts w:ascii="Times New Roman" w:eastAsia="바탕체" w:hAnsi="Times New Roman" w:cs="Times New Roman"/>
          <w:sz w:val="23"/>
          <w:szCs w:val="23"/>
        </w:rPr>
      </w:pPr>
      <w:ins w:id="303" w:author="first20230519" w:date="2025-10-15T18:01:00Z"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대출연장일로부터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삼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(3)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개월이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경과한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이후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육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(6)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개월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이내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: </w:t>
        </w:r>
      </w:ins>
      <w:ins w:id="304" w:author="first20230519" w:date="2025-10-15T18:22:00Z">
        <w:r w:rsidR="00BF1087">
          <w:rPr>
            <w:rFonts w:ascii="Times New Roman" w:eastAsia="바탕체" w:hAnsi="Times New Roman" w:cs="Times New Roman" w:hint="eastAsia"/>
            <w:sz w:val="23"/>
            <w:szCs w:val="23"/>
          </w:rPr>
          <w:t>별지</w:t>
        </w:r>
        <w:r w:rsidR="00BF1087">
          <w:rPr>
            <w:rFonts w:ascii="Times New Roman" w:eastAsia="바탕체" w:hAnsi="Times New Roman" w:cs="Times New Roman" w:hint="eastAsia"/>
            <w:sz w:val="23"/>
            <w:szCs w:val="23"/>
          </w:rPr>
          <w:t>6.</w:t>
        </w:r>
        <w:r w:rsidR="00BF1087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</w:ins>
      <w:ins w:id="305" w:author="first20230519" w:date="2025-10-15T18:23:00Z">
        <w:r w:rsidR="00BF1087">
          <w:rPr>
            <w:rFonts w:ascii="Times New Roman" w:eastAsia="바탕체" w:hAnsi="Times New Roman" w:cs="Times New Roman" w:hint="eastAsia"/>
            <w:sz w:val="23"/>
            <w:szCs w:val="23"/>
          </w:rPr>
          <w:t>기재</w:t>
        </w:r>
      </w:ins>
      <w:ins w:id="306" w:author="first20230519" w:date="2025-10-15T18:01:00Z"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proofErr w:type="spellEnd"/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별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분양계약금액</w:t>
        </w:r>
      </w:ins>
    </w:p>
    <w:p w14:paraId="45E94C31" w14:textId="073C9C84" w:rsidR="00654115" w:rsidRPr="00654115" w:rsidRDefault="00654115" w:rsidP="009B7773">
      <w:pPr>
        <w:pStyle w:val="a4"/>
        <w:autoSpaceDE/>
        <w:autoSpaceDN/>
        <w:spacing w:line="276" w:lineRule="auto"/>
        <w:ind w:leftChars="0" w:left="720"/>
        <w:jc w:val="both"/>
        <w:rPr>
          <w:ins w:id="307" w:author="first20230519" w:date="2025-10-15T18:01:00Z"/>
          <w:rFonts w:ascii="Times New Roman" w:eastAsia="바탕체" w:hAnsi="Times New Roman" w:cs="Times New Roman"/>
          <w:sz w:val="23"/>
          <w:szCs w:val="23"/>
        </w:rPr>
      </w:pPr>
      <w:ins w:id="308" w:author="first20230519" w:date="2025-10-15T18:01:00Z"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대출연장일로부터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육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(6)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개월이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경과한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이후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: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조성원가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(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평당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/>
            <w:sz w:val="23"/>
            <w:szCs w:val="23"/>
          </w:rPr>
          <w:t xml:space="preserve">6.308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백만원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)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이상으로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대주들과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</w:ins>
      <w:ins w:id="309" w:author="first20230519" w:date="2025-10-15T18:04:00Z">
        <w:r w:rsidR="009B7773">
          <w:rPr>
            <w:rFonts w:ascii="Times New Roman" w:eastAsia="바탕체" w:hAnsi="Times New Roman" w:cs="Times New Roman"/>
            <w:sz w:val="23"/>
            <w:szCs w:val="23"/>
          </w:rPr>
          <w:t>“</w:t>
        </w:r>
        <w:r w:rsidR="009B7773">
          <w:rPr>
            <w:rFonts w:ascii="Times New Roman" w:eastAsia="바탕체" w:hAnsi="Times New Roman" w:cs="Times New Roman" w:hint="eastAsia"/>
            <w:sz w:val="23"/>
            <w:szCs w:val="23"/>
          </w:rPr>
          <w:t>병</w:t>
        </w:r>
        <w:r w:rsidR="009B7773">
          <w:rPr>
            <w:rFonts w:ascii="Times New Roman" w:eastAsia="바탕체" w:hAnsi="Times New Roman" w:cs="Times New Roman"/>
            <w:sz w:val="23"/>
            <w:szCs w:val="23"/>
          </w:rPr>
          <w:t>”</w:t>
        </w:r>
        <w:r w:rsidR="009B7773">
          <w:rPr>
            <w:rFonts w:ascii="Times New Roman" w:eastAsia="바탕체" w:hAnsi="Times New Roman" w:cs="Times New Roman" w:hint="eastAsia"/>
            <w:sz w:val="23"/>
            <w:szCs w:val="23"/>
          </w:rPr>
          <w:t>이</w:t>
        </w:r>
      </w:ins>
      <w:ins w:id="310" w:author="first20230519" w:date="2025-10-15T18:01:00Z"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합의하여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정하기로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함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.</w:t>
        </w:r>
      </w:ins>
    </w:p>
    <w:p w14:paraId="29BA3450" w14:textId="0163BDAC" w:rsidR="0024041E" w:rsidRDefault="00654115" w:rsidP="009B7773">
      <w:pPr>
        <w:pStyle w:val="a4"/>
        <w:numPr>
          <w:ilvl w:val="0"/>
          <w:numId w:val="111"/>
        </w:numPr>
        <w:autoSpaceDE/>
        <w:autoSpaceDN/>
        <w:spacing w:line="276" w:lineRule="auto"/>
        <w:ind w:leftChars="0"/>
        <w:jc w:val="both"/>
        <w:rPr>
          <w:ins w:id="311" w:author="first20230519" w:date="2025-10-15T17:59:00Z"/>
          <w:rFonts w:ascii="Times New Roman" w:eastAsia="바탕체" w:hAnsi="Times New Roman" w:cs="Times New Roman"/>
          <w:sz w:val="23"/>
          <w:szCs w:val="23"/>
        </w:rPr>
      </w:pPr>
      <w:ins w:id="312" w:author="first20230519" w:date="2025-10-15T18:01:00Z"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매각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금액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납입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조건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: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계약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체결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시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매매대금의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10%</w:t>
        </w:r>
        <w:r w:rsidRPr="00654115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상당액을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납부하도록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하고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그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밖의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세부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사항은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대주들과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</w:ins>
      <w:ins w:id="313" w:author="first20230519" w:date="2025-10-15T18:04:00Z">
        <w:r w:rsidR="009B7773">
          <w:rPr>
            <w:rFonts w:ascii="Times New Roman" w:eastAsia="바탕체" w:hAnsi="Times New Roman" w:cs="Times New Roman"/>
            <w:sz w:val="23"/>
            <w:szCs w:val="23"/>
          </w:rPr>
          <w:t>“</w:t>
        </w:r>
        <w:r w:rsidR="009B7773">
          <w:rPr>
            <w:rFonts w:ascii="Times New Roman" w:eastAsia="바탕체" w:hAnsi="Times New Roman" w:cs="Times New Roman" w:hint="eastAsia"/>
            <w:sz w:val="23"/>
            <w:szCs w:val="23"/>
          </w:rPr>
          <w:t>병</w:t>
        </w:r>
        <w:r w:rsidR="009B7773">
          <w:rPr>
            <w:rFonts w:ascii="Times New Roman" w:eastAsia="바탕체" w:hAnsi="Times New Roman" w:cs="Times New Roman"/>
            <w:sz w:val="23"/>
            <w:szCs w:val="23"/>
          </w:rPr>
          <w:t>”</w:t>
        </w:r>
        <w:r w:rsidR="009B7773">
          <w:rPr>
            <w:rFonts w:ascii="Times New Roman" w:eastAsia="바탕체" w:hAnsi="Times New Roman" w:cs="Times New Roman" w:hint="eastAsia"/>
            <w:sz w:val="23"/>
            <w:szCs w:val="23"/>
          </w:rPr>
          <w:t>이</w:t>
        </w:r>
      </w:ins>
      <w:ins w:id="314" w:author="first20230519" w:date="2025-10-15T18:01:00Z"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합의하여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정하기로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함</w:t>
        </w:r>
        <w:r w:rsidRPr="00654115">
          <w:rPr>
            <w:rFonts w:ascii="Times New Roman" w:eastAsia="바탕체" w:hAnsi="Times New Roman" w:cs="Times New Roman" w:hint="eastAsia"/>
            <w:sz w:val="23"/>
            <w:szCs w:val="23"/>
          </w:rPr>
          <w:t>.</w:t>
        </w:r>
        <w:r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</w:ins>
    </w:p>
    <w:p w14:paraId="1D955057" w14:textId="1CD2B38C" w:rsidR="00001309" w:rsidRDefault="00001309" w:rsidP="00001309">
      <w:pPr>
        <w:pStyle w:val="a4"/>
        <w:numPr>
          <w:ilvl w:val="0"/>
          <w:numId w:val="43"/>
        </w:numPr>
        <w:wordWrap w:val="0"/>
        <w:spacing w:line="420" w:lineRule="atLeast"/>
        <w:ind w:leftChars="0"/>
        <w:jc w:val="both"/>
        <w:rPr>
          <w:ins w:id="315" w:author="first20230519" w:date="2025-10-15T18:05:00Z"/>
          <w:rFonts w:ascii="Times New Roman" w:eastAsia="바탕체" w:hAnsi="Times New Roman" w:cs="Times New Roman"/>
          <w:sz w:val="23"/>
          <w:szCs w:val="23"/>
        </w:rPr>
      </w:pPr>
      <w:ins w:id="316" w:author="first20230519" w:date="2025-10-15T18:05:00Z"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분양계약자가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분양계약을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체결하고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자신의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분양대금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중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분양수입금등에</w:t>
        </w:r>
        <w:proofErr w:type="spellEnd"/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해당하는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금액을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분양수입금계좌에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입금하고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분양대금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반환채권을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담보하기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위한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우선수익권을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요청할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경우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또는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건축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PF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대출약정에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따른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대출이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실행되고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그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금액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lastRenderedPageBreak/>
          <w:t>중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분양수입금등에</w:t>
        </w:r>
        <w:proofErr w:type="spellEnd"/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해당하는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금액이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분양수입금계좌에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입금된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경우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관련된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블럭에</w:t>
        </w:r>
        <w:proofErr w:type="spellEnd"/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관하여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관리형토지신탁계약을</w:t>
        </w:r>
        <w:proofErr w:type="spellEnd"/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해지하고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이를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신탁대상에서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제외하기로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한다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.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우선수익자들은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이러한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신탁해지를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위하여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필요한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협력을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제공하기로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한다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.</w:t>
        </w:r>
        <w:r w:rsidRPr="0000130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다만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분양계약자가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자신의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분양대금을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완납하거나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건축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PF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대출약정에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따른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대출이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실행되었으나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해당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분양대금이나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대출금이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분양수입금등보다</w:t>
        </w:r>
        <w:proofErr w:type="spellEnd"/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적을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경우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,</w:t>
        </w:r>
        <w:r w:rsidRPr="00001309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관련된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블럭에</w:t>
        </w:r>
        <w:proofErr w:type="spellEnd"/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관한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신탁해지에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관하여는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/>
            <w:sz w:val="23"/>
            <w:szCs w:val="23"/>
          </w:rPr>
          <w:t>“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병</w:t>
        </w:r>
        <w:r>
          <w:rPr>
            <w:rFonts w:ascii="Times New Roman" w:eastAsia="바탕체" w:hAnsi="Times New Roman" w:cs="Times New Roman"/>
            <w:sz w:val="23"/>
            <w:szCs w:val="23"/>
          </w:rPr>
          <w:t>”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과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대주가</w:t>
        </w:r>
        <w:proofErr w:type="spellEnd"/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합의하여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정하기로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한다</w:t>
        </w:r>
        <w:r w:rsidRPr="00001309">
          <w:rPr>
            <w:rFonts w:ascii="Times New Roman" w:eastAsia="바탕체" w:hAnsi="Times New Roman" w:cs="Times New Roman" w:hint="eastAsia"/>
            <w:sz w:val="23"/>
            <w:szCs w:val="23"/>
          </w:rPr>
          <w:t>.</w:t>
        </w:r>
      </w:ins>
    </w:p>
    <w:p w14:paraId="5D9935FA" w14:textId="7B08E834" w:rsidR="0072560C" w:rsidRPr="00936D2A" w:rsidRDefault="0072560C" w:rsidP="00712ADD">
      <w:pPr>
        <w:pStyle w:val="a4"/>
        <w:numPr>
          <w:ilvl w:val="0"/>
          <w:numId w:val="4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del w:id="317" w:author="first20230519" w:date="2025-10-15T18:06:00Z">
        <w:r w:rsidRPr="00936D2A" w:rsidDel="00001309">
          <w:rPr>
            <w:rFonts w:ascii="Times New Roman" w:eastAsia="바탕체" w:hAnsi="Times New Roman" w:cs="Times New Roman" w:hint="eastAsia"/>
            <w:sz w:val="23"/>
            <w:szCs w:val="23"/>
          </w:rPr>
          <w:delText>본조</w:delText>
        </w:r>
        <w:r w:rsidRPr="00936D2A" w:rsidDel="00001309">
          <w:rPr>
            <w:rFonts w:ascii="Times New Roman" w:eastAsia="바탕체" w:hAnsi="Times New Roman" w:cs="Times New Roman" w:hint="eastAsia"/>
            <w:sz w:val="23"/>
            <w:szCs w:val="23"/>
          </w:rPr>
          <w:delText xml:space="preserve"> </w:delText>
        </w:r>
        <w:r w:rsidRPr="00936D2A" w:rsidDel="00001309">
          <w:rPr>
            <w:rFonts w:ascii="Times New Roman" w:eastAsia="바탕체" w:hAnsi="Times New Roman" w:cs="Times New Roman" w:hint="eastAsia"/>
            <w:sz w:val="23"/>
            <w:szCs w:val="23"/>
          </w:rPr>
          <w:delText>제</w:delText>
        </w:r>
        <w:r w:rsidRPr="00936D2A" w:rsidDel="00001309">
          <w:rPr>
            <w:rFonts w:ascii="Times New Roman" w:eastAsia="바탕체" w:hAnsi="Times New Roman" w:cs="Times New Roman" w:hint="eastAsia"/>
            <w:sz w:val="23"/>
            <w:szCs w:val="23"/>
          </w:rPr>
          <w:delText>1</w:delText>
        </w:r>
        <w:r w:rsidRPr="00936D2A" w:rsidDel="00001309">
          <w:rPr>
            <w:rFonts w:ascii="Times New Roman" w:eastAsia="바탕체" w:hAnsi="Times New Roman" w:cs="Times New Roman" w:hint="eastAsia"/>
            <w:sz w:val="23"/>
            <w:szCs w:val="23"/>
          </w:rPr>
          <w:delText>항</w:delText>
        </w:r>
        <w:r w:rsidRPr="00936D2A" w:rsidDel="00001309">
          <w:rPr>
            <w:rFonts w:ascii="Times New Roman" w:eastAsia="바탕체" w:hAnsi="Times New Roman" w:cs="Times New Roman" w:hint="eastAsia"/>
            <w:sz w:val="23"/>
            <w:szCs w:val="23"/>
          </w:rPr>
          <w:delText xml:space="preserve"> </w:delText>
        </w:r>
        <w:r w:rsidRPr="00936D2A" w:rsidDel="00001309">
          <w:rPr>
            <w:rFonts w:ascii="Times New Roman" w:eastAsia="바탕체" w:hAnsi="Times New Roman" w:cs="Times New Roman" w:hint="eastAsia"/>
            <w:sz w:val="23"/>
            <w:szCs w:val="23"/>
          </w:rPr>
          <w:delText>및</w:delText>
        </w:r>
        <w:r w:rsidRPr="00936D2A" w:rsidDel="00001309">
          <w:rPr>
            <w:rFonts w:ascii="Times New Roman" w:eastAsia="바탕체" w:hAnsi="Times New Roman" w:cs="Times New Roman" w:hint="eastAsia"/>
            <w:sz w:val="23"/>
            <w:szCs w:val="23"/>
          </w:rPr>
          <w:delText xml:space="preserve"> </w:delText>
        </w:r>
        <w:r w:rsidRPr="00936D2A" w:rsidDel="00001309">
          <w:rPr>
            <w:rFonts w:ascii="Times New Roman" w:eastAsia="바탕체" w:hAnsi="Times New Roman" w:cs="Times New Roman" w:hint="eastAsia"/>
            <w:sz w:val="23"/>
            <w:szCs w:val="23"/>
          </w:rPr>
          <w:delText>제</w:delText>
        </w:r>
        <w:r w:rsidRPr="00936D2A" w:rsidDel="00001309">
          <w:rPr>
            <w:rFonts w:ascii="Times New Roman" w:eastAsia="바탕체" w:hAnsi="Times New Roman" w:cs="Times New Roman" w:hint="eastAsia"/>
            <w:sz w:val="23"/>
            <w:szCs w:val="23"/>
          </w:rPr>
          <w:delText>2</w:delText>
        </w:r>
        <w:r w:rsidRPr="00936D2A" w:rsidDel="00001309">
          <w:rPr>
            <w:rFonts w:ascii="Times New Roman" w:eastAsia="바탕체" w:hAnsi="Times New Roman" w:cs="Times New Roman" w:hint="eastAsia"/>
            <w:sz w:val="23"/>
            <w:szCs w:val="23"/>
          </w:rPr>
          <w:delText>항</w:delText>
        </w:r>
      </w:del>
      <w:ins w:id="318" w:author="first20230519" w:date="2025-10-15T18:06:00Z">
        <w:r w:rsidR="00001309">
          <w:rPr>
            <w:rFonts w:ascii="Times New Roman" w:eastAsia="바탕체" w:hAnsi="Times New Roman" w:cs="Times New Roman" w:hint="eastAsia"/>
            <w:sz w:val="23"/>
            <w:szCs w:val="23"/>
          </w:rPr>
          <w:t>전항</w:t>
        </w:r>
      </w:ins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목적용지에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우선수익권을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del w:id="319" w:author="first20230519" w:date="2025-10-15T18:06:00Z">
        <w:r w:rsidRPr="00936D2A" w:rsidDel="00871FF6">
          <w:rPr>
            <w:rFonts w:ascii="Times New Roman" w:eastAsia="바탕체" w:hAnsi="Times New Roman" w:cs="Times New Roman" w:hint="eastAsia"/>
            <w:sz w:val="23"/>
            <w:szCs w:val="23"/>
          </w:rPr>
          <w:delText>양수</w:delText>
        </w:r>
      </w:del>
      <w:ins w:id="320" w:author="first20230519" w:date="2025-10-15T18:06:00Z">
        <w:r w:rsidR="00871FF6">
          <w:rPr>
            <w:rFonts w:ascii="Times New Roman" w:eastAsia="바탕체" w:hAnsi="Times New Roman" w:cs="Times New Roman" w:hint="eastAsia"/>
            <w:sz w:val="23"/>
            <w:szCs w:val="23"/>
          </w:rPr>
          <w:t>취득</w:t>
        </w:r>
      </w:ins>
      <w:r w:rsidRPr="00936D2A">
        <w:rPr>
          <w:rFonts w:ascii="Times New Roman" w:eastAsia="바탕체" w:hAnsi="Times New Roman" w:cs="Times New Roman"/>
          <w:sz w:val="23"/>
          <w:szCs w:val="23"/>
        </w:rPr>
        <w:t>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수분양자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PF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대주는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분양우선수익자가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목적용지에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분양우선수익자의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우선수익권은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7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사항을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준용한다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59B89A5A" w14:textId="77777777" w:rsidR="0072560C" w:rsidRPr="00936D2A" w:rsidRDefault="0072560C" w:rsidP="00712ADD">
      <w:pPr>
        <w:pStyle w:val="a4"/>
        <w:numPr>
          <w:ilvl w:val="0"/>
          <w:numId w:val="4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우선수익자의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우선수익권은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우선수익권을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가지는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목적용지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잔여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10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10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기부채납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토지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미친다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1A064311" w14:textId="77777777" w:rsidR="002A3CEA" w:rsidRPr="00936D2A" w:rsidRDefault="002A3CEA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7D47AAE1" w14:textId="77777777" w:rsidR="002A3CEA" w:rsidRPr="00936D2A" w:rsidRDefault="002A3CEA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8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조【신탁기간과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신탁보수】</w:t>
      </w:r>
    </w:p>
    <w:p w14:paraId="4173736C" w14:textId="77777777" w:rsidR="002A3CEA" w:rsidRPr="00936D2A" w:rsidRDefault="002A3CEA" w:rsidP="00712ADD">
      <w:pPr>
        <w:pStyle w:val="a4"/>
        <w:numPr>
          <w:ilvl w:val="0"/>
          <w:numId w:val="4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신탁기간은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897BA0">
        <w:rPr>
          <w:rFonts w:ascii="Times New Roman" w:eastAsia="바탕체" w:hAnsi="Times New Roman" w:cs="Times New Roman" w:hint="eastAsia"/>
          <w:sz w:val="23"/>
          <w:szCs w:val="23"/>
        </w:rPr>
        <w:t>본</w:t>
      </w:r>
      <w:r w:rsidR="00897BA0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97BA0">
        <w:rPr>
          <w:rFonts w:ascii="Times New Roman" w:eastAsia="바탕체" w:hAnsi="Times New Roman" w:cs="Times New Roman" w:hint="eastAsia"/>
          <w:sz w:val="23"/>
          <w:szCs w:val="23"/>
        </w:rPr>
        <w:t>신탁계약</w:t>
      </w:r>
      <w:r w:rsidR="00897BA0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97BA0">
        <w:rPr>
          <w:rFonts w:ascii="Times New Roman" w:eastAsia="바탕체" w:hAnsi="Times New Roman" w:cs="Times New Roman" w:hint="eastAsia"/>
          <w:sz w:val="23"/>
          <w:szCs w:val="23"/>
        </w:rPr>
        <w:t>체결일로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897BA0">
        <w:rPr>
          <w:rFonts w:ascii="Times New Roman" w:eastAsia="바탕체" w:hAnsi="Times New Roman" w:cs="Times New Roman" w:hint="eastAsia"/>
          <w:sz w:val="23"/>
          <w:szCs w:val="23"/>
        </w:rPr>
        <w:t>본</w:t>
      </w:r>
      <w:r w:rsidR="00897BA0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97BA0">
        <w:rPr>
          <w:rFonts w:ascii="Times New Roman" w:eastAsia="바탕체" w:hAnsi="Times New Roman" w:cs="Times New Roman" w:hint="eastAsia"/>
          <w:sz w:val="23"/>
          <w:szCs w:val="23"/>
        </w:rPr>
        <w:t>사업의</w:t>
      </w:r>
      <w:r w:rsidR="00897BA0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97BA0">
        <w:rPr>
          <w:rFonts w:ascii="Times New Roman" w:eastAsia="바탕체" w:hAnsi="Times New Roman" w:cs="Times New Roman" w:hint="eastAsia"/>
          <w:sz w:val="23"/>
          <w:szCs w:val="23"/>
        </w:rPr>
        <w:t>준공인가</w:t>
      </w:r>
      <w:r w:rsidR="00897BA0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97BA0">
        <w:rPr>
          <w:rFonts w:ascii="Times New Roman" w:eastAsia="바탕체" w:hAnsi="Times New Roman" w:cs="Times New Roman" w:hint="eastAsia"/>
          <w:sz w:val="23"/>
          <w:szCs w:val="23"/>
        </w:rPr>
        <w:t>완료</w:t>
      </w:r>
      <w:r w:rsidR="00897BA0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97BA0">
        <w:rPr>
          <w:rFonts w:ascii="Times New Roman" w:eastAsia="바탕체" w:hAnsi="Times New Roman" w:cs="Times New Roman" w:hint="eastAsia"/>
          <w:sz w:val="23"/>
          <w:szCs w:val="23"/>
        </w:rPr>
        <w:t>후</w:t>
      </w:r>
      <w:r w:rsidR="00897BA0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97BA0">
        <w:rPr>
          <w:rFonts w:ascii="Times New Roman" w:eastAsia="바탕체" w:hAnsi="Times New Roman" w:cs="Times New Roman"/>
          <w:sz w:val="23"/>
          <w:szCs w:val="23"/>
        </w:rPr>
        <w:t>[*]</w:t>
      </w:r>
      <w:r w:rsidR="00897BA0">
        <w:rPr>
          <w:rFonts w:ascii="Times New Roman" w:eastAsia="바탕체" w:hAnsi="Times New Roman" w:cs="Times New Roman" w:hint="eastAsia"/>
          <w:sz w:val="23"/>
          <w:szCs w:val="23"/>
        </w:rPr>
        <w:t>개월이</w:t>
      </w:r>
      <w:r w:rsidR="00897BA0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97BA0">
        <w:rPr>
          <w:rFonts w:ascii="Times New Roman" w:eastAsia="바탕체" w:hAnsi="Times New Roman" w:cs="Times New Roman" w:hint="eastAsia"/>
          <w:sz w:val="23"/>
          <w:szCs w:val="23"/>
        </w:rPr>
        <w:t>되는</w:t>
      </w:r>
      <w:r w:rsidR="00897BA0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proofErr w:type="spellStart"/>
      <w:r w:rsidR="00897BA0">
        <w:rPr>
          <w:rFonts w:ascii="Times New Roman" w:eastAsia="바탕체" w:hAnsi="Times New Roman" w:cs="Times New Roman" w:hint="eastAsia"/>
          <w:sz w:val="23"/>
          <w:szCs w:val="23"/>
        </w:rPr>
        <w:t>날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까지로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051FCF7A" w14:textId="77777777" w:rsidR="002A3CEA" w:rsidRPr="00936D2A" w:rsidRDefault="002A3CEA" w:rsidP="00712ADD">
      <w:pPr>
        <w:pStyle w:val="a4"/>
        <w:numPr>
          <w:ilvl w:val="0"/>
          <w:numId w:val="4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대출원리금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신탁사무처리비용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구상권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잔존하는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기간동안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신탁기간은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자동으로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연장된다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0673B9C" w14:textId="77777777" w:rsidR="0072560C" w:rsidRPr="00936D2A" w:rsidDel="00F8348E" w:rsidRDefault="002A3CEA" w:rsidP="00F8348E">
      <w:pPr>
        <w:pStyle w:val="a4"/>
        <w:numPr>
          <w:ilvl w:val="0"/>
          <w:numId w:val="44"/>
        </w:numPr>
        <w:wordWrap w:val="0"/>
        <w:spacing w:line="420" w:lineRule="atLeast"/>
        <w:ind w:leftChars="0"/>
        <w:jc w:val="both"/>
        <w:rPr>
          <w:del w:id="321" w:author="김윤필" w:date="2025-09-24T21:30:00Z"/>
          <w:rFonts w:ascii="Times New Roman" w:eastAsia="바탕체" w:hAnsi="Times New Roman" w:cs="Times New Roman"/>
          <w:sz w:val="23"/>
          <w:szCs w:val="23"/>
        </w:rPr>
      </w:pPr>
      <w:del w:id="322" w:author="김윤필" w:date="2025-09-24T21:31:00Z">
        <w:r w:rsidRPr="00936D2A" w:rsidDel="00F8348E">
          <w:rPr>
            <w:rFonts w:ascii="Times New Roman" w:eastAsia="바탕체" w:hAnsi="Times New Roman" w:cs="Times New Roman"/>
            <w:sz w:val="23"/>
            <w:szCs w:val="23"/>
          </w:rPr>
          <w:delText>본조</w:delText>
        </w:r>
        <w:r w:rsidRPr="00936D2A" w:rsidDel="00F8348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F8348E">
          <w:rPr>
            <w:rFonts w:ascii="Times New Roman" w:eastAsia="바탕체" w:hAnsi="Times New Roman" w:cs="Times New Roman"/>
            <w:sz w:val="23"/>
            <w:szCs w:val="23"/>
          </w:rPr>
          <w:delText>제</w:delText>
        </w:r>
        <w:r w:rsidRPr="00936D2A" w:rsidDel="00F8348E">
          <w:rPr>
            <w:rFonts w:ascii="Times New Roman" w:eastAsia="바탕체" w:hAnsi="Times New Roman" w:cs="Times New Roman"/>
            <w:sz w:val="23"/>
            <w:szCs w:val="23"/>
          </w:rPr>
          <w:delText>2</w:delText>
        </w:r>
        <w:r w:rsidRPr="00936D2A" w:rsidDel="00F8348E">
          <w:rPr>
            <w:rFonts w:ascii="Times New Roman" w:eastAsia="바탕체" w:hAnsi="Times New Roman" w:cs="Times New Roman"/>
            <w:sz w:val="23"/>
            <w:szCs w:val="23"/>
          </w:rPr>
          <w:delText>항에</w:delText>
        </w:r>
        <w:r w:rsidRPr="00936D2A" w:rsidDel="00F8348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F8348E">
          <w:rPr>
            <w:rFonts w:ascii="Times New Roman" w:eastAsia="바탕체" w:hAnsi="Times New Roman" w:cs="Times New Roman"/>
            <w:sz w:val="23"/>
            <w:szCs w:val="23"/>
          </w:rPr>
          <w:delText>따른</w:delText>
        </w:r>
        <w:r w:rsidRPr="00936D2A" w:rsidDel="00F8348E">
          <w:rPr>
            <w:rFonts w:ascii="Times New Roman" w:eastAsia="바탕체" w:hAnsi="Times New Roman" w:cs="Times New Roman"/>
            <w:sz w:val="23"/>
            <w:szCs w:val="23"/>
          </w:rPr>
          <w:delText xml:space="preserve"> “</w:delText>
        </w:r>
        <w:r w:rsidRPr="00936D2A" w:rsidDel="00F8348E">
          <w:rPr>
            <w:rFonts w:ascii="Times New Roman" w:eastAsia="바탕체" w:hAnsi="Times New Roman" w:cs="Times New Roman"/>
            <w:sz w:val="23"/>
            <w:szCs w:val="23"/>
          </w:rPr>
          <w:delText>을</w:delText>
        </w:r>
        <w:r w:rsidRPr="00936D2A" w:rsidDel="00F8348E">
          <w:rPr>
            <w:rFonts w:ascii="Times New Roman" w:eastAsia="바탕체" w:hAnsi="Times New Roman" w:cs="Times New Roman"/>
            <w:sz w:val="23"/>
            <w:szCs w:val="23"/>
          </w:rPr>
          <w:delText>”</w:delText>
        </w:r>
        <w:r w:rsidRPr="00936D2A" w:rsidDel="00F8348E">
          <w:rPr>
            <w:rFonts w:ascii="Times New Roman" w:eastAsia="바탕체" w:hAnsi="Times New Roman" w:cs="Times New Roman"/>
            <w:sz w:val="23"/>
            <w:szCs w:val="23"/>
          </w:rPr>
          <w:delText>의</w:delText>
        </w:r>
        <w:r w:rsidRPr="00936D2A" w:rsidDel="00F8348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F8348E">
          <w:rPr>
            <w:rFonts w:ascii="Times New Roman" w:eastAsia="바탕체" w:hAnsi="Times New Roman" w:cs="Times New Roman"/>
            <w:sz w:val="23"/>
            <w:szCs w:val="23"/>
          </w:rPr>
          <w:delText>보수</w:delText>
        </w:r>
        <w:r w:rsidRPr="00936D2A" w:rsidDel="00F8348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F8348E">
          <w:rPr>
            <w:rFonts w:ascii="Times New Roman" w:eastAsia="바탕체" w:hAnsi="Times New Roman" w:cs="Times New Roman"/>
            <w:sz w:val="23"/>
            <w:szCs w:val="23"/>
          </w:rPr>
          <w:delText>및</w:delText>
        </w:r>
        <w:r w:rsidRPr="00936D2A" w:rsidDel="00F8348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F8348E">
          <w:rPr>
            <w:rFonts w:ascii="Times New Roman" w:eastAsia="바탕체" w:hAnsi="Times New Roman" w:cs="Times New Roman"/>
            <w:sz w:val="23"/>
            <w:szCs w:val="23"/>
          </w:rPr>
          <w:delText>수납방법은</w:delText>
        </w:r>
        <w:r w:rsidRPr="00936D2A" w:rsidDel="00F8348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F8348E">
          <w:rPr>
            <w:rFonts w:ascii="Times New Roman" w:eastAsia="바탕체" w:hAnsi="Times New Roman" w:cs="Times New Roman"/>
            <w:sz w:val="23"/>
            <w:szCs w:val="23"/>
          </w:rPr>
          <w:delText>다음과</w:delText>
        </w:r>
        <w:r w:rsidRPr="00936D2A" w:rsidDel="00F8348E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F8348E">
          <w:rPr>
            <w:rFonts w:ascii="Times New Roman" w:eastAsia="바탕체" w:hAnsi="Times New Roman" w:cs="Times New Roman"/>
            <w:sz w:val="23"/>
            <w:szCs w:val="23"/>
          </w:rPr>
          <w:delText>같다</w:delText>
        </w:r>
        <w:r w:rsidR="00D433C1" w:rsidDel="00F8348E">
          <w:rPr>
            <w:rFonts w:ascii="Times New Roman" w:eastAsia="바탕체" w:hAnsi="Times New Roman" w:cs="Times New Roman" w:hint="eastAsia"/>
            <w:sz w:val="23"/>
            <w:szCs w:val="23"/>
          </w:rPr>
          <w:delText xml:space="preserve">. </w:delText>
        </w:r>
      </w:del>
      <w:del w:id="323" w:author="김윤필" w:date="2025-09-24T21:30:00Z">
        <w:r w:rsidR="00D433C1" w:rsidRPr="00D433C1" w:rsidDel="00F8348E">
          <w:rPr>
            <w:rFonts w:ascii="Times New Roman" w:eastAsia="바탕체" w:hAnsi="Times New Roman" w:cs="Times New Roman"/>
            <w:sz w:val="23"/>
            <w:szCs w:val="23"/>
            <w:highlight w:val="green"/>
          </w:rPr>
          <w:delText xml:space="preserve">[K&amp;C: </w:delText>
        </w:r>
        <w:r w:rsidR="00D433C1" w:rsidRPr="00D433C1" w:rsidDel="00F8348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이</w:delText>
        </w:r>
        <w:r w:rsidR="00D433C1" w:rsidRPr="00D433C1" w:rsidDel="00F8348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D433C1" w:rsidRPr="00D433C1" w:rsidDel="00F8348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부분</w:delText>
        </w:r>
        <w:r w:rsidR="00D433C1" w:rsidRPr="00D433C1" w:rsidDel="00F8348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D433C1" w:rsidRPr="00D433C1" w:rsidDel="00F8348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취지와</w:delText>
        </w:r>
        <w:r w:rsidR="00D433C1" w:rsidRPr="00D433C1" w:rsidDel="00F8348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D433C1" w:rsidRPr="00D433C1" w:rsidDel="00F8348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내용</w:delText>
        </w:r>
        <w:r w:rsidR="00D433C1" w:rsidRPr="00D433C1" w:rsidDel="00F8348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D433C1" w:rsidRPr="00D433C1" w:rsidDel="00F8348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확인</w:delText>
        </w:r>
        <w:r w:rsidR="00D433C1" w:rsidRPr="00D433C1" w:rsidDel="00F8348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 xml:space="preserve"> </w:delText>
        </w:r>
        <w:r w:rsidR="00D433C1" w:rsidRPr="00D433C1" w:rsidDel="00F8348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바랍니다</w:delText>
        </w:r>
        <w:r w:rsidR="00D433C1" w:rsidRPr="00D433C1" w:rsidDel="00F8348E">
          <w:rPr>
            <w:rFonts w:ascii="Times New Roman" w:eastAsia="바탕체" w:hAnsi="Times New Roman" w:cs="Times New Roman" w:hint="eastAsia"/>
            <w:sz w:val="23"/>
            <w:szCs w:val="23"/>
            <w:highlight w:val="green"/>
          </w:rPr>
          <w:delText>.</w:delText>
        </w:r>
        <w:r w:rsidR="00D433C1" w:rsidRPr="00D433C1" w:rsidDel="00F8348E">
          <w:rPr>
            <w:rFonts w:ascii="Times New Roman" w:eastAsia="바탕체" w:hAnsi="Times New Roman" w:cs="Times New Roman"/>
            <w:sz w:val="23"/>
            <w:szCs w:val="23"/>
            <w:highlight w:val="green"/>
          </w:rPr>
          <w:delText>]</w:delText>
        </w:r>
      </w:del>
    </w:p>
    <w:p w14:paraId="0366A3AC" w14:textId="77777777" w:rsidR="00995346" w:rsidRPr="00936D2A" w:rsidDel="00F8348E" w:rsidRDefault="00995346" w:rsidP="00F8348E">
      <w:pPr>
        <w:pStyle w:val="a4"/>
        <w:numPr>
          <w:ilvl w:val="0"/>
          <w:numId w:val="44"/>
        </w:numPr>
        <w:wordWrap w:val="0"/>
        <w:spacing w:line="420" w:lineRule="atLeast"/>
        <w:ind w:leftChars="0"/>
        <w:jc w:val="both"/>
        <w:rPr>
          <w:del w:id="324" w:author="김윤필" w:date="2025-09-24T21:30:00Z"/>
          <w:rFonts w:ascii="Times New Roman" w:eastAsia="바탕체" w:hAnsi="Times New Roman" w:cs="Times New Roman"/>
          <w:sz w:val="24"/>
          <w:szCs w:val="24"/>
        </w:rPr>
      </w:pPr>
    </w:p>
    <w:tbl>
      <w:tblPr>
        <w:tblOverlap w:val="never"/>
        <w:tblW w:w="0" w:type="auto"/>
        <w:tblInd w:w="3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0"/>
      </w:tblGrid>
      <w:tr w:rsidR="00995346" w:rsidRPr="00936D2A" w:rsidDel="00F8348E" w14:paraId="5F5359DC" w14:textId="77777777" w:rsidTr="00995346">
        <w:trPr>
          <w:trHeight w:val="1915"/>
          <w:del w:id="325" w:author="김윤필" w:date="2025-09-24T21:30:00Z"/>
        </w:trPr>
        <w:tc>
          <w:tcPr>
            <w:tcW w:w="9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1A25A" w14:textId="77777777" w:rsidR="00995346" w:rsidRPr="00936D2A" w:rsidDel="00F8348E" w:rsidRDefault="00995346" w:rsidP="00F8348E">
            <w:pPr>
              <w:pStyle w:val="a4"/>
              <w:numPr>
                <w:ilvl w:val="0"/>
                <w:numId w:val="44"/>
              </w:numPr>
              <w:wordWrap w:val="0"/>
              <w:spacing w:line="420" w:lineRule="atLeast"/>
              <w:ind w:leftChars="0"/>
              <w:jc w:val="both"/>
              <w:rPr>
                <w:del w:id="326" w:author="김윤필" w:date="2025-09-24T21:30:00Z"/>
                <w:rFonts w:ascii="Times New Roman" w:eastAsia="바탕체" w:hAnsi="Times New Roman" w:cs="Times New Roman"/>
                <w:sz w:val="20"/>
                <w:szCs w:val="20"/>
              </w:rPr>
            </w:pPr>
            <w:del w:id="327" w:author="김윤필" w:date="2025-09-24T21:30:00Z">
              <w:r w:rsidRPr="00936D2A" w:rsidDel="00F8348E">
                <w:rPr>
                  <w:rFonts w:ascii="Times New Roman" w:eastAsia="Times New Roman" w:hAnsi="Times New Roman" w:cs="Times New Roman" w:hint="eastAsia"/>
                  <w:sz w:val="24"/>
                  <w:szCs w:val="24"/>
                </w:rPr>
                <w:delText>󰊱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보수액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: 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￦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         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원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</w:delText>
              </w:r>
            </w:del>
          </w:p>
          <w:p w14:paraId="3ADE1842" w14:textId="77777777" w:rsidR="00995346" w:rsidRPr="00936D2A" w:rsidDel="00F8348E" w:rsidRDefault="00995346" w:rsidP="00F8348E">
            <w:pPr>
              <w:pStyle w:val="a4"/>
              <w:numPr>
                <w:ilvl w:val="0"/>
                <w:numId w:val="44"/>
              </w:numPr>
              <w:wordWrap w:val="0"/>
              <w:spacing w:line="420" w:lineRule="atLeast"/>
              <w:ind w:leftChars="0"/>
              <w:jc w:val="both"/>
              <w:rPr>
                <w:del w:id="328" w:author="김윤필" w:date="2025-09-24T21:30:00Z"/>
                <w:rFonts w:ascii="Times New Roman" w:eastAsia="바탕체" w:hAnsi="Times New Roman" w:cs="Times New Roman"/>
                <w:sz w:val="20"/>
                <w:szCs w:val="20"/>
              </w:rPr>
            </w:pPr>
            <w:del w:id="329" w:author="김윤필" w:date="2025-09-24T21:30:00Z"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- 2025. . .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자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변경계약에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따른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보수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</w:delText>
              </w:r>
            </w:del>
          </w:p>
          <w:p w14:paraId="75557357" w14:textId="77777777" w:rsidR="00995346" w:rsidRPr="00936D2A" w:rsidDel="00F8348E" w:rsidRDefault="00995346" w:rsidP="00F8348E">
            <w:pPr>
              <w:pStyle w:val="a4"/>
              <w:numPr>
                <w:ilvl w:val="0"/>
                <w:numId w:val="44"/>
              </w:numPr>
              <w:wordWrap w:val="0"/>
              <w:spacing w:line="420" w:lineRule="atLeast"/>
              <w:ind w:leftChars="0"/>
              <w:jc w:val="both"/>
              <w:rPr>
                <w:del w:id="330" w:author="김윤필" w:date="2025-09-24T21:30:00Z"/>
                <w:rFonts w:ascii="Times New Roman" w:eastAsia="바탕체" w:hAnsi="Times New Roman" w:cs="Times New Roman"/>
                <w:sz w:val="20"/>
                <w:szCs w:val="20"/>
              </w:rPr>
            </w:pPr>
            <w:del w:id="331" w:author="김윤필" w:date="2025-09-24T21:30:00Z"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· 2025. . .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자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변경계약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체결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시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: 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금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원정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(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￦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-)</w:delText>
              </w:r>
            </w:del>
          </w:p>
          <w:p w14:paraId="6A36C8DD" w14:textId="77777777" w:rsidR="00995346" w:rsidRPr="00936D2A" w:rsidDel="00F8348E" w:rsidRDefault="00995346" w:rsidP="00F8348E">
            <w:pPr>
              <w:pStyle w:val="a4"/>
              <w:numPr>
                <w:ilvl w:val="0"/>
                <w:numId w:val="44"/>
              </w:numPr>
              <w:wordWrap w:val="0"/>
              <w:spacing w:line="420" w:lineRule="atLeast"/>
              <w:ind w:leftChars="0"/>
              <w:jc w:val="both"/>
              <w:rPr>
                <w:del w:id="332" w:author="김윤필" w:date="2025-09-24T21:30:00Z"/>
                <w:rFonts w:ascii="Times New Roman" w:eastAsia="바탕체" w:hAnsi="Times New Roman" w:cs="Times New Roman"/>
                <w:sz w:val="20"/>
                <w:szCs w:val="20"/>
              </w:rPr>
            </w:pPr>
            <w:del w:id="333" w:author="김윤필" w:date="2025-09-24T21:30:00Z"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· 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본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특약사항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제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3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조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제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7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항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“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건축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PF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대출약정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”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에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따른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최초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대출금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인출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시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: </w:delText>
              </w:r>
            </w:del>
          </w:p>
          <w:p w14:paraId="52C4B4A7" w14:textId="77777777" w:rsidR="00995346" w:rsidRPr="00936D2A" w:rsidDel="00F8348E" w:rsidRDefault="00995346" w:rsidP="00F8348E">
            <w:pPr>
              <w:pStyle w:val="a4"/>
              <w:numPr>
                <w:ilvl w:val="0"/>
                <w:numId w:val="44"/>
              </w:numPr>
              <w:wordWrap w:val="0"/>
              <w:spacing w:line="420" w:lineRule="atLeast"/>
              <w:ind w:leftChars="0"/>
              <w:jc w:val="both"/>
              <w:rPr>
                <w:del w:id="334" w:author="김윤필" w:date="2025-09-24T21:30:00Z"/>
                <w:rFonts w:ascii="Times New Roman" w:eastAsia="바탕체" w:hAnsi="Times New Roman" w:cs="Times New Roman"/>
                <w:sz w:val="20"/>
                <w:szCs w:val="20"/>
              </w:rPr>
            </w:pPr>
            <w:del w:id="335" w:author="김윤필" w:date="2025-09-24T21:30:00Z"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금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원정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(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￦</w:delText>
              </w:r>
              <w:r w:rsidRPr="00936D2A" w:rsidDel="00F8348E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 xml:space="preserve">             -) </w:delText>
              </w:r>
            </w:del>
          </w:p>
        </w:tc>
      </w:tr>
    </w:tbl>
    <w:p w14:paraId="1BAB3C0B" w14:textId="77777777" w:rsidR="00995346" w:rsidRPr="00936D2A" w:rsidRDefault="00995346" w:rsidP="00712ADD">
      <w:pPr>
        <w:pStyle w:val="a4"/>
        <w:numPr>
          <w:ilvl w:val="0"/>
          <w:numId w:val="4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신탁기간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연장될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신탁기간이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만료되었음에도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CE4710">
        <w:rPr>
          <w:rFonts w:ascii="Times New Roman" w:eastAsia="바탕체" w:hAnsi="Times New Roman" w:cs="Times New Roman"/>
          <w:sz w:val="23"/>
          <w:szCs w:val="23"/>
        </w:rPr>
        <w:t>“</w:t>
      </w:r>
      <w:r w:rsidR="00CE4710">
        <w:rPr>
          <w:rFonts w:ascii="Times New Roman" w:eastAsia="바탕체" w:hAnsi="Times New Roman" w:cs="Times New Roman" w:hint="eastAsia"/>
          <w:sz w:val="23"/>
          <w:szCs w:val="23"/>
        </w:rPr>
        <w:t>을</w:t>
      </w:r>
      <w:r w:rsidR="00CE4710">
        <w:rPr>
          <w:rFonts w:ascii="Times New Roman" w:eastAsia="바탕체" w:hAnsi="Times New Roman" w:cs="Times New Roman"/>
          <w:sz w:val="23"/>
          <w:szCs w:val="23"/>
        </w:rPr>
        <w:t>”</w:t>
      </w:r>
      <w:r w:rsidR="00CE4710"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="00CE4710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종료되지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않은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="00CE4710">
        <w:rPr>
          <w:rFonts w:ascii="Times New Roman" w:eastAsia="바탕체" w:hAnsi="Times New Roman" w:cs="Times New Roman"/>
          <w:sz w:val="23"/>
          <w:szCs w:val="23"/>
        </w:rPr>
        <w:t>“</w:t>
      </w:r>
      <w:r w:rsidR="00CE4710">
        <w:rPr>
          <w:rFonts w:ascii="Times New Roman" w:eastAsia="바탕체" w:hAnsi="Times New Roman" w:cs="Times New Roman" w:hint="eastAsia"/>
          <w:sz w:val="23"/>
          <w:szCs w:val="23"/>
        </w:rPr>
        <w:t>을</w:t>
      </w:r>
      <w:r w:rsidR="00CE4710">
        <w:rPr>
          <w:rFonts w:ascii="Times New Roman" w:eastAsia="바탕체" w:hAnsi="Times New Roman" w:cs="Times New Roman"/>
          <w:sz w:val="23"/>
          <w:szCs w:val="23"/>
        </w:rPr>
        <w:t>”</w:t>
      </w:r>
      <w:r w:rsidR="00CE4710"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="00CE4710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실제로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종료될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때까지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매월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 xml:space="preserve">[  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만원</w:t>
      </w:r>
      <w:r w:rsidRPr="00936D2A">
        <w:rPr>
          <w:rFonts w:ascii="Times New Roman" w:eastAsia="바탕체" w:hAnsi="Times New Roman" w:cs="Times New Roman"/>
          <w:sz w:val="23"/>
          <w:szCs w:val="23"/>
        </w:rPr>
        <w:t>]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금원을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추가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신탁보수로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부족한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="00CE4710">
        <w:rPr>
          <w:rFonts w:ascii="Times New Roman" w:eastAsia="바탕체" w:hAnsi="Times New Roman" w:cs="Times New Roman"/>
          <w:sz w:val="23"/>
          <w:szCs w:val="23"/>
        </w:rPr>
        <w:t>“</w:t>
      </w:r>
      <w:r w:rsidR="00CE4710">
        <w:rPr>
          <w:rFonts w:ascii="Times New Roman" w:eastAsia="바탕체" w:hAnsi="Times New Roman" w:cs="Times New Roman" w:hint="eastAsia"/>
          <w:sz w:val="23"/>
          <w:szCs w:val="23"/>
        </w:rPr>
        <w:t>갑</w:t>
      </w:r>
      <w:r w:rsidR="00CE4710">
        <w:rPr>
          <w:rFonts w:ascii="Times New Roman" w:eastAsia="바탕체" w:hAnsi="Times New Roman" w:cs="Times New Roman"/>
          <w:sz w:val="23"/>
          <w:szCs w:val="23"/>
        </w:rPr>
        <w:t>”</w:t>
      </w:r>
      <w:r w:rsidR="00CE4710">
        <w:rPr>
          <w:rFonts w:ascii="Times New Roman" w:eastAsia="바탕체" w:hAnsi="Times New Roman" w:cs="Times New Roman" w:hint="eastAsia"/>
          <w:sz w:val="23"/>
          <w:szCs w:val="23"/>
        </w:rPr>
        <w:t>이</w:t>
      </w:r>
      <w:r w:rsidR="00CE4710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추가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신탁보수를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수탁자에게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신탁종료시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종료일에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월의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15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초과하는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개월로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산정한다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132B33C9" w14:textId="77777777" w:rsidR="00995346" w:rsidRPr="00936D2A" w:rsidRDefault="00995346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</w:p>
    <w:p w14:paraId="7B6E6BED" w14:textId="77777777" w:rsidR="008B2037" w:rsidRPr="00936D2A" w:rsidRDefault="008B2037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9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해제】</w:t>
      </w:r>
    </w:p>
    <w:p w14:paraId="562F4EFE" w14:textId="77777777" w:rsidR="008B2037" w:rsidRPr="00936D2A" w:rsidRDefault="008B2037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신탁계약서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불구하고</w:t>
      </w:r>
      <w:r w:rsidR="008B40FA">
        <w:rPr>
          <w:rFonts w:ascii="Times New Roman" w:eastAsia="바탕체" w:hAnsi="Times New Roman" w:cs="Times New Roman" w:hint="eastAsia"/>
          <w:sz w:val="23"/>
          <w:szCs w:val="23"/>
        </w:rPr>
        <w:t>,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</w:t>
      </w:r>
      <w:r w:rsidR="008B40FA">
        <w:rPr>
          <w:rFonts w:ascii="Times New Roman" w:eastAsia="MS Mincho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해제는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따르기로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6FF655B0" w14:textId="77777777" w:rsidR="008B2037" w:rsidRPr="00936D2A" w:rsidRDefault="008B2037" w:rsidP="00712ADD">
      <w:pPr>
        <w:pStyle w:val="a4"/>
        <w:numPr>
          <w:ilvl w:val="0"/>
          <w:numId w:val="4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D3471C">
        <w:rPr>
          <w:rFonts w:ascii="Times New Roman" w:eastAsia="바탕체" w:hAnsi="Times New Roman" w:cs="Times New Roman" w:hint="eastAsia"/>
          <w:sz w:val="23"/>
          <w:szCs w:val="23"/>
        </w:rPr>
        <w:t>당사자들</w:t>
      </w:r>
      <w:r w:rsidR="00D3471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합의에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</w:t>
      </w:r>
      <w:r w:rsidR="00C2797C">
        <w:rPr>
          <w:rFonts w:ascii="Times New Roman" w:eastAsia="MS Mincho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귀책사유가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당사자를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제외한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나머지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당사자들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합의에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</w:t>
      </w:r>
      <w:r w:rsidR="000B4300">
        <w:rPr>
          <w:rFonts w:ascii="Times New Roman" w:eastAsia="MS Mincho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584244F6" w14:textId="77777777" w:rsidR="008B2037" w:rsidRPr="00936D2A" w:rsidRDefault="008B2037" w:rsidP="00712ADD">
      <w:pPr>
        <w:pStyle w:val="a4"/>
        <w:numPr>
          <w:ilvl w:val="0"/>
          <w:numId w:val="4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”, </w:t>
      </w:r>
      <w:commentRangeStart w:id="336"/>
      <w:r w:rsidRPr="00C05A9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C05A9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C05A9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commentRangeEnd w:id="336"/>
      <w:r w:rsidR="00C05A9F">
        <w:rPr>
          <w:rStyle w:val="af1"/>
        </w:rPr>
        <w:commentReference w:id="336"/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파산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회생절차개시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상황이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이러한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상황이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위험에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직면하여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진행하기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곤란한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015C6D4F" w14:textId="77777777" w:rsidR="008B2037" w:rsidRPr="00936D2A" w:rsidRDefault="008B2037" w:rsidP="00712ADD">
      <w:pPr>
        <w:pStyle w:val="a4"/>
        <w:numPr>
          <w:ilvl w:val="0"/>
          <w:numId w:val="4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217D9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217D9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217D9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commentRangeStart w:id="337"/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commentRangeEnd w:id="337"/>
      <w:r w:rsidR="00806EC3">
        <w:rPr>
          <w:rStyle w:val="af1"/>
        </w:rPr>
        <w:commentReference w:id="337"/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위반하여</w:t>
      </w:r>
      <w:r w:rsidR="008C20B4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C20B4">
        <w:rPr>
          <w:rFonts w:ascii="Times New Roman" w:eastAsia="바탕체" w:hAnsi="Times New Roman" w:cs="Times New Roman" w:hint="eastAsia"/>
          <w:sz w:val="23"/>
          <w:szCs w:val="23"/>
        </w:rPr>
        <w:t>본</w:t>
      </w:r>
      <w:r w:rsidR="008C20B4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C20B4">
        <w:rPr>
          <w:rFonts w:ascii="Times New Roman" w:eastAsia="바탕체" w:hAnsi="Times New Roman" w:cs="Times New Roman" w:hint="eastAsia"/>
          <w:sz w:val="23"/>
          <w:szCs w:val="23"/>
        </w:rPr>
        <w:t>사업의</w:t>
      </w:r>
      <w:r w:rsidR="008C20B4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63122">
        <w:rPr>
          <w:rFonts w:ascii="Times New Roman" w:eastAsia="바탕체" w:hAnsi="Times New Roman" w:cs="Times New Roman" w:hint="eastAsia"/>
          <w:sz w:val="23"/>
          <w:szCs w:val="23"/>
        </w:rPr>
        <w:t>정상적인</w:t>
      </w:r>
      <w:r w:rsidR="0076312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C20B4">
        <w:rPr>
          <w:rFonts w:ascii="Times New Roman" w:eastAsia="바탕체" w:hAnsi="Times New Roman" w:cs="Times New Roman" w:hint="eastAsia"/>
          <w:sz w:val="23"/>
          <w:szCs w:val="23"/>
        </w:rPr>
        <w:t>진행에</w:t>
      </w:r>
      <w:r w:rsidR="0076312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63122">
        <w:rPr>
          <w:rFonts w:ascii="Times New Roman" w:eastAsia="바탕체" w:hAnsi="Times New Roman" w:cs="Times New Roman" w:hint="eastAsia"/>
          <w:sz w:val="23"/>
          <w:szCs w:val="23"/>
        </w:rPr>
        <w:t>중대한</w:t>
      </w:r>
      <w:r w:rsidR="008C20B4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C20B4">
        <w:rPr>
          <w:rFonts w:ascii="Times New Roman" w:eastAsia="바탕체" w:hAnsi="Times New Roman" w:cs="Times New Roman" w:hint="eastAsia"/>
          <w:sz w:val="23"/>
          <w:szCs w:val="23"/>
        </w:rPr>
        <w:t>장애가</w:t>
      </w:r>
      <w:r w:rsidR="008C20B4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C20B4">
        <w:rPr>
          <w:rFonts w:ascii="Times New Roman" w:eastAsia="바탕체" w:hAnsi="Times New Roman" w:cs="Times New Roman" w:hint="eastAsia"/>
          <w:sz w:val="23"/>
          <w:szCs w:val="23"/>
        </w:rPr>
        <w:t>발생한</w:t>
      </w:r>
      <w:r w:rsidR="008C20B4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C20B4">
        <w:rPr>
          <w:rFonts w:ascii="Times New Roman" w:eastAsia="바탕체" w:hAnsi="Times New Roman" w:cs="Times New Roman" w:hint="eastAsia"/>
          <w:sz w:val="23"/>
          <w:szCs w:val="23"/>
        </w:rPr>
        <w:t>경우로</w:t>
      </w:r>
      <w:r w:rsidR="004D49B4">
        <w:rPr>
          <w:rFonts w:ascii="Times New Roman" w:eastAsia="바탕체" w:hAnsi="Times New Roman" w:cs="Times New Roman" w:hint="eastAsia"/>
          <w:sz w:val="23"/>
          <w:szCs w:val="23"/>
        </w:rPr>
        <w:t>서</w:t>
      </w:r>
      <w:r w:rsidR="008C20B4">
        <w:rPr>
          <w:rFonts w:ascii="Times New Roman" w:eastAsia="바탕체" w:hAnsi="Times New Roman" w:cs="Times New Roman" w:hint="eastAsia"/>
          <w:sz w:val="23"/>
          <w:szCs w:val="23"/>
        </w:rPr>
        <w:t>,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개월간의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두고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시정을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요구하였음에도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응하지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51DA1E4E" w14:textId="77777777" w:rsidR="008B2037" w:rsidRPr="00936D2A" w:rsidRDefault="008B2037" w:rsidP="00712ADD">
      <w:pPr>
        <w:pStyle w:val="a4"/>
        <w:numPr>
          <w:ilvl w:val="0"/>
          <w:numId w:val="4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217D9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217D9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217D9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commentRangeStart w:id="338"/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commentRangeEnd w:id="338"/>
      <w:r w:rsidR="00806EC3">
        <w:rPr>
          <w:rStyle w:val="af1"/>
        </w:rPr>
        <w:commentReference w:id="338"/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정당한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지연하거나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</w:t>
      </w:r>
      <w:r w:rsidR="00CE19FD">
        <w:rPr>
          <w:rFonts w:ascii="Times New Roman" w:eastAsia="바탕체" w:hAnsi="Times New Roman" w:cs="Times New Roman" w:hint="eastAsia"/>
          <w:sz w:val="23"/>
          <w:szCs w:val="23"/>
        </w:rPr>
        <w:t>해</w:t>
      </w:r>
      <w:r w:rsidR="00CE19FD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CE19FD">
        <w:rPr>
          <w:rFonts w:ascii="Times New Roman" w:eastAsia="바탕체" w:hAnsi="Times New Roman" w:cs="Times New Roman" w:hint="eastAsia"/>
          <w:sz w:val="23"/>
          <w:szCs w:val="23"/>
        </w:rPr>
        <w:t>본</w:t>
      </w:r>
      <w:r w:rsidR="00CE19FD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A225E6">
        <w:rPr>
          <w:rFonts w:ascii="Times New Roman" w:eastAsia="바탕체" w:hAnsi="Times New Roman" w:cs="Times New Roman" w:hint="eastAsia"/>
          <w:sz w:val="23"/>
          <w:szCs w:val="23"/>
        </w:rPr>
        <w:t>신탁</w:t>
      </w:r>
      <w:r w:rsidR="00CE19FD">
        <w:rPr>
          <w:rFonts w:ascii="Times New Roman" w:eastAsia="바탕체" w:hAnsi="Times New Roman" w:cs="Times New Roman" w:hint="eastAsia"/>
          <w:sz w:val="23"/>
          <w:szCs w:val="23"/>
        </w:rPr>
        <w:t>계약과</w:t>
      </w:r>
      <w:r w:rsidR="00CE19FD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CE19FD">
        <w:rPr>
          <w:rFonts w:ascii="Times New Roman" w:eastAsia="바탕체" w:hAnsi="Times New Roman" w:cs="Times New Roman" w:hint="eastAsia"/>
          <w:sz w:val="23"/>
          <w:szCs w:val="23"/>
        </w:rPr>
        <w:t>상충되는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합의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약정을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체결하고자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37C96F6D" w14:textId="77777777" w:rsidR="008B2037" w:rsidRPr="00936D2A" w:rsidRDefault="008B2037" w:rsidP="00712ADD">
      <w:pPr>
        <w:pStyle w:val="a4"/>
        <w:numPr>
          <w:ilvl w:val="0"/>
          <w:numId w:val="4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장기간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지연되어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추진이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542FA4">
        <w:rPr>
          <w:rFonts w:ascii="Times New Roman" w:eastAsia="바탕체" w:hAnsi="Times New Roman" w:cs="Times New Roman" w:hint="eastAsia"/>
          <w:sz w:val="23"/>
          <w:szCs w:val="23"/>
        </w:rPr>
        <w:t>객관적으로</w:t>
      </w:r>
      <w:r w:rsidR="00542FA4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불가능하다고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="00542FA4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542FA4">
        <w:rPr>
          <w:rFonts w:ascii="Times New Roman" w:eastAsia="바탕체" w:hAnsi="Times New Roman" w:cs="Times New Roman" w:hint="eastAsia"/>
          <w:sz w:val="23"/>
          <w:szCs w:val="23"/>
        </w:rPr>
        <w:t>합리적으로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판단할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</w:p>
    <w:p w14:paraId="45C48CC7" w14:textId="77777777" w:rsidR="008B2037" w:rsidRPr="00936D2A" w:rsidRDefault="008B2037" w:rsidP="00712ADD">
      <w:pPr>
        <w:pStyle w:val="a4"/>
        <w:numPr>
          <w:ilvl w:val="0"/>
          <w:numId w:val="4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대출원리금이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합의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</w:t>
      </w:r>
      <w:r w:rsidR="006E0ACC">
        <w:rPr>
          <w:rFonts w:ascii="Times New Roman" w:eastAsia="MS Mincho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 </w:t>
      </w:r>
    </w:p>
    <w:p w14:paraId="20598284" w14:textId="77777777" w:rsidR="008B2037" w:rsidRPr="00936D2A" w:rsidRDefault="008B2037" w:rsidP="00712ADD">
      <w:pPr>
        <w:pStyle w:val="a4"/>
        <w:numPr>
          <w:ilvl w:val="0"/>
          <w:numId w:val="4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개시되어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수분양자가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분양대금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환불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수분양자의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방법으로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정리한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</w:t>
      </w:r>
      <w:r w:rsidRPr="00936D2A">
        <w:rPr>
          <w:rFonts w:ascii="Times New Roman" w:eastAsia="MS Mincho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해제할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24F0BBBA" w14:textId="77777777" w:rsidR="008B2037" w:rsidRPr="00936D2A" w:rsidRDefault="008B2037" w:rsidP="00712ADD">
      <w:pPr>
        <w:pStyle w:val="a4"/>
        <w:numPr>
          <w:ilvl w:val="0"/>
          <w:numId w:val="4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217D9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217D9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217D9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commentRangeStart w:id="339"/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commentRangeEnd w:id="339"/>
      <w:r w:rsidR="00806EC3">
        <w:rPr>
          <w:rStyle w:val="af1"/>
        </w:rPr>
        <w:commentReference w:id="339"/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자신의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귀책사유로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본조에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해제되는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당사자에게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DF020B">
        <w:rPr>
          <w:rFonts w:ascii="Times New Roman" w:eastAsia="바탕체" w:hAnsi="Times New Roman" w:cs="Times New Roman" w:hint="eastAsia"/>
          <w:sz w:val="23"/>
          <w:szCs w:val="23"/>
        </w:rPr>
        <w:t>해지</w:t>
      </w:r>
      <w:r w:rsidR="00DF020B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DF020B">
        <w:rPr>
          <w:rFonts w:ascii="Times New Roman" w:eastAsia="바탕체" w:hAnsi="Times New Roman" w:cs="Times New Roman" w:hint="eastAsia"/>
          <w:sz w:val="23"/>
          <w:szCs w:val="23"/>
        </w:rPr>
        <w:t>또는</w:t>
      </w:r>
      <w:r w:rsidR="00DF020B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DF020B">
        <w:rPr>
          <w:rFonts w:ascii="Times New Roman" w:eastAsia="바탕체" w:hAnsi="Times New Roman" w:cs="Times New Roman" w:hint="eastAsia"/>
          <w:sz w:val="23"/>
          <w:szCs w:val="23"/>
        </w:rPr>
        <w:t>해제로</w:t>
      </w:r>
      <w:r w:rsidR="00DF020B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DF020B">
        <w:rPr>
          <w:rFonts w:ascii="Times New Roman" w:eastAsia="바탕체" w:hAnsi="Times New Roman" w:cs="Times New Roman" w:hint="eastAsia"/>
          <w:sz w:val="23"/>
          <w:szCs w:val="23"/>
        </w:rPr>
        <w:t>인하여</w:t>
      </w:r>
      <w:r w:rsidR="00DF020B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모든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배상하여야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25E83C5" w14:textId="77777777" w:rsidR="008B2037" w:rsidRPr="00936D2A" w:rsidRDefault="008B2037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</w:p>
    <w:p w14:paraId="3EF1F50F" w14:textId="77777777" w:rsidR="008B2037" w:rsidRPr="00936D2A" w:rsidRDefault="008B2037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10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조【해지</w:t>
      </w:r>
      <w:r w:rsidR="00E02502">
        <w:rPr>
          <w:rFonts w:ascii="Times New Roman" w:eastAsia="MS Mincho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토지신탁계약의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처리】</w:t>
      </w:r>
    </w:p>
    <w:p w14:paraId="635307C7" w14:textId="77777777" w:rsidR="008B2037" w:rsidRPr="00936D2A" w:rsidRDefault="008B2037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9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</w:t>
      </w:r>
      <w:r w:rsidR="00914722">
        <w:rPr>
          <w:rFonts w:ascii="Times New Roman" w:eastAsia="MS Mincho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해제되는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만료로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종료되는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바에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035E5A81" w14:textId="77777777" w:rsidR="008B2037" w:rsidRPr="00936D2A" w:rsidRDefault="008B2037" w:rsidP="00712ADD">
      <w:pPr>
        <w:pStyle w:val="a4"/>
        <w:numPr>
          <w:ilvl w:val="0"/>
          <w:numId w:val="4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대출원리금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추가수수료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사업투입비용과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명의로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부과되는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조세공과금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재산세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종합토지세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등기비용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분담금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인허가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관청에서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부과하는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의무사항의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사업시행자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보유하게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됨에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법령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법률상의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민원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사실상의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모두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이행에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소요되는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상대로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제기하거나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보전처분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강제집행을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함에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받은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변호사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공탁금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판결원리금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신탁보수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대지급금과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공사대금</w:t>
      </w:r>
      <w:r w:rsidR="00B50AAA">
        <w:rPr>
          <w:rFonts w:ascii="Times New Roman" w:eastAsia="MS Mincho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임대보증금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신탁사무처리와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즉시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금액에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분양수입금계좌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운영계좌의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금원으로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정산할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5C2A7FB" w14:textId="77777777" w:rsidR="008B2037" w:rsidRPr="00936D2A" w:rsidRDefault="008B2037" w:rsidP="00712ADD">
      <w:pPr>
        <w:pStyle w:val="a4"/>
        <w:numPr>
          <w:ilvl w:val="0"/>
          <w:numId w:val="4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본문에도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기한까지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금액을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못하는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준공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전이면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사업권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사업장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일괄매각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같음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환가처분을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대금으로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정산할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채권이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존속하는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EC2B1D">
        <w:rPr>
          <w:rFonts w:ascii="Times New Roman" w:eastAsia="바탕체" w:hAnsi="Times New Roman" w:cs="Times New Roman" w:hint="eastAsia"/>
          <w:sz w:val="23"/>
          <w:szCs w:val="23"/>
        </w:rPr>
        <w:t>해당</w:t>
      </w:r>
      <w:r w:rsidR="00EC2B1D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EC2B1D">
        <w:rPr>
          <w:rFonts w:ascii="Times New Roman" w:eastAsia="바탕체" w:hAnsi="Times New Roman" w:cs="Times New Roman" w:hint="eastAsia"/>
          <w:sz w:val="23"/>
          <w:szCs w:val="23"/>
        </w:rPr>
        <w:t>채권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금액의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[130]%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채권최고액으로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근저당을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설정하거나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6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부동산담보신탁계약을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조건으로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득하여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27B32CF7" w14:textId="77777777" w:rsidR="008B2037" w:rsidRPr="00936D2A" w:rsidRDefault="008B2037" w:rsidP="00712ADD">
      <w:pPr>
        <w:pStyle w:val="a4"/>
        <w:numPr>
          <w:ilvl w:val="0"/>
          <w:numId w:val="4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실행의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방법으로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세부적인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방법은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같다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압류</w:t>
      </w:r>
      <w:r w:rsidRPr="00936D2A">
        <w:rPr>
          <w:rFonts w:ascii="Cambria Math" w:eastAsia="MS Mincho" w:hAnsi="Cambria Math" w:cs="Cambria Math"/>
          <w:sz w:val="23"/>
          <w:szCs w:val="23"/>
        </w:rPr>
        <w:t>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가압류</w:t>
      </w:r>
      <w:r w:rsidRPr="00936D2A">
        <w:rPr>
          <w:rFonts w:ascii="Cambria Math" w:eastAsia="MS Mincho" w:hAnsi="Cambria Math" w:cs="Cambria Math"/>
          <w:sz w:val="23"/>
          <w:szCs w:val="23"/>
        </w:rPr>
        <w:t>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가처분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권리제한사항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존재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절차를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진행하는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적정하지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않다고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판단하는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사유가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해소되는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시점까지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절차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진행을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보류할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1FD0BEF9" w14:textId="77777777" w:rsidR="008B2037" w:rsidRPr="00936D2A" w:rsidRDefault="008B2037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</w:p>
    <w:p w14:paraId="263B15A0" w14:textId="77777777" w:rsidR="008B2037" w:rsidRPr="00936D2A" w:rsidRDefault="008B2037" w:rsidP="00712ADD">
      <w:pPr>
        <w:pStyle w:val="a4"/>
        <w:numPr>
          <w:ilvl w:val="0"/>
          <w:numId w:val="4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최초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공매실행가격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감정평가금액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요청하는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금액</w:t>
      </w:r>
    </w:p>
    <w:p w14:paraId="43B95352" w14:textId="77777777" w:rsidR="008B2037" w:rsidRPr="00936D2A" w:rsidRDefault="008B2037" w:rsidP="00712ADD">
      <w:pPr>
        <w:pStyle w:val="a4"/>
        <w:numPr>
          <w:ilvl w:val="0"/>
          <w:numId w:val="4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최초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공매기일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요청문서가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접수된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날로부터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[60]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이내</w:t>
      </w:r>
    </w:p>
    <w:p w14:paraId="37BE5378" w14:textId="77777777" w:rsidR="008B2037" w:rsidRPr="00936D2A" w:rsidRDefault="008B2037" w:rsidP="00712ADD">
      <w:pPr>
        <w:pStyle w:val="a4"/>
        <w:numPr>
          <w:ilvl w:val="0"/>
          <w:numId w:val="4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미처분시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회차당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감액율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전회차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공매실행가격의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[10]%</w:t>
      </w:r>
    </w:p>
    <w:p w14:paraId="1B9504E7" w14:textId="77777777" w:rsidR="008B2037" w:rsidRPr="00936D2A" w:rsidRDefault="008B2037" w:rsidP="00712ADD">
      <w:pPr>
        <w:pStyle w:val="a4"/>
        <w:numPr>
          <w:ilvl w:val="0"/>
          <w:numId w:val="4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공매기일당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회차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제한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[2]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이내</w:t>
      </w:r>
    </w:p>
    <w:p w14:paraId="3EE9D162" w14:textId="77777777" w:rsidR="008B2037" w:rsidRPr="00936D2A" w:rsidRDefault="008B2037" w:rsidP="00712ADD">
      <w:pPr>
        <w:pStyle w:val="a4"/>
        <w:numPr>
          <w:ilvl w:val="0"/>
          <w:numId w:val="4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사항은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내부규정에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따름</w:t>
      </w:r>
    </w:p>
    <w:p w14:paraId="2B1270AC" w14:textId="77777777" w:rsidR="00BD6179" w:rsidRPr="00936D2A" w:rsidRDefault="00BD6179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</w:p>
    <w:p w14:paraId="7D7948AD" w14:textId="77777777" w:rsidR="008B2037" w:rsidRPr="00936D2A" w:rsidRDefault="008B2037" w:rsidP="00712ADD">
      <w:pPr>
        <w:pStyle w:val="a4"/>
        <w:numPr>
          <w:ilvl w:val="0"/>
          <w:numId w:val="4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환가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정산하는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일주일의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단위로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명기된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주소로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변제할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최고하는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고의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과실로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수령하지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못하거나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수령을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거부하였을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발송한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수령한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간주한다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30E61F04" w14:textId="77777777" w:rsidR="008B2037" w:rsidRPr="00936D2A" w:rsidRDefault="008B2037" w:rsidP="00712ADD">
      <w:pPr>
        <w:pStyle w:val="a4"/>
        <w:numPr>
          <w:ilvl w:val="0"/>
          <w:numId w:val="4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정산은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순서에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0740B433" w14:textId="77777777" w:rsidR="008B2037" w:rsidRPr="00936D2A" w:rsidRDefault="008B2037" w:rsidP="00712ADD">
      <w:pPr>
        <w:pStyle w:val="a4"/>
        <w:numPr>
          <w:ilvl w:val="0"/>
          <w:numId w:val="4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: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명의로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부과되는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조세공과금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재산세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종합토지세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등기비용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분담금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</w:t>
      </w:r>
      <w:r w:rsidRPr="00936D2A">
        <w:rPr>
          <w:rFonts w:ascii="Cambria Math" w:eastAsia="MS Mincho" w:hAnsi="Cambria Math" w:cs="Cambria Math"/>
          <w:sz w:val="23"/>
          <w:szCs w:val="23"/>
        </w:rPr>
        <w:t>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허가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관청에서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부과하는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의무사항의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사업시행자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보유하게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됨에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법령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법률상의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민원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사실상의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모두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이행에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소요되는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공고비용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감정평가수수료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신탁사무처리와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상대로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제기하거나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보전처분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강제집행을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함에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받은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변호사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공탁금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판결원리금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584DB08A" w14:textId="77777777" w:rsidR="008B2037" w:rsidRPr="00936D2A" w:rsidRDefault="008B2037" w:rsidP="00712ADD">
      <w:pPr>
        <w:pStyle w:val="a4"/>
        <w:numPr>
          <w:ilvl w:val="0"/>
          <w:numId w:val="4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신탁보수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처분보수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377A77D3" w14:textId="77777777" w:rsidR="008B2037" w:rsidRPr="00936D2A" w:rsidRDefault="008B2037" w:rsidP="00712ADD">
      <w:pPr>
        <w:pStyle w:val="a4"/>
        <w:numPr>
          <w:ilvl w:val="0"/>
          <w:numId w:val="4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우선수익자의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상호간에는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순위에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배분하고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선순위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여신거래계약에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채권을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모두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상환받기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전까지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후순위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배분금액은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70539D63" w14:textId="77777777" w:rsidR="008B2037" w:rsidRPr="00936D2A" w:rsidRDefault="008B2037" w:rsidP="00712ADD">
      <w:pPr>
        <w:pStyle w:val="a4"/>
        <w:numPr>
          <w:ilvl w:val="0"/>
          <w:numId w:val="4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순차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변제하고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잔여액이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잔여분을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없으면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위탁자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</w:t>
      </w:r>
    </w:p>
    <w:p w14:paraId="52C9C098" w14:textId="77777777" w:rsidR="008B2037" w:rsidRPr="00936D2A" w:rsidRDefault="008B2037" w:rsidP="00712ADD">
      <w:pPr>
        <w:pStyle w:val="a4"/>
        <w:numPr>
          <w:ilvl w:val="0"/>
          <w:numId w:val="4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="00A46239">
        <w:rPr>
          <w:rFonts w:ascii="Times New Roman" w:eastAsia="바탕체" w:hAnsi="Times New Roman" w:cs="Times New Roman"/>
          <w:sz w:val="23"/>
          <w:szCs w:val="23"/>
        </w:rPr>
        <w:t>5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채권이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존속하거나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담보대출의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실행이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요청하는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="00D6095A">
        <w:rPr>
          <w:rFonts w:ascii="Times New Roman" w:eastAsia="바탕체" w:hAnsi="Times New Roman" w:cs="Times New Roman" w:hint="eastAsia"/>
          <w:sz w:val="23"/>
          <w:szCs w:val="23"/>
        </w:rPr>
        <w:t>과</w:t>
      </w:r>
      <w:r w:rsidR="00D6095A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D6095A">
        <w:rPr>
          <w:rFonts w:ascii="Times New Roman" w:eastAsia="바탕체" w:hAnsi="Times New Roman" w:cs="Times New Roman"/>
          <w:sz w:val="23"/>
          <w:szCs w:val="23"/>
        </w:rPr>
        <w:t>“</w:t>
      </w:r>
      <w:r w:rsidR="00D6095A">
        <w:rPr>
          <w:rFonts w:ascii="Times New Roman" w:eastAsia="바탕체" w:hAnsi="Times New Roman" w:cs="Times New Roman" w:hint="eastAsia"/>
          <w:sz w:val="23"/>
          <w:szCs w:val="23"/>
        </w:rPr>
        <w:t>을</w:t>
      </w:r>
      <w:r w:rsidR="00D6095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만족할만한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조건으로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담보신탁계약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신탁원부변경계약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0EE7B23" w14:textId="77777777" w:rsidR="00804FFD" w:rsidRPr="00936D2A" w:rsidRDefault="008B2037" w:rsidP="00712ADD">
      <w:pPr>
        <w:pStyle w:val="a4"/>
        <w:numPr>
          <w:ilvl w:val="0"/>
          <w:numId w:val="4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신탁보수와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별도로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아래와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같은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처분보수를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수납하며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처분보수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공매공고비용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진행에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소요되는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집행하기로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217D9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217D9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217D96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제기하지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77F6A11D" w14:textId="77777777" w:rsidR="00804FFD" w:rsidRPr="00936D2A" w:rsidRDefault="00804FFD" w:rsidP="00712ADD">
      <w:pPr>
        <w:pStyle w:val="a4"/>
        <w:wordWrap w:val="0"/>
        <w:spacing w:line="420" w:lineRule="atLeast"/>
        <w:ind w:leftChars="0" w:left="567"/>
        <w:jc w:val="both"/>
        <w:rPr>
          <w:rFonts w:ascii="Times New Roman" w:eastAsia="바탕체" w:hAnsi="Times New Roman" w:cs="Times New Roman"/>
          <w:sz w:val="23"/>
          <w:szCs w:val="23"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2826"/>
        <w:gridCol w:w="2826"/>
      </w:tblGrid>
      <w:tr w:rsidR="00804FFD" w:rsidRPr="00936D2A" w14:paraId="0006393B" w14:textId="77777777" w:rsidTr="00804FFD">
        <w:trPr>
          <w:trHeight w:val="353"/>
          <w:jc w:val="center"/>
        </w:trPr>
        <w:tc>
          <w:tcPr>
            <w:tcW w:w="307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8FC69A" w14:textId="77777777" w:rsidR="00804FFD" w:rsidRPr="00936D2A" w:rsidRDefault="00804FFD" w:rsidP="00712ADD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처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분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격</w:t>
            </w:r>
          </w:p>
        </w:tc>
        <w:tc>
          <w:tcPr>
            <w:tcW w:w="56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C2DF87" w14:textId="77777777" w:rsidR="00804FFD" w:rsidRPr="00936D2A" w:rsidRDefault="00804FFD" w:rsidP="00712ADD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보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수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율</w:t>
            </w:r>
          </w:p>
        </w:tc>
      </w:tr>
      <w:tr w:rsidR="00804FFD" w:rsidRPr="00936D2A" w14:paraId="3DCBFBD2" w14:textId="77777777" w:rsidTr="00804FFD">
        <w:trPr>
          <w:trHeight w:val="353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9CE313A" w14:textId="77777777" w:rsidR="00804FFD" w:rsidRPr="00936D2A" w:rsidRDefault="00804FFD" w:rsidP="00712ADD">
            <w:pPr>
              <w:widowControl/>
              <w:wordWrap w:val="0"/>
              <w:autoSpaceDE/>
              <w:autoSpaceDN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  <w:tc>
          <w:tcPr>
            <w:tcW w:w="2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4338AA" w14:textId="77777777" w:rsidR="00804FFD" w:rsidRPr="00936D2A" w:rsidRDefault="00804FFD" w:rsidP="00712ADD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일시불처분시</w:t>
            </w:r>
          </w:p>
        </w:tc>
        <w:tc>
          <w:tcPr>
            <w:tcW w:w="2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E1BAE7" w14:textId="77777777" w:rsidR="00804FFD" w:rsidRPr="00936D2A" w:rsidRDefault="00804FFD" w:rsidP="00712ADD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할부불처분시</w:t>
            </w:r>
            <w:proofErr w:type="spellEnd"/>
          </w:p>
        </w:tc>
      </w:tr>
      <w:tr w:rsidR="00804FFD" w:rsidRPr="00936D2A" w14:paraId="2438D999" w14:textId="77777777" w:rsidTr="00804FFD">
        <w:trPr>
          <w:trHeight w:val="353"/>
          <w:jc w:val="center"/>
        </w:trPr>
        <w:tc>
          <w:tcPr>
            <w:tcW w:w="3075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888134" w14:textId="77777777" w:rsidR="00804FFD" w:rsidRPr="00936D2A" w:rsidRDefault="00804FFD" w:rsidP="00712ADD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1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억원까지</w:t>
            </w:r>
          </w:p>
        </w:tc>
        <w:tc>
          <w:tcPr>
            <w:tcW w:w="2826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D18087" w14:textId="77777777" w:rsidR="00804FFD" w:rsidRPr="00936D2A" w:rsidRDefault="00804FFD" w:rsidP="00712ADD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8 / 1,000</w:t>
            </w:r>
          </w:p>
        </w:tc>
        <w:tc>
          <w:tcPr>
            <w:tcW w:w="2826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3CB6AD" w14:textId="77777777" w:rsidR="00804FFD" w:rsidRPr="00936D2A" w:rsidRDefault="00804FFD" w:rsidP="00712ADD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10 / 1,000</w:t>
            </w:r>
          </w:p>
        </w:tc>
      </w:tr>
      <w:tr w:rsidR="00804FFD" w:rsidRPr="00936D2A" w14:paraId="2FCD4FC6" w14:textId="77777777" w:rsidTr="00804FFD">
        <w:trPr>
          <w:trHeight w:val="353"/>
          <w:jc w:val="center"/>
        </w:trPr>
        <w:tc>
          <w:tcPr>
            <w:tcW w:w="3075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098C0" w14:textId="77777777" w:rsidR="00804FFD" w:rsidRPr="00936D2A" w:rsidRDefault="00804FFD" w:rsidP="00712ADD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1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억원초과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2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억원까지</w:t>
            </w:r>
          </w:p>
        </w:tc>
        <w:tc>
          <w:tcPr>
            <w:tcW w:w="282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F0D33F" w14:textId="77777777" w:rsidR="00804FFD" w:rsidRPr="00936D2A" w:rsidRDefault="00804FFD" w:rsidP="00712ADD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7 / 1,000</w:t>
            </w:r>
          </w:p>
        </w:tc>
        <w:tc>
          <w:tcPr>
            <w:tcW w:w="282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E4D507" w14:textId="77777777" w:rsidR="00804FFD" w:rsidRPr="00936D2A" w:rsidRDefault="00804FFD" w:rsidP="00712ADD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9 / 1,000</w:t>
            </w:r>
          </w:p>
        </w:tc>
      </w:tr>
      <w:tr w:rsidR="00804FFD" w:rsidRPr="00936D2A" w14:paraId="72451CE7" w14:textId="77777777" w:rsidTr="00804FFD">
        <w:trPr>
          <w:trHeight w:val="353"/>
          <w:jc w:val="center"/>
        </w:trPr>
        <w:tc>
          <w:tcPr>
            <w:tcW w:w="3075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7A3DC9" w14:textId="77777777" w:rsidR="00804FFD" w:rsidRPr="00936D2A" w:rsidRDefault="00804FFD" w:rsidP="00712ADD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2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억원초과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5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억원까지</w:t>
            </w:r>
          </w:p>
        </w:tc>
        <w:tc>
          <w:tcPr>
            <w:tcW w:w="282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A14693" w14:textId="77777777" w:rsidR="00804FFD" w:rsidRPr="00936D2A" w:rsidRDefault="00804FFD" w:rsidP="00712ADD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6 / 1,000</w:t>
            </w:r>
          </w:p>
        </w:tc>
        <w:tc>
          <w:tcPr>
            <w:tcW w:w="282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1D474E" w14:textId="77777777" w:rsidR="00804FFD" w:rsidRPr="00936D2A" w:rsidRDefault="00804FFD" w:rsidP="00712ADD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7 / 1,000</w:t>
            </w:r>
          </w:p>
        </w:tc>
      </w:tr>
      <w:tr w:rsidR="00804FFD" w:rsidRPr="00936D2A" w14:paraId="40C28F36" w14:textId="77777777" w:rsidTr="00804FFD">
        <w:trPr>
          <w:trHeight w:val="353"/>
          <w:jc w:val="center"/>
        </w:trPr>
        <w:tc>
          <w:tcPr>
            <w:tcW w:w="3075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72B224" w14:textId="77777777" w:rsidR="00804FFD" w:rsidRPr="00936D2A" w:rsidRDefault="00804FFD" w:rsidP="00712ADD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5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억원초과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10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억원까지</w:t>
            </w:r>
          </w:p>
        </w:tc>
        <w:tc>
          <w:tcPr>
            <w:tcW w:w="282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290265" w14:textId="77777777" w:rsidR="00804FFD" w:rsidRPr="00936D2A" w:rsidRDefault="00804FFD" w:rsidP="00712ADD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5 / 1,000</w:t>
            </w:r>
          </w:p>
        </w:tc>
        <w:tc>
          <w:tcPr>
            <w:tcW w:w="282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4DA512" w14:textId="77777777" w:rsidR="00804FFD" w:rsidRPr="00936D2A" w:rsidRDefault="00804FFD" w:rsidP="00712ADD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6 / 1,000</w:t>
            </w:r>
          </w:p>
        </w:tc>
      </w:tr>
      <w:tr w:rsidR="00804FFD" w:rsidRPr="00936D2A" w14:paraId="5DB702B6" w14:textId="77777777" w:rsidTr="00804FFD">
        <w:trPr>
          <w:trHeight w:val="353"/>
          <w:jc w:val="center"/>
        </w:trPr>
        <w:tc>
          <w:tcPr>
            <w:tcW w:w="307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FCE522" w14:textId="77777777" w:rsidR="00804FFD" w:rsidRPr="00936D2A" w:rsidRDefault="00804FFD" w:rsidP="00712ADD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10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억원초과</w:t>
            </w:r>
          </w:p>
        </w:tc>
        <w:tc>
          <w:tcPr>
            <w:tcW w:w="282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EF0D03" w14:textId="77777777" w:rsidR="00804FFD" w:rsidRPr="009D2FD3" w:rsidRDefault="009D2FD3" w:rsidP="00712ADD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4 </w:t>
            </w:r>
            <w:r w:rsidR="00804FFD" w:rsidRPr="009D2FD3">
              <w:rPr>
                <w:rFonts w:ascii="Times New Roman" w:eastAsia="바탕체" w:hAnsi="Times New Roman" w:cs="Times New Roman"/>
                <w:sz w:val="23"/>
                <w:szCs w:val="23"/>
              </w:rPr>
              <w:t>/ 1,000</w:t>
            </w:r>
          </w:p>
        </w:tc>
        <w:tc>
          <w:tcPr>
            <w:tcW w:w="282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D306C0" w14:textId="77777777" w:rsidR="00804FFD" w:rsidRPr="00936D2A" w:rsidRDefault="00232DB7" w:rsidP="00712ADD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5 / </w:t>
            </w:r>
            <w:r w:rsidR="00804FFD"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1,000</w:t>
            </w:r>
          </w:p>
        </w:tc>
      </w:tr>
    </w:tbl>
    <w:p w14:paraId="50EFEFD6" w14:textId="77777777" w:rsidR="009B0444" w:rsidRPr="00936D2A" w:rsidRDefault="009B0444" w:rsidP="00712ADD">
      <w:pPr>
        <w:wordWrap w:val="0"/>
        <w:spacing w:line="420" w:lineRule="atLeast"/>
        <w:ind w:firstLine="23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1)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처분가격은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부가가치세</w:t>
      </w:r>
      <w:r w:rsidR="00881CA5">
        <w:rPr>
          <w:rFonts w:ascii="Times New Roman" w:eastAsia="바탕체" w:hAnsi="Times New Roman" w:cs="Times New Roman" w:hint="eastAsia"/>
          <w:sz w:val="23"/>
          <w:szCs w:val="23"/>
        </w:rPr>
        <w:t>(</w:t>
      </w:r>
      <w:r w:rsidR="00881CA5">
        <w:rPr>
          <w:rFonts w:ascii="Times New Roman" w:eastAsia="바탕체" w:hAnsi="Times New Roman" w:cs="Times New Roman" w:hint="eastAsia"/>
          <w:sz w:val="23"/>
          <w:szCs w:val="23"/>
        </w:rPr>
        <w:t>있는</w:t>
      </w:r>
      <w:r w:rsidR="00881CA5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881CA5">
        <w:rPr>
          <w:rFonts w:ascii="Times New Roman" w:eastAsia="바탕체" w:hAnsi="Times New Roman" w:cs="Times New Roman" w:hint="eastAsia"/>
          <w:sz w:val="23"/>
          <w:szCs w:val="23"/>
        </w:rPr>
        <w:t>경우</w:t>
      </w:r>
      <w:r w:rsidR="00881CA5">
        <w:rPr>
          <w:rFonts w:ascii="Times New Roman" w:eastAsia="바탕체" w:hAnsi="Times New Roman" w:cs="Times New Roman" w:hint="eastAsia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금액을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기준으로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1FD0B7EA" w14:textId="77777777" w:rsidR="008B2037" w:rsidRPr="00936D2A" w:rsidRDefault="009B0444" w:rsidP="00712ADD">
      <w:pPr>
        <w:wordWrap w:val="0"/>
        <w:spacing w:line="420" w:lineRule="atLeast"/>
        <w:ind w:firstLine="23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2)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처분보수는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기준금액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단계별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누적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산정한다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52C5750" w14:textId="77777777" w:rsidR="009E12F6" w:rsidRPr="00936D2A" w:rsidRDefault="009E12F6" w:rsidP="00712ADD">
      <w:pPr>
        <w:pStyle w:val="a4"/>
        <w:numPr>
          <w:ilvl w:val="0"/>
          <w:numId w:val="4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="00A46239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공매와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="00A46239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="00A46239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사업시행권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</w:t>
      </w:r>
      <w:r w:rsidRPr="00936D2A">
        <w:rPr>
          <w:rFonts w:ascii="Cambria Math" w:eastAsia="MS Mincho" w:hAnsi="Cambria Math" w:cs="Cambria Math"/>
          <w:sz w:val="23"/>
          <w:szCs w:val="23"/>
        </w:rPr>
        <w:t>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허가와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권한을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매수인에게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양도하거나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매수인이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권한을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취득하는데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절차에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협조하기로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11E6098" w14:textId="77777777" w:rsidR="009E12F6" w:rsidRPr="00936D2A" w:rsidRDefault="009E12F6" w:rsidP="00712ADD">
      <w:pPr>
        <w:pStyle w:val="a4"/>
        <w:numPr>
          <w:ilvl w:val="0"/>
          <w:numId w:val="4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처분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방법을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불문하고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방법에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정해진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매매가격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들어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 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공매를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 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공매절차를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거쳐서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정해진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가격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명시된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우선매수권자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”)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매수할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기회를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부여하여야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ins w:id="340" w:author="김윤필" w:date="2025-09-24T22:13:00Z"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>(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>단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B61123">
          <w:rPr>
            <w:rFonts w:ascii="Times New Roman" w:eastAsia="바탕체" w:hAnsi="Times New Roman" w:cs="Times New Roman"/>
            <w:sz w:val="23"/>
            <w:szCs w:val="23"/>
          </w:rPr>
          <w:t>M2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</w:ins>
      <w:ins w:id="341" w:author="김윤필" w:date="2025-09-24T22:14:00Z"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>블록의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>경우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>아래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B61123">
          <w:rPr>
            <w:rFonts w:ascii="Times New Roman" w:eastAsia="바탕체" w:hAnsi="Times New Roman" w:cs="Times New Roman"/>
            <w:sz w:val="23"/>
            <w:szCs w:val="23"/>
          </w:rPr>
          <w:t>(4)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>호에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>정하는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>가격에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>따름</w:t>
        </w:r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>)</w:t>
        </w:r>
      </w:ins>
      <w:r w:rsidR="00DF63AF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우선매수권자가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받은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60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매수할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의사를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밝히지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않는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우선매수권자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756C7A76" w14:textId="77777777" w:rsidR="009E12F6" w:rsidRPr="00936D2A" w:rsidRDefault="009E12F6" w:rsidP="00712ADD">
      <w:pPr>
        <w:pStyle w:val="a4"/>
        <w:numPr>
          <w:ilvl w:val="0"/>
          <w:numId w:val="50"/>
        </w:numPr>
        <w:wordWrap w:val="0"/>
        <w:spacing w:line="420" w:lineRule="atLeast"/>
        <w:ind w:leftChars="0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M4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DC678D">
        <w:rPr>
          <w:rFonts w:ascii="Times New Roman" w:eastAsia="바탕체" w:hAnsi="Times New Roman" w:cs="Times New Roman"/>
          <w:sz w:val="23"/>
          <w:szCs w:val="23"/>
        </w:rPr>
        <w:t>M</w:t>
      </w:r>
      <w:proofErr w:type="gramStart"/>
      <w:r w:rsidRPr="00DC678D">
        <w:rPr>
          <w:rFonts w:ascii="Times New Roman" w:eastAsia="바탕체" w:hAnsi="Times New Roman" w:cs="Times New Roman"/>
          <w:sz w:val="23"/>
          <w:szCs w:val="23"/>
        </w:rPr>
        <w:t>6 :</w:t>
      </w:r>
      <w:proofErr w:type="gramEnd"/>
      <w:r w:rsidRPr="00DC678D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ins w:id="342" w:author="김윤필" w:date="2025-09-24T22:14:00Z">
        <w:r w:rsidR="00B61123">
          <w:rPr>
            <w:rFonts w:ascii="Times New Roman" w:eastAsia="바탕체" w:hAnsi="Times New Roman" w:cs="Times New Roman" w:hint="eastAsia"/>
            <w:sz w:val="23"/>
            <w:szCs w:val="23"/>
          </w:rPr>
          <w:t>경</w:t>
        </w:r>
      </w:ins>
      <w:del w:id="343" w:author="김윤필" w:date="2025-09-24T22:14:00Z">
        <w:r w:rsidRPr="00DC678D" w:rsidDel="00B61123">
          <w:rPr>
            <w:rFonts w:ascii="Times New Roman" w:eastAsia="바탕체" w:hAnsi="Times New Roman" w:cs="Times New Roman"/>
            <w:sz w:val="23"/>
            <w:szCs w:val="23"/>
          </w:rPr>
          <w:delText>기</w:delText>
        </w:r>
      </w:del>
      <w:r w:rsidRPr="00DC678D">
        <w:rPr>
          <w:rFonts w:ascii="Times New Roman" w:eastAsia="바탕체" w:hAnsi="Times New Roman" w:cs="Times New Roman"/>
          <w:sz w:val="23"/>
          <w:szCs w:val="23"/>
        </w:rPr>
        <w:t>”</w:t>
      </w:r>
    </w:p>
    <w:p w14:paraId="5DA2F980" w14:textId="77777777" w:rsidR="00FD4123" w:rsidRPr="00CC5598" w:rsidRDefault="009E12F6" w:rsidP="00712ADD">
      <w:pPr>
        <w:pStyle w:val="a4"/>
        <w:numPr>
          <w:ilvl w:val="0"/>
          <w:numId w:val="50"/>
        </w:numPr>
        <w:wordWrap w:val="0"/>
        <w:spacing w:line="420" w:lineRule="atLeast"/>
        <w:ind w:leftChars="0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M8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M</w:t>
      </w:r>
      <w:proofErr w:type="gramStart"/>
      <w:r w:rsidRPr="00CC5598">
        <w:rPr>
          <w:rFonts w:ascii="Times New Roman" w:eastAsia="바탕체" w:hAnsi="Times New Roman" w:cs="Times New Roman"/>
          <w:sz w:val="23"/>
          <w:szCs w:val="23"/>
        </w:rPr>
        <w:t>9 :</w:t>
      </w:r>
      <w:proofErr w:type="gramEnd"/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정</w:t>
      </w:r>
      <w:r w:rsidR="00207D2F" w:rsidRPr="00CC5598">
        <w:rPr>
          <w:rFonts w:ascii="Times New Roman" w:eastAsia="바탕체" w:hAnsi="Times New Roman" w:cs="Times New Roman"/>
          <w:sz w:val="23"/>
          <w:szCs w:val="23"/>
        </w:rPr>
        <w:t>4”</w:t>
      </w:r>
    </w:p>
    <w:p w14:paraId="504A8E6C" w14:textId="77777777" w:rsidR="009E12F6" w:rsidRPr="00B61123" w:rsidRDefault="009E12F6" w:rsidP="00712ADD">
      <w:pPr>
        <w:pStyle w:val="a4"/>
        <w:numPr>
          <w:ilvl w:val="0"/>
          <w:numId w:val="50"/>
        </w:numPr>
        <w:wordWrap w:val="0"/>
        <w:spacing w:line="420" w:lineRule="atLeast"/>
        <w:ind w:leftChars="0"/>
        <w:rPr>
          <w:ins w:id="344" w:author="김윤필" w:date="2025-09-24T22:14:00Z"/>
          <w:rFonts w:ascii="Times New Roman" w:eastAsia="바탕체" w:hAnsi="Times New Roman" w:cs="Times New Roman"/>
          <w:sz w:val="23"/>
          <w:szCs w:val="23"/>
        </w:rPr>
      </w:pPr>
      <w:r w:rsidRPr="00B61123">
        <w:rPr>
          <w:rFonts w:ascii="Times New Roman" w:eastAsia="바탕체" w:hAnsi="Times New Roman" w:cs="Times New Roman"/>
          <w:sz w:val="23"/>
          <w:szCs w:val="23"/>
        </w:rPr>
        <w:t>M</w:t>
      </w:r>
      <w:proofErr w:type="gramStart"/>
      <w:r w:rsidRPr="00B61123">
        <w:rPr>
          <w:rFonts w:ascii="Times New Roman" w:eastAsia="바탕체" w:hAnsi="Times New Roman" w:cs="Times New Roman"/>
          <w:sz w:val="23"/>
          <w:szCs w:val="23"/>
        </w:rPr>
        <w:t>7 :</w:t>
      </w:r>
      <w:proofErr w:type="gramEnd"/>
      <w:r w:rsidRPr="005B509E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5B509E">
        <w:rPr>
          <w:rFonts w:ascii="Times New Roman" w:eastAsia="바탕체" w:hAnsi="Times New Roman" w:cs="Times New Roman"/>
          <w:sz w:val="23"/>
          <w:szCs w:val="23"/>
        </w:rPr>
        <w:t>무</w:t>
      </w:r>
      <w:r w:rsidRPr="005B509E">
        <w:rPr>
          <w:rFonts w:ascii="Times New Roman" w:eastAsia="바탕체" w:hAnsi="Times New Roman" w:cs="Times New Roman"/>
          <w:sz w:val="23"/>
          <w:szCs w:val="23"/>
        </w:rPr>
        <w:t>”</w:t>
      </w:r>
    </w:p>
    <w:p w14:paraId="5746A6CA" w14:textId="77777777" w:rsidR="00B61123" w:rsidRPr="00B61123" w:rsidRDefault="00B61123" w:rsidP="00712ADD">
      <w:pPr>
        <w:pStyle w:val="a4"/>
        <w:numPr>
          <w:ilvl w:val="0"/>
          <w:numId w:val="50"/>
        </w:numPr>
        <w:wordWrap w:val="0"/>
        <w:spacing w:line="420" w:lineRule="atLeast"/>
        <w:ind w:leftChars="0"/>
        <w:rPr>
          <w:rFonts w:ascii="Times New Roman" w:eastAsia="바탕체" w:hAnsi="Times New Roman" w:cs="Times New Roman"/>
          <w:sz w:val="23"/>
          <w:szCs w:val="23"/>
        </w:rPr>
      </w:pPr>
      <w:bookmarkStart w:id="345" w:name="_GoBack"/>
      <w:ins w:id="346" w:author="김윤필" w:date="2025-09-24T22:14:00Z">
        <w:r w:rsidRPr="00B61123">
          <w:rPr>
            <w:rFonts w:ascii="Times New Roman" w:eastAsia="바탕체" w:hAnsi="Times New Roman" w:cs="Times New Roman"/>
            <w:sz w:val="23"/>
            <w:szCs w:val="23"/>
          </w:rPr>
          <w:t>M</w:t>
        </w:r>
        <w:proofErr w:type="gramStart"/>
        <w:r w:rsidRPr="00B61123">
          <w:rPr>
            <w:rFonts w:ascii="Times New Roman" w:eastAsia="바탕체" w:hAnsi="Times New Roman" w:cs="Times New Roman"/>
            <w:sz w:val="23"/>
            <w:szCs w:val="23"/>
          </w:rPr>
          <w:t>2 :</w:t>
        </w:r>
        <w:proofErr w:type="gramEnd"/>
        <w:r w:rsidRPr="00B61123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B61123">
          <w:rPr>
            <w:rFonts w:ascii="Times New Roman" w:eastAsia="바탕체" w:hAnsi="Times New Roman" w:cs="Times New Roman" w:hint="eastAsia"/>
            <w:sz w:val="23"/>
            <w:szCs w:val="23"/>
          </w:rPr>
          <w:t>“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기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”;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단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,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그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매매가격은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 w:hint="eastAsia"/>
            <w:sz w:val="23"/>
            <w:szCs w:val="23"/>
          </w:rPr>
          <w:t>“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갑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”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과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 w:hint="eastAsia"/>
            <w:sz w:val="23"/>
            <w:szCs w:val="23"/>
          </w:rPr>
          <w:t>“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기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”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가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체결한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M2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분양계약에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정한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분양대금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총액으로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하고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, “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기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”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는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위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분양계약에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따라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기납부한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매매대금을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공제한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나머지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금액만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납부하고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매수할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수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있음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(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즉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, “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기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”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는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자신이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가지는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우선수익권에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따라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proofErr w:type="spellStart"/>
        <w:r w:rsidRPr="00B61123">
          <w:rPr>
            <w:rFonts w:ascii="Times New Roman" w:eastAsia="바탕체" w:hAnsi="Times New Roman" w:cs="Times New Roman"/>
            <w:sz w:val="23"/>
            <w:szCs w:val="23"/>
          </w:rPr>
          <w:t>배분받을</w:t>
        </w:r>
        <w:proofErr w:type="spellEnd"/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수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있는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기납부한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매매대금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상당액에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대한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채권과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공매대금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일부를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최선순위로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상계하는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 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것임</w:t>
        </w:r>
        <w:r w:rsidRPr="00B61123">
          <w:rPr>
            <w:rFonts w:ascii="Times New Roman" w:eastAsia="바탕체" w:hAnsi="Times New Roman" w:cs="Times New Roman"/>
            <w:sz w:val="23"/>
            <w:szCs w:val="23"/>
          </w:rPr>
          <w:t>)</w:t>
        </w:r>
      </w:ins>
    </w:p>
    <w:bookmarkEnd w:id="345"/>
    <w:p w14:paraId="4C798041" w14:textId="77777777" w:rsidR="009E12F6" w:rsidRPr="00CC5598" w:rsidRDefault="009E12F6" w:rsidP="00712ADD">
      <w:pPr>
        <w:pStyle w:val="a4"/>
        <w:numPr>
          <w:ilvl w:val="0"/>
          <w:numId w:val="50"/>
        </w:numPr>
        <w:wordWrap w:val="0"/>
        <w:spacing w:line="420" w:lineRule="atLeast"/>
        <w:ind w:leftChars="0"/>
        <w:rPr>
          <w:rFonts w:ascii="Times New Roman" w:eastAsia="바탕체" w:hAnsi="Times New Roman" w:cs="Times New Roman"/>
          <w:sz w:val="23"/>
          <w:szCs w:val="23"/>
        </w:rPr>
      </w:pPr>
      <w:r w:rsidRPr="00CC5598">
        <w:rPr>
          <w:rFonts w:ascii="Times New Roman" w:eastAsia="바탕체" w:hAnsi="Times New Roman" w:cs="Times New Roman"/>
          <w:sz w:val="23"/>
          <w:szCs w:val="23"/>
        </w:rPr>
        <w:t>나머지</w:t>
      </w:r>
      <w:r w:rsidR="005160A8" w:rsidRPr="00CC5598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proofErr w:type="spellStart"/>
      <w:proofErr w:type="gramStart"/>
      <w:r w:rsidRPr="00CC5598">
        <w:rPr>
          <w:rFonts w:ascii="Times New Roman" w:eastAsia="바탕체" w:hAnsi="Times New Roman" w:cs="Times New Roman"/>
          <w:sz w:val="23"/>
          <w:szCs w:val="23"/>
        </w:rPr>
        <w:t>블럭</w:t>
      </w:r>
      <w:proofErr w:type="spellEnd"/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:</w:t>
      </w:r>
      <w:proofErr w:type="gramEnd"/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정</w:t>
      </w:r>
      <w:r w:rsidRPr="00CC5598">
        <w:rPr>
          <w:rFonts w:ascii="Times New Roman" w:eastAsia="바탕체" w:hAnsi="Times New Roman" w:cs="Times New Roman"/>
          <w:sz w:val="23"/>
          <w:szCs w:val="23"/>
        </w:rPr>
        <w:t>4”</w:t>
      </w:r>
      <w:r w:rsidR="0016480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및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ins w:id="347" w:author="김윤필" w:date="2025-09-24T22:16:00Z">
        <w:r w:rsidR="00F7308E">
          <w:rPr>
            <w:rFonts w:ascii="Times New Roman" w:eastAsia="바탕체" w:hAnsi="Times New Roman" w:cs="Times New Roman" w:hint="eastAsia"/>
            <w:sz w:val="23"/>
            <w:szCs w:val="23"/>
          </w:rPr>
          <w:t>경</w:t>
        </w:r>
      </w:ins>
      <w:del w:id="348" w:author="김윤필" w:date="2025-09-24T22:16:00Z">
        <w:r w:rsidRPr="00CC5598" w:rsidDel="00F7308E">
          <w:rPr>
            <w:rFonts w:ascii="Times New Roman" w:eastAsia="바탕체" w:hAnsi="Times New Roman" w:cs="Times New Roman"/>
            <w:sz w:val="23"/>
            <w:szCs w:val="23"/>
          </w:rPr>
          <w:delText>기</w:delText>
        </w:r>
      </w:del>
      <w:r w:rsidRPr="00CC5598">
        <w:rPr>
          <w:rFonts w:ascii="Times New Roman" w:eastAsia="바탕체" w:hAnsi="Times New Roman" w:cs="Times New Roman"/>
          <w:sz w:val="23"/>
          <w:szCs w:val="23"/>
        </w:rPr>
        <w:t>”</w:t>
      </w:r>
      <w:ins w:id="349" w:author="김윤필" w:date="2025-09-24T22:16:00Z">
        <w:r w:rsidR="00F7308E">
          <w:rPr>
            <w:rFonts w:ascii="Times New Roman" w:eastAsia="바탕체" w:hAnsi="Times New Roman" w:cs="Times New Roman" w:hint="eastAsia"/>
            <w:sz w:val="23"/>
            <w:szCs w:val="23"/>
          </w:rPr>
          <w:t>이</w:t>
        </w:r>
      </w:ins>
      <w:del w:id="350" w:author="김윤필" w:date="2025-09-24T22:16:00Z">
        <w:r w:rsidRPr="00CC5598" w:rsidDel="00F7308E">
          <w:rPr>
            <w:rFonts w:ascii="Times New Roman" w:eastAsia="바탕체" w:hAnsi="Times New Roman" w:cs="Times New Roman"/>
            <w:sz w:val="23"/>
            <w:szCs w:val="23"/>
          </w:rPr>
          <w:delText>가</w:delText>
        </w:r>
      </w:del>
      <w:r w:rsidR="00AF396B"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합의하여</w:t>
      </w:r>
      <w:r w:rsidR="00B54B5C"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B54B5C" w:rsidRPr="00CC5598">
        <w:rPr>
          <w:rFonts w:ascii="Times New Roman" w:eastAsia="바탕체" w:hAnsi="Times New Roman" w:cs="Times New Roman"/>
          <w:sz w:val="23"/>
          <w:szCs w:val="23"/>
        </w:rPr>
        <w:t>정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한</w:t>
      </w:r>
      <w:r w:rsidR="00B54B5C"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자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6C3A1487" w14:textId="77777777" w:rsidR="009E12F6" w:rsidRPr="00CC5598" w:rsidRDefault="009E12F6" w:rsidP="00712ADD">
      <w:pPr>
        <w:pStyle w:val="a4"/>
        <w:numPr>
          <w:ilvl w:val="0"/>
          <w:numId w:val="4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CC5598">
        <w:rPr>
          <w:rFonts w:ascii="Times New Roman" w:eastAsia="바탕체" w:hAnsi="Times New Roman" w:cs="Times New Roman"/>
          <w:sz w:val="23"/>
          <w:szCs w:val="23"/>
        </w:rPr>
        <w:lastRenderedPageBreak/>
        <w:t>본조</w:t>
      </w:r>
      <w:proofErr w:type="spellEnd"/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제</w:t>
      </w:r>
      <w:r w:rsidRPr="00CC5598">
        <w:rPr>
          <w:rFonts w:ascii="Times New Roman" w:eastAsia="바탕체" w:hAnsi="Times New Roman" w:cs="Times New Roman"/>
          <w:sz w:val="23"/>
          <w:szCs w:val="23"/>
        </w:rPr>
        <w:t>3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항에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따라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을</w:t>
      </w:r>
      <w:r w:rsidRPr="00CC5598">
        <w:rPr>
          <w:rFonts w:ascii="Times New Roman" w:eastAsia="바탕체" w:hAnsi="Times New Roman" w:cs="Times New Roman"/>
          <w:sz w:val="23"/>
          <w:szCs w:val="23"/>
        </w:rPr>
        <w:t>”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이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신탁부동산을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환가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정산하는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경우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F0E66" w:rsidRPr="00CC5598">
        <w:rPr>
          <w:rFonts w:ascii="Times New Roman" w:eastAsia="바탕체" w:hAnsi="Times New Roman" w:cs="Times New Roman"/>
          <w:sz w:val="23"/>
          <w:szCs w:val="23"/>
        </w:rPr>
        <w:t>본건</w:t>
      </w:r>
      <w:r w:rsidR="007F0E66"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F0E66" w:rsidRPr="00CC5598">
        <w:rPr>
          <w:rFonts w:ascii="Times New Roman" w:eastAsia="바탕체" w:hAnsi="Times New Roman" w:cs="Times New Roman"/>
          <w:sz w:val="23"/>
          <w:szCs w:val="23"/>
        </w:rPr>
        <w:t>사업부지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중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D35FC4">
        <w:rPr>
          <w:rFonts w:ascii="Times New Roman" w:eastAsia="바탕체" w:hAnsi="Times New Roman" w:cs="Times New Roman" w:hint="eastAsia"/>
          <w:sz w:val="23"/>
          <w:szCs w:val="23"/>
        </w:rPr>
        <w:t>본</w:t>
      </w:r>
      <w:r w:rsidR="00D35FC4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D35FC4">
        <w:rPr>
          <w:rFonts w:ascii="Times New Roman" w:eastAsia="바탕체" w:hAnsi="Times New Roman" w:cs="Times New Roman" w:hint="eastAsia"/>
          <w:sz w:val="23"/>
          <w:szCs w:val="23"/>
        </w:rPr>
        <w:t>사업에</w:t>
      </w:r>
      <w:r w:rsidR="00D35FC4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D35FC4">
        <w:rPr>
          <w:rFonts w:ascii="Times New Roman" w:eastAsia="바탕체" w:hAnsi="Times New Roman" w:cs="Times New Roman" w:hint="eastAsia"/>
          <w:sz w:val="23"/>
          <w:szCs w:val="23"/>
        </w:rPr>
        <w:t>관한</w:t>
      </w:r>
      <w:r w:rsidR="00D35FC4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D35FC4">
        <w:rPr>
          <w:rFonts w:ascii="Times New Roman" w:eastAsia="바탕체" w:hAnsi="Times New Roman" w:cs="Times New Roman" w:hint="eastAsia"/>
          <w:sz w:val="23"/>
          <w:szCs w:val="23"/>
        </w:rPr>
        <w:t>물류단지</w:t>
      </w:r>
      <w:r w:rsidR="00E36871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D35FC4">
        <w:rPr>
          <w:rFonts w:ascii="Times New Roman" w:eastAsia="바탕체" w:hAnsi="Times New Roman" w:cs="Times New Roman" w:hint="eastAsia"/>
          <w:sz w:val="23"/>
          <w:szCs w:val="23"/>
        </w:rPr>
        <w:t>실시</w:t>
      </w:r>
      <w:r w:rsidRPr="00CC5598">
        <w:rPr>
          <w:rFonts w:ascii="Times New Roman" w:eastAsia="바탕체" w:hAnsi="Times New Roman" w:cs="Times New Roman"/>
          <w:sz w:val="23"/>
          <w:szCs w:val="23"/>
        </w:rPr>
        <w:t>계획승인고시</w:t>
      </w:r>
      <w:r w:rsidRPr="00CC5598">
        <w:rPr>
          <w:rFonts w:ascii="Times New Roman" w:eastAsia="바탕체" w:hAnsi="Times New Roman" w:cs="Times New Roman"/>
          <w:sz w:val="23"/>
          <w:szCs w:val="23"/>
        </w:rPr>
        <w:t>(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사업계획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변경에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따른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변경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고시가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있는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경우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정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1”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및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정</w:t>
      </w:r>
      <w:r w:rsidRPr="00CC5598">
        <w:rPr>
          <w:rFonts w:ascii="Times New Roman" w:eastAsia="바탕체" w:hAnsi="Times New Roman" w:cs="Times New Roman"/>
          <w:sz w:val="23"/>
          <w:szCs w:val="23"/>
        </w:rPr>
        <w:t>2”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의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CC5598">
        <w:rPr>
          <w:rFonts w:ascii="Times New Roman" w:eastAsia="바탕체" w:hAnsi="Times New Roman" w:cs="Times New Roman"/>
          <w:sz w:val="23"/>
          <w:szCs w:val="23"/>
        </w:rPr>
        <w:t>동의하에</w:t>
      </w:r>
      <w:proofErr w:type="spellEnd"/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변경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고시를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우선함</w:t>
      </w:r>
      <w:r w:rsidRPr="00CC5598">
        <w:rPr>
          <w:rFonts w:ascii="Times New Roman" w:eastAsia="바탕체" w:hAnsi="Times New Roman" w:cs="Times New Roman"/>
          <w:sz w:val="23"/>
          <w:szCs w:val="23"/>
        </w:rPr>
        <w:t>)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상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도시계획시설</w:t>
      </w:r>
      <w:r w:rsidRPr="00CC5598">
        <w:rPr>
          <w:rFonts w:ascii="Times New Roman" w:eastAsia="바탕체" w:hAnsi="Times New Roman" w:cs="Times New Roman"/>
          <w:sz w:val="23"/>
          <w:szCs w:val="23"/>
        </w:rPr>
        <w:t>(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도로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결정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등으로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용인시에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기부채납이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예정된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토지</w:t>
      </w:r>
      <w:r w:rsidRPr="00CC5598">
        <w:rPr>
          <w:rFonts w:ascii="Times New Roman" w:eastAsia="바탕체" w:hAnsi="Times New Roman" w:cs="Times New Roman"/>
          <w:sz w:val="23"/>
          <w:szCs w:val="23"/>
        </w:rPr>
        <w:t>(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도로예정부지에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한정되고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이하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CC5598">
        <w:rPr>
          <w:rFonts w:ascii="Times New Roman" w:eastAsia="바탕체" w:hAnsi="Times New Roman" w:cs="Times New Roman"/>
          <w:sz w:val="23"/>
          <w:szCs w:val="23"/>
        </w:rPr>
        <w:t>기부채납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대상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토지</w:t>
      </w:r>
      <w:r w:rsidRPr="00CC5598">
        <w:rPr>
          <w:rFonts w:ascii="Times New Roman" w:eastAsia="바탕체" w:hAnsi="Times New Roman" w:cs="Times New Roman"/>
          <w:sz w:val="23"/>
          <w:szCs w:val="23"/>
        </w:rPr>
        <w:t>”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라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한다</w:t>
      </w:r>
      <w:r w:rsidRPr="00CC5598">
        <w:rPr>
          <w:rFonts w:ascii="Times New Roman" w:eastAsia="바탕체" w:hAnsi="Times New Roman" w:cs="Times New Roman"/>
          <w:sz w:val="23"/>
          <w:szCs w:val="23"/>
        </w:rPr>
        <w:t>.)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는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도시계획시설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편입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면적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분할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전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trike/>
          <w:sz w:val="23"/>
          <w:szCs w:val="23"/>
        </w:rPr>
        <w:t>우선수익자의</w:t>
      </w:r>
      <w:r w:rsidRPr="00CC5598">
        <w:rPr>
          <w:rFonts w:ascii="Times New Roman" w:eastAsia="바탕체" w:hAnsi="Times New Roman" w:cs="Times New Roman"/>
          <w:strike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trike/>
          <w:sz w:val="23"/>
          <w:szCs w:val="23"/>
        </w:rPr>
        <w:t>처분요청이</w:t>
      </w:r>
      <w:r w:rsidRPr="00CC5598">
        <w:rPr>
          <w:rFonts w:ascii="Times New Roman" w:eastAsia="바탕체" w:hAnsi="Times New Roman" w:cs="Times New Roman"/>
          <w:strike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trike/>
          <w:sz w:val="23"/>
          <w:szCs w:val="23"/>
        </w:rPr>
        <w:t>있는</w:t>
      </w:r>
      <w:r w:rsidRPr="00CC5598">
        <w:rPr>
          <w:rFonts w:ascii="Times New Roman" w:eastAsia="바탕체" w:hAnsi="Times New Roman" w:cs="Times New Roman"/>
          <w:strike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trike/>
          <w:sz w:val="23"/>
          <w:szCs w:val="23"/>
        </w:rPr>
        <w:t>경우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처분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시에는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처분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대상에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포함하되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처분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금액은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각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CC5598">
        <w:rPr>
          <w:rFonts w:ascii="Times New Roman" w:eastAsia="바탕체" w:hAnsi="Times New Roman" w:cs="Times New Roman"/>
          <w:sz w:val="23"/>
          <w:szCs w:val="23"/>
        </w:rPr>
        <w:t>시설별</w:t>
      </w:r>
      <w:proofErr w:type="spellEnd"/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편입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면적에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따라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안분하여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도로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편입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면적에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해당하는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처분금액은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CC5598">
        <w:rPr>
          <w:rFonts w:ascii="Times New Roman" w:eastAsia="바탕체" w:hAnsi="Times New Roman" w:cs="Times New Roman"/>
          <w:sz w:val="23"/>
          <w:szCs w:val="23"/>
        </w:rPr>
        <w:t>갑</w:t>
      </w:r>
      <w:r w:rsidRPr="00CC5598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병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및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정</w:t>
      </w:r>
      <w:r w:rsidRPr="00CC5598">
        <w:rPr>
          <w:rFonts w:ascii="Times New Roman" w:eastAsia="바탕체" w:hAnsi="Times New Roman" w:cs="Times New Roman"/>
          <w:sz w:val="23"/>
          <w:szCs w:val="23"/>
        </w:rPr>
        <w:t>”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이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합의하여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정하는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바에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따라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귀속하기로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한다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[</w:t>
      </w:r>
      <w:r w:rsidR="00E36871" w:rsidRPr="00E36871">
        <w:rPr>
          <w:rFonts w:ascii="Times New Roman" w:eastAsia="바탕체" w:hAnsi="Times New Roman" w:cs="Times New Roman"/>
          <w:sz w:val="23"/>
          <w:szCs w:val="23"/>
          <w:highlight w:val="green"/>
        </w:rPr>
        <w:t xml:space="preserve">K&amp;C: </w:t>
      </w:r>
      <w:proofErr w:type="spellStart"/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본항과</w:t>
      </w:r>
      <w:proofErr w:type="spellEnd"/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1</w:t>
      </w:r>
      <w:r w:rsidR="00E36871" w:rsidRPr="00E36871">
        <w:rPr>
          <w:rFonts w:ascii="Times New Roman" w:eastAsia="바탕체" w:hAnsi="Times New Roman" w:cs="Times New Roman"/>
          <w:sz w:val="23"/>
          <w:szCs w:val="23"/>
          <w:highlight w:val="green"/>
        </w:rPr>
        <w:t>1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항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,</w:t>
      </w:r>
      <w:r w:rsidR="00E36871" w:rsidRPr="00E36871">
        <w:rPr>
          <w:rFonts w:ascii="Times New Roman" w:eastAsia="바탕체" w:hAnsi="Times New Roman" w:cs="Times New Roman"/>
          <w:sz w:val="23"/>
          <w:szCs w:val="23"/>
          <w:highlight w:val="green"/>
        </w:rPr>
        <w:t xml:space="preserve"> 12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항에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취소선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그어져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있는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부분</w:t>
      </w:r>
      <w:r w:rsidR="002E03D8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들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은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별도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합의되신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것인지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확인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바랍니다</w:t>
      </w:r>
      <w:r w:rsidR="00E36871" w:rsidRPr="00E36871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.</w:t>
      </w:r>
      <w:r w:rsidR="00E36871" w:rsidRPr="00E36871">
        <w:rPr>
          <w:rFonts w:ascii="Times New Roman" w:eastAsia="바탕체" w:hAnsi="Times New Roman" w:cs="Times New Roman"/>
          <w:sz w:val="23"/>
          <w:szCs w:val="23"/>
          <w:highlight w:val="green"/>
        </w:rPr>
        <w:t>]</w:t>
      </w:r>
    </w:p>
    <w:p w14:paraId="0B3273DC" w14:textId="77777777" w:rsidR="009E12F6" w:rsidRPr="00CC5598" w:rsidRDefault="009E12F6" w:rsidP="00712ADD">
      <w:pPr>
        <w:pStyle w:val="a4"/>
        <w:numPr>
          <w:ilvl w:val="0"/>
          <w:numId w:val="4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CC5598">
        <w:rPr>
          <w:rFonts w:ascii="Times New Roman" w:eastAsia="바탕체" w:hAnsi="Times New Roman" w:cs="Times New Roman"/>
          <w:strike/>
          <w:sz w:val="23"/>
          <w:szCs w:val="23"/>
        </w:rPr>
        <w:t>우선수익자의</w:t>
      </w:r>
      <w:r w:rsidRPr="00CC5598">
        <w:rPr>
          <w:rFonts w:ascii="Times New Roman" w:eastAsia="바탕체" w:hAnsi="Times New Roman" w:cs="Times New Roman"/>
          <w:strike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trike/>
          <w:sz w:val="23"/>
          <w:szCs w:val="23"/>
        </w:rPr>
        <w:t>처분</w:t>
      </w:r>
      <w:r w:rsidRPr="00CC5598">
        <w:rPr>
          <w:rFonts w:ascii="Times New Roman" w:eastAsia="바탕체" w:hAnsi="Times New Roman" w:cs="Times New Roman"/>
          <w:strike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trike/>
          <w:sz w:val="23"/>
          <w:szCs w:val="23"/>
        </w:rPr>
        <w:t>요청</w:t>
      </w:r>
      <w:r w:rsidRPr="00CC5598">
        <w:rPr>
          <w:rFonts w:ascii="Times New Roman" w:eastAsia="바탕체" w:hAnsi="Times New Roman" w:cs="Times New Roman"/>
          <w:strike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trike/>
          <w:sz w:val="23"/>
          <w:szCs w:val="23"/>
        </w:rPr>
        <w:t>시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CC5598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제</w:t>
      </w:r>
      <w:r w:rsidRPr="00CC5598">
        <w:rPr>
          <w:rFonts w:ascii="Times New Roman" w:eastAsia="바탕체" w:hAnsi="Times New Roman" w:cs="Times New Roman"/>
          <w:sz w:val="23"/>
          <w:szCs w:val="23"/>
        </w:rPr>
        <w:t>3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항에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따라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을</w:t>
      </w:r>
      <w:r w:rsidRPr="00CC5598">
        <w:rPr>
          <w:rFonts w:ascii="Times New Roman" w:eastAsia="바탕체" w:hAnsi="Times New Roman" w:cs="Times New Roman"/>
          <w:sz w:val="23"/>
          <w:szCs w:val="23"/>
        </w:rPr>
        <w:t>”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이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신탁부동산을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환가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정산하는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경우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도시계획시설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편입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면적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분할이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완료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된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경우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기부채납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대상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토지는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trike/>
          <w:sz w:val="23"/>
          <w:szCs w:val="23"/>
        </w:rPr>
        <w:t>우선수익자의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처분</w:t>
      </w:r>
      <w:r w:rsidRPr="00CC5598">
        <w:rPr>
          <w:rFonts w:ascii="Times New Roman" w:eastAsia="바탕체" w:hAnsi="Times New Roman" w:cs="Times New Roman"/>
          <w:strike/>
          <w:sz w:val="23"/>
          <w:szCs w:val="23"/>
        </w:rPr>
        <w:t>요청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대상에서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제외하기로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하며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해당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토지의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처분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및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귀속은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CC5598">
        <w:rPr>
          <w:rFonts w:ascii="Times New Roman" w:eastAsia="바탕체" w:hAnsi="Times New Roman" w:cs="Times New Roman"/>
          <w:sz w:val="23"/>
          <w:szCs w:val="23"/>
        </w:rPr>
        <w:t>갑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및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병</w:t>
      </w:r>
      <w:r w:rsidRPr="00CC5598">
        <w:rPr>
          <w:rFonts w:ascii="Times New Roman" w:eastAsia="바탕체" w:hAnsi="Times New Roman" w:cs="Times New Roman"/>
          <w:sz w:val="23"/>
          <w:szCs w:val="23"/>
        </w:rPr>
        <w:t>”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이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합의하여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정하는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바에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CC5598">
        <w:rPr>
          <w:rFonts w:ascii="Times New Roman" w:eastAsia="바탕체" w:hAnsi="Times New Roman" w:cs="Times New Roman"/>
          <w:sz w:val="23"/>
          <w:szCs w:val="23"/>
        </w:rPr>
        <w:t>따르기로</w:t>
      </w:r>
      <w:proofErr w:type="spellEnd"/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한다</w:t>
      </w:r>
      <w:r w:rsidRPr="00CC5598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173843CD" w14:textId="77777777" w:rsidR="00876445" w:rsidRPr="00876445" w:rsidRDefault="009E12F6" w:rsidP="00712ADD">
      <w:pPr>
        <w:pStyle w:val="a4"/>
        <w:numPr>
          <w:ilvl w:val="0"/>
          <w:numId w:val="49"/>
        </w:numPr>
        <w:wordWrap w:val="0"/>
        <w:spacing w:line="420" w:lineRule="atLeast"/>
        <w:ind w:leftChars="0"/>
        <w:jc w:val="both"/>
        <w:rPr>
          <w:ins w:id="351" w:author="first20230519" w:date="2025-10-15T17:45:00Z"/>
          <w:rFonts w:ascii="Times New Roman" w:eastAsia="바탕체"/>
          <w:bCs/>
          <w:snapToGrid w:val="0"/>
        </w:rPr>
      </w:pPr>
      <w:r w:rsidRPr="00CC5598">
        <w:rPr>
          <w:rFonts w:ascii="Times New Roman" w:eastAsia="바탕체" w:hAnsi="Times New Roman" w:cs="Times New Roman"/>
          <w:strike/>
          <w:sz w:val="23"/>
          <w:szCs w:val="23"/>
        </w:rPr>
        <w:t>제</w:t>
      </w:r>
      <w:r w:rsidRPr="00CC5598">
        <w:rPr>
          <w:rFonts w:ascii="Times New Roman" w:eastAsia="바탕체" w:hAnsi="Times New Roman" w:cs="Times New Roman"/>
          <w:strike/>
          <w:sz w:val="23"/>
          <w:szCs w:val="23"/>
        </w:rPr>
        <w:t>1</w:t>
      </w:r>
      <w:r w:rsidRPr="00CC5598">
        <w:rPr>
          <w:rFonts w:ascii="Times New Roman" w:eastAsia="바탕체" w:hAnsi="Times New Roman" w:cs="Times New Roman"/>
          <w:strike/>
          <w:sz w:val="23"/>
          <w:szCs w:val="23"/>
        </w:rPr>
        <w:t>항에도</w:t>
      </w:r>
      <w:r w:rsidRPr="00CC5598">
        <w:rPr>
          <w:rFonts w:ascii="Times New Roman" w:eastAsia="바탕체" w:hAnsi="Times New Roman" w:cs="Times New Roman"/>
          <w:strike/>
          <w:sz w:val="23"/>
          <w:szCs w:val="23"/>
        </w:rPr>
        <w:t xml:space="preserve"> </w:t>
      </w:r>
      <w:proofErr w:type="spellStart"/>
      <w:r w:rsidRPr="00CC5598">
        <w:rPr>
          <w:rFonts w:ascii="Times New Roman" w:eastAsia="바탕체" w:hAnsi="Times New Roman" w:cs="Times New Roman"/>
          <w:strike/>
          <w:sz w:val="23"/>
          <w:szCs w:val="23"/>
        </w:rPr>
        <w:t>불구하고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제</w:t>
      </w:r>
      <w:r w:rsidRPr="00CC5598">
        <w:rPr>
          <w:rFonts w:ascii="Times New Roman" w:eastAsia="바탕체" w:hAnsi="Times New Roman" w:cs="Times New Roman"/>
          <w:sz w:val="23"/>
          <w:szCs w:val="23"/>
        </w:rPr>
        <w:t>3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항에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따라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을</w:t>
      </w:r>
      <w:r w:rsidRPr="00CC5598">
        <w:rPr>
          <w:rFonts w:ascii="Times New Roman" w:eastAsia="바탕체" w:hAnsi="Times New Roman" w:cs="Times New Roman"/>
          <w:sz w:val="23"/>
          <w:szCs w:val="23"/>
        </w:rPr>
        <w:t>”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이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신탁부동산을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환가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정산하는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경우</w:t>
      </w:r>
      <w:r w:rsidR="0033481D"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본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준공으로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개별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CC5598">
        <w:rPr>
          <w:rFonts w:ascii="Times New Roman" w:eastAsia="바탕체" w:hAnsi="Times New Roman" w:cs="Times New Roman"/>
          <w:sz w:val="23"/>
          <w:szCs w:val="23"/>
        </w:rPr>
        <w:t>블럭의</w:t>
      </w:r>
      <w:proofErr w:type="spellEnd"/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분리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매각이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가능한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경우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개별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CC5598">
        <w:rPr>
          <w:rFonts w:ascii="Times New Roman" w:eastAsia="바탕체" w:hAnsi="Times New Roman" w:cs="Times New Roman"/>
          <w:sz w:val="23"/>
          <w:szCs w:val="23"/>
        </w:rPr>
        <w:t>블럭의</w:t>
      </w:r>
      <w:proofErr w:type="spellEnd"/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제</w:t>
      </w:r>
      <w:r w:rsidRPr="00CC5598">
        <w:rPr>
          <w:rFonts w:ascii="Times New Roman" w:eastAsia="바탕체" w:hAnsi="Times New Roman" w:cs="Times New Roman"/>
          <w:sz w:val="23"/>
          <w:szCs w:val="23"/>
        </w:rPr>
        <w:t>1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순위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우선수익자가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해당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CC5598">
        <w:rPr>
          <w:rFonts w:ascii="Times New Roman" w:eastAsia="바탕체" w:hAnsi="Times New Roman" w:cs="Times New Roman"/>
          <w:sz w:val="23"/>
          <w:szCs w:val="23"/>
        </w:rPr>
        <w:t>블럭에</w:t>
      </w:r>
      <w:proofErr w:type="spellEnd"/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대한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단독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처분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요청권을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가진다</w:t>
      </w:r>
      <w:r w:rsidRPr="00CC5598">
        <w:rPr>
          <w:rFonts w:ascii="Times New Roman" w:eastAsia="바탕체" w:hAnsi="Times New Roman" w:cs="Times New Roman"/>
          <w:sz w:val="23"/>
          <w:szCs w:val="23"/>
        </w:rPr>
        <w:t>(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다만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대출약정에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따른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CC5598">
        <w:rPr>
          <w:rFonts w:ascii="Times New Roman" w:eastAsia="바탕체" w:hAnsi="Times New Roman" w:cs="Times New Roman"/>
          <w:sz w:val="23"/>
          <w:szCs w:val="23"/>
        </w:rPr>
        <w:t>대주인</w:t>
      </w:r>
      <w:proofErr w:type="spellEnd"/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우선수익자는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대출약정에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따른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의사결정의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방법과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요건에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따라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요청하여야</w:t>
      </w:r>
      <w:r w:rsidRPr="00CC5598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CC5598">
        <w:rPr>
          <w:rFonts w:ascii="Times New Roman" w:eastAsia="바탕체" w:hAnsi="Times New Roman" w:cs="Times New Roman"/>
          <w:sz w:val="23"/>
          <w:szCs w:val="23"/>
        </w:rPr>
        <w:t>함</w:t>
      </w:r>
      <w:r w:rsidRPr="00CC5598">
        <w:rPr>
          <w:rFonts w:ascii="Times New Roman" w:eastAsia="바탕체" w:hAnsi="Times New Roman" w:cs="Times New Roman"/>
          <w:sz w:val="23"/>
          <w:szCs w:val="23"/>
        </w:rPr>
        <w:t>).</w:t>
      </w:r>
    </w:p>
    <w:p w14:paraId="2993794B" w14:textId="7E3928C3" w:rsidR="009E12F6" w:rsidRPr="00CC5598" w:rsidRDefault="00876445" w:rsidP="00712ADD">
      <w:pPr>
        <w:pStyle w:val="a4"/>
        <w:numPr>
          <w:ilvl w:val="0"/>
          <w:numId w:val="4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commentRangeStart w:id="352"/>
      <w:proofErr w:type="spellStart"/>
      <w:ins w:id="353" w:author="first20230519" w:date="2025-10-15T17:45:00Z">
        <w:r w:rsidRPr="00876445">
          <w:rPr>
            <w:rFonts w:ascii="Times New Roman" w:eastAsia="바탕체" w:hint="eastAsia"/>
            <w:bCs/>
            <w:snapToGrid w:val="0"/>
          </w:rPr>
          <w:t>본조의</w:t>
        </w:r>
      </w:ins>
      <w:commentRangeEnd w:id="352"/>
      <w:proofErr w:type="spellEnd"/>
      <w:ins w:id="354" w:author="first20230519" w:date="2025-10-15T17:47:00Z">
        <w:r w:rsidR="0069007C">
          <w:rPr>
            <w:rStyle w:val="af1"/>
          </w:rPr>
          <w:commentReference w:id="352"/>
        </w:r>
      </w:ins>
      <w:ins w:id="355" w:author="first20230519" w:date="2025-10-15T17:45:00Z"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r w:rsidRPr="00876445">
          <w:rPr>
            <w:rFonts w:ascii="Times New Roman" w:eastAsia="바탕체" w:hint="eastAsia"/>
            <w:bCs/>
            <w:snapToGrid w:val="0"/>
          </w:rPr>
          <w:t>다른</w:t>
        </w:r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r w:rsidRPr="00876445">
          <w:rPr>
            <w:rFonts w:ascii="Times New Roman" w:eastAsia="바탕체" w:hint="eastAsia"/>
            <w:bCs/>
            <w:snapToGrid w:val="0"/>
          </w:rPr>
          <w:t>규정에도</w:t>
        </w:r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r w:rsidRPr="00876445">
          <w:rPr>
            <w:rFonts w:ascii="Times New Roman" w:eastAsia="바탕체" w:hint="eastAsia"/>
            <w:bCs/>
            <w:snapToGrid w:val="0"/>
          </w:rPr>
          <w:t>불구하고</w:t>
        </w:r>
        <w:r w:rsidRPr="00876445">
          <w:rPr>
            <w:rFonts w:ascii="Times New Roman" w:eastAsia="바탕체" w:hint="eastAsia"/>
            <w:bCs/>
            <w:snapToGrid w:val="0"/>
          </w:rPr>
          <w:t>,</w:t>
        </w:r>
        <w:r w:rsidRPr="00876445">
          <w:rPr>
            <w:rFonts w:ascii="Times New Roman" w:eastAsia="바탕체"/>
            <w:bCs/>
            <w:snapToGrid w:val="0"/>
          </w:rPr>
          <w:t xml:space="preserve"> </w:t>
        </w:r>
      </w:ins>
      <w:ins w:id="356" w:author="first20230519" w:date="2025-10-15T17:46:00Z">
        <w:r w:rsidRPr="00761AFE">
          <w:rPr>
            <w:rFonts w:ascii="Times New Roman" w:eastAsia="바탕체" w:hint="eastAsia"/>
            <w:bCs/>
            <w:snapToGrid w:val="0"/>
          </w:rPr>
          <w:t>본건</w:t>
        </w:r>
        <w:r w:rsidRPr="00761AFE">
          <w:rPr>
            <w:rFonts w:ascii="Times New Roman" w:eastAsia="바탕체" w:hint="eastAsia"/>
            <w:bCs/>
            <w:snapToGrid w:val="0"/>
          </w:rPr>
          <w:t xml:space="preserve"> </w:t>
        </w:r>
        <w:r w:rsidRPr="00761AFE">
          <w:rPr>
            <w:rFonts w:ascii="Times New Roman" w:eastAsia="바탕체" w:hint="eastAsia"/>
            <w:bCs/>
            <w:snapToGrid w:val="0"/>
          </w:rPr>
          <w:t>사업부지의</w:t>
        </w:r>
        <w:r w:rsidRPr="00761AFE">
          <w:rPr>
            <w:rFonts w:ascii="Times New Roman" w:eastAsia="바탕체" w:hint="eastAsia"/>
            <w:bCs/>
            <w:snapToGrid w:val="0"/>
          </w:rPr>
          <w:t xml:space="preserve"> </w:t>
        </w:r>
        <w:r w:rsidRPr="00761AFE">
          <w:rPr>
            <w:rFonts w:ascii="Times New Roman" w:eastAsia="바탕체" w:hint="eastAsia"/>
            <w:bCs/>
            <w:snapToGrid w:val="0"/>
          </w:rPr>
          <w:t>전부</w:t>
        </w:r>
        <w:r w:rsidRPr="00761AFE">
          <w:rPr>
            <w:rFonts w:ascii="Times New Roman" w:eastAsia="바탕체" w:hint="eastAsia"/>
            <w:bCs/>
            <w:snapToGrid w:val="0"/>
          </w:rPr>
          <w:t xml:space="preserve"> </w:t>
        </w:r>
        <w:r w:rsidRPr="00761AFE">
          <w:rPr>
            <w:rFonts w:ascii="Times New Roman" w:eastAsia="바탕체" w:hint="eastAsia"/>
            <w:bCs/>
            <w:snapToGrid w:val="0"/>
          </w:rPr>
          <w:t>또는</w:t>
        </w:r>
        <w:r w:rsidRPr="00761AFE">
          <w:rPr>
            <w:rFonts w:ascii="Times New Roman" w:eastAsia="바탕체" w:hint="eastAsia"/>
            <w:bCs/>
            <w:snapToGrid w:val="0"/>
          </w:rPr>
          <w:t xml:space="preserve"> </w:t>
        </w:r>
        <w:r w:rsidRPr="00761AFE">
          <w:rPr>
            <w:rFonts w:ascii="Times New Roman" w:eastAsia="바탕체" w:hint="eastAsia"/>
            <w:bCs/>
            <w:snapToGrid w:val="0"/>
          </w:rPr>
          <w:t>일부를</w:t>
        </w:r>
        <w:r w:rsidRPr="00761AFE">
          <w:rPr>
            <w:rFonts w:ascii="Times New Roman" w:eastAsia="바탕체" w:hint="eastAsia"/>
            <w:bCs/>
            <w:snapToGrid w:val="0"/>
          </w:rPr>
          <w:t xml:space="preserve"> </w:t>
        </w:r>
        <w:r w:rsidRPr="00761AFE">
          <w:rPr>
            <w:rFonts w:ascii="Times New Roman" w:eastAsia="바탕체" w:hint="eastAsia"/>
            <w:bCs/>
            <w:snapToGrid w:val="0"/>
          </w:rPr>
          <w:t>매도하려는</w:t>
        </w:r>
        <w:r w:rsidRPr="00761AFE">
          <w:rPr>
            <w:rFonts w:ascii="Times New Roman" w:eastAsia="바탕체" w:hint="eastAsia"/>
            <w:bCs/>
            <w:snapToGrid w:val="0"/>
          </w:rPr>
          <w:t xml:space="preserve"> </w:t>
        </w:r>
        <w:r w:rsidRPr="00761AFE">
          <w:rPr>
            <w:rFonts w:ascii="Times New Roman" w:eastAsia="바탕체" w:hint="eastAsia"/>
            <w:bCs/>
            <w:snapToGrid w:val="0"/>
          </w:rPr>
          <w:t>경우</w:t>
        </w:r>
        <w:r w:rsidRPr="00761AFE">
          <w:rPr>
            <w:rFonts w:ascii="Times New Roman" w:eastAsia="바탕체" w:hint="eastAsia"/>
            <w:bCs/>
            <w:snapToGrid w:val="0"/>
          </w:rPr>
          <w:t xml:space="preserve"> </w:t>
        </w:r>
        <w:r w:rsidRPr="00761AFE">
          <w:rPr>
            <w:rFonts w:ascii="Times New Roman" w:eastAsia="바탕체" w:hint="eastAsia"/>
            <w:bCs/>
            <w:snapToGrid w:val="0"/>
          </w:rPr>
          <w:t>매매대금을</w:t>
        </w:r>
        <w:r w:rsidRPr="00761AFE">
          <w:rPr>
            <w:rFonts w:ascii="Times New Roman" w:eastAsia="바탕체" w:hint="eastAsia"/>
            <w:bCs/>
            <w:snapToGrid w:val="0"/>
          </w:rPr>
          <w:t xml:space="preserve"> </w:t>
        </w:r>
        <w:proofErr w:type="spellStart"/>
        <w:r w:rsidRPr="00876445">
          <w:rPr>
            <w:rFonts w:ascii="Times New Roman" w:eastAsia="바탕체" w:hint="eastAsia"/>
            <w:bCs/>
            <w:snapToGrid w:val="0"/>
          </w:rPr>
          <w:t>분양수입금등</w:t>
        </w:r>
        <w:proofErr w:type="spellEnd"/>
        <w:r>
          <w:rPr>
            <w:rFonts w:ascii="Times New Roman" w:eastAsia="바탕체" w:hint="eastAsia"/>
            <w:bCs/>
            <w:snapToGrid w:val="0"/>
          </w:rPr>
          <w:t xml:space="preserve"> </w:t>
        </w:r>
        <w:r w:rsidRPr="00761AFE">
          <w:rPr>
            <w:rFonts w:ascii="Times New Roman" w:eastAsia="바탕체" w:hint="eastAsia"/>
            <w:bCs/>
            <w:snapToGrid w:val="0"/>
          </w:rPr>
          <w:t>이상으로</w:t>
        </w:r>
        <w:r w:rsidRPr="00761AFE">
          <w:rPr>
            <w:rFonts w:ascii="Times New Roman" w:eastAsia="바탕체" w:hint="eastAsia"/>
            <w:bCs/>
            <w:snapToGrid w:val="0"/>
          </w:rPr>
          <w:t xml:space="preserve"> </w:t>
        </w:r>
        <w:r w:rsidRPr="00761AFE">
          <w:rPr>
            <w:rFonts w:ascii="Times New Roman" w:eastAsia="바탕체" w:hint="eastAsia"/>
            <w:bCs/>
            <w:snapToGrid w:val="0"/>
          </w:rPr>
          <w:t>정하여야</w:t>
        </w:r>
        <w:r w:rsidRPr="00761AFE">
          <w:rPr>
            <w:rFonts w:ascii="Times New Roman" w:eastAsia="바탕체" w:hint="eastAsia"/>
            <w:bCs/>
            <w:snapToGrid w:val="0"/>
          </w:rPr>
          <w:t xml:space="preserve"> </w:t>
        </w:r>
        <w:r w:rsidRPr="00761AFE">
          <w:rPr>
            <w:rFonts w:ascii="Times New Roman" w:eastAsia="바탕체" w:hint="eastAsia"/>
            <w:bCs/>
            <w:snapToGrid w:val="0"/>
          </w:rPr>
          <w:t>하고</w:t>
        </w:r>
        <w:r w:rsidRPr="00761AFE">
          <w:rPr>
            <w:rFonts w:ascii="Times New Roman" w:eastAsia="바탕체" w:hint="eastAsia"/>
            <w:bCs/>
            <w:snapToGrid w:val="0"/>
          </w:rPr>
          <w:t xml:space="preserve">, </w:t>
        </w:r>
        <w:r w:rsidRPr="00761AFE">
          <w:rPr>
            <w:rFonts w:ascii="Times New Roman" w:eastAsia="바탕체" w:hint="eastAsia"/>
            <w:bCs/>
            <w:snapToGrid w:val="0"/>
          </w:rPr>
          <w:t>매매대금을</w:t>
        </w:r>
        <w:r w:rsidRPr="00761AFE">
          <w:rPr>
            <w:rFonts w:ascii="Times New Roman" w:eastAsia="바탕체" w:hint="eastAsia"/>
            <w:bCs/>
            <w:snapToGrid w:val="0"/>
          </w:rPr>
          <w:t xml:space="preserve"> </w:t>
        </w:r>
        <w:r w:rsidRPr="00761AFE">
          <w:rPr>
            <w:rFonts w:ascii="Times New Roman" w:eastAsia="바탕체" w:hint="eastAsia"/>
            <w:bCs/>
            <w:snapToGrid w:val="0"/>
          </w:rPr>
          <w:t>이보다</w:t>
        </w:r>
        <w:r w:rsidRPr="00761AFE">
          <w:rPr>
            <w:rFonts w:ascii="Times New Roman" w:eastAsia="바탕체" w:hint="eastAsia"/>
            <w:bCs/>
            <w:snapToGrid w:val="0"/>
          </w:rPr>
          <w:t xml:space="preserve"> </w:t>
        </w:r>
        <w:r w:rsidRPr="00761AFE">
          <w:rPr>
            <w:rFonts w:ascii="Times New Roman" w:eastAsia="바탕체" w:hint="eastAsia"/>
            <w:bCs/>
            <w:snapToGrid w:val="0"/>
          </w:rPr>
          <w:t>낮은</w:t>
        </w:r>
        <w:r w:rsidRPr="00761AFE">
          <w:rPr>
            <w:rFonts w:ascii="Times New Roman" w:eastAsia="바탕체" w:hint="eastAsia"/>
            <w:bCs/>
            <w:snapToGrid w:val="0"/>
          </w:rPr>
          <w:t xml:space="preserve"> </w:t>
        </w:r>
        <w:r w:rsidRPr="00761AFE">
          <w:rPr>
            <w:rFonts w:ascii="Times New Roman" w:eastAsia="바탕체" w:hint="eastAsia"/>
            <w:bCs/>
            <w:snapToGrid w:val="0"/>
          </w:rPr>
          <w:t>가격으로</w:t>
        </w:r>
        <w:r w:rsidRPr="00761AFE">
          <w:rPr>
            <w:rFonts w:ascii="Times New Roman" w:eastAsia="바탕체" w:hint="eastAsia"/>
            <w:bCs/>
            <w:snapToGrid w:val="0"/>
          </w:rPr>
          <w:t xml:space="preserve"> </w:t>
        </w:r>
        <w:r w:rsidRPr="00761AFE">
          <w:rPr>
            <w:rFonts w:ascii="Times New Roman" w:eastAsia="바탕체" w:hint="eastAsia"/>
            <w:bCs/>
            <w:snapToGrid w:val="0"/>
          </w:rPr>
          <w:t>정하려는</w:t>
        </w:r>
        <w:r w:rsidRPr="00761AFE">
          <w:rPr>
            <w:rFonts w:ascii="Times New Roman" w:eastAsia="바탕체" w:hint="eastAsia"/>
            <w:bCs/>
            <w:snapToGrid w:val="0"/>
          </w:rPr>
          <w:t xml:space="preserve"> </w:t>
        </w:r>
        <w:r w:rsidRPr="00761AFE">
          <w:rPr>
            <w:rFonts w:ascii="Times New Roman" w:eastAsia="바탕체" w:hint="eastAsia"/>
            <w:bCs/>
            <w:snapToGrid w:val="0"/>
          </w:rPr>
          <w:t>경우</w:t>
        </w:r>
        <w:r w:rsidRPr="00761AFE">
          <w:rPr>
            <w:rFonts w:ascii="Times New Roman" w:eastAsia="바탕체" w:hint="eastAsia"/>
            <w:bCs/>
            <w:snapToGrid w:val="0"/>
          </w:rPr>
          <w:t xml:space="preserve"> </w:t>
        </w:r>
        <w:r>
          <w:rPr>
            <w:rFonts w:ascii="Times New Roman" w:eastAsia="바탕체"/>
            <w:bCs/>
            <w:snapToGrid w:val="0"/>
          </w:rPr>
          <w:t>“</w:t>
        </w:r>
        <w:r>
          <w:rPr>
            <w:rFonts w:ascii="Times New Roman" w:eastAsia="바탕체" w:hint="eastAsia"/>
            <w:bCs/>
            <w:snapToGrid w:val="0"/>
          </w:rPr>
          <w:t>병</w:t>
        </w:r>
        <w:r>
          <w:rPr>
            <w:rFonts w:ascii="Times New Roman" w:eastAsia="바탕체"/>
            <w:bCs/>
            <w:snapToGrid w:val="0"/>
          </w:rPr>
          <w:t>”</w:t>
        </w:r>
      </w:ins>
      <w:ins w:id="357" w:author="first20230519" w:date="2025-10-15T17:47:00Z">
        <w:r>
          <w:rPr>
            <w:rFonts w:ascii="Times New Roman" w:eastAsia="바탕체" w:hint="eastAsia"/>
            <w:bCs/>
            <w:snapToGrid w:val="0"/>
          </w:rPr>
          <w:t xml:space="preserve"> </w:t>
        </w:r>
        <w:r>
          <w:rPr>
            <w:rFonts w:ascii="Times New Roman" w:eastAsia="바탕체" w:hint="eastAsia"/>
            <w:bCs/>
            <w:snapToGrid w:val="0"/>
          </w:rPr>
          <w:t>및</w:t>
        </w:r>
        <w:r>
          <w:rPr>
            <w:rFonts w:ascii="Times New Roman" w:eastAsia="바탕체" w:hint="eastAsia"/>
            <w:bCs/>
            <w:snapToGrid w:val="0"/>
          </w:rPr>
          <w:t xml:space="preserve"> </w:t>
        </w:r>
        <w:r>
          <w:rPr>
            <w:rFonts w:ascii="Times New Roman" w:eastAsia="바탕체" w:hint="eastAsia"/>
            <w:bCs/>
            <w:snapToGrid w:val="0"/>
          </w:rPr>
          <w:t>대출약정상</w:t>
        </w:r>
      </w:ins>
      <w:ins w:id="358" w:author="first20230519" w:date="2025-10-15T17:46:00Z">
        <w:r w:rsidRPr="00761AFE">
          <w:rPr>
            <w:rFonts w:ascii="Times New Roman" w:eastAsia="바탕체" w:hint="eastAsia"/>
            <w:bCs/>
            <w:snapToGrid w:val="0"/>
          </w:rPr>
          <w:t xml:space="preserve"> </w:t>
        </w:r>
        <w:r w:rsidRPr="00761AFE">
          <w:rPr>
            <w:rFonts w:ascii="Times New Roman" w:eastAsia="바탕체" w:hint="eastAsia"/>
            <w:bCs/>
            <w:snapToGrid w:val="0"/>
          </w:rPr>
          <w:t>대주들의</w:t>
        </w:r>
        <w:r w:rsidRPr="00761AFE">
          <w:rPr>
            <w:rFonts w:ascii="Times New Roman" w:eastAsia="바탕체" w:hint="eastAsia"/>
            <w:bCs/>
            <w:snapToGrid w:val="0"/>
          </w:rPr>
          <w:t xml:space="preserve"> </w:t>
        </w:r>
        <w:r w:rsidRPr="00761AFE">
          <w:rPr>
            <w:rFonts w:ascii="Times New Roman" w:eastAsia="바탕체" w:hint="eastAsia"/>
            <w:bCs/>
            <w:snapToGrid w:val="0"/>
          </w:rPr>
          <w:t>사전</w:t>
        </w:r>
        <w:r w:rsidRPr="00761AFE">
          <w:rPr>
            <w:rFonts w:ascii="Times New Roman" w:eastAsia="바탕체" w:hint="eastAsia"/>
            <w:bCs/>
            <w:snapToGrid w:val="0"/>
          </w:rPr>
          <w:t xml:space="preserve"> </w:t>
        </w:r>
        <w:r w:rsidRPr="00761AFE">
          <w:rPr>
            <w:rFonts w:ascii="Times New Roman" w:eastAsia="바탕체" w:hint="eastAsia"/>
            <w:bCs/>
            <w:snapToGrid w:val="0"/>
          </w:rPr>
          <w:t>서면</w:t>
        </w:r>
        <w:r w:rsidRPr="00761AFE">
          <w:rPr>
            <w:rFonts w:ascii="Times New Roman" w:eastAsia="바탕체" w:hint="eastAsia"/>
            <w:bCs/>
            <w:snapToGrid w:val="0"/>
          </w:rPr>
          <w:t xml:space="preserve"> </w:t>
        </w:r>
        <w:r w:rsidRPr="00761AFE">
          <w:rPr>
            <w:rFonts w:ascii="Times New Roman" w:eastAsia="바탕체" w:hint="eastAsia"/>
            <w:bCs/>
            <w:snapToGrid w:val="0"/>
          </w:rPr>
          <w:t>동의를</w:t>
        </w:r>
        <w:r w:rsidRPr="00761AFE">
          <w:rPr>
            <w:rFonts w:ascii="Times New Roman" w:eastAsia="바탕체" w:hint="eastAsia"/>
            <w:bCs/>
            <w:snapToGrid w:val="0"/>
          </w:rPr>
          <w:t xml:space="preserve"> </w:t>
        </w:r>
        <w:r w:rsidRPr="0004795B">
          <w:rPr>
            <w:rFonts w:ascii="Times New Roman" w:eastAsia="바탕체" w:hint="eastAsia"/>
            <w:bCs/>
            <w:snapToGrid w:val="0"/>
          </w:rPr>
          <w:t>얻어야</w:t>
        </w:r>
        <w:r w:rsidRPr="0004795B">
          <w:rPr>
            <w:rFonts w:ascii="Times New Roman" w:eastAsia="바탕체" w:hint="eastAsia"/>
            <w:bCs/>
            <w:snapToGrid w:val="0"/>
          </w:rPr>
          <w:t xml:space="preserve"> </w:t>
        </w:r>
        <w:r w:rsidRPr="0004795B">
          <w:rPr>
            <w:rFonts w:ascii="Times New Roman" w:eastAsia="바탕체" w:hint="eastAsia"/>
            <w:bCs/>
            <w:snapToGrid w:val="0"/>
          </w:rPr>
          <w:t>한다</w:t>
        </w:r>
        <w:r w:rsidRPr="0004795B">
          <w:rPr>
            <w:rFonts w:ascii="Times New Roman" w:eastAsia="바탕체" w:hint="eastAsia"/>
            <w:bCs/>
            <w:snapToGrid w:val="0"/>
          </w:rPr>
          <w:t xml:space="preserve">. </w:t>
        </w:r>
        <w:r>
          <w:rPr>
            <w:rFonts w:ascii="Times New Roman" w:eastAsia="바탕체" w:hint="eastAsia"/>
            <w:bCs/>
            <w:snapToGrid w:val="0"/>
          </w:rPr>
          <w:t>한편</w:t>
        </w:r>
        <w:r w:rsidRPr="0004795B">
          <w:rPr>
            <w:rFonts w:ascii="Times New Roman" w:eastAsia="바탕체" w:hint="eastAsia"/>
            <w:bCs/>
            <w:snapToGrid w:val="0"/>
          </w:rPr>
          <w:t xml:space="preserve"> </w:t>
        </w:r>
      </w:ins>
      <w:ins w:id="359" w:author="first20230519" w:date="2025-10-15T17:47:00Z">
        <w:r>
          <w:rPr>
            <w:rFonts w:ascii="Times New Roman" w:eastAsia="바탕체"/>
            <w:bCs/>
            <w:snapToGrid w:val="0"/>
          </w:rPr>
          <w:t>“</w:t>
        </w:r>
        <w:r>
          <w:rPr>
            <w:rFonts w:ascii="Times New Roman" w:eastAsia="바탕체" w:hint="eastAsia"/>
            <w:bCs/>
            <w:snapToGrid w:val="0"/>
          </w:rPr>
          <w:t>갑</w:t>
        </w:r>
        <w:r>
          <w:rPr>
            <w:rFonts w:ascii="Times New Roman" w:eastAsia="바탕체"/>
            <w:bCs/>
            <w:snapToGrid w:val="0"/>
          </w:rPr>
          <w:t>”</w:t>
        </w:r>
      </w:ins>
      <w:ins w:id="360" w:author="first20230519" w:date="2025-10-15T17:46:00Z">
        <w:r w:rsidRPr="00876445">
          <w:rPr>
            <w:rFonts w:ascii="Times New Roman" w:eastAsia="바탕체" w:hint="eastAsia"/>
            <w:bCs/>
            <w:snapToGrid w:val="0"/>
          </w:rPr>
          <w:t>의</w:t>
        </w:r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r w:rsidRPr="00876445">
          <w:rPr>
            <w:rFonts w:ascii="Times New Roman" w:eastAsia="바탕체" w:hint="eastAsia"/>
            <w:bCs/>
            <w:snapToGrid w:val="0"/>
          </w:rPr>
          <w:t>건축</w:t>
        </w:r>
        <w:r w:rsidRPr="00876445">
          <w:rPr>
            <w:rFonts w:ascii="Times New Roman" w:eastAsia="바탕체" w:hint="eastAsia"/>
            <w:bCs/>
            <w:snapToGrid w:val="0"/>
          </w:rPr>
          <w:t>PF</w:t>
        </w:r>
        <w:r w:rsidRPr="00876445">
          <w:rPr>
            <w:rFonts w:ascii="Times New Roman" w:eastAsia="바탕체" w:hint="eastAsia"/>
            <w:bCs/>
            <w:snapToGrid w:val="0"/>
          </w:rPr>
          <w:t>대출약정을</w:t>
        </w:r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r w:rsidRPr="00876445">
          <w:rPr>
            <w:rFonts w:ascii="Times New Roman" w:eastAsia="바탕체" w:hint="eastAsia"/>
            <w:bCs/>
            <w:snapToGrid w:val="0"/>
          </w:rPr>
          <w:t>통해</w:t>
        </w:r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r w:rsidRPr="00876445">
          <w:rPr>
            <w:rFonts w:ascii="Times New Roman" w:eastAsia="바탕체" w:hint="eastAsia"/>
            <w:bCs/>
            <w:snapToGrid w:val="0"/>
          </w:rPr>
          <w:t>해당</w:t>
        </w:r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r w:rsidRPr="00876445">
          <w:rPr>
            <w:rFonts w:ascii="Times New Roman" w:eastAsia="바탕체" w:hint="eastAsia"/>
            <w:bCs/>
            <w:snapToGrid w:val="0"/>
          </w:rPr>
          <w:t>부지의</w:t>
        </w:r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proofErr w:type="spellStart"/>
        <w:r w:rsidRPr="00876445">
          <w:rPr>
            <w:rFonts w:ascii="Times New Roman" w:eastAsia="바탕체" w:hint="eastAsia"/>
            <w:bCs/>
            <w:snapToGrid w:val="0"/>
          </w:rPr>
          <w:t>분양수입금등</w:t>
        </w:r>
        <w:proofErr w:type="spellEnd"/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r w:rsidRPr="00876445">
          <w:rPr>
            <w:rFonts w:ascii="Times New Roman" w:eastAsia="바탕체" w:hint="eastAsia"/>
            <w:bCs/>
            <w:snapToGrid w:val="0"/>
          </w:rPr>
          <w:t>미만의</w:t>
        </w:r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r w:rsidRPr="00876445">
          <w:rPr>
            <w:rFonts w:ascii="Times New Roman" w:eastAsia="바탕체" w:hint="eastAsia"/>
            <w:bCs/>
            <w:snapToGrid w:val="0"/>
          </w:rPr>
          <w:t>금액이</w:t>
        </w:r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r w:rsidRPr="00876445">
          <w:rPr>
            <w:rFonts w:ascii="Times New Roman" w:eastAsia="바탕체" w:hint="eastAsia"/>
            <w:bCs/>
            <w:snapToGrid w:val="0"/>
          </w:rPr>
          <w:t>분양수입금계좌에</w:t>
        </w:r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r w:rsidRPr="00876445">
          <w:rPr>
            <w:rFonts w:ascii="Times New Roman" w:eastAsia="바탕체" w:hint="eastAsia"/>
            <w:bCs/>
            <w:snapToGrid w:val="0"/>
          </w:rPr>
          <w:t>입금되는</w:t>
        </w:r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r w:rsidRPr="00876445">
          <w:rPr>
            <w:rFonts w:ascii="Times New Roman" w:eastAsia="바탕체" w:hint="eastAsia"/>
            <w:bCs/>
            <w:snapToGrid w:val="0"/>
          </w:rPr>
          <w:t>경우</w:t>
        </w:r>
        <w:r w:rsidRPr="00876445">
          <w:rPr>
            <w:rFonts w:ascii="Times New Roman" w:eastAsia="바탕체" w:hint="eastAsia"/>
            <w:bCs/>
            <w:snapToGrid w:val="0"/>
          </w:rPr>
          <w:t xml:space="preserve">, </w:t>
        </w:r>
        <w:r w:rsidRPr="00876445">
          <w:rPr>
            <w:rFonts w:ascii="Times New Roman" w:eastAsia="바탕체" w:hint="eastAsia"/>
            <w:bCs/>
            <w:snapToGrid w:val="0"/>
          </w:rPr>
          <w:t>해당</w:t>
        </w:r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r w:rsidRPr="00876445">
          <w:rPr>
            <w:rFonts w:ascii="Times New Roman" w:eastAsia="바탕체" w:hint="eastAsia"/>
            <w:bCs/>
            <w:snapToGrid w:val="0"/>
          </w:rPr>
          <w:t>부지의</w:t>
        </w:r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proofErr w:type="spellStart"/>
        <w:r w:rsidRPr="00876445">
          <w:rPr>
            <w:rFonts w:ascii="Times New Roman" w:eastAsia="바탕체" w:hint="eastAsia"/>
            <w:bCs/>
            <w:snapToGrid w:val="0"/>
          </w:rPr>
          <w:t>우선수익권자를</w:t>
        </w:r>
        <w:proofErr w:type="spellEnd"/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r w:rsidRPr="00876445">
          <w:rPr>
            <w:rFonts w:ascii="Times New Roman" w:eastAsia="바탕체" w:hint="eastAsia"/>
            <w:bCs/>
            <w:snapToGrid w:val="0"/>
          </w:rPr>
          <w:t>변경하기</w:t>
        </w:r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r w:rsidRPr="00876445">
          <w:rPr>
            <w:rFonts w:ascii="Times New Roman" w:eastAsia="바탕체" w:hint="eastAsia"/>
            <w:bCs/>
            <w:snapToGrid w:val="0"/>
          </w:rPr>
          <w:t>위하여</w:t>
        </w:r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</w:ins>
      <w:ins w:id="361" w:author="first20230519" w:date="2025-10-15T17:47:00Z">
        <w:r>
          <w:rPr>
            <w:rFonts w:ascii="Times New Roman" w:eastAsia="바탕체"/>
            <w:bCs/>
            <w:snapToGrid w:val="0"/>
          </w:rPr>
          <w:t>“</w:t>
        </w:r>
        <w:r>
          <w:rPr>
            <w:rFonts w:ascii="Times New Roman" w:eastAsia="바탕체" w:hint="eastAsia"/>
            <w:bCs/>
            <w:snapToGrid w:val="0"/>
          </w:rPr>
          <w:t>병</w:t>
        </w:r>
        <w:r>
          <w:rPr>
            <w:rFonts w:ascii="Times New Roman" w:eastAsia="바탕체"/>
            <w:bCs/>
            <w:snapToGrid w:val="0"/>
          </w:rPr>
          <w:t>”</w:t>
        </w:r>
        <w:r>
          <w:rPr>
            <w:rFonts w:ascii="Times New Roman" w:eastAsia="바탕체"/>
            <w:bCs/>
            <w:snapToGrid w:val="0"/>
          </w:rPr>
          <w:t xml:space="preserve"> </w:t>
        </w:r>
        <w:r>
          <w:rPr>
            <w:rFonts w:ascii="Times New Roman" w:eastAsia="바탕체" w:hint="eastAsia"/>
            <w:bCs/>
            <w:snapToGrid w:val="0"/>
          </w:rPr>
          <w:t>및</w:t>
        </w:r>
        <w:r>
          <w:rPr>
            <w:rFonts w:ascii="Times New Roman" w:eastAsia="바탕체" w:hint="eastAsia"/>
            <w:bCs/>
            <w:snapToGrid w:val="0"/>
          </w:rPr>
          <w:t xml:space="preserve"> </w:t>
        </w:r>
        <w:r>
          <w:rPr>
            <w:rFonts w:ascii="Times New Roman" w:eastAsia="바탕체" w:hint="eastAsia"/>
            <w:bCs/>
            <w:snapToGrid w:val="0"/>
          </w:rPr>
          <w:t>대출약정상</w:t>
        </w:r>
      </w:ins>
      <w:ins w:id="362" w:author="first20230519" w:date="2025-10-15T17:46:00Z"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r w:rsidRPr="00876445">
          <w:rPr>
            <w:rFonts w:ascii="Times New Roman" w:eastAsia="바탕체" w:hint="eastAsia"/>
            <w:bCs/>
            <w:snapToGrid w:val="0"/>
          </w:rPr>
          <w:t>대주</w:t>
        </w:r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r w:rsidRPr="00876445">
          <w:rPr>
            <w:rFonts w:ascii="Times New Roman" w:eastAsia="바탕체" w:hint="eastAsia"/>
            <w:bCs/>
            <w:snapToGrid w:val="0"/>
          </w:rPr>
          <w:t>전원의</w:t>
        </w:r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r w:rsidRPr="00876445">
          <w:rPr>
            <w:rFonts w:ascii="Times New Roman" w:eastAsia="바탕체" w:hint="eastAsia"/>
            <w:bCs/>
            <w:snapToGrid w:val="0"/>
          </w:rPr>
          <w:t>사전</w:t>
        </w:r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r w:rsidRPr="00876445">
          <w:rPr>
            <w:rFonts w:ascii="Times New Roman" w:eastAsia="바탕체" w:hint="eastAsia"/>
            <w:bCs/>
            <w:snapToGrid w:val="0"/>
          </w:rPr>
          <w:t>서면</w:t>
        </w:r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r w:rsidRPr="00876445">
          <w:rPr>
            <w:rFonts w:ascii="Times New Roman" w:eastAsia="바탕체" w:hint="eastAsia"/>
            <w:bCs/>
            <w:snapToGrid w:val="0"/>
          </w:rPr>
          <w:t>동의를</w:t>
        </w:r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r w:rsidRPr="00876445">
          <w:rPr>
            <w:rFonts w:ascii="Times New Roman" w:eastAsia="바탕체" w:hint="eastAsia"/>
            <w:bCs/>
            <w:snapToGrid w:val="0"/>
          </w:rPr>
          <w:t>얻어야</w:t>
        </w:r>
        <w:r w:rsidRPr="00876445">
          <w:rPr>
            <w:rFonts w:ascii="Times New Roman" w:eastAsia="바탕체" w:hint="eastAsia"/>
            <w:bCs/>
            <w:snapToGrid w:val="0"/>
          </w:rPr>
          <w:t xml:space="preserve"> </w:t>
        </w:r>
        <w:r w:rsidRPr="00876445">
          <w:rPr>
            <w:rFonts w:ascii="Times New Roman" w:eastAsia="바탕체" w:hint="eastAsia"/>
            <w:bCs/>
            <w:snapToGrid w:val="0"/>
          </w:rPr>
          <w:t>한다</w:t>
        </w:r>
        <w:r w:rsidRPr="00876445">
          <w:rPr>
            <w:rFonts w:ascii="Times New Roman" w:eastAsia="바탕체" w:hint="eastAsia"/>
            <w:bCs/>
            <w:snapToGrid w:val="0"/>
          </w:rPr>
          <w:t>.</w:t>
        </w:r>
      </w:ins>
      <w:ins w:id="363" w:author="first20230519" w:date="2025-10-15T17:45:00Z">
        <w:r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</w:ins>
    </w:p>
    <w:p w14:paraId="19A0F8D5" w14:textId="77777777" w:rsidR="008B2037" w:rsidRPr="00936D2A" w:rsidRDefault="008B2037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</w:p>
    <w:p w14:paraId="4F76BAE6" w14:textId="77777777" w:rsidR="0033481D" w:rsidRPr="00936D2A" w:rsidRDefault="0033481D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조【신탁계약의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손해배상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등】</w:t>
      </w:r>
    </w:p>
    <w:p w14:paraId="18ECFA40" w14:textId="77777777" w:rsidR="0033481D" w:rsidRPr="00936D2A" w:rsidRDefault="0033481D" w:rsidP="00712ADD">
      <w:pPr>
        <w:pStyle w:val="a4"/>
        <w:numPr>
          <w:ilvl w:val="0"/>
          <w:numId w:val="5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임차인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시공사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사업관련자에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손해배상과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투입된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손해배상은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6F10AD">
        <w:rPr>
          <w:rFonts w:ascii="Times New Roman" w:eastAsia="바탕체" w:hAnsi="Times New Roman" w:cs="Times New Roman" w:hint="eastAsia"/>
          <w:sz w:val="23"/>
          <w:szCs w:val="23"/>
        </w:rPr>
        <w:t>본</w:t>
      </w:r>
      <w:r w:rsidR="006F10AD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6F10AD">
        <w:rPr>
          <w:rFonts w:ascii="Times New Roman" w:eastAsia="바탕체" w:hAnsi="Times New Roman" w:cs="Times New Roman" w:hint="eastAsia"/>
          <w:sz w:val="23"/>
          <w:szCs w:val="23"/>
        </w:rPr>
        <w:t>신탁계약에서</w:t>
      </w:r>
      <w:r w:rsidR="006F10AD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6F10AD">
        <w:rPr>
          <w:rFonts w:ascii="Times New Roman" w:eastAsia="바탕체" w:hAnsi="Times New Roman" w:cs="Times New Roman" w:hint="eastAsia"/>
          <w:sz w:val="23"/>
          <w:szCs w:val="23"/>
        </w:rPr>
        <w:t>정하는</w:t>
      </w:r>
      <w:r w:rsidR="006F10AD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6F10AD">
        <w:rPr>
          <w:rFonts w:ascii="Times New Roman" w:eastAsia="바탕체" w:hAnsi="Times New Roman" w:cs="Times New Roman" w:hint="eastAsia"/>
          <w:sz w:val="23"/>
          <w:szCs w:val="23"/>
        </w:rPr>
        <w:t>바에</w:t>
      </w:r>
      <w:r w:rsidR="006F10AD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6F10AD">
        <w:rPr>
          <w:rFonts w:ascii="Times New Roman" w:eastAsia="바탕체" w:hAnsi="Times New Roman" w:cs="Times New Roman" w:hint="eastAsia"/>
          <w:sz w:val="23"/>
          <w:szCs w:val="23"/>
        </w:rPr>
        <w:t>따라</w:t>
      </w:r>
      <w:r w:rsidR="006F10AD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부족한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64923EB" w14:textId="77777777" w:rsidR="0033481D" w:rsidRPr="00936D2A" w:rsidRDefault="0033481D" w:rsidP="00712ADD">
      <w:pPr>
        <w:pStyle w:val="a4"/>
        <w:numPr>
          <w:ilvl w:val="0"/>
          <w:numId w:val="5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비용부담과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손해배상을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청</w:t>
      </w: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구하지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EF3D0D4" w14:textId="77777777" w:rsidR="00125EE0" w:rsidRPr="00936D2A" w:rsidRDefault="00125EE0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</w:p>
    <w:p w14:paraId="7A9F226A" w14:textId="77777777" w:rsidR="00702705" w:rsidRPr="00936D2A" w:rsidRDefault="0070270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</w:p>
    <w:p w14:paraId="45F82EB3" w14:textId="77777777" w:rsidR="00702705" w:rsidRPr="00936D2A" w:rsidRDefault="00702705" w:rsidP="00712ADD">
      <w:pPr>
        <w:wordWrap w:val="0"/>
        <w:spacing w:line="420" w:lineRule="atLeast"/>
        <w:jc w:val="center"/>
        <w:rPr>
          <w:rFonts w:ascii="Times New Roman" w:eastAsia="바탕체" w:hAnsi="Times New Roman" w:cs="Times New Roman"/>
          <w:sz w:val="31"/>
          <w:szCs w:val="31"/>
        </w:rPr>
      </w:pPr>
      <w:r w:rsidRPr="00936D2A">
        <w:rPr>
          <w:rFonts w:ascii="Times New Roman" w:eastAsia="바탕체" w:hAnsi="Times New Roman" w:cs="Times New Roman"/>
          <w:sz w:val="31"/>
          <w:szCs w:val="31"/>
        </w:rPr>
        <w:t>제</w:t>
      </w:r>
      <w:r w:rsidRPr="00936D2A">
        <w:rPr>
          <w:rFonts w:ascii="Times New Roman" w:eastAsia="바탕체" w:hAnsi="Times New Roman" w:cs="Times New Roman"/>
          <w:sz w:val="31"/>
          <w:szCs w:val="31"/>
        </w:rPr>
        <w:t>3</w:t>
      </w:r>
      <w:r w:rsidRPr="00936D2A">
        <w:rPr>
          <w:rFonts w:ascii="Times New Roman" w:eastAsia="바탕체" w:hAnsi="Times New Roman" w:cs="Times New Roman"/>
          <w:sz w:val="31"/>
          <w:szCs w:val="31"/>
        </w:rPr>
        <w:t>장</w:t>
      </w:r>
      <w:r w:rsidRPr="00936D2A">
        <w:rPr>
          <w:rFonts w:ascii="Times New Roman" w:eastAsia="바탕체" w:hAnsi="Times New Roman" w:cs="Times New Roman"/>
          <w:sz w:val="31"/>
          <w:szCs w:val="31"/>
        </w:rPr>
        <w:t xml:space="preserve"> </w:t>
      </w:r>
      <w:r w:rsidRPr="00936D2A">
        <w:rPr>
          <w:rFonts w:ascii="Times New Roman" w:eastAsia="바탕체" w:hAnsi="Times New Roman" w:cs="Times New Roman"/>
          <w:sz w:val="31"/>
          <w:szCs w:val="31"/>
        </w:rPr>
        <w:t>시공</w:t>
      </w:r>
    </w:p>
    <w:p w14:paraId="5D245BF9" w14:textId="77777777" w:rsidR="00702705" w:rsidRPr="00936D2A" w:rsidRDefault="00BA4162" w:rsidP="004D49B4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[K&amp;C: 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본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장은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기존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담보신탁계약에는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없던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Pr="00BA4162">
        <w:rPr>
          <w:rFonts w:ascii="Times New Roman" w:eastAsia="바탕체" w:hAnsi="Times New Roman" w:cs="Times New Roman"/>
          <w:sz w:val="23"/>
          <w:szCs w:val="23"/>
          <w:highlight w:val="green"/>
        </w:rPr>
        <w:t>section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이고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시공사의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검토가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필요할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것입니다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.</w:t>
      </w:r>
      <w:r w:rsidRPr="00BA4162">
        <w:rPr>
          <w:rFonts w:ascii="Times New Roman" w:eastAsia="바탕체" w:hAnsi="Times New Roman" w:cs="Times New Roman"/>
          <w:sz w:val="23"/>
          <w:szCs w:val="23"/>
          <w:highlight w:val="green"/>
        </w:rPr>
        <w:t xml:space="preserve"> 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예를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들어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Pr="00BA4162">
        <w:rPr>
          <w:rFonts w:ascii="Times New Roman" w:eastAsia="바탕체" w:hAnsi="Times New Roman" w:cs="Times New Roman"/>
          <w:sz w:val="23"/>
          <w:szCs w:val="23"/>
          <w:highlight w:val="green"/>
        </w:rPr>
        <w:t>13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조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2, 3, 4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항은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기존에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공사도급계약상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합의된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것이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아닌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거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같습니다</w:t>
      </w:r>
      <w:r w:rsidRPr="00BA416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.</w:t>
      </w:r>
      <w:r w:rsidRPr="00BA4162">
        <w:rPr>
          <w:rFonts w:ascii="Times New Roman" w:eastAsia="바탕체" w:hAnsi="Times New Roman" w:cs="Times New Roman"/>
          <w:sz w:val="23"/>
          <w:szCs w:val="23"/>
          <w:highlight w:val="green"/>
        </w:rPr>
        <w:t>]</w:t>
      </w:r>
    </w:p>
    <w:p w14:paraId="56E93C38" w14:textId="77777777" w:rsidR="00702705" w:rsidRPr="00936D2A" w:rsidRDefault="0070270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조【공사도급】</w:t>
      </w:r>
    </w:p>
    <w:p w14:paraId="4CB8053D" w14:textId="77777777" w:rsidR="00702705" w:rsidRPr="00936D2A" w:rsidRDefault="00702705" w:rsidP="00712ADD">
      <w:pPr>
        <w:pStyle w:val="a4"/>
        <w:numPr>
          <w:ilvl w:val="0"/>
          <w:numId w:val="5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="00857947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기체결한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공사도급계약</w:t>
      </w:r>
      <w:r w:rsidR="00AA4BB2">
        <w:rPr>
          <w:rFonts w:ascii="Times New Roman" w:eastAsia="바탕체" w:hAnsi="Times New Roman" w:cs="Times New Roman" w:hint="eastAsia"/>
          <w:sz w:val="23"/>
          <w:szCs w:val="23"/>
        </w:rPr>
        <w:t>에</w:t>
      </w:r>
      <w:r w:rsidR="00AA4BB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AA4BB2">
        <w:rPr>
          <w:rFonts w:ascii="Times New Roman" w:eastAsia="바탕체" w:hAnsi="Times New Roman" w:cs="Times New Roman" w:hint="eastAsia"/>
          <w:sz w:val="23"/>
          <w:szCs w:val="23"/>
        </w:rPr>
        <w:t>관하여</w:t>
      </w:r>
      <w:r w:rsidR="00AA4BB2">
        <w:rPr>
          <w:rFonts w:ascii="Times New Roman" w:eastAsia="바탕체" w:hAnsi="Times New Roman" w:cs="Times New Roman" w:hint="eastAsia"/>
          <w:sz w:val="23"/>
          <w:szCs w:val="23"/>
        </w:rPr>
        <w:t>,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사업시행자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관할구청에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필요서류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지위를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AADC748" w14:textId="77777777" w:rsidR="00702705" w:rsidRPr="00936D2A" w:rsidRDefault="00712ADD" w:rsidP="00712ADD">
      <w:pPr>
        <w:pStyle w:val="a4"/>
        <w:numPr>
          <w:ilvl w:val="0"/>
          <w:numId w:val="5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>
        <w:rPr>
          <w:rFonts w:ascii="Times New Roman" w:eastAsia="바탕체" w:hAnsi="Times New Roman" w:cs="Times New Roman" w:hint="eastAsia"/>
          <w:sz w:val="23"/>
          <w:szCs w:val="23"/>
        </w:rPr>
        <w:t>본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신탁계약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체결일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현재</w:t>
      </w:r>
      <w:r>
        <w:rPr>
          <w:rFonts w:ascii="Times New Roman" w:eastAsia="바탕체" w:hAnsi="Times New Roman" w:cs="Times New Roman" w:hint="eastAsia"/>
          <w:sz w:val="23"/>
          <w:szCs w:val="23"/>
        </w:rPr>
        <w:t>,</w:t>
      </w:r>
      <w:r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eastAsia="바탕체" w:hAnsi="Times New Roman" w:cs="Times New Roman" w:hint="eastAsia"/>
          <w:sz w:val="23"/>
          <w:szCs w:val="23"/>
        </w:rPr>
        <w:t>본조</w:t>
      </w:r>
      <w:proofErr w:type="spellEnd"/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제</w:t>
      </w:r>
      <w:r>
        <w:rPr>
          <w:rFonts w:ascii="Times New Roman" w:eastAsia="바탕체" w:hAnsi="Times New Roman" w:cs="Times New Roman" w:hint="eastAsia"/>
          <w:sz w:val="23"/>
          <w:szCs w:val="23"/>
        </w:rPr>
        <w:t>1</w:t>
      </w:r>
      <w:r>
        <w:rPr>
          <w:rFonts w:ascii="Times New Roman" w:eastAsia="바탕체" w:hAnsi="Times New Roman" w:cs="Times New Roman" w:hint="eastAsia"/>
          <w:sz w:val="23"/>
          <w:szCs w:val="23"/>
        </w:rPr>
        <w:t>항의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바탕체" w:hAnsi="Times New Roman" w:cs="Times New Roman" w:hint="eastAsia"/>
          <w:sz w:val="23"/>
          <w:szCs w:val="23"/>
        </w:rPr>
        <w:t>공사도급계약상</w:t>
      </w:r>
      <w:r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공사비는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gramStart"/>
      <w:r w:rsidR="00702705" w:rsidRPr="00936D2A">
        <w:rPr>
          <w:rFonts w:ascii="Times New Roman" w:eastAsia="바탕체" w:hAnsi="Times New Roman" w:cs="Times New Roman"/>
          <w:sz w:val="23"/>
          <w:szCs w:val="23"/>
          <w:highlight w:val="yellow"/>
        </w:rPr>
        <w:t>금</w:t>
      </w:r>
      <w:r w:rsidR="00702705" w:rsidRPr="00936D2A">
        <w:rPr>
          <w:rFonts w:ascii="Times New Roman" w:eastAsia="바탕체" w:hAnsi="Times New Roman" w:cs="Times New Roman"/>
          <w:sz w:val="23"/>
          <w:szCs w:val="23"/>
          <w:highlight w:val="yellow"/>
        </w:rPr>
        <w:t xml:space="preserve">[  </w:t>
      </w:r>
      <w:proofErr w:type="gramEnd"/>
      <w:r w:rsidR="00702705" w:rsidRPr="00936D2A">
        <w:rPr>
          <w:rFonts w:ascii="Times New Roman" w:eastAsia="바탕체" w:hAnsi="Times New Roman" w:cs="Times New Roman"/>
          <w:sz w:val="23"/>
          <w:szCs w:val="23"/>
          <w:highlight w:val="yellow"/>
        </w:rPr>
        <w:t xml:space="preserve">               ]</w:t>
      </w:r>
      <w:r w:rsidR="00702705" w:rsidRPr="00936D2A">
        <w:rPr>
          <w:rFonts w:ascii="Times New Roman" w:eastAsia="바탕체" w:hAnsi="Times New Roman" w:cs="Times New Roman"/>
          <w:sz w:val="23"/>
          <w:szCs w:val="23"/>
          <w:highlight w:val="yellow"/>
        </w:rPr>
        <w:t>원</w:t>
      </w:r>
      <w:r w:rsidR="00702705" w:rsidRPr="00936D2A">
        <w:rPr>
          <w:rFonts w:ascii="Times New Roman" w:eastAsia="바탕체" w:hAnsi="Times New Roman" w:cs="Times New Roman"/>
          <w:sz w:val="23"/>
          <w:szCs w:val="23"/>
          <w:highlight w:val="yellow"/>
        </w:rPr>
        <w:t>(</w:t>
      </w:r>
      <w:r w:rsidR="00702705" w:rsidRPr="00936D2A">
        <w:rPr>
          <w:rFonts w:ascii="Times New Roman" w:eastAsia="바탕체" w:hAnsi="Times New Roman" w:cs="Times New Roman"/>
          <w:sz w:val="23"/>
          <w:szCs w:val="23"/>
          <w:highlight w:val="yellow"/>
        </w:rPr>
        <w:t>￦</w:t>
      </w:r>
      <w:r w:rsidR="00702705" w:rsidRPr="00936D2A">
        <w:rPr>
          <w:rFonts w:ascii="Times New Roman" w:eastAsia="바탕체" w:hAnsi="Times New Roman" w:cs="Times New Roman"/>
          <w:sz w:val="23"/>
          <w:szCs w:val="23"/>
          <w:highlight w:val="yellow"/>
        </w:rPr>
        <w:t>[                ],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 xml:space="preserve"> VAT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별도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>
        <w:rPr>
          <w:rFonts w:ascii="Times New Roman" w:eastAsia="바탕체" w:hAnsi="Times New Roman" w:cs="Times New Roman" w:hint="eastAsia"/>
          <w:sz w:val="23"/>
          <w:szCs w:val="23"/>
        </w:rPr>
        <w:t>이다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07C2F1FF" w14:textId="77777777" w:rsidR="0033481D" w:rsidRPr="003F3B3F" w:rsidRDefault="00702705" w:rsidP="006E70BE">
      <w:pPr>
        <w:pStyle w:val="a4"/>
        <w:numPr>
          <w:ilvl w:val="0"/>
          <w:numId w:val="5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trike/>
          <w:color w:val="FF0000"/>
          <w:sz w:val="23"/>
          <w:szCs w:val="23"/>
        </w:rPr>
      </w:pP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과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을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간의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공사도급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(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승계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)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계약과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관련하여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은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commentRangeStart w:id="364"/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신탁재산범위를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초과하여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공사대금을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청구할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수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없고</w:t>
      </w:r>
      <w:commentRangeEnd w:id="364"/>
      <w:r w:rsidR="00217D96" w:rsidRPr="003F3B3F">
        <w:rPr>
          <w:rStyle w:val="af1"/>
          <w:strike/>
          <w:color w:val="FF0000"/>
        </w:rPr>
        <w:commentReference w:id="364"/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을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은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신탁계약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어떠한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조항에도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불구하고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그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고유재산으로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에게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공사대금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지급의무를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부담하지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commentRangeStart w:id="365"/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아니한다</w:t>
      </w:r>
      <w:commentRangeEnd w:id="365"/>
      <w:r w:rsidR="00D14F05">
        <w:rPr>
          <w:rStyle w:val="af1"/>
        </w:rPr>
        <w:commentReference w:id="365"/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.</w:t>
      </w:r>
    </w:p>
    <w:p w14:paraId="5CCA7922" w14:textId="77777777" w:rsidR="0033481D" w:rsidRPr="00936D2A" w:rsidRDefault="0033481D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</w:p>
    <w:p w14:paraId="5E9601B7" w14:textId="77777777" w:rsidR="00702705" w:rsidRPr="00936D2A" w:rsidRDefault="0070270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조【공사도급의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범위】</w:t>
      </w:r>
    </w:p>
    <w:p w14:paraId="3BCCA6B1" w14:textId="77777777" w:rsidR="00702705" w:rsidRPr="00936D2A" w:rsidRDefault="00702705" w:rsidP="00712ADD">
      <w:pPr>
        <w:pStyle w:val="a4"/>
        <w:numPr>
          <w:ilvl w:val="0"/>
          <w:numId w:val="5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도급공사의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범위는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공사도급계약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따르되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준공과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사항이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협의할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523ACA4" w14:textId="77777777" w:rsidR="00702705" w:rsidRPr="0063085E" w:rsidRDefault="00702705" w:rsidP="00712ADD">
      <w:pPr>
        <w:pStyle w:val="a4"/>
        <w:numPr>
          <w:ilvl w:val="0"/>
          <w:numId w:val="5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trike/>
          <w:sz w:val="23"/>
          <w:szCs w:val="23"/>
        </w:rPr>
      </w:pPr>
      <w:commentRangeStart w:id="366"/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은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사업의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준공에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필요함에도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불구하고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도급범위에서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제외된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및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본조에</w:t>
      </w:r>
      <w:proofErr w:type="spellEnd"/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따라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갑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지급하거나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정산하여야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할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공사에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대하여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갑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”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및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을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과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협의하여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공사를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진행하되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합의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불성립</w:t>
      </w:r>
      <w:proofErr w:type="spellEnd"/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또는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공사비미지급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등을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이유로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공사를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거부할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수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없고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사업의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준공에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지장이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없도록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조치를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하여야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한다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.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경우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을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은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대출약정서에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따른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대출원리금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상환에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지장이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없을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경우에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한하여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대리금융기관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동의를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득하여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에게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공사비를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지급할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수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있다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.</w:t>
      </w:r>
      <w:commentRangeEnd w:id="366"/>
      <w:r w:rsidR="0063085E">
        <w:rPr>
          <w:rStyle w:val="af1"/>
        </w:rPr>
        <w:commentReference w:id="366"/>
      </w:r>
    </w:p>
    <w:p w14:paraId="34A2EF56" w14:textId="77777777" w:rsidR="00702705" w:rsidRPr="00936D2A" w:rsidRDefault="00702705" w:rsidP="00712ADD">
      <w:pPr>
        <w:pStyle w:val="a4"/>
        <w:numPr>
          <w:ilvl w:val="0"/>
          <w:numId w:val="5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commentRangeStart w:id="367"/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은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사업의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공사업무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수행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중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또는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준공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후에도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본건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사업부지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및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본건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목적물에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관하여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유치권을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행사할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수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없고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하수급인이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유치권을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행사하는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경우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책임으로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하수급인의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유치권을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해소하여야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한다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.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단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, “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은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을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신탁사무처리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비용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대출원리금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기타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갑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정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에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대한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일체의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채무가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변제된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이후에는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유치권을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행사할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수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commentRangeStart w:id="368"/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있다</w:t>
      </w:r>
      <w:commentRangeEnd w:id="368"/>
      <w:r w:rsidR="00D14F05">
        <w:rPr>
          <w:rStyle w:val="af1"/>
        </w:rPr>
        <w:commentReference w:id="368"/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. </w:t>
      </w:r>
      <w:commentRangeEnd w:id="367"/>
      <w:r w:rsidR="0063085E">
        <w:rPr>
          <w:rStyle w:val="af1"/>
        </w:rPr>
        <w:commentReference w:id="367"/>
      </w:r>
    </w:p>
    <w:p w14:paraId="69C49553" w14:textId="77777777" w:rsidR="00702705" w:rsidRPr="00936D2A" w:rsidRDefault="00702705" w:rsidP="00712ADD">
      <w:pPr>
        <w:pStyle w:val="a4"/>
        <w:numPr>
          <w:ilvl w:val="0"/>
          <w:numId w:val="5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원활한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공정관리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품질관리를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현장에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법정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배치인력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현장대리인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품질관리자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안전관리자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공무담당자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공사담당자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·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담당자를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기성금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지급전까지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현장에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배치하여야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미이행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기성금의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유보할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35A17E40" w14:textId="77777777" w:rsidR="00702705" w:rsidRPr="00936D2A" w:rsidRDefault="0070270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</w:p>
    <w:p w14:paraId="0F7522B6" w14:textId="77777777" w:rsidR="00702705" w:rsidRPr="00936D2A" w:rsidRDefault="0070270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조【마감수준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등】</w:t>
      </w:r>
    </w:p>
    <w:p w14:paraId="1BC16235" w14:textId="77777777" w:rsidR="00702705" w:rsidRPr="0063085E" w:rsidRDefault="00702705" w:rsidP="00712ADD">
      <w:pPr>
        <w:wordWrap w:val="0"/>
        <w:spacing w:line="420" w:lineRule="atLeast"/>
        <w:rPr>
          <w:rFonts w:ascii="Times New Roman" w:eastAsia="바탕체" w:hAnsi="Times New Roman" w:cs="Times New Roman"/>
          <w:strike/>
          <w:color w:val="FF0000"/>
          <w:sz w:val="23"/>
          <w:szCs w:val="23"/>
        </w:rPr>
      </w:pPr>
      <w:commentRangeStart w:id="369"/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갑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과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수행할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사업의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="00C832F0" w:rsidRPr="0063085E">
        <w:rPr>
          <w:rFonts w:ascii="Times New Roman" w:eastAsia="바탕체" w:hAnsi="Times New Roman" w:cs="Times New Roman" w:hint="eastAsia"/>
          <w:strike/>
          <w:color w:val="FF0000"/>
          <w:sz w:val="23"/>
          <w:szCs w:val="23"/>
        </w:rPr>
        <w:t>물류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단지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내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시설물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설치기준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건물의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내외장재</w:t>
      </w:r>
      <w:proofErr w:type="spellEnd"/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내부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및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공용공간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마감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기준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proofErr w:type="spellStart"/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내외부</w:t>
      </w:r>
      <w:proofErr w:type="spellEnd"/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설비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조경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등의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종류와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품질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및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최종마감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기준은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갑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”, 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을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”, 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공사도급계약서에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따라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협의하여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commentRangeStart w:id="370"/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정한다</w:t>
      </w:r>
      <w:commentRangeEnd w:id="370"/>
      <w:r w:rsidR="00B66D56">
        <w:rPr>
          <w:rStyle w:val="af1"/>
        </w:rPr>
        <w:commentReference w:id="370"/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. </w:t>
      </w:r>
      <w:commentRangeEnd w:id="369"/>
      <w:r w:rsidR="0063085E" w:rsidRPr="0063085E">
        <w:rPr>
          <w:rStyle w:val="af1"/>
          <w:strike/>
          <w:color w:val="FF0000"/>
        </w:rPr>
        <w:commentReference w:id="369"/>
      </w:r>
    </w:p>
    <w:p w14:paraId="64E146AC" w14:textId="77777777" w:rsidR="00702705" w:rsidRPr="00936D2A" w:rsidRDefault="0070270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</w:p>
    <w:p w14:paraId="31610FE6" w14:textId="77777777" w:rsidR="00702705" w:rsidRPr="00936D2A" w:rsidRDefault="0070270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15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조【공사기성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지급방법】</w:t>
      </w:r>
    </w:p>
    <w:p w14:paraId="73ABB51B" w14:textId="77777777" w:rsidR="00702705" w:rsidRPr="00936D2A" w:rsidRDefault="004C689E" w:rsidP="00712ADD">
      <w:pPr>
        <w:pStyle w:val="a4"/>
        <w:numPr>
          <w:ilvl w:val="0"/>
          <w:numId w:val="5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>
        <w:rPr>
          <w:rFonts w:ascii="Times New Roman" w:eastAsia="바탕체" w:hAnsi="Times New Roman" w:cs="Times New Roman"/>
          <w:sz w:val="23"/>
          <w:szCs w:val="23"/>
        </w:rPr>
        <w:t>“</w:t>
      </w:r>
      <w:r>
        <w:rPr>
          <w:rFonts w:ascii="Times New Roman" w:eastAsia="바탕체" w:hAnsi="Times New Roman" w:cs="Times New Roman" w:hint="eastAsia"/>
          <w:sz w:val="23"/>
          <w:szCs w:val="23"/>
        </w:rPr>
        <w:t>병</w:t>
      </w:r>
      <w:r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공사기성금은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공사도급계약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체결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인정하는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공정관리기관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감리업체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작성한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기성실사보고서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서류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확인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매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 xml:space="preserve"> 2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개월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단위로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공사대금을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지급하기로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="00702705"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1D4FC2C0" w14:textId="77777777" w:rsidR="00702705" w:rsidRPr="00936D2A" w:rsidRDefault="00702705" w:rsidP="00712ADD">
      <w:pPr>
        <w:pStyle w:val="a4"/>
        <w:numPr>
          <w:ilvl w:val="0"/>
          <w:numId w:val="5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최종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사업정산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결과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공사비를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충당하기에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부족한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공사도급계약서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어떠한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약정에도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고유재산으로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미지급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17EEEFA2" w14:textId="77777777" w:rsidR="00702705" w:rsidRPr="00BA3467" w:rsidRDefault="00702705" w:rsidP="00712ADD">
      <w:pPr>
        <w:pStyle w:val="a4"/>
        <w:numPr>
          <w:ilvl w:val="0"/>
          <w:numId w:val="5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color w:val="FF0000"/>
          <w:sz w:val="23"/>
          <w:szCs w:val="23"/>
        </w:rPr>
      </w:pPr>
      <w:commentRangeStart w:id="371"/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특약사항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제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12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조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제</w:t>
      </w:r>
      <w:r w:rsidR="003373A5" w:rsidRPr="00BA3467">
        <w:rPr>
          <w:rFonts w:ascii="Times New Roman" w:eastAsia="바탕체" w:hAnsi="Times New Roman" w:cs="Times New Roman" w:hint="eastAsia"/>
          <w:color w:val="FF0000"/>
          <w:sz w:val="23"/>
          <w:szCs w:val="23"/>
        </w:rPr>
        <w:t>2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항에서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정한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공사비가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증액되는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경우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그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증액된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금액과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공사비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지급지연에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따른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지연이자는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대출약정서에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따른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대출원리금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채무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,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대출관련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수수료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및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“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을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”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의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신탁사무처리비용이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전액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상환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및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지급된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이후에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지급하기로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>한다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. </w:t>
      </w:r>
      <w:commentRangeEnd w:id="371"/>
      <w:r w:rsidR="0063085E">
        <w:rPr>
          <w:rStyle w:val="af1"/>
        </w:rPr>
        <w:commentReference w:id="371"/>
      </w:r>
    </w:p>
    <w:p w14:paraId="446BCFF3" w14:textId="77777777" w:rsidR="00702705" w:rsidRPr="00936D2A" w:rsidRDefault="00702705" w:rsidP="00712ADD">
      <w:pPr>
        <w:pStyle w:val="a4"/>
        <w:numPr>
          <w:ilvl w:val="0"/>
          <w:numId w:val="5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하도급하는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하도급인의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선정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하도급계약의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하도급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대가의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「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건설산업기본법」및「하도급거래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공정화에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법률」을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준수하여야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77157CA8" w14:textId="77777777" w:rsidR="00702705" w:rsidRPr="00936D2A" w:rsidRDefault="0070270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</w:p>
    <w:p w14:paraId="0E5C4201" w14:textId="77777777" w:rsidR="00702705" w:rsidRPr="00936D2A" w:rsidRDefault="0070270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16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조【공사지체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손해배상금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등】</w:t>
      </w:r>
    </w:p>
    <w:p w14:paraId="045CD557" w14:textId="77777777" w:rsidR="00702705" w:rsidRPr="00BA3467" w:rsidRDefault="00702705" w:rsidP="00712ADD">
      <w:pPr>
        <w:pStyle w:val="a4"/>
        <w:numPr>
          <w:ilvl w:val="0"/>
          <w:numId w:val="5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trike/>
          <w:color w:val="FF0000"/>
          <w:sz w:val="23"/>
          <w:szCs w:val="23"/>
        </w:rPr>
      </w:pPr>
      <w:commentRangeStart w:id="372"/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책임준공의무</w:t>
      </w:r>
      <w:proofErr w:type="spellEnd"/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미이행으로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인하여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발생하는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지체상금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등의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손해배상은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최종적으로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책임을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부담하기로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한다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.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경우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을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은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지체상금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해당액을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공사비에서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공제할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수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있다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.</w:t>
      </w:r>
      <w:commentRangeEnd w:id="372"/>
      <w:r w:rsidR="0063085E">
        <w:rPr>
          <w:rStyle w:val="af1"/>
        </w:rPr>
        <w:commentReference w:id="372"/>
      </w:r>
    </w:p>
    <w:p w14:paraId="78712E30" w14:textId="77777777" w:rsidR="00702705" w:rsidRPr="0063085E" w:rsidRDefault="00702705" w:rsidP="00712ADD">
      <w:pPr>
        <w:pStyle w:val="a4"/>
        <w:numPr>
          <w:ilvl w:val="0"/>
          <w:numId w:val="5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color w:val="FF0000"/>
          <w:sz w:val="23"/>
          <w:szCs w:val="23"/>
        </w:rPr>
      </w:pPr>
      <w:commentRangeStart w:id="373"/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“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병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”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은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본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사업의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공사를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시행함에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있어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공사의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부실로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인하여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“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갑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”, “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을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”, </w:t>
      </w:r>
      <w:proofErr w:type="spellStart"/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수분양</w:t>
      </w:r>
      <w:proofErr w:type="spellEnd"/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(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임차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)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자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및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기타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제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3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자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등에게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발생하는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제반손해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(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안전사고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포함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)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에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대하여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lastRenderedPageBreak/>
        <w:t>최종적으로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책임을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부담한다</w:t>
      </w:r>
      <w:r w:rsidRPr="0063085E">
        <w:rPr>
          <w:rFonts w:ascii="Times New Roman" w:eastAsia="바탕체" w:hAnsi="Times New Roman" w:cs="Times New Roman"/>
          <w:color w:val="FF0000"/>
          <w:sz w:val="23"/>
          <w:szCs w:val="23"/>
        </w:rPr>
        <w:t>.</w:t>
      </w:r>
      <w:commentRangeEnd w:id="373"/>
      <w:r w:rsidR="0063085E">
        <w:rPr>
          <w:rStyle w:val="af1"/>
        </w:rPr>
        <w:commentReference w:id="373"/>
      </w:r>
    </w:p>
    <w:p w14:paraId="2905E17F" w14:textId="77777777" w:rsidR="00702705" w:rsidRPr="00936D2A" w:rsidRDefault="0070270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61A89AEE" w14:textId="77777777" w:rsidR="00702705" w:rsidRPr="00936D2A" w:rsidRDefault="0070270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17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조【시공사의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설계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‧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사업계획변경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등】</w:t>
      </w:r>
    </w:p>
    <w:p w14:paraId="1C4C757A" w14:textId="77777777" w:rsidR="00702705" w:rsidRPr="0063085E" w:rsidRDefault="00702705" w:rsidP="00712ADD">
      <w:pPr>
        <w:pStyle w:val="a4"/>
        <w:numPr>
          <w:ilvl w:val="0"/>
          <w:numId w:val="5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trike/>
          <w:color w:val="FF0000"/>
          <w:sz w:val="23"/>
          <w:szCs w:val="23"/>
        </w:rPr>
      </w:pPr>
      <w:commentRangeStart w:id="374"/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은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건축허가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등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인허가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조건의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내용이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설계도서와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일치하는지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여부를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사전에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확인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후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설계도서대로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시공하여야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commentRangeStart w:id="375"/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한다</w:t>
      </w:r>
      <w:commentRangeEnd w:id="375"/>
      <w:r w:rsidR="0092748D">
        <w:rPr>
          <w:rStyle w:val="af1"/>
        </w:rPr>
        <w:commentReference w:id="375"/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.</w:t>
      </w:r>
      <w:commentRangeEnd w:id="374"/>
      <w:r w:rsidR="0063085E">
        <w:rPr>
          <w:rStyle w:val="af1"/>
        </w:rPr>
        <w:commentReference w:id="374"/>
      </w:r>
    </w:p>
    <w:p w14:paraId="3C439B11" w14:textId="77777777" w:rsidR="00702705" w:rsidRPr="0063085E" w:rsidRDefault="00702705" w:rsidP="00712ADD">
      <w:pPr>
        <w:pStyle w:val="a4"/>
        <w:numPr>
          <w:ilvl w:val="0"/>
          <w:numId w:val="5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trike/>
          <w:color w:val="FF0000"/>
          <w:sz w:val="23"/>
          <w:szCs w:val="23"/>
        </w:rPr>
      </w:pP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은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본조</w:t>
      </w:r>
      <w:proofErr w:type="spellEnd"/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1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항에서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정한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확인의무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이행을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위하여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갑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”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및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을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에게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협조를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요청할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수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있고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, 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갑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과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을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은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요청하는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사항에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협조하기로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한다</w:t>
      </w:r>
      <w:r w:rsidRPr="0063085E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.</w:t>
      </w:r>
    </w:p>
    <w:p w14:paraId="08A0BB8A" w14:textId="77777777" w:rsidR="00702705" w:rsidRPr="00936D2A" w:rsidRDefault="00702705" w:rsidP="00712ADD">
      <w:pPr>
        <w:pStyle w:val="a4"/>
        <w:numPr>
          <w:ilvl w:val="0"/>
          <w:numId w:val="5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인허가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관청으로부터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최종적으로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승인받은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설계도서에서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초래하는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사항이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즉시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통보하여야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194740E0" w14:textId="77777777" w:rsidR="00702705" w:rsidRPr="00936D2A" w:rsidRDefault="00702705" w:rsidP="00712ADD">
      <w:pPr>
        <w:pStyle w:val="a4"/>
        <w:numPr>
          <w:ilvl w:val="0"/>
          <w:numId w:val="5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진행함에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설계변경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사업계획변경은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합의하여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득하여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진행하기로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>(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>단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>,</w:t>
      </w:r>
      <w:r w:rsidR="009B6083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>경미한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>설계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>변경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>및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>본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>사업의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>매출액이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>감소하지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>않는</w:t>
      </w:r>
      <w:r w:rsidR="009B6083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>내용의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>사업계획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>변경에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>대해서는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9B6083">
        <w:rPr>
          <w:rFonts w:ascii="Times New Roman" w:eastAsia="바탕체" w:hAnsi="Times New Roman" w:cs="Times New Roman"/>
          <w:sz w:val="23"/>
          <w:szCs w:val="23"/>
        </w:rPr>
        <w:t>“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>대리금융기관</w:t>
      </w:r>
      <w:r w:rsidR="009B6083">
        <w:rPr>
          <w:rFonts w:ascii="Times New Roman" w:eastAsia="바탕체" w:hAnsi="Times New Roman" w:cs="Times New Roman"/>
          <w:sz w:val="23"/>
          <w:szCs w:val="23"/>
        </w:rPr>
        <w:t>”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>의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>동의를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>요하지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>않음</w:t>
      </w:r>
      <w:r w:rsidR="009B6083">
        <w:rPr>
          <w:rFonts w:ascii="Times New Roman" w:eastAsia="바탕체" w:hAnsi="Times New Roman" w:cs="Times New Roman" w:hint="eastAsia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  <w:r w:rsidR="009B6083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9B6083" w:rsidRPr="009B608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[</w:t>
      </w:r>
      <w:r w:rsidR="009B6083" w:rsidRPr="009B6083">
        <w:rPr>
          <w:rFonts w:ascii="Times New Roman" w:eastAsia="바탕체" w:hAnsi="Times New Roman" w:cs="Times New Roman"/>
          <w:sz w:val="23"/>
          <w:szCs w:val="23"/>
          <w:highlight w:val="green"/>
        </w:rPr>
        <w:t xml:space="preserve">K&amp;C: </w:t>
      </w:r>
      <w:r w:rsidR="009B6083" w:rsidRPr="009B608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대출약정서에</w:t>
      </w:r>
      <w:r w:rsidR="009B6083" w:rsidRPr="009B608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9B6083" w:rsidRPr="009B608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따</w:t>
      </w:r>
      <w:r w:rsidR="009B608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라</w:t>
      </w:r>
      <w:r w:rsidR="009B608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9B608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수정하였</w:t>
      </w:r>
      <w:r w:rsidR="009B6083" w:rsidRPr="009B608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습니다</w:t>
      </w:r>
      <w:r w:rsidR="009B6083" w:rsidRPr="009B608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.</w:t>
      </w:r>
      <w:r w:rsidR="009B6083" w:rsidRPr="009B6083">
        <w:rPr>
          <w:rFonts w:ascii="Times New Roman" w:eastAsia="바탕체" w:hAnsi="Times New Roman" w:cs="Times New Roman"/>
          <w:sz w:val="23"/>
          <w:szCs w:val="23"/>
          <w:highlight w:val="green"/>
        </w:rPr>
        <w:t>]</w:t>
      </w:r>
    </w:p>
    <w:p w14:paraId="5D909D80" w14:textId="77777777" w:rsidR="00702705" w:rsidRPr="00936D2A" w:rsidRDefault="0070270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</w:p>
    <w:p w14:paraId="0FF72652" w14:textId="77777777" w:rsidR="00702705" w:rsidRPr="00936D2A" w:rsidRDefault="0070270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18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조【하자보수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commentRangeStart w:id="376"/>
      <w:r w:rsidRPr="00936D2A">
        <w:rPr>
          <w:rFonts w:ascii="Times New Roman" w:eastAsia="바탕체" w:hAnsi="Times New Roman" w:cs="Times New Roman"/>
          <w:sz w:val="23"/>
          <w:szCs w:val="23"/>
        </w:rPr>
        <w:t>책임</w:t>
      </w:r>
      <w:commentRangeEnd w:id="376"/>
      <w:r w:rsidR="00CB1647">
        <w:rPr>
          <w:rStyle w:val="af1"/>
        </w:rPr>
        <w:commentReference w:id="376"/>
      </w:r>
      <w:r w:rsidRPr="00936D2A">
        <w:rPr>
          <w:rFonts w:ascii="Times New Roman" w:eastAsia="바탕체" w:hAnsi="Times New Roman" w:cs="Times New Roman"/>
          <w:sz w:val="23"/>
          <w:szCs w:val="23"/>
        </w:rPr>
        <w:t>】</w:t>
      </w:r>
    </w:p>
    <w:p w14:paraId="1785E412" w14:textId="77777777" w:rsidR="00702705" w:rsidRPr="00936D2A" w:rsidRDefault="00702705" w:rsidP="00712ADD">
      <w:pPr>
        <w:pStyle w:val="a4"/>
        <w:numPr>
          <w:ilvl w:val="0"/>
          <w:numId w:val="5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하자보증책임은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A20287">
        <w:rPr>
          <w:rFonts w:ascii="Times New Roman" w:eastAsia="바탕체" w:hAnsi="Times New Roman" w:cs="Times New Roman" w:hint="eastAsia"/>
          <w:sz w:val="23"/>
          <w:szCs w:val="23"/>
        </w:rPr>
        <w:t>공사도급계약에서</w:t>
      </w:r>
      <w:r w:rsidR="00A20287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A20287">
        <w:rPr>
          <w:rFonts w:ascii="Times New Roman" w:eastAsia="바탕체" w:hAnsi="Times New Roman" w:cs="Times New Roman" w:hint="eastAsia"/>
          <w:sz w:val="23"/>
          <w:szCs w:val="23"/>
        </w:rPr>
        <w:t>정하는</w:t>
      </w:r>
      <w:r w:rsidR="00A20287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A20287">
        <w:rPr>
          <w:rFonts w:ascii="Times New Roman" w:eastAsia="바탕체" w:hAnsi="Times New Roman" w:cs="Times New Roman" w:hint="eastAsia"/>
          <w:sz w:val="23"/>
          <w:szCs w:val="23"/>
        </w:rPr>
        <w:t>바에</w:t>
      </w:r>
      <w:r w:rsidR="00A20287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A20287">
        <w:rPr>
          <w:rFonts w:ascii="Times New Roman" w:eastAsia="바탕체" w:hAnsi="Times New Roman" w:cs="Times New Roman" w:hint="eastAsia"/>
          <w:sz w:val="23"/>
          <w:szCs w:val="23"/>
        </w:rPr>
        <w:t>따르고</w:t>
      </w:r>
      <w:r w:rsidR="00A20287">
        <w:rPr>
          <w:rFonts w:ascii="Times New Roman" w:eastAsia="바탕체" w:hAnsi="Times New Roman" w:cs="Times New Roman" w:hint="eastAsia"/>
          <w:sz w:val="23"/>
          <w:szCs w:val="23"/>
        </w:rPr>
        <w:t>,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하자와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보증서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입주자의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입주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후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실제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하자보수이행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등을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포함한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일체의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하자보증책임을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부담하지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아니한다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.</w:t>
      </w:r>
    </w:p>
    <w:p w14:paraId="068B3692" w14:textId="77777777" w:rsidR="00702705" w:rsidRPr="00936D2A" w:rsidRDefault="00702705" w:rsidP="00712ADD">
      <w:pPr>
        <w:pStyle w:val="a4"/>
        <w:numPr>
          <w:ilvl w:val="0"/>
          <w:numId w:val="5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신탁기간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신탁종료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피고로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하자소송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하자보수청구소송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하자보수금청구소송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손해배상청구소송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제기될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commentRangeStart w:id="377"/>
      <w:r w:rsidR="00180711"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="00180711" w:rsidRPr="003F3B3F">
        <w:rPr>
          <w:rFonts w:ascii="Times New Roman" w:eastAsia="바탕체" w:hAnsi="Times New Roman" w:cs="Times New Roman" w:hint="eastAsia"/>
          <w:strike/>
          <w:color w:val="FF0000"/>
          <w:sz w:val="23"/>
          <w:szCs w:val="23"/>
        </w:rPr>
        <w:t>병</w:t>
      </w:r>
      <w:r w:rsidR="00180711"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="00180711" w:rsidRPr="003F3B3F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commentRangeEnd w:id="377"/>
      <w:r w:rsidR="003F3B3F">
        <w:rPr>
          <w:rStyle w:val="af1"/>
        </w:rPr>
        <w:commentReference w:id="377"/>
      </w:r>
      <w:r w:rsidR="00180711">
        <w:rPr>
          <w:rFonts w:ascii="Times New Roman" w:eastAsia="바탕체" w:hAnsi="Times New Roman" w:cs="Times New Roman" w:hint="eastAsia"/>
          <w:sz w:val="23"/>
          <w:szCs w:val="23"/>
        </w:rPr>
        <w:t>및</w:t>
      </w:r>
      <w:r w:rsidR="00180711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신탁종료여부와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관계없이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소송업무를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지원하여야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5B94313" w14:textId="77777777" w:rsidR="00702705" w:rsidRPr="00BA3467" w:rsidRDefault="00702705" w:rsidP="00712ADD">
      <w:pPr>
        <w:pStyle w:val="a4"/>
        <w:numPr>
          <w:ilvl w:val="0"/>
          <w:numId w:val="5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trike/>
          <w:color w:val="FF0000"/>
          <w:sz w:val="23"/>
          <w:szCs w:val="23"/>
        </w:rPr>
      </w:pPr>
      <w:commentRangeStart w:id="378"/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제</w:t>
      </w:r>
      <w:r w:rsidR="001F1799"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2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항의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하자소송에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따른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소송비용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및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판결금원은</w:t>
      </w:r>
      <w:proofErr w:type="spellEnd"/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부담하기로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한다</w:t>
      </w:r>
      <w:r w:rsidRPr="00BA3467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. </w:t>
      </w:r>
      <w:commentRangeEnd w:id="378"/>
      <w:r w:rsidR="003F3B3F">
        <w:rPr>
          <w:rStyle w:val="af1"/>
        </w:rPr>
        <w:commentReference w:id="378"/>
      </w:r>
    </w:p>
    <w:p w14:paraId="4F4F070B" w14:textId="77777777" w:rsidR="00702705" w:rsidRPr="00936D2A" w:rsidRDefault="00702705" w:rsidP="00712ADD">
      <w:pPr>
        <w:pStyle w:val="a4"/>
        <w:numPr>
          <w:ilvl w:val="0"/>
          <w:numId w:val="5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제</w:t>
      </w:r>
      <w:r w:rsidR="007020BF"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3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항의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금액을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부담할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수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없는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경우에는</w:t>
      </w:r>
      <w:r w:rsidRPr="00BA3467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="007020BF"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="007020BF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0BF" w:rsidRPr="00936D2A">
        <w:rPr>
          <w:rFonts w:ascii="Times New Roman" w:eastAsia="바탕체" w:hAnsi="Times New Roman" w:cs="Times New Roman"/>
          <w:sz w:val="23"/>
          <w:szCs w:val="23"/>
        </w:rPr>
        <w:t>신탁계약서</w:t>
      </w:r>
      <w:r w:rsidR="007020BF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0BF" w:rsidRPr="00936D2A">
        <w:rPr>
          <w:rFonts w:ascii="Times New Roman" w:eastAsia="바탕체" w:hAnsi="Times New Roman" w:cs="Times New Roman"/>
          <w:sz w:val="23"/>
          <w:szCs w:val="23"/>
        </w:rPr>
        <w:t>본문</w:t>
      </w:r>
      <w:r w:rsidR="007020BF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0BF"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="007020BF" w:rsidRPr="00936D2A">
        <w:rPr>
          <w:rFonts w:ascii="Times New Roman" w:eastAsia="바탕체" w:hAnsi="Times New Roman" w:cs="Times New Roman"/>
          <w:sz w:val="23"/>
          <w:szCs w:val="23"/>
        </w:rPr>
        <w:t>18</w:t>
      </w:r>
      <w:r w:rsidR="007020BF"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="007020BF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0BF"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="007020BF"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="007020BF" w:rsidRPr="00936D2A">
        <w:rPr>
          <w:rFonts w:ascii="Times New Roman" w:eastAsia="바탕체" w:hAnsi="Times New Roman" w:cs="Times New Roman"/>
          <w:sz w:val="23"/>
          <w:szCs w:val="23"/>
        </w:rPr>
        <w:t>항</w:t>
      </w:r>
      <w:r w:rsidR="007020BF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020BF"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="007020BF" w:rsidRPr="00936D2A">
        <w:rPr>
          <w:rFonts w:ascii="Times New Roman" w:eastAsia="바탕체" w:hAnsi="Times New Roman" w:cs="Times New Roman"/>
          <w:sz w:val="23"/>
          <w:szCs w:val="23"/>
        </w:rPr>
        <w:t>6</w:t>
      </w:r>
      <w:r w:rsidR="007020BF" w:rsidRPr="00936D2A">
        <w:rPr>
          <w:rFonts w:ascii="Times New Roman" w:eastAsia="바탕체" w:hAnsi="Times New Roman" w:cs="Times New Roman"/>
          <w:sz w:val="23"/>
          <w:szCs w:val="23"/>
        </w:rPr>
        <w:t>호</w:t>
      </w:r>
      <w:r w:rsidR="007020BF">
        <w:rPr>
          <w:rFonts w:ascii="Times New Roman" w:eastAsia="바탕체" w:hAnsi="Times New Roman" w:cs="Times New Roman" w:hint="eastAsia"/>
          <w:sz w:val="23"/>
          <w:szCs w:val="23"/>
        </w:rPr>
        <w:t>의</w:t>
      </w:r>
      <w:r w:rsidR="007020BF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020BF">
        <w:rPr>
          <w:rFonts w:ascii="Times New Roman" w:eastAsia="바탕체" w:hAnsi="Times New Roman" w:cs="Times New Roman" w:hint="eastAsia"/>
          <w:sz w:val="23"/>
          <w:szCs w:val="23"/>
        </w:rPr>
        <w:t>신탁사무처리비용에</w:t>
      </w:r>
      <w:r w:rsidR="007020BF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020BF">
        <w:rPr>
          <w:rFonts w:ascii="Times New Roman" w:eastAsia="바탕체" w:hAnsi="Times New Roman" w:cs="Times New Roman" w:hint="eastAsia"/>
          <w:sz w:val="23"/>
          <w:szCs w:val="23"/>
        </w:rPr>
        <w:t>준하여</w:t>
      </w:r>
      <w:r w:rsidR="007020BF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25CE145A" w14:textId="77777777" w:rsidR="00702705" w:rsidRPr="00936D2A" w:rsidRDefault="0070270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</w:p>
    <w:p w14:paraId="6DEF94FD" w14:textId="77777777" w:rsidR="00702705" w:rsidRPr="00936D2A" w:rsidRDefault="00702705" w:rsidP="00712ADD">
      <w:pPr>
        <w:wordWrap w:val="0"/>
        <w:spacing w:line="420" w:lineRule="atLeast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19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조【용역계약의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승계】</w:t>
      </w:r>
    </w:p>
    <w:p w14:paraId="1B339504" w14:textId="77777777" w:rsidR="00702705" w:rsidRPr="00936D2A" w:rsidRDefault="00702705" w:rsidP="00712ADD">
      <w:pPr>
        <w:pStyle w:val="a4"/>
        <w:numPr>
          <w:ilvl w:val="0"/>
          <w:numId w:val="5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명의로의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사업시행자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공사도급계약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하도급직불합의서를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직불합의서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같다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감리용역계약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설계용역계약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사업시행자와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필수적으로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체결해야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용역계약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같음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용역업체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4E86B88" w14:textId="77777777" w:rsidR="00702705" w:rsidRPr="00936D2A" w:rsidRDefault="00702705" w:rsidP="00712ADD">
      <w:pPr>
        <w:pStyle w:val="a4"/>
        <w:numPr>
          <w:ilvl w:val="0"/>
          <w:numId w:val="5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본조</w:t>
      </w:r>
      <w:proofErr w:type="spellEnd"/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제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1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항에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따라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체결하는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용역계약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이외의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용역계약은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본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사업에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지장이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없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lastRenderedPageBreak/>
        <w:t>도록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“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갑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”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과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commentRangeStart w:id="379"/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commentRangeEnd w:id="379"/>
      <w:r w:rsidR="003F3B3F">
        <w:rPr>
          <w:rStyle w:val="af1"/>
        </w:rPr>
        <w:commentReference w:id="379"/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이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협의하여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체결한다</w:t>
      </w:r>
      <w:r w:rsidRPr="003F3B3F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안정적인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용역이행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계약관리가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필요하다고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판단할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용역계약에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동일한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방법으로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용역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03721946" w14:textId="77777777" w:rsidR="00702705" w:rsidRPr="00936D2A" w:rsidRDefault="00702705" w:rsidP="00712ADD">
      <w:pPr>
        <w:pStyle w:val="a4"/>
        <w:numPr>
          <w:ilvl w:val="0"/>
          <w:numId w:val="5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용역계약을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용역비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범위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내에서만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어떠한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조항에도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고유재산으로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용역비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용역계약에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범위를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초과하는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대금지급의무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민원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B40563D" w14:textId="77777777" w:rsidR="00702705" w:rsidRPr="00936D2A" w:rsidRDefault="00702705" w:rsidP="00712ADD">
      <w:pPr>
        <w:pStyle w:val="a4"/>
        <w:numPr>
          <w:ilvl w:val="0"/>
          <w:numId w:val="5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3F3B3F">
        <w:rPr>
          <w:rFonts w:ascii="Times New Roman" w:eastAsia="바탕체" w:hAnsi="Times New Roman" w:cs="Times New Roman"/>
          <w:sz w:val="23"/>
          <w:szCs w:val="23"/>
        </w:rPr>
        <w:t>본</w:t>
      </w:r>
      <w:r w:rsidRPr="003F3B3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z w:val="23"/>
          <w:szCs w:val="23"/>
        </w:rPr>
        <w:t>조에</w:t>
      </w:r>
      <w:r w:rsidRPr="003F3B3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z w:val="23"/>
          <w:szCs w:val="23"/>
        </w:rPr>
        <w:t>따라</w:t>
      </w:r>
      <w:r w:rsidRPr="003F3B3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z w:val="23"/>
          <w:szCs w:val="23"/>
        </w:rPr>
        <w:t>용역</w:t>
      </w:r>
      <w:r w:rsidRPr="003F3B3F">
        <w:rPr>
          <w:rFonts w:ascii="Times New Roman" w:eastAsia="바탕체" w:hAnsi="Times New Roman" w:cs="Times New Roman"/>
          <w:sz w:val="23"/>
          <w:szCs w:val="23"/>
        </w:rPr>
        <w:t>(</w:t>
      </w:r>
      <w:r w:rsidRPr="003F3B3F">
        <w:rPr>
          <w:rFonts w:ascii="Times New Roman" w:eastAsia="바탕체" w:hAnsi="Times New Roman" w:cs="Times New Roman"/>
          <w:sz w:val="23"/>
          <w:szCs w:val="23"/>
        </w:rPr>
        <w:t>승계</w:t>
      </w:r>
      <w:r w:rsidRPr="003F3B3F">
        <w:rPr>
          <w:rFonts w:ascii="Times New Roman" w:eastAsia="바탕체" w:hAnsi="Times New Roman" w:cs="Times New Roman"/>
          <w:sz w:val="23"/>
          <w:szCs w:val="23"/>
        </w:rPr>
        <w:t>)</w:t>
      </w:r>
      <w:r w:rsidRPr="003F3B3F">
        <w:rPr>
          <w:rFonts w:ascii="Times New Roman" w:eastAsia="바탕체" w:hAnsi="Times New Roman" w:cs="Times New Roman"/>
          <w:sz w:val="23"/>
          <w:szCs w:val="23"/>
        </w:rPr>
        <w:t>계약을</w:t>
      </w:r>
      <w:r w:rsidRPr="003F3B3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z w:val="23"/>
          <w:szCs w:val="23"/>
        </w:rPr>
        <w:t>체결하는</w:t>
      </w:r>
      <w:r w:rsidRPr="003F3B3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z w:val="23"/>
          <w:szCs w:val="23"/>
        </w:rPr>
        <w:t>경우</w:t>
      </w:r>
      <w:r w:rsidRPr="003F3B3F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3F3B3F">
        <w:rPr>
          <w:rFonts w:ascii="Times New Roman" w:eastAsia="바탕체" w:hAnsi="Times New Roman" w:cs="Times New Roman"/>
          <w:sz w:val="23"/>
          <w:szCs w:val="23"/>
        </w:rPr>
        <w:t>갑</w:t>
      </w:r>
      <w:r w:rsidRPr="003F3B3F">
        <w:rPr>
          <w:rFonts w:ascii="Times New Roman" w:eastAsia="바탕체" w:hAnsi="Times New Roman" w:cs="Times New Roman"/>
          <w:sz w:val="23"/>
          <w:szCs w:val="23"/>
        </w:rPr>
        <w:t>”</w:t>
      </w:r>
      <w:r w:rsidRPr="003F3B3F">
        <w:rPr>
          <w:rFonts w:ascii="Times New Roman" w:eastAsia="바탕체" w:hAnsi="Times New Roman" w:cs="Times New Roman"/>
          <w:sz w:val="23"/>
          <w:szCs w:val="23"/>
        </w:rPr>
        <w:t>과</w:t>
      </w:r>
      <w:r w:rsidRPr="003F3B3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commentRangeStart w:id="380"/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3F3B3F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commentRangeEnd w:id="380"/>
      <w:r w:rsidR="003F3B3F">
        <w:rPr>
          <w:rStyle w:val="af1"/>
        </w:rPr>
        <w:commentReference w:id="380"/>
      </w:r>
      <w:r w:rsidRPr="003F3B3F">
        <w:rPr>
          <w:rFonts w:ascii="Times New Roman" w:eastAsia="바탕체" w:hAnsi="Times New Roman" w:cs="Times New Roman"/>
          <w:strike/>
          <w:sz w:val="23"/>
          <w:szCs w:val="23"/>
        </w:rPr>
        <w:t>은</w:t>
      </w:r>
      <w:r w:rsidRPr="003F3B3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z w:val="23"/>
          <w:szCs w:val="23"/>
        </w:rPr>
        <w:t>용역업체의</w:t>
      </w:r>
      <w:r w:rsidRPr="003F3B3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z w:val="23"/>
          <w:szCs w:val="23"/>
        </w:rPr>
        <w:t>적정성을</w:t>
      </w:r>
      <w:r w:rsidRPr="003F3B3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F3B3F">
        <w:rPr>
          <w:rFonts w:ascii="Times New Roman" w:eastAsia="바탕체" w:hAnsi="Times New Roman" w:cs="Times New Roman"/>
          <w:sz w:val="23"/>
          <w:szCs w:val="23"/>
        </w:rPr>
        <w:t>판단하고</w:t>
      </w:r>
      <w:r w:rsidRPr="003F3B3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어떠한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조항에도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7E394AC2" w14:textId="77777777" w:rsidR="00702705" w:rsidRPr="00936D2A" w:rsidRDefault="00702705" w:rsidP="00712ADD">
      <w:pPr>
        <w:pStyle w:val="a4"/>
        <w:numPr>
          <w:ilvl w:val="0"/>
          <w:numId w:val="5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특약사항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공사도급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본조에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용역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계약서에는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「수탁자인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용역계약에서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용역비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이행함에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범위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내에서만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초과하는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대해서는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어떠한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고유재산으로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용역비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용역업체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시공사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이의나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청구를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아니한다」라는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취지의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조항을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기재한다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76F5E431" w14:textId="77777777" w:rsidR="00702705" w:rsidRPr="00936D2A" w:rsidRDefault="00702705" w:rsidP="00712ADD">
      <w:pPr>
        <w:pStyle w:val="a4"/>
        <w:numPr>
          <w:ilvl w:val="0"/>
          <w:numId w:val="5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업체가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요구되는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미달하는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계약조건이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E0322D">
        <w:rPr>
          <w:rFonts w:ascii="Times New Roman" w:eastAsia="바탕체" w:hAnsi="Times New Roman" w:cs="Times New Roman" w:hint="eastAsia"/>
          <w:sz w:val="23"/>
          <w:szCs w:val="23"/>
        </w:rPr>
        <w:t>합리적으로</w:t>
      </w:r>
      <w:r w:rsidR="00E0322D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요구하는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조건을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충족하지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못한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요구할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응하지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용역계약의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거부하고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업체와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용역계약을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모든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52402569" w14:textId="77777777" w:rsidR="00702705" w:rsidRPr="00936D2A" w:rsidRDefault="00702705" w:rsidP="00712ADD">
      <w:pPr>
        <w:pStyle w:val="a4"/>
        <w:numPr>
          <w:ilvl w:val="0"/>
          <w:numId w:val="5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승계계약은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경쟁입찰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절차를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생략하고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수의계약에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공사도급계약은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01E7FF7F" w14:textId="77777777" w:rsidR="00702705" w:rsidRPr="00936D2A" w:rsidRDefault="00702705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3C415027" w14:textId="77777777" w:rsidR="00702705" w:rsidRPr="00936D2A" w:rsidRDefault="00702705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30ACB7AC" w14:textId="77777777" w:rsidR="00702705" w:rsidRPr="00936D2A" w:rsidRDefault="00702705" w:rsidP="00712ADD">
      <w:pPr>
        <w:wordWrap w:val="0"/>
        <w:spacing w:line="420" w:lineRule="atLeast"/>
        <w:jc w:val="center"/>
        <w:rPr>
          <w:rFonts w:ascii="Times New Roman" w:eastAsia="바탕체" w:hAnsi="Times New Roman" w:cs="Times New Roman"/>
          <w:sz w:val="31"/>
          <w:szCs w:val="31"/>
        </w:rPr>
      </w:pPr>
      <w:r w:rsidRPr="00936D2A">
        <w:rPr>
          <w:rFonts w:ascii="Times New Roman" w:eastAsia="바탕체" w:hAnsi="Times New Roman" w:cs="Times New Roman"/>
          <w:sz w:val="31"/>
          <w:szCs w:val="31"/>
        </w:rPr>
        <w:t>제</w:t>
      </w:r>
      <w:r w:rsidRPr="00936D2A">
        <w:rPr>
          <w:rFonts w:ascii="Times New Roman" w:eastAsia="바탕체" w:hAnsi="Times New Roman" w:cs="Times New Roman"/>
          <w:sz w:val="31"/>
          <w:szCs w:val="31"/>
        </w:rPr>
        <w:t>4</w:t>
      </w:r>
      <w:r w:rsidRPr="00936D2A">
        <w:rPr>
          <w:rFonts w:ascii="Times New Roman" w:eastAsia="바탕체" w:hAnsi="Times New Roman" w:cs="Times New Roman"/>
          <w:sz w:val="31"/>
          <w:szCs w:val="31"/>
        </w:rPr>
        <w:t>장</w:t>
      </w:r>
      <w:r w:rsidRPr="00936D2A">
        <w:rPr>
          <w:rFonts w:ascii="Times New Roman" w:eastAsia="바탕체" w:hAnsi="Times New Roman" w:cs="Times New Roman"/>
          <w:sz w:val="31"/>
          <w:szCs w:val="31"/>
        </w:rPr>
        <w:t xml:space="preserve"> </w:t>
      </w:r>
      <w:r w:rsidRPr="00936D2A">
        <w:rPr>
          <w:rFonts w:ascii="Times New Roman" w:eastAsia="바탕체" w:hAnsi="Times New Roman" w:cs="Times New Roman"/>
          <w:sz w:val="31"/>
          <w:szCs w:val="31"/>
        </w:rPr>
        <w:t>자금의</w:t>
      </w:r>
      <w:r w:rsidRPr="00936D2A">
        <w:rPr>
          <w:rFonts w:ascii="Times New Roman" w:eastAsia="바탕체" w:hAnsi="Times New Roman" w:cs="Times New Roman"/>
          <w:sz w:val="31"/>
          <w:szCs w:val="31"/>
        </w:rPr>
        <w:t xml:space="preserve"> </w:t>
      </w:r>
      <w:r w:rsidRPr="00936D2A">
        <w:rPr>
          <w:rFonts w:ascii="Times New Roman" w:eastAsia="바탕체" w:hAnsi="Times New Roman" w:cs="Times New Roman"/>
          <w:sz w:val="31"/>
          <w:szCs w:val="31"/>
        </w:rPr>
        <w:t>조달</w:t>
      </w:r>
      <w:r w:rsidRPr="00936D2A">
        <w:rPr>
          <w:rFonts w:ascii="Times New Roman" w:eastAsia="바탕체" w:hAnsi="Times New Roman" w:cs="Times New Roman"/>
          <w:sz w:val="31"/>
          <w:szCs w:val="31"/>
        </w:rPr>
        <w:t xml:space="preserve"> </w:t>
      </w:r>
      <w:r w:rsidRPr="00936D2A">
        <w:rPr>
          <w:rFonts w:ascii="Times New Roman" w:eastAsia="바탕체" w:hAnsi="Times New Roman" w:cs="Times New Roman"/>
          <w:sz w:val="31"/>
          <w:szCs w:val="31"/>
        </w:rPr>
        <w:t>및</w:t>
      </w:r>
      <w:r w:rsidRPr="00936D2A">
        <w:rPr>
          <w:rFonts w:ascii="Times New Roman" w:eastAsia="바탕체" w:hAnsi="Times New Roman" w:cs="Times New Roman"/>
          <w:sz w:val="31"/>
          <w:szCs w:val="31"/>
        </w:rPr>
        <w:t xml:space="preserve"> </w:t>
      </w:r>
      <w:r w:rsidRPr="00936D2A">
        <w:rPr>
          <w:rFonts w:ascii="Times New Roman" w:eastAsia="바탕체" w:hAnsi="Times New Roman" w:cs="Times New Roman"/>
          <w:sz w:val="31"/>
          <w:szCs w:val="31"/>
        </w:rPr>
        <w:t>집행</w:t>
      </w:r>
    </w:p>
    <w:p w14:paraId="6D0F013F" w14:textId="77777777" w:rsidR="00702705" w:rsidRPr="00936D2A" w:rsidRDefault="00702705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73AFBDD4" w14:textId="77777777" w:rsidR="00702705" w:rsidRPr="00936D2A" w:rsidRDefault="00702705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20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조【신탁계좌의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등】</w:t>
      </w:r>
    </w:p>
    <w:p w14:paraId="3812563E" w14:textId="77777777" w:rsidR="00702705" w:rsidRPr="00936D2A" w:rsidRDefault="00702705" w:rsidP="00712ADD">
      <w:pPr>
        <w:pStyle w:val="a4"/>
        <w:numPr>
          <w:ilvl w:val="0"/>
          <w:numId w:val="5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신탁자금은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E761A0">
        <w:rPr>
          <w:rFonts w:ascii="Times New Roman" w:eastAsia="바탕체" w:hAnsi="Times New Roman" w:cs="Times New Roman"/>
          <w:sz w:val="23"/>
          <w:szCs w:val="23"/>
        </w:rPr>
        <w:t>2021</w:t>
      </w:r>
      <w:r w:rsidR="00E761A0">
        <w:rPr>
          <w:rFonts w:ascii="Times New Roman" w:eastAsia="바탕체" w:hAnsi="Times New Roman" w:cs="Times New Roman" w:hint="eastAsia"/>
          <w:sz w:val="23"/>
          <w:szCs w:val="23"/>
        </w:rPr>
        <w:t>년</w:t>
      </w:r>
      <w:r w:rsidR="00E761A0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E761A0">
        <w:rPr>
          <w:rFonts w:ascii="Times New Roman" w:eastAsia="바탕체" w:hAnsi="Times New Roman" w:cs="Times New Roman"/>
          <w:sz w:val="23"/>
          <w:szCs w:val="23"/>
        </w:rPr>
        <w:t>8</w:t>
      </w:r>
      <w:r w:rsidR="00E761A0">
        <w:rPr>
          <w:rFonts w:ascii="Times New Roman" w:eastAsia="바탕체" w:hAnsi="Times New Roman" w:cs="Times New Roman" w:hint="eastAsia"/>
          <w:sz w:val="23"/>
          <w:szCs w:val="23"/>
        </w:rPr>
        <w:t>월</w:t>
      </w:r>
      <w:r w:rsidR="00E761A0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E761A0">
        <w:rPr>
          <w:rFonts w:ascii="Times New Roman" w:eastAsia="바탕체" w:hAnsi="Times New Roman" w:cs="Times New Roman"/>
          <w:sz w:val="23"/>
          <w:szCs w:val="23"/>
        </w:rPr>
        <w:t>9</w:t>
      </w:r>
      <w:r w:rsidR="00E761A0">
        <w:rPr>
          <w:rFonts w:ascii="Times New Roman" w:eastAsia="바탕체" w:hAnsi="Times New Roman" w:cs="Times New Roman" w:hint="eastAsia"/>
          <w:sz w:val="23"/>
          <w:szCs w:val="23"/>
        </w:rPr>
        <w:t>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자금관리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대리사무계약에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단독명의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단독날인으로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개설한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신탁계좌를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토지신탁계약의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신탁계좌로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사용하기로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283557A" w14:textId="77777777" w:rsidR="00702705" w:rsidRPr="00936D2A" w:rsidRDefault="00702705" w:rsidP="00712ADD">
      <w:pPr>
        <w:pStyle w:val="a4"/>
        <w:numPr>
          <w:ilvl w:val="0"/>
          <w:numId w:val="6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분양수입금계좌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분양수입금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7372F1B3" w14:textId="77777777" w:rsidR="00702705" w:rsidRPr="00936D2A" w:rsidRDefault="00702705" w:rsidP="00712ADD">
      <w:pPr>
        <w:pStyle w:val="a4"/>
        <w:numPr>
          <w:ilvl w:val="0"/>
          <w:numId w:val="6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운영계좌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사업비지급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1BAF4BB4" w14:textId="77777777" w:rsidR="00702705" w:rsidRPr="00936D2A" w:rsidRDefault="00702705" w:rsidP="00712ADD">
      <w:pPr>
        <w:pStyle w:val="a4"/>
        <w:numPr>
          <w:ilvl w:val="0"/>
          <w:numId w:val="6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대출금상환계좌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대출원금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예치금관리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2EF7EC9E" w14:textId="77777777" w:rsidR="00702705" w:rsidRPr="00936D2A" w:rsidRDefault="00702705" w:rsidP="00712ADD">
      <w:pPr>
        <w:pStyle w:val="a4"/>
        <w:numPr>
          <w:ilvl w:val="0"/>
          <w:numId w:val="6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이자유보계좌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이자유보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783D3406" w14:textId="77777777" w:rsidR="00702705" w:rsidRPr="00936D2A" w:rsidRDefault="00702705" w:rsidP="00712ADD">
      <w:pPr>
        <w:pStyle w:val="a4"/>
        <w:numPr>
          <w:ilvl w:val="0"/>
          <w:numId w:val="5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신탁계좌의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신탁종료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신탁수익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「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관리형토지신탁의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신탁종료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신탁수익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지급기준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9.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향후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신탁종료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신탁수익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지급기준이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지급기준에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같음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」에서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범위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선지급할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F01C715" w14:textId="77777777" w:rsidR="00702705" w:rsidRPr="00936D2A" w:rsidRDefault="00702705" w:rsidP="00712ADD">
      <w:pPr>
        <w:pStyle w:val="a4"/>
        <w:numPr>
          <w:ilvl w:val="0"/>
          <w:numId w:val="5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</w:t>
      </w:r>
      <w:r w:rsidR="00276BF9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서면동의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없이는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신규계좌개설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행위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계좌변경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후순위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담보제공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623F6909" w14:textId="77777777" w:rsidR="009D1321" w:rsidRPr="00936D2A" w:rsidRDefault="009D1321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35AD7A80" w14:textId="77777777" w:rsidR="009D1321" w:rsidRPr="00936D2A" w:rsidRDefault="009D1321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조【사업비의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조달】</w:t>
      </w:r>
    </w:p>
    <w:p w14:paraId="5B41607B" w14:textId="77777777" w:rsidR="009D1321" w:rsidRPr="00936D2A" w:rsidRDefault="009D1321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신탁계약서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소요되는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조달은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같이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761F42AB" w14:textId="77777777" w:rsidR="009D1321" w:rsidRPr="00936D2A" w:rsidRDefault="009D1321" w:rsidP="00712ADD">
      <w:pPr>
        <w:pStyle w:val="a4"/>
        <w:numPr>
          <w:ilvl w:val="0"/>
          <w:numId w:val="6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방법으로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조달한다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84DA138" w14:textId="77777777" w:rsidR="009D1321" w:rsidRPr="00936D2A" w:rsidRDefault="009D1321" w:rsidP="00712ADD">
      <w:pPr>
        <w:pStyle w:val="a4"/>
        <w:numPr>
          <w:ilvl w:val="0"/>
          <w:numId w:val="6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으로부터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조달한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</w:t>
      </w:r>
    </w:p>
    <w:p w14:paraId="452EA800" w14:textId="77777777" w:rsidR="009D1321" w:rsidRPr="00936D2A" w:rsidRDefault="009D1321" w:rsidP="00712ADD">
      <w:pPr>
        <w:pStyle w:val="a4"/>
        <w:numPr>
          <w:ilvl w:val="0"/>
          <w:numId w:val="6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부가가치세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환급금</w:t>
      </w:r>
      <w:proofErr w:type="spellEnd"/>
    </w:p>
    <w:p w14:paraId="29EFECDB" w14:textId="77777777" w:rsidR="009D1321" w:rsidRPr="00936D2A" w:rsidRDefault="009D1321" w:rsidP="00712ADD">
      <w:pPr>
        <w:pStyle w:val="a4"/>
        <w:numPr>
          <w:ilvl w:val="0"/>
          <w:numId w:val="6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자체자금</w:t>
      </w:r>
    </w:p>
    <w:p w14:paraId="745E53C3" w14:textId="77777777" w:rsidR="009D1321" w:rsidRPr="00936D2A" w:rsidRDefault="009D1321" w:rsidP="00712ADD">
      <w:pPr>
        <w:pStyle w:val="a4"/>
        <w:numPr>
          <w:ilvl w:val="0"/>
          <w:numId w:val="6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="00511A7A">
        <w:rPr>
          <w:rFonts w:ascii="Times New Roman" w:eastAsia="바탕체" w:hAnsi="Times New Roman" w:cs="Times New Roman"/>
          <w:sz w:val="23"/>
          <w:szCs w:val="23"/>
        </w:rPr>
        <w:t>7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분양수입금등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</w:p>
    <w:p w14:paraId="61C0679C" w14:textId="77777777" w:rsidR="009D1321" w:rsidRPr="00936D2A" w:rsidRDefault="009D1321" w:rsidP="00712ADD">
      <w:pPr>
        <w:pStyle w:val="a4"/>
        <w:numPr>
          <w:ilvl w:val="0"/>
          <w:numId w:val="6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소요되는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책임하에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조달한다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D53AA9C" w14:textId="77777777" w:rsidR="009D1321" w:rsidRPr="00936D2A" w:rsidRDefault="009D1321" w:rsidP="00712ADD">
      <w:pPr>
        <w:pStyle w:val="a4"/>
        <w:numPr>
          <w:ilvl w:val="0"/>
          <w:numId w:val="6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아니한다</w:t>
      </w:r>
    </w:p>
    <w:p w14:paraId="7DC4DB77" w14:textId="77777777" w:rsidR="009D1321" w:rsidRPr="00936D2A" w:rsidRDefault="009D1321" w:rsidP="00712ADD">
      <w:pPr>
        <w:pStyle w:val="a4"/>
        <w:numPr>
          <w:ilvl w:val="0"/>
          <w:numId w:val="6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차입하였거나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조달한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채무는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해결하여야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0424584C" w14:textId="77777777" w:rsidR="009D1321" w:rsidRPr="00936D2A" w:rsidRDefault="009D1321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015C1D07" w14:textId="77777777" w:rsidR="009D1321" w:rsidRPr="007E2BED" w:rsidRDefault="009D1321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commentRangeStart w:id="381"/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22-1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분양수입금계좌의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관리】</w:t>
      </w:r>
      <w:commentRangeEnd w:id="381"/>
      <w:r w:rsidR="00F76E3A">
        <w:rPr>
          <w:rStyle w:val="af1"/>
        </w:rPr>
        <w:commentReference w:id="381"/>
      </w:r>
    </w:p>
    <w:p w14:paraId="45D2389C" w14:textId="77777777" w:rsidR="009D1321" w:rsidRPr="007E2BED" w:rsidRDefault="009D1321" w:rsidP="00712ADD">
      <w:pPr>
        <w:pStyle w:val="a4"/>
        <w:numPr>
          <w:ilvl w:val="0"/>
          <w:numId w:val="6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7E2BED">
        <w:rPr>
          <w:rFonts w:ascii="Times New Roman" w:eastAsia="바탕체" w:hAnsi="Times New Roman" w:cs="Times New Roman"/>
          <w:sz w:val="23"/>
          <w:szCs w:val="23"/>
        </w:rPr>
        <w:t>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갑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및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을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은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7E2BED">
        <w:rPr>
          <w:rFonts w:ascii="Times New Roman" w:eastAsia="바탕체" w:hAnsi="Times New Roman" w:cs="Times New Roman"/>
          <w:sz w:val="23"/>
          <w:szCs w:val="23"/>
        </w:rPr>
        <w:t>분양수입금등을</w:t>
      </w:r>
      <w:proofErr w:type="spellEnd"/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분양수입금계좌로만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수납하여야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하고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분양계약서에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해당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분양수입금계좌를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명시하고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거래상대방이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7E2BED">
        <w:rPr>
          <w:rFonts w:ascii="Times New Roman" w:eastAsia="바탕체" w:hAnsi="Times New Roman" w:cs="Times New Roman"/>
          <w:sz w:val="23"/>
          <w:szCs w:val="23"/>
        </w:rPr>
        <w:t>분양수입금등을</w:t>
      </w:r>
      <w:proofErr w:type="spellEnd"/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해당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분양</w:t>
      </w:r>
      <w:r w:rsidRPr="007E2BED">
        <w:rPr>
          <w:rFonts w:ascii="Times New Roman" w:eastAsia="바탕체" w:hAnsi="Times New Roman" w:cs="Times New Roman"/>
          <w:sz w:val="23"/>
          <w:szCs w:val="23"/>
        </w:rPr>
        <w:lastRenderedPageBreak/>
        <w:t>수입금계좌에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입금하지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아니하는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경우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당해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7E2BED">
        <w:rPr>
          <w:rFonts w:ascii="Times New Roman" w:eastAsia="바탕체" w:hAnsi="Times New Roman" w:cs="Times New Roman"/>
          <w:sz w:val="23"/>
          <w:szCs w:val="23"/>
        </w:rPr>
        <w:t>분양수입금등의</w:t>
      </w:r>
      <w:proofErr w:type="spellEnd"/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납부를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무효로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한다는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내용을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거래상대방이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알아보기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쉬운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방법으로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명시하여야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한다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다만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건축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>PF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대출약정에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따른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대출금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중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7E2BED">
        <w:rPr>
          <w:rFonts w:ascii="Times New Roman" w:eastAsia="바탕체" w:hAnsi="Times New Roman" w:cs="Times New Roman"/>
          <w:sz w:val="23"/>
          <w:szCs w:val="23"/>
        </w:rPr>
        <w:t>분양수입금등에</w:t>
      </w:r>
      <w:proofErr w:type="spellEnd"/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해당하는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금액에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대해서는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갑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이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건축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>PF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대출약정에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따른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대출을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7E2BED">
        <w:rPr>
          <w:rFonts w:ascii="Times New Roman" w:eastAsia="바탕체" w:hAnsi="Times New Roman" w:cs="Times New Roman"/>
          <w:sz w:val="23"/>
          <w:szCs w:val="23"/>
        </w:rPr>
        <w:t>실행받아</w:t>
      </w:r>
      <w:proofErr w:type="spellEnd"/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이를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분양수입금계좌에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지체없이</w:t>
      </w:r>
      <w:r w:rsidR="004042D0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입금하여야</w:t>
      </w:r>
      <w:r w:rsidR="00F764AF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한다</w:t>
      </w:r>
      <w:r w:rsidRPr="007E2BED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CD292D0" w14:textId="77777777" w:rsidR="009D1321" w:rsidRPr="007E2BED" w:rsidRDefault="009D1321" w:rsidP="00712ADD">
      <w:pPr>
        <w:pStyle w:val="a4"/>
        <w:numPr>
          <w:ilvl w:val="0"/>
          <w:numId w:val="6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7E2BED">
        <w:rPr>
          <w:rFonts w:ascii="Times New Roman" w:eastAsia="바탕체" w:hAnsi="Times New Roman" w:cs="Times New Roman"/>
          <w:sz w:val="23"/>
          <w:szCs w:val="23"/>
        </w:rPr>
        <w:t>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을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</w:t>
      </w:r>
      <w:r w:rsidR="00B72F5A" w:rsidRPr="007E2BED">
        <w:rPr>
          <w:rFonts w:ascii="Times New Roman" w:eastAsia="바탕체" w:hAnsi="Times New Roman" w:cs="Times New Roman" w:hint="eastAsia"/>
          <w:sz w:val="23"/>
          <w:szCs w:val="23"/>
        </w:rPr>
        <w:t>은</w:t>
      </w:r>
      <w:r w:rsidR="005B18DD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매월</w:t>
      </w:r>
      <w:r w:rsidR="005B18DD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이자기준일자에</w:t>
      </w:r>
      <w:r w:rsidRPr="007E2BED">
        <w:rPr>
          <w:rFonts w:ascii="Times New Roman" w:eastAsia="바탕체" w:hAnsi="Times New Roman" w:cs="Times New Roman"/>
          <w:sz w:val="23"/>
          <w:szCs w:val="23"/>
        </w:rPr>
        <w:t>(“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과</w:t>
      </w:r>
      <w:r w:rsidR="005B18DD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협의하여</w:t>
      </w:r>
      <w:r w:rsidR="005B18DD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인출일</w:t>
      </w:r>
      <w:r w:rsidR="005B18DD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및</w:t>
      </w:r>
      <w:r w:rsidR="005B18DD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회수를</w:t>
      </w:r>
      <w:r w:rsidR="005B18DD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조정</w:t>
      </w:r>
      <w:r w:rsidR="005B18DD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가능</w:t>
      </w:r>
      <w:r w:rsidR="005B18DD" w:rsidRPr="007E2BED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분양수입금계좌에</w:t>
      </w:r>
      <w:r w:rsidR="005B18DD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입금된</w:t>
      </w:r>
      <w:r w:rsidR="005B18DD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7E2BED">
        <w:rPr>
          <w:rFonts w:ascii="Times New Roman" w:eastAsia="바탕체" w:hAnsi="Times New Roman" w:cs="Times New Roman"/>
          <w:sz w:val="23"/>
          <w:szCs w:val="23"/>
        </w:rPr>
        <w:t>금원에</w:t>
      </w:r>
      <w:proofErr w:type="spellEnd"/>
      <w:r w:rsidR="005B18DD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대하여</w:t>
      </w:r>
      <w:r w:rsidR="005B18DD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다음</w:t>
      </w:r>
      <w:r w:rsidR="005B18DD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각</w:t>
      </w:r>
      <w:r w:rsidR="005B18DD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호에</w:t>
      </w:r>
      <w:r w:rsidR="005B18DD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따라</w:t>
      </w:r>
      <w:r w:rsidR="005B18DD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자금을</w:t>
      </w:r>
      <w:r w:rsidR="005B18DD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집행하도록</w:t>
      </w:r>
      <w:r w:rsidR="00F779E9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commentRangeStart w:id="382"/>
      <w:r w:rsidRPr="007E2BED">
        <w:rPr>
          <w:rFonts w:ascii="Times New Roman" w:eastAsia="바탕체" w:hAnsi="Times New Roman" w:cs="Times New Roman"/>
          <w:sz w:val="23"/>
          <w:szCs w:val="23"/>
        </w:rPr>
        <w:t>한다</w:t>
      </w:r>
      <w:commentRangeEnd w:id="382"/>
      <w:r w:rsidR="00266EBE">
        <w:rPr>
          <w:rStyle w:val="af1"/>
        </w:rPr>
        <w:commentReference w:id="382"/>
      </w:r>
      <w:r w:rsidRPr="007E2BED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5570836" w14:textId="041AAECD" w:rsidR="009D1321" w:rsidRPr="007E2BED" w:rsidDel="008150D4" w:rsidRDefault="009D1321" w:rsidP="00712ADD">
      <w:pPr>
        <w:pStyle w:val="a4"/>
        <w:numPr>
          <w:ilvl w:val="0"/>
          <w:numId w:val="64"/>
        </w:numPr>
        <w:wordWrap w:val="0"/>
        <w:spacing w:line="420" w:lineRule="atLeast"/>
        <w:ind w:leftChars="0"/>
        <w:jc w:val="both"/>
        <w:rPr>
          <w:del w:id="383" w:author="first20230519" w:date="2025-10-15T17:23:00Z"/>
          <w:rFonts w:ascii="Times New Roman" w:eastAsia="바탕체" w:hAnsi="Times New Roman" w:cs="Times New Roman"/>
          <w:sz w:val="23"/>
          <w:szCs w:val="23"/>
        </w:rPr>
      </w:pPr>
      <w:del w:id="384" w:author="first20230519" w:date="2025-10-15T17:23:00Z"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분양계약에</w:delText>
        </w:r>
        <w:r w:rsidR="005426FD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따른</w:delText>
        </w:r>
        <w:r w:rsidR="005426FD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분양수입금등</w:delText>
        </w:r>
      </w:del>
    </w:p>
    <w:p w14:paraId="16E2C082" w14:textId="7DBE88E9" w:rsidR="009D1321" w:rsidRPr="007E2BED" w:rsidDel="008150D4" w:rsidRDefault="009D1321" w:rsidP="00712ADD">
      <w:pPr>
        <w:pStyle w:val="a4"/>
        <w:numPr>
          <w:ilvl w:val="1"/>
          <w:numId w:val="65"/>
        </w:numPr>
        <w:wordWrap w:val="0"/>
        <w:spacing w:line="420" w:lineRule="atLeast"/>
        <w:ind w:leftChars="0"/>
        <w:jc w:val="both"/>
        <w:rPr>
          <w:del w:id="385" w:author="first20230519" w:date="2025-10-15T17:23:00Z"/>
          <w:rFonts w:ascii="Times New Roman" w:eastAsia="바탕체" w:hAnsi="Times New Roman" w:cs="Times New Roman"/>
          <w:sz w:val="23"/>
          <w:szCs w:val="23"/>
        </w:rPr>
      </w:pPr>
      <w:del w:id="386" w:author="first20230519" w:date="2025-10-15T17:23:00Z"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계약금</w:delText>
        </w:r>
        <w:r w:rsidR="000B6C6F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,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중도금</w:delText>
        </w:r>
        <w:r w:rsidR="000B6C6F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등</w:delText>
        </w:r>
        <w:r w:rsidR="000B6C6F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명목</w:delText>
        </w:r>
        <w:r w:rsidR="000B6C6F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여하를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불문하고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준공인가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전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사용허가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전까지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분양계약에서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정한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일정에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따라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순차로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지급되는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금원은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분양계약상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매매대금의</w:delText>
        </w:r>
        <w:r w:rsidR="007E6E2A" w:rsidRPr="007E2BED" w:rsidDel="008150D4">
          <w:rPr>
            <w:rFonts w:ascii="Times New Roman" w:eastAsia="바탕체" w:hAnsi="Times New Roman" w:cs="Times New Roman" w:hint="eastAsia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90%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에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이를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때까지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운영계좌로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이체하고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,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나머지는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대출금상환계좌로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이체한다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.</w:delText>
        </w:r>
      </w:del>
    </w:p>
    <w:p w14:paraId="13FFFA3F" w14:textId="616C265A" w:rsidR="009D1321" w:rsidRPr="007E2BED" w:rsidDel="008150D4" w:rsidRDefault="009D1321" w:rsidP="00712ADD">
      <w:pPr>
        <w:pStyle w:val="a4"/>
        <w:numPr>
          <w:ilvl w:val="1"/>
          <w:numId w:val="65"/>
        </w:numPr>
        <w:wordWrap w:val="0"/>
        <w:spacing w:line="420" w:lineRule="atLeast"/>
        <w:ind w:leftChars="0"/>
        <w:jc w:val="both"/>
        <w:rPr>
          <w:del w:id="387" w:author="first20230519" w:date="2025-10-15T17:23:00Z"/>
          <w:rFonts w:ascii="Times New Roman" w:eastAsia="바탕체" w:hAnsi="Times New Roman" w:cs="Times New Roman"/>
          <w:sz w:val="23"/>
          <w:szCs w:val="23"/>
        </w:rPr>
      </w:pPr>
      <w:del w:id="388" w:author="first20230519" w:date="2025-10-15T17:23:00Z"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잔금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등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명목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여하를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불문하고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준공인가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전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사용허가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이후에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지급되는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금원의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100%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상당액은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대출금상환계좌로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이체한다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(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단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,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“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대리금융기관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”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이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인정하는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필수사업비는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운영계좌로</w:delText>
        </w:r>
        <w:r w:rsidR="00CD78B8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이체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)</w:delText>
        </w:r>
      </w:del>
    </w:p>
    <w:p w14:paraId="5E2FED25" w14:textId="602FD529" w:rsidR="009D1321" w:rsidRPr="007E2BED" w:rsidDel="008150D4" w:rsidRDefault="009D1321" w:rsidP="00712ADD">
      <w:pPr>
        <w:pStyle w:val="a4"/>
        <w:numPr>
          <w:ilvl w:val="1"/>
          <w:numId w:val="65"/>
        </w:numPr>
        <w:wordWrap w:val="0"/>
        <w:spacing w:line="420" w:lineRule="atLeast"/>
        <w:ind w:leftChars="0"/>
        <w:jc w:val="both"/>
        <w:rPr>
          <w:del w:id="389" w:author="first20230519" w:date="2025-10-15T17:23:00Z"/>
          <w:rFonts w:ascii="Times New Roman" w:eastAsia="바탕체" w:hAnsi="Times New Roman" w:cs="Times New Roman"/>
          <w:sz w:val="23"/>
          <w:szCs w:val="23"/>
        </w:rPr>
      </w:pPr>
      <w:del w:id="390" w:author="first20230519" w:date="2025-10-15T17:23:00Z"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가목</w:delText>
        </w:r>
        <w:r w:rsidR="005426FD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,</w:delText>
        </w:r>
        <w:r w:rsidR="004C5C46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나목에도</w:delText>
        </w:r>
        <w:r w:rsidR="005426FD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불구하고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, “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정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1”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의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대출원리금이</w:delText>
        </w:r>
        <w:r w:rsidR="005426FD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전부</w:delText>
        </w:r>
        <w:r w:rsidR="005426FD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상환된</w:delText>
        </w:r>
        <w:r w:rsidR="005426FD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시점부터는</w:delText>
        </w:r>
        <w:r w:rsidR="005426FD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해당금원</w:delText>
        </w:r>
        <w:r w:rsidR="005426FD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및</w:delText>
        </w:r>
        <w:r w:rsidR="005426FD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대출금상환계좌의</w:delText>
        </w:r>
        <w:r w:rsidR="005426FD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잔액은</w:delText>
        </w:r>
        <w:r w:rsidR="005426FD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전부</w:delText>
        </w:r>
        <w:r w:rsidR="005426FD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운영계좌로</w:delText>
        </w:r>
        <w:r w:rsidR="005426FD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이체한다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.</w:delText>
        </w:r>
      </w:del>
    </w:p>
    <w:p w14:paraId="6FA98F5D" w14:textId="1186BC19" w:rsidR="009D1321" w:rsidRPr="007E2BED" w:rsidDel="008150D4" w:rsidRDefault="009D1321" w:rsidP="00712ADD">
      <w:pPr>
        <w:pStyle w:val="a4"/>
        <w:numPr>
          <w:ilvl w:val="0"/>
          <w:numId w:val="64"/>
        </w:numPr>
        <w:wordWrap w:val="0"/>
        <w:spacing w:line="420" w:lineRule="atLeast"/>
        <w:ind w:leftChars="0"/>
        <w:jc w:val="both"/>
        <w:rPr>
          <w:del w:id="391" w:author="first20230519" w:date="2025-10-15T17:23:00Z"/>
          <w:rFonts w:ascii="Times New Roman" w:eastAsia="바탕체" w:hAnsi="Times New Roman" w:cs="Times New Roman"/>
          <w:sz w:val="23"/>
          <w:szCs w:val="23"/>
        </w:rPr>
      </w:pPr>
      <w:del w:id="392" w:author="first20230519" w:date="2025-10-15T17:23:00Z"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건축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PF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대출약정에</w:delText>
        </w:r>
        <w:r w:rsidR="005426FD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따른</w:delText>
        </w:r>
        <w:r w:rsidR="005426FD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분양수입금등</w:delText>
        </w:r>
      </w:del>
    </w:p>
    <w:p w14:paraId="56EDC457" w14:textId="36F37BFF" w:rsidR="009D1321" w:rsidRPr="007E2BED" w:rsidDel="008150D4" w:rsidRDefault="00D7761A" w:rsidP="00712ADD">
      <w:pPr>
        <w:pStyle w:val="a4"/>
        <w:numPr>
          <w:ilvl w:val="0"/>
          <w:numId w:val="66"/>
        </w:numPr>
        <w:wordWrap w:val="0"/>
        <w:spacing w:line="420" w:lineRule="atLeast"/>
        <w:ind w:leftChars="0"/>
        <w:jc w:val="both"/>
        <w:rPr>
          <w:del w:id="393" w:author="first20230519" w:date="2025-10-15T17:23:00Z"/>
          <w:rFonts w:ascii="Times New Roman" w:eastAsia="바탕체" w:hAnsi="Times New Roman" w:cs="Times New Roman"/>
          <w:sz w:val="23"/>
          <w:szCs w:val="23"/>
        </w:rPr>
      </w:pPr>
      <w:del w:id="394" w:author="first20230519" w:date="2025-10-15T17:23:00Z"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M4 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블럭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, M6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블럭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, M8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블럭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, M9</w:delText>
        </w:r>
        <w:r w:rsidR="006D37CE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블럭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에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관한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경우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: 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해당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금원의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4.5% 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상당액은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운영계좌로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이체하고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, 95.5% 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상당액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(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단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, ”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대리금융기관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”</w:delText>
        </w:r>
        <w:r w:rsidR="00710A34" w:rsidRPr="007E2BED" w:rsidDel="008150D4">
          <w:rPr>
            <w:rFonts w:ascii="Times New Roman" w:eastAsia="바탕체" w:hAnsi="Times New Roman" w:cs="Times New Roman" w:hint="eastAsia"/>
            <w:sz w:val="23"/>
            <w:szCs w:val="23"/>
          </w:rPr>
          <w:delText>이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인정하는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필수사업비는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제외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)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은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대출금상환계좌로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이체한다</w:delText>
        </w:r>
        <w:r w:rsidR="009D1321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.</w:delText>
        </w:r>
      </w:del>
    </w:p>
    <w:p w14:paraId="7A922A9F" w14:textId="5E3FD281" w:rsidR="009D1321" w:rsidRPr="007E2BED" w:rsidDel="008150D4" w:rsidRDefault="009D1321" w:rsidP="00712ADD">
      <w:pPr>
        <w:pStyle w:val="a4"/>
        <w:numPr>
          <w:ilvl w:val="0"/>
          <w:numId w:val="66"/>
        </w:numPr>
        <w:wordWrap w:val="0"/>
        <w:spacing w:line="420" w:lineRule="atLeast"/>
        <w:ind w:leftChars="0"/>
        <w:jc w:val="both"/>
        <w:rPr>
          <w:del w:id="395" w:author="first20230519" w:date="2025-10-15T17:23:00Z"/>
          <w:rFonts w:ascii="Times New Roman" w:eastAsia="바탕체" w:hAnsi="Times New Roman" w:cs="Times New Roman"/>
          <w:sz w:val="23"/>
          <w:szCs w:val="23"/>
        </w:rPr>
      </w:pPr>
      <w:del w:id="396" w:author="first20230519" w:date="2025-10-15T17:23:00Z"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나머지</w:delText>
        </w:r>
        <w:r w:rsidR="00D7761A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부분에</w:delText>
        </w:r>
        <w:r w:rsidR="00D7761A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관한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경우</w:delText>
        </w:r>
        <w:r w:rsidR="00D7761A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: </w:delText>
        </w:r>
        <w:commentRangeStart w:id="397"/>
        <w:r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>해당</w:delText>
        </w:r>
        <w:r w:rsidR="00D7761A"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>금원의</w:delText>
        </w:r>
        <w:r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9% </w:delText>
        </w:r>
        <w:r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>상당액은</w:delText>
        </w:r>
        <w:r w:rsidR="00D7761A"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>운영계좌로</w:delText>
        </w:r>
        <w:r w:rsidR="00D7761A"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>이체하고</w:delText>
        </w:r>
        <w:r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>, 91% </w:delText>
        </w:r>
        <w:r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>상당액</w:delText>
        </w:r>
        <w:r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>(</w:delText>
        </w:r>
        <w:r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>단</w:delText>
        </w:r>
        <w:r w:rsidR="00D7761A"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, </w:delText>
        </w:r>
        <w:r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>“</w:delText>
        </w:r>
        <w:r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>대리금융기관</w:delText>
        </w:r>
        <w:r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>”</w:delText>
        </w:r>
        <w:r w:rsidR="00710A34" w:rsidRPr="008150D4" w:rsidDel="008150D4">
          <w:rPr>
            <w:rFonts w:ascii="Times New Roman" w:eastAsia="바탕체" w:hAnsi="Times New Roman" w:cs="Times New Roman" w:hint="eastAsia"/>
            <w:sz w:val="23"/>
            <w:szCs w:val="23"/>
          </w:rPr>
          <w:delText>이</w:delText>
        </w:r>
        <w:r w:rsidR="00D7761A"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>인정하는</w:delText>
        </w:r>
        <w:r w:rsidR="00D7761A"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>필수</w:delText>
        </w:r>
        <w:r w:rsidR="00D7761A"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>사업비는</w:delText>
        </w:r>
        <w:r w:rsidR="00D7761A"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>제외</w:delText>
        </w:r>
        <w:r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>)</w:delText>
        </w:r>
        <w:r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>은</w:delText>
        </w:r>
        <w:r w:rsidR="00D7761A"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>대출금상환계좌로</w:delText>
        </w:r>
        <w:r w:rsidR="00D7761A"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>이체한다</w:delText>
        </w:r>
        <w:r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delText>.</w:delText>
        </w:r>
      </w:del>
      <w:commentRangeEnd w:id="397"/>
      <w:del w:id="398" w:author="Unknown">
        <w:r w:rsidR="006A4366" w:rsidRPr="008150D4" w:rsidDel="008150D4">
          <w:rPr>
            <w:rFonts w:ascii="Times New Roman" w:eastAsia="바탕체" w:hAnsi="Times New Roman" w:cs="Times New Roman"/>
            <w:sz w:val="23"/>
            <w:szCs w:val="23"/>
          </w:rPr>
          <w:commentReference w:id="397"/>
        </w:r>
      </w:del>
    </w:p>
    <w:p w14:paraId="6FCE50D9" w14:textId="72248AF2" w:rsidR="008150D4" w:rsidRDefault="009D1321" w:rsidP="008150D4">
      <w:pPr>
        <w:pStyle w:val="a4"/>
        <w:numPr>
          <w:ilvl w:val="0"/>
          <w:numId w:val="64"/>
        </w:numPr>
        <w:wordWrap w:val="0"/>
        <w:spacing w:line="420" w:lineRule="atLeast"/>
        <w:ind w:leftChars="0"/>
        <w:jc w:val="both"/>
        <w:rPr>
          <w:ins w:id="399" w:author="first20230519" w:date="2025-10-15T17:23:00Z"/>
          <w:rFonts w:ascii="Times New Roman" w:eastAsia="바탕체" w:hAnsi="Times New Roman" w:cs="Times New Roman"/>
          <w:sz w:val="23"/>
          <w:szCs w:val="23"/>
        </w:rPr>
      </w:pPr>
      <w:del w:id="400" w:author="first20230519" w:date="2025-10-15T17:23:00Z"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가목</w:delText>
        </w:r>
        <w:r w:rsidR="00D7761A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,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나목에도</w:delText>
        </w:r>
        <w:r w:rsidR="00D7761A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불구하고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, “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정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1”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의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대출원리금이</w:delText>
        </w:r>
        <w:r w:rsidR="00D7761A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전부</w:delText>
        </w:r>
        <w:r w:rsidR="00D7761A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상환된</w:delText>
        </w:r>
        <w:r w:rsidR="00D7761A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시점부터는</w:delText>
        </w:r>
        <w:r w:rsidR="00D7761A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해당금원</w:delText>
        </w:r>
        <w:r w:rsidR="00D7761A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및</w:delText>
        </w:r>
        <w:r w:rsidR="00D7761A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대출금상환계좌의</w:delText>
        </w:r>
        <w:r w:rsidR="00D7761A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잔액은</w:delText>
        </w:r>
        <w:r w:rsidR="00D7761A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전부</w:delText>
        </w:r>
        <w:r w:rsidR="00D7761A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운영계좌로</w:delText>
        </w:r>
        <w:r w:rsidR="00D7761A"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이체한다</w:delText>
        </w:r>
        <w:r w:rsidRPr="007E2BED" w:rsidDel="008150D4">
          <w:rPr>
            <w:rFonts w:ascii="Times New Roman" w:eastAsia="바탕체" w:hAnsi="Times New Roman" w:cs="Times New Roman"/>
            <w:sz w:val="23"/>
            <w:szCs w:val="23"/>
          </w:rPr>
          <w:delText>.</w:delText>
        </w:r>
      </w:del>
      <w:ins w:id="401" w:author="first20230519" w:date="2025-10-15T17:23:00Z">
        <w:r w:rsidR="008150D4" w:rsidRPr="008150D4">
          <w:rPr>
            <w:rFonts w:ascii="Times New Roman" w:eastAsia="바탕체" w:hAnsi="Times New Roman" w:cs="Times New Roman" w:hint="eastAsia"/>
            <w:sz w:val="23"/>
            <w:szCs w:val="23"/>
          </w:rPr>
          <w:t>M4</w:t>
        </w:r>
        <w:r w:rsidR="008150D4"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proofErr w:type="spellStart"/>
        <w:r w:rsidR="008150D4"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proofErr w:type="spellEnd"/>
        <w:r w:rsidR="008150D4" w:rsidRPr="008150D4">
          <w:rPr>
            <w:rFonts w:ascii="Times New Roman" w:eastAsia="바탕체" w:hAnsi="Times New Roman" w:cs="Times New Roman" w:hint="eastAsia"/>
            <w:sz w:val="23"/>
            <w:szCs w:val="23"/>
          </w:rPr>
          <w:t>, M6</w:t>
        </w:r>
        <w:r w:rsidR="008150D4"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proofErr w:type="spellStart"/>
        <w:r w:rsidR="008150D4"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proofErr w:type="spellEnd"/>
        <w:r w:rsidR="008150D4" w:rsidRPr="008150D4">
          <w:rPr>
            <w:rFonts w:ascii="Times New Roman" w:eastAsia="바탕체" w:hAnsi="Times New Roman" w:cs="Times New Roman" w:hint="eastAsia"/>
            <w:sz w:val="23"/>
            <w:szCs w:val="23"/>
          </w:rPr>
          <w:t>, M8</w:t>
        </w:r>
        <w:r w:rsidR="008150D4"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proofErr w:type="spellStart"/>
        <w:r w:rsidR="008150D4"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proofErr w:type="spellEnd"/>
        <w:r w:rsidR="008150D4" w:rsidRPr="008150D4">
          <w:rPr>
            <w:rFonts w:ascii="Times New Roman" w:eastAsia="바탕체" w:hAnsi="Times New Roman" w:cs="Times New Roman" w:hint="eastAsia"/>
            <w:sz w:val="23"/>
            <w:szCs w:val="23"/>
          </w:rPr>
          <w:t>, M9</w:t>
        </w:r>
        <w:r w:rsidR="008150D4"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</w:ins>
    </w:p>
    <w:p w14:paraId="1F72A081" w14:textId="7A2B7726" w:rsidR="008150D4" w:rsidRPr="007E2BED" w:rsidRDefault="008150D4" w:rsidP="008150D4">
      <w:pPr>
        <w:pStyle w:val="a4"/>
        <w:wordWrap w:val="0"/>
        <w:spacing w:line="420" w:lineRule="atLeast"/>
        <w:ind w:leftChars="0" w:left="835"/>
        <w:jc w:val="both"/>
        <w:rPr>
          <w:ins w:id="402" w:author="first20230519" w:date="2025-10-15T17:23:00Z"/>
          <w:rFonts w:ascii="Times New Roman" w:eastAsia="바탕체" w:hAnsi="Times New Roman" w:cs="Times New Roman"/>
          <w:sz w:val="23"/>
          <w:szCs w:val="23"/>
        </w:rPr>
      </w:pPr>
      <w:ins w:id="403" w:author="first20230519" w:date="2025-10-15T17:23:00Z"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분양계약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또는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건축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PF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대출약정에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따라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gram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지급되는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금원의</w:t>
        </w:r>
        <w:proofErr w:type="spellEnd"/>
        <w:proofErr w:type="gram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4.5%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상당액은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운영계좌로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이체하고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,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 95.5%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상당액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(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단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,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대주가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인정하는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필수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사업비는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제외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)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은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대출금상환계좌로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이체한다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.</w:t>
        </w:r>
      </w:ins>
    </w:p>
    <w:p w14:paraId="0D2B282D" w14:textId="1A83BC83" w:rsidR="008150D4" w:rsidRDefault="008150D4" w:rsidP="008150D4">
      <w:pPr>
        <w:pStyle w:val="a4"/>
        <w:numPr>
          <w:ilvl w:val="0"/>
          <w:numId w:val="64"/>
        </w:numPr>
        <w:wordWrap w:val="0"/>
        <w:spacing w:line="420" w:lineRule="atLeast"/>
        <w:ind w:leftChars="0"/>
        <w:jc w:val="both"/>
        <w:rPr>
          <w:ins w:id="404" w:author="first20230519" w:date="2025-10-15T17:24:00Z"/>
          <w:rFonts w:ascii="Times New Roman" w:eastAsia="바탕체" w:hAnsi="Times New Roman" w:cs="Times New Roman"/>
          <w:sz w:val="23"/>
          <w:szCs w:val="23"/>
        </w:rPr>
      </w:pPr>
      <w:ins w:id="405" w:author="first20230519" w:date="2025-10-15T17:23:00Z"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lastRenderedPageBreak/>
          <w:t>M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2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분양계약에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따른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분양수입금등</w:t>
        </w:r>
      </w:ins>
      <w:proofErr w:type="spellEnd"/>
    </w:p>
    <w:p w14:paraId="6A795309" w14:textId="6335B0B6" w:rsidR="008150D4" w:rsidRDefault="008150D4" w:rsidP="008150D4">
      <w:pPr>
        <w:pStyle w:val="a4"/>
        <w:wordWrap w:val="0"/>
        <w:spacing w:line="420" w:lineRule="atLeast"/>
        <w:ind w:leftChars="0" w:left="835"/>
        <w:jc w:val="both"/>
        <w:rPr>
          <w:ins w:id="406" w:author="first20230519" w:date="2025-10-15T17:24:00Z"/>
          <w:rFonts w:ascii="Times New Roman" w:eastAsia="바탕체" w:hAnsi="Times New Roman" w:cs="Times New Roman"/>
          <w:sz w:val="23"/>
          <w:szCs w:val="23"/>
        </w:rPr>
      </w:pPr>
      <w:ins w:id="407" w:author="first20230519" w:date="2025-10-15T17:24:00Z"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분양계약상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중도금으로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지급되는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금원은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이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중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최초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6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개월의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기간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(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2025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년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8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1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1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일부터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2026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년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2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10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일까지의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기간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)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에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대한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기간이자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상당액인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12,193,315,063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원은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이자유보계좌로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이체하고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나머지는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운영계좌로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이체하고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,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분양계약상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잔금으로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지급되는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금원은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이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중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27,916,493,135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원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{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대출만기일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전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6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개월의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기간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(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2026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년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2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11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일부터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2026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년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8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10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일까지의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기간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)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에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대한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기간이자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상당액인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12,060,054,790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원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및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대출만기일까지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(2025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년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8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11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일부터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2026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년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8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10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일까지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)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계산한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후취이자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합계액인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15,856,438,345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원을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합한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금액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}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은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이자유보계좌로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이체하고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,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나머지는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운영계좌로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이체한다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.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단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,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 M1-1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proofErr w:type="spellEnd"/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, M1-2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proofErr w:type="spellEnd"/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, M5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proofErr w:type="spellEnd"/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, M7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전부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또는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일부에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대하여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분양계약이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체결되고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해당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분양계약에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따른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분양대금의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10%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이상의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납입이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완료될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경우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(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명확히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하면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,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분양계약이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체결되었으나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그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분양대금이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10%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미만으로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납입된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경우는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위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요건을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충족하지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아니함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)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,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차주는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아래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표에서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관련된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블럭에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해당하는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후취이자금원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(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아래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표의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후취이자금원은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각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별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분양면적의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비율에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따라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할당하여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산정함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)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을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운영계좌로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이체하여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본건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사업을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위한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사업비로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사용할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수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있다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.</w:t>
        </w:r>
      </w:ins>
    </w:p>
    <w:tbl>
      <w:tblPr>
        <w:tblW w:w="4459" w:type="pct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27"/>
        <w:gridCol w:w="2162"/>
        <w:gridCol w:w="2162"/>
        <w:gridCol w:w="2629"/>
      </w:tblGrid>
      <w:tr w:rsidR="008150D4" w:rsidRPr="00BC1EB7" w14:paraId="69B2016A" w14:textId="77777777" w:rsidTr="008150D4">
        <w:trPr>
          <w:trHeight w:val="274"/>
          <w:ins w:id="408" w:author="first20230519" w:date="2025-10-15T17:24:00Z"/>
        </w:trPr>
        <w:tc>
          <w:tcPr>
            <w:tcW w:w="697" w:type="pct"/>
            <w:vAlign w:val="center"/>
          </w:tcPr>
          <w:p w14:paraId="54159CD1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09" w:author="first20230519" w:date="2025-10-15T17:24:00Z"/>
                <w:rFonts w:ascii="Times New Roman"/>
                <w:b/>
                <w:bCs/>
                <w:u w:val="single"/>
              </w:rPr>
            </w:pPr>
            <w:proofErr w:type="spellStart"/>
            <w:ins w:id="410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블럭</w:t>
              </w:r>
              <w:proofErr w:type="spellEnd"/>
            </w:ins>
          </w:p>
        </w:tc>
        <w:tc>
          <w:tcPr>
            <w:tcW w:w="1338" w:type="pct"/>
            <w:vAlign w:val="center"/>
          </w:tcPr>
          <w:p w14:paraId="5C2DD764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11" w:author="first20230519" w:date="2025-10-15T17:24:00Z"/>
                <w:rFonts w:ascii="Times New Roman"/>
                <w:b/>
                <w:bCs/>
                <w:u w:val="single"/>
              </w:rPr>
            </w:pPr>
            <w:ins w:id="412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면적</w:t>
              </w:r>
              <w:r w:rsidRPr="00BC1EB7">
                <w:rPr>
                  <w:rFonts w:ascii="Times New Roman" w:hint="eastAsia"/>
                  <w:b/>
                  <w:bCs/>
                  <w:u w:val="single"/>
                </w:rPr>
                <w:t>(</w:t>
              </w:r>
              <w:r w:rsidRPr="00BC1EB7">
                <w:rPr>
                  <w:rFonts w:ascii="Times New Roman" w:hint="eastAsia"/>
                  <w:b/>
                  <w:bCs/>
                  <w:u w:val="single"/>
                </w:rPr>
                <w:t>평</w:t>
              </w:r>
              <w:r w:rsidRPr="00BC1EB7">
                <w:rPr>
                  <w:rFonts w:ascii="Times New Roman" w:hint="eastAsia"/>
                  <w:b/>
                  <w:bCs/>
                  <w:u w:val="single"/>
                </w:rPr>
                <w:t>)</w:t>
              </w:r>
            </w:ins>
          </w:p>
        </w:tc>
        <w:tc>
          <w:tcPr>
            <w:tcW w:w="1338" w:type="pct"/>
            <w:vAlign w:val="center"/>
          </w:tcPr>
          <w:p w14:paraId="65ACEC85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13" w:author="first20230519" w:date="2025-10-15T17:24:00Z"/>
                <w:rFonts w:ascii="Times New Roman"/>
                <w:b/>
                <w:bCs/>
                <w:u w:val="single"/>
              </w:rPr>
            </w:pPr>
            <w:ins w:id="414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면적</w:t>
              </w:r>
              <w:r w:rsidRPr="00BC1EB7">
                <w:rPr>
                  <w:rFonts w:ascii="Times New Roman" w:hint="eastAsia"/>
                  <w:b/>
                  <w:bCs/>
                  <w:u w:val="single"/>
                </w:rPr>
                <w:t xml:space="preserve"> </w:t>
              </w:r>
              <w:r w:rsidRPr="00BC1EB7">
                <w:rPr>
                  <w:rFonts w:ascii="Times New Roman" w:hint="eastAsia"/>
                  <w:b/>
                  <w:bCs/>
                  <w:u w:val="single"/>
                </w:rPr>
                <w:t>비율</w:t>
              </w:r>
              <w:r w:rsidRPr="00BC1EB7">
                <w:rPr>
                  <w:rFonts w:ascii="Times New Roman" w:hint="eastAsia"/>
                  <w:b/>
                  <w:bCs/>
                  <w:u w:val="single"/>
                </w:rPr>
                <w:t>(%)</w:t>
              </w:r>
            </w:ins>
          </w:p>
        </w:tc>
        <w:tc>
          <w:tcPr>
            <w:tcW w:w="1627" w:type="pct"/>
            <w:vAlign w:val="center"/>
          </w:tcPr>
          <w:p w14:paraId="35FA9850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15" w:author="first20230519" w:date="2025-10-15T17:24:00Z"/>
                <w:rFonts w:ascii="Times New Roman"/>
                <w:b/>
                <w:bCs/>
                <w:u w:val="single"/>
              </w:rPr>
            </w:pPr>
            <w:proofErr w:type="spellStart"/>
            <w:ins w:id="416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후취이자금원</w:t>
              </w:r>
              <w:proofErr w:type="spellEnd"/>
            </w:ins>
          </w:p>
        </w:tc>
      </w:tr>
      <w:tr w:rsidR="008150D4" w:rsidRPr="00BC1EB7" w14:paraId="4886C397" w14:textId="77777777" w:rsidTr="008150D4">
        <w:trPr>
          <w:trHeight w:val="180"/>
          <w:ins w:id="417" w:author="first20230519" w:date="2025-10-15T17:24:00Z"/>
        </w:trPr>
        <w:tc>
          <w:tcPr>
            <w:tcW w:w="697" w:type="pct"/>
            <w:vAlign w:val="center"/>
            <w:hideMark/>
          </w:tcPr>
          <w:p w14:paraId="6CED1CDE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18" w:author="first20230519" w:date="2025-10-15T17:24:00Z"/>
                <w:rFonts w:ascii="Times New Roman"/>
                <w:b/>
                <w:bCs/>
                <w:u w:val="single"/>
              </w:rPr>
            </w:pPr>
            <w:ins w:id="419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M1-1</w:t>
              </w:r>
            </w:ins>
          </w:p>
        </w:tc>
        <w:tc>
          <w:tcPr>
            <w:tcW w:w="1338" w:type="pct"/>
            <w:vAlign w:val="center"/>
            <w:hideMark/>
          </w:tcPr>
          <w:p w14:paraId="5F7956ED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20" w:author="first20230519" w:date="2025-10-15T17:24:00Z"/>
                <w:rFonts w:ascii="Times New Roman"/>
                <w:b/>
                <w:bCs/>
                <w:u w:val="single"/>
              </w:rPr>
            </w:pPr>
            <w:ins w:id="421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10,077</w:t>
              </w:r>
            </w:ins>
          </w:p>
        </w:tc>
        <w:tc>
          <w:tcPr>
            <w:tcW w:w="1338" w:type="pct"/>
            <w:vAlign w:val="center"/>
          </w:tcPr>
          <w:p w14:paraId="4D0899B0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22" w:author="first20230519" w:date="2025-10-15T17:24:00Z"/>
                <w:rFonts w:ascii="Times New Roman"/>
                <w:b/>
                <w:bCs/>
                <w:u w:val="single"/>
              </w:rPr>
            </w:pPr>
            <w:ins w:id="423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16.3%</w:t>
              </w:r>
            </w:ins>
          </w:p>
        </w:tc>
        <w:tc>
          <w:tcPr>
            <w:tcW w:w="1627" w:type="pct"/>
            <w:vAlign w:val="center"/>
          </w:tcPr>
          <w:p w14:paraId="5DFCDBBD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24" w:author="first20230519" w:date="2025-10-15T17:24:00Z"/>
                <w:rFonts w:ascii="Times New Roman"/>
                <w:b/>
                <w:bCs/>
                <w:u w:val="single"/>
              </w:rPr>
            </w:pPr>
            <w:ins w:id="425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2,578,513,575</w:t>
              </w:r>
            </w:ins>
          </w:p>
        </w:tc>
      </w:tr>
      <w:tr w:rsidR="008150D4" w:rsidRPr="00BC1EB7" w14:paraId="5E342E4A" w14:textId="77777777" w:rsidTr="008150D4">
        <w:trPr>
          <w:trHeight w:val="312"/>
          <w:ins w:id="426" w:author="first20230519" w:date="2025-10-15T17:24:00Z"/>
        </w:trPr>
        <w:tc>
          <w:tcPr>
            <w:tcW w:w="697" w:type="pct"/>
            <w:vAlign w:val="center"/>
            <w:hideMark/>
          </w:tcPr>
          <w:p w14:paraId="750A6134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27" w:author="first20230519" w:date="2025-10-15T17:24:00Z"/>
                <w:rFonts w:ascii="Times New Roman"/>
                <w:b/>
                <w:bCs/>
                <w:u w:val="single"/>
              </w:rPr>
            </w:pPr>
            <w:ins w:id="428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M1-2</w:t>
              </w:r>
            </w:ins>
          </w:p>
        </w:tc>
        <w:tc>
          <w:tcPr>
            <w:tcW w:w="1338" w:type="pct"/>
            <w:vAlign w:val="center"/>
            <w:hideMark/>
          </w:tcPr>
          <w:p w14:paraId="2A3FF091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29" w:author="first20230519" w:date="2025-10-15T17:24:00Z"/>
                <w:rFonts w:ascii="Times New Roman"/>
                <w:b/>
                <w:bCs/>
                <w:u w:val="single"/>
              </w:rPr>
            </w:pPr>
            <w:ins w:id="430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18,497</w:t>
              </w:r>
            </w:ins>
          </w:p>
        </w:tc>
        <w:tc>
          <w:tcPr>
            <w:tcW w:w="1338" w:type="pct"/>
            <w:vAlign w:val="center"/>
          </w:tcPr>
          <w:p w14:paraId="71FCBB12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31" w:author="first20230519" w:date="2025-10-15T17:24:00Z"/>
                <w:rFonts w:ascii="Times New Roman"/>
                <w:b/>
                <w:bCs/>
                <w:u w:val="single"/>
              </w:rPr>
            </w:pPr>
            <w:ins w:id="432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29.8%</w:t>
              </w:r>
            </w:ins>
          </w:p>
        </w:tc>
        <w:tc>
          <w:tcPr>
            <w:tcW w:w="1627" w:type="pct"/>
            <w:vAlign w:val="center"/>
          </w:tcPr>
          <w:p w14:paraId="07A19DEC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33" w:author="first20230519" w:date="2025-10-15T17:24:00Z"/>
                <w:rFonts w:ascii="Times New Roman"/>
                <w:b/>
                <w:bCs/>
                <w:u w:val="single"/>
              </w:rPr>
            </w:pPr>
            <w:ins w:id="434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4,733,032,211</w:t>
              </w:r>
            </w:ins>
          </w:p>
        </w:tc>
      </w:tr>
      <w:tr w:rsidR="008150D4" w:rsidRPr="00BC1EB7" w14:paraId="2899EC00" w14:textId="77777777" w:rsidTr="008150D4">
        <w:trPr>
          <w:trHeight w:val="312"/>
          <w:ins w:id="435" w:author="first20230519" w:date="2025-10-15T17:24:00Z"/>
        </w:trPr>
        <w:tc>
          <w:tcPr>
            <w:tcW w:w="697" w:type="pct"/>
            <w:vAlign w:val="center"/>
            <w:hideMark/>
          </w:tcPr>
          <w:p w14:paraId="12E0B8A2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36" w:author="first20230519" w:date="2025-10-15T17:24:00Z"/>
                <w:rFonts w:ascii="Times New Roman"/>
                <w:b/>
                <w:bCs/>
                <w:u w:val="single"/>
              </w:rPr>
            </w:pPr>
            <w:ins w:id="437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M5</w:t>
              </w:r>
            </w:ins>
          </w:p>
        </w:tc>
        <w:tc>
          <w:tcPr>
            <w:tcW w:w="1338" w:type="pct"/>
            <w:vAlign w:val="center"/>
            <w:hideMark/>
          </w:tcPr>
          <w:p w14:paraId="5217D9F8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38" w:author="first20230519" w:date="2025-10-15T17:24:00Z"/>
                <w:rFonts w:ascii="Times New Roman"/>
                <w:b/>
                <w:bCs/>
                <w:u w:val="single"/>
              </w:rPr>
            </w:pPr>
            <w:ins w:id="439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18,762</w:t>
              </w:r>
            </w:ins>
          </w:p>
        </w:tc>
        <w:tc>
          <w:tcPr>
            <w:tcW w:w="1338" w:type="pct"/>
            <w:vAlign w:val="center"/>
          </w:tcPr>
          <w:p w14:paraId="7811E4FE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40" w:author="first20230519" w:date="2025-10-15T17:24:00Z"/>
                <w:rFonts w:ascii="Times New Roman"/>
                <w:b/>
                <w:bCs/>
                <w:u w:val="single"/>
              </w:rPr>
            </w:pPr>
            <w:ins w:id="441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30.3%</w:t>
              </w:r>
            </w:ins>
          </w:p>
        </w:tc>
        <w:tc>
          <w:tcPr>
            <w:tcW w:w="1627" w:type="pct"/>
            <w:vAlign w:val="center"/>
          </w:tcPr>
          <w:p w14:paraId="618AE5AC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42" w:author="first20230519" w:date="2025-10-15T17:24:00Z"/>
                <w:rFonts w:ascii="Times New Roman"/>
                <w:b/>
                <w:bCs/>
                <w:u w:val="single"/>
              </w:rPr>
            </w:pPr>
            <w:ins w:id="443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4,800,840,696</w:t>
              </w:r>
            </w:ins>
          </w:p>
        </w:tc>
      </w:tr>
      <w:tr w:rsidR="008150D4" w:rsidRPr="00BC1EB7" w14:paraId="711ABD89" w14:textId="77777777" w:rsidTr="008150D4">
        <w:trPr>
          <w:trHeight w:val="312"/>
          <w:ins w:id="444" w:author="first20230519" w:date="2025-10-15T17:24:00Z"/>
        </w:trPr>
        <w:tc>
          <w:tcPr>
            <w:tcW w:w="697" w:type="pct"/>
            <w:vAlign w:val="center"/>
            <w:hideMark/>
          </w:tcPr>
          <w:p w14:paraId="33FF80C9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45" w:author="first20230519" w:date="2025-10-15T17:24:00Z"/>
                <w:rFonts w:ascii="Times New Roman"/>
                <w:b/>
                <w:bCs/>
                <w:u w:val="single"/>
              </w:rPr>
            </w:pPr>
            <w:ins w:id="446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M7</w:t>
              </w:r>
            </w:ins>
          </w:p>
        </w:tc>
        <w:tc>
          <w:tcPr>
            <w:tcW w:w="1338" w:type="pct"/>
            <w:vAlign w:val="center"/>
            <w:hideMark/>
          </w:tcPr>
          <w:p w14:paraId="6BFC6F1E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47" w:author="first20230519" w:date="2025-10-15T17:24:00Z"/>
                <w:rFonts w:ascii="Times New Roman"/>
                <w:b/>
                <w:bCs/>
                <w:u w:val="single"/>
              </w:rPr>
            </w:pPr>
            <w:ins w:id="448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14,632</w:t>
              </w:r>
            </w:ins>
          </w:p>
        </w:tc>
        <w:tc>
          <w:tcPr>
            <w:tcW w:w="1338" w:type="pct"/>
            <w:vAlign w:val="center"/>
          </w:tcPr>
          <w:p w14:paraId="4E3FB268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49" w:author="first20230519" w:date="2025-10-15T17:24:00Z"/>
                <w:rFonts w:ascii="Times New Roman"/>
                <w:b/>
                <w:bCs/>
                <w:u w:val="single"/>
              </w:rPr>
            </w:pPr>
            <w:ins w:id="450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23.6%</w:t>
              </w:r>
            </w:ins>
          </w:p>
        </w:tc>
        <w:tc>
          <w:tcPr>
            <w:tcW w:w="1627" w:type="pct"/>
            <w:vAlign w:val="center"/>
          </w:tcPr>
          <w:p w14:paraId="7CAC17D2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51" w:author="first20230519" w:date="2025-10-15T17:24:00Z"/>
                <w:rFonts w:ascii="Times New Roman"/>
                <w:b/>
                <w:bCs/>
                <w:u w:val="single"/>
              </w:rPr>
            </w:pPr>
            <w:ins w:id="452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3,744,051,863</w:t>
              </w:r>
            </w:ins>
          </w:p>
        </w:tc>
      </w:tr>
      <w:tr w:rsidR="008150D4" w:rsidRPr="00BC1EB7" w14:paraId="37AF73C0" w14:textId="77777777" w:rsidTr="008150D4">
        <w:trPr>
          <w:trHeight w:val="312"/>
          <w:ins w:id="453" w:author="first20230519" w:date="2025-10-15T17:24:00Z"/>
        </w:trPr>
        <w:tc>
          <w:tcPr>
            <w:tcW w:w="697" w:type="pct"/>
            <w:vAlign w:val="center"/>
          </w:tcPr>
          <w:p w14:paraId="29E6207D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54" w:author="first20230519" w:date="2025-10-15T17:24:00Z"/>
                <w:rFonts w:ascii="Times New Roman"/>
                <w:b/>
                <w:bCs/>
                <w:u w:val="single"/>
              </w:rPr>
            </w:pPr>
            <w:ins w:id="455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계</w:t>
              </w:r>
            </w:ins>
          </w:p>
        </w:tc>
        <w:tc>
          <w:tcPr>
            <w:tcW w:w="1338" w:type="pct"/>
            <w:vAlign w:val="center"/>
          </w:tcPr>
          <w:p w14:paraId="7C792EA7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56" w:author="first20230519" w:date="2025-10-15T17:24:00Z"/>
                <w:rFonts w:ascii="Times New Roman"/>
                <w:b/>
                <w:bCs/>
                <w:u w:val="single"/>
              </w:rPr>
            </w:pPr>
            <w:ins w:id="457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61,968</w:t>
              </w:r>
            </w:ins>
          </w:p>
        </w:tc>
        <w:tc>
          <w:tcPr>
            <w:tcW w:w="1338" w:type="pct"/>
            <w:vAlign w:val="center"/>
          </w:tcPr>
          <w:p w14:paraId="4FFFB54D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58" w:author="first20230519" w:date="2025-10-15T17:24:00Z"/>
                <w:rFonts w:ascii="Times New Roman"/>
                <w:b/>
                <w:bCs/>
                <w:u w:val="single"/>
              </w:rPr>
            </w:pPr>
            <w:ins w:id="459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100%</w:t>
              </w:r>
            </w:ins>
          </w:p>
        </w:tc>
        <w:tc>
          <w:tcPr>
            <w:tcW w:w="1627" w:type="pct"/>
            <w:vAlign w:val="center"/>
          </w:tcPr>
          <w:p w14:paraId="1FDB35E6" w14:textId="77777777" w:rsidR="008150D4" w:rsidRPr="00BC1EB7" w:rsidRDefault="008150D4" w:rsidP="00001309">
            <w:pPr>
              <w:widowControl/>
              <w:autoSpaceDE/>
              <w:autoSpaceDN/>
              <w:jc w:val="center"/>
              <w:rPr>
                <w:ins w:id="460" w:author="first20230519" w:date="2025-10-15T17:24:00Z"/>
                <w:rFonts w:ascii="Times New Roman"/>
                <w:b/>
                <w:bCs/>
                <w:u w:val="single"/>
              </w:rPr>
            </w:pPr>
            <w:ins w:id="461" w:author="first20230519" w:date="2025-10-15T17:24:00Z">
              <w:r w:rsidRPr="00BC1EB7">
                <w:rPr>
                  <w:rFonts w:ascii="Times New Roman" w:hint="eastAsia"/>
                  <w:b/>
                  <w:bCs/>
                  <w:u w:val="single"/>
                </w:rPr>
                <w:t>15,856,438,345</w:t>
              </w:r>
            </w:ins>
          </w:p>
        </w:tc>
      </w:tr>
    </w:tbl>
    <w:p w14:paraId="33787E7A" w14:textId="77777777" w:rsidR="008150D4" w:rsidRDefault="008150D4" w:rsidP="008150D4">
      <w:pPr>
        <w:pStyle w:val="a4"/>
        <w:numPr>
          <w:ilvl w:val="0"/>
          <w:numId w:val="64"/>
        </w:numPr>
        <w:wordWrap w:val="0"/>
        <w:spacing w:line="420" w:lineRule="atLeast"/>
        <w:ind w:leftChars="0"/>
        <w:jc w:val="both"/>
        <w:rPr>
          <w:ins w:id="462" w:author="first20230519" w:date="2025-10-15T17:26:00Z"/>
          <w:rFonts w:ascii="Times New Roman" w:eastAsia="바탕체" w:hAnsi="Times New Roman" w:cs="Times New Roman"/>
          <w:sz w:val="23"/>
          <w:szCs w:val="23"/>
        </w:rPr>
      </w:pPr>
      <w:ins w:id="463" w:author="first20230519" w:date="2025-10-15T17:25:00Z"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M4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, M6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, M8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, M9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M2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블럭을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제외한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나머지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각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(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명확히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하면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,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M1-1, M1-2, M5, M7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블럭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상류시설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지원시설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주차장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블럭을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포함함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)</w:t>
        </w:r>
      </w:ins>
    </w:p>
    <w:p w14:paraId="36728A50" w14:textId="1448B2AE" w:rsidR="008150D4" w:rsidRDefault="008150D4" w:rsidP="008150D4">
      <w:pPr>
        <w:pStyle w:val="a4"/>
        <w:wordWrap w:val="0"/>
        <w:spacing w:line="420" w:lineRule="atLeast"/>
        <w:ind w:leftChars="0" w:left="835"/>
        <w:jc w:val="both"/>
        <w:rPr>
          <w:ins w:id="464" w:author="first20230519" w:date="2025-10-15T17:26:00Z"/>
          <w:rFonts w:ascii="Times New Roman" w:eastAsia="바탕체" w:hAnsi="Times New Roman" w:cs="Times New Roman"/>
          <w:sz w:val="23"/>
          <w:szCs w:val="23"/>
        </w:rPr>
      </w:pPr>
      <w:ins w:id="465" w:author="first20230519" w:date="2025-10-15T17:26:00Z"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(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i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)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분양계약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또는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건축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PF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대출약정에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따라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지급되는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금원이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누적하여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분양수입금등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중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10%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에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달할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때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까지는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계약금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,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잔금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대출금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등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명목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여하를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불문하고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지급되는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금원의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15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%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상당액은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대출금상환계좌로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이체하고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나머지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(85%)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운영계좌로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이체하고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,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 (ii)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위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(</w:t>
        </w:r>
        <w:proofErr w:type="spellStart"/>
        <w:r w:rsidRPr="008150D4">
          <w:rPr>
            <w:rFonts w:ascii="Times New Roman" w:eastAsia="바탕체" w:hAnsi="Times New Roman" w:cs="Times New Roman"/>
            <w:sz w:val="23"/>
            <w:szCs w:val="23"/>
          </w:rPr>
          <w:t>i</w:t>
        </w:r>
        <w:proofErr w:type="spellEnd"/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)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이후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분양계약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또는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건축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PF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대출약정에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따라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지급되는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금원이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누적하여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분양수입금등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중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70%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에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달할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때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까지는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계약금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,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잔금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대출금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등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명목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여하를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불문하고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지급되는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금원의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85%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상당액은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대출금상환계좌로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이체하고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,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나머지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(15%)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운영계좌로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이체하고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,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 (iii)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위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(ii)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이후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분양계약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또는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건축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PF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대출약정에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따라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지급되는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금원이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누적하여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분양수입금등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중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100%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에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달할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때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까지는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계약금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,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잔금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등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명목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여하를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불문하고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lastRenderedPageBreak/>
          <w:t>지급되는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금원의</w:t>
        </w:r>
        <w:proofErr w:type="spellEnd"/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25%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상당액은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대출금상환계좌로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이체하고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나머지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(75</w:t>
        </w:r>
        <w:r w:rsidRPr="008150D4">
          <w:rPr>
            <w:rFonts w:ascii="Times New Roman" w:eastAsia="바탕체" w:hAnsi="Times New Roman" w:cs="Times New Roman"/>
            <w:sz w:val="23"/>
            <w:szCs w:val="23"/>
          </w:rPr>
          <w:t>%)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는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운영계좌로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이체한다</w:t>
        </w:r>
        <w:r w:rsidRPr="008150D4">
          <w:rPr>
            <w:rFonts w:ascii="Times New Roman" w:eastAsia="바탕체" w:hAnsi="Times New Roman" w:cs="Times New Roman" w:hint="eastAsia"/>
            <w:sz w:val="23"/>
            <w:szCs w:val="23"/>
          </w:rPr>
          <w:t>.</w:t>
        </w:r>
        <w:r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</w:ins>
    </w:p>
    <w:p w14:paraId="6CBFC759" w14:textId="77777777" w:rsidR="00FF79CB" w:rsidRDefault="00FF79CB" w:rsidP="00FF79CB">
      <w:pPr>
        <w:pStyle w:val="a4"/>
        <w:numPr>
          <w:ilvl w:val="0"/>
          <w:numId w:val="64"/>
        </w:numPr>
        <w:wordWrap w:val="0"/>
        <w:spacing w:line="420" w:lineRule="atLeast"/>
        <w:ind w:leftChars="0"/>
        <w:jc w:val="both"/>
        <w:rPr>
          <w:ins w:id="466" w:author="first20230519" w:date="2025-10-15T17:27:00Z"/>
          <w:rFonts w:ascii="Times New Roman" w:eastAsia="바탕체" w:hAnsi="Times New Roman" w:cs="Times New Roman"/>
          <w:sz w:val="23"/>
          <w:szCs w:val="23"/>
        </w:rPr>
      </w:pPr>
      <w:ins w:id="467" w:author="first20230519" w:date="2025-10-15T17:26:00Z">
        <w:r w:rsidRPr="00FF79CB">
          <w:rPr>
            <w:rFonts w:ascii="Times New Roman" w:eastAsia="바탕체" w:hAnsi="Times New Roman" w:cs="Times New Roman"/>
            <w:sz w:val="23"/>
            <w:szCs w:val="23"/>
          </w:rPr>
          <w:t xml:space="preserve">Tranche A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대출금채무의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우선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상환</w:t>
        </w:r>
      </w:ins>
    </w:p>
    <w:p w14:paraId="453554A0" w14:textId="393B3D69" w:rsidR="00FF79CB" w:rsidRDefault="00FF79CB" w:rsidP="00FF79CB">
      <w:pPr>
        <w:pStyle w:val="a4"/>
        <w:numPr>
          <w:ilvl w:val="0"/>
          <w:numId w:val="64"/>
        </w:numPr>
        <w:wordWrap w:val="0"/>
        <w:spacing w:line="420" w:lineRule="atLeast"/>
        <w:ind w:leftChars="0"/>
        <w:jc w:val="both"/>
        <w:rPr>
          <w:ins w:id="468" w:author="first20230519" w:date="2025-10-15T17:25:00Z"/>
          <w:rFonts w:ascii="Times New Roman" w:eastAsia="바탕체" w:hAnsi="Times New Roman" w:cs="Times New Roman"/>
          <w:sz w:val="23"/>
          <w:szCs w:val="23"/>
        </w:rPr>
      </w:pPr>
      <w:ins w:id="469" w:author="first20230519" w:date="2025-10-15T17:27:00Z"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1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호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내지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3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호의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조항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및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다른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여하한</w:t>
        </w:r>
        <w:proofErr w:type="spellEnd"/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조항에도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불구하고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,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대출약정상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기한의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이익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상실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여부와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상관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없이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대출연장일로부터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>6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개월이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>되는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>날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>(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>그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>날이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>영업일이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>아닌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>경우에는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>직후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>영업일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>)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까지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 xml:space="preserve">Tranche A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대출금채무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전액이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상환되지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아니한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경우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,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그로부터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 xml:space="preserve">Tranche A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대출금채무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전액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상환이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완료된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날까지의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기간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(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이하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 xml:space="preserve">“Tranche A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우선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상환기간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>”)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동안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해당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기간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동안에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분양수입금계좌로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지급되는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분양수입금등</w:t>
        </w:r>
        <w:proofErr w:type="spellEnd"/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(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명확히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하면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Tranche A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우선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상환기간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개시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전에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분양수입금계좌로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지급된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분양수입금등에</w:t>
        </w:r>
        <w:proofErr w:type="spellEnd"/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관하여는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본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4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호가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적용되지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아니하고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위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1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호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내지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3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호가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적용됨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)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은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전액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대출금상환계좌로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이체되고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,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 xml:space="preserve"> Tranche A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대출금채무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상환에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우선적으로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사용된다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.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다만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,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 xml:space="preserve"> Tranche A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우선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상환기간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동안에도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본건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사업을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위한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필수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사업비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(</w:t>
        </w:r>
        <w:proofErr w:type="spellStart"/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대주들과의</w:t>
        </w:r>
        <w:proofErr w:type="spellEnd"/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협의를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통해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정해진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것을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의미하며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이하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본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호에서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동일함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)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집행을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위하여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다음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각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목에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따라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위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분양수입금등을</w:t>
        </w:r>
        <w:proofErr w:type="spellEnd"/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운영계좌로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이체하여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본건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사업을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위한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필수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사업비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집행을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위하여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사용할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수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있다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. </w:t>
        </w:r>
        <w:r w:rsidRPr="00FF79CB">
          <w:rPr>
            <w:rFonts w:ascii="Times New Roman" w:eastAsia="바탕체" w:hAnsi="Times New Roman" w:cs="Times New Roman"/>
            <w:sz w:val="23"/>
            <w:szCs w:val="23"/>
          </w:rPr>
          <w:t xml:space="preserve">Tranche A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우선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상환기간이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종료된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날부터는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1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호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내지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3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호를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다시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적용한다</w:t>
        </w:r>
        <w:r w:rsidRPr="00FF79CB">
          <w:rPr>
            <w:rFonts w:ascii="Times New Roman" w:eastAsia="바탕체" w:hAnsi="Times New Roman" w:cs="Times New Roman" w:hint="eastAsia"/>
            <w:sz w:val="23"/>
            <w:szCs w:val="23"/>
          </w:rPr>
          <w:t>.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</w:ins>
    </w:p>
    <w:p w14:paraId="4BB0FAB9" w14:textId="747CC4FE" w:rsidR="008150D4" w:rsidRPr="007E2BED" w:rsidRDefault="008D4866" w:rsidP="008D4866">
      <w:pPr>
        <w:pStyle w:val="a4"/>
        <w:numPr>
          <w:ilvl w:val="0"/>
          <w:numId w:val="66"/>
        </w:numPr>
        <w:wordWrap w:val="0"/>
        <w:spacing w:line="420" w:lineRule="atLeast"/>
        <w:ind w:leftChars="0"/>
        <w:jc w:val="both"/>
        <w:rPr>
          <w:ins w:id="470" w:author="first20230519" w:date="2025-10-15T17:23:00Z"/>
          <w:rFonts w:ascii="Times New Roman" w:eastAsia="바탕체" w:hAnsi="Times New Roman" w:cs="Times New Roman"/>
          <w:sz w:val="23"/>
          <w:szCs w:val="23"/>
        </w:rPr>
      </w:pPr>
      <w:ins w:id="471" w:author="first20230519" w:date="2025-10-15T17:27:00Z"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1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호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내지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3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호에서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정한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분양수입금등</w:t>
        </w:r>
        <w:proofErr w:type="spellEnd"/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중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운영계좌로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배분되는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비율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이하로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위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분양수입금등을</w:t>
        </w:r>
        <w:proofErr w:type="spellEnd"/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운영계좌로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이체하려는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경우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: </w:t>
        </w:r>
        <w:proofErr w:type="spellStart"/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다수대주</w:t>
        </w:r>
        <w:proofErr w:type="spellEnd"/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동의</w:t>
        </w:r>
      </w:ins>
    </w:p>
    <w:p w14:paraId="547A20FA" w14:textId="66FCA8D7" w:rsidR="009D1321" w:rsidRPr="007E2BED" w:rsidRDefault="008D4866" w:rsidP="008D4866">
      <w:pPr>
        <w:pStyle w:val="a4"/>
        <w:numPr>
          <w:ilvl w:val="0"/>
          <w:numId w:val="6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ins w:id="472" w:author="first20230519" w:date="2025-10-15T17:28:00Z"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위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가목의</w:t>
        </w:r>
        <w:proofErr w:type="spellEnd"/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비율을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초과하여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위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분양수입금등을</w:t>
        </w:r>
        <w:proofErr w:type="spellEnd"/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운영계좌로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이체하려는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경우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: 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대주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전원의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Pr="008D4866">
          <w:rPr>
            <w:rFonts w:ascii="Times New Roman" w:eastAsia="바탕체" w:hAnsi="Times New Roman" w:cs="Times New Roman" w:hint="eastAsia"/>
            <w:sz w:val="23"/>
            <w:szCs w:val="23"/>
          </w:rPr>
          <w:t>동의</w:t>
        </w:r>
      </w:ins>
      <w:ins w:id="473" w:author="first20230519" w:date="2025-10-15T17:22:00Z">
        <w:r w:rsidR="008150D4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</w:ins>
    </w:p>
    <w:p w14:paraId="6C50038A" w14:textId="77777777" w:rsidR="009D1321" w:rsidRPr="007E2BED" w:rsidRDefault="009D1321" w:rsidP="00712ADD">
      <w:pPr>
        <w:pStyle w:val="a4"/>
        <w:numPr>
          <w:ilvl w:val="0"/>
          <w:numId w:val="6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commentRangeStart w:id="474"/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“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대리금융기관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“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은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“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대리금융기관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”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의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요청으로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“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갑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”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또는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“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병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”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의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요청이나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동의가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없는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경우에도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“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을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”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로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하여금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분양수입금계좌에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입금된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proofErr w:type="spellStart"/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분양수입금등을</w:t>
      </w:r>
      <w:proofErr w:type="spellEnd"/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전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항과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같이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이체하도록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할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수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있고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,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“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갑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”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및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“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병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”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은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이에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이의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없이</w:t>
      </w:r>
      <w:r w:rsidR="00134F79"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commentRangeStart w:id="475"/>
      <w:r w:rsidRPr="004307A4">
        <w:rPr>
          <w:rFonts w:ascii="Times New Roman" w:eastAsia="바탕체" w:hAnsi="Times New Roman" w:cs="Times New Roman"/>
          <w:color w:val="FF0000"/>
          <w:sz w:val="23"/>
          <w:szCs w:val="23"/>
        </w:rPr>
        <w:t>동의한다</w:t>
      </w:r>
      <w:commentRangeEnd w:id="474"/>
      <w:r w:rsidR="004307A4">
        <w:rPr>
          <w:rStyle w:val="af1"/>
        </w:rPr>
        <w:commentReference w:id="474"/>
      </w:r>
      <w:commentRangeEnd w:id="475"/>
      <w:r w:rsidR="00334B89">
        <w:rPr>
          <w:rStyle w:val="af1"/>
        </w:rPr>
        <w:commentReference w:id="475"/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54A4B47A" w14:textId="77777777" w:rsidR="009D1321" w:rsidRPr="007E2BED" w:rsidRDefault="009D1321" w:rsidP="00712ADD">
      <w:pPr>
        <w:pStyle w:val="a4"/>
        <w:numPr>
          <w:ilvl w:val="0"/>
          <w:numId w:val="6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7E2BED">
        <w:rPr>
          <w:rFonts w:ascii="Times New Roman" w:eastAsia="바탕체" w:hAnsi="Times New Roman" w:cs="Times New Roman"/>
          <w:sz w:val="23"/>
          <w:szCs w:val="23"/>
        </w:rPr>
        <w:t>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갑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은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7E2BED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1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항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및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2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항에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따른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자금집행을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&lt;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별지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8&gt;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의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양식의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자금집행동의</w:t>
      </w:r>
      <w:r w:rsidRPr="007E2BED">
        <w:rPr>
          <w:rFonts w:ascii="Times New Roman" w:eastAsia="바탕체" w:hAnsi="Times New Roman" w:cs="Times New Roman"/>
          <w:sz w:val="23"/>
          <w:szCs w:val="23"/>
        </w:rPr>
        <w:t>(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요청</w:t>
      </w:r>
      <w:r w:rsidRPr="007E2BED">
        <w:rPr>
          <w:rFonts w:ascii="Times New Roman" w:eastAsia="바탕체" w:hAnsi="Times New Roman" w:cs="Times New Roman"/>
          <w:sz w:val="23"/>
          <w:szCs w:val="23"/>
        </w:rPr>
        <w:t>)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서를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인출예정일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3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영업일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전까지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을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에게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송부하고</w:t>
      </w:r>
      <w:r w:rsidRPr="007E2BED">
        <w:rPr>
          <w:rFonts w:ascii="Times New Roman" w:eastAsia="바탕체" w:hAnsi="Times New Roman" w:cs="Times New Roman"/>
          <w:sz w:val="23"/>
          <w:szCs w:val="23"/>
        </w:rPr>
        <w:t>, 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을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은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자금집행동의</w:t>
      </w:r>
      <w:r w:rsidRPr="007E2BED">
        <w:rPr>
          <w:rFonts w:ascii="Times New Roman" w:eastAsia="바탕체" w:hAnsi="Times New Roman" w:cs="Times New Roman"/>
          <w:sz w:val="23"/>
          <w:szCs w:val="23"/>
        </w:rPr>
        <w:t>(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요청</w:t>
      </w:r>
      <w:r w:rsidRPr="007E2BED">
        <w:rPr>
          <w:rFonts w:ascii="Times New Roman" w:eastAsia="바탕체" w:hAnsi="Times New Roman" w:cs="Times New Roman"/>
          <w:sz w:val="23"/>
          <w:szCs w:val="23"/>
        </w:rPr>
        <w:t>)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서에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따라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자금을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집행하기로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한다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4DAC8329" w14:textId="77777777" w:rsidR="009D1321" w:rsidRPr="007E2BED" w:rsidRDefault="009D1321" w:rsidP="00712ADD">
      <w:pPr>
        <w:pStyle w:val="a4"/>
        <w:numPr>
          <w:ilvl w:val="0"/>
          <w:numId w:val="6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7E2BED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2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항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각호에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따른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자금의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집행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비율은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갑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병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및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의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사전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서면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합의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따라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변경될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수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있으며</w:t>
      </w:r>
      <w:r w:rsidRPr="007E2BED">
        <w:rPr>
          <w:rFonts w:ascii="Times New Roman" w:eastAsia="바탕체" w:hAnsi="Times New Roman" w:cs="Times New Roman"/>
          <w:sz w:val="23"/>
          <w:szCs w:val="23"/>
        </w:rPr>
        <w:t>, 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을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은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갑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병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및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의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요청에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따라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7E2BED">
        <w:rPr>
          <w:rFonts w:ascii="Times New Roman" w:eastAsia="바탕체" w:hAnsi="Times New Roman" w:cs="Times New Roman"/>
          <w:sz w:val="23"/>
          <w:szCs w:val="23"/>
        </w:rPr>
        <w:t>분양수입금관리계좌의</w:t>
      </w:r>
      <w:proofErr w:type="spellEnd"/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자금을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집행하기로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한다</w:t>
      </w:r>
      <w:r w:rsidRPr="007E2BED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6E30A9BD" w14:textId="77777777" w:rsidR="002653E2" w:rsidRPr="007E2BED" w:rsidRDefault="002653E2" w:rsidP="002653E2">
      <w:pPr>
        <w:pStyle w:val="a4"/>
        <w:wordWrap w:val="0"/>
        <w:spacing w:line="420" w:lineRule="atLeast"/>
        <w:ind w:leftChars="0" w:left="567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5BEC9C70" w14:textId="77777777" w:rsidR="00035C32" w:rsidRPr="007E2BED" w:rsidRDefault="00035C32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7E2BED">
        <w:rPr>
          <w:rFonts w:ascii="Times New Roman" w:eastAsia="바탕체" w:hAnsi="Times New Roman" w:cs="Times New Roman"/>
          <w:sz w:val="23"/>
          <w:szCs w:val="23"/>
        </w:rPr>
        <w:lastRenderedPageBreak/>
        <w:t>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22-2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조【운영계좌의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관리】</w:t>
      </w:r>
    </w:p>
    <w:p w14:paraId="1F3A5A5E" w14:textId="77777777" w:rsidR="00035C32" w:rsidRPr="007E2BED" w:rsidRDefault="00035C32" w:rsidP="00712ADD">
      <w:pPr>
        <w:pStyle w:val="a4"/>
        <w:numPr>
          <w:ilvl w:val="0"/>
          <w:numId w:val="6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7E2BED">
        <w:rPr>
          <w:rFonts w:ascii="Times New Roman" w:eastAsia="바탕체" w:hAnsi="Times New Roman" w:cs="Times New Roman"/>
          <w:sz w:val="23"/>
          <w:szCs w:val="23"/>
        </w:rPr>
        <w:t>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갑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은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(</w:t>
      </w:r>
      <w:proofErr w:type="spellStart"/>
      <w:r w:rsidRPr="007E2BED">
        <w:rPr>
          <w:rFonts w:ascii="Times New Roman" w:eastAsia="바탕체" w:hAnsi="Times New Roman" w:cs="Times New Roman"/>
          <w:sz w:val="23"/>
          <w:szCs w:val="23"/>
        </w:rPr>
        <w:t>i</w:t>
      </w:r>
      <w:proofErr w:type="spellEnd"/>
      <w:r w:rsidRPr="007E2BED">
        <w:rPr>
          <w:rFonts w:ascii="Times New Roman" w:eastAsia="바탕체" w:hAnsi="Times New Roman" w:cs="Times New Roman"/>
          <w:sz w:val="23"/>
          <w:szCs w:val="23"/>
        </w:rPr>
        <w:t>) 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대출약정서에서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정한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바에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따라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대출약정서에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따른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대출금이</w:t>
      </w:r>
      <w:r w:rsidRPr="007E2BED">
        <w:rPr>
          <w:rFonts w:ascii="Times New Roman" w:eastAsia="바탕체" w:hAnsi="Times New Roman" w:cs="Times New Roman"/>
          <w:sz w:val="23"/>
          <w:szCs w:val="23"/>
        </w:rPr>
        <w:t> 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운영계좌로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 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입금되도록</w:t>
      </w:r>
      <w:r w:rsidRPr="007E2BED">
        <w:rPr>
          <w:rFonts w:ascii="Times New Roman" w:eastAsia="바탕체" w:hAnsi="Times New Roman" w:cs="Times New Roman"/>
          <w:sz w:val="23"/>
          <w:szCs w:val="23"/>
        </w:rPr>
        <w:t> 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하여야</w:t>
      </w:r>
      <w:r w:rsidRPr="007E2BED">
        <w:rPr>
          <w:rFonts w:ascii="Times New Roman" w:eastAsia="바탕체" w:hAnsi="Times New Roman" w:cs="Times New Roman"/>
          <w:sz w:val="23"/>
          <w:szCs w:val="23"/>
        </w:rPr>
        <w:t> 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하며</w:t>
      </w:r>
      <w:r w:rsidRPr="007E2BED">
        <w:rPr>
          <w:rFonts w:ascii="Times New Roman" w:eastAsia="바탕체" w:hAnsi="Times New Roman" w:cs="Times New Roman"/>
          <w:sz w:val="23"/>
          <w:szCs w:val="23"/>
        </w:rPr>
        <w:t>,</w:t>
      </w:r>
      <w:r w:rsidR="00C16EBF"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(ii) 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기타</w:t>
      </w:r>
      <w:r w:rsidRPr="007E2BED">
        <w:rPr>
          <w:rFonts w:ascii="Times New Roman" w:eastAsia="바탕체" w:hAnsi="Times New Roman" w:cs="Times New Roman"/>
          <w:sz w:val="23"/>
          <w:szCs w:val="23"/>
        </w:rPr>
        <w:t> 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특약사항에서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 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달리</w:t>
      </w:r>
      <w:r w:rsidRPr="007E2BED">
        <w:rPr>
          <w:rFonts w:ascii="Times New Roman" w:eastAsia="바탕체" w:hAnsi="Times New Roman" w:cs="Times New Roman"/>
          <w:sz w:val="23"/>
          <w:szCs w:val="23"/>
        </w:rPr>
        <w:t> 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정한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 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경우를</w:t>
      </w:r>
      <w:r w:rsidRPr="007E2BED">
        <w:rPr>
          <w:rFonts w:ascii="Times New Roman" w:eastAsia="바탕체" w:hAnsi="Times New Roman" w:cs="Times New Roman"/>
          <w:sz w:val="23"/>
          <w:szCs w:val="23"/>
        </w:rPr>
        <w:t> 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제외하고는</w:t>
      </w:r>
      <w:r w:rsidRPr="007E2BED">
        <w:rPr>
          <w:rFonts w:ascii="Times New Roman" w:eastAsia="바탕체" w:hAnsi="Times New Roman" w:cs="Times New Roman"/>
          <w:sz w:val="23"/>
          <w:szCs w:val="23"/>
        </w:rPr>
        <w:t> 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분양수입금계좌로부터의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7E2BED">
        <w:rPr>
          <w:rFonts w:ascii="Times New Roman" w:eastAsia="바탕체" w:hAnsi="Times New Roman" w:cs="Times New Roman"/>
          <w:sz w:val="23"/>
          <w:szCs w:val="23"/>
        </w:rPr>
        <w:t>이체금</w:t>
      </w:r>
      <w:proofErr w:type="spellEnd"/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대출금상환계좌로부터의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사업비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7E2BED">
        <w:rPr>
          <w:rFonts w:ascii="Times New Roman" w:eastAsia="바탕체" w:hAnsi="Times New Roman" w:cs="Times New Roman"/>
          <w:sz w:val="23"/>
          <w:szCs w:val="23"/>
        </w:rPr>
        <w:t>전용금</w:t>
      </w:r>
      <w:proofErr w:type="spellEnd"/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부가가치세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7E2BED">
        <w:rPr>
          <w:rFonts w:ascii="Times New Roman" w:eastAsia="바탕체" w:hAnsi="Times New Roman" w:cs="Times New Roman"/>
          <w:sz w:val="23"/>
          <w:szCs w:val="23"/>
        </w:rPr>
        <w:t>환급금</w:t>
      </w:r>
      <w:proofErr w:type="spellEnd"/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등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모든</w:t>
      </w:r>
      <w:r w:rsidRPr="007E2BED">
        <w:rPr>
          <w:rFonts w:ascii="Times New Roman" w:eastAsia="바탕체" w:hAnsi="Times New Roman" w:cs="Times New Roman"/>
          <w:sz w:val="23"/>
          <w:szCs w:val="23"/>
        </w:rPr>
        <w:t> 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현금수입이</w:t>
      </w:r>
      <w:r w:rsidRPr="007E2BED">
        <w:rPr>
          <w:rFonts w:ascii="Times New Roman" w:eastAsia="바탕체" w:hAnsi="Times New Roman" w:cs="Times New Roman"/>
          <w:sz w:val="23"/>
          <w:szCs w:val="23"/>
        </w:rPr>
        <w:t> 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운영계좌로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 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입금되도록</w:t>
      </w:r>
      <w:r w:rsidRPr="007E2BED">
        <w:rPr>
          <w:rFonts w:ascii="Times New Roman" w:eastAsia="바탕체" w:hAnsi="Times New Roman" w:cs="Times New Roman"/>
          <w:sz w:val="23"/>
          <w:szCs w:val="23"/>
        </w:rPr>
        <w:t> 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하여야</w:t>
      </w:r>
      <w:r w:rsidRPr="007E2BED">
        <w:rPr>
          <w:rFonts w:ascii="Times New Roman" w:eastAsia="바탕체" w:hAnsi="Times New Roman" w:cs="Times New Roman"/>
          <w:sz w:val="23"/>
          <w:szCs w:val="23"/>
        </w:rPr>
        <w:t> 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한다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1CA98E49" w14:textId="77777777" w:rsidR="00035C32" w:rsidRPr="007E2BED" w:rsidRDefault="00035C32" w:rsidP="00712ADD">
      <w:pPr>
        <w:pStyle w:val="a4"/>
        <w:numPr>
          <w:ilvl w:val="0"/>
          <w:numId w:val="6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7E2BED">
        <w:rPr>
          <w:rFonts w:ascii="Times New Roman" w:eastAsia="바탕체" w:hAnsi="Times New Roman" w:cs="Times New Roman"/>
          <w:sz w:val="23"/>
          <w:szCs w:val="23"/>
        </w:rPr>
        <w:t>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운영계좌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의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자금집행절차와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갑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이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자금집행관련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증빙서류</w:t>
      </w:r>
      <w:r w:rsidRPr="007E2BED">
        <w:rPr>
          <w:rFonts w:ascii="Times New Roman" w:eastAsia="바탕체" w:hAnsi="Times New Roman" w:cs="Times New Roman"/>
          <w:sz w:val="23"/>
          <w:szCs w:val="23"/>
        </w:rPr>
        <w:t>(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자금집행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용도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proofErr w:type="spellStart"/>
      <w:r w:rsidRPr="007E2BED">
        <w:rPr>
          <w:rFonts w:ascii="Times New Roman" w:eastAsia="바탕체" w:hAnsi="Times New Roman" w:cs="Times New Roman"/>
          <w:sz w:val="23"/>
          <w:szCs w:val="23"/>
        </w:rPr>
        <w:t>지급처</w:t>
      </w:r>
      <w:proofErr w:type="spellEnd"/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지정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등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포함</w:t>
      </w:r>
      <w:r w:rsidRPr="007E2BED">
        <w:rPr>
          <w:rFonts w:ascii="Times New Roman" w:eastAsia="바탕체" w:hAnsi="Times New Roman" w:cs="Times New Roman"/>
          <w:sz w:val="23"/>
          <w:szCs w:val="23"/>
        </w:rPr>
        <w:t>)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를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포함한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자금집행요청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공문을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병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및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에게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송부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(Fax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또는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전자메일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이용</w:t>
      </w:r>
      <w:r w:rsidRPr="007E2BED">
        <w:rPr>
          <w:rFonts w:ascii="Times New Roman" w:eastAsia="바탕체" w:hAnsi="Times New Roman" w:cs="Times New Roman"/>
          <w:sz w:val="23"/>
          <w:szCs w:val="23"/>
        </w:rPr>
        <w:t>)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하고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이에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 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병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및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이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&lt;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별지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8&gt;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양식의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자금집행동의</w:t>
      </w:r>
      <w:r w:rsidRPr="007E2BED">
        <w:rPr>
          <w:rFonts w:ascii="Times New Roman" w:eastAsia="바탕체" w:hAnsi="Times New Roman" w:cs="Times New Roman"/>
          <w:sz w:val="23"/>
          <w:szCs w:val="23"/>
        </w:rPr>
        <w:t>(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요청</w:t>
      </w:r>
      <w:r w:rsidRPr="007E2BED">
        <w:rPr>
          <w:rFonts w:ascii="Times New Roman" w:eastAsia="바탕체" w:hAnsi="Times New Roman" w:cs="Times New Roman"/>
          <w:sz w:val="23"/>
          <w:szCs w:val="23"/>
        </w:rPr>
        <w:t>)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서를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인출예정일의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3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영업일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전까지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을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에게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송부한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경우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을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은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본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조에서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정한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순서에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따라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운영계좌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의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자금을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집행하기로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한다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단</w:t>
      </w:r>
      <w:r w:rsidRPr="007E2BED">
        <w:rPr>
          <w:rFonts w:ascii="Times New Roman" w:eastAsia="바탕체" w:hAnsi="Times New Roman" w:cs="Times New Roman"/>
          <w:sz w:val="23"/>
          <w:szCs w:val="23"/>
        </w:rPr>
        <w:t>, 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을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은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증빙서류가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미흡하거나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지급의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타당성이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결여된다고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판단하는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경우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서류의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보완을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요청하거나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그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지급을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보류할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수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있다</w:t>
      </w:r>
      <w:r w:rsidRPr="007E2BED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FC43A99" w14:textId="77777777" w:rsidR="00035C32" w:rsidRPr="00936D2A" w:rsidRDefault="00035C32" w:rsidP="00712ADD">
      <w:pPr>
        <w:pStyle w:val="a4"/>
        <w:numPr>
          <w:ilvl w:val="0"/>
          <w:numId w:val="6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7E2BED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2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항에도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불구하고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갑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의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워크아웃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부도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회생절차개시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파산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정상적인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업무협조가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불가능한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상황에는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요청만으로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집행할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있으며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어떠한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이의도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제기할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없으며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손해배상의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1608BC47" w14:textId="60D13043" w:rsidR="00035C32" w:rsidRPr="00936D2A" w:rsidRDefault="00035C32" w:rsidP="00712ADD">
      <w:pPr>
        <w:pStyle w:val="a4"/>
        <w:numPr>
          <w:ilvl w:val="0"/>
          <w:numId w:val="6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commentRangeStart w:id="476"/>
      <w:r w:rsidRPr="00936D2A">
        <w:rPr>
          <w:rFonts w:ascii="Times New Roman" w:eastAsia="바탕체" w:hAnsi="Times New Roman" w:cs="Times New Roman"/>
          <w:sz w:val="23"/>
          <w:szCs w:val="23"/>
        </w:rPr>
        <w:t>운영계좌에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입금된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금원은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ins w:id="477" w:author="first20230519" w:date="2025-10-15T17:33:00Z"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대리금융기관</w:t>
        </w:r>
        <w:r w:rsidR="00D96E42" w:rsidRPr="00D96E42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및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>
          <w:rPr>
            <w:rFonts w:ascii="Times New Roman" w:eastAsia="바탕체" w:hAnsi="Times New Roman" w:cs="Times New Roman"/>
            <w:sz w:val="23"/>
            <w:szCs w:val="23"/>
          </w:rPr>
          <w:t>“</w:t>
        </w:r>
        <w:r w:rsidR="00D96E42">
          <w:rPr>
            <w:rFonts w:ascii="Times New Roman" w:eastAsia="바탕체" w:hAnsi="Times New Roman" w:cs="Times New Roman" w:hint="eastAsia"/>
            <w:sz w:val="23"/>
            <w:szCs w:val="23"/>
          </w:rPr>
          <w:t>병</w:t>
        </w:r>
        <w:r w:rsidR="00D96E42">
          <w:rPr>
            <w:rFonts w:ascii="Times New Roman" w:eastAsia="바탕체" w:hAnsi="Times New Roman" w:cs="Times New Roman"/>
            <w:sz w:val="23"/>
            <w:szCs w:val="23"/>
          </w:rPr>
          <w:t>”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의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동의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(</w:t>
        </w:r>
        <w:r w:rsidR="00D96E42">
          <w:rPr>
            <w:rFonts w:ascii="Times New Roman" w:eastAsia="바탕체" w:hAnsi="Times New Roman" w:cs="Times New Roman" w:hint="eastAsia"/>
            <w:sz w:val="23"/>
            <w:szCs w:val="23"/>
          </w:rPr>
          <w:t>대출약정상</w:t>
        </w:r>
        <w:r w:rsid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대주가</w:t>
        </w:r>
        <w:proofErr w:type="spellEnd"/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대표대주</w:t>
        </w:r>
        <w:proofErr w:type="spellEnd"/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지정을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요청하는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경우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이에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따라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대표대주로</w:t>
        </w:r>
        <w:proofErr w:type="spellEnd"/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지정되는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기관의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동의를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포함함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)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하에</w:t>
        </w:r>
        <w:r w:rsidR="00D96E42" w:rsidRPr="00936D2A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</w:ins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순서에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집행함을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원칙으로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ins w:id="478" w:author="first20230519" w:date="2025-10-15T17:33:00Z"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다만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, (</w:t>
        </w:r>
        <w:proofErr w:type="spellStart"/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i</w:t>
        </w:r>
        <w:proofErr w:type="spellEnd"/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) M2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블록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분양계약에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따라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중도금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및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잔금으로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지급되는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금원</w:t>
        </w:r>
        <w:proofErr w:type="spellEnd"/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중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운영계좌로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이체되는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금원은</w:t>
        </w:r>
        <w:proofErr w:type="spellEnd"/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아래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1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호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11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호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12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호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및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13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호의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지급에만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사용하여야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하고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, (ii)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기한의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이익이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상실된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이후에는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아래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각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호에서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정한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대주들</w:t>
        </w:r>
        <w:proofErr w:type="spellEnd"/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사이의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변제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우선순위는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>
          <w:rPr>
            <w:rFonts w:ascii="Times New Roman" w:eastAsia="바탕체" w:hAnsi="Times New Roman" w:cs="Times New Roman" w:hint="eastAsia"/>
            <w:sz w:val="23"/>
            <w:szCs w:val="23"/>
          </w:rPr>
          <w:t>대출약</w:t>
        </w:r>
      </w:ins>
      <w:ins w:id="479" w:author="first20230519" w:date="2025-10-15T17:34:00Z">
        <w:r w:rsidR="00D96E42">
          <w:rPr>
            <w:rFonts w:ascii="Times New Roman" w:eastAsia="바탕체" w:hAnsi="Times New Roman" w:cs="Times New Roman" w:hint="eastAsia"/>
            <w:sz w:val="23"/>
            <w:szCs w:val="23"/>
          </w:rPr>
          <w:t>정</w:t>
        </w:r>
        <w:r w:rsid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</w:ins>
      <w:ins w:id="480" w:author="first20230519" w:date="2025-10-15T17:33:00Z"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5-5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조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2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항에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따른다</w:t>
        </w:r>
        <w:r w:rsidR="00D96E42" w:rsidRPr="00D96E42">
          <w:rPr>
            <w:rFonts w:ascii="Times New Roman" w:eastAsia="바탕체" w:hAnsi="Times New Roman" w:cs="Times New Roman" w:hint="eastAsia"/>
            <w:sz w:val="23"/>
            <w:szCs w:val="23"/>
          </w:rPr>
          <w:t>.</w:t>
        </w:r>
        <w:r w:rsidR="00D96E42"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t xml:space="preserve"> </w:t>
        </w:r>
      </w:ins>
      <w:del w:id="481" w:author="first20230519" w:date="2025-10-15T17:32:00Z"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>(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>다만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 xml:space="preserve">, 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>대출약정에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>따른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>기한의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>이익이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>상실된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>경우에는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>아래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 xml:space="preserve"> 2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>호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>이후의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>자금집행순서는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>대출약정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>제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>5-5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>조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>제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>2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>항에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>따른다</w:delText>
        </w:r>
        <w:r w:rsidRPr="00936D2A" w:rsidDel="00D96E42">
          <w:rPr>
            <w:rFonts w:ascii="Times New Roman" w:eastAsia="바탕체" w:hAnsi="Times New Roman" w:cs="Times New Roman"/>
            <w:sz w:val="23"/>
            <w:szCs w:val="23"/>
          </w:rPr>
          <w:delText>.)</w:delText>
        </w:r>
        <w:r w:rsidR="00000FAE" w:rsidDel="00D96E42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</w:del>
      <w:commentRangeEnd w:id="476"/>
      <w:r w:rsidR="00F76E3A">
        <w:rPr>
          <w:rStyle w:val="af1"/>
        </w:rPr>
        <w:commentReference w:id="476"/>
      </w:r>
      <w:r w:rsidR="00000FAE" w:rsidRPr="00000FAE">
        <w:rPr>
          <w:rFonts w:ascii="Times New Roman" w:eastAsia="바탕체" w:hAnsi="Times New Roman" w:cs="Times New Roman"/>
          <w:sz w:val="23"/>
          <w:szCs w:val="23"/>
          <w:highlight w:val="green"/>
        </w:rPr>
        <w:t xml:space="preserve">[K&amp;C: 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아래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집행순서에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정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1, 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정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2</w:t>
      </w:r>
      <w:r w:rsidR="00000FAE" w:rsidRPr="00000FAE">
        <w:rPr>
          <w:rFonts w:ascii="Times New Roman" w:eastAsia="바탕체" w:hAnsi="Times New Roman" w:cs="Times New Roman"/>
          <w:sz w:val="23"/>
          <w:szCs w:val="23"/>
          <w:highlight w:val="green"/>
        </w:rPr>
        <w:t xml:space="preserve">, 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시공사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외의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다른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우선수익자들의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채권은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기재되어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있지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않아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확인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필요해</w:t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commentRangeStart w:id="482"/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보입니다</w:t>
      </w:r>
      <w:commentRangeEnd w:id="482"/>
      <w:r w:rsidR="003B3EF1">
        <w:rPr>
          <w:rStyle w:val="af1"/>
        </w:rPr>
        <w:commentReference w:id="482"/>
      </w:r>
      <w:r w:rsidR="00000FAE" w:rsidRPr="00000FA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.</w:t>
      </w:r>
      <w:r w:rsidR="00000FAE" w:rsidRPr="00000FAE">
        <w:rPr>
          <w:rFonts w:ascii="Times New Roman" w:eastAsia="바탕체" w:hAnsi="Times New Roman" w:cs="Times New Roman"/>
          <w:sz w:val="23"/>
          <w:szCs w:val="23"/>
          <w:highlight w:val="green"/>
        </w:rPr>
        <w:t>]</w:t>
      </w:r>
    </w:p>
    <w:p w14:paraId="682BA836" w14:textId="77777777" w:rsidR="00035C32" w:rsidRPr="00936D2A" w:rsidRDefault="00035C32" w:rsidP="00712ADD">
      <w:pPr>
        <w:pStyle w:val="a4"/>
        <w:numPr>
          <w:ilvl w:val="0"/>
          <w:numId w:val="6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명의로</w:t>
      </w:r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부과되는</w:t>
      </w:r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제세공과금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재산세</w:t>
      </w:r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종합토지세</w:t>
      </w:r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</w:t>
      </w:r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각종</w:t>
      </w:r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분담금</w:t>
      </w:r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”,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자가</w:t>
      </w:r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proofErr w:type="spellEnd"/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상대로</w:t>
      </w:r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소를</w:t>
      </w:r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제기하거나</w:t>
      </w:r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보전처분</w:t>
      </w:r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강제집행을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함에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소송비용</w:t>
      </w:r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공탁금</w:t>
      </w:r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판결원리금</w:t>
      </w:r>
      <w:r w:rsidR="001C656E"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신탁보수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신탁사무처리비용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6DE11733" w14:textId="77777777" w:rsidR="00035C32" w:rsidRPr="00936D2A" w:rsidRDefault="00035C32" w:rsidP="00712ADD">
      <w:pPr>
        <w:pStyle w:val="a4"/>
        <w:numPr>
          <w:ilvl w:val="0"/>
          <w:numId w:val="6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수분양자에게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반환하여야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분양대금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반환금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지연손해금</w:t>
      </w:r>
    </w:p>
    <w:p w14:paraId="6F43FBD5" w14:textId="77777777" w:rsidR="00035C32" w:rsidRPr="00936D2A" w:rsidRDefault="00035C32" w:rsidP="00712ADD">
      <w:pPr>
        <w:pStyle w:val="a4"/>
        <w:numPr>
          <w:ilvl w:val="0"/>
          <w:numId w:val="6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대출약정서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부수하는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지급기일이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도래한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제반수수료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</w:t>
      </w:r>
    </w:p>
    <w:p w14:paraId="1E210168" w14:textId="77777777" w:rsidR="00035C32" w:rsidRPr="00936D2A" w:rsidRDefault="00035C32" w:rsidP="00712ADD">
      <w:pPr>
        <w:pStyle w:val="a4"/>
        <w:numPr>
          <w:ilvl w:val="0"/>
          <w:numId w:val="6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대출약정서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부수하는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지급기일이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도래한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제반수수료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</w:t>
      </w:r>
    </w:p>
    <w:p w14:paraId="733FC354" w14:textId="77777777" w:rsidR="00035C32" w:rsidRPr="00936D2A" w:rsidRDefault="00035C32" w:rsidP="00712ADD">
      <w:pPr>
        <w:pStyle w:val="a4"/>
        <w:numPr>
          <w:ilvl w:val="0"/>
          <w:numId w:val="6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대출약정서에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대출금에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연체이자</w:t>
      </w:r>
    </w:p>
    <w:p w14:paraId="70355178" w14:textId="77777777" w:rsidR="00035C32" w:rsidRPr="00936D2A" w:rsidRDefault="00035C32" w:rsidP="00712ADD">
      <w:pPr>
        <w:pStyle w:val="a4"/>
        <w:numPr>
          <w:ilvl w:val="0"/>
          <w:numId w:val="6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대출약정서에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대출금에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연체이자</w:t>
      </w:r>
    </w:p>
    <w:p w14:paraId="48834E6C" w14:textId="77777777" w:rsidR="00035C32" w:rsidRPr="00936D2A" w:rsidRDefault="00035C32" w:rsidP="00712ADD">
      <w:pPr>
        <w:pStyle w:val="a4"/>
        <w:numPr>
          <w:ilvl w:val="0"/>
          <w:numId w:val="6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대출약정서에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지급기일이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도래한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대출금에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대출이자</w:t>
      </w:r>
    </w:p>
    <w:p w14:paraId="70645960" w14:textId="77777777" w:rsidR="00035C32" w:rsidRPr="00936D2A" w:rsidRDefault="00035C32" w:rsidP="00712ADD">
      <w:pPr>
        <w:pStyle w:val="a4"/>
        <w:numPr>
          <w:ilvl w:val="0"/>
          <w:numId w:val="6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대출약정서에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지급기일이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도래한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대출금에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대출이자</w:t>
      </w:r>
    </w:p>
    <w:p w14:paraId="54C5B767" w14:textId="77777777" w:rsidR="00035C32" w:rsidRPr="00936D2A" w:rsidRDefault="00035C32" w:rsidP="00712ADD">
      <w:pPr>
        <w:pStyle w:val="a4"/>
        <w:numPr>
          <w:ilvl w:val="0"/>
          <w:numId w:val="6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대출약정서에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지급기일이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도래한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대출원금</w:t>
      </w:r>
    </w:p>
    <w:p w14:paraId="4019CA40" w14:textId="77777777" w:rsidR="00035C32" w:rsidRPr="00936D2A" w:rsidRDefault="00035C32" w:rsidP="00712ADD">
      <w:pPr>
        <w:pStyle w:val="a4"/>
        <w:numPr>
          <w:ilvl w:val="0"/>
          <w:numId w:val="6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대출약정서에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지급기일이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도래한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대출원금</w:t>
      </w:r>
    </w:p>
    <w:p w14:paraId="3870DF4E" w14:textId="77777777" w:rsidR="00035C32" w:rsidRPr="00936D2A" w:rsidRDefault="00035C32" w:rsidP="00712ADD">
      <w:pPr>
        <w:pStyle w:val="a4"/>
        <w:numPr>
          <w:ilvl w:val="0"/>
          <w:numId w:val="6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1E7E30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공사대금을</w:t>
      </w:r>
      <w:r w:rsidRPr="001E7E30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 </w:t>
      </w:r>
      <w:r w:rsidRPr="001E7E30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제외한</w:t>
      </w:r>
      <w:r w:rsidRPr="001E7E30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준공필수사업비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 </w:t>
      </w:r>
      <w:r w:rsidR="003E693E" w:rsidRPr="003E693E">
        <w:rPr>
          <w:rFonts w:ascii="Times New Roman" w:eastAsia="바탕체" w:hAnsi="Times New Roman" w:cs="Times New Roman"/>
          <w:sz w:val="23"/>
          <w:szCs w:val="23"/>
          <w:highlight w:val="green"/>
        </w:rPr>
        <w:t>[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K&amp;C:</w:t>
      </w:r>
      <w:r w:rsidR="003E693E" w:rsidRPr="003E693E">
        <w:rPr>
          <w:rFonts w:ascii="Times New Roman" w:eastAsia="바탕체" w:hAnsi="Times New Roman" w:cs="Times New Roman"/>
          <w:sz w:val="23"/>
          <w:szCs w:val="23"/>
          <w:highlight w:val="green"/>
        </w:rPr>
        <w:t xml:space="preserve"> 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준공필수사업비가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대출원금보다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후순위인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것이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맞는지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확인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바랍니다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.</w:t>
      </w:r>
      <w:r w:rsidR="003E693E" w:rsidRPr="003E693E">
        <w:rPr>
          <w:rFonts w:ascii="Times New Roman" w:eastAsia="바탕체" w:hAnsi="Times New Roman" w:cs="Times New Roman"/>
          <w:sz w:val="23"/>
          <w:szCs w:val="23"/>
          <w:highlight w:val="green"/>
        </w:rPr>
        <w:t>]</w:t>
      </w:r>
    </w:p>
    <w:p w14:paraId="5D3375F2" w14:textId="77777777" w:rsidR="00035C32" w:rsidRPr="00936D2A" w:rsidRDefault="00035C32" w:rsidP="00712ADD">
      <w:pPr>
        <w:pStyle w:val="a4"/>
        <w:numPr>
          <w:ilvl w:val="0"/>
          <w:numId w:val="6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commentRangeStart w:id="483"/>
      <w:r w:rsidRPr="00326A52">
        <w:rPr>
          <w:rFonts w:ascii="Times New Roman" w:eastAsia="바탕체" w:hAnsi="Times New Roman" w:cs="Times New Roman"/>
          <w:color w:val="FF0000"/>
          <w:sz w:val="23"/>
          <w:szCs w:val="23"/>
        </w:rPr>
        <w:t>공사도급계약에</w:t>
      </w:r>
      <w:r w:rsidRPr="00326A52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326A52">
        <w:rPr>
          <w:rFonts w:ascii="Times New Roman" w:eastAsia="바탕체" w:hAnsi="Times New Roman" w:cs="Times New Roman"/>
          <w:color w:val="FF0000"/>
          <w:sz w:val="23"/>
          <w:szCs w:val="23"/>
        </w:rPr>
        <w:t>따른</w:t>
      </w:r>
      <w:r w:rsidRPr="00326A52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326A52">
        <w:rPr>
          <w:rFonts w:ascii="Times New Roman" w:eastAsia="바탕체" w:hAnsi="Times New Roman" w:cs="Times New Roman"/>
          <w:color w:val="FF0000"/>
          <w:sz w:val="23"/>
          <w:szCs w:val="23"/>
        </w:rPr>
        <w:t>최초</w:t>
      </w:r>
      <w:r w:rsidRPr="00326A52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326A52">
        <w:rPr>
          <w:rFonts w:ascii="Times New Roman" w:eastAsia="바탕체" w:hAnsi="Times New Roman" w:cs="Times New Roman"/>
          <w:color w:val="FF0000"/>
          <w:sz w:val="23"/>
          <w:szCs w:val="23"/>
        </w:rPr>
        <w:t>공사대금</w:t>
      </w:r>
      <w:r w:rsidR="003E693E" w:rsidRPr="00326A52">
        <w:rPr>
          <w:rFonts w:ascii="Times New Roman" w:eastAsia="바탕체" w:hAnsi="Times New Roman" w:cs="Times New Roman" w:hint="eastAsia"/>
          <w:color w:val="FF0000"/>
          <w:sz w:val="23"/>
          <w:szCs w:val="23"/>
        </w:rPr>
        <w:t xml:space="preserve"> </w:t>
      </w:r>
      <w:commentRangeEnd w:id="483"/>
      <w:r w:rsidR="001E7E30">
        <w:rPr>
          <w:rStyle w:val="af1"/>
        </w:rPr>
        <w:commentReference w:id="483"/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[</w:t>
      </w:r>
      <w:r w:rsidR="003E693E" w:rsidRPr="003E693E">
        <w:rPr>
          <w:rFonts w:ascii="Times New Roman" w:eastAsia="바탕체" w:hAnsi="Times New Roman" w:cs="Times New Roman"/>
          <w:sz w:val="23"/>
          <w:szCs w:val="23"/>
          <w:highlight w:val="green"/>
        </w:rPr>
        <w:t xml:space="preserve">K&amp;C: 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최초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공사대금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중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PF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대출금</w:t>
      </w:r>
      <w:r w:rsid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등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으로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지급</w:t>
      </w:r>
      <w:r w:rsid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재원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이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확보된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비율은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대출원금보다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위의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순위가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되는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것이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보통인데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,</w:t>
      </w:r>
      <w:r w:rsidR="003E693E" w:rsidRPr="003E693E">
        <w:rPr>
          <w:rFonts w:ascii="Times New Roman" w:eastAsia="바탕체" w:hAnsi="Times New Roman" w:cs="Times New Roman"/>
          <w:sz w:val="23"/>
          <w:szCs w:val="23"/>
          <w:highlight w:val="green"/>
        </w:rPr>
        <w:t xml:space="preserve"> 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확인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바랍니다</w:t>
      </w:r>
      <w:r w:rsidR="003E693E" w:rsidRPr="003E693E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.]</w:t>
      </w:r>
    </w:p>
    <w:p w14:paraId="1A40B11D" w14:textId="77777777" w:rsidR="00035C32" w:rsidRPr="001E7E30" w:rsidRDefault="00035C32" w:rsidP="00712ADD">
      <w:pPr>
        <w:pStyle w:val="a4"/>
        <w:numPr>
          <w:ilvl w:val="0"/>
          <w:numId w:val="6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color w:val="000000" w:themeColor="text1"/>
          <w:sz w:val="23"/>
          <w:szCs w:val="23"/>
        </w:rPr>
      </w:pPr>
      <w:r w:rsidRPr="001E7E30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최초</w:t>
      </w:r>
      <w:r w:rsidRPr="001E7E30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1E7E30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공사대금에서</w:t>
      </w:r>
      <w:r w:rsidRPr="001E7E30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1E7E30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증액된</w:t>
      </w:r>
      <w:r w:rsidRPr="001E7E30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1E7E30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공사대금</w:t>
      </w:r>
    </w:p>
    <w:p w14:paraId="3ED7641A" w14:textId="77777777" w:rsidR="00035C32" w:rsidRPr="001E7E30" w:rsidRDefault="00035C32" w:rsidP="00712ADD">
      <w:pPr>
        <w:pStyle w:val="a4"/>
        <w:numPr>
          <w:ilvl w:val="0"/>
          <w:numId w:val="6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color w:val="000000" w:themeColor="text1"/>
          <w:sz w:val="23"/>
          <w:szCs w:val="23"/>
        </w:rPr>
      </w:pPr>
      <w:r w:rsidRPr="001E7E30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공사대금</w:t>
      </w:r>
      <w:r w:rsidRPr="001E7E30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 xml:space="preserve"> </w:t>
      </w:r>
      <w:r w:rsidRPr="001E7E30">
        <w:rPr>
          <w:rFonts w:ascii="Times New Roman" w:eastAsia="바탕체" w:hAnsi="Times New Roman" w:cs="Times New Roman"/>
          <w:color w:val="000000" w:themeColor="text1"/>
          <w:sz w:val="23"/>
          <w:szCs w:val="23"/>
        </w:rPr>
        <w:t>연체이자</w:t>
      </w:r>
    </w:p>
    <w:p w14:paraId="6828069F" w14:textId="77777777" w:rsidR="00035C32" w:rsidRPr="00936D2A" w:rsidRDefault="00035C32" w:rsidP="00712ADD">
      <w:pPr>
        <w:pStyle w:val="a4"/>
        <w:numPr>
          <w:ilvl w:val="0"/>
          <w:numId w:val="6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언급되지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않은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6292DF0C" w14:textId="77777777" w:rsidR="00035C32" w:rsidRPr="00936D2A" w:rsidRDefault="00035C32" w:rsidP="00712ADD">
      <w:pPr>
        <w:pStyle w:val="a4"/>
        <w:numPr>
          <w:ilvl w:val="0"/>
          <w:numId w:val="6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후순위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</w:t>
      </w:r>
    </w:p>
    <w:p w14:paraId="3783AEAB" w14:textId="77777777" w:rsidR="00035C32" w:rsidRPr="00936D2A" w:rsidRDefault="00035C32" w:rsidP="00712ADD">
      <w:pPr>
        <w:pStyle w:val="a4"/>
        <w:numPr>
          <w:ilvl w:val="0"/>
          <w:numId w:val="6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="005F3097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사업이익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="005F3097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대출원리금을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피담보채무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신탁사무처리비용이</w:t>
      </w:r>
      <w:r w:rsidR="005F3097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전액</w:t>
      </w:r>
      <w:r w:rsidR="005F3097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지급된</w:t>
      </w:r>
      <w:r w:rsidR="005F3097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이후</w:t>
      </w:r>
      <w:r w:rsidR="005F3097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지급가능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691058B7" w14:textId="57FF5048" w:rsidR="003258D6" w:rsidRPr="003258D6" w:rsidRDefault="003258D6" w:rsidP="00712ADD">
      <w:pPr>
        <w:pStyle w:val="a4"/>
        <w:numPr>
          <w:ilvl w:val="0"/>
          <w:numId w:val="68"/>
        </w:numPr>
        <w:wordWrap w:val="0"/>
        <w:spacing w:line="420" w:lineRule="atLeast"/>
        <w:ind w:leftChars="0"/>
        <w:jc w:val="both"/>
        <w:rPr>
          <w:ins w:id="484" w:author="first20230519" w:date="2025-10-15T17:34:00Z"/>
          <w:rFonts w:ascii="Times New Roman" w:eastAsia="바탕체"/>
          <w:bCs/>
          <w:snapToGrid w:val="0"/>
        </w:rPr>
      </w:pPr>
      <w:ins w:id="485" w:author="first20230519" w:date="2025-10-15T17:35:00Z">
        <w:r w:rsidRPr="00084CE7">
          <w:rPr>
            <w:rFonts w:ascii="Times New Roman" w:eastAsia="바탕체" w:hint="eastAsia"/>
            <w:bCs/>
            <w:snapToGrid w:val="0"/>
          </w:rPr>
          <w:t>대리금융기관은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>
          <w:rPr>
            <w:rFonts w:ascii="Times New Roman" w:eastAsia="바탕체" w:hint="eastAsia"/>
            <w:bCs/>
            <w:snapToGrid w:val="0"/>
          </w:rPr>
          <w:t>전</w:t>
        </w:r>
        <w:r w:rsidRPr="00084CE7">
          <w:rPr>
            <w:rFonts w:ascii="Times New Roman" w:eastAsia="바탕체" w:hint="eastAsia"/>
            <w:bCs/>
            <w:snapToGrid w:val="0"/>
          </w:rPr>
          <w:t>항의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 w:rsidRPr="00084CE7">
          <w:rPr>
            <w:rFonts w:ascii="Times New Roman" w:eastAsia="바탕체" w:hint="eastAsia"/>
            <w:bCs/>
            <w:snapToGrid w:val="0"/>
          </w:rPr>
          <w:t>운영계좌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 w:rsidRPr="00084CE7">
          <w:rPr>
            <w:rFonts w:ascii="Times New Roman" w:eastAsia="바탕체" w:hint="eastAsia"/>
            <w:bCs/>
            <w:snapToGrid w:val="0"/>
          </w:rPr>
          <w:t>지출우선순위의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 w:rsidRPr="00084CE7">
          <w:rPr>
            <w:rFonts w:ascii="Times New Roman" w:eastAsia="바탕체" w:hint="eastAsia"/>
            <w:bCs/>
            <w:snapToGrid w:val="0"/>
          </w:rPr>
          <w:t>각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 w:rsidRPr="00084CE7">
          <w:rPr>
            <w:rFonts w:ascii="Times New Roman" w:eastAsia="바탕체" w:hint="eastAsia"/>
            <w:bCs/>
            <w:snapToGrid w:val="0"/>
          </w:rPr>
          <w:t>호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 w:rsidRPr="00084CE7">
          <w:rPr>
            <w:rFonts w:ascii="Times New Roman" w:eastAsia="바탕체" w:hint="eastAsia"/>
            <w:bCs/>
            <w:snapToGrid w:val="0"/>
          </w:rPr>
          <w:t>중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 w:rsidRPr="00084CE7">
          <w:rPr>
            <w:rFonts w:ascii="Times New Roman" w:eastAsia="바탕체" w:hint="eastAsia"/>
            <w:bCs/>
            <w:snapToGrid w:val="0"/>
          </w:rPr>
          <w:t>어느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 w:rsidRPr="00084CE7">
          <w:rPr>
            <w:rFonts w:ascii="Times New Roman" w:eastAsia="바탕체" w:hint="eastAsia"/>
            <w:bCs/>
            <w:snapToGrid w:val="0"/>
          </w:rPr>
          <w:t>항목의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 w:rsidRPr="00084CE7">
          <w:rPr>
            <w:rFonts w:ascii="Times New Roman" w:eastAsia="바탕체" w:hint="eastAsia"/>
            <w:bCs/>
            <w:snapToGrid w:val="0"/>
          </w:rPr>
          <w:t>지급기일이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 w:rsidRPr="00084CE7">
          <w:rPr>
            <w:rFonts w:ascii="Times New Roman" w:eastAsia="바탕체" w:hint="eastAsia"/>
            <w:bCs/>
            <w:snapToGrid w:val="0"/>
          </w:rPr>
          <w:t>다른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 w:rsidRPr="00084CE7">
          <w:rPr>
            <w:rFonts w:ascii="Times New Roman" w:eastAsia="바탕체" w:hint="eastAsia"/>
            <w:bCs/>
            <w:snapToGrid w:val="0"/>
          </w:rPr>
          <w:t>항목의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 w:rsidRPr="00084CE7">
          <w:rPr>
            <w:rFonts w:ascii="Times New Roman" w:eastAsia="바탕체" w:hint="eastAsia"/>
            <w:bCs/>
            <w:snapToGrid w:val="0"/>
          </w:rPr>
          <w:t>지급기일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 w:rsidRPr="00084CE7">
          <w:rPr>
            <w:rFonts w:ascii="Times New Roman" w:eastAsia="바탕체" w:hint="eastAsia"/>
            <w:bCs/>
            <w:snapToGrid w:val="0"/>
          </w:rPr>
          <w:t>전에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 w:rsidRPr="00084CE7">
          <w:rPr>
            <w:rFonts w:ascii="Times New Roman" w:eastAsia="바탕체" w:hint="eastAsia"/>
            <w:bCs/>
            <w:snapToGrid w:val="0"/>
          </w:rPr>
          <w:t>도래하는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 w:rsidRPr="00084CE7">
          <w:rPr>
            <w:rFonts w:ascii="Times New Roman" w:eastAsia="바탕체" w:hint="eastAsia"/>
            <w:bCs/>
            <w:snapToGrid w:val="0"/>
          </w:rPr>
          <w:t>경우에는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 w:rsidRPr="00084CE7">
          <w:rPr>
            <w:rFonts w:ascii="Times New Roman" w:eastAsia="바탕체" w:hint="eastAsia"/>
            <w:bCs/>
            <w:snapToGrid w:val="0"/>
          </w:rPr>
          <w:t>해당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 w:rsidRPr="00084CE7">
          <w:rPr>
            <w:rFonts w:ascii="Times New Roman" w:eastAsia="바탕체" w:hint="eastAsia"/>
            <w:bCs/>
            <w:snapToGrid w:val="0"/>
          </w:rPr>
          <w:t>소요자금을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 w:rsidRPr="00084CE7">
          <w:rPr>
            <w:rFonts w:ascii="Times New Roman" w:eastAsia="바탕체" w:hint="eastAsia"/>
            <w:bCs/>
            <w:snapToGrid w:val="0"/>
          </w:rPr>
          <w:t>해당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 w:rsidRPr="00084CE7">
          <w:rPr>
            <w:rFonts w:ascii="Times New Roman" w:eastAsia="바탕체" w:hint="eastAsia"/>
            <w:bCs/>
            <w:snapToGrid w:val="0"/>
          </w:rPr>
          <w:t>소요자금의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 w:rsidRPr="00084CE7">
          <w:rPr>
            <w:rFonts w:ascii="Times New Roman" w:eastAsia="바탕체" w:hint="eastAsia"/>
            <w:bCs/>
            <w:snapToGrid w:val="0"/>
          </w:rPr>
          <w:t>지급기일에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 w:rsidRPr="00084CE7">
          <w:rPr>
            <w:rFonts w:ascii="Times New Roman" w:eastAsia="바탕체" w:hint="eastAsia"/>
            <w:bCs/>
            <w:snapToGrid w:val="0"/>
          </w:rPr>
          <w:t>운영계좌에서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 w:rsidRPr="00084CE7">
          <w:rPr>
            <w:rFonts w:ascii="Times New Roman" w:eastAsia="바탕체" w:hint="eastAsia"/>
            <w:bCs/>
            <w:snapToGrid w:val="0"/>
          </w:rPr>
          <w:t>인출하여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 w:rsidRPr="00084CE7">
          <w:rPr>
            <w:rFonts w:ascii="Times New Roman" w:eastAsia="바탕체" w:hint="eastAsia"/>
            <w:bCs/>
            <w:snapToGrid w:val="0"/>
          </w:rPr>
          <w:t>지급하기로</w:t>
        </w:r>
        <w:r w:rsidRPr="00084CE7">
          <w:rPr>
            <w:rFonts w:ascii="Times New Roman" w:eastAsia="바탕체" w:hint="eastAsia"/>
            <w:bCs/>
            <w:snapToGrid w:val="0"/>
          </w:rPr>
          <w:t xml:space="preserve"> </w:t>
        </w:r>
        <w:r w:rsidRPr="0004795B">
          <w:rPr>
            <w:rFonts w:ascii="Times New Roman" w:eastAsia="바탕체" w:hint="eastAsia"/>
            <w:bCs/>
            <w:snapToGrid w:val="0"/>
          </w:rPr>
          <w:t>하되</w:t>
        </w:r>
        <w:r w:rsidRPr="0004795B">
          <w:rPr>
            <w:rFonts w:ascii="Times New Roman" w:eastAsia="바탕체" w:hint="eastAsia"/>
            <w:bCs/>
            <w:snapToGrid w:val="0"/>
          </w:rPr>
          <w:t xml:space="preserve">, </w:t>
        </w:r>
        <w:proofErr w:type="spellStart"/>
        <w:r w:rsidRPr="0004795B">
          <w:rPr>
            <w:rFonts w:ascii="Times New Roman" w:eastAsia="바탕체" w:hint="eastAsia"/>
            <w:bCs/>
            <w:snapToGrid w:val="0"/>
          </w:rPr>
          <w:t>선순위</w:t>
        </w:r>
        <w:proofErr w:type="spellEnd"/>
        <w:r w:rsidRPr="0004795B">
          <w:rPr>
            <w:rFonts w:ascii="Times New Roman" w:eastAsia="바탕체" w:hint="eastAsia"/>
            <w:bCs/>
            <w:snapToGrid w:val="0"/>
          </w:rPr>
          <w:t xml:space="preserve"> </w:t>
        </w:r>
        <w:r w:rsidRPr="0004795B">
          <w:rPr>
            <w:rFonts w:ascii="Times New Roman" w:eastAsia="바탕체" w:hint="eastAsia"/>
            <w:bCs/>
            <w:snapToGrid w:val="0"/>
          </w:rPr>
          <w:t>항목을</w:t>
        </w:r>
        <w:r w:rsidRPr="0004795B">
          <w:rPr>
            <w:rFonts w:ascii="Times New Roman" w:eastAsia="바탕체" w:hint="eastAsia"/>
            <w:bCs/>
            <w:snapToGrid w:val="0"/>
          </w:rPr>
          <w:t xml:space="preserve"> </w:t>
        </w:r>
        <w:r w:rsidRPr="0004795B">
          <w:rPr>
            <w:rFonts w:ascii="Times New Roman" w:eastAsia="바탕체" w:hint="eastAsia"/>
            <w:bCs/>
            <w:snapToGrid w:val="0"/>
          </w:rPr>
          <w:t>지급하지</w:t>
        </w:r>
        <w:r w:rsidRPr="0004795B">
          <w:rPr>
            <w:rFonts w:ascii="Times New Roman" w:eastAsia="바탕체" w:hint="eastAsia"/>
            <w:bCs/>
            <w:snapToGrid w:val="0"/>
          </w:rPr>
          <w:t xml:space="preserve"> </w:t>
        </w:r>
        <w:r w:rsidRPr="0004795B">
          <w:rPr>
            <w:rFonts w:ascii="Times New Roman" w:eastAsia="바탕체" w:hint="eastAsia"/>
            <w:bCs/>
            <w:snapToGrid w:val="0"/>
          </w:rPr>
          <w:t>못할</w:t>
        </w:r>
        <w:r w:rsidRPr="0004795B">
          <w:rPr>
            <w:rFonts w:ascii="Times New Roman" w:eastAsia="바탕체" w:hint="eastAsia"/>
            <w:bCs/>
            <w:snapToGrid w:val="0"/>
          </w:rPr>
          <w:t xml:space="preserve"> </w:t>
        </w:r>
        <w:r w:rsidRPr="0004795B">
          <w:rPr>
            <w:rFonts w:ascii="Times New Roman" w:eastAsia="바탕체" w:hint="eastAsia"/>
            <w:bCs/>
            <w:snapToGrid w:val="0"/>
          </w:rPr>
          <w:t>것으로</w:t>
        </w:r>
        <w:r w:rsidRPr="0004795B">
          <w:rPr>
            <w:rFonts w:ascii="Times New Roman" w:eastAsia="바탕체" w:hint="eastAsia"/>
            <w:bCs/>
            <w:snapToGrid w:val="0"/>
          </w:rPr>
          <w:t xml:space="preserve"> </w:t>
        </w:r>
        <w:r w:rsidRPr="0004795B">
          <w:rPr>
            <w:rFonts w:ascii="Times New Roman" w:eastAsia="바탕체" w:hint="eastAsia"/>
            <w:bCs/>
            <w:snapToGrid w:val="0"/>
          </w:rPr>
          <w:t>예상되는</w:t>
        </w:r>
        <w:r w:rsidRPr="0004795B">
          <w:rPr>
            <w:rFonts w:ascii="Times New Roman" w:eastAsia="바탕체" w:hint="eastAsia"/>
            <w:bCs/>
            <w:snapToGrid w:val="0"/>
          </w:rPr>
          <w:t xml:space="preserve"> </w:t>
        </w:r>
        <w:r w:rsidRPr="0004795B">
          <w:rPr>
            <w:rFonts w:ascii="Times New Roman" w:eastAsia="바탕체" w:hint="eastAsia"/>
            <w:bCs/>
            <w:snapToGrid w:val="0"/>
          </w:rPr>
          <w:t>경우에는</w:t>
        </w:r>
        <w:r w:rsidRPr="0004795B">
          <w:rPr>
            <w:rFonts w:ascii="Times New Roman" w:eastAsia="바탕체" w:hint="eastAsia"/>
            <w:bCs/>
            <w:snapToGrid w:val="0"/>
          </w:rPr>
          <w:t xml:space="preserve"> </w:t>
        </w:r>
        <w:r w:rsidRPr="0004795B">
          <w:rPr>
            <w:rFonts w:ascii="Times New Roman" w:eastAsia="바탕체" w:hint="eastAsia"/>
            <w:bCs/>
            <w:snapToGrid w:val="0"/>
          </w:rPr>
          <w:t>선순위항목의</w:t>
        </w:r>
        <w:r w:rsidRPr="0004795B">
          <w:rPr>
            <w:rFonts w:ascii="Times New Roman" w:eastAsia="바탕체" w:hint="eastAsia"/>
            <w:bCs/>
            <w:snapToGrid w:val="0"/>
          </w:rPr>
          <w:t xml:space="preserve"> </w:t>
        </w:r>
        <w:r w:rsidRPr="0004795B">
          <w:rPr>
            <w:rFonts w:ascii="Times New Roman" w:eastAsia="바탕체" w:hint="eastAsia"/>
            <w:bCs/>
            <w:snapToGrid w:val="0"/>
          </w:rPr>
          <w:t>지급을</w:t>
        </w:r>
        <w:r w:rsidRPr="0004795B">
          <w:rPr>
            <w:rFonts w:ascii="Times New Roman" w:eastAsia="바탕체" w:hint="eastAsia"/>
            <w:bCs/>
            <w:snapToGrid w:val="0"/>
          </w:rPr>
          <w:t xml:space="preserve"> </w:t>
        </w:r>
        <w:r w:rsidRPr="0004795B">
          <w:rPr>
            <w:rFonts w:ascii="Times New Roman" w:eastAsia="바탕체" w:hint="eastAsia"/>
            <w:bCs/>
            <w:snapToGrid w:val="0"/>
          </w:rPr>
          <w:t>위하여</w:t>
        </w:r>
        <w:r w:rsidRPr="0004795B">
          <w:rPr>
            <w:rFonts w:ascii="Times New Roman" w:eastAsia="바탕체" w:hint="eastAsia"/>
            <w:bCs/>
            <w:snapToGrid w:val="0"/>
          </w:rPr>
          <w:t xml:space="preserve"> </w:t>
        </w:r>
        <w:proofErr w:type="spellStart"/>
        <w:r w:rsidRPr="0004795B">
          <w:rPr>
            <w:rFonts w:ascii="Times New Roman" w:eastAsia="바탕체" w:hint="eastAsia"/>
            <w:bCs/>
            <w:snapToGrid w:val="0"/>
          </w:rPr>
          <w:t>후순위항목의</w:t>
        </w:r>
        <w:proofErr w:type="spellEnd"/>
        <w:r w:rsidRPr="0004795B">
          <w:rPr>
            <w:rFonts w:ascii="Times New Roman" w:eastAsia="바탕체" w:hint="eastAsia"/>
            <w:bCs/>
            <w:snapToGrid w:val="0"/>
          </w:rPr>
          <w:t xml:space="preserve"> </w:t>
        </w:r>
        <w:r w:rsidRPr="0004795B">
          <w:rPr>
            <w:rFonts w:ascii="Times New Roman" w:eastAsia="바탕체" w:hint="eastAsia"/>
            <w:bCs/>
            <w:snapToGrid w:val="0"/>
          </w:rPr>
          <w:t>지급에</w:t>
        </w:r>
        <w:r w:rsidRPr="0004795B">
          <w:rPr>
            <w:rFonts w:ascii="Times New Roman" w:eastAsia="바탕체" w:hint="eastAsia"/>
            <w:bCs/>
            <w:snapToGrid w:val="0"/>
          </w:rPr>
          <w:t xml:space="preserve"> </w:t>
        </w:r>
        <w:r w:rsidRPr="0004795B">
          <w:rPr>
            <w:rFonts w:ascii="Times New Roman" w:eastAsia="바탕체" w:hint="eastAsia"/>
            <w:bCs/>
            <w:snapToGrid w:val="0"/>
          </w:rPr>
          <w:t>대한</w:t>
        </w:r>
        <w:r w:rsidRPr="0004795B">
          <w:rPr>
            <w:rFonts w:ascii="Times New Roman" w:eastAsia="바탕체" w:hint="eastAsia"/>
            <w:bCs/>
            <w:snapToGrid w:val="0"/>
          </w:rPr>
          <w:t xml:space="preserve"> </w:t>
        </w:r>
        <w:r w:rsidRPr="0004795B">
          <w:rPr>
            <w:rFonts w:ascii="Times New Roman" w:eastAsia="바탕체" w:hint="eastAsia"/>
            <w:bCs/>
            <w:snapToGrid w:val="0"/>
          </w:rPr>
          <w:t>자금</w:t>
        </w:r>
        <w:r w:rsidRPr="0004795B">
          <w:rPr>
            <w:rFonts w:ascii="Times New Roman" w:eastAsia="바탕체" w:hint="eastAsia"/>
            <w:bCs/>
            <w:snapToGrid w:val="0"/>
          </w:rPr>
          <w:t xml:space="preserve"> </w:t>
        </w:r>
        <w:r w:rsidRPr="0004795B">
          <w:rPr>
            <w:rFonts w:ascii="Times New Roman" w:eastAsia="바탕체" w:hint="eastAsia"/>
            <w:bCs/>
            <w:snapToGrid w:val="0"/>
          </w:rPr>
          <w:t>집행을</w:t>
        </w:r>
        <w:r w:rsidRPr="0004795B">
          <w:rPr>
            <w:rFonts w:ascii="Times New Roman" w:eastAsia="바탕체" w:hint="eastAsia"/>
            <w:bCs/>
            <w:snapToGrid w:val="0"/>
          </w:rPr>
          <w:t xml:space="preserve"> </w:t>
        </w:r>
        <w:r w:rsidRPr="0004795B">
          <w:rPr>
            <w:rFonts w:ascii="Times New Roman" w:eastAsia="바탕체" w:hint="eastAsia"/>
            <w:bCs/>
            <w:snapToGrid w:val="0"/>
          </w:rPr>
          <w:t>거절</w:t>
        </w:r>
        <w:r w:rsidRPr="0004795B">
          <w:rPr>
            <w:rFonts w:ascii="Times New Roman" w:eastAsia="바탕체" w:hint="eastAsia"/>
            <w:bCs/>
            <w:snapToGrid w:val="0"/>
          </w:rPr>
          <w:t xml:space="preserve"> </w:t>
        </w:r>
        <w:r w:rsidRPr="0004795B">
          <w:rPr>
            <w:rFonts w:ascii="Times New Roman" w:eastAsia="바탕체" w:hint="eastAsia"/>
            <w:bCs/>
            <w:snapToGrid w:val="0"/>
          </w:rPr>
          <w:t>또는</w:t>
        </w:r>
        <w:r w:rsidRPr="0004795B">
          <w:rPr>
            <w:rFonts w:ascii="Times New Roman" w:eastAsia="바탕체" w:hint="eastAsia"/>
            <w:bCs/>
            <w:snapToGrid w:val="0"/>
          </w:rPr>
          <w:t xml:space="preserve"> </w:t>
        </w:r>
        <w:r w:rsidRPr="0004795B">
          <w:rPr>
            <w:rFonts w:ascii="Times New Roman" w:eastAsia="바탕체" w:hint="eastAsia"/>
            <w:bCs/>
            <w:snapToGrid w:val="0"/>
          </w:rPr>
          <w:t>보류할</w:t>
        </w:r>
        <w:r w:rsidRPr="0004795B">
          <w:rPr>
            <w:rFonts w:ascii="Times New Roman" w:eastAsia="바탕체" w:hint="eastAsia"/>
            <w:bCs/>
            <w:snapToGrid w:val="0"/>
          </w:rPr>
          <w:t xml:space="preserve"> </w:t>
        </w:r>
        <w:r w:rsidRPr="0004795B">
          <w:rPr>
            <w:rFonts w:ascii="Times New Roman" w:eastAsia="바탕체" w:hint="eastAsia"/>
            <w:bCs/>
            <w:snapToGrid w:val="0"/>
          </w:rPr>
          <w:t>수</w:t>
        </w:r>
        <w:r w:rsidRPr="0004795B">
          <w:rPr>
            <w:rFonts w:ascii="Times New Roman" w:eastAsia="바탕체" w:hint="eastAsia"/>
            <w:bCs/>
            <w:snapToGrid w:val="0"/>
          </w:rPr>
          <w:t xml:space="preserve"> </w:t>
        </w:r>
        <w:r w:rsidRPr="0004795B">
          <w:rPr>
            <w:rFonts w:ascii="Times New Roman" w:eastAsia="바탕체" w:hint="eastAsia"/>
            <w:bCs/>
            <w:snapToGrid w:val="0"/>
          </w:rPr>
          <w:t>있다</w:t>
        </w:r>
        <w:r w:rsidRPr="0004795B">
          <w:rPr>
            <w:rFonts w:ascii="Times New Roman" w:eastAsia="바탕체" w:hint="eastAsia"/>
            <w:bCs/>
            <w:snapToGrid w:val="0"/>
          </w:rPr>
          <w:t xml:space="preserve">. </w:t>
        </w:r>
        <w:r w:rsidRPr="003258D6">
          <w:rPr>
            <w:rFonts w:ascii="Times New Roman" w:eastAsia="바탕체" w:hint="eastAsia"/>
            <w:bCs/>
            <w:snapToGrid w:val="0"/>
          </w:rPr>
          <w:t>(</w:t>
        </w:r>
        <w:r w:rsidRPr="003258D6">
          <w:rPr>
            <w:rFonts w:ascii="Times New Roman" w:eastAsia="바탕체" w:hint="eastAsia"/>
            <w:bCs/>
            <w:snapToGrid w:val="0"/>
          </w:rPr>
          <w:t>단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, </w:t>
        </w:r>
        <w:r w:rsidRPr="003258D6">
          <w:rPr>
            <w:rFonts w:ascii="Times New Roman" w:eastAsia="바탕체" w:hint="eastAsia"/>
            <w:bCs/>
            <w:snapToGrid w:val="0"/>
          </w:rPr>
          <w:t>지급기일이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도래하지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않은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대출원리금을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사유로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후순위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항목의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집행을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거절할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수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없음</w:t>
        </w:r>
        <w:r w:rsidRPr="003258D6">
          <w:rPr>
            <w:rFonts w:ascii="Times New Roman" w:eastAsia="바탕체" w:hint="eastAsia"/>
            <w:bCs/>
            <w:snapToGrid w:val="0"/>
          </w:rPr>
          <w:t>)</w:t>
        </w:r>
      </w:ins>
    </w:p>
    <w:p w14:paraId="66A18166" w14:textId="77777777" w:rsidR="00240CE1" w:rsidRDefault="003258D6" w:rsidP="00712ADD">
      <w:pPr>
        <w:pStyle w:val="a4"/>
        <w:numPr>
          <w:ilvl w:val="0"/>
          <w:numId w:val="68"/>
        </w:numPr>
        <w:wordWrap w:val="0"/>
        <w:spacing w:line="420" w:lineRule="atLeast"/>
        <w:ind w:leftChars="0"/>
        <w:jc w:val="both"/>
        <w:rPr>
          <w:ins w:id="486" w:author="first20230519" w:date="2025-10-15T17:36:00Z"/>
          <w:rFonts w:ascii="Times New Roman" w:eastAsia="바탕체"/>
          <w:bCs/>
          <w:snapToGrid w:val="0"/>
        </w:rPr>
      </w:pPr>
      <w:ins w:id="487" w:author="first20230519" w:date="2025-10-15T17:35:00Z">
        <w:r w:rsidRPr="003258D6">
          <w:rPr>
            <w:rFonts w:ascii="Times New Roman" w:eastAsia="바탕체" w:hint="eastAsia"/>
            <w:bCs/>
            <w:snapToGrid w:val="0"/>
          </w:rPr>
          <w:t>대리금융기관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및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>
          <w:rPr>
            <w:rFonts w:ascii="Times New Roman" w:eastAsia="바탕체"/>
            <w:bCs/>
            <w:snapToGrid w:val="0"/>
          </w:rPr>
          <w:t>“</w:t>
        </w:r>
        <w:r>
          <w:rPr>
            <w:rFonts w:ascii="Times New Roman" w:eastAsia="바탕체" w:hint="eastAsia"/>
            <w:bCs/>
            <w:snapToGrid w:val="0"/>
          </w:rPr>
          <w:t>병</w:t>
        </w:r>
        <w:r>
          <w:rPr>
            <w:rFonts w:ascii="Times New Roman" w:eastAsia="바탕체"/>
            <w:bCs/>
            <w:snapToGrid w:val="0"/>
          </w:rPr>
          <w:t>”</w:t>
        </w:r>
        <w:r>
          <w:rPr>
            <w:rFonts w:ascii="Times New Roman" w:eastAsia="바탕체" w:hint="eastAsia"/>
            <w:bCs/>
            <w:snapToGrid w:val="0"/>
          </w:rPr>
          <w:t>은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>
          <w:rPr>
            <w:rFonts w:ascii="Times New Roman" w:eastAsia="바탕체"/>
            <w:bCs/>
            <w:snapToGrid w:val="0"/>
          </w:rPr>
          <w:t>“</w:t>
        </w:r>
        <w:r>
          <w:rPr>
            <w:rFonts w:ascii="Times New Roman" w:eastAsia="바탕체" w:hint="eastAsia"/>
            <w:bCs/>
            <w:snapToGrid w:val="0"/>
          </w:rPr>
          <w:t>갑</w:t>
        </w:r>
        <w:r>
          <w:rPr>
            <w:rFonts w:ascii="Times New Roman" w:eastAsia="바탕체"/>
            <w:bCs/>
            <w:snapToGrid w:val="0"/>
          </w:rPr>
          <w:t>”</w:t>
        </w:r>
        <w:r w:rsidRPr="003258D6">
          <w:rPr>
            <w:rFonts w:ascii="Times New Roman" w:eastAsia="바탕체" w:hint="eastAsia"/>
            <w:bCs/>
            <w:snapToGrid w:val="0"/>
          </w:rPr>
          <w:t>의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별도의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요청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및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동의가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없는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경우에도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</w:ins>
      <w:ins w:id="488" w:author="first20230519" w:date="2025-10-15T17:36:00Z">
        <w:r>
          <w:rPr>
            <w:rFonts w:ascii="Times New Roman" w:eastAsia="바탕체"/>
            <w:bCs/>
            <w:snapToGrid w:val="0"/>
          </w:rPr>
          <w:t>“</w:t>
        </w:r>
        <w:r>
          <w:rPr>
            <w:rFonts w:ascii="Times New Roman" w:eastAsia="바탕체" w:hint="eastAsia"/>
            <w:bCs/>
            <w:snapToGrid w:val="0"/>
          </w:rPr>
          <w:t>을</w:t>
        </w:r>
        <w:r>
          <w:rPr>
            <w:rFonts w:ascii="Times New Roman" w:eastAsia="바탕체"/>
            <w:bCs/>
            <w:snapToGrid w:val="0"/>
          </w:rPr>
          <w:t>”</w:t>
        </w:r>
      </w:ins>
      <w:ins w:id="489" w:author="first20230519" w:date="2025-10-15T17:35:00Z">
        <w:r w:rsidRPr="003258D6">
          <w:rPr>
            <w:rFonts w:ascii="Times New Roman" w:eastAsia="바탕체" w:hint="eastAsia"/>
            <w:bCs/>
            <w:snapToGrid w:val="0"/>
          </w:rPr>
          <w:t>에게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운영계좌의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잔여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금원으로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지급기일이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도래한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본건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사업의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사업비</w:t>
        </w:r>
        <w:r w:rsidRPr="003258D6">
          <w:rPr>
            <w:rFonts w:ascii="Times New Roman" w:eastAsia="바탕체" w:hint="eastAsia"/>
            <w:bCs/>
            <w:snapToGrid w:val="0"/>
          </w:rPr>
          <w:t>(</w:t>
        </w:r>
        <w:r w:rsidRPr="003258D6">
          <w:rPr>
            <w:rFonts w:ascii="Times New Roman" w:eastAsia="바탕체" w:hint="eastAsia"/>
            <w:bCs/>
            <w:snapToGrid w:val="0"/>
          </w:rPr>
          <w:t>공사비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등</w:t>
        </w:r>
        <w:r w:rsidRPr="003258D6">
          <w:rPr>
            <w:rFonts w:ascii="Times New Roman" w:eastAsia="바탕체" w:hint="eastAsia"/>
            <w:bCs/>
            <w:snapToGrid w:val="0"/>
          </w:rPr>
          <w:t>)</w:t>
        </w:r>
        <w:r w:rsidRPr="003258D6">
          <w:rPr>
            <w:rFonts w:ascii="Times New Roman" w:eastAsia="바탕체" w:hint="eastAsia"/>
            <w:bCs/>
            <w:snapToGrid w:val="0"/>
          </w:rPr>
          <w:t>의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집행을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요청할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수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있다</w:t>
        </w:r>
        <w:r w:rsidRPr="003258D6">
          <w:rPr>
            <w:rFonts w:ascii="Times New Roman" w:eastAsia="바탕체" w:hint="eastAsia"/>
            <w:bCs/>
            <w:snapToGrid w:val="0"/>
          </w:rPr>
          <w:t>.</w:t>
        </w:r>
        <w:r w:rsidRPr="003258D6">
          <w:rPr>
            <w:rFonts w:ascii="Times New Roman" w:eastAsia="바탕체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이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경우</w:t>
        </w:r>
        <w:r w:rsidRPr="003258D6">
          <w:rPr>
            <w:rFonts w:ascii="Times New Roman" w:eastAsia="바탕체" w:hint="eastAsia"/>
            <w:bCs/>
            <w:snapToGrid w:val="0"/>
          </w:rPr>
          <w:t>,</w:t>
        </w:r>
        <w:r w:rsidRPr="003258D6">
          <w:rPr>
            <w:rFonts w:ascii="Times New Roman" w:eastAsia="바탕체"/>
            <w:bCs/>
            <w:snapToGrid w:val="0"/>
          </w:rPr>
          <w:t xml:space="preserve"> </w:t>
        </w:r>
      </w:ins>
      <w:ins w:id="490" w:author="first20230519" w:date="2025-10-15T17:36:00Z">
        <w:r>
          <w:rPr>
            <w:rFonts w:ascii="Times New Roman" w:eastAsia="바탕체" w:hint="eastAsia"/>
            <w:bCs/>
            <w:snapToGrid w:val="0"/>
          </w:rPr>
          <w:t>전</w:t>
        </w:r>
      </w:ins>
      <w:ins w:id="491" w:author="first20230519" w:date="2025-10-15T17:35:00Z">
        <w:r w:rsidRPr="003258D6">
          <w:rPr>
            <w:rFonts w:ascii="Times New Roman" w:eastAsia="바탕체" w:hint="eastAsia"/>
            <w:bCs/>
            <w:snapToGrid w:val="0"/>
          </w:rPr>
          <w:t>항을</w:t>
        </w:r>
        <w:r w:rsidRPr="003258D6">
          <w:rPr>
            <w:rFonts w:ascii="Times New Roman" w:eastAsia="바탕체" w:hint="eastAsia"/>
            <w:bCs/>
            <w:snapToGrid w:val="0"/>
          </w:rPr>
          <w:t xml:space="preserve"> </w:t>
        </w:r>
        <w:r w:rsidRPr="003258D6">
          <w:rPr>
            <w:rFonts w:ascii="Times New Roman" w:eastAsia="바탕체" w:hint="eastAsia"/>
            <w:bCs/>
            <w:snapToGrid w:val="0"/>
          </w:rPr>
          <w:t>준용한다</w:t>
        </w:r>
        <w:r w:rsidRPr="003258D6">
          <w:rPr>
            <w:rFonts w:ascii="Times New Roman" w:eastAsia="바탕체" w:hint="eastAsia"/>
            <w:bCs/>
            <w:snapToGrid w:val="0"/>
          </w:rPr>
          <w:t>.</w:t>
        </w:r>
      </w:ins>
    </w:p>
    <w:p w14:paraId="78B7D03D" w14:textId="1CBE8966" w:rsidR="003258D6" w:rsidRPr="003258D6" w:rsidRDefault="00240CE1" w:rsidP="00712ADD">
      <w:pPr>
        <w:pStyle w:val="a4"/>
        <w:numPr>
          <w:ilvl w:val="0"/>
          <w:numId w:val="68"/>
        </w:numPr>
        <w:wordWrap w:val="0"/>
        <w:spacing w:line="420" w:lineRule="atLeast"/>
        <w:ind w:leftChars="0"/>
        <w:jc w:val="both"/>
        <w:rPr>
          <w:ins w:id="492" w:author="first20230519" w:date="2025-10-15T17:35:00Z"/>
          <w:rFonts w:ascii="Times New Roman" w:eastAsia="바탕체"/>
          <w:bCs/>
          <w:snapToGrid w:val="0"/>
        </w:rPr>
      </w:pPr>
      <w:ins w:id="493" w:author="first20230519" w:date="2025-10-15T17:36:00Z">
        <w:r>
          <w:rPr>
            <w:rFonts w:ascii="Times New Roman" w:eastAsia="바탕체"/>
            <w:bCs/>
            <w:snapToGrid w:val="0"/>
          </w:rPr>
          <w:lastRenderedPageBreak/>
          <w:t>“</w:t>
        </w:r>
        <w:r>
          <w:rPr>
            <w:rFonts w:ascii="Times New Roman" w:eastAsia="바탕체" w:hint="eastAsia"/>
            <w:bCs/>
            <w:snapToGrid w:val="0"/>
          </w:rPr>
          <w:t>갑</w:t>
        </w:r>
        <w:r>
          <w:rPr>
            <w:rFonts w:ascii="Times New Roman" w:eastAsia="바탕체"/>
            <w:bCs/>
            <w:snapToGrid w:val="0"/>
          </w:rPr>
          <w:t>”</w:t>
        </w:r>
        <w:r>
          <w:rPr>
            <w:rFonts w:ascii="Times New Roman" w:eastAsia="바탕체" w:hint="eastAsia"/>
            <w:bCs/>
            <w:snapToGrid w:val="0"/>
          </w:rPr>
          <w:t>은</w:t>
        </w:r>
        <w:r w:rsidRPr="00240CE1">
          <w:rPr>
            <w:rFonts w:ascii="Times New Roman" w:eastAsia="바탕체" w:hint="eastAsia"/>
            <w:bCs/>
            <w:snapToGrid w:val="0"/>
          </w:rPr>
          <w:t xml:space="preserve"> </w:t>
        </w:r>
        <w:r w:rsidRPr="00240CE1">
          <w:rPr>
            <w:rFonts w:ascii="Times New Roman" w:eastAsia="바탕체" w:hint="eastAsia"/>
            <w:bCs/>
            <w:snapToGrid w:val="0"/>
          </w:rPr>
          <w:t>매</w:t>
        </w:r>
        <w:r w:rsidRPr="00240CE1">
          <w:rPr>
            <w:rFonts w:ascii="Times New Roman" w:eastAsia="바탕체" w:hint="eastAsia"/>
            <w:bCs/>
            <w:snapToGrid w:val="0"/>
          </w:rPr>
          <w:t xml:space="preserve"> </w:t>
        </w:r>
        <w:r w:rsidRPr="00240CE1">
          <w:rPr>
            <w:rFonts w:ascii="Times New Roman" w:eastAsia="바탕체" w:hint="eastAsia"/>
            <w:bCs/>
            <w:snapToGrid w:val="0"/>
          </w:rPr>
          <w:t>분기</w:t>
        </w:r>
        <w:r w:rsidRPr="00240CE1">
          <w:rPr>
            <w:rFonts w:ascii="Times New Roman" w:eastAsia="바탕체" w:hint="eastAsia"/>
            <w:bCs/>
            <w:snapToGrid w:val="0"/>
          </w:rPr>
          <w:t xml:space="preserve"> </w:t>
        </w:r>
        <w:r w:rsidRPr="00240CE1">
          <w:rPr>
            <w:rFonts w:ascii="Times New Roman" w:eastAsia="바탕체" w:hint="eastAsia"/>
            <w:bCs/>
            <w:snapToGrid w:val="0"/>
          </w:rPr>
          <w:t>종료일로부터</w:t>
        </w:r>
        <w:r w:rsidRPr="00240CE1">
          <w:rPr>
            <w:rFonts w:ascii="Times New Roman" w:eastAsia="바탕체" w:hint="eastAsia"/>
            <w:bCs/>
            <w:snapToGrid w:val="0"/>
          </w:rPr>
          <w:t xml:space="preserve"> </w:t>
        </w:r>
        <w:proofErr w:type="spellStart"/>
        <w:r w:rsidRPr="00240CE1">
          <w:rPr>
            <w:rFonts w:ascii="Times New Roman" w:eastAsia="바탕체" w:hint="eastAsia"/>
            <w:bCs/>
            <w:snapToGrid w:val="0"/>
          </w:rPr>
          <w:t>일십</w:t>
        </w:r>
        <w:proofErr w:type="spellEnd"/>
        <w:r w:rsidRPr="00240CE1">
          <w:rPr>
            <w:rFonts w:ascii="Times New Roman" w:eastAsia="바탕체" w:hint="eastAsia"/>
            <w:bCs/>
            <w:snapToGrid w:val="0"/>
          </w:rPr>
          <w:t>(10)</w:t>
        </w:r>
        <w:r w:rsidRPr="00240CE1">
          <w:rPr>
            <w:rFonts w:ascii="Times New Roman" w:eastAsia="바탕체" w:hint="eastAsia"/>
            <w:bCs/>
            <w:snapToGrid w:val="0"/>
          </w:rPr>
          <w:t>영업일</w:t>
        </w:r>
        <w:r w:rsidRPr="00240CE1">
          <w:rPr>
            <w:rFonts w:ascii="Times New Roman" w:eastAsia="바탕체" w:hint="eastAsia"/>
            <w:bCs/>
            <w:snapToGrid w:val="0"/>
          </w:rPr>
          <w:t xml:space="preserve"> </w:t>
        </w:r>
        <w:r w:rsidRPr="00240CE1">
          <w:rPr>
            <w:rFonts w:ascii="Times New Roman" w:eastAsia="바탕체" w:hint="eastAsia"/>
            <w:bCs/>
            <w:snapToGrid w:val="0"/>
          </w:rPr>
          <w:t>이내에</w:t>
        </w:r>
        <w:r w:rsidRPr="00240CE1">
          <w:rPr>
            <w:rFonts w:ascii="Times New Roman" w:eastAsia="바탕체" w:hint="eastAsia"/>
            <w:bCs/>
            <w:snapToGrid w:val="0"/>
          </w:rPr>
          <w:t xml:space="preserve"> </w:t>
        </w:r>
        <w:r w:rsidRPr="00240CE1">
          <w:rPr>
            <w:rFonts w:ascii="Times New Roman" w:eastAsia="바탕체" w:hint="eastAsia"/>
            <w:bCs/>
            <w:snapToGrid w:val="0"/>
          </w:rPr>
          <w:t>운영계좌의</w:t>
        </w:r>
        <w:r w:rsidRPr="00240CE1">
          <w:rPr>
            <w:rFonts w:ascii="Times New Roman" w:eastAsia="바탕체" w:hint="eastAsia"/>
            <w:bCs/>
            <w:snapToGrid w:val="0"/>
          </w:rPr>
          <w:t xml:space="preserve"> </w:t>
        </w:r>
        <w:r w:rsidRPr="00240CE1">
          <w:rPr>
            <w:rFonts w:ascii="Times New Roman" w:eastAsia="바탕체" w:hint="eastAsia"/>
            <w:bCs/>
            <w:snapToGrid w:val="0"/>
          </w:rPr>
          <w:t>집행</w:t>
        </w:r>
        <w:r w:rsidRPr="00240CE1">
          <w:rPr>
            <w:rFonts w:ascii="Times New Roman" w:eastAsia="바탕체" w:hint="eastAsia"/>
            <w:bCs/>
            <w:snapToGrid w:val="0"/>
          </w:rPr>
          <w:t xml:space="preserve"> </w:t>
        </w:r>
        <w:r w:rsidRPr="00240CE1">
          <w:rPr>
            <w:rFonts w:ascii="Times New Roman" w:eastAsia="바탕체" w:hint="eastAsia"/>
            <w:bCs/>
            <w:snapToGrid w:val="0"/>
          </w:rPr>
          <w:t>내역을</w:t>
        </w:r>
        <w:r w:rsidRPr="00240CE1">
          <w:rPr>
            <w:rFonts w:ascii="Times New Roman" w:eastAsia="바탕체" w:hint="eastAsia"/>
            <w:bCs/>
            <w:snapToGrid w:val="0"/>
          </w:rPr>
          <w:t xml:space="preserve"> </w:t>
        </w:r>
        <w:r>
          <w:rPr>
            <w:rFonts w:ascii="Times New Roman" w:eastAsia="바탕체" w:hint="eastAsia"/>
            <w:bCs/>
            <w:snapToGrid w:val="0"/>
          </w:rPr>
          <w:t>대출약정상</w:t>
        </w:r>
        <w:r>
          <w:rPr>
            <w:rFonts w:ascii="Times New Roman" w:eastAsia="바탕체" w:hint="eastAsia"/>
            <w:bCs/>
            <w:snapToGrid w:val="0"/>
          </w:rPr>
          <w:t xml:space="preserve"> </w:t>
        </w:r>
        <w:r w:rsidRPr="00240CE1">
          <w:rPr>
            <w:rFonts w:ascii="Times New Roman" w:eastAsia="바탕체" w:hint="eastAsia"/>
            <w:bCs/>
            <w:snapToGrid w:val="0"/>
          </w:rPr>
          <w:t>각</w:t>
        </w:r>
        <w:r w:rsidRPr="00240CE1">
          <w:rPr>
            <w:rFonts w:ascii="Times New Roman" w:eastAsia="바탕체" w:hint="eastAsia"/>
            <w:bCs/>
            <w:snapToGrid w:val="0"/>
          </w:rPr>
          <w:t xml:space="preserve"> </w:t>
        </w:r>
        <w:r w:rsidRPr="00240CE1">
          <w:rPr>
            <w:rFonts w:ascii="Times New Roman" w:eastAsia="바탕체" w:hint="eastAsia"/>
            <w:bCs/>
            <w:snapToGrid w:val="0"/>
          </w:rPr>
          <w:t>대주에게</w:t>
        </w:r>
        <w:r w:rsidRPr="00240CE1">
          <w:rPr>
            <w:rFonts w:ascii="Times New Roman" w:eastAsia="바탕체" w:hint="eastAsia"/>
            <w:bCs/>
            <w:snapToGrid w:val="0"/>
          </w:rPr>
          <w:t xml:space="preserve"> </w:t>
        </w:r>
        <w:r w:rsidRPr="00240CE1">
          <w:rPr>
            <w:rFonts w:ascii="Times New Roman" w:eastAsia="바탕체" w:hint="eastAsia"/>
            <w:bCs/>
            <w:snapToGrid w:val="0"/>
          </w:rPr>
          <w:t>보고하여야</w:t>
        </w:r>
        <w:r w:rsidRPr="00240CE1">
          <w:rPr>
            <w:rFonts w:ascii="Times New Roman" w:eastAsia="바탕체" w:hint="eastAsia"/>
            <w:bCs/>
            <w:snapToGrid w:val="0"/>
          </w:rPr>
          <w:t xml:space="preserve"> </w:t>
        </w:r>
        <w:r w:rsidRPr="00240CE1">
          <w:rPr>
            <w:rFonts w:ascii="Times New Roman" w:eastAsia="바탕체" w:hint="eastAsia"/>
            <w:bCs/>
            <w:snapToGrid w:val="0"/>
          </w:rPr>
          <w:t>한다</w:t>
        </w:r>
        <w:r w:rsidRPr="00240CE1">
          <w:rPr>
            <w:rFonts w:ascii="Times New Roman" w:eastAsia="바탕체" w:hint="eastAsia"/>
            <w:bCs/>
            <w:snapToGrid w:val="0"/>
          </w:rPr>
          <w:t>.</w:t>
        </w:r>
        <w:r>
          <w:rPr>
            <w:rFonts w:ascii="Times New Roman" w:eastAsia="바탕체"/>
            <w:bCs/>
            <w:snapToGrid w:val="0"/>
          </w:rPr>
          <w:t xml:space="preserve"> </w:t>
        </w:r>
      </w:ins>
    </w:p>
    <w:p w14:paraId="51D0B1C2" w14:textId="77777777" w:rsidR="00035C32" w:rsidRPr="00936D2A" w:rsidRDefault="00035C32" w:rsidP="00712ADD">
      <w:pPr>
        <w:pStyle w:val="a4"/>
        <w:numPr>
          <w:ilvl w:val="0"/>
          <w:numId w:val="6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원활한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진행을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항까지에도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단독으로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집행할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있으며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제기할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사업비는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사업비보다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선순위이며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상호간의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순서는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순서에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따르되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자금집행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즉시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증빙자료를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통지하여야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E403EEF" w14:textId="77777777" w:rsidR="00035C32" w:rsidRPr="00936D2A" w:rsidRDefault="00035C32" w:rsidP="00712ADD">
      <w:pPr>
        <w:pStyle w:val="a4"/>
        <w:numPr>
          <w:ilvl w:val="0"/>
          <w:numId w:val="6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제세공과금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보존등기비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분담금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준공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필수비용</w:t>
      </w:r>
    </w:p>
    <w:p w14:paraId="11BB4067" w14:textId="77777777" w:rsidR="00035C32" w:rsidRPr="00936D2A" w:rsidRDefault="00035C32" w:rsidP="00712ADD">
      <w:pPr>
        <w:pStyle w:val="a4"/>
        <w:numPr>
          <w:ilvl w:val="0"/>
          <w:numId w:val="6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신탁보수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신탁사무처리비용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신탁사업관련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·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회계자문계약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용역비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기일에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않는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</w:p>
    <w:p w14:paraId="57A26045" w14:textId="77777777" w:rsidR="00035C32" w:rsidRPr="00936D2A" w:rsidRDefault="00035C32" w:rsidP="00712ADD">
      <w:pPr>
        <w:pStyle w:val="a4"/>
        <w:numPr>
          <w:ilvl w:val="0"/>
          <w:numId w:val="6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채권자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상대로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제기하거나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보전처분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강제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집행함으로써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해결하기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공탁금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판결원리금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</w:p>
    <w:p w14:paraId="0B542165" w14:textId="77777777" w:rsidR="009D1321" w:rsidRPr="00936D2A" w:rsidRDefault="00035C32" w:rsidP="00712ADD">
      <w:pPr>
        <w:pStyle w:val="a4"/>
        <w:numPr>
          <w:ilvl w:val="0"/>
          <w:numId w:val="6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신탁계좌에서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예금이자에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원천징수세액을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</w:p>
    <w:p w14:paraId="3591C981" w14:textId="77777777" w:rsidR="009D1321" w:rsidRPr="00936D2A" w:rsidRDefault="009D1321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34EC1AFA" w14:textId="77777777" w:rsidR="00C53DA1" w:rsidRPr="00936D2A" w:rsidRDefault="00C53DA1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22-3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조【대출금상환계좌의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관리】</w:t>
      </w:r>
    </w:p>
    <w:p w14:paraId="60D3BCBD" w14:textId="77777777" w:rsidR="00C53DA1" w:rsidRPr="00936D2A" w:rsidRDefault="00C53DA1" w:rsidP="00712ADD">
      <w:pPr>
        <w:pStyle w:val="a4"/>
        <w:numPr>
          <w:ilvl w:val="0"/>
          <w:numId w:val="7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대출금상환계좌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적립된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원금을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용도로만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사용한다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62692">
        <w:rPr>
          <w:rFonts w:ascii="Times New Roman" w:eastAsia="바탕체" w:hAnsi="Times New Roman" w:cs="Times New Roman"/>
          <w:sz w:val="23"/>
          <w:szCs w:val="23"/>
          <w:highlight w:val="green"/>
        </w:rPr>
        <w:t>“</w:t>
      </w:r>
      <w:r w:rsidRPr="00962692">
        <w:rPr>
          <w:rFonts w:ascii="Times New Roman" w:eastAsia="바탕체" w:hAnsi="Times New Roman" w:cs="Times New Roman"/>
          <w:sz w:val="23"/>
          <w:szCs w:val="23"/>
          <w:highlight w:val="green"/>
        </w:rPr>
        <w:t>정</w:t>
      </w:r>
      <w:r w:rsidRPr="00962692">
        <w:rPr>
          <w:rFonts w:ascii="Times New Roman" w:eastAsia="바탕체" w:hAnsi="Times New Roman" w:cs="Times New Roman"/>
          <w:sz w:val="23"/>
          <w:szCs w:val="23"/>
          <w:highlight w:val="green"/>
        </w:rPr>
        <w:t>1”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대출원리금의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완료된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대출금상환계좌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잔액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운영계좌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이체하고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대출금상환계좌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폐쇄한다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="00962692" w:rsidRPr="00962692">
        <w:rPr>
          <w:rFonts w:ascii="Times New Roman" w:eastAsia="바탕체" w:hAnsi="Times New Roman" w:cs="Times New Roman"/>
          <w:sz w:val="23"/>
          <w:szCs w:val="23"/>
          <w:highlight w:val="green"/>
        </w:rPr>
        <w:t xml:space="preserve">[K&amp;C: </w:t>
      </w:r>
      <w:r w:rsidR="00962692" w:rsidRPr="0096269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대출약정과</w:t>
      </w:r>
      <w:r w:rsidR="00962692" w:rsidRPr="0096269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962692" w:rsidRPr="0096269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달리</w:t>
      </w:r>
      <w:r w:rsidR="00962692" w:rsidRPr="0096269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962692" w:rsidRPr="0096269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정</w:t>
      </w:r>
      <w:r w:rsidR="00962692" w:rsidRPr="0096269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1</w:t>
      </w:r>
      <w:r w:rsidR="00962692" w:rsidRPr="0096269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로</w:t>
      </w:r>
      <w:r w:rsidR="00962692" w:rsidRPr="0096269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962692" w:rsidRPr="0096269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한정한</w:t>
      </w:r>
      <w:r w:rsidR="00962692" w:rsidRPr="0096269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962692" w:rsidRPr="0096269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취지가</w:t>
      </w:r>
      <w:r w:rsidR="00962692" w:rsidRPr="0096269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962692" w:rsidRPr="0096269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무엇인지</w:t>
      </w:r>
      <w:r w:rsidR="00962692" w:rsidRPr="0096269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962692" w:rsidRPr="0096269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확인</w:t>
      </w:r>
      <w:r w:rsidR="00962692" w:rsidRPr="0096269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962692" w:rsidRPr="0096269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필요해</w:t>
      </w:r>
      <w:r w:rsidR="00962692" w:rsidRPr="0096269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962692" w:rsidRPr="0096269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보입니다</w:t>
      </w:r>
      <w:r w:rsidR="00962692" w:rsidRPr="00962692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.</w:t>
      </w:r>
      <w:r w:rsidR="00962692" w:rsidRPr="00962692">
        <w:rPr>
          <w:rFonts w:ascii="Times New Roman" w:eastAsia="바탕체" w:hAnsi="Times New Roman" w:cs="Times New Roman"/>
          <w:sz w:val="23"/>
          <w:szCs w:val="23"/>
          <w:highlight w:val="green"/>
        </w:rPr>
        <w:t>]</w:t>
      </w:r>
    </w:p>
    <w:p w14:paraId="35FC8949" w14:textId="77777777" w:rsidR="00C53DA1" w:rsidRPr="00936D2A" w:rsidRDefault="00C53DA1" w:rsidP="00712ADD">
      <w:pPr>
        <w:pStyle w:val="a4"/>
        <w:numPr>
          <w:ilvl w:val="0"/>
          <w:numId w:val="7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대출금상환계좌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자금집행절차와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서면동의를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받은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&lt;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8&gt;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양식의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자금집행요청서를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자금집행예정일로부터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영업일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전까지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제출하여야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단독으로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대출금상환계좌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자금집행을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요청할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있으며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대출금상환계좌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집행할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어떠한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이의도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제기할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없으며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손해배상의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42B7B34" w14:textId="77777777" w:rsidR="00C53DA1" w:rsidRPr="00936D2A" w:rsidRDefault="00C53DA1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032250E3" w14:textId="77777777" w:rsidR="00C53DA1" w:rsidRPr="00936D2A" w:rsidRDefault="00C53DA1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22-4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조【이자유보계좌의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집행】</w:t>
      </w:r>
    </w:p>
    <w:p w14:paraId="5685C385" w14:textId="77777777" w:rsidR="00C53DA1" w:rsidRPr="00936D2A" w:rsidRDefault="00C53DA1" w:rsidP="00712ADD">
      <w:pPr>
        <w:pStyle w:val="a4"/>
        <w:numPr>
          <w:ilvl w:val="0"/>
          <w:numId w:val="7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이자유보계좌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예치된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대출이자를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용도로만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사용한다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64AAA1DA" w14:textId="61CA70E6" w:rsidR="00C53DA1" w:rsidRPr="00936D2A" w:rsidRDefault="00C53DA1" w:rsidP="00712ADD">
      <w:pPr>
        <w:pStyle w:val="a4"/>
        <w:numPr>
          <w:ilvl w:val="0"/>
          <w:numId w:val="7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대출실행일에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현재의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미인출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잔액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향후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삼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(3)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대출이자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상당액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대출이자유보금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이자유보계좌에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유보하여야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>(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>단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>대출이자유보금을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>위하여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>한도대출의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="001F674F" w:rsidRPr="001F674F">
        <w:rPr>
          <w:rFonts w:ascii="Times New Roman" w:eastAsia="바탕체" w:hAnsi="Times New Roman" w:cs="Times New Roman"/>
          <w:sz w:val="23"/>
          <w:szCs w:val="23"/>
        </w:rPr>
        <w:t>미인출</w:t>
      </w:r>
      <w:proofErr w:type="spellEnd"/>
      <w:r w:rsidR="001F674F" w:rsidRPr="001F674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>잔액을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>인출한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>경우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>해당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>대출이자유보금을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>위하여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>인출한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>대출금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>부분에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>관하여는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>추가적인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>이자유보의무를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>부담하지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1F674F" w:rsidRPr="001F674F">
        <w:rPr>
          <w:rFonts w:ascii="Times New Roman" w:eastAsia="바탕체" w:hAnsi="Times New Roman" w:cs="Times New Roman"/>
          <w:sz w:val="23"/>
          <w:szCs w:val="23"/>
        </w:rPr>
        <w:t>아니한다</w:t>
      </w:r>
      <w:r w:rsidR="001F674F">
        <w:rPr>
          <w:rFonts w:ascii="Times New Roman" w:eastAsia="바탕체" w:hAnsi="Times New Roman" w:cs="Times New Roman" w:hint="eastAsia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  <w:r w:rsidR="001F674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이자유보계좌에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예치된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금원이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i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대출이자유보금에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미달하는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운영계좌로부터의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이체금으로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부족액을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이자유보계좌에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적립하</w:t>
      </w:r>
      <w:del w:id="494" w:author="first20230519" w:date="2025-10-15T17:37:00Z">
        <w:r w:rsidRPr="00936D2A" w:rsidDel="00C06DD5">
          <w:rPr>
            <w:rFonts w:ascii="Times New Roman" w:eastAsia="바탕체" w:hAnsi="Times New Roman" w:cs="Times New Roman"/>
            <w:sz w:val="23"/>
            <w:szCs w:val="23"/>
          </w:rPr>
          <w:delText>고</w:delText>
        </w:r>
        <w:r w:rsidRPr="00936D2A" w:rsidDel="00C06DD5">
          <w:rPr>
            <w:rFonts w:ascii="Times New Roman" w:eastAsia="바탕체" w:hAnsi="Times New Roman" w:cs="Times New Roman"/>
            <w:sz w:val="23"/>
            <w:szCs w:val="23"/>
          </w:rPr>
          <w:delText xml:space="preserve">, ii) </w:delText>
        </w:r>
        <w:r w:rsidRPr="00936D2A" w:rsidDel="00C06DD5">
          <w:rPr>
            <w:rFonts w:ascii="Times New Roman" w:eastAsia="바탕체" w:hAnsi="Times New Roman" w:cs="Times New Roman"/>
            <w:sz w:val="23"/>
            <w:szCs w:val="23"/>
          </w:rPr>
          <w:delText>이자유보금을</w:delText>
        </w:r>
        <w:r w:rsidRPr="00936D2A" w:rsidDel="00C06DD5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C06DD5">
          <w:rPr>
            <w:rFonts w:ascii="Times New Roman" w:eastAsia="바탕체" w:hAnsi="Times New Roman" w:cs="Times New Roman"/>
            <w:sz w:val="23"/>
            <w:szCs w:val="23"/>
          </w:rPr>
          <w:delText>초과하는</w:delText>
        </w:r>
        <w:r w:rsidRPr="00936D2A" w:rsidDel="00C06DD5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C06DD5">
          <w:rPr>
            <w:rFonts w:ascii="Times New Roman" w:eastAsia="바탕체" w:hAnsi="Times New Roman" w:cs="Times New Roman"/>
            <w:sz w:val="23"/>
            <w:szCs w:val="23"/>
          </w:rPr>
          <w:delText>경우</w:delText>
        </w:r>
        <w:r w:rsidRPr="00936D2A" w:rsidDel="00C06DD5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C06DD5">
          <w:rPr>
            <w:rFonts w:ascii="Times New Roman" w:eastAsia="바탕체" w:hAnsi="Times New Roman" w:cs="Times New Roman"/>
            <w:sz w:val="23"/>
            <w:szCs w:val="23"/>
          </w:rPr>
          <w:delText>해당</w:delText>
        </w:r>
        <w:r w:rsidRPr="00936D2A" w:rsidDel="00C06DD5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C06DD5">
          <w:rPr>
            <w:rFonts w:ascii="Times New Roman" w:eastAsia="바탕체" w:hAnsi="Times New Roman" w:cs="Times New Roman"/>
            <w:sz w:val="23"/>
            <w:szCs w:val="23"/>
          </w:rPr>
          <w:delText>초과액을</w:delText>
        </w:r>
        <w:r w:rsidRPr="00936D2A" w:rsidDel="00C06DD5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C06DD5">
          <w:rPr>
            <w:rFonts w:ascii="Times New Roman" w:eastAsia="바탕체" w:hAnsi="Times New Roman" w:cs="Times New Roman"/>
            <w:sz w:val="23"/>
            <w:szCs w:val="23"/>
          </w:rPr>
          <w:delText>운영계좌로</w:delText>
        </w:r>
        <w:r w:rsidRPr="00936D2A" w:rsidDel="00C06DD5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C06DD5">
          <w:rPr>
            <w:rFonts w:ascii="Times New Roman" w:eastAsia="바탕체" w:hAnsi="Times New Roman" w:cs="Times New Roman"/>
            <w:sz w:val="23"/>
            <w:szCs w:val="23"/>
          </w:rPr>
          <w:delText>이체하도록</w:delText>
        </w:r>
        <w:r w:rsidRPr="00936D2A" w:rsidDel="00C06DD5">
          <w:rPr>
            <w:rFonts w:ascii="Times New Roman" w:eastAsia="바탕체" w:hAnsi="Times New Roman" w:cs="Times New Roman"/>
            <w:sz w:val="23"/>
            <w:szCs w:val="23"/>
          </w:rPr>
          <w:delText xml:space="preserve"> </w:delText>
        </w:r>
        <w:r w:rsidRPr="00936D2A" w:rsidDel="00C06DD5">
          <w:rPr>
            <w:rFonts w:ascii="Times New Roman" w:eastAsia="바탕체" w:hAnsi="Times New Roman" w:cs="Times New Roman"/>
            <w:sz w:val="23"/>
            <w:szCs w:val="23"/>
          </w:rPr>
          <w:delText>하</w:delText>
        </w:r>
      </w:del>
      <w:r w:rsidRPr="00936D2A">
        <w:rPr>
          <w:rFonts w:ascii="Times New Roman" w:eastAsia="바탕체" w:hAnsi="Times New Roman" w:cs="Times New Roman"/>
          <w:sz w:val="23"/>
          <w:szCs w:val="23"/>
        </w:rPr>
        <w:t>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commentRangeStart w:id="495"/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commentRangeEnd w:id="495"/>
      <w:r w:rsidR="00B63D00">
        <w:rPr>
          <w:rStyle w:val="af1"/>
        </w:rPr>
        <w:commentReference w:id="495"/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0110258E" w14:textId="77777777" w:rsidR="004809FB" w:rsidRPr="00936D2A" w:rsidRDefault="00C53DA1" w:rsidP="00712ADD">
      <w:pPr>
        <w:pStyle w:val="a4"/>
        <w:numPr>
          <w:ilvl w:val="0"/>
          <w:numId w:val="7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이자유보계좌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자금집행절차와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서면동의를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받은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&lt;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8&gt;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양식의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자금집행요청서를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자금집행예정일로부터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영업일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전까지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제출하여야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단독으로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이자유보계좌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자금집행을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요청할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있으며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이자유보계좌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집행할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어떠한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이의도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제기할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없으며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손해배상의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637D67A4" w14:textId="77777777" w:rsidR="004809FB" w:rsidRPr="00936D2A" w:rsidRDefault="004809F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5CFDDB1D" w14:textId="77777777" w:rsidR="00AD368A" w:rsidRPr="00936D2A" w:rsidRDefault="00AD368A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조【비용부담의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원칙】</w:t>
      </w:r>
    </w:p>
    <w:p w14:paraId="11CBD95B" w14:textId="77777777" w:rsidR="00AD368A" w:rsidRPr="00936D2A" w:rsidRDefault="00AD368A" w:rsidP="00712ADD">
      <w:pPr>
        <w:pStyle w:val="a4"/>
        <w:numPr>
          <w:ilvl w:val="0"/>
          <w:numId w:val="7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소요되는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모든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사업비는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규정에도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충당하기로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부족할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원칙으로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545E2829" w14:textId="77777777" w:rsidR="00AD368A" w:rsidRPr="00936D2A" w:rsidRDefault="00AD368A" w:rsidP="00712ADD">
      <w:pPr>
        <w:pStyle w:val="a4"/>
        <w:numPr>
          <w:ilvl w:val="0"/>
          <w:numId w:val="7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소요되는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사업비를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충당하기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명의로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고유재산으로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사업비를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대지급한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대지급금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사업종료시의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회수하기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담보로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제공하여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등으로부터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차입할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있으며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협조하기로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3B379E43" w14:textId="77777777" w:rsidR="00AD368A" w:rsidRPr="00936D2A" w:rsidRDefault="00AD368A" w:rsidP="00712ADD">
      <w:pPr>
        <w:pStyle w:val="a4"/>
        <w:numPr>
          <w:ilvl w:val="0"/>
          <w:numId w:val="7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소요되는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사업비를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대지급한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대지급금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방법에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산출한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이자를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받는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FBF435C" w14:textId="77777777" w:rsidR="008B211A" w:rsidRPr="00936D2A" w:rsidRDefault="008B211A" w:rsidP="00712ADD">
      <w:pPr>
        <w:pStyle w:val="a4"/>
        <w:numPr>
          <w:ilvl w:val="0"/>
          <w:numId w:val="7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이자율은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공식에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산정된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금리를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적용한다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7880427" w14:textId="77777777" w:rsidR="007068BB" w:rsidRPr="00936D2A" w:rsidRDefault="007068BB" w:rsidP="00712ADD">
      <w:pPr>
        <w:pStyle w:val="a4"/>
        <w:wordWrap w:val="0"/>
        <w:spacing w:line="420" w:lineRule="atLeast"/>
        <w:ind w:leftChars="0" w:left="835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noProof/>
          <w:sz w:val="23"/>
          <w:szCs w:val="23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2F795E" wp14:editId="7D4FD134">
                <wp:simplePos x="0" y="0"/>
                <wp:positionH relativeFrom="column">
                  <wp:posOffset>604520</wp:posOffset>
                </wp:positionH>
                <wp:positionV relativeFrom="paragraph">
                  <wp:posOffset>148590</wp:posOffset>
                </wp:positionV>
                <wp:extent cx="2695575" cy="304800"/>
                <wp:effectExtent l="0" t="0" r="28575" b="1905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3048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3F50E7" w14:textId="77777777" w:rsidR="00FA7360" w:rsidRDefault="00FA7360" w:rsidP="007068BB">
                            <w:pPr>
                              <w:pStyle w:val="aa"/>
                              <w:wordWrap/>
                              <w:snapToGrid/>
                              <w:jc w:val="center"/>
                            </w:pPr>
                            <w:r w:rsidRPr="007068BB">
                              <w:rPr>
                                <w:rFonts w:ascii="바탕체" w:eastAsia="바탕체" w:hAnsi="바탕체" w:hint="eastAsia"/>
                                <w:sz w:val="23"/>
                                <w:szCs w:val="23"/>
                              </w:rPr>
                              <w:t>이자율</w:t>
                            </w:r>
                            <w:r w:rsidRPr="007068BB">
                              <w:rPr>
                                <w:rFonts w:ascii="바탕체" w:eastAsia="바탕체" w:hAnsi="바탕체"/>
                                <w:sz w:val="23"/>
                                <w:szCs w:val="23"/>
                              </w:rPr>
                              <w:t>=</w:t>
                            </w:r>
                            <w:r w:rsidRPr="007068BB">
                              <w:rPr>
                                <w:rFonts w:ascii="바탕체" w:eastAsia="바탕체" w:hAnsi="바탕체" w:hint="eastAsia"/>
                                <w:sz w:val="23"/>
                                <w:szCs w:val="23"/>
                              </w:rPr>
                              <w:t xml:space="preserve">기준금리 </w:t>
                            </w:r>
                            <w:r w:rsidRPr="007068BB">
                              <w:rPr>
                                <w:rFonts w:ascii="바탕체" w:eastAsia="바탕체" w:hAnsi="바탕체"/>
                                <w:sz w:val="23"/>
                                <w:szCs w:val="23"/>
                              </w:rPr>
                              <w:t>+</w:t>
                            </w:r>
                            <w:r>
                              <w:rPr>
                                <w:rFonts w:ascii="HCI Poppy" w:eastAsia="휴먼명조" w:hAnsi="HCI Poppy"/>
                                <w:sz w:val="24"/>
                                <w:szCs w:val="24"/>
                              </w:rPr>
                              <w:t xml:space="preserve"> [1.5] %</w:t>
                            </w:r>
                          </w:p>
                          <w:p w14:paraId="0E0F91F3" w14:textId="77777777" w:rsidR="00FA7360" w:rsidRPr="007068BB" w:rsidRDefault="00FA7360" w:rsidP="007068B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F795E" id="직사각형 11" o:spid="_x0000_s1029" style="position:absolute;left:0;text-align:left;margin-left:47.6pt;margin-top:11.7pt;width:212.2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" filled="f" strokecolor="black [3213]" strokeweight=".25pt">
                <v:textbox>
                  <w:txbxContent>
                    <w:p w14:paraId="6E3F50E7" w14:textId="77777777" w:rsidR="00FA7360" w:rsidRDefault="00FA7360" w:rsidP="007068BB">
                      <w:pPr>
                        <w:pStyle w:val="aa"/>
                        <w:wordWrap/>
                        <w:snapToGrid/>
                        <w:jc w:val="center"/>
                      </w:pPr>
                      <w:r w:rsidRPr="007068BB">
                        <w:rPr>
                          <w:rFonts w:ascii="바탕체" w:eastAsia="바탕체" w:hAnsi="바탕체" w:hint="eastAsia"/>
                          <w:sz w:val="23"/>
                          <w:szCs w:val="23"/>
                        </w:rPr>
                        <w:t>이자율</w:t>
                      </w:r>
                      <w:r w:rsidRPr="007068BB">
                        <w:rPr>
                          <w:rFonts w:ascii="바탕체" w:eastAsia="바탕체" w:hAnsi="바탕체"/>
                          <w:sz w:val="23"/>
                          <w:szCs w:val="23"/>
                        </w:rPr>
                        <w:t>=</w:t>
                      </w:r>
                      <w:r w:rsidRPr="007068BB">
                        <w:rPr>
                          <w:rFonts w:ascii="바탕체" w:eastAsia="바탕체" w:hAnsi="바탕체" w:hint="eastAsia"/>
                          <w:sz w:val="23"/>
                          <w:szCs w:val="23"/>
                        </w:rPr>
                        <w:t xml:space="preserve">기준금리 </w:t>
                      </w:r>
                      <w:r w:rsidRPr="007068BB">
                        <w:rPr>
                          <w:rFonts w:ascii="바탕체" w:eastAsia="바탕체" w:hAnsi="바탕체"/>
                          <w:sz w:val="23"/>
                          <w:szCs w:val="23"/>
                        </w:rPr>
                        <w:t>+</w:t>
                      </w:r>
                      <w:r>
                        <w:rPr>
                          <w:rFonts w:ascii="HCI Poppy" w:eastAsia="휴먼명조" w:hAnsi="HCI Poppy"/>
                          <w:sz w:val="24"/>
                          <w:szCs w:val="24"/>
                        </w:rPr>
                        <w:t xml:space="preserve"> [1.5] %</w:t>
                      </w:r>
                    </w:p>
                    <w:p w14:paraId="0E0F91F3" w14:textId="77777777" w:rsidR="00FA7360" w:rsidRPr="007068BB" w:rsidRDefault="00FA7360" w:rsidP="007068BB"/>
                  </w:txbxContent>
                </v:textbox>
              </v:rect>
            </w:pict>
          </mc:Fallback>
        </mc:AlternateContent>
      </w:r>
    </w:p>
    <w:p w14:paraId="48141CF1" w14:textId="77777777" w:rsidR="007068BB" w:rsidRPr="00936D2A" w:rsidRDefault="007068BB" w:rsidP="00712ADD">
      <w:pPr>
        <w:pStyle w:val="a4"/>
        <w:wordWrap w:val="0"/>
        <w:spacing w:line="420" w:lineRule="atLeast"/>
        <w:ind w:leftChars="0" w:left="835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46A71C0C" w14:textId="77777777" w:rsidR="007068BB" w:rsidRPr="00936D2A" w:rsidRDefault="007068BB" w:rsidP="00712ADD">
      <w:pPr>
        <w:pStyle w:val="a4"/>
        <w:wordWrap w:val="0"/>
        <w:spacing w:line="420" w:lineRule="atLeast"/>
        <w:ind w:leftChars="0" w:left="835"/>
        <w:jc w:val="both"/>
        <w:rPr>
          <w:rFonts w:ascii="Times New Roman" w:eastAsia="바탕체" w:hAnsi="Times New Roman" w:cs="Times New Roman"/>
          <w:sz w:val="20"/>
          <w:szCs w:val="23"/>
        </w:rPr>
      </w:pPr>
      <w:r w:rsidRPr="00936D2A">
        <w:rPr>
          <w:rFonts w:ascii="Times New Roman" w:eastAsia="바탕체" w:hAnsi="Times New Roman" w:cs="Times New Roman"/>
          <w:sz w:val="20"/>
          <w:szCs w:val="23"/>
        </w:rPr>
        <w:t>*</w:t>
      </w:r>
      <w:r w:rsidRPr="00936D2A">
        <w:rPr>
          <w:rFonts w:ascii="Times New Roman" w:eastAsia="바탕체" w:hAnsi="Times New Roman" w:cs="Times New Roman"/>
          <w:sz w:val="20"/>
          <w:szCs w:val="23"/>
        </w:rPr>
        <w:t>소수점</w:t>
      </w:r>
      <w:r w:rsidRPr="00936D2A">
        <w:rPr>
          <w:rFonts w:ascii="Times New Roman" w:eastAsia="바탕체" w:hAnsi="Times New Roman" w:cs="Times New Roman"/>
          <w:sz w:val="20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0"/>
          <w:szCs w:val="23"/>
        </w:rPr>
        <w:t>둘째자리</w:t>
      </w:r>
      <w:r w:rsidRPr="00936D2A">
        <w:rPr>
          <w:rFonts w:ascii="Times New Roman" w:eastAsia="바탕체" w:hAnsi="Times New Roman" w:cs="Times New Roman"/>
          <w:sz w:val="20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0"/>
          <w:szCs w:val="23"/>
        </w:rPr>
        <w:t>반올림</w:t>
      </w:r>
    </w:p>
    <w:p w14:paraId="13EBD1AD" w14:textId="77777777" w:rsidR="008B211A" w:rsidRPr="00B336BC" w:rsidRDefault="008B211A" w:rsidP="00B336BC">
      <w:pPr>
        <w:pStyle w:val="a4"/>
        <w:numPr>
          <w:ilvl w:val="0"/>
          <w:numId w:val="7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기준금리는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대지급일이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속하는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직전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동안</w:t>
      </w:r>
      <w:r w:rsidR="00B336B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Pr="00B336BC">
        <w:rPr>
          <w:rFonts w:ascii="Times New Roman" w:eastAsia="바탕체" w:hAnsi="Times New Roman" w:cs="Times New Roman"/>
          <w:sz w:val="23"/>
          <w:szCs w:val="23"/>
        </w:rPr>
        <w:t>금융투자협회에서</w:t>
      </w:r>
      <w:r w:rsidRPr="00B336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B336BC">
        <w:rPr>
          <w:rFonts w:ascii="Times New Roman" w:eastAsia="바탕체" w:hAnsi="Times New Roman" w:cs="Times New Roman"/>
          <w:sz w:val="23"/>
          <w:szCs w:val="23"/>
        </w:rPr>
        <w:t>고시한</w:t>
      </w:r>
      <w:r w:rsidRPr="00B336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B336BC">
        <w:rPr>
          <w:rFonts w:ascii="Times New Roman" w:eastAsia="바탕체" w:hAnsi="Times New Roman" w:cs="Times New Roman"/>
          <w:sz w:val="23"/>
          <w:szCs w:val="23"/>
        </w:rPr>
        <w:t>무보증사채</w:t>
      </w:r>
      <w:r w:rsidRPr="00B336BC">
        <w:rPr>
          <w:rFonts w:ascii="Times New Roman" w:eastAsia="바탕체" w:hAnsi="Times New Roman" w:cs="Times New Roman"/>
          <w:sz w:val="23"/>
          <w:szCs w:val="23"/>
        </w:rPr>
        <w:t xml:space="preserve"> BBB+</w:t>
      </w:r>
      <w:r w:rsidRPr="00B336BC">
        <w:rPr>
          <w:rFonts w:ascii="Times New Roman" w:eastAsia="바탕체" w:hAnsi="Times New Roman" w:cs="Times New Roman"/>
          <w:sz w:val="23"/>
          <w:szCs w:val="23"/>
        </w:rPr>
        <w:t>등급</w:t>
      </w:r>
      <w:r w:rsidRPr="00B336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B336BC">
        <w:rPr>
          <w:rFonts w:ascii="Times New Roman" w:eastAsia="바탕체" w:hAnsi="Times New Roman" w:cs="Times New Roman"/>
          <w:sz w:val="23"/>
          <w:szCs w:val="23"/>
        </w:rPr>
        <w:t>의</w:t>
      </w:r>
      <w:r w:rsidRPr="00B336BC">
        <w:rPr>
          <w:rFonts w:ascii="Times New Roman" w:eastAsia="바탕체" w:hAnsi="Times New Roman" w:cs="Times New Roman"/>
          <w:sz w:val="23"/>
          <w:szCs w:val="23"/>
        </w:rPr>
        <w:t xml:space="preserve"> 3</w:t>
      </w:r>
      <w:r w:rsidRPr="00B336BC">
        <w:rPr>
          <w:rFonts w:ascii="Times New Roman" w:eastAsia="바탕체" w:hAnsi="Times New Roman" w:cs="Times New Roman"/>
          <w:sz w:val="23"/>
          <w:szCs w:val="23"/>
        </w:rPr>
        <w:t>년</w:t>
      </w:r>
      <w:r w:rsidRPr="00B336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B336BC">
        <w:rPr>
          <w:rFonts w:ascii="Times New Roman" w:eastAsia="바탕체" w:hAnsi="Times New Roman" w:cs="Times New Roman"/>
          <w:sz w:val="23"/>
          <w:szCs w:val="23"/>
        </w:rPr>
        <w:t>만기</w:t>
      </w:r>
      <w:r w:rsidRPr="00B336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B336BC">
        <w:rPr>
          <w:rFonts w:ascii="Times New Roman" w:eastAsia="바탕체" w:hAnsi="Times New Roman" w:cs="Times New Roman"/>
          <w:sz w:val="23"/>
          <w:szCs w:val="23"/>
        </w:rPr>
        <w:t>평가기관</w:t>
      </w:r>
      <w:r w:rsidRPr="00B336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B336BC">
        <w:rPr>
          <w:rFonts w:ascii="Times New Roman" w:eastAsia="바탕체" w:hAnsi="Times New Roman" w:cs="Times New Roman"/>
          <w:sz w:val="23"/>
          <w:szCs w:val="23"/>
        </w:rPr>
        <w:t>공시수익률</w:t>
      </w:r>
      <w:r w:rsidRPr="00B336BC">
        <w:rPr>
          <w:rFonts w:ascii="Times New Roman" w:eastAsia="바탕체" w:hAnsi="Times New Roman" w:cs="Times New Roman"/>
          <w:sz w:val="23"/>
          <w:szCs w:val="23"/>
        </w:rPr>
        <w:t>(Matrix)</w:t>
      </w:r>
      <w:r w:rsidRPr="00B336BC">
        <w:rPr>
          <w:rFonts w:ascii="Times New Roman" w:eastAsia="바탕체" w:hAnsi="Times New Roman" w:cs="Times New Roman"/>
          <w:sz w:val="23"/>
          <w:szCs w:val="23"/>
        </w:rPr>
        <w:t>의</w:t>
      </w:r>
      <w:r w:rsidRPr="00B336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B336BC">
        <w:rPr>
          <w:rFonts w:ascii="Times New Roman" w:eastAsia="바탕체" w:hAnsi="Times New Roman" w:cs="Times New Roman"/>
          <w:sz w:val="23"/>
          <w:szCs w:val="23"/>
        </w:rPr>
        <w:t>일별</w:t>
      </w:r>
      <w:r w:rsidRPr="00B336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B336BC">
        <w:rPr>
          <w:rFonts w:ascii="Times New Roman" w:eastAsia="바탕체" w:hAnsi="Times New Roman" w:cs="Times New Roman"/>
          <w:sz w:val="23"/>
          <w:szCs w:val="23"/>
        </w:rPr>
        <w:t>민간평균금리를</w:t>
      </w:r>
      <w:r w:rsidRPr="00B336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B336BC">
        <w:rPr>
          <w:rFonts w:ascii="Times New Roman" w:eastAsia="바탕체" w:hAnsi="Times New Roman" w:cs="Times New Roman"/>
          <w:sz w:val="23"/>
          <w:szCs w:val="23"/>
        </w:rPr>
        <w:t>산술평균한</w:t>
      </w:r>
      <w:r w:rsidR="00B336BC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Pr="00B336BC">
        <w:rPr>
          <w:rFonts w:ascii="Times New Roman" w:eastAsia="바탕체" w:hAnsi="Times New Roman" w:cs="Times New Roman"/>
          <w:sz w:val="23"/>
          <w:szCs w:val="23"/>
        </w:rPr>
        <w:t>값으로</w:t>
      </w:r>
      <w:r w:rsidRPr="00B336BC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B336BC">
        <w:rPr>
          <w:rFonts w:ascii="Times New Roman" w:eastAsia="바탕체" w:hAnsi="Times New Roman" w:cs="Times New Roman"/>
          <w:sz w:val="23"/>
          <w:szCs w:val="23"/>
        </w:rPr>
        <w:t>한다</w:t>
      </w:r>
      <w:r w:rsidRPr="00B336BC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8D7A11A" w14:textId="77777777" w:rsidR="008B211A" w:rsidRPr="00936D2A" w:rsidRDefault="008B211A" w:rsidP="00712ADD">
      <w:pPr>
        <w:pStyle w:val="a4"/>
        <w:numPr>
          <w:ilvl w:val="0"/>
          <w:numId w:val="7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분기별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기준금리는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홈페이지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(www.koreit.co.kr 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공시함으로써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갈음하기로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634C58AE" w14:textId="77777777" w:rsidR="008B211A" w:rsidRPr="00936D2A" w:rsidRDefault="008B211A" w:rsidP="00712ADD">
      <w:pPr>
        <w:pStyle w:val="a4"/>
        <w:numPr>
          <w:ilvl w:val="0"/>
          <w:numId w:val="7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규정은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임대하여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임대보증금을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받는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준용한다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02F2FD2E" w14:textId="77777777" w:rsidR="008B211A" w:rsidRPr="00936D2A" w:rsidRDefault="008B211A" w:rsidP="00712ADD">
      <w:pPr>
        <w:pStyle w:val="a4"/>
        <w:numPr>
          <w:ilvl w:val="0"/>
          <w:numId w:val="7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상대방과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내용을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공사도급계약서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용역계약서에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반영할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EE78BC1" w14:textId="77777777" w:rsidR="00B4751A" w:rsidRPr="00936D2A" w:rsidRDefault="00B4751A" w:rsidP="00712ADD">
      <w:pPr>
        <w:pStyle w:val="a4"/>
        <w:wordWrap w:val="0"/>
        <w:spacing w:line="420" w:lineRule="atLeast"/>
        <w:ind w:leftChars="0" w:left="567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53E92DE0" w14:textId="77777777" w:rsidR="00B4751A" w:rsidRPr="00936D2A" w:rsidRDefault="00B4751A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조【수익의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교부】</w:t>
      </w:r>
    </w:p>
    <w:p w14:paraId="3391D526" w14:textId="77777777" w:rsidR="00B4751A" w:rsidRPr="00936D2A" w:rsidRDefault="00B4751A" w:rsidP="00712ADD">
      <w:pPr>
        <w:pStyle w:val="a4"/>
        <w:numPr>
          <w:ilvl w:val="0"/>
          <w:numId w:val="7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수익의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교부는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신탁종료시까지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유보함을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원칙으로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7CAAE66C" w14:textId="77777777" w:rsidR="00B4751A" w:rsidRPr="00936D2A" w:rsidRDefault="00B4751A" w:rsidP="00712ADD">
      <w:pPr>
        <w:pStyle w:val="a4"/>
        <w:numPr>
          <w:ilvl w:val="0"/>
          <w:numId w:val="7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9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「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관리형토지신탁의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신탁종료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신탁수익의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선지급」에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사항은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대출약정서의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정함에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4356B259" w14:textId="77777777" w:rsidR="008B211A" w:rsidRPr="00936D2A" w:rsidRDefault="00B4751A" w:rsidP="00712ADD">
      <w:pPr>
        <w:pStyle w:val="a4"/>
        <w:numPr>
          <w:ilvl w:val="0"/>
          <w:numId w:val="7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신탁재산에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계산기일은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신탁종료시로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신탁종료일을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기준으로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수지계산서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최종계산서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작성하여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제출한다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7004D692" w14:textId="77777777" w:rsidR="008B211A" w:rsidRPr="00936D2A" w:rsidRDefault="008B211A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04A8A1DE" w14:textId="77777777" w:rsidR="003A0DC3" w:rsidRPr="00936D2A" w:rsidRDefault="003A0DC3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54567AD1" w14:textId="77777777" w:rsidR="003A0DC3" w:rsidRPr="00936D2A" w:rsidRDefault="003A0DC3" w:rsidP="00712ADD">
      <w:pPr>
        <w:wordWrap w:val="0"/>
        <w:spacing w:line="420" w:lineRule="atLeast"/>
        <w:jc w:val="center"/>
        <w:rPr>
          <w:rFonts w:ascii="Times New Roman" w:eastAsia="바탕체" w:hAnsi="Times New Roman" w:cs="Times New Roman"/>
          <w:sz w:val="31"/>
          <w:szCs w:val="31"/>
        </w:rPr>
      </w:pPr>
      <w:r w:rsidRPr="00936D2A">
        <w:rPr>
          <w:rFonts w:ascii="Times New Roman" w:eastAsia="바탕체" w:hAnsi="Times New Roman" w:cs="Times New Roman"/>
          <w:sz w:val="31"/>
          <w:szCs w:val="31"/>
        </w:rPr>
        <w:t>제</w:t>
      </w:r>
      <w:r w:rsidRPr="00936D2A">
        <w:rPr>
          <w:rFonts w:ascii="Times New Roman" w:eastAsia="바탕체" w:hAnsi="Times New Roman" w:cs="Times New Roman"/>
          <w:sz w:val="31"/>
          <w:szCs w:val="31"/>
        </w:rPr>
        <w:t>5</w:t>
      </w:r>
      <w:r w:rsidRPr="00936D2A">
        <w:rPr>
          <w:rFonts w:ascii="Times New Roman" w:eastAsia="바탕체" w:hAnsi="Times New Roman" w:cs="Times New Roman"/>
          <w:sz w:val="31"/>
          <w:szCs w:val="31"/>
        </w:rPr>
        <w:t>장</w:t>
      </w:r>
      <w:r w:rsidRPr="00936D2A">
        <w:rPr>
          <w:rFonts w:ascii="Times New Roman" w:eastAsia="바탕체" w:hAnsi="Times New Roman" w:cs="Times New Roman"/>
          <w:sz w:val="31"/>
          <w:szCs w:val="31"/>
        </w:rPr>
        <w:t xml:space="preserve"> </w:t>
      </w:r>
      <w:r w:rsidRPr="00936D2A">
        <w:rPr>
          <w:rFonts w:ascii="Times New Roman" w:eastAsia="바탕체" w:hAnsi="Times New Roman" w:cs="Times New Roman"/>
          <w:sz w:val="31"/>
          <w:szCs w:val="31"/>
        </w:rPr>
        <w:t>신탁부동산의</w:t>
      </w:r>
      <w:r w:rsidRPr="00936D2A">
        <w:rPr>
          <w:rFonts w:ascii="Times New Roman" w:eastAsia="바탕체" w:hAnsi="Times New Roman" w:cs="Times New Roman"/>
          <w:sz w:val="31"/>
          <w:szCs w:val="31"/>
        </w:rPr>
        <w:t xml:space="preserve"> </w:t>
      </w:r>
      <w:r w:rsidRPr="00936D2A">
        <w:rPr>
          <w:rFonts w:ascii="Times New Roman" w:eastAsia="바탕체" w:hAnsi="Times New Roman" w:cs="Times New Roman"/>
          <w:sz w:val="31"/>
          <w:szCs w:val="31"/>
        </w:rPr>
        <w:t>분양</w:t>
      </w:r>
      <w:r w:rsidRPr="00936D2A">
        <w:rPr>
          <w:rFonts w:ascii="Times New Roman" w:eastAsia="바탕체" w:hAnsi="Times New Roman" w:cs="Times New Roman"/>
          <w:sz w:val="31"/>
          <w:szCs w:val="31"/>
        </w:rPr>
        <w:t xml:space="preserve"> </w:t>
      </w:r>
      <w:r w:rsidRPr="00936D2A">
        <w:rPr>
          <w:rFonts w:ascii="Times New Roman" w:eastAsia="바탕체" w:hAnsi="Times New Roman" w:cs="Times New Roman"/>
          <w:sz w:val="31"/>
          <w:szCs w:val="31"/>
        </w:rPr>
        <w:t>등</w:t>
      </w:r>
    </w:p>
    <w:p w14:paraId="14B29479" w14:textId="77777777" w:rsidR="003A0DC3" w:rsidRPr="00936D2A" w:rsidRDefault="003A0DC3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21F692B1" w14:textId="77777777" w:rsidR="00666E58" w:rsidRPr="00936D2A" w:rsidRDefault="003A0DC3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25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조【물류단지의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0B6654A4" w14:textId="77777777" w:rsidR="003A0DC3" w:rsidRPr="00A5706F" w:rsidRDefault="003A0DC3" w:rsidP="00712ADD">
      <w:pPr>
        <w:pStyle w:val="a4"/>
        <w:numPr>
          <w:ilvl w:val="0"/>
          <w:numId w:val="7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조성된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물류단지를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&lt;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별지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7&gt;</w:t>
      </w:r>
      <w:r w:rsidRPr="00A5706F">
        <w:rPr>
          <w:rFonts w:ascii="Times New Roman" w:eastAsia="바탕체" w:hAnsi="Times New Roman" w:cs="Times New Roman"/>
          <w:sz w:val="23"/>
          <w:szCs w:val="23"/>
        </w:rPr>
        <w:t>과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같이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각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획지를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구분하여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분양하기로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한다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6FC9BDDD" w14:textId="77777777" w:rsidR="003A0DC3" w:rsidRPr="00A5706F" w:rsidRDefault="003A0DC3" w:rsidP="00712ADD">
      <w:pPr>
        <w:pStyle w:val="a4"/>
        <w:numPr>
          <w:ilvl w:val="0"/>
          <w:numId w:val="7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A5706F">
        <w:rPr>
          <w:rFonts w:ascii="Times New Roman" w:eastAsia="바탕체" w:hAnsi="Times New Roman" w:cs="Times New Roman"/>
          <w:sz w:val="23"/>
          <w:szCs w:val="23"/>
        </w:rPr>
        <w:t>본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사업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분양과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관련된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행위</w:t>
      </w:r>
      <w:r w:rsidRPr="00A5706F">
        <w:rPr>
          <w:rFonts w:ascii="Times New Roman" w:eastAsia="바탕체" w:hAnsi="Times New Roman" w:cs="Times New Roman"/>
          <w:sz w:val="23"/>
          <w:szCs w:val="23"/>
        </w:rPr>
        <w:t>(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분양계약서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작성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및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체결의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대행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개인</w:t>
      </w:r>
      <w:r w:rsidRPr="00A5706F">
        <w:rPr>
          <w:rFonts w:ascii="Times New Roman" w:eastAsia="바탕체" w:hAnsi="Times New Roman" w:cs="Times New Roman"/>
          <w:sz w:val="23"/>
          <w:szCs w:val="23"/>
        </w:rPr>
        <w:t>/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신용정보보호법에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의한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개인정보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수집</w:t>
      </w:r>
      <w:r w:rsidRPr="00A5706F">
        <w:rPr>
          <w:rFonts w:ascii="Times New Roman" w:eastAsia="바탕체" w:hAnsi="Times New Roman" w:cs="Times New Roman"/>
          <w:sz w:val="23"/>
          <w:szCs w:val="23"/>
        </w:rPr>
        <w:t>·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이용</w:t>
      </w:r>
      <w:r w:rsidRPr="00A5706F">
        <w:rPr>
          <w:rFonts w:ascii="Times New Roman" w:eastAsia="바탕체" w:hAnsi="Times New Roman" w:cs="Times New Roman"/>
          <w:sz w:val="23"/>
          <w:szCs w:val="23"/>
        </w:rPr>
        <w:t>·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위탁</w:t>
      </w:r>
      <w:r w:rsidRPr="00A5706F">
        <w:rPr>
          <w:rFonts w:ascii="Times New Roman" w:eastAsia="바탕체" w:hAnsi="Times New Roman" w:cs="Times New Roman"/>
          <w:sz w:val="23"/>
          <w:szCs w:val="23"/>
        </w:rPr>
        <w:t>·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제공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등에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관한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동의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계약자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관리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분양홍보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분양계약의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해제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및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해지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등</w:t>
      </w:r>
      <w:r w:rsidRPr="00A5706F">
        <w:rPr>
          <w:rFonts w:ascii="Times New Roman" w:eastAsia="바탕체" w:hAnsi="Times New Roman" w:cs="Times New Roman"/>
          <w:sz w:val="23"/>
          <w:szCs w:val="23"/>
        </w:rPr>
        <w:t>)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와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A5706F">
        <w:rPr>
          <w:rFonts w:ascii="Times New Roman" w:eastAsia="바탕체" w:hAnsi="Times New Roman" w:cs="Times New Roman"/>
          <w:sz w:val="23"/>
          <w:szCs w:val="23"/>
        </w:rPr>
        <w:t>, “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을</w:t>
      </w:r>
      <w:r w:rsidRPr="00A5706F">
        <w:rPr>
          <w:rFonts w:ascii="Times New Roman" w:eastAsia="바탕체" w:hAnsi="Times New Roman" w:cs="Times New Roman"/>
          <w:sz w:val="23"/>
          <w:szCs w:val="23"/>
        </w:rPr>
        <w:t>”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은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C75AA9">
        <w:rPr>
          <w:rFonts w:ascii="Times New Roman" w:eastAsia="바탕체" w:hAnsi="Times New Roman" w:cs="Times New Roman" w:hint="eastAsia"/>
          <w:sz w:val="23"/>
          <w:szCs w:val="23"/>
        </w:rPr>
        <w:t>분양계약의</w:t>
      </w:r>
      <w:r w:rsidR="00C75AA9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C75AA9">
        <w:rPr>
          <w:rFonts w:ascii="Times New Roman" w:eastAsia="바탕체" w:hAnsi="Times New Roman" w:cs="Times New Roman" w:hint="eastAsia"/>
          <w:sz w:val="23"/>
          <w:szCs w:val="23"/>
        </w:rPr>
        <w:t>당사자</w:t>
      </w:r>
      <w:r w:rsidR="00C75AA9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C75AA9">
        <w:rPr>
          <w:rFonts w:ascii="Times New Roman" w:eastAsia="바탕체" w:hAnsi="Times New Roman" w:cs="Times New Roman" w:hint="eastAsia"/>
          <w:sz w:val="23"/>
          <w:szCs w:val="23"/>
        </w:rPr>
        <w:t>지위에서</w:t>
      </w:r>
      <w:r w:rsidR="00C75AA9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C75AA9">
        <w:rPr>
          <w:rFonts w:ascii="Times New Roman" w:eastAsia="바탕체" w:hAnsi="Times New Roman" w:cs="Times New Roman" w:hint="eastAsia"/>
          <w:sz w:val="23"/>
          <w:szCs w:val="23"/>
        </w:rPr>
        <w:t>날인하는</w:t>
      </w:r>
      <w:r w:rsidR="00C75AA9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C75AA9">
        <w:rPr>
          <w:rFonts w:ascii="Times New Roman" w:eastAsia="바탕체" w:hAnsi="Times New Roman" w:cs="Times New Roman" w:hint="eastAsia"/>
          <w:sz w:val="23"/>
          <w:szCs w:val="23"/>
        </w:rPr>
        <w:t>것</w:t>
      </w:r>
      <w:r w:rsidR="00C75AA9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C75AA9">
        <w:rPr>
          <w:rFonts w:ascii="Times New Roman" w:eastAsia="바탕체" w:hAnsi="Times New Roman" w:cs="Times New Roman" w:hint="eastAsia"/>
          <w:sz w:val="23"/>
          <w:szCs w:val="23"/>
        </w:rPr>
        <w:t>외에</w:t>
      </w:r>
      <w:r w:rsidR="00C75AA9">
        <w:rPr>
          <w:rFonts w:ascii="Times New Roman" w:eastAsia="바탕체" w:hAnsi="Times New Roman" w:cs="Times New Roman" w:hint="eastAsia"/>
          <w:sz w:val="23"/>
          <w:szCs w:val="23"/>
        </w:rPr>
        <w:t xml:space="preserve">,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이에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대한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의무를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갖지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아니한다</w:t>
      </w:r>
      <w:r w:rsidRPr="00A5706F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985C085" w14:textId="77777777" w:rsidR="003A0DC3" w:rsidRPr="00A5706F" w:rsidRDefault="003A0DC3" w:rsidP="00712ADD">
      <w:pPr>
        <w:pStyle w:val="a4"/>
        <w:numPr>
          <w:ilvl w:val="0"/>
          <w:numId w:val="7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A5706F">
        <w:rPr>
          <w:rFonts w:ascii="Times New Roman" w:eastAsia="바탕체" w:hAnsi="Times New Roman" w:cs="Times New Roman"/>
          <w:sz w:val="23"/>
          <w:szCs w:val="23"/>
        </w:rPr>
        <w:t>“</w:t>
      </w:r>
      <w:r w:rsidRPr="00A5706F">
        <w:rPr>
          <w:rFonts w:ascii="Times New Roman" w:eastAsia="바탕체" w:hAnsi="Times New Roman" w:cs="Times New Roman"/>
          <w:sz w:val="23"/>
          <w:szCs w:val="23"/>
        </w:rPr>
        <w:t>갑</w:t>
      </w:r>
      <w:r w:rsidRPr="00A5706F">
        <w:rPr>
          <w:rFonts w:ascii="Times New Roman" w:eastAsia="바탕체" w:hAnsi="Times New Roman" w:cs="Times New Roman"/>
          <w:sz w:val="23"/>
          <w:szCs w:val="23"/>
        </w:rPr>
        <w:t>”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은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조성된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물류단지를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분양하는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경우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선수금을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받기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위한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요건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구비를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위하</w:t>
      </w:r>
      <w:r w:rsidRPr="00A5706F">
        <w:rPr>
          <w:rFonts w:ascii="Times New Roman" w:eastAsia="바탕체" w:hAnsi="Times New Roman" w:cs="Times New Roman"/>
          <w:sz w:val="23"/>
          <w:szCs w:val="23"/>
        </w:rPr>
        <w:lastRenderedPageBreak/>
        <w:t>여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토지소유자인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을</w:t>
      </w:r>
      <w:r w:rsidRPr="00A5706F">
        <w:rPr>
          <w:rFonts w:ascii="Times New Roman" w:eastAsia="바탕체" w:hAnsi="Times New Roman" w:cs="Times New Roman"/>
          <w:sz w:val="23"/>
          <w:szCs w:val="23"/>
        </w:rPr>
        <w:t>”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에게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협조를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구할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수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있고</w:t>
      </w:r>
      <w:r w:rsidRPr="00A5706F">
        <w:rPr>
          <w:rFonts w:ascii="Times New Roman" w:eastAsia="바탕체" w:hAnsi="Times New Roman" w:cs="Times New Roman"/>
          <w:sz w:val="23"/>
          <w:szCs w:val="23"/>
        </w:rPr>
        <w:t>, “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을</w:t>
      </w:r>
      <w:r w:rsidRPr="00A5706F">
        <w:rPr>
          <w:rFonts w:ascii="Times New Roman" w:eastAsia="바탕체" w:hAnsi="Times New Roman" w:cs="Times New Roman"/>
          <w:sz w:val="23"/>
          <w:szCs w:val="23"/>
        </w:rPr>
        <w:t>”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은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A5706F">
        <w:rPr>
          <w:rFonts w:ascii="Times New Roman" w:eastAsia="바탕체" w:hAnsi="Times New Roman" w:cs="Times New Roman"/>
          <w:sz w:val="23"/>
          <w:szCs w:val="23"/>
        </w:rPr>
        <w:t>우선수익권자들의</w:t>
      </w:r>
      <w:proofErr w:type="spellEnd"/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이익을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해하지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않는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범위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내에서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협조한다</w:t>
      </w:r>
      <w:r w:rsidRPr="00A5706F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0B378443" w14:textId="77777777" w:rsidR="003A0DC3" w:rsidRPr="00A5706F" w:rsidRDefault="003A0DC3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6BD9BEED" w14:textId="77777777" w:rsidR="00666E58" w:rsidRPr="00A5706F" w:rsidRDefault="003A0DC3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commentRangeStart w:id="496"/>
      <w:r w:rsidRPr="00A5706F">
        <w:rPr>
          <w:rFonts w:ascii="Times New Roman" w:eastAsia="바탕체" w:hAnsi="Times New Roman" w:cs="Times New Roman"/>
          <w:sz w:val="23"/>
          <w:szCs w:val="23"/>
        </w:rPr>
        <w:t>제</w:t>
      </w:r>
      <w:r w:rsidRPr="00A5706F">
        <w:rPr>
          <w:rFonts w:ascii="Times New Roman" w:eastAsia="바탕체" w:hAnsi="Times New Roman" w:cs="Times New Roman"/>
          <w:sz w:val="23"/>
          <w:szCs w:val="23"/>
        </w:rPr>
        <w:t>26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조【직접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사용】</w:t>
      </w:r>
      <w:commentRangeEnd w:id="496"/>
      <w:r w:rsidR="00041048">
        <w:rPr>
          <w:rStyle w:val="af1"/>
        </w:rPr>
        <w:commentReference w:id="496"/>
      </w:r>
    </w:p>
    <w:p w14:paraId="1B7E79F8" w14:textId="77777777" w:rsidR="003A0DC3" w:rsidRPr="00936D2A" w:rsidRDefault="003A0DC3" w:rsidP="00712ADD">
      <w:pPr>
        <w:pStyle w:val="a4"/>
        <w:numPr>
          <w:ilvl w:val="0"/>
          <w:numId w:val="7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commentRangeStart w:id="497"/>
      <w:r w:rsidRPr="00A5706F">
        <w:rPr>
          <w:rFonts w:ascii="Times New Roman" w:eastAsia="바탕체" w:hAnsi="Times New Roman" w:cs="Times New Roman"/>
          <w:sz w:val="23"/>
          <w:szCs w:val="23"/>
        </w:rPr>
        <w:t>본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사업으로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조성되는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물류단지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중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&lt;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별지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7&gt;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에서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A5706F">
        <w:rPr>
          <w:rFonts w:ascii="Times New Roman" w:eastAsia="바탕체" w:hAnsi="Times New Roman" w:cs="Times New Roman"/>
          <w:sz w:val="23"/>
          <w:szCs w:val="23"/>
        </w:rPr>
        <w:t>갑</w:t>
      </w:r>
      <w:r w:rsidRPr="00A5706F">
        <w:rPr>
          <w:rFonts w:ascii="Times New Roman" w:eastAsia="바탕체" w:hAnsi="Times New Roman" w:cs="Times New Roman"/>
          <w:sz w:val="23"/>
          <w:szCs w:val="23"/>
        </w:rPr>
        <w:t>”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의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직접사용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대상으로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정한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용지는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A5706F">
        <w:rPr>
          <w:rFonts w:ascii="Times New Roman" w:eastAsia="바탕체" w:hAnsi="Times New Roman" w:cs="Times New Roman"/>
          <w:sz w:val="23"/>
          <w:szCs w:val="23"/>
        </w:rPr>
        <w:t>갑</w:t>
      </w:r>
      <w:r w:rsidRPr="00A5706F">
        <w:rPr>
          <w:rFonts w:ascii="Times New Roman" w:eastAsia="바탕체" w:hAnsi="Times New Roman" w:cs="Times New Roman"/>
          <w:sz w:val="23"/>
          <w:szCs w:val="23"/>
        </w:rPr>
        <w:t>”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이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물류시설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신축</w:t>
      </w:r>
      <w:r w:rsidRPr="00A5706F">
        <w:rPr>
          <w:rFonts w:ascii="Times New Roman" w:eastAsia="바탕체" w:hAnsi="Times New Roman" w:cs="Times New Roman"/>
          <w:sz w:val="23"/>
          <w:szCs w:val="23"/>
        </w:rPr>
        <w:t>(</w:t>
      </w:r>
      <w:r w:rsidRPr="00A5706F">
        <w:rPr>
          <w:rFonts w:ascii="Times New Roman" w:eastAsia="바탕체" w:hAnsi="Times New Roman" w:cs="Times New Roman"/>
          <w:sz w:val="23"/>
          <w:szCs w:val="23"/>
        </w:rPr>
        <w:t>신탁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방식</w:t>
      </w:r>
      <w:r w:rsidRPr="00A5706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A5706F">
        <w:rPr>
          <w:rFonts w:ascii="Times New Roman" w:eastAsia="바탕체" w:hAnsi="Times New Roman" w:cs="Times New Roman"/>
          <w:sz w:val="23"/>
          <w:szCs w:val="23"/>
        </w:rPr>
        <w:t>개발을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같다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목적으로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개발할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E19D9E9" w14:textId="77777777" w:rsidR="008B211A" w:rsidRPr="00936D2A" w:rsidRDefault="003A0DC3" w:rsidP="00712ADD">
      <w:pPr>
        <w:pStyle w:val="a4"/>
        <w:numPr>
          <w:ilvl w:val="0"/>
          <w:numId w:val="7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합의한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일정에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직접사용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표에서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직접사용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용지가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속하는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‘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블럭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>’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금원을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PF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조달하여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분양수입금계좌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인정하는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금원의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적립이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완료된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직접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사용할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0C9B00A" w14:textId="77777777" w:rsidR="00666E58" w:rsidRPr="00936D2A" w:rsidRDefault="00666E58" w:rsidP="00712ADD">
      <w:pPr>
        <w:tabs>
          <w:tab w:val="left" w:pos="284"/>
          <w:tab w:val="left" w:pos="566"/>
          <w:tab w:val="left" w:pos="850"/>
          <w:tab w:val="left" w:pos="1132"/>
          <w:tab w:val="left" w:pos="1416"/>
          <w:tab w:val="left" w:pos="1700"/>
          <w:tab w:val="left" w:pos="1982"/>
          <w:tab w:val="left" w:pos="2266"/>
          <w:tab w:val="left" w:pos="2548"/>
          <w:tab w:val="left" w:pos="2832"/>
          <w:tab w:val="left" w:pos="3116"/>
          <w:tab w:val="left" w:pos="3398"/>
          <w:tab w:val="left" w:pos="3682"/>
          <w:tab w:val="left" w:pos="3964"/>
          <w:tab w:val="left" w:pos="4248"/>
          <w:tab w:val="left" w:pos="4532"/>
          <w:tab w:val="left" w:pos="4814"/>
          <w:tab w:val="left" w:pos="5098"/>
          <w:tab w:val="left" w:pos="5380"/>
          <w:tab w:val="left" w:pos="5664"/>
          <w:tab w:val="left" w:pos="5948"/>
          <w:tab w:val="left" w:pos="6230"/>
          <w:tab w:val="left" w:pos="6514"/>
          <w:tab w:val="left" w:pos="6796"/>
          <w:tab w:val="left" w:pos="7080"/>
          <w:tab w:val="left" w:pos="7364"/>
          <w:tab w:val="left" w:pos="7646"/>
          <w:tab w:val="left" w:pos="7930"/>
          <w:tab w:val="left" w:pos="8212"/>
          <w:tab w:val="left" w:pos="8496"/>
          <w:tab w:val="left" w:pos="8780"/>
          <w:tab w:val="left" w:pos="9062"/>
          <w:tab w:val="left" w:pos="9346"/>
          <w:tab w:val="left" w:pos="9628"/>
          <w:tab w:val="left" w:pos="9912"/>
          <w:tab w:val="left" w:pos="10196"/>
          <w:tab w:val="left" w:pos="10478"/>
          <w:tab w:val="left" w:pos="10762"/>
          <w:tab w:val="left" w:pos="11044"/>
          <w:tab w:val="left" w:pos="11328"/>
        </w:tabs>
        <w:wordWrap w:val="0"/>
        <w:snapToGrid w:val="0"/>
        <w:spacing w:line="480" w:lineRule="auto"/>
        <w:jc w:val="both"/>
        <w:textAlignment w:val="baseline"/>
        <w:rPr>
          <w:rFonts w:ascii="Times New Roman" w:eastAsia="바탕체" w:hAnsi="Times New Roman" w:cs="Times New Roman"/>
          <w:sz w:val="20"/>
          <w:szCs w:val="20"/>
        </w:rPr>
      </w:pP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</w:p>
    <w:tbl>
      <w:tblPr>
        <w:tblW w:w="0" w:type="auto"/>
        <w:tblInd w:w="6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4762"/>
      </w:tblGrid>
      <w:tr w:rsidR="00666E58" w:rsidRPr="00936D2A" w14:paraId="2BF46835" w14:textId="77777777" w:rsidTr="00666E58">
        <w:trPr>
          <w:trHeight w:val="426"/>
        </w:trPr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7334CA" w14:textId="77777777" w:rsidR="00666E58" w:rsidRPr="00936D2A" w:rsidRDefault="00666E58" w:rsidP="00FE3282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b/>
                <w:bCs/>
                <w:kern w:val="2"/>
                <w:sz w:val="20"/>
                <w:szCs w:val="20"/>
              </w:rPr>
              <w:t>블럭</w:t>
            </w:r>
            <w:proofErr w:type="spellEnd"/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BD1C54" w14:textId="77777777" w:rsidR="00666E58" w:rsidRPr="00936D2A" w:rsidRDefault="00666E58" w:rsidP="00FE3282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kern w:val="2"/>
                <w:sz w:val="20"/>
                <w:szCs w:val="20"/>
              </w:rPr>
              <w:t>할당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kern w:val="2"/>
                <w:sz w:val="20"/>
                <w:szCs w:val="2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kern w:val="2"/>
                <w:sz w:val="20"/>
                <w:szCs w:val="20"/>
              </w:rPr>
              <w:t>금액</w:t>
            </w:r>
          </w:p>
        </w:tc>
      </w:tr>
      <w:tr w:rsidR="00666E58" w:rsidRPr="00936D2A" w14:paraId="7B14CC8C" w14:textId="77777777" w:rsidTr="00666E58">
        <w:trPr>
          <w:trHeight w:val="426"/>
        </w:trPr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E7ABE" w14:textId="77777777" w:rsidR="00666E58" w:rsidRPr="00936D2A" w:rsidRDefault="00666E58" w:rsidP="00FE3282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936D2A"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  <w:t>M1-2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C7B26E" w14:textId="77777777" w:rsidR="00666E58" w:rsidRPr="00FE3282" w:rsidRDefault="00666E58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</w:pPr>
            <w:r w:rsidRPr="00FE3282"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  <w:t>59,042</w:t>
            </w:r>
          </w:p>
        </w:tc>
      </w:tr>
      <w:tr w:rsidR="00666E58" w:rsidRPr="00936D2A" w14:paraId="4784D7A7" w14:textId="77777777" w:rsidTr="00666E58">
        <w:trPr>
          <w:trHeight w:val="426"/>
        </w:trPr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F8059A" w14:textId="77777777" w:rsidR="00666E58" w:rsidRPr="00936D2A" w:rsidRDefault="00666E58" w:rsidP="00FE3282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936D2A"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  <w:t>M2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FBD0C5" w14:textId="77777777" w:rsidR="00666E58" w:rsidRPr="00FE3282" w:rsidRDefault="00666E58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</w:pPr>
            <w:r w:rsidRPr="00FE3282"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  <w:t>147,460</w:t>
            </w:r>
          </w:p>
        </w:tc>
      </w:tr>
      <w:tr w:rsidR="00666E58" w:rsidRPr="00936D2A" w14:paraId="3407D85B" w14:textId="77777777" w:rsidTr="00666E58">
        <w:trPr>
          <w:trHeight w:val="426"/>
        </w:trPr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520373" w14:textId="77777777" w:rsidR="00666E58" w:rsidRPr="00936D2A" w:rsidRDefault="00666E58" w:rsidP="00FE3282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936D2A"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  <w:t>M4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B2E31" w14:textId="77777777" w:rsidR="00666E58" w:rsidRPr="00FE3282" w:rsidRDefault="00666E58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</w:pPr>
            <w:r w:rsidRPr="00FE3282"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  <w:t>48,590</w:t>
            </w:r>
          </w:p>
        </w:tc>
      </w:tr>
      <w:tr w:rsidR="00666E58" w:rsidRPr="00936D2A" w14:paraId="02A8F871" w14:textId="77777777" w:rsidTr="00666E58">
        <w:trPr>
          <w:trHeight w:val="426"/>
        </w:trPr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03EAA2" w14:textId="77777777" w:rsidR="00666E58" w:rsidRPr="00936D2A" w:rsidRDefault="00666E58" w:rsidP="00FE3282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936D2A"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  <w:t>M5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4D1EF2" w14:textId="77777777" w:rsidR="00666E58" w:rsidRPr="00FE3282" w:rsidRDefault="00666E58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</w:pPr>
            <w:r w:rsidRPr="00FE3282"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  <w:t>96,464</w:t>
            </w:r>
          </w:p>
        </w:tc>
      </w:tr>
      <w:tr w:rsidR="00666E58" w:rsidRPr="00936D2A" w14:paraId="2078DEC2" w14:textId="77777777" w:rsidTr="00666E58">
        <w:trPr>
          <w:trHeight w:val="426"/>
        </w:trPr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4FC851" w14:textId="77777777" w:rsidR="00666E58" w:rsidRPr="00936D2A" w:rsidRDefault="00666E58" w:rsidP="00FE3282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936D2A"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  <w:t>M6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C486EC" w14:textId="77777777" w:rsidR="00666E58" w:rsidRPr="00FE3282" w:rsidRDefault="00666E58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</w:pPr>
            <w:r w:rsidRPr="00FE3282"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  <w:t>69,242</w:t>
            </w:r>
          </w:p>
        </w:tc>
      </w:tr>
      <w:tr w:rsidR="00666E58" w:rsidRPr="00936D2A" w14:paraId="5BED0D05" w14:textId="77777777" w:rsidTr="00666E58">
        <w:trPr>
          <w:trHeight w:val="426"/>
        </w:trPr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0675D7" w14:textId="77777777" w:rsidR="00666E58" w:rsidRPr="00936D2A" w:rsidRDefault="00666E58" w:rsidP="00FE3282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936D2A"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  <w:t>M8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E3B03F" w14:textId="77777777" w:rsidR="00666E58" w:rsidRPr="00FE3282" w:rsidRDefault="00666E58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</w:pPr>
            <w:r w:rsidRPr="00FE3282"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  <w:t>168,188</w:t>
            </w:r>
          </w:p>
        </w:tc>
      </w:tr>
      <w:tr w:rsidR="00666E58" w:rsidRPr="00936D2A" w14:paraId="3B27958C" w14:textId="77777777" w:rsidTr="00666E58">
        <w:trPr>
          <w:trHeight w:val="426"/>
        </w:trPr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195222" w14:textId="77777777" w:rsidR="00666E58" w:rsidRPr="00936D2A" w:rsidRDefault="00666E58" w:rsidP="00FE3282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936D2A"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  <w:t>M9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70A99B" w14:textId="77777777" w:rsidR="00666E58" w:rsidRPr="00FE3282" w:rsidRDefault="00666E58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</w:pPr>
            <w:r w:rsidRPr="00FE3282"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  <w:t>113,955</w:t>
            </w:r>
          </w:p>
        </w:tc>
      </w:tr>
    </w:tbl>
    <w:p w14:paraId="78A0E775" w14:textId="77777777" w:rsidR="00AD368A" w:rsidRPr="00936D2A" w:rsidRDefault="00AD368A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0"/>
          <w:szCs w:val="20"/>
        </w:rPr>
      </w:pPr>
    </w:p>
    <w:p w14:paraId="4FDC7E45" w14:textId="77777777" w:rsidR="00666E58" w:rsidRPr="00936D2A" w:rsidRDefault="00666E58" w:rsidP="00712ADD">
      <w:pPr>
        <w:pStyle w:val="a4"/>
        <w:numPr>
          <w:ilvl w:val="0"/>
          <w:numId w:val="7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허용하는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바에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목적용지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물류시설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목적으로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신탁회사와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PF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대주의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대출금채권을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담보하기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담보신탁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관리형토지신탁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유형을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불문함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수익권을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commentRangeEnd w:id="497"/>
      <w:r w:rsidR="00F17792">
        <w:rPr>
          <w:rStyle w:val="af1"/>
        </w:rPr>
        <w:commentReference w:id="497"/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58E50631" w14:textId="77777777" w:rsidR="00666E58" w:rsidRPr="00936D2A" w:rsidRDefault="00666E58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652B5992" w14:textId="77777777" w:rsidR="00666E58" w:rsidRPr="00936D2A" w:rsidRDefault="00666E58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27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조【준공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사용승낙】</w:t>
      </w:r>
    </w:p>
    <w:p w14:paraId="4B1812BA" w14:textId="77777777" w:rsidR="00666E58" w:rsidRPr="00936D2A" w:rsidRDefault="00666E58" w:rsidP="00712ADD">
      <w:pPr>
        <w:pStyle w:val="a4"/>
        <w:numPr>
          <w:ilvl w:val="0"/>
          <w:numId w:val="7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물류단지의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준공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보존등기가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완료되기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목적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26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직접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사용의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대상이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블럭의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토지에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한정함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건축행위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토지를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사용하고자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분양대금을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완납한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수분양자가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블럭을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사용할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하려는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문서로서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목적</w:t>
      </w: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용지의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사용에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승인을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받아야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7593377E" w14:textId="77777777" w:rsidR="00666E58" w:rsidRPr="00936D2A" w:rsidRDefault="00666E58" w:rsidP="00712ADD">
      <w:pPr>
        <w:pStyle w:val="a4"/>
        <w:numPr>
          <w:ilvl w:val="0"/>
          <w:numId w:val="7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승인이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토지에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소유권자로서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토지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사용에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법률상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행정상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절차에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협조하기로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BC4D961" w14:textId="77777777" w:rsidR="00AC18B5" w:rsidRPr="00936D2A" w:rsidRDefault="00AC18B5" w:rsidP="00712ADD">
      <w:pPr>
        <w:pStyle w:val="a4"/>
        <w:wordWrap w:val="0"/>
        <w:spacing w:line="420" w:lineRule="atLeast"/>
        <w:ind w:leftChars="0" w:left="567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39D43AC7" w14:textId="77777777" w:rsidR="001B1394" w:rsidRPr="00936D2A" w:rsidRDefault="001B1394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28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조【준공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등】</w:t>
      </w:r>
    </w:p>
    <w:p w14:paraId="1DDFA449" w14:textId="77777777" w:rsidR="001B1394" w:rsidRPr="00577FDF" w:rsidRDefault="001B1394" w:rsidP="00712ADD">
      <w:pPr>
        <w:pStyle w:val="a4"/>
        <w:numPr>
          <w:ilvl w:val="0"/>
          <w:numId w:val="7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577FDF">
        <w:rPr>
          <w:rFonts w:ascii="Times New Roman" w:eastAsia="바탕체" w:hAnsi="Times New Roman" w:cs="Times New Roman"/>
          <w:sz w:val="23"/>
          <w:szCs w:val="23"/>
        </w:rPr>
        <w:t>“</w:t>
      </w:r>
      <w:r w:rsidRPr="00577FDF">
        <w:rPr>
          <w:rFonts w:ascii="Times New Roman" w:eastAsia="바탕체" w:hAnsi="Times New Roman" w:cs="Times New Roman"/>
          <w:sz w:val="23"/>
          <w:szCs w:val="23"/>
        </w:rPr>
        <w:t>을</w:t>
      </w:r>
      <w:r w:rsidRPr="00577FDF">
        <w:rPr>
          <w:rFonts w:ascii="Times New Roman" w:eastAsia="바탕체" w:hAnsi="Times New Roman" w:cs="Times New Roman"/>
          <w:sz w:val="23"/>
          <w:szCs w:val="23"/>
        </w:rPr>
        <w:t>”</w:t>
      </w:r>
      <w:r w:rsidRPr="00577FDF">
        <w:rPr>
          <w:rFonts w:ascii="Times New Roman" w:eastAsia="바탕체" w:hAnsi="Times New Roman" w:cs="Times New Roman"/>
          <w:sz w:val="23"/>
          <w:szCs w:val="23"/>
        </w:rPr>
        <w:t>은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3F2C2C" w:rsidRPr="00577FDF">
        <w:rPr>
          <w:rFonts w:ascii="Times New Roman" w:eastAsia="바탕체" w:hAnsi="Times New Roman" w:cs="Times New Roman" w:hint="eastAsia"/>
          <w:sz w:val="23"/>
          <w:szCs w:val="23"/>
        </w:rPr>
        <w:t>물류시설법</w:t>
      </w:r>
      <w:r w:rsidRPr="00577FDF">
        <w:rPr>
          <w:rFonts w:ascii="Times New Roman" w:eastAsia="바탕체" w:hAnsi="Times New Roman" w:cs="Times New Roman"/>
          <w:sz w:val="23"/>
          <w:szCs w:val="23"/>
        </w:rPr>
        <w:t>에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따른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준공인가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이후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동법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및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관련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법령상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본건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사업부지에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관한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소유권보존등기가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가능한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경우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지체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없이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그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조성용지에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관하여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577FDF">
        <w:rPr>
          <w:rFonts w:ascii="Times New Roman" w:eastAsia="바탕체" w:hAnsi="Times New Roman" w:cs="Times New Roman"/>
          <w:sz w:val="23"/>
          <w:szCs w:val="23"/>
        </w:rPr>
        <w:t>을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명의의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소유권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보존등기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및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신탁등기를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한다</w:t>
      </w:r>
      <w:r w:rsidRPr="00577FDF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7AE3CA5" w14:textId="77777777" w:rsidR="001B1394" w:rsidRPr="00936D2A" w:rsidRDefault="001B1394" w:rsidP="00712ADD">
      <w:pPr>
        <w:pStyle w:val="a4"/>
        <w:numPr>
          <w:ilvl w:val="0"/>
          <w:numId w:val="7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577FDF">
        <w:rPr>
          <w:rFonts w:ascii="Times New Roman" w:eastAsia="바탕체" w:hAnsi="Times New Roman" w:cs="Times New Roman"/>
          <w:sz w:val="23"/>
          <w:szCs w:val="23"/>
        </w:rPr>
        <w:t>제</w:t>
      </w:r>
      <w:r w:rsidRPr="00577FDF">
        <w:rPr>
          <w:rFonts w:ascii="Times New Roman" w:eastAsia="바탕체" w:hAnsi="Times New Roman" w:cs="Times New Roman"/>
          <w:sz w:val="23"/>
          <w:szCs w:val="23"/>
        </w:rPr>
        <w:t>1</w:t>
      </w:r>
      <w:r w:rsidRPr="00577FDF">
        <w:rPr>
          <w:rFonts w:ascii="Times New Roman" w:eastAsia="바탕체" w:hAnsi="Times New Roman" w:cs="Times New Roman"/>
          <w:sz w:val="23"/>
          <w:szCs w:val="23"/>
        </w:rPr>
        <w:t>항의</w:t>
      </w:r>
      <w:r w:rsidRPr="00577FDF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577FDF">
        <w:rPr>
          <w:rFonts w:ascii="Times New Roman" w:eastAsia="바탕체" w:hAnsi="Times New Roman" w:cs="Times New Roman"/>
          <w:sz w:val="23"/>
          <w:szCs w:val="23"/>
        </w:rPr>
        <w:t>등기절차를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이행하는데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소요되는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62593B4A" w14:textId="77777777" w:rsidR="001B1394" w:rsidRPr="00936D2A" w:rsidRDefault="001B1394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14446C50" w14:textId="77777777" w:rsidR="001B1394" w:rsidRPr="00936D2A" w:rsidRDefault="001B1394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29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</w:t>
      </w:r>
      <w:r w:rsidRPr="00936D2A">
        <w:rPr>
          <w:rFonts w:ascii="Times New Roman" w:eastAsia="바탕체" w:hAnsi="Times New Roman" w:cs="Times New Roman"/>
          <w:sz w:val="23"/>
          <w:szCs w:val="23"/>
        </w:rPr>
        <w:t>M7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블럭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옵션계약】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2021.08.</w:t>
      </w:r>
      <w:proofErr w:type="gramStart"/>
      <w:r w:rsidRPr="00936D2A">
        <w:rPr>
          <w:rFonts w:ascii="Times New Roman" w:eastAsia="바탕체" w:hAnsi="Times New Roman" w:cs="Times New Roman"/>
          <w:sz w:val="23"/>
          <w:szCs w:val="23"/>
        </w:rPr>
        <w:t>09.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</w:t>
      </w:r>
      <w:proofErr w:type="gram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최초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사정변경으로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조성되는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물류단지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직접사용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M7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블럭이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추가됨에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당사자들은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M7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블럭에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아래와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같이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1FFBF828" w14:textId="77777777" w:rsidR="001B1394" w:rsidRPr="00936D2A" w:rsidRDefault="001B1394" w:rsidP="00712ADD">
      <w:pPr>
        <w:pStyle w:val="a4"/>
        <w:numPr>
          <w:ilvl w:val="0"/>
          <w:numId w:val="7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옵션거래약정서에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를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7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순위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지정하였으며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명확히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주지하고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7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순위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지위를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취득함을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확인한다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06BC7C3" w14:textId="77777777" w:rsidR="001B1394" w:rsidRPr="00DD1D6E" w:rsidRDefault="001B1394" w:rsidP="00712ADD">
      <w:pPr>
        <w:pStyle w:val="a4"/>
        <w:numPr>
          <w:ilvl w:val="0"/>
          <w:numId w:val="7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합의한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일정에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할당금액을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PF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조달하여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분양수입금계좌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인정하는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금원의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적립이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완료된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DD1D6E">
        <w:rPr>
          <w:rFonts w:ascii="Times New Roman" w:eastAsia="바탕체" w:hAnsi="Times New Roman" w:cs="Times New Roman"/>
          <w:sz w:val="23"/>
          <w:szCs w:val="23"/>
        </w:rPr>
        <w:t>용지를</w:t>
      </w:r>
      <w:r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DD1D6E">
        <w:rPr>
          <w:rFonts w:ascii="Times New Roman" w:eastAsia="바탕체" w:hAnsi="Times New Roman" w:cs="Times New Roman"/>
          <w:sz w:val="23"/>
          <w:szCs w:val="23"/>
        </w:rPr>
        <w:t>직접</w:t>
      </w:r>
      <w:r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DD1D6E">
        <w:rPr>
          <w:rFonts w:ascii="Times New Roman" w:eastAsia="바탕체" w:hAnsi="Times New Roman" w:cs="Times New Roman"/>
          <w:sz w:val="23"/>
          <w:szCs w:val="23"/>
        </w:rPr>
        <w:t>사용할</w:t>
      </w:r>
      <w:r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DD1D6E">
        <w:rPr>
          <w:rFonts w:ascii="Times New Roman" w:eastAsia="바탕체" w:hAnsi="Times New Roman" w:cs="Times New Roman"/>
          <w:sz w:val="23"/>
          <w:szCs w:val="23"/>
        </w:rPr>
        <w:t>수</w:t>
      </w:r>
      <w:r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DD1D6E">
        <w:rPr>
          <w:rFonts w:ascii="Times New Roman" w:eastAsia="바탕체" w:hAnsi="Times New Roman" w:cs="Times New Roman"/>
          <w:sz w:val="23"/>
          <w:szCs w:val="23"/>
        </w:rPr>
        <w:t>있다</w:t>
      </w:r>
      <w:r w:rsidRPr="00DD1D6E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DD1D6E">
        <w:rPr>
          <w:rFonts w:ascii="Times New Roman" w:eastAsia="바탕체" w:hAnsi="Times New Roman" w:cs="Times New Roman"/>
          <w:sz w:val="23"/>
          <w:szCs w:val="23"/>
        </w:rPr>
        <w:t>아래의</w:t>
      </w:r>
      <w:r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DD1D6E">
        <w:rPr>
          <w:rFonts w:ascii="Times New Roman" w:eastAsia="바탕체" w:hAnsi="Times New Roman" w:cs="Times New Roman"/>
          <w:sz w:val="23"/>
          <w:szCs w:val="23"/>
        </w:rPr>
        <w:t>할당금액은</w:t>
      </w:r>
      <w:r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DD1D6E">
        <w:rPr>
          <w:rFonts w:ascii="Times New Roman" w:eastAsia="바탕체" w:hAnsi="Times New Roman" w:cs="Times New Roman"/>
          <w:sz w:val="23"/>
          <w:szCs w:val="23"/>
        </w:rPr>
        <w:t>특약사항</w:t>
      </w:r>
      <w:r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DD1D6E">
        <w:rPr>
          <w:rFonts w:ascii="Times New Roman" w:eastAsia="바탕체" w:hAnsi="Times New Roman" w:cs="Times New Roman"/>
          <w:sz w:val="23"/>
          <w:szCs w:val="23"/>
        </w:rPr>
        <w:t>제</w:t>
      </w:r>
      <w:r w:rsidRPr="00DD1D6E">
        <w:rPr>
          <w:rFonts w:ascii="Times New Roman" w:eastAsia="바탕체" w:hAnsi="Times New Roman" w:cs="Times New Roman"/>
          <w:sz w:val="23"/>
          <w:szCs w:val="23"/>
        </w:rPr>
        <w:t>3</w:t>
      </w:r>
      <w:r w:rsidRPr="00DD1D6E">
        <w:rPr>
          <w:rFonts w:ascii="Times New Roman" w:eastAsia="바탕체" w:hAnsi="Times New Roman" w:cs="Times New Roman"/>
          <w:sz w:val="23"/>
          <w:szCs w:val="23"/>
        </w:rPr>
        <w:t>조</w:t>
      </w:r>
      <w:r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DD1D6E">
        <w:rPr>
          <w:rFonts w:ascii="Times New Roman" w:eastAsia="바탕체" w:hAnsi="Times New Roman" w:cs="Times New Roman"/>
          <w:sz w:val="23"/>
          <w:szCs w:val="23"/>
        </w:rPr>
        <w:t>제</w:t>
      </w:r>
      <w:r w:rsidR="001F0C55" w:rsidRPr="00DD1D6E">
        <w:rPr>
          <w:rFonts w:ascii="Times New Roman" w:eastAsia="바탕체" w:hAnsi="Times New Roman" w:cs="Times New Roman"/>
          <w:sz w:val="23"/>
          <w:szCs w:val="23"/>
        </w:rPr>
        <w:t>7</w:t>
      </w:r>
      <w:r w:rsidRPr="00DD1D6E">
        <w:rPr>
          <w:rFonts w:ascii="Times New Roman" w:eastAsia="바탕체" w:hAnsi="Times New Roman" w:cs="Times New Roman"/>
          <w:sz w:val="23"/>
          <w:szCs w:val="23"/>
        </w:rPr>
        <w:t>항과</w:t>
      </w:r>
      <w:r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DD1D6E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DD1D6E">
        <w:rPr>
          <w:rFonts w:ascii="Times New Roman" w:eastAsia="바탕체" w:hAnsi="Times New Roman" w:cs="Times New Roman"/>
          <w:sz w:val="23"/>
          <w:szCs w:val="23"/>
        </w:rPr>
        <w:t xml:space="preserve"> “M7</w:t>
      </w:r>
      <w:r w:rsidRPr="00DD1D6E">
        <w:rPr>
          <w:rFonts w:ascii="Times New Roman" w:eastAsia="바탕체" w:hAnsi="Times New Roman" w:cs="Times New Roman"/>
          <w:sz w:val="23"/>
          <w:szCs w:val="23"/>
        </w:rPr>
        <w:t>블럭의</w:t>
      </w:r>
      <w:r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DD1D6E">
        <w:rPr>
          <w:rFonts w:ascii="Times New Roman" w:eastAsia="바탕체" w:hAnsi="Times New Roman" w:cs="Times New Roman"/>
          <w:sz w:val="23"/>
          <w:szCs w:val="23"/>
        </w:rPr>
        <w:t>분양수입금등</w:t>
      </w:r>
      <w:proofErr w:type="spellEnd"/>
      <w:r w:rsidRPr="00DD1D6E">
        <w:rPr>
          <w:rFonts w:ascii="Times New Roman" w:eastAsia="바탕체" w:hAnsi="Times New Roman" w:cs="Times New Roman"/>
          <w:sz w:val="23"/>
          <w:szCs w:val="23"/>
        </w:rPr>
        <w:t>”</w:t>
      </w:r>
      <w:r w:rsidRPr="00DD1D6E">
        <w:rPr>
          <w:rFonts w:ascii="Times New Roman" w:eastAsia="바탕체" w:hAnsi="Times New Roman" w:cs="Times New Roman"/>
          <w:sz w:val="23"/>
          <w:szCs w:val="23"/>
        </w:rPr>
        <w:t>을</w:t>
      </w:r>
      <w:r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DD1D6E">
        <w:rPr>
          <w:rFonts w:ascii="Times New Roman" w:eastAsia="바탕체" w:hAnsi="Times New Roman" w:cs="Times New Roman"/>
          <w:sz w:val="23"/>
          <w:szCs w:val="23"/>
        </w:rPr>
        <w:t>정한</w:t>
      </w:r>
      <w:r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DD1D6E">
        <w:rPr>
          <w:rFonts w:ascii="Times New Roman" w:eastAsia="바탕체" w:hAnsi="Times New Roman" w:cs="Times New Roman"/>
          <w:sz w:val="23"/>
          <w:szCs w:val="23"/>
        </w:rPr>
        <w:t>것으로</w:t>
      </w:r>
      <w:r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DD1D6E">
        <w:rPr>
          <w:rFonts w:ascii="Times New Roman" w:eastAsia="바탕체" w:hAnsi="Times New Roman" w:cs="Times New Roman"/>
          <w:sz w:val="23"/>
          <w:szCs w:val="23"/>
        </w:rPr>
        <w:t>본다</w:t>
      </w:r>
      <w:r w:rsidRPr="00DD1D6E">
        <w:rPr>
          <w:rFonts w:ascii="Times New Roman" w:eastAsia="바탕체" w:hAnsi="Times New Roman" w:cs="Times New Roman"/>
          <w:sz w:val="23"/>
          <w:szCs w:val="23"/>
        </w:rPr>
        <w:t>.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4309"/>
      </w:tblGrid>
      <w:tr w:rsidR="0014016F" w:rsidRPr="00DD1D6E" w14:paraId="33D739BA" w14:textId="77777777" w:rsidTr="002F10CE">
        <w:trPr>
          <w:trHeight w:val="20"/>
          <w:jc w:val="center"/>
        </w:trPr>
        <w:tc>
          <w:tcPr>
            <w:tcW w:w="560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DB4447" w14:textId="77777777" w:rsidR="002F10CE" w:rsidRPr="00DD1D6E" w:rsidRDefault="002F10CE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DD1D6E"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  <w:t>(</w:t>
            </w:r>
            <w:r w:rsidRPr="00DD1D6E"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  <w:t>단위</w:t>
            </w:r>
            <w:r w:rsidRPr="00DD1D6E"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  <w:t xml:space="preserve">: </w:t>
            </w:r>
            <w:r w:rsidRPr="00DD1D6E"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  <w:t>백만원</w:t>
            </w:r>
            <w:r w:rsidRPr="00DD1D6E"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  <w:t>)</w:t>
            </w:r>
          </w:p>
        </w:tc>
      </w:tr>
      <w:tr w:rsidR="0014016F" w:rsidRPr="00DD1D6E" w14:paraId="5CDF99A9" w14:textId="77777777" w:rsidTr="002F10CE">
        <w:trPr>
          <w:trHeight w:val="370"/>
          <w:jc w:val="center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CE578E" w14:textId="77777777" w:rsidR="002F10CE" w:rsidRPr="00DD1D6E" w:rsidRDefault="002F10CE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proofErr w:type="spellStart"/>
            <w:r w:rsidRPr="00DD1D6E">
              <w:rPr>
                <w:rFonts w:ascii="Times New Roman" w:eastAsia="바탕체" w:hAnsi="Times New Roman" w:cs="Times New Roman"/>
                <w:b/>
                <w:bCs/>
                <w:kern w:val="2"/>
                <w:sz w:val="20"/>
                <w:szCs w:val="20"/>
              </w:rPr>
              <w:t>블럭</w:t>
            </w:r>
            <w:proofErr w:type="spellEnd"/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01CB43" w14:textId="77777777" w:rsidR="002F10CE" w:rsidRPr="00DD1D6E" w:rsidRDefault="002F10CE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DD1D6E">
              <w:rPr>
                <w:rFonts w:ascii="Times New Roman" w:eastAsia="바탕체" w:hAnsi="Times New Roman" w:cs="Times New Roman"/>
                <w:b/>
                <w:bCs/>
                <w:kern w:val="2"/>
                <w:sz w:val="20"/>
                <w:szCs w:val="20"/>
              </w:rPr>
              <w:t>할당</w:t>
            </w:r>
            <w:r w:rsidRPr="00DD1D6E">
              <w:rPr>
                <w:rFonts w:ascii="Times New Roman" w:eastAsia="바탕체" w:hAnsi="Times New Roman" w:cs="Times New Roman"/>
                <w:b/>
                <w:bCs/>
                <w:kern w:val="2"/>
                <w:sz w:val="20"/>
                <w:szCs w:val="20"/>
              </w:rPr>
              <w:t xml:space="preserve"> </w:t>
            </w:r>
            <w:r w:rsidRPr="00DD1D6E">
              <w:rPr>
                <w:rFonts w:ascii="Times New Roman" w:eastAsia="바탕체" w:hAnsi="Times New Roman" w:cs="Times New Roman"/>
                <w:b/>
                <w:bCs/>
                <w:kern w:val="2"/>
                <w:sz w:val="20"/>
                <w:szCs w:val="20"/>
              </w:rPr>
              <w:t>금액</w:t>
            </w:r>
          </w:p>
        </w:tc>
      </w:tr>
      <w:tr w:rsidR="0014016F" w:rsidRPr="00DD1D6E" w14:paraId="621591BF" w14:textId="77777777" w:rsidTr="002F10CE">
        <w:trPr>
          <w:trHeight w:val="370"/>
          <w:jc w:val="center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16DDD0" w14:textId="77777777" w:rsidR="002F10CE" w:rsidRPr="00DD1D6E" w:rsidRDefault="002F10CE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DD1D6E">
              <w:rPr>
                <w:rFonts w:ascii="Times New Roman" w:eastAsia="바탕체" w:hAnsi="Times New Roman" w:cs="Times New Roman"/>
                <w:kern w:val="2"/>
                <w:sz w:val="20"/>
                <w:szCs w:val="20"/>
              </w:rPr>
              <w:t>M7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4819E0" w14:textId="77777777" w:rsidR="002F10CE" w:rsidRPr="00DD1D6E" w:rsidRDefault="002F10CE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20"/>
                <w:szCs w:val="20"/>
              </w:rPr>
            </w:pPr>
            <w:r w:rsidRPr="00DD1D6E">
              <w:rPr>
                <w:rFonts w:ascii="Times New Roman" w:eastAsia="바탕체" w:hAnsi="Times New Roman" w:cs="Times New Roman"/>
                <w:sz w:val="20"/>
                <w:szCs w:val="20"/>
              </w:rPr>
              <w:t>76,089</w:t>
            </w:r>
          </w:p>
        </w:tc>
      </w:tr>
    </w:tbl>
    <w:p w14:paraId="70853163" w14:textId="77777777" w:rsidR="002F10CE" w:rsidRPr="00936D2A" w:rsidRDefault="00C9514A" w:rsidP="00712ADD">
      <w:pPr>
        <w:pStyle w:val="a4"/>
        <w:numPr>
          <w:ilvl w:val="0"/>
          <w:numId w:val="7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DD1D6E">
        <w:rPr>
          <w:rFonts w:ascii="Times New Roman" w:eastAsia="바탕체" w:hAnsi="Times New Roman" w:cs="Times New Roman"/>
          <w:sz w:val="23"/>
          <w:szCs w:val="23"/>
        </w:rPr>
        <w:t>M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7 </w:t>
      </w:r>
      <w:proofErr w:type="spellStart"/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블럭에</w:t>
      </w:r>
      <w:proofErr w:type="spellEnd"/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관하여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건축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PF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대출약정에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따른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대출이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실행되고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그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금액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중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본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조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제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2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항의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할당금액이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분양수입금계좌에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입금된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경우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, “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갑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”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이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요청하면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(</w:t>
      </w:r>
      <w:proofErr w:type="spellStart"/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i</w:t>
      </w:r>
      <w:proofErr w:type="spellEnd"/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) M7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블럭에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관한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제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1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순위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우선수익자의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우선수익권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금액은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본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조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제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2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항의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할당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금액으로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변경되고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, (ii) M7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블럭에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관한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정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1”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의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제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1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순위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우선수익권은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해당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건축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PF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대출약정의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대주들에게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양도되며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, (iii) M7</w:t>
      </w:r>
      <w:r w:rsidR="002F10CE" w:rsidRPr="00DD1D6E">
        <w:rPr>
          <w:rFonts w:ascii="Times New Roman" w:eastAsia="바탕체" w:hAnsi="Times New Roman" w:cs="Times New Roman"/>
          <w:sz w:val="23"/>
          <w:szCs w:val="23"/>
        </w:rPr>
        <w:t>블럭에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관련된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수익권은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건축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PF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대출약정을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담보하는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별도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신탁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관리형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토지신탁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담보신탁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형태를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불문함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신탁재산으로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편입된다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우선수익자들은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위와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같은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신탁원부변경계약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등에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동의하는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협력을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제공하기로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="002F10CE" w:rsidRPr="00936D2A">
        <w:rPr>
          <w:rFonts w:ascii="Times New Roman" w:eastAsia="바탕체" w:hAnsi="Times New Roman" w:cs="Times New Roman"/>
          <w:sz w:val="23"/>
          <w:szCs w:val="23"/>
        </w:rPr>
        <w:t xml:space="preserve">.   </w:t>
      </w:r>
    </w:p>
    <w:p w14:paraId="40C49D79" w14:textId="77777777" w:rsidR="002F10CE" w:rsidRPr="00936D2A" w:rsidRDefault="002F10CE" w:rsidP="00712ADD">
      <w:pPr>
        <w:pStyle w:val="a4"/>
        <w:numPr>
          <w:ilvl w:val="0"/>
          <w:numId w:val="7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M7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블럭에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우선수익권을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PF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대주는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분양우선수익자가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목적용지에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분양우선수익자의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우선수익권은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7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사항을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준용한다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  </w:t>
      </w:r>
    </w:p>
    <w:p w14:paraId="51DA0432" w14:textId="77777777" w:rsidR="002F10CE" w:rsidRPr="00936D2A" w:rsidRDefault="002F10CE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33DFD8D1" w14:textId="77777777" w:rsidR="001B1394" w:rsidRPr="00936D2A" w:rsidRDefault="002F10CE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30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</w:t>
      </w:r>
      <w:del w:id="498" w:author="김윤필" w:date="2025-09-24T22:19:00Z">
        <w:r w:rsidRPr="00936D2A" w:rsidDel="00F7308E">
          <w:rPr>
            <w:rFonts w:ascii="Times New Roman" w:eastAsia="바탕체" w:hAnsi="Times New Roman" w:cs="Times New Roman"/>
            <w:sz w:val="23"/>
            <w:szCs w:val="23"/>
          </w:rPr>
          <w:delText>(</w:delText>
        </w:r>
        <w:r w:rsidR="00AC23EC" w:rsidDel="00F7308E">
          <w:rPr>
            <w:rFonts w:ascii="Times New Roman" w:eastAsia="바탕체" w:hAnsi="Times New Roman" w:cs="Times New Roman" w:hint="eastAsia"/>
            <w:sz w:val="23"/>
            <w:szCs w:val="23"/>
          </w:rPr>
          <w:delText>없음</w:delText>
        </w:r>
        <w:r w:rsidRPr="00936D2A" w:rsidDel="00F7308E">
          <w:rPr>
            <w:rFonts w:ascii="Times New Roman" w:eastAsia="바탕체" w:hAnsi="Times New Roman" w:cs="Times New Roman"/>
            <w:sz w:val="23"/>
            <w:szCs w:val="23"/>
          </w:rPr>
          <w:delText>)</w:delText>
        </w:r>
      </w:del>
      <w:ins w:id="499" w:author="김윤필" w:date="2025-09-24T22:19:00Z">
        <w:r w:rsidR="00F7308E">
          <w:rPr>
            <w:rFonts w:ascii="Times New Roman" w:eastAsia="바탕체" w:hAnsi="Times New Roman" w:cs="Times New Roman" w:hint="eastAsia"/>
            <w:sz w:val="23"/>
            <w:szCs w:val="23"/>
          </w:rPr>
          <w:t>처분대금</w:t>
        </w:r>
        <w:r w:rsidR="00F7308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F7308E">
          <w:rPr>
            <w:rFonts w:ascii="Times New Roman" w:eastAsia="바탕체" w:hAnsi="Times New Roman" w:cs="Times New Roman" w:hint="eastAsia"/>
            <w:sz w:val="23"/>
            <w:szCs w:val="23"/>
          </w:rPr>
          <w:t>정산에</w:t>
        </w:r>
        <w:r w:rsidR="00F7308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F7308E">
          <w:rPr>
            <w:rFonts w:ascii="Times New Roman" w:eastAsia="바탕체" w:hAnsi="Times New Roman" w:cs="Times New Roman" w:hint="eastAsia"/>
            <w:sz w:val="23"/>
            <w:szCs w:val="23"/>
          </w:rPr>
          <w:t>관한</w:t>
        </w:r>
        <w:r w:rsidR="00F7308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spellStart"/>
        <w:r w:rsidR="00F7308E">
          <w:rPr>
            <w:rFonts w:ascii="Times New Roman" w:eastAsia="바탕체" w:hAnsi="Times New Roman" w:cs="Times New Roman" w:hint="eastAsia"/>
            <w:sz w:val="23"/>
            <w:szCs w:val="23"/>
          </w:rPr>
          <w:t>특칙</w:t>
        </w:r>
      </w:ins>
      <w:proofErr w:type="spellEnd"/>
      <w:r w:rsidR="00AC23EC" w:rsidRPr="00936D2A">
        <w:rPr>
          <w:rFonts w:ascii="Times New Roman" w:eastAsia="바탕체" w:hAnsi="Times New Roman" w:cs="Times New Roman"/>
          <w:sz w:val="23"/>
          <w:szCs w:val="23"/>
        </w:rPr>
        <w:t>】</w:t>
      </w:r>
    </w:p>
    <w:p w14:paraId="2D8D9DEC" w14:textId="77777777" w:rsidR="00F7308E" w:rsidRPr="00F7308E" w:rsidRDefault="00F7308E" w:rsidP="006B7F97">
      <w:pPr>
        <w:wordWrap w:val="0"/>
        <w:spacing w:line="384" w:lineRule="auto"/>
        <w:jc w:val="both"/>
        <w:textAlignment w:val="baseline"/>
        <w:rPr>
          <w:ins w:id="500" w:author="김윤필" w:date="2025-09-24T22:19:00Z"/>
          <w:rFonts w:ascii="Times New Roman" w:eastAsia="바탕체" w:hAnsi="Times New Roman" w:cs="Times New Roman"/>
          <w:sz w:val="23"/>
          <w:szCs w:val="23"/>
        </w:rPr>
      </w:pPr>
      <w:ins w:id="501" w:author="김윤필" w:date="2025-09-24T22:19:00Z"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본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신탁계약</w:t>
        </w:r>
        <w:r>
          <w:rPr>
            <w:rFonts w:ascii="Times New Roman" w:eastAsia="바탕체" w:hAnsi="Times New Roman" w:cs="Times New Roman" w:hint="eastAsia"/>
            <w:sz w:val="23"/>
            <w:szCs w:val="23"/>
          </w:rPr>
          <w:t>서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에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따라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신탁대상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부동산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중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여러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proofErr w:type="spellStart"/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블럭이</w:t>
        </w:r>
        <w:proofErr w:type="spellEnd"/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함께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처분되어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그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처분대금을</w:t>
        </w:r>
      </w:ins>
      <w:ins w:id="502" w:author="김윤필" w:date="2025-09-24T22:22:00Z">
        <w:r w:rsidR="006B7F97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6B7F97">
          <w:rPr>
            <w:rFonts w:ascii="Times New Roman" w:eastAsia="바탕체" w:hAnsi="Times New Roman" w:cs="Times New Roman" w:hint="eastAsia"/>
            <w:sz w:val="23"/>
            <w:szCs w:val="23"/>
          </w:rPr>
          <w:t>본</w:t>
        </w:r>
        <w:r w:rsidR="006B7F97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proofErr w:type="gramStart"/>
        <w:r w:rsidR="006B7F97">
          <w:rPr>
            <w:rFonts w:ascii="Times New Roman" w:eastAsia="바탕체" w:hAnsi="Times New Roman" w:cs="Times New Roman" w:hint="eastAsia"/>
            <w:sz w:val="23"/>
            <w:szCs w:val="23"/>
          </w:rPr>
          <w:t>특약사항</w:t>
        </w:r>
        <w:r w:rsidR="006B7F97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</w:ins>
      <w:ins w:id="503" w:author="김윤필" w:date="2025-09-24T22:19:00Z"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</w:ins>
      <w:proofErr w:type="gramEnd"/>
      <w:ins w:id="504" w:author="김윤필" w:date="2025-09-24T22:21:00Z">
        <w:r w:rsidR="006B7F97">
          <w:rPr>
            <w:rFonts w:ascii="Times New Roman" w:eastAsia="바탕체" w:hAnsi="Times New Roman" w:cs="Times New Roman" w:hint="eastAsia"/>
            <w:sz w:val="23"/>
            <w:szCs w:val="23"/>
          </w:rPr>
          <w:t>10</w:t>
        </w:r>
      </w:ins>
      <w:ins w:id="505" w:author="김윤필" w:date="2025-09-24T22:19:00Z"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조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</w:ins>
      <w:ins w:id="506" w:author="김윤필" w:date="2025-09-24T22:21:00Z">
        <w:r w:rsidR="006B7F97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6B7F97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="006B7F97">
          <w:rPr>
            <w:rFonts w:ascii="Times New Roman" w:eastAsia="바탕체" w:hAnsi="Times New Roman" w:cs="Times New Roman" w:hint="eastAsia"/>
            <w:sz w:val="23"/>
            <w:szCs w:val="23"/>
          </w:rPr>
          <w:t>5</w:t>
        </w:r>
        <w:r w:rsidR="006B7F97">
          <w:rPr>
            <w:rFonts w:ascii="Times New Roman" w:eastAsia="바탕체" w:hAnsi="Times New Roman" w:cs="Times New Roman" w:hint="eastAsia"/>
            <w:sz w:val="23"/>
            <w:szCs w:val="23"/>
          </w:rPr>
          <w:t>항</w:t>
        </w:r>
        <w:r w:rsidR="006B7F97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</w:ins>
      <w:ins w:id="507" w:author="김윤필" w:date="2025-09-24T22:19:00Z"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3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호에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따라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우선수익자들에게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분배하는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경우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,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처분대금은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(</w:t>
        </w:r>
        <w:proofErr w:type="spellStart"/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i</w:t>
        </w:r>
        <w:proofErr w:type="spellEnd"/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)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처분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대상인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각각의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proofErr w:type="spellStart"/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블럭에</w:t>
        </w:r>
        <w:proofErr w:type="spellEnd"/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대하여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아래에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기재된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바와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같은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proofErr w:type="spellStart"/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블록별</w:t>
        </w:r>
        <w:proofErr w:type="spellEnd"/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안분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비율에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따라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배분되고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(ii)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각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proofErr w:type="spellStart"/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블록별</w:t>
        </w:r>
        <w:proofErr w:type="spellEnd"/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배분금액을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해당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proofErr w:type="spellStart"/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블럭에</w:t>
        </w:r>
        <w:proofErr w:type="spellEnd"/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대한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우선수익자들의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순위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및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proofErr w:type="spellStart"/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우선수익권금액에</w:t>
        </w:r>
        <w:proofErr w:type="spellEnd"/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따라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1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순위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내지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3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순위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우선수익자에게</w:t>
        </w:r>
      </w:ins>
      <w:ins w:id="508" w:author="김윤필" w:date="2025-09-24T22:22:00Z">
        <w:r w:rsidR="006B7F97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6B7F97">
          <w:rPr>
            <w:rFonts w:ascii="Times New Roman" w:eastAsia="바탕체" w:hAnsi="Times New Roman" w:cs="Times New Roman" w:hint="eastAsia"/>
            <w:sz w:val="23"/>
            <w:szCs w:val="23"/>
          </w:rPr>
          <w:t>본</w:t>
        </w:r>
        <w:r w:rsidR="006B7F97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  <w:r w:rsidR="006B7F97">
          <w:rPr>
            <w:rFonts w:ascii="Times New Roman" w:eastAsia="바탕체" w:hAnsi="Times New Roman" w:cs="Times New Roman" w:hint="eastAsia"/>
            <w:sz w:val="23"/>
            <w:szCs w:val="23"/>
          </w:rPr>
          <w:t>특약사항</w:t>
        </w:r>
        <w:r w:rsidR="006B7F97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</w:ins>
      <w:ins w:id="509" w:author="김윤필" w:date="2025-09-24T22:19:00Z"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1</w:t>
        </w:r>
      </w:ins>
      <w:ins w:id="510" w:author="김윤필" w:date="2025-09-24T22:21:00Z">
        <w:r w:rsidR="006B7F97">
          <w:rPr>
            <w:rFonts w:ascii="Times New Roman" w:eastAsia="바탕체" w:hAnsi="Times New Roman" w:cs="Times New Roman"/>
            <w:sz w:val="23"/>
            <w:szCs w:val="23"/>
          </w:rPr>
          <w:t>0</w:t>
        </w:r>
      </w:ins>
      <w:ins w:id="511" w:author="김윤필" w:date="2025-09-24T22:19:00Z"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조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</w:ins>
      <w:ins w:id="512" w:author="김윤필" w:date="2025-09-24T22:21:00Z">
        <w:r w:rsidR="006B7F97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="006B7F97">
          <w:rPr>
            <w:rFonts w:ascii="Times New Roman" w:eastAsia="바탕체" w:hAnsi="Times New Roman" w:cs="Times New Roman" w:hint="eastAsia"/>
            <w:sz w:val="23"/>
            <w:szCs w:val="23"/>
          </w:rPr>
          <w:t>5</w:t>
        </w:r>
        <w:r w:rsidR="006B7F97">
          <w:rPr>
            <w:rFonts w:ascii="Times New Roman" w:eastAsia="바탕체" w:hAnsi="Times New Roman" w:cs="Times New Roman" w:hint="eastAsia"/>
            <w:sz w:val="23"/>
            <w:szCs w:val="23"/>
          </w:rPr>
          <w:t>항</w:t>
        </w:r>
        <w:r w:rsidR="006B7F97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</w:ins>
      <w:ins w:id="513" w:author="김윤필" w:date="2025-09-24T22:19:00Z"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3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호에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의하여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분배한다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.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위와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같이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1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순위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내지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3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순위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우선수익자에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대한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수익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지급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후의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잔액은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다시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위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(</w:t>
        </w:r>
        <w:proofErr w:type="spellStart"/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i</w:t>
        </w:r>
        <w:proofErr w:type="spellEnd"/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)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의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방법으로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처분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대상인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각각의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블록에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대해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배분하여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해당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블록의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4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순위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내지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제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7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순위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우선수익자들에게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위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(ii)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에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따라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분배한다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.</w:t>
        </w:r>
      </w:ins>
    </w:p>
    <w:p w14:paraId="2CF031F7" w14:textId="77777777" w:rsidR="00F7308E" w:rsidRPr="00F7308E" w:rsidRDefault="00F7308E" w:rsidP="00F7308E">
      <w:pPr>
        <w:wordWrap w:val="0"/>
        <w:spacing w:line="384" w:lineRule="auto"/>
        <w:jc w:val="both"/>
        <w:textAlignment w:val="baseline"/>
        <w:rPr>
          <w:ins w:id="514" w:author="김윤필" w:date="2025-09-24T22:19:00Z"/>
          <w:rFonts w:ascii="Times New Roman" w:eastAsia="바탕체" w:hAnsi="Times New Roman" w:cs="Times New Roman"/>
          <w:sz w:val="23"/>
          <w:szCs w:val="23"/>
        </w:rPr>
      </w:pPr>
      <w:ins w:id="515" w:author="김윤필" w:date="2025-09-24T22:19:00Z"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M1-1: 9.53%</w:t>
        </w:r>
      </w:ins>
    </w:p>
    <w:p w14:paraId="15B9924C" w14:textId="77777777" w:rsidR="00F7308E" w:rsidRPr="00F7308E" w:rsidRDefault="00F7308E" w:rsidP="00F7308E">
      <w:pPr>
        <w:wordWrap w:val="0"/>
        <w:spacing w:line="384" w:lineRule="auto"/>
        <w:jc w:val="both"/>
        <w:textAlignment w:val="baseline"/>
        <w:rPr>
          <w:ins w:id="516" w:author="김윤필" w:date="2025-09-24T22:19:00Z"/>
          <w:rFonts w:ascii="Times New Roman" w:eastAsia="바탕체" w:hAnsi="Times New Roman" w:cs="Times New Roman"/>
          <w:sz w:val="23"/>
          <w:szCs w:val="23"/>
        </w:rPr>
      </w:pPr>
      <w:ins w:id="517" w:author="김윤필" w:date="2025-09-24T22:19:00Z"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M1-2: 6.40%</w:t>
        </w:r>
      </w:ins>
    </w:p>
    <w:p w14:paraId="0B2E1E9E" w14:textId="77777777" w:rsidR="00F7308E" w:rsidRPr="00F7308E" w:rsidRDefault="00F7308E" w:rsidP="00F7308E">
      <w:pPr>
        <w:wordWrap w:val="0"/>
        <w:spacing w:line="384" w:lineRule="auto"/>
        <w:jc w:val="both"/>
        <w:textAlignment w:val="baseline"/>
        <w:rPr>
          <w:ins w:id="518" w:author="김윤필" w:date="2025-09-24T22:19:00Z"/>
          <w:rFonts w:ascii="Times New Roman" w:eastAsia="바탕체" w:hAnsi="Times New Roman" w:cs="Times New Roman"/>
          <w:sz w:val="23"/>
          <w:szCs w:val="23"/>
        </w:rPr>
      </w:pPr>
      <w:ins w:id="519" w:author="김윤필" w:date="2025-09-24T22:19:00Z"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M2: 15.99%</w:t>
        </w:r>
      </w:ins>
    </w:p>
    <w:p w14:paraId="03593EF0" w14:textId="77777777" w:rsidR="00F7308E" w:rsidRPr="00F7308E" w:rsidRDefault="00F7308E" w:rsidP="00F7308E">
      <w:pPr>
        <w:wordWrap w:val="0"/>
        <w:spacing w:line="384" w:lineRule="auto"/>
        <w:jc w:val="both"/>
        <w:textAlignment w:val="baseline"/>
        <w:rPr>
          <w:ins w:id="520" w:author="김윤필" w:date="2025-09-24T22:19:00Z"/>
          <w:rFonts w:ascii="Times New Roman" w:eastAsia="바탕체" w:hAnsi="Times New Roman" w:cs="Times New Roman"/>
          <w:sz w:val="23"/>
          <w:szCs w:val="23"/>
        </w:rPr>
      </w:pPr>
      <w:ins w:id="521" w:author="김윤필" w:date="2025-09-24T22:19:00Z"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M4: 5.27%</w:t>
        </w:r>
      </w:ins>
    </w:p>
    <w:p w14:paraId="11D01EC2" w14:textId="77777777" w:rsidR="00F7308E" w:rsidRPr="00F7308E" w:rsidRDefault="00F7308E" w:rsidP="00F7308E">
      <w:pPr>
        <w:wordWrap w:val="0"/>
        <w:spacing w:line="384" w:lineRule="auto"/>
        <w:jc w:val="both"/>
        <w:textAlignment w:val="baseline"/>
        <w:rPr>
          <w:ins w:id="522" w:author="김윤필" w:date="2025-09-24T22:19:00Z"/>
          <w:rFonts w:ascii="Times New Roman" w:eastAsia="바탕체" w:hAnsi="Times New Roman" w:cs="Times New Roman"/>
          <w:sz w:val="23"/>
          <w:szCs w:val="23"/>
        </w:rPr>
      </w:pPr>
      <w:ins w:id="523" w:author="김윤필" w:date="2025-09-24T22:19:00Z"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M5: 10.46%</w:t>
        </w:r>
      </w:ins>
    </w:p>
    <w:p w14:paraId="7838BA56" w14:textId="77777777" w:rsidR="00F7308E" w:rsidRPr="00F7308E" w:rsidRDefault="00F7308E" w:rsidP="00F7308E">
      <w:pPr>
        <w:wordWrap w:val="0"/>
        <w:spacing w:line="384" w:lineRule="auto"/>
        <w:jc w:val="both"/>
        <w:textAlignment w:val="baseline"/>
        <w:rPr>
          <w:ins w:id="524" w:author="김윤필" w:date="2025-09-24T22:19:00Z"/>
          <w:rFonts w:ascii="Times New Roman" w:eastAsia="바탕체" w:hAnsi="Times New Roman" w:cs="Times New Roman"/>
          <w:sz w:val="23"/>
          <w:szCs w:val="23"/>
        </w:rPr>
      </w:pPr>
      <w:ins w:id="525" w:author="김윤필" w:date="2025-09-24T22:19:00Z"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M6: 7.51%</w:t>
        </w:r>
      </w:ins>
    </w:p>
    <w:p w14:paraId="3351687C" w14:textId="77777777" w:rsidR="00F7308E" w:rsidRPr="00F7308E" w:rsidRDefault="00F7308E" w:rsidP="00F7308E">
      <w:pPr>
        <w:wordWrap w:val="0"/>
        <w:spacing w:line="384" w:lineRule="auto"/>
        <w:jc w:val="both"/>
        <w:textAlignment w:val="baseline"/>
        <w:rPr>
          <w:ins w:id="526" w:author="김윤필" w:date="2025-09-24T22:19:00Z"/>
          <w:rFonts w:ascii="Times New Roman" w:eastAsia="바탕체" w:hAnsi="Times New Roman" w:cs="Times New Roman"/>
          <w:sz w:val="23"/>
          <w:szCs w:val="23"/>
        </w:rPr>
      </w:pPr>
      <w:ins w:id="527" w:author="김윤필" w:date="2025-09-24T22:19:00Z"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M7: 8.16%</w:t>
        </w:r>
      </w:ins>
    </w:p>
    <w:p w14:paraId="55221E9C" w14:textId="77777777" w:rsidR="00F7308E" w:rsidRPr="00F7308E" w:rsidRDefault="00F7308E" w:rsidP="00F7308E">
      <w:pPr>
        <w:wordWrap w:val="0"/>
        <w:spacing w:line="384" w:lineRule="auto"/>
        <w:jc w:val="both"/>
        <w:textAlignment w:val="baseline"/>
        <w:rPr>
          <w:ins w:id="528" w:author="김윤필" w:date="2025-09-24T22:19:00Z"/>
          <w:rFonts w:ascii="Times New Roman" w:eastAsia="바탕체" w:hAnsi="Times New Roman" w:cs="Times New Roman"/>
          <w:sz w:val="23"/>
          <w:szCs w:val="23"/>
        </w:rPr>
      </w:pPr>
      <w:ins w:id="529" w:author="김윤필" w:date="2025-09-24T22:19:00Z"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M8: 18.24%</w:t>
        </w:r>
      </w:ins>
    </w:p>
    <w:p w14:paraId="18FD1E0A" w14:textId="77777777" w:rsidR="00F7308E" w:rsidRPr="00F7308E" w:rsidRDefault="00F7308E" w:rsidP="00F7308E">
      <w:pPr>
        <w:wordWrap w:val="0"/>
        <w:spacing w:line="384" w:lineRule="auto"/>
        <w:jc w:val="both"/>
        <w:textAlignment w:val="baseline"/>
        <w:rPr>
          <w:ins w:id="530" w:author="김윤필" w:date="2025-09-24T22:19:00Z"/>
          <w:rFonts w:ascii="Times New Roman" w:eastAsia="바탕체" w:hAnsi="Times New Roman" w:cs="Times New Roman"/>
          <w:sz w:val="23"/>
          <w:szCs w:val="23"/>
        </w:rPr>
      </w:pPr>
      <w:ins w:id="531" w:author="김윤필" w:date="2025-09-24T22:19:00Z"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M9: 12.36%</w:t>
        </w:r>
      </w:ins>
    </w:p>
    <w:p w14:paraId="41763788" w14:textId="77777777" w:rsidR="00F7308E" w:rsidRPr="00F7308E" w:rsidRDefault="00F7308E" w:rsidP="00F7308E">
      <w:pPr>
        <w:wordWrap w:val="0"/>
        <w:spacing w:line="384" w:lineRule="auto"/>
        <w:jc w:val="both"/>
        <w:textAlignment w:val="baseline"/>
        <w:rPr>
          <w:ins w:id="532" w:author="김윤필" w:date="2025-09-24T22:19:00Z"/>
          <w:rFonts w:ascii="Times New Roman" w:eastAsia="바탕체" w:hAnsi="Times New Roman" w:cs="Times New Roman"/>
          <w:sz w:val="23"/>
          <w:szCs w:val="23"/>
        </w:rPr>
      </w:pPr>
      <w:ins w:id="533" w:author="김윤필" w:date="2025-09-24T22:19:00Z"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S, F, 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기타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: 6.08%</w:t>
        </w:r>
      </w:ins>
    </w:p>
    <w:p w14:paraId="6F3D2456" w14:textId="77777777" w:rsidR="00F7308E" w:rsidRPr="00F7308E" w:rsidRDefault="00F7308E" w:rsidP="00F7308E">
      <w:pPr>
        <w:wordWrap w:val="0"/>
        <w:spacing w:line="384" w:lineRule="auto"/>
        <w:jc w:val="both"/>
        <w:textAlignment w:val="baseline"/>
        <w:rPr>
          <w:ins w:id="534" w:author="김윤필" w:date="2025-09-24T22:19:00Z"/>
          <w:rFonts w:ascii="Times New Roman" w:eastAsia="바탕체" w:hAnsi="Times New Roman" w:cs="Times New Roman"/>
          <w:sz w:val="23"/>
          <w:szCs w:val="23"/>
        </w:rPr>
      </w:pPr>
      <w:ins w:id="535" w:author="김윤필" w:date="2025-09-24T22:19:00Z"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합계</w:t>
        </w:r>
        <w:r w:rsidRPr="00F7308E">
          <w:rPr>
            <w:rFonts w:ascii="Times New Roman" w:eastAsia="바탕체" w:hAnsi="Times New Roman" w:cs="Times New Roman" w:hint="eastAsia"/>
            <w:sz w:val="23"/>
            <w:szCs w:val="23"/>
          </w:rPr>
          <w:t>: 100%</w:t>
        </w:r>
      </w:ins>
    </w:p>
    <w:p w14:paraId="17A7DF78" w14:textId="77777777" w:rsidR="00CE6296" w:rsidRPr="00936D2A" w:rsidRDefault="00CE6296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1E34CB8C" w14:textId="77777777" w:rsidR="00CE6296" w:rsidRPr="00936D2A" w:rsidRDefault="00CE6296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6A71823D" w14:textId="77777777" w:rsidR="00CE6296" w:rsidRPr="00936D2A" w:rsidRDefault="00CE6296" w:rsidP="00712ADD">
      <w:pPr>
        <w:wordWrap w:val="0"/>
        <w:spacing w:line="420" w:lineRule="atLeast"/>
        <w:jc w:val="center"/>
        <w:rPr>
          <w:rFonts w:ascii="Times New Roman" w:eastAsia="바탕체" w:hAnsi="Times New Roman" w:cs="Times New Roman"/>
          <w:sz w:val="31"/>
          <w:szCs w:val="31"/>
        </w:rPr>
      </w:pPr>
      <w:r w:rsidRPr="00936D2A">
        <w:rPr>
          <w:rFonts w:ascii="Times New Roman" w:eastAsia="바탕체" w:hAnsi="Times New Roman" w:cs="Times New Roman"/>
          <w:sz w:val="31"/>
          <w:szCs w:val="31"/>
        </w:rPr>
        <w:t>제</w:t>
      </w:r>
      <w:r w:rsidRPr="00936D2A">
        <w:rPr>
          <w:rFonts w:ascii="Times New Roman" w:eastAsia="바탕체" w:hAnsi="Times New Roman" w:cs="Times New Roman"/>
          <w:sz w:val="31"/>
          <w:szCs w:val="31"/>
        </w:rPr>
        <w:t>6</w:t>
      </w:r>
      <w:r w:rsidRPr="00936D2A">
        <w:rPr>
          <w:rFonts w:ascii="Times New Roman" w:eastAsia="바탕체" w:hAnsi="Times New Roman" w:cs="Times New Roman"/>
          <w:sz w:val="31"/>
          <w:szCs w:val="31"/>
        </w:rPr>
        <w:t>장</w:t>
      </w:r>
      <w:r w:rsidRPr="00936D2A">
        <w:rPr>
          <w:rFonts w:ascii="Times New Roman" w:eastAsia="바탕체" w:hAnsi="Times New Roman" w:cs="Times New Roman"/>
          <w:sz w:val="31"/>
          <w:szCs w:val="31"/>
        </w:rPr>
        <w:t xml:space="preserve"> </w:t>
      </w:r>
      <w:r w:rsidRPr="00936D2A">
        <w:rPr>
          <w:rFonts w:ascii="Times New Roman" w:eastAsia="바탕체" w:hAnsi="Times New Roman" w:cs="Times New Roman"/>
          <w:sz w:val="31"/>
          <w:szCs w:val="31"/>
        </w:rPr>
        <w:t>기타</w:t>
      </w:r>
    </w:p>
    <w:p w14:paraId="1F9E49D6" w14:textId="77777777" w:rsidR="00CE6296" w:rsidRPr="00936D2A" w:rsidRDefault="00CE6296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16834AE5" w14:textId="77777777" w:rsidR="00CE6296" w:rsidRPr="00936D2A" w:rsidRDefault="00CE6296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조【면책사항】</w:t>
      </w:r>
    </w:p>
    <w:p w14:paraId="45DCF6DA" w14:textId="77777777" w:rsidR="00CE6296" w:rsidRPr="00936D2A" w:rsidRDefault="00CE6296" w:rsidP="00712ADD">
      <w:pPr>
        <w:pStyle w:val="a4"/>
        <w:numPr>
          <w:ilvl w:val="0"/>
          <w:numId w:val="8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본문에도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사업시행</w:t>
      </w: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명의만을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보유한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진행함에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있어서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모든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소유권이전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판결원리금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손해배상책임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commentRangeStart w:id="536"/>
      <w:r w:rsidRPr="002B288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2B288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2B288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2B288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과</w:t>
      </w:r>
      <w:r w:rsidRPr="002B288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2B288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연대하여</w:t>
      </w:r>
      <w:commentRangeEnd w:id="536"/>
      <w:r w:rsidR="002B288D">
        <w:rPr>
          <w:rStyle w:val="af1"/>
        </w:rPr>
        <w:commentReference w:id="536"/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책임지고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해결하여야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발생하였을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즉시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대납하거나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배상하여야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8F6E3DC" w14:textId="77777777" w:rsidR="00CE6296" w:rsidRPr="00936D2A" w:rsidRDefault="00CE6296" w:rsidP="00712ADD">
      <w:pPr>
        <w:pStyle w:val="a4"/>
        <w:numPr>
          <w:ilvl w:val="0"/>
          <w:numId w:val="8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본문에도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면책적으로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양수하여야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발생하였을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즉시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대납하거나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배상하여야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2904085" w14:textId="77777777" w:rsidR="00CE6296" w:rsidRPr="00936D2A" w:rsidRDefault="00CE6296" w:rsidP="00712ADD">
      <w:pPr>
        <w:pStyle w:val="a4"/>
        <w:numPr>
          <w:ilvl w:val="0"/>
          <w:numId w:val="8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면책적으로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양수하지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못하거나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양수하지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못할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DD1D6E">
        <w:rPr>
          <w:rFonts w:ascii="Times New Roman" w:eastAsia="바탕체" w:hAnsi="Times New Roman" w:cs="Times New Roman" w:hint="eastAsia"/>
          <w:sz w:val="23"/>
          <w:szCs w:val="23"/>
        </w:rPr>
        <w:t>객관적으로</w:t>
      </w:r>
      <w:r w:rsidR="00DD1D6E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예상되는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사안이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해결될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때까지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유보할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이의제기를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30800BD" w14:textId="77777777" w:rsidR="00CE6296" w:rsidRPr="00936D2A" w:rsidRDefault="00CE6296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55112501" w14:textId="77777777" w:rsidR="00CE6296" w:rsidRPr="00936D2A" w:rsidRDefault="00CE6296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조【신탁사무에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협조의무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등】</w:t>
      </w:r>
    </w:p>
    <w:p w14:paraId="0DC5891C" w14:textId="77777777" w:rsidR="00CE6296" w:rsidRPr="00936D2A" w:rsidRDefault="00CE6296" w:rsidP="00712ADD">
      <w:pPr>
        <w:pStyle w:val="a4"/>
        <w:numPr>
          <w:ilvl w:val="0"/>
          <w:numId w:val="8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자료의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제출을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요청할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정당한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거절할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없으며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적극적으로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협조하여야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6E29A04E" w14:textId="77777777" w:rsidR="00CE6296" w:rsidRPr="00936D2A" w:rsidRDefault="00CE6296" w:rsidP="00712ADD">
      <w:pPr>
        <w:pStyle w:val="a4"/>
        <w:numPr>
          <w:ilvl w:val="0"/>
          <w:numId w:val="8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진행과정에서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대외적인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사업시행자로서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법령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인허가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용역계약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채권보전처분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강제집행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민원의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대외적으로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직접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면책을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임의로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집행하는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모든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의사결정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권한을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행사할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어떠한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민</w:t>
      </w:r>
      <w:r w:rsidR="002570B8">
        <w:rPr>
          <w:rFonts w:ascii="MS Mincho" w:eastAsia="MS Mincho" w:hAnsi="MS Mincho" w:cs="Times New Roman" w:hint="eastAsia"/>
          <w:sz w:val="23"/>
          <w:szCs w:val="23"/>
        </w:rPr>
        <w:t>·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형사</w:t>
      </w:r>
      <w:proofErr w:type="spellEnd"/>
      <w:r w:rsidR="002570B8">
        <w:rPr>
          <w:rFonts w:ascii="Times New Roman" w:eastAsiaTheme="minorEastAsia" w:hAnsi="Times New Roman" w:cs="Times New Roman" w:hint="eastAsia"/>
          <w:sz w:val="23"/>
          <w:szCs w:val="23"/>
        </w:rPr>
        <w:t>,</w:t>
      </w:r>
      <w:r w:rsidR="002570B8">
        <w:rPr>
          <w:rFonts w:ascii="Times New Roman" w:eastAsiaTheme="minorEastAsia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행정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이의나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제기하지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4DF7C5D3" w14:textId="77777777" w:rsidR="00CE6296" w:rsidRPr="00936D2A" w:rsidRDefault="00CE6296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356D024D" w14:textId="77777777" w:rsidR="00CE6296" w:rsidRPr="00936D2A" w:rsidRDefault="00CE6296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조【위탁자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의무이행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보증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등】</w:t>
      </w:r>
    </w:p>
    <w:p w14:paraId="31FE04DD" w14:textId="77777777" w:rsidR="00CE6296" w:rsidRPr="00936D2A" w:rsidRDefault="00CE6296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매도인으로서의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신탁정산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완료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사업주체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위탁자로서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가지는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모든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귀책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사유로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모든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행정적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모든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수행할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해태하는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commentRangeStart w:id="537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신탁종료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전</w:t>
      </w:r>
      <w:r w:rsidR="00301AD5" w:rsidRPr="007135DD">
        <w:rPr>
          <w:rFonts w:ascii="Times New Roman" w:eastAsia="MS Mincho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후를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불문하고</w:t>
      </w:r>
      <w:r w:rsidRPr="007135DD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에게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갑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을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대신하여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사업의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업무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등을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수행하거나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비용을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부담할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것을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요구할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수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있고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은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연대하여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이를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이행하여야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하고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lastRenderedPageBreak/>
        <w:t>이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대신하여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수행한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commentRangeEnd w:id="537"/>
      <w:r w:rsidR="002B288D">
        <w:rPr>
          <w:rStyle w:val="af1"/>
        </w:rPr>
        <w:commentReference w:id="537"/>
      </w: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제기하지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790D514C" w14:textId="77777777" w:rsidR="00CE6296" w:rsidRPr="00936D2A" w:rsidRDefault="00CE6296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0EF4C799" w14:textId="77777777" w:rsidR="00301AD5" w:rsidRDefault="00CE6296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commentRangeStart w:id="538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34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조【책임준공의무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】</w:t>
      </w:r>
      <w:commentRangeEnd w:id="538"/>
      <w:r w:rsidR="002B288D">
        <w:rPr>
          <w:rStyle w:val="af1"/>
        </w:rPr>
        <w:commentReference w:id="538"/>
      </w:r>
      <w:r w:rsidR="00B547EB" w:rsidRPr="00B547EB">
        <w:rPr>
          <w:rFonts w:ascii="Times New Roman" w:eastAsia="바탕체" w:hAnsi="Times New Roman" w:cs="Times New Roman"/>
          <w:sz w:val="23"/>
          <w:szCs w:val="23"/>
          <w:highlight w:val="green"/>
        </w:rPr>
        <w:t>[</w:t>
      </w:r>
      <w:r w:rsidR="00B547EB" w:rsidRPr="00B547EB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K&amp;C: </w:t>
      </w:r>
      <w:r w:rsidR="00B547EB" w:rsidRPr="00B547EB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시공사에서</w:t>
      </w:r>
      <w:r w:rsidR="00B547EB" w:rsidRPr="00B547EB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B547EB" w:rsidRPr="00B547EB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검토하</w:t>
      </w:r>
      <w:r w:rsidR="00B547EB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셔서</w:t>
      </w:r>
      <w:r w:rsidR="00B547EB" w:rsidRPr="00B547EB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B547EB" w:rsidRPr="00B547EB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신탁자와</w:t>
      </w:r>
      <w:r w:rsidR="00B547EB" w:rsidRPr="00B547EB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proofErr w:type="spellStart"/>
      <w:r w:rsidR="00B547EB" w:rsidRPr="00B547EB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협의해보시기</w:t>
      </w:r>
      <w:proofErr w:type="spellEnd"/>
      <w:r w:rsidR="00B547EB" w:rsidRPr="00B547EB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B547EB" w:rsidRPr="00B547EB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바랍니다</w:t>
      </w:r>
      <w:r w:rsidR="00B547EB" w:rsidRPr="00B547EB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.</w:t>
      </w:r>
      <w:r w:rsidR="00B547EB" w:rsidRPr="00B547EB">
        <w:rPr>
          <w:rFonts w:ascii="Times New Roman" w:eastAsia="바탕체" w:hAnsi="Times New Roman" w:cs="Times New Roman"/>
          <w:sz w:val="23"/>
          <w:szCs w:val="23"/>
          <w:highlight w:val="green"/>
        </w:rPr>
        <w:t>]</w:t>
      </w:r>
    </w:p>
    <w:p w14:paraId="5F99FD24" w14:textId="77777777" w:rsidR="00CE6296" w:rsidRPr="007135DD" w:rsidRDefault="00CE6296" w:rsidP="00712ADD">
      <w:pPr>
        <w:pStyle w:val="a4"/>
        <w:numPr>
          <w:ilvl w:val="0"/>
          <w:numId w:val="8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trike/>
          <w:color w:val="FF0000"/>
          <w:sz w:val="23"/>
          <w:szCs w:val="23"/>
        </w:rPr>
      </w:pP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은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본건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목적물의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착공시</w:t>
      </w:r>
      <w:proofErr w:type="spellEnd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감리자에게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제출하는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예정공정율표</w:t>
      </w:r>
      <w:proofErr w:type="spellEnd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(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이하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예정공정율표</w:t>
      </w:r>
      <w:proofErr w:type="spellEnd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”)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에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기재된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예정공정율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(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이하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예정공정율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”)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에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따라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본건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목적물의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공사를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진행하여야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하며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대출금의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최초인출일로부터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[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  <w:highlight w:val="yellow"/>
        </w:rPr>
        <w:t>47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  <w:highlight w:val="yellow"/>
        </w:rPr>
        <w:t>개월째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  <w:highlight w:val="yellow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  <w:highlight w:val="yellow"/>
        </w:rPr>
        <w:t>되는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  <w:highlight w:val="yellow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  <w:highlight w:val="yellow"/>
        </w:rPr>
        <w:t>날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  <w:highlight w:val="yellow"/>
        </w:rPr>
        <w:t>(2025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  <w:highlight w:val="yellow"/>
        </w:rPr>
        <w:t>년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  <w:highlight w:val="yellow"/>
        </w:rPr>
        <w:t xml:space="preserve"> 7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  <w:highlight w:val="yellow"/>
        </w:rPr>
        <w:t>월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  <w:highlight w:val="yellow"/>
        </w:rPr>
        <w:t xml:space="preserve"> 9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  <w:highlight w:val="yellow"/>
        </w:rPr>
        <w:t>일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  <w:highlight w:val="yellow"/>
        </w:rPr>
        <w:t>)]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](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이하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책임준공예정일</w:t>
      </w:r>
      <w:proofErr w:type="spellEnd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”)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까지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본건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목적물을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책임준공하여야</w:t>
      </w:r>
      <w:proofErr w:type="spellEnd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한다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. 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은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공사대금지급의무를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포함한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공사도급계약상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의무가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지체됨을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이유로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책임준공예정일</w:t>
      </w:r>
      <w:proofErr w:type="spellEnd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내에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본건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목적물을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책임준공할</w:t>
      </w:r>
      <w:proofErr w:type="spellEnd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의무가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지연되거나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면제됨을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주장할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수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없고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자신의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책임으로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책임준공예정일</w:t>
      </w:r>
      <w:proofErr w:type="spellEnd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내에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본건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목적물을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책임준공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하여야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한다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.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본항에서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책임준공의무</w:t>
      </w:r>
      <w:proofErr w:type="spellEnd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란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천재지변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내란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전쟁등</w:t>
      </w:r>
      <w:proofErr w:type="spellEnd"/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불가항력적인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경우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(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명확히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하면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전염병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파업은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불가항력에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해당하지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아니하고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천재지변수준에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이르지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아니하는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강풍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강우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폭설등도</w:t>
      </w:r>
      <w:proofErr w:type="spellEnd"/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불가항력에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해당하지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아니함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.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이하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계약에서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동일함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)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를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제외하고는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차주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시행사또는</w:t>
      </w:r>
      <w:proofErr w:type="spellEnd"/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신탁회사의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부도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채무자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회생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및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파산에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관한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법률소정의</w:t>
      </w:r>
      <w:proofErr w:type="spellEnd"/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회생절차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또는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파산절차의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개시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기타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이에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준하거나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유사한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절차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(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기업구조조정촉진법에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의한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부실징후기업의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관리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포함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)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개시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등의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사유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또는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본건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사업부지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매입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미완료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본건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사업부지의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명도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및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철거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미완료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또는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지연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공사비지급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지연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(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미지급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포함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),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공사도급계약의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불이행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공사기간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등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공사조건의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변경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설계변경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민원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노사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분규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비정상적인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건설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내지금융환경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하도급인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등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3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자에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의한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의무불이행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내지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지체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본건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사업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관련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인허가의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미취득</w:t>
      </w:r>
      <w:proofErr w:type="spellEnd"/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취득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후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상실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무효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취소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효력의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정지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여부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문화재발굴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여부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대출약정상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기한이익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상실사유의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발생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등을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포함하여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기타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여하한</w:t>
      </w:r>
      <w:proofErr w:type="spellEnd"/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사유에도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불구하고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, (</w:t>
      </w:r>
      <w:proofErr w:type="spellStart"/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i</w:t>
      </w:r>
      <w:proofErr w:type="spellEnd"/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)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본건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사업부지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중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별첨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지구외</w:t>
      </w:r>
      <w:proofErr w:type="spellEnd"/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도로부지를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제외한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부분에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관하여는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2021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년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7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월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16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일에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고시된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용인국제물류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4.0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물류단지계획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(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지정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실시계획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)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승인고시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및</w:t>
      </w:r>
      <w:r w:rsidR="00902F6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공사도급계약에서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정한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바에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따라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부지조성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공사를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물리적으로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완공하고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공사도급계약에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따라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감리인으로부터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그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공사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완료에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대한확인을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받고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(ii)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본건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사업부지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중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M4 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블럭</w:t>
      </w:r>
      <w:proofErr w:type="spellEnd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, M6</w:t>
      </w:r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블럭</w:t>
      </w:r>
      <w:proofErr w:type="spellEnd"/>
      <w:r w:rsidR="003805CA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M8 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블럭</w:t>
      </w:r>
      <w:proofErr w:type="spellEnd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및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M9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블럭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(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각</w:t>
      </w:r>
      <w:r w:rsidR="00381120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="00381120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블록이나</w:t>
      </w:r>
      <w:r w:rsidR="00381120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지구외도로</w:t>
      </w:r>
      <w:r w:rsidR="00381120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등의</w:t>
      </w:r>
      <w:r w:rsidR="00381120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면적이나</w:t>
      </w:r>
      <w:r w:rsidR="00381120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위치는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본건</w:t>
      </w:r>
      <w:r w:rsidR="00381120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사업에</w:t>
      </w:r>
      <w:r w:rsidR="00381120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관하여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2021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년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7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월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16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일에</w:t>
      </w:r>
      <w:r w:rsidR="00C5512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고시된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용인</w:t>
      </w:r>
      <w:r w:rsidR="00C5512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국제물류</w:t>
      </w:r>
      <w:r w:rsidR="00C5512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4.0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물류단지계획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(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지정</w:t>
      </w:r>
      <w:r w:rsidR="00C5512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및</w:t>
      </w:r>
      <w:r w:rsidR="00C5512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실시계획</w:t>
      </w:r>
      <w:r w:rsidR="00C5512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)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승인고시</w:t>
      </w:r>
      <w:r w:rsidR="00C5512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및</w:t>
      </w:r>
      <w:r w:rsidR="00C5512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지형도면</w:t>
      </w:r>
      <w:r w:rsidR="00C5512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고시에서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기재된</w:t>
      </w:r>
      <w:r w:rsidR="00C5512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것을</w:t>
      </w:r>
      <w:r w:rsidR="00C5512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따르고</w:t>
      </w:r>
      <w:r w:rsidR="00C5512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본건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대출약정에서</w:t>
      </w:r>
      <w:r w:rsidR="00C5512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정한</w:t>
      </w:r>
      <w:r w:rsidR="00902F6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경우를</w:t>
      </w:r>
      <w:r w:rsidR="00902F6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제외하고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이를</w:t>
      </w:r>
      <w:r w:rsidR="00902F6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변경할</w:t>
      </w:r>
      <w:r w:rsidR="00902F6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수</w:t>
      </w:r>
      <w:r w:rsidR="00902F6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없음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)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에</w:t>
      </w:r>
      <w:r w:rsidR="00902F6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관하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lastRenderedPageBreak/>
        <w:t>여는</w:t>
      </w:r>
      <w:r w:rsidR="00902F6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차주가</w:t>
      </w:r>
      <w:r w:rsidR="00902F6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준공인가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전</w:t>
      </w:r>
      <w:r w:rsidR="00902F6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사용허가를</w:t>
      </w:r>
      <w:r w:rsidR="00902F6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취득하도록</w:t>
      </w:r>
      <w:r w:rsidR="00902F6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하고</w:t>
      </w:r>
      <w:r w:rsidR="00902F6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(iii)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건설공제조합이</w:t>
      </w:r>
      <w:r w:rsidR="00902F6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보증금액</w:t>
      </w:r>
      <w:r w:rsidR="00902F6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일천오백억</w:t>
      </w:r>
      <w:proofErr w:type="spellEnd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(150,000,000,000)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원으로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경기도</w:t>
      </w:r>
      <w:r w:rsidR="00902F6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용인시</w:t>
      </w:r>
      <w:r w:rsidR="00902F6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앞으로</w:t>
      </w:r>
      <w:r w:rsidR="00902F6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발급한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2020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년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11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월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6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일자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(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기반시설설치비용</w:t>
      </w:r>
      <w:r w:rsidR="00902F6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)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지급보증서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(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이후</w:t>
      </w:r>
      <w:r w:rsidR="00902F6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변경되거나</w:t>
      </w:r>
      <w:r w:rsidR="00902F68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이를</w:t>
      </w:r>
      <w:r w:rsidR="006F4CF3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대체하여발급된</w:t>
      </w:r>
      <w:proofErr w:type="spellEnd"/>
      <w:r w:rsidR="006F4CF3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이와</w:t>
      </w:r>
      <w:r w:rsidR="006F4CF3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유사한</w:t>
      </w:r>
      <w:r w:rsidR="006F4CF3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서류를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포함하나</w:t>
      </w:r>
      <w:r w:rsidR="006F4CF3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변경된</w:t>
      </w:r>
      <w:r w:rsidR="006F4CF3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내용이나</w:t>
      </w:r>
      <w:r w:rsidR="006F4CF3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대체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발급된</w:t>
      </w:r>
      <w:r w:rsidR="006F4CF3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서류의</w:t>
      </w:r>
      <w:r w:rsidR="006F4CF3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내용이</w:t>
      </w:r>
      <w:r w:rsidR="006F4CF3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원래보다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시공사에게</w:t>
      </w:r>
      <w:r w:rsidR="006F4CF3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유리하지</w:t>
      </w:r>
      <w:r w:rsidR="006F4CF3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않은</w:t>
      </w:r>
      <w:r w:rsidR="006F4CF3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경우에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한함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)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</w:t>
      </w:r>
      <w:r w:rsidR="006F4CF3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효력이</w:t>
      </w:r>
      <w:r w:rsidR="001263E4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유지하는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것을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의미한다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. (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</w:t>
      </w:r>
      <w:r w:rsidR="001263E4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항의</w:t>
      </w:r>
      <w:r w:rsidR="001263E4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위</w:t>
      </w:r>
      <w:r w:rsidR="001263E4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사항의</w:t>
      </w:r>
      <w:r w:rsidR="001263E4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이행이</w:t>
      </w:r>
      <w:r w:rsidR="001263E4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모두</w:t>
      </w:r>
      <w:r w:rsidR="001263E4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완료되는</w:t>
      </w:r>
      <w:r w:rsidR="001263E4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것을</w:t>
      </w:r>
      <w:r w:rsidR="001263E4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이하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책임준공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”).</w:t>
      </w:r>
    </w:p>
    <w:p w14:paraId="31912FA3" w14:textId="77777777" w:rsidR="00CE6296" w:rsidRPr="007135DD" w:rsidRDefault="00CE6296" w:rsidP="00712ADD">
      <w:pPr>
        <w:pStyle w:val="a4"/>
        <w:numPr>
          <w:ilvl w:val="0"/>
          <w:numId w:val="8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trike/>
          <w:color w:val="FF0000"/>
          <w:sz w:val="23"/>
          <w:szCs w:val="23"/>
        </w:rPr>
      </w:pP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책임준공의무를</w:t>
      </w:r>
      <w:proofErr w:type="spellEnd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이행하지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못하는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경우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, 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은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새로운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시공사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선정과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지체상금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등을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포함하여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을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에게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발생한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모든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손해를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배상하고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그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즉시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대출원리금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등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갑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대출약정서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및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계약에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따라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정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에게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부담하는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채무를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병존적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중첩적으로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인수한다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. </w:t>
      </w:r>
    </w:p>
    <w:p w14:paraId="29DD46B9" w14:textId="77777777" w:rsidR="00CE6296" w:rsidRPr="007135DD" w:rsidRDefault="00CE6296" w:rsidP="00712ADD">
      <w:pPr>
        <w:pStyle w:val="a4"/>
        <w:numPr>
          <w:ilvl w:val="0"/>
          <w:numId w:val="8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trike/>
          <w:color w:val="FF0000"/>
          <w:sz w:val="23"/>
          <w:szCs w:val="23"/>
        </w:rPr>
      </w:pP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본조</w:t>
      </w:r>
      <w:proofErr w:type="spellEnd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1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항의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책임준공의무를</w:t>
      </w:r>
      <w:proofErr w:type="spellEnd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미이행할</w:t>
      </w:r>
      <w:proofErr w:type="spellEnd"/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경우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은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갑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정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에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대출원리금의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병존적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·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중첩적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채무인수를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통해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대출원리금을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지체없이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상환하도록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한다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.</w:t>
      </w:r>
    </w:p>
    <w:p w14:paraId="28EEFE20" w14:textId="77777777" w:rsidR="00CE6296" w:rsidRPr="00936D2A" w:rsidRDefault="00CE6296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7397E012" w14:textId="77777777" w:rsidR="00CE6296" w:rsidRPr="007135DD" w:rsidRDefault="00CE6296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trike/>
          <w:color w:val="FF0000"/>
          <w:sz w:val="23"/>
          <w:szCs w:val="23"/>
        </w:rPr>
      </w:pP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제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35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조【준공예정일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연장】</w:t>
      </w:r>
    </w:p>
    <w:p w14:paraId="247C1990" w14:textId="77777777" w:rsidR="0014016F" w:rsidRPr="007135DD" w:rsidRDefault="009105F7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trike/>
          <w:color w:val="FF0000"/>
          <w:sz w:val="23"/>
          <w:szCs w:val="23"/>
        </w:rPr>
      </w:pPr>
      <w:proofErr w:type="spellStart"/>
      <w:r w:rsidRPr="007135DD">
        <w:rPr>
          <w:rFonts w:ascii="Times New Roman" w:eastAsia="바탕체" w:hAnsi="Times New Roman" w:cs="Times New Roman" w:hint="eastAsia"/>
          <w:strike/>
          <w:color w:val="FF0000"/>
          <w:sz w:val="23"/>
          <w:szCs w:val="23"/>
        </w:rPr>
        <w:t>책임준공확약서에</w:t>
      </w:r>
      <w:proofErr w:type="spellEnd"/>
      <w:r w:rsidRPr="007135DD">
        <w:rPr>
          <w:rFonts w:ascii="Times New Roman" w:eastAsia="바탕체" w:hAnsi="Times New Roman" w:cs="Times New Roman" w:hint="eastAsia"/>
          <w:strike/>
          <w:color w:val="FF0000"/>
          <w:sz w:val="23"/>
          <w:szCs w:val="23"/>
        </w:rPr>
        <w:t xml:space="preserve"> </w:t>
      </w:r>
      <w:r w:rsidRPr="007135DD">
        <w:rPr>
          <w:rFonts w:ascii="Times New Roman" w:eastAsia="바탕체" w:hAnsi="Times New Roman" w:cs="Times New Roman" w:hint="eastAsia"/>
          <w:strike/>
          <w:color w:val="FF0000"/>
          <w:sz w:val="23"/>
          <w:szCs w:val="23"/>
        </w:rPr>
        <w:t>따른</w:t>
      </w:r>
      <w:r w:rsidRPr="007135DD">
        <w:rPr>
          <w:rFonts w:ascii="Times New Roman" w:eastAsia="바탕체" w:hAnsi="Times New Roman" w:cs="Times New Roman" w:hint="eastAsia"/>
          <w:strike/>
          <w:color w:val="FF0000"/>
          <w:sz w:val="23"/>
          <w:szCs w:val="23"/>
        </w:rPr>
        <w:t xml:space="preserve"> </w:t>
      </w:r>
      <w:proofErr w:type="spellStart"/>
      <w:r w:rsidRPr="007135DD">
        <w:rPr>
          <w:rFonts w:ascii="Times New Roman" w:eastAsia="바탕체" w:hAnsi="Times New Roman" w:cs="Times New Roman" w:hint="eastAsia"/>
          <w:strike/>
          <w:color w:val="FF0000"/>
          <w:sz w:val="23"/>
          <w:szCs w:val="23"/>
        </w:rPr>
        <w:t>책임준공기간은</w:t>
      </w:r>
      <w:proofErr w:type="spellEnd"/>
      <w:r w:rsidRPr="007135DD">
        <w:rPr>
          <w:rFonts w:ascii="Times New Roman" w:eastAsia="바탕체" w:hAnsi="Times New Roman" w:cs="Times New Roman" w:hint="eastAsia"/>
          <w:strike/>
          <w:color w:val="FF0000"/>
          <w:sz w:val="23"/>
          <w:szCs w:val="23"/>
        </w:rPr>
        <w:t xml:space="preserve"> </w:t>
      </w:r>
      <w:r w:rsidR="00CE6296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="00CE6296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정</w:t>
      </w:r>
      <w:r w:rsidR="00CE6296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="00CE6296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</w:t>
      </w:r>
      <w:r w:rsidR="00CE6296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="00CE6296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사전</w:t>
      </w:r>
      <w:r w:rsidR="00CE6296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="00CE6296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서면동의가</w:t>
      </w:r>
      <w:r w:rsidR="00CE6296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="00CE6296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존재하는</w:t>
      </w:r>
      <w:r w:rsidR="00CE6296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="00CE6296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경우에</w:t>
      </w:r>
      <w:r w:rsidR="00CE6296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="00CE6296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한하여</w:t>
      </w:r>
      <w:r w:rsidR="00CE6296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="00CE6296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연장</w:t>
      </w:r>
      <w:r w:rsidRPr="007135DD">
        <w:rPr>
          <w:rFonts w:ascii="Times New Roman" w:eastAsia="바탕체" w:hAnsi="Times New Roman" w:cs="Times New Roman" w:hint="eastAsia"/>
          <w:strike/>
          <w:color w:val="FF0000"/>
          <w:sz w:val="23"/>
          <w:szCs w:val="23"/>
        </w:rPr>
        <w:t>될</w:t>
      </w:r>
      <w:r w:rsidR="00CE6296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="00CE6296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수</w:t>
      </w:r>
      <w:r w:rsidR="00CE6296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="00CE6296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있다</w:t>
      </w:r>
      <w:r w:rsidR="00CE6296" w:rsidRPr="007135DD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.</w:t>
      </w:r>
    </w:p>
    <w:p w14:paraId="47ED6914" w14:textId="77777777" w:rsidR="0014016F" w:rsidRPr="00936D2A" w:rsidRDefault="0014016F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79E4EDD8" w14:textId="77777777" w:rsidR="004654DD" w:rsidRPr="00936D2A" w:rsidRDefault="004654D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36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위임】</w:t>
      </w:r>
    </w:p>
    <w:p w14:paraId="5E855F8B" w14:textId="77777777" w:rsidR="004654DD" w:rsidRPr="00936D2A" w:rsidRDefault="004654DD" w:rsidP="00712ADD">
      <w:pPr>
        <w:pStyle w:val="a4"/>
        <w:numPr>
          <w:ilvl w:val="0"/>
          <w:numId w:val="8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분양개시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사유가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모든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권한을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지정하는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위임하기로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DAF3CE0" w14:textId="77777777" w:rsidR="004654DD" w:rsidRPr="00936D2A" w:rsidRDefault="004654DD" w:rsidP="00712ADD">
      <w:pPr>
        <w:pStyle w:val="a4"/>
        <w:numPr>
          <w:ilvl w:val="0"/>
          <w:numId w:val="8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파산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회생절차개시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상황이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발생하였거나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이러한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상황이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위험에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직면하여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정상적으로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이행할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</w:p>
    <w:p w14:paraId="06BF2E00" w14:textId="77777777" w:rsidR="004654DD" w:rsidRPr="00936D2A" w:rsidRDefault="004654DD" w:rsidP="00712ADD">
      <w:pPr>
        <w:pStyle w:val="a4"/>
        <w:numPr>
          <w:ilvl w:val="0"/>
          <w:numId w:val="8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763122">
        <w:rPr>
          <w:rFonts w:ascii="Times New Roman" w:eastAsia="바탕체" w:hAnsi="Times New Roman" w:cs="Times New Roman" w:hint="eastAsia"/>
          <w:sz w:val="23"/>
          <w:szCs w:val="23"/>
        </w:rPr>
        <w:t>본</w:t>
      </w:r>
      <w:r w:rsidR="0076312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63122">
        <w:rPr>
          <w:rFonts w:ascii="Times New Roman" w:eastAsia="바탕체" w:hAnsi="Times New Roman" w:cs="Times New Roman" w:hint="eastAsia"/>
          <w:sz w:val="23"/>
          <w:szCs w:val="23"/>
        </w:rPr>
        <w:t>사업의</w:t>
      </w:r>
      <w:r w:rsidR="0076312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63122">
        <w:rPr>
          <w:rFonts w:ascii="Times New Roman" w:eastAsia="바탕체" w:hAnsi="Times New Roman" w:cs="Times New Roman" w:hint="eastAsia"/>
          <w:sz w:val="23"/>
          <w:szCs w:val="23"/>
        </w:rPr>
        <w:t>정상적인</w:t>
      </w:r>
      <w:r w:rsidR="0076312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63122">
        <w:rPr>
          <w:rFonts w:ascii="Times New Roman" w:eastAsia="바탕체" w:hAnsi="Times New Roman" w:cs="Times New Roman" w:hint="eastAsia"/>
          <w:sz w:val="23"/>
          <w:szCs w:val="23"/>
        </w:rPr>
        <w:t>진행에</w:t>
      </w:r>
      <w:r w:rsidR="0076312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63122">
        <w:rPr>
          <w:rFonts w:ascii="Times New Roman" w:eastAsia="바탕체" w:hAnsi="Times New Roman" w:cs="Times New Roman" w:hint="eastAsia"/>
          <w:sz w:val="23"/>
          <w:szCs w:val="23"/>
        </w:rPr>
        <w:t>중대한</w:t>
      </w:r>
      <w:r w:rsidR="0076312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63122">
        <w:rPr>
          <w:rFonts w:ascii="Times New Roman" w:eastAsia="바탕체" w:hAnsi="Times New Roman" w:cs="Times New Roman" w:hint="eastAsia"/>
          <w:sz w:val="23"/>
          <w:szCs w:val="23"/>
        </w:rPr>
        <w:t>장애가</w:t>
      </w:r>
      <w:r w:rsidR="0076312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63122">
        <w:rPr>
          <w:rFonts w:ascii="Times New Roman" w:eastAsia="바탕체" w:hAnsi="Times New Roman" w:cs="Times New Roman" w:hint="eastAsia"/>
          <w:sz w:val="23"/>
          <w:szCs w:val="23"/>
        </w:rPr>
        <w:t>발생한</w:t>
      </w:r>
      <w:r w:rsidR="0076312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763122">
        <w:rPr>
          <w:rFonts w:ascii="Times New Roman" w:eastAsia="바탕체" w:hAnsi="Times New Roman" w:cs="Times New Roman" w:hint="eastAsia"/>
          <w:sz w:val="23"/>
          <w:szCs w:val="23"/>
        </w:rPr>
        <w:t>경우로써</w:t>
      </w:r>
      <w:r w:rsidR="00763122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개월간의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두고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시정을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요구하였음에도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응하지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</w:p>
    <w:p w14:paraId="6F547A8F" w14:textId="77777777" w:rsidR="004654DD" w:rsidRPr="00936D2A" w:rsidRDefault="004654DD" w:rsidP="00712ADD">
      <w:pPr>
        <w:pStyle w:val="a4"/>
        <w:numPr>
          <w:ilvl w:val="0"/>
          <w:numId w:val="8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정당한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지연하거나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합의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약정을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체결하고자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</w:p>
    <w:p w14:paraId="16EEA182" w14:textId="77777777" w:rsidR="004654DD" w:rsidRPr="00936D2A" w:rsidRDefault="004654DD" w:rsidP="00712ADD">
      <w:pPr>
        <w:pStyle w:val="a4"/>
        <w:numPr>
          <w:ilvl w:val="0"/>
          <w:numId w:val="8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법률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수행한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분양업무로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인하여</w:t>
      </w:r>
      <w:r w:rsidR="00CA146F">
        <w:rPr>
          <w:rFonts w:ascii="Times New Roman" w:eastAsia="바탕체" w:hAnsi="Times New Roman" w:cs="Times New Roman" w:hint="eastAsia"/>
          <w:sz w:val="23"/>
          <w:szCs w:val="23"/>
        </w:rPr>
        <w:t>,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CA146F">
        <w:rPr>
          <w:rFonts w:ascii="Times New Roman" w:eastAsia="바탕체" w:hAnsi="Times New Roman" w:cs="Times New Roman"/>
          <w:sz w:val="23"/>
          <w:szCs w:val="23"/>
        </w:rPr>
        <w:t>(</w:t>
      </w:r>
      <w:proofErr w:type="spellStart"/>
      <w:r w:rsidR="00CA146F">
        <w:rPr>
          <w:rFonts w:ascii="Times New Roman" w:eastAsia="바탕체" w:hAnsi="Times New Roman" w:cs="Times New Roman"/>
          <w:sz w:val="23"/>
          <w:szCs w:val="23"/>
        </w:rPr>
        <w:t>i</w:t>
      </w:r>
      <w:proofErr w:type="spellEnd"/>
      <w:r w:rsidR="00CA146F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금전적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피해가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예상되</w:t>
      </w:r>
      <w:r w:rsidR="00CA146F">
        <w:rPr>
          <w:rFonts w:ascii="Times New Roman" w:eastAsia="바탕체" w:hAnsi="Times New Roman" w:cs="Times New Roman" w:hint="eastAsia"/>
          <w:sz w:val="23"/>
          <w:szCs w:val="23"/>
        </w:rPr>
        <w:t>거나</w:t>
      </w:r>
      <w:r w:rsidR="00CA146F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CA146F">
        <w:rPr>
          <w:rFonts w:ascii="Times New Roman" w:eastAsia="바탕체" w:hAnsi="Times New Roman" w:cs="Times New Roman"/>
          <w:sz w:val="23"/>
          <w:szCs w:val="23"/>
        </w:rPr>
        <w:t>(ii)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사회적인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신인도에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현격한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손상을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입히거나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CA146F">
        <w:rPr>
          <w:rFonts w:ascii="Times New Roman" w:eastAsia="바탕체" w:hAnsi="Times New Roman" w:cs="Times New Roman"/>
          <w:sz w:val="23"/>
          <w:szCs w:val="23"/>
        </w:rPr>
        <w:t xml:space="preserve">(iii)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권리를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침해한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</w:p>
    <w:p w14:paraId="5BB6BEE2" w14:textId="77777777" w:rsidR="004654DD" w:rsidRPr="00936D2A" w:rsidRDefault="004654DD" w:rsidP="00712ADD">
      <w:pPr>
        <w:pStyle w:val="a4"/>
        <w:numPr>
          <w:ilvl w:val="0"/>
          <w:numId w:val="8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대출약정서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채무불이행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사유가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기한의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이익이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상실된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</w:p>
    <w:p w14:paraId="0CC5C8F5" w14:textId="77777777" w:rsidR="004654DD" w:rsidRPr="00936D2A" w:rsidRDefault="004654DD" w:rsidP="00712ADD">
      <w:pPr>
        <w:pStyle w:val="a4"/>
        <w:numPr>
          <w:ilvl w:val="0"/>
          <w:numId w:val="8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권한을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지정하는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위임하는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시까지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권한을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행사하지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못하고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종료되고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대출원리금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신탁사무처리비용이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수익금만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배당받기로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1ABB2537" w14:textId="77777777" w:rsidR="004654DD" w:rsidRPr="00936D2A" w:rsidRDefault="004654DD" w:rsidP="00712ADD">
      <w:pPr>
        <w:pStyle w:val="a4"/>
        <w:numPr>
          <w:ilvl w:val="0"/>
          <w:numId w:val="8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위임은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사유가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발생하였을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통지함으로써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자동으로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고의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과실로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수령하지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못하였거나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수령을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거부할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발송한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시점부터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권한이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위임된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188F6A07" w14:textId="77777777" w:rsidR="004654DD" w:rsidRPr="00936D2A" w:rsidRDefault="004654DD" w:rsidP="00712ADD">
      <w:pPr>
        <w:pStyle w:val="a4"/>
        <w:numPr>
          <w:ilvl w:val="0"/>
          <w:numId w:val="84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권한위임을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시까지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철회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행위에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제기할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50E3471D" w14:textId="77777777" w:rsidR="004654DD" w:rsidRPr="00936D2A" w:rsidRDefault="004654D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3A2C02B2" w14:textId="77777777" w:rsidR="004654DD" w:rsidRPr="00936D2A" w:rsidRDefault="004654D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37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조【시공사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파산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등】</w:t>
      </w:r>
    </w:p>
    <w:p w14:paraId="4570345D" w14:textId="77777777" w:rsidR="004654DD" w:rsidRPr="00936D2A" w:rsidRDefault="004654DD" w:rsidP="00712ADD">
      <w:pPr>
        <w:pStyle w:val="a4"/>
        <w:numPr>
          <w:ilvl w:val="0"/>
          <w:numId w:val="8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파산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회생절차개시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상황이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위험이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58773B">
        <w:rPr>
          <w:rFonts w:ascii="Times New Roman" w:eastAsia="바탕체" w:hAnsi="Times New Roman" w:cs="Times New Roman"/>
          <w:sz w:val="23"/>
          <w:szCs w:val="23"/>
        </w:rPr>
        <w:t>[*]</w:t>
      </w:r>
      <w:r w:rsidR="0058773B">
        <w:rPr>
          <w:rFonts w:ascii="Times New Roman" w:eastAsia="바탕체" w:hAnsi="Times New Roman" w:cs="Times New Roman" w:hint="eastAsia"/>
          <w:sz w:val="23"/>
          <w:szCs w:val="23"/>
        </w:rPr>
        <w:t>개월</w:t>
      </w:r>
      <w:r w:rsidR="0058773B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58773B">
        <w:rPr>
          <w:rFonts w:ascii="Times New Roman" w:eastAsia="바탕체" w:hAnsi="Times New Roman" w:cs="Times New Roman" w:hint="eastAsia"/>
          <w:sz w:val="23"/>
          <w:szCs w:val="23"/>
        </w:rPr>
        <w:t>이상</w:t>
      </w:r>
      <w:r w:rsidR="0058773B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중단하거나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commentRangeStart w:id="539"/>
      <w:r w:rsidRPr="004668D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대출약정서상</w:t>
      </w:r>
      <w:r w:rsidRPr="004668D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proofErr w:type="spellStart"/>
      <w:r w:rsidRPr="004668D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시공권</w:t>
      </w:r>
      <w:proofErr w:type="spellEnd"/>
      <w:r w:rsidRPr="004668D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4668D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포기사유가</w:t>
      </w:r>
      <w:r w:rsidRPr="004668D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4668D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발생한</w:t>
      </w:r>
      <w:r w:rsidRPr="004668D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4668D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경우</w:t>
      </w:r>
      <w:commentRangeEnd w:id="539"/>
      <w:r w:rsidR="004668D9">
        <w:rPr>
          <w:rStyle w:val="af1"/>
        </w:rPr>
        <w:commentReference w:id="539"/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공사도급계약을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</w:t>
      </w:r>
      <w:r w:rsidR="00F34508">
        <w:rPr>
          <w:rFonts w:ascii="Times New Roman" w:eastAsia="MS Mincho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해제할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있고</w:t>
      </w:r>
      <w:r w:rsidR="00D951D1">
        <w:rPr>
          <w:rFonts w:ascii="Times New Roman" w:eastAsia="바탕체" w:hAnsi="Times New Roman" w:cs="Times New Roman" w:hint="eastAsia"/>
          <w:sz w:val="23"/>
          <w:szCs w:val="23"/>
        </w:rPr>
        <w:t>,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시공사를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선정하여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완료할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</w:t>
      </w:r>
      <w:r w:rsidR="00D951D1">
        <w:rPr>
          <w:rFonts w:ascii="Times New Roman" w:eastAsia="바탕체" w:hAnsi="Times New Roman" w:cs="Times New Roman" w:hint="eastAsia"/>
          <w:sz w:val="23"/>
          <w:szCs w:val="23"/>
        </w:rPr>
        <w:t>으며</w:t>
      </w:r>
      <w:r w:rsidR="00D951D1">
        <w:rPr>
          <w:rFonts w:ascii="Times New Roman" w:eastAsia="바탕체" w:hAnsi="Times New Roman" w:cs="Times New Roman" w:hint="eastAsia"/>
          <w:sz w:val="23"/>
          <w:szCs w:val="23"/>
        </w:rPr>
        <w:t>,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인한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공기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지연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등으로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인한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피해</w:t>
      </w:r>
      <w:r w:rsidR="003701AB" w:rsidRPr="00E41B19">
        <w:rPr>
          <w:rFonts w:ascii="Times New Roman" w:eastAsia="바탕체" w:hAnsi="Times New Roman" w:cs="Times New Roman" w:hint="eastAsia"/>
          <w:strike/>
          <w:color w:val="FF0000"/>
          <w:sz w:val="23"/>
          <w:szCs w:val="23"/>
        </w:rPr>
        <w:t>에</w:t>
      </w:r>
      <w:r w:rsidR="003701AB" w:rsidRPr="00E41B19">
        <w:rPr>
          <w:rFonts w:ascii="Times New Roman" w:eastAsia="바탕체" w:hAnsi="Times New Roman" w:cs="Times New Roman" w:hint="eastAsia"/>
          <w:strike/>
          <w:color w:val="FF0000"/>
          <w:sz w:val="23"/>
          <w:szCs w:val="23"/>
        </w:rPr>
        <w:t xml:space="preserve"> </w:t>
      </w:r>
      <w:r w:rsidR="003701AB" w:rsidRPr="00E41B19">
        <w:rPr>
          <w:rFonts w:ascii="Times New Roman" w:eastAsia="바탕체" w:hAnsi="Times New Roman" w:cs="Times New Roman" w:hint="eastAsia"/>
          <w:strike/>
          <w:color w:val="FF0000"/>
          <w:sz w:val="23"/>
          <w:szCs w:val="23"/>
        </w:rPr>
        <w:t>대해서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는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책임을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부담하기로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한다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.</w:t>
      </w:r>
    </w:p>
    <w:p w14:paraId="7C95BB7C" w14:textId="77777777" w:rsidR="004654DD" w:rsidRPr="00936D2A" w:rsidRDefault="004654DD" w:rsidP="00712ADD">
      <w:pPr>
        <w:pStyle w:val="a4"/>
        <w:numPr>
          <w:ilvl w:val="0"/>
          <w:numId w:val="8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시공사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재선정시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공사도급계약금액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계약조건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계약사항에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영향을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받지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17466CE0" w14:textId="77777777" w:rsidR="004654DD" w:rsidRPr="00936D2A" w:rsidRDefault="004654DD" w:rsidP="00712ADD">
      <w:pPr>
        <w:pStyle w:val="a4"/>
        <w:numPr>
          <w:ilvl w:val="0"/>
          <w:numId w:val="8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공사도급계약의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</w:t>
      </w:r>
      <w:r w:rsidR="00D65449">
        <w:rPr>
          <w:rFonts w:ascii="Times New Roman" w:eastAsia="MS Mincho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해제를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통지하면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즉시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현장을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명도하여야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”(“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필요하다고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판단할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지정하는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감정업체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평가한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기성을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공사중단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당시의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기성으로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사업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관련된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채권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채무는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사업이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종료되고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정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대출약정서에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따른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대출원리금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및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을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신탁사무처리비용이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전액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상환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및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지급된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이후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갑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과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별도로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정산하기로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하되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이와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관련하여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을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의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사업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진행에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있어서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일체의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법률적</w:t>
      </w:r>
      <w:r w:rsidR="003D27C2" w:rsidRPr="00E41B19">
        <w:rPr>
          <w:rFonts w:ascii="Times New Roman" w:eastAsia="MS Mincho" w:hAnsi="Times New Roman" w:cs="Times New Roman"/>
          <w:strike/>
          <w:color w:val="FF0000"/>
          <w:sz w:val="23"/>
          <w:szCs w:val="23"/>
        </w:rPr>
        <w:t xml:space="preserve">,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사실적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장애를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주지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않아야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하고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이를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보장하기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위하여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은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본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lastRenderedPageBreak/>
        <w:t>신탁계약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체결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을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요구하는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내용과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형식에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부합하는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proofErr w:type="spellStart"/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시공권</w:t>
      </w:r>
      <w:proofErr w:type="spellEnd"/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및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유치권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포기각서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proofErr w:type="spellStart"/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를</w:t>
      </w:r>
      <w:proofErr w:type="spellEnd"/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을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에게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제출하여야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commentRangeStart w:id="540"/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한다</w:t>
      </w:r>
      <w:commentRangeEnd w:id="540"/>
      <w:r w:rsidR="009D5850">
        <w:rPr>
          <w:rStyle w:val="af1"/>
        </w:rPr>
        <w:commentReference w:id="540"/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.</w:t>
      </w:r>
    </w:p>
    <w:p w14:paraId="03CB855A" w14:textId="77777777" w:rsidR="004654DD" w:rsidRPr="00936D2A" w:rsidRDefault="004654DD" w:rsidP="00712ADD">
      <w:pPr>
        <w:pStyle w:val="a4"/>
        <w:numPr>
          <w:ilvl w:val="0"/>
          <w:numId w:val="8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사유가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시공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권한을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행사할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바에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운영계좌자금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대출금에서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집행하되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운영계좌자금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대출금으로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집행이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어려울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경우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을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에게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지급할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책임을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부담하고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,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이에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대하여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갑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과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“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병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”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은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일절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이의를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제기할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수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 xml:space="preserve"> 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없다</w:t>
      </w:r>
      <w:r w:rsidRPr="00E41B19">
        <w:rPr>
          <w:rFonts w:ascii="Times New Roman" w:eastAsia="바탕체" w:hAnsi="Times New Roman" w:cs="Times New Roman"/>
          <w:strike/>
          <w:color w:val="FF0000"/>
          <w:sz w:val="23"/>
          <w:szCs w:val="23"/>
        </w:rPr>
        <w:t>.</w:t>
      </w:r>
      <w:r w:rsidRPr="00E41B19">
        <w:rPr>
          <w:rFonts w:ascii="Times New Roman" w:eastAsia="바탕체" w:hAnsi="Times New Roman" w:cs="Times New Roman"/>
          <w:color w:val="FF0000"/>
          <w:sz w:val="23"/>
          <w:szCs w:val="23"/>
        </w:rPr>
        <w:t xml:space="preserve"> </w:t>
      </w:r>
    </w:p>
    <w:p w14:paraId="31C7751C" w14:textId="77777777" w:rsidR="004654DD" w:rsidRPr="00936D2A" w:rsidRDefault="004654D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4BE47B7A" w14:textId="77777777" w:rsidR="004654DD" w:rsidRPr="00936D2A" w:rsidRDefault="004654D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38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조【주주의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변동에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등】</w:t>
      </w:r>
    </w:p>
    <w:p w14:paraId="1761DC07" w14:textId="77777777" w:rsidR="004654DD" w:rsidRPr="00936D2A" w:rsidRDefault="004654D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등기임원이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내용을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통지하기로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042B0D1" w14:textId="77777777" w:rsidR="004654DD" w:rsidRPr="00936D2A" w:rsidRDefault="004654DD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39860536" w14:textId="77777777" w:rsidR="006E3CDF" w:rsidRPr="00936D2A" w:rsidRDefault="006E3CDF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39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조【사해신탁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금지】</w:t>
      </w:r>
    </w:p>
    <w:p w14:paraId="6582C6CD" w14:textId="77777777" w:rsidR="006E3CDF" w:rsidRPr="00936D2A" w:rsidRDefault="006E3CDF" w:rsidP="00712ADD">
      <w:pPr>
        <w:pStyle w:val="a4"/>
        <w:numPr>
          <w:ilvl w:val="0"/>
          <w:numId w:val="8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신탁법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6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8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위반하는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신탁이어서는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영향을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미치는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신탁법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강제집행의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원인으로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권리의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실행으로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소유권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변동이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소유권관리책임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어떠한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65118CAC" w14:textId="77777777" w:rsidR="006E3CDF" w:rsidRPr="00936D2A" w:rsidRDefault="006E3CDF" w:rsidP="00712ADD">
      <w:pPr>
        <w:pStyle w:val="a4"/>
        <w:numPr>
          <w:ilvl w:val="0"/>
          <w:numId w:val="8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해지되어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배상하여야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6D4E9965" w14:textId="77777777" w:rsidR="006E3CDF" w:rsidRPr="00936D2A" w:rsidRDefault="006E3CDF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7B5F9BA4" w14:textId="77777777" w:rsidR="006E3CDF" w:rsidRPr="00936D2A" w:rsidRDefault="006E3CDF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40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조【개인정보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처리업무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등】</w:t>
      </w:r>
    </w:p>
    <w:p w14:paraId="1DE2EEC5" w14:textId="77777777" w:rsidR="006E3CDF" w:rsidRPr="00936D2A" w:rsidRDefault="006E3CDF" w:rsidP="00712ADD">
      <w:pPr>
        <w:pStyle w:val="a4"/>
        <w:numPr>
          <w:ilvl w:val="0"/>
          <w:numId w:val="8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수행하는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주체로서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분양업무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취득하는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개인정보에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처리업무를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수행하기로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5EECFB6" w14:textId="77777777" w:rsidR="006E3CDF" w:rsidRPr="00936D2A" w:rsidRDefault="006E3CDF" w:rsidP="00712ADD">
      <w:pPr>
        <w:pStyle w:val="a4"/>
        <w:numPr>
          <w:ilvl w:val="0"/>
          <w:numId w:val="8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개인정보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처리업무와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「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개인정보보호법」등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관계법령에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준수하여야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5A35248" w14:textId="77777777" w:rsidR="006E3CDF" w:rsidRPr="00936D2A" w:rsidRDefault="006E3CDF" w:rsidP="00712ADD">
      <w:pPr>
        <w:pStyle w:val="a4"/>
        <w:numPr>
          <w:ilvl w:val="0"/>
          <w:numId w:val="8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”(“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임직원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위반할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배상하여야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759873D6" w14:textId="77777777" w:rsidR="006E3CDF" w:rsidRPr="00936D2A" w:rsidRDefault="006E3CDF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74A0D738" w14:textId="77777777" w:rsidR="006E3CDF" w:rsidRPr="00936D2A" w:rsidRDefault="006E3CDF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조【부가가치세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환급청구권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양도】</w:t>
      </w:r>
    </w:p>
    <w:p w14:paraId="596D708F" w14:textId="77777777" w:rsidR="006E3CDF" w:rsidRPr="00936D2A" w:rsidRDefault="006E3CDF" w:rsidP="00712ADD">
      <w:pPr>
        <w:pStyle w:val="a4"/>
        <w:numPr>
          <w:ilvl w:val="0"/>
          <w:numId w:val="8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소재지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주사무소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소재지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관할세무서를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선택하여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세법에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사업자등록을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수익권을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양수하거나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같다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56840978" w14:textId="77777777" w:rsidR="006E3CDF" w:rsidRPr="00936D2A" w:rsidRDefault="006E3CDF" w:rsidP="00712ADD">
      <w:pPr>
        <w:pStyle w:val="a4"/>
        <w:numPr>
          <w:ilvl w:val="0"/>
          <w:numId w:val="8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부가가치세환급청구권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본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체결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전에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사업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진행이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포함된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2025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년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1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기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확정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부가세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환급청구권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아울러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세무서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대리권도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포괄적으로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수여한다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226C3389" w14:textId="77777777" w:rsidR="006E3CDF" w:rsidRPr="00936D2A" w:rsidRDefault="006E3CDF" w:rsidP="00712ADD">
      <w:pPr>
        <w:pStyle w:val="a4"/>
        <w:numPr>
          <w:ilvl w:val="0"/>
          <w:numId w:val="8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부가가치세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환급청구권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양도와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별도로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부가가치세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신고시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서류를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첨부하여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관할세무서에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제출하여야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C01DAAC" w14:textId="77777777" w:rsidR="006E3CDF" w:rsidRPr="00936D2A" w:rsidRDefault="006E3CDF" w:rsidP="00712ADD">
      <w:pPr>
        <w:pStyle w:val="a4"/>
        <w:numPr>
          <w:ilvl w:val="0"/>
          <w:numId w:val="9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국세환급금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양도요구서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</w:p>
    <w:p w14:paraId="5E2ED266" w14:textId="77777777" w:rsidR="006E3CDF" w:rsidRPr="00936D2A" w:rsidRDefault="006E3CDF" w:rsidP="00712ADD">
      <w:pPr>
        <w:pStyle w:val="a4"/>
        <w:numPr>
          <w:ilvl w:val="0"/>
          <w:numId w:val="90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동의서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인감증명서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첨부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</w:p>
    <w:p w14:paraId="454A6BB2" w14:textId="77777777" w:rsidR="006E3CDF" w:rsidRPr="00936D2A" w:rsidRDefault="006E3CDF" w:rsidP="00712ADD">
      <w:pPr>
        <w:pStyle w:val="a4"/>
        <w:numPr>
          <w:ilvl w:val="0"/>
          <w:numId w:val="8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환급금이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20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운영계좌에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입금하기로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31260EE" w14:textId="77777777" w:rsidR="006E3CDF" w:rsidRPr="00936D2A" w:rsidRDefault="006E3CDF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031D7F6E" w14:textId="77777777" w:rsidR="006E3CDF" w:rsidRPr="00936D2A" w:rsidRDefault="006E3CDF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조【세금의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처리】</w:t>
      </w:r>
    </w:p>
    <w:p w14:paraId="1DAE40D5" w14:textId="77777777" w:rsidR="006E3CDF" w:rsidRPr="00936D2A" w:rsidRDefault="006E3CDF" w:rsidP="00712ADD">
      <w:pPr>
        <w:pStyle w:val="a4"/>
        <w:numPr>
          <w:ilvl w:val="0"/>
          <w:numId w:val="8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부가가치세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납부액은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사업비로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교부하여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납부하도록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원칙으로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부족하거나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대지급금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어려울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환급금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편입이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이행되지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이행되지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우려가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집행하지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우선수익자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40F9E2C1" w14:textId="77777777" w:rsidR="006E3CDF" w:rsidRPr="00936D2A" w:rsidRDefault="006E3CDF" w:rsidP="00712ADD">
      <w:pPr>
        <w:pStyle w:val="a4"/>
        <w:numPr>
          <w:ilvl w:val="0"/>
          <w:numId w:val="8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부가가치세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환급금이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운영계좌로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입금하여야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D7CD982" w14:textId="77777777" w:rsidR="006E3CDF" w:rsidRPr="00936D2A" w:rsidRDefault="006E3CDF" w:rsidP="00712ADD">
      <w:pPr>
        <w:pStyle w:val="a4"/>
        <w:numPr>
          <w:ilvl w:val="0"/>
          <w:numId w:val="8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재산세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종합부동산세의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따르기로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49B1306F" w14:textId="77777777" w:rsidR="006E3CDF" w:rsidRPr="00936D2A" w:rsidRDefault="006E3CDF" w:rsidP="00712ADD">
      <w:pPr>
        <w:pStyle w:val="a4"/>
        <w:numPr>
          <w:ilvl w:val="0"/>
          <w:numId w:val="8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부가가치세법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73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시행령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118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규정에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의거하여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납세관리인으로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관할세무서장에게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신고할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요청하는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세무업무를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대행할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세무법인을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부가가치세의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환급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업무처리를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하게하고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적정성은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협의함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D9BF4DB" w14:textId="77777777" w:rsidR="006E3CDF" w:rsidRPr="00936D2A" w:rsidRDefault="006E3CDF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530D49ED" w14:textId="77777777" w:rsidR="006E3CDF" w:rsidRPr="00936D2A" w:rsidRDefault="006E3CDF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조【조세공과금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처리】</w:t>
      </w:r>
    </w:p>
    <w:p w14:paraId="3FD9F72B" w14:textId="77777777" w:rsidR="006E3CDF" w:rsidRPr="00936D2A" w:rsidRDefault="006E3CDF" w:rsidP="00712ADD">
      <w:pPr>
        <w:pStyle w:val="a4"/>
        <w:numPr>
          <w:ilvl w:val="0"/>
          <w:numId w:val="9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회계업무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7EBFFF1" w14:textId="77777777" w:rsidR="006E3CDF" w:rsidRPr="00936D2A" w:rsidRDefault="006E3CDF" w:rsidP="00712ADD">
      <w:pPr>
        <w:pStyle w:val="a4"/>
        <w:numPr>
          <w:ilvl w:val="0"/>
          <w:numId w:val="9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진행과정에서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부과되는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조세</w:t>
      </w:r>
      <w:r w:rsidRPr="00936D2A">
        <w:rPr>
          <w:rFonts w:ascii="Cambria Math" w:eastAsia="바탕체" w:hAnsi="Cambria Math" w:cs="Cambria Math"/>
          <w:sz w:val="23"/>
          <w:szCs w:val="23"/>
        </w:rPr>
        <w:t>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공과금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재산세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종합부동산세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보존등기에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취득세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본사업과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조세금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공과금이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한정되지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같음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등기비용과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사업인허가에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한국주택협회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유관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회비</w:t>
      </w:r>
      <w:r w:rsidRPr="00936D2A">
        <w:rPr>
          <w:rFonts w:ascii="Cambria Math" w:eastAsia="바탕체" w:hAnsi="Cambria Math" w:cs="Cambria Math"/>
          <w:sz w:val="23"/>
          <w:szCs w:val="23"/>
        </w:rPr>
        <w:t>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가입비</w:t>
      </w:r>
      <w:r w:rsidRPr="00936D2A">
        <w:rPr>
          <w:rFonts w:ascii="Cambria Math" w:eastAsia="바탕체" w:hAnsi="Cambria Math" w:cs="Cambria Math"/>
          <w:sz w:val="23"/>
          <w:szCs w:val="23"/>
        </w:rPr>
        <w:t>⋅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수수료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분담금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부담금은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명의로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부과되는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것이라도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최우선적으로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집행하기로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신탁종료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계속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효력이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유지된다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23C699CB" w14:textId="77777777" w:rsidR="006E3CDF" w:rsidRPr="00936D2A" w:rsidRDefault="006E3CDF" w:rsidP="00712ADD">
      <w:pPr>
        <w:pStyle w:val="a4"/>
        <w:numPr>
          <w:ilvl w:val="0"/>
          <w:numId w:val="9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전항의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직접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1506C10A" w14:textId="77777777" w:rsidR="006E3CDF" w:rsidRPr="00936D2A" w:rsidRDefault="006E3CDF" w:rsidP="00712ADD">
      <w:pPr>
        <w:pStyle w:val="a4"/>
        <w:numPr>
          <w:ilvl w:val="0"/>
          <w:numId w:val="9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납부의무를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조세공과금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체납처분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대신하여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고유재산으로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F284A44" w14:textId="77777777" w:rsidR="006E3CDF" w:rsidRPr="00936D2A" w:rsidRDefault="006E3CDF" w:rsidP="00712ADD">
      <w:pPr>
        <w:pStyle w:val="a4"/>
        <w:numPr>
          <w:ilvl w:val="0"/>
          <w:numId w:val="9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납부의무를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조세공과금이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체납되어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체납처분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귀책사유가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07B5DDEF" w14:textId="77777777" w:rsidR="006E3CDF" w:rsidRPr="00936D2A" w:rsidRDefault="006E3CDF" w:rsidP="00712ADD">
      <w:pPr>
        <w:pStyle w:val="a4"/>
        <w:numPr>
          <w:ilvl w:val="0"/>
          <w:numId w:val="9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종료시점에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조세공과금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납부의무는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성립하였으나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납부기한이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도래하지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않은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조세공과금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민원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하자민원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하자소송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장래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상당한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정도로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예상되는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제외한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잔여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귀속권리자에게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교부한다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670FDB62" w14:textId="77777777" w:rsidR="006E3CDF" w:rsidRPr="00936D2A" w:rsidRDefault="006E3CDF" w:rsidP="00712ADD">
      <w:pPr>
        <w:pStyle w:val="a4"/>
        <w:numPr>
          <w:ilvl w:val="0"/>
          <w:numId w:val="9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속하는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금전으로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6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충당할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귀속권리자에게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교부한다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66603C54" w14:textId="77777777" w:rsidR="006E3CDF" w:rsidRPr="00936D2A" w:rsidRDefault="006E3CDF" w:rsidP="00712ADD">
      <w:pPr>
        <w:pStyle w:val="a4"/>
        <w:numPr>
          <w:ilvl w:val="0"/>
          <w:numId w:val="9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신탁부동산을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공매에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환가를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처분대금에서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납부의무를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조세공과금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납부의무는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성립하였으나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납부기한이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도래하지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않은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조세를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우선적으로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신탁기간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기한이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도래하는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납부의무를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조세공과금이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존재하는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조세공과금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제외한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잔여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귀속권리자에게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교부한다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14F75AC7" w14:textId="77777777" w:rsidR="006E3CDF" w:rsidRPr="00936D2A" w:rsidRDefault="006E3CDF" w:rsidP="00712ADD">
      <w:pPr>
        <w:pStyle w:val="a4"/>
        <w:numPr>
          <w:ilvl w:val="0"/>
          <w:numId w:val="9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지방세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완납증명서를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제출하지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못하여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신탁등기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설정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지연으로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손해가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귀책사유가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70624C39" w14:textId="77777777" w:rsidR="00D61BDD" w:rsidRPr="00936D2A" w:rsidRDefault="006E3CDF" w:rsidP="00712ADD">
      <w:pPr>
        <w:pStyle w:val="a4"/>
        <w:numPr>
          <w:ilvl w:val="0"/>
          <w:numId w:val="9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신탁이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종료된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과세기관의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세무조사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통해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추가로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조세공과금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가산세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가산금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부과되는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추가로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부과되는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조세공과금은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수익자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06130EF0" w14:textId="77777777" w:rsidR="00C16C9B" w:rsidRPr="00936D2A" w:rsidRDefault="00C16C9B" w:rsidP="00712ADD">
      <w:pPr>
        <w:pStyle w:val="a4"/>
        <w:numPr>
          <w:ilvl w:val="0"/>
          <w:numId w:val="9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목적물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보존등기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자신의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비용부담으로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세무대리인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세무법인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선정하여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세무대리인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세무법인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산정한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취득세를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신고납부하고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자료제출에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협조하며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취득세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산출세액에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이견이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금원이상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가산세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유보할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2430B3C7" w14:textId="77777777" w:rsidR="00C16C9B" w:rsidRPr="00936D2A" w:rsidRDefault="00C16C9B" w:rsidP="00712ADD">
      <w:pPr>
        <w:pStyle w:val="a4"/>
        <w:numPr>
          <w:ilvl w:val="0"/>
          <w:numId w:val="9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조세공과금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부가가치세의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환급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회계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신탁회계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)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용역비를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조건으로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회계법인을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선정하여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회계업무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신탁회계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수행시킬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7B6DA1AC" w14:textId="77777777" w:rsidR="00D61BDD" w:rsidRPr="00936D2A" w:rsidRDefault="00C16C9B" w:rsidP="00712ADD">
      <w:pPr>
        <w:pStyle w:val="a4"/>
        <w:numPr>
          <w:ilvl w:val="0"/>
          <w:numId w:val="91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대출약정서에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대출원리금이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직후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지방세에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세무조사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를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신청하여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받아야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세무조사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결정된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세액에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대해서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완납한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해지하기로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7E02F28" w14:textId="77777777" w:rsidR="00C16C9B" w:rsidRPr="00936D2A" w:rsidRDefault="00C16C9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2E7DEC1F" w14:textId="5DC141C4" w:rsidR="00C16C9B" w:rsidRPr="00936D2A" w:rsidRDefault="00C16C9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조【개발부담금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납부의무】</w:t>
      </w:r>
      <w:ins w:id="541" w:author="first20230519" w:date="2025-10-16T09:14:00Z">
        <w:r w:rsidR="00673911">
          <w:rPr>
            <w:rFonts w:ascii="Times New Roman" w:eastAsia="바탕체" w:hAnsi="Times New Roman" w:cs="Times New Roman" w:hint="eastAsia"/>
            <w:sz w:val="23"/>
            <w:szCs w:val="23"/>
          </w:rPr>
          <w:t xml:space="preserve"> </w:t>
        </w:r>
      </w:ins>
    </w:p>
    <w:p w14:paraId="2FD82BE4" w14:textId="77777777" w:rsidR="00C16C9B" w:rsidRPr="00936D2A" w:rsidRDefault="00C16C9B" w:rsidP="00712ADD">
      <w:pPr>
        <w:pStyle w:val="a4"/>
        <w:numPr>
          <w:ilvl w:val="0"/>
          <w:numId w:val="9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시행과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개발부담금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개발부담금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납부의무자는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불문하고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사업시행자의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지위가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이전되더라도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개발부담금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납부의무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채무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1318A060" w14:textId="77777777" w:rsidR="00C16C9B" w:rsidRPr="00936D2A" w:rsidRDefault="00C16C9B" w:rsidP="00712ADD">
      <w:pPr>
        <w:pStyle w:val="a4"/>
        <w:numPr>
          <w:ilvl w:val="0"/>
          <w:numId w:val="92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개발부담금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부과될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것으로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예상되는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종료되더라도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개발부담금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납부를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상당하는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신탁재산의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귀속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유보할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32CD2E7C" w14:textId="77777777" w:rsidR="00C16C9B" w:rsidRPr="00936D2A" w:rsidRDefault="00C16C9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047D19F3" w14:textId="77777777" w:rsidR="00C16C9B" w:rsidRPr="00936D2A" w:rsidRDefault="00C16C9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45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조【민원에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책임】</w:t>
      </w:r>
    </w:p>
    <w:p w14:paraId="4E593D05" w14:textId="77777777" w:rsidR="00C16C9B" w:rsidRPr="00936D2A" w:rsidRDefault="00C16C9B" w:rsidP="00712ADD">
      <w:pPr>
        <w:pStyle w:val="a4"/>
        <w:numPr>
          <w:ilvl w:val="0"/>
          <w:numId w:val="9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</w:t>
      </w:r>
      <w:r w:rsidR="00EE50DB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막론하고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이해관계인과의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민원사항에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부담하지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086B611" w14:textId="77777777" w:rsidR="00C16C9B" w:rsidRPr="00936D2A" w:rsidRDefault="00C16C9B" w:rsidP="00712ADD">
      <w:pPr>
        <w:pStyle w:val="a4"/>
        <w:numPr>
          <w:ilvl w:val="0"/>
          <w:numId w:val="9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시공과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법적분쟁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민원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인한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건물파손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지반침하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해결한다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5B038E6E" w14:textId="77777777" w:rsidR="00C16C9B" w:rsidRPr="00936D2A" w:rsidRDefault="00C16C9B" w:rsidP="00712ADD">
      <w:pPr>
        <w:pStyle w:val="a4"/>
        <w:numPr>
          <w:ilvl w:val="0"/>
          <w:numId w:val="93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이외에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일조권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조망권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영업권의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방해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사생활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침해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시공방법이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적정하였음에도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민원에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대해서는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책임으로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해결하되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23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비용부담의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원칙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따라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27BED26" w14:textId="77777777" w:rsidR="00C16C9B" w:rsidRPr="00936D2A" w:rsidRDefault="00C16C9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5745A6D1" w14:textId="77777777" w:rsidR="00C16C9B" w:rsidRPr="00936D2A" w:rsidRDefault="00C16C9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46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조【효력】</w:t>
      </w:r>
    </w:p>
    <w:p w14:paraId="261D7BDD" w14:textId="77777777" w:rsidR="00C16C9B" w:rsidRPr="003E3732" w:rsidRDefault="00C16C9B" w:rsidP="003E3732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3E3732">
        <w:rPr>
          <w:rFonts w:ascii="Times New Roman" w:eastAsia="바탕체" w:hAnsi="Times New Roman" w:cs="Times New Roman"/>
          <w:sz w:val="23"/>
          <w:szCs w:val="23"/>
        </w:rPr>
        <w:t>본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신탁계약은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본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사업과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체결하는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공사도급계약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용역계약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등에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우선하여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적용된다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다만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본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신탁계약과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대출약정서는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관련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법령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및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신탁감독당국의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관련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지침과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지도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「</w:t>
      </w:r>
      <w:proofErr w:type="spellStart"/>
      <w:r w:rsidRPr="003E3732">
        <w:rPr>
          <w:rFonts w:ascii="Times New Roman" w:eastAsia="바탕체" w:hAnsi="Times New Roman" w:cs="Times New Roman"/>
          <w:sz w:val="23"/>
          <w:szCs w:val="23"/>
        </w:rPr>
        <w:t>관리형토지신탁의</w:t>
      </w:r>
      <w:proofErr w:type="spellEnd"/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신탁종료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전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신탁수익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지급기준</w:t>
      </w:r>
      <w:r w:rsidRPr="003E3732">
        <w:rPr>
          <w:rFonts w:ascii="Times New Roman" w:eastAsia="바탕체" w:hAnsi="Times New Roman" w:cs="Times New Roman"/>
          <w:sz w:val="23"/>
          <w:szCs w:val="23"/>
        </w:rPr>
        <w:t>(</w:t>
      </w:r>
      <w:r w:rsidRPr="003E3732">
        <w:rPr>
          <w:rFonts w:ascii="Times New Roman" w:eastAsia="바탕체" w:hAnsi="Times New Roman" w:cs="Times New Roman"/>
          <w:sz w:val="23"/>
          <w:szCs w:val="23"/>
        </w:rPr>
        <w:t>별지</w:t>
      </w:r>
      <w:r w:rsidRPr="003E3732">
        <w:rPr>
          <w:rFonts w:ascii="Times New Roman" w:eastAsia="바탕체" w:hAnsi="Times New Roman" w:cs="Times New Roman"/>
          <w:sz w:val="23"/>
          <w:szCs w:val="23"/>
        </w:rPr>
        <w:t>9)</w:t>
      </w:r>
      <w:r w:rsidRPr="003E3732">
        <w:rPr>
          <w:rFonts w:ascii="Times New Roman" w:eastAsia="바탕체" w:hAnsi="Times New Roman" w:cs="Times New Roman"/>
          <w:sz w:val="23"/>
          <w:szCs w:val="23"/>
        </w:rPr>
        <w:t>」에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위배되지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않는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범위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내에서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상호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보완적으로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효력을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3E3732">
        <w:rPr>
          <w:rFonts w:ascii="Times New Roman" w:eastAsia="바탕체" w:hAnsi="Times New Roman" w:cs="Times New Roman"/>
          <w:sz w:val="23"/>
          <w:szCs w:val="23"/>
        </w:rPr>
        <w:t>가진다</w:t>
      </w:r>
      <w:r w:rsidRPr="003E3732">
        <w:rPr>
          <w:rFonts w:ascii="Times New Roman" w:eastAsia="바탕체" w:hAnsi="Times New Roman" w:cs="Times New Roman"/>
          <w:sz w:val="23"/>
          <w:szCs w:val="23"/>
        </w:rPr>
        <w:t xml:space="preserve">.  </w:t>
      </w:r>
    </w:p>
    <w:p w14:paraId="5425A241" w14:textId="77777777" w:rsidR="00C16C9B" w:rsidRPr="00936D2A" w:rsidRDefault="00C16C9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42CE70B4" w14:textId="77777777" w:rsidR="00C16C9B" w:rsidRPr="00936D2A" w:rsidRDefault="00C16C9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47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조【수탁자의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해임】</w:t>
      </w:r>
    </w:p>
    <w:p w14:paraId="04C6821C" w14:textId="77777777" w:rsidR="00C16C9B" w:rsidRPr="00936D2A" w:rsidRDefault="00C16C9B" w:rsidP="00712ADD">
      <w:pPr>
        <w:pStyle w:val="a4"/>
        <w:numPr>
          <w:ilvl w:val="0"/>
          <w:numId w:val="9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수탁자의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지위에서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해임할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임무에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위반된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행위를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밖에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중요한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사유가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</w:t>
      </w:r>
      <w:r w:rsidR="00E22A07">
        <w:rPr>
          <w:rFonts w:ascii="Times New Roman" w:eastAsia="바탕체" w:hAnsi="Times New Roman" w:cs="Times New Roman"/>
          <w:sz w:val="23"/>
          <w:szCs w:val="23"/>
        </w:rPr>
        <w:t>9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="00E22A07">
        <w:rPr>
          <w:rFonts w:ascii="Times New Roman" w:eastAsia="바탕체" w:hAnsi="Times New Roman" w:cs="Times New Roman" w:hint="eastAsia"/>
          <w:sz w:val="23"/>
          <w:szCs w:val="23"/>
        </w:rPr>
        <w:t xml:space="preserve"> </w:t>
      </w:r>
      <w:r w:rsidR="00E22A07">
        <w:rPr>
          <w:rFonts w:ascii="Times New Roman" w:eastAsia="바탕체" w:hAnsi="Times New Roman" w:cs="Times New Roman" w:hint="eastAsia"/>
          <w:sz w:val="23"/>
          <w:szCs w:val="23"/>
        </w:rPr>
        <w:t>제</w:t>
      </w:r>
      <w:r w:rsidR="00E22A07">
        <w:rPr>
          <w:rFonts w:ascii="Times New Roman" w:eastAsia="바탕체" w:hAnsi="Times New Roman" w:cs="Times New Roman" w:hint="eastAsia"/>
          <w:sz w:val="23"/>
          <w:szCs w:val="23"/>
        </w:rPr>
        <w:t>2</w:t>
      </w:r>
      <w:r w:rsidR="00E22A07">
        <w:rPr>
          <w:rFonts w:ascii="Times New Roman" w:eastAsia="바탕체" w:hAnsi="Times New Roman" w:cs="Times New Roman" w:hint="eastAsia"/>
          <w:sz w:val="23"/>
          <w:szCs w:val="23"/>
        </w:rPr>
        <w:t>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법원에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수탁자의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해임을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청구할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4E7A220B" w14:textId="77777777" w:rsidR="00C16C9B" w:rsidRPr="00936D2A" w:rsidRDefault="00C16C9B" w:rsidP="00712ADD">
      <w:pPr>
        <w:pStyle w:val="a4"/>
        <w:numPr>
          <w:ilvl w:val="0"/>
          <w:numId w:val="95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proofErr w:type="spellStart"/>
      <w:r w:rsidRPr="00936D2A">
        <w:rPr>
          <w:rFonts w:ascii="Times New Roman" w:eastAsia="바탕체" w:hAnsi="Times New Roman" w:cs="Times New Roman"/>
          <w:sz w:val="23"/>
          <w:szCs w:val="23"/>
        </w:rPr>
        <w:t>본조</w:t>
      </w:r>
      <w:proofErr w:type="spellEnd"/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항에도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불구하고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부득이한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사유로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수탁자를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해임하는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수탁자에게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지급하여야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잔여신탁보수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현재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발생하였거나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장래에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발생할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신탁사무처리비용을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선정산하여야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3E78F0D7" w14:textId="77777777" w:rsidR="00C16C9B" w:rsidRPr="00936D2A" w:rsidRDefault="00C16C9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40BC30B6" w14:textId="77777777" w:rsidR="00C16C9B" w:rsidRPr="00936D2A" w:rsidRDefault="00C16C9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48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조【양도금지】</w:t>
      </w:r>
    </w:p>
    <w:p w14:paraId="0EA59056" w14:textId="77777777" w:rsidR="00C16C9B" w:rsidRPr="00936D2A" w:rsidRDefault="00C16C9B" w:rsidP="00712ADD">
      <w:pPr>
        <w:pStyle w:val="a4"/>
        <w:numPr>
          <w:ilvl w:val="0"/>
          <w:numId w:val="9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당사자들은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당사자로서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갖는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계약상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지위의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나머지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당사자들의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서면동의가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이전하거나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양도할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다만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당사자들에게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서면통지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전자우편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포함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함으로써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권리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의무의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이전하거나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양도할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당사자들의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별도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동의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없이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단독으로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신탁원부를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변경할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009EDB09" w14:textId="77777777" w:rsidR="00C16C9B" w:rsidRPr="00936D2A" w:rsidRDefault="00C16C9B" w:rsidP="00712ADD">
      <w:pPr>
        <w:pStyle w:val="a4"/>
        <w:numPr>
          <w:ilvl w:val="0"/>
          <w:numId w:val="96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승계인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양수인에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구속력이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694586B0" w14:textId="77777777" w:rsidR="00C16C9B" w:rsidRPr="00936D2A" w:rsidRDefault="00C16C9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2B4D0467" w14:textId="77777777" w:rsidR="00C16C9B" w:rsidRPr="00936D2A" w:rsidRDefault="00C16C9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49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조【분쟁의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해결】</w:t>
      </w:r>
    </w:p>
    <w:p w14:paraId="44AEA907" w14:textId="77777777" w:rsidR="00C16C9B" w:rsidRPr="00936D2A" w:rsidRDefault="00C16C9B" w:rsidP="00712ADD">
      <w:pPr>
        <w:pStyle w:val="a4"/>
        <w:numPr>
          <w:ilvl w:val="0"/>
          <w:numId w:val="9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해석에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당사자간에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의견이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정하지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아니한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관하여는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협의하여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결정한다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7B974190" w14:textId="77777777" w:rsidR="00C16C9B" w:rsidRPr="00936D2A" w:rsidRDefault="00C16C9B" w:rsidP="00712ADD">
      <w:pPr>
        <w:pStyle w:val="a4"/>
        <w:numPr>
          <w:ilvl w:val="0"/>
          <w:numId w:val="97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당사자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간에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소송이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제기되는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경우에는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서울중앙지방법원을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관할법원으로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74BB3136" w14:textId="77777777" w:rsidR="00C16C9B" w:rsidRPr="00936D2A" w:rsidRDefault="00C16C9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4C5BE737" w14:textId="77777777" w:rsidR="00C16C9B" w:rsidRPr="00936D2A" w:rsidRDefault="00C16C9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50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조【설계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시공의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적정성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검토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등】</w:t>
      </w:r>
    </w:p>
    <w:p w14:paraId="7CC219E5" w14:textId="77777777" w:rsidR="00C16C9B" w:rsidRPr="00936D2A" w:rsidRDefault="00C16C9B" w:rsidP="00712ADD">
      <w:pPr>
        <w:pStyle w:val="a4"/>
        <w:numPr>
          <w:ilvl w:val="0"/>
          <w:numId w:val="9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다음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사항을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설계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기술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자문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내지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검토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수행하는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외부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전문기관에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용역을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의뢰할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있으며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소요되는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4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처리한다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 (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단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사업수지분석표상의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한도내에서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사용가능</w:t>
      </w:r>
      <w:r w:rsidRPr="00936D2A">
        <w:rPr>
          <w:rFonts w:ascii="Times New Roman" w:eastAsia="바탕체" w:hAnsi="Times New Roman" w:cs="Times New Roman"/>
          <w:sz w:val="23"/>
          <w:szCs w:val="23"/>
        </w:rPr>
        <w:t>)</w:t>
      </w:r>
      <w:r w:rsidR="00BA04C3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BA04C3" w:rsidRPr="00BA04C3">
        <w:rPr>
          <w:rFonts w:ascii="Times New Roman" w:eastAsia="바탕체" w:hAnsi="Times New Roman" w:cs="Times New Roman"/>
          <w:sz w:val="23"/>
          <w:szCs w:val="23"/>
          <w:highlight w:val="green"/>
        </w:rPr>
        <w:t xml:space="preserve">[K&amp;C: </w:t>
      </w:r>
      <w:r w:rsidR="00BA04C3" w:rsidRPr="00BA04C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불필요할</w:t>
      </w:r>
      <w:r w:rsidR="00BA04C3" w:rsidRPr="00BA04C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BA04C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것으로</w:t>
      </w:r>
      <w:r w:rsidR="00BA04C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BA04C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생각되는데</w:t>
      </w:r>
      <w:r w:rsidR="00BA04C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,</w:t>
      </w:r>
      <w:r w:rsidR="00BA04C3">
        <w:rPr>
          <w:rFonts w:ascii="Times New Roman" w:eastAsia="바탕체" w:hAnsi="Times New Roman" w:cs="Times New Roman"/>
          <w:sz w:val="23"/>
          <w:szCs w:val="23"/>
          <w:highlight w:val="green"/>
        </w:rPr>
        <w:t xml:space="preserve"> </w:t>
      </w:r>
      <w:proofErr w:type="spellStart"/>
      <w:r w:rsidR="00BA04C3" w:rsidRPr="00BA04C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확인</w:t>
      </w:r>
      <w:r w:rsidR="00BA04C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해보시기</w:t>
      </w:r>
      <w:proofErr w:type="spellEnd"/>
      <w:r w:rsidR="00BA04C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BA04C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바랍니다</w:t>
      </w:r>
      <w:r w:rsidR="00BA04C3" w:rsidRPr="00BA04C3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.</w:t>
      </w:r>
      <w:r w:rsidR="009C7B8F">
        <w:rPr>
          <w:rFonts w:ascii="Times New Roman" w:eastAsia="바탕체" w:hAnsi="Times New Roman" w:cs="Times New Roman"/>
          <w:sz w:val="23"/>
          <w:szCs w:val="23"/>
          <w:highlight w:val="green"/>
        </w:rPr>
        <w:t xml:space="preserve"> </w:t>
      </w:r>
      <w:r w:rsidR="00394387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어차피</w:t>
      </w:r>
      <w:r w:rsidR="00394387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proofErr w:type="spellStart"/>
      <w:r w:rsidR="009C7B8F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관리형토지신탁의</w:t>
      </w:r>
      <w:proofErr w:type="spellEnd"/>
      <w:r w:rsidR="009C7B8F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9C7B8F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수탁자가</w:t>
      </w:r>
      <w:r w:rsidR="009C7B8F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9C7B8F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이러한</w:t>
      </w:r>
      <w:r w:rsidR="009C7B8F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9C7B8F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적극적인</w:t>
      </w:r>
      <w:r w:rsidR="009C7B8F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9C7B8F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업무를</w:t>
      </w:r>
      <w:r w:rsidR="009C7B8F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9C7B8F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하는</w:t>
      </w:r>
      <w:r w:rsidR="009C7B8F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9C7B8F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경우를</w:t>
      </w:r>
      <w:r w:rsidR="009C7B8F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9C7B8F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생각하기는</w:t>
      </w:r>
      <w:r w:rsidR="009C7B8F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9C7B8F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어렵습니다</w:t>
      </w:r>
      <w:r w:rsidR="009C7B8F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.</w:t>
      </w:r>
      <w:r w:rsidR="00BA04C3" w:rsidRPr="00BA04C3">
        <w:rPr>
          <w:rFonts w:ascii="Times New Roman" w:eastAsia="바탕체" w:hAnsi="Times New Roman" w:cs="Times New Roman"/>
          <w:sz w:val="23"/>
          <w:szCs w:val="23"/>
          <w:highlight w:val="green"/>
        </w:rPr>
        <w:t>]</w:t>
      </w:r>
    </w:p>
    <w:p w14:paraId="3D685C21" w14:textId="77777777" w:rsidR="00C16C9B" w:rsidRPr="00936D2A" w:rsidRDefault="00C16C9B" w:rsidP="00712ADD">
      <w:pPr>
        <w:pStyle w:val="a4"/>
        <w:numPr>
          <w:ilvl w:val="0"/>
          <w:numId w:val="9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설계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시공의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적정성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여부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검토</w:t>
      </w:r>
    </w:p>
    <w:p w14:paraId="67A3343B" w14:textId="77777777" w:rsidR="00C16C9B" w:rsidRPr="00936D2A" w:rsidRDefault="00C16C9B" w:rsidP="00712ADD">
      <w:pPr>
        <w:pStyle w:val="a4"/>
        <w:numPr>
          <w:ilvl w:val="0"/>
          <w:numId w:val="9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설계도서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·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시공내역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상호간의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여부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점검</w:t>
      </w:r>
    </w:p>
    <w:p w14:paraId="7B1797E4" w14:textId="77777777" w:rsidR="00C16C9B" w:rsidRPr="00936D2A" w:rsidRDefault="00C16C9B" w:rsidP="00712ADD">
      <w:pPr>
        <w:pStyle w:val="a4"/>
        <w:numPr>
          <w:ilvl w:val="0"/>
          <w:numId w:val="9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건축물에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하자발생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여부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파악</w:t>
      </w:r>
    </w:p>
    <w:p w14:paraId="532B0B93" w14:textId="77777777" w:rsidR="00C16C9B" w:rsidRPr="00936D2A" w:rsidRDefault="00C16C9B" w:rsidP="00712ADD">
      <w:pPr>
        <w:pStyle w:val="a4"/>
        <w:numPr>
          <w:ilvl w:val="0"/>
          <w:numId w:val="99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분기별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공정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현장점검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</w:t>
      </w:r>
    </w:p>
    <w:p w14:paraId="3567E915" w14:textId="77777777" w:rsidR="00C16C9B" w:rsidRPr="00936D2A" w:rsidRDefault="00C16C9B" w:rsidP="00712ADD">
      <w:pPr>
        <w:pStyle w:val="a4"/>
        <w:numPr>
          <w:ilvl w:val="0"/>
          <w:numId w:val="98"/>
        </w:numPr>
        <w:wordWrap w:val="0"/>
        <w:spacing w:line="420" w:lineRule="atLeast"/>
        <w:ind w:leftChars="0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및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전문기관이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요청하는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협조하기로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하며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면밀한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검토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행해질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있도록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필요한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사항에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협력하여야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. </w:t>
      </w:r>
    </w:p>
    <w:p w14:paraId="6E65ACEF" w14:textId="77777777" w:rsidR="00C16C9B" w:rsidRPr="00936D2A" w:rsidRDefault="00C16C9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4DA832A7" w14:textId="77777777" w:rsidR="00C16C9B" w:rsidRPr="00936D2A" w:rsidRDefault="00C16C9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51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조【업무보조원의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고용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등】</w:t>
      </w:r>
    </w:p>
    <w:p w14:paraId="48AC04D0" w14:textId="77777777" w:rsidR="00C16C9B" w:rsidRPr="00936D2A" w:rsidRDefault="00C16C9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사업의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원활한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>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직원을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보조하여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관리업무를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수행할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업무보조원을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고용할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있으며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경우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소요되는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특약사항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2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항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호의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비용에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준하여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사용할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있다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</w:p>
    <w:p w14:paraId="0A4178BB" w14:textId="77777777" w:rsidR="00C16C9B" w:rsidRPr="00BF4520" w:rsidRDefault="00C16C9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0CC15742" w14:textId="77777777" w:rsidR="00C16C9B" w:rsidRPr="00936D2A" w:rsidRDefault="00C16C9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7E2BED">
        <w:rPr>
          <w:rFonts w:ascii="Times New Roman" w:eastAsia="바탕체" w:hAnsi="Times New Roman" w:cs="Times New Roman"/>
          <w:sz w:val="23"/>
          <w:szCs w:val="23"/>
        </w:rPr>
        <w:t>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갑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을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병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”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및</w:t>
      </w:r>
      <w:r w:rsidRPr="007E2BED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7E2BED">
        <w:rPr>
          <w:rFonts w:ascii="Times New Roman" w:eastAsia="바탕체" w:hAnsi="Times New Roman" w:cs="Times New Roman"/>
          <w:sz w:val="23"/>
          <w:szCs w:val="23"/>
        </w:rPr>
        <w:t>정</w:t>
      </w:r>
      <w:r w:rsidRPr="007E2BED">
        <w:rPr>
          <w:rFonts w:ascii="Times New Roman" w:eastAsia="바탕체" w:hAnsi="Times New Roman" w:cs="Times New Roman"/>
          <w:sz w:val="23"/>
          <w:szCs w:val="23"/>
        </w:rPr>
        <w:t>”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상기와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같이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체결하고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이를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증명하기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위하여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본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신탁계약서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7E2BED">
        <w:rPr>
          <w:rFonts w:ascii="Times New Roman" w:eastAsia="바탕체" w:hAnsi="Times New Roman" w:cs="Times New Roman"/>
          <w:sz w:val="23"/>
          <w:szCs w:val="23"/>
        </w:rPr>
        <w:t>[5]</w:t>
      </w:r>
      <w:r w:rsidRPr="007E2BED">
        <w:rPr>
          <w:rFonts w:ascii="Times New Roman" w:eastAsia="바탕체" w:hAnsi="Times New Roman" w:cs="Times New Roman"/>
          <w:sz w:val="23"/>
          <w:szCs w:val="23"/>
        </w:rPr>
        <w:t>부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작성하여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서명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날인한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을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병</w:t>
      </w:r>
      <w:r w:rsidRPr="00936D2A">
        <w:rPr>
          <w:rFonts w:ascii="Times New Roman" w:eastAsia="바탕체" w:hAnsi="Times New Roman" w:cs="Times New Roman"/>
          <w:sz w:val="23"/>
          <w:szCs w:val="23"/>
        </w:rPr>
        <w:t>”, “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정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”,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대리금융기관이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각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보관하고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등기소의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등록원부용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1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부를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해당기관에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제출한다</w:t>
      </w:r>
      <w:r w:rsidRPr="00936D2A">
        <w:rPr>
          <w:rFonts w:ascii="Times New Roman" w:eastAsia="바탕체" w:hAnsi="Times New Roman" w:cs="Times New Roman"/>
          <w:sz w:val="23"/>
          <w:szCs w:val="23"/>
        </w:rPr>
        <w:t>.</w:t>
      </w:r>
      <w:r w:rsidR="00307375">
        <w:rPr>
          <w:rFonts w:ascii="Times New Roman" w:eastAsia="바탕체" w:hAnsi="Times New Roman" w:cs="Times New Roman"/>
          <w:sz w:val="23"/>
          <w:szCs w:val="23"/>
        </w:rPr>
        <w:t xml:space="preserve"> </w:t>
      </w:r>
      <w:r w:rsidR="00307375" w:rsidRPr="00307375">
        <w:rPr>
          <w:rFonts w:ascii="Times New Roman" w:eastAsia="바탕체" w:hAnsi="Times New Roman" w:cs="Times New Roman"/>
          <w:sz w:val="23"/>
          <w:szCs w:val="23"/>
          <w:highlight w:val="green"/>
        </w:rPr>
        <w:t xml:space="preserve">[K&amp;C: </w:t>
      </w:r>
      <w:r w:rsidR="005F5C3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논의된</w:t>
      </w:r>
      <w:r w:rsidR="005F5C3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5F5C3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대로</w:t>
      </w:r>
      <w:r w:rsidR="005F5C3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5F5C3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날인</w:t>
      </w:r>
      <w:r w:rsidR="005F5C3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5F5C3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주체는</w:t>
      </w:r>
      <w:r w:rsidR="005F5C3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5F5C3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협의</w:t>
      </w:r>
      <w:r w:rsidR="005F5C3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/</w:t>
      </w:r>
      <w:r w:rsidR="005F5C3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정리하실</w:t>
      </w:r>
      <w:r w:rsidR="005F5C3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5F5C3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예정으로</w:t>
      </w:r>
      <w:r w:rsidR="005F5C3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 xml:space="preserve"> </w:t>
      </w:r>
      <w:r w:rsidR="005F5C3C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이해하였습니다</w:t>
      </w:r>
      <w:r w:rsidR="00307375" w:rsidRPr="00307375">
        <w:rPr>
          <w:rFonts w:ascii="Times New Roman" w:eastAsia="바탕체" w:hAnsi="Times New Roman" w:cs="Times New Roman" w:hint="eastAsia"/>
          <w:sz w:val="23"/>
          <w:szCs w:val="23"/>
          <w:highlight w:val="green"/>
        </w:rPr>
        <w:t>.]</w:t>
      </w:r>
    </w:p>
    <w:p w14:paraId="703D30BA" w14:textId="77777777" w:rsidR="00C16C9B" w:rsidRPr="00936D2A" w:rsidRDefault="00C16C9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768340C9" w14:textId="77777777" w:rsidR="00C16C9B" w:rsidRPr="00936D2A" w:rsidRDefault="00C16C9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24594A8B" w14:textId="77777777" w:rsidR="00C16C9B" w:rsidRPr="00936D2A" w:rsidRDefault="00C16C9B" w:rsidP="00712ADD">
      <w:pPr>
        <w:wordWrap w:val="0"/>
        <w:spacing w:line="420" w:lineRule="atLeast"/>
        <w:jc w:val="center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t>2025</w:t>
      </w:r>
      <w:r w:rsidRPr="00936D2A">
        <w:rPr>
          <w:rFonts w:ascii="Times New Roman" w:eastAsia="바탕체" w:hAnsi="Times New Roman" w:cs="Times New Roman"/>
          <w:sz w:val="23"/>
          <w:szCs w:val="23"/>
        </w:rPr>
        <w:t>년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월</w:t>
      </w:r>
      <w:r w:rsidRPr="00936D2A">
        <w:rPr>
          <w:rFonts w:ascii="Times New Roman" w:eastAsia="바탕체" w:hAnsi="Times New Roman" w:cs="Times New Roman"/>
          <w:sz w:val="23"/>
          <w:szCs w:val="23"/>
        </w:rPr>
        <w:t xml:space="preserve">   </w:t>
      </w:r>
      <w:r w:rsidRPr="00936D2A">
        <w:rPr>
          <w:rFonts w:ascii="Times New Roman" w:eastAsia="바탕체" w:hAnsi="Times New Roman" w:cs="Times New Roman"/>
          <w:sz w:val="23"/>
          <w:szCs w:val="23"/>
        </w:rPr>
        <w:t>일</w:t>
      </w:r>
    </w:p>
    <w:p w14:paraId="108D8327" w14:textId="77777777" w:rsidR="00C16C9B" w:rsidRPr="00936D2A" w:rsidRDefault="00C16C9B" w:rsidP="00712ADD">
      <w:pPr>
        <w:wordWrap w:val="0"/>
        <w:spacing w:line="420" w:lineRule="atLeast"/>
        <w:jc w:val="both"/>
        <w:rPr>
          <w:rFonts w:ascii="Times New Roman" w:eastAsia="바탕체" w:hAnsi="Times New Roman" w:cs="Times New Roman"/>
          <w:sz w:val="23"/>
          <w:szCs w:val="23"/>
        </w:rPr>
      </w:pPr>
    </w:p>
    <w:p w14:paraId="1FED1BAD" w14:textId="77777777" w:rsidR="005D0280" w:rsidRPr="00936D2A" w:rsidRDefault="00C16C9B" w:rsidP="00712ADD">
      <w:pPr>
        <w:widowControl/>
        <w:wordWrap w:val="0"/>
        <w:autoSpaceDE/>
        <w:autoSpaceDN/>
        <w:spacing w:line="276" w:lineRule="auto"/>
        <w:jc w:val="both"/>
        <w:rPr>
          <w:rFonts w:ascii="Times New Roman" w:eastAsia="바탕체" w:hAnsi="Times New Roman" w:cs="Times New Roman"/>
          <w:sz w:val="23"/>
          <w:szCs w:val="23"/>
        </w:rPr>
      </w:pPr>
      <w:r w:rsidRPr="00936D2A">
        <w:rPr>
          <w:rFonts w:ascii="Times New Roman" w:eastAsia="바탕체" w:hAnsi="Times New Roman" w:cs="Times New Roman"/>
          <w:sz w:val="23"/>
          <w:szCs w:val="23"/>
        </w:rPr>
        <w:br w:type="page"/>
      </w:r>
      <w:r w:rsidR="005D0280" w:rsidRPr="00936D2A">
        <w:rPr>
          <w:rFonts w:ascii="Times New Roman" w:eastAsia="바탕체" w:hAnsi="Times New Roman" w:cs="Times New Roman"/>
          <w:sz w:val="23"/>
          <w:szCs w:val="23"/>
        </w:rPr>
        <w:lastRenderedPageBreak/>
        <w:t>&lt;</w:t>
      </w:r>
      <w:r w:rsidR="005D0280" w:rsidRPr="00936D2A">
        <w:rPr>
          <w:rFonts w:ascii="Times New Roman" w:eastAsia="바탕체" w:hAnsi="Times New Roman" w:cs="Times New Roman"/>
          <w:sz w:val="23"/>
          <w:szCs w:val="23"/>
        </w:rPr>
        <w:t>별지</w:t>
      </w:r>
      <w:r w:rsidR="005D0280" w:rsidRPr="00936D2A">
        <w:rPr>
          <w:rFonts w:ascii="Times New Roman" w:eastAsia="바탕체" w:hAnsi="Times New Roman" w:cs="Times New Roman"/>
          <w:sz w:val="23"/>
          <w:szCs w:val="23"/>
        </w:rPr>
        <w:t xml:space="preserve"> 1&gt;</w:t>
      </w:r>
    </w:p>
    <w:p w14:paraId="664B91A3" w14:textId="77777777" w:rsidR="00197C44" w:rsidRPr="00936D2A" w:rsidRDefault="005D0280" w:rsidP="00712ADD">
      <w:pPr>
        <w:widowControl/>
        <w:wordWrap w:val="0"/>
        <w:autoSpaceDE/>
        <w:autoSpaceDN/>
        <w:spacing w:line="276" w:lineRule="auto"/>
        <w:jc w:val="center"/>
        <w:rPr>
          <w:rFonts w:ascii="Times New Roman" w:eastAsia="바탕체" w:hAnsi="Times New Roman" w:cs="Times New Roman"/>
          <w:b/>
          <w:sz w:val="28"/>
          <w:szCs w:val="23"/>
        </w:rPr>
      </w:pPr>
      <w:r w:rsidRPr="00936D2A">
        <w:rPr>
          <w:rFonts w:ascii="Times New Roman" w:eastAsia="바탕체" w:hAnsi="Times New Roman" w:cs="Times New Roman"/>
          <w:b/>
          <w:sz w:val="28"/>
          <w:szCs w:val="23"/>
        </w:rPr>
        <w:t>부동산의</w:t>
      </w:r>
      <w:r w:rsidRPr="00936D2A">
        <w:rPr>
          <w:rFonts w:ascii="Times New Roman" w:eastAsia="바탕체" w:hAnsi="Times New Roman" w:cs="Times New Roman"/>
          <w:b/>
          <w:sz w:val="28"/>
          <w:szCs w:val="23"/>
        </w:rPr>
        <w:t xml:space="preserve"> </w:t>
      </w:r>
      <w:r w:rsidRPr="00936D2A">
        <w:rPr>
          <w:rFonts w:ascii="Times New Roman" w:eastAsia="바탕체" w:hAnsi="Times New Roman" w:cs="Times New Roman"/>
          <w:b/>
          <w:sz w:val="28"/>
          <w:szCs w:val="23"/>
        </w:rPr>
        <w:t>표시</w:t>
      </w:r>
    </w:p>
    <w:p w14:paraId="7C1F1997" w14:textId="77777777" w:rsidR="00197C44" w:rsidRPr="00936D2A" w:rsidRDefault="00197C44" w:rsidP="00712ADD">
      <w:pPr>
        <w:widowControl/>
        <w:wordWrap w:val="0"/>
        <w:autoSpaceDE/>
        <w:autoSpaceDN/>
        <w:spacing w:line="276" w:lineRule="auto"/>
        <w:jc w:val="both"/>
        <w:rPr>
          <w:rFonts w:ascii="Times New Roman" w:eastAsia="바탕체" w:hAnsi="Times New Roman" w:cs="Times New Roman"/>
          <w:b/>
          <w:sz w:val="28"/>
          <w:szCs w:val="23"/>
        </w:rPr>
      </w:pPr>
      <w:r w:rsidRPr="00936D2A">
        <w:rPr>
          <w:rFonts w:ascii="Times New Roman" w:eastAsia="바탕체" w:hAnsi="Times New Roman" w:cs="Times New Roman"/>
          <w:b/>
          <w:sz w:val="28"/>
          <w:szCs w:val="23"/>
        </w:rPr>
        <w:br w:type="page"/>
      </w:r>
    </w:p>
    <w:p w14:paraId="5025ADF7" w14:textId="77777777" w:rsidR="00197C44" w:rsidRPr="00936D2A" w:rsidRDefault="00197C44" w:rsidP="00712ADD">
      <w:pPr>
        <w:wordWrap w:val="0"/>
        <w:snapToGrid w:val="0"/>
        <w:spacing w:line="384" w:lineRule="auto"/>
        <w:textAlignment w:val="baseline"/>
        <w:rPr>
          <w:rFonts w:ascii="Times New Roman" w:eastAsia="바탕체" w:hAnsi="Times New Roman" w:cs="Times New Roman"/>
          <w:sz w:val="20"/>
          <w:szCs w:val="20"/>
        </w:rPr>
      </w:pPr>
      <w:r w:rsidRPr="00936D2A">
        <w:rPr>
          <w:rFonts w:ascii="Times New Roman" w:eastAsia="바탕체" w:hAnsi="Times New Roman" w:cs="Times New Roman"/>
        </w:rPr>
        <w:lastRenderedPageBreak/>
        <w:t>&lt;</w:t>
      </w:r>
      <w:r w:rsidRPr="00936D2A">
        <w:rPr>
          <w:rFonts w:ascii="Times New Roman" w:eastAsia="바탕체" w:hAnsi="Times New Roman" w:cs="Times New Roman"/>
        </w:rPr>
        <w:t>별지</w:t>
      </w:r>
      <w:r w:rsidRPr="00936D2A">
        <w:rPr>
          <w:rFonts w:ascii="Times New Roman" w:eastAsia="바탕체" w:hAnsi="Times New Roman" w:cs="Times New Roman"/>
        </w:rPr>
        <w:t xml:space="preserve"> 2&gt;</w:t>
      </w:r>
    </w:p>
    <w:p w14:paraId="508FBD2A" w14:textId="77777777" w:rsidR="00197C44" w:rsidRPr="00936D2A" w:rsidRDefault="00197C44" w:rsidP="00712ADD">
      <w:pPr>
        <w:wordWrap w:val="0"/>
        <w:snapToGrid w:val="0"/>
        <w:spacing w:line="384" w:lineRule="auto"/>
        <w:jc w:val="center"/>
        <w:textAlignment w:val="baseline"/>
        <w:rPr>
          <w:rFonts w:ascii="Times New Roman" w:eastAsia="바탕체" w:hAnsi="Times New Roman" w:cs="Times New Roman"/>
          <w:sz w:val="20"/>
          <w:szCs w:val="20"/>
        </w:rPr>
      </w:pPr>
      <w:r w:rsidRPr="00936D2A">
        <w:rPr>
          <w:rFonts w:ascii="Times New Roman" w:eastAsia="바탕체" w:hAnsi="Times New Roman" w:cs="Times New Roman"/>
          <w:b/>
          <w:bCs/>
          <w:sz w:val="26"/>
          <w:szCs w:val="26"/>
        </w:rPr>
        <w:t>신탁계약</w:t>
      </w:r>
      <w:r w:rsidRPr="00936D2A">
        <w:rPr>
          <w:rFonts w:ascii="Times New Roman" w:eastAsia="바탕체" w:hAnsi="Times New Roman" w:cs="Times New Roman"/>
          <w:b/>
          <w:bCs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b/>
          <w:bCs/>
          <w:sz w:val="26"/>
          <w:szCs w:val="26"/>
        </w:rPr>
        <w:t>목록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2617"/>
        <w:gridCol w:w="4058"/>
      </w:tblGrid>
      <w:tr w:rsidR="00936D2A" w:rsidRPr="00936D2A" w14:paraId="4AA7225D" w14:textId="77777777" w:rsidTr="006B7F97">
        <w:trPr>
          <w:trHeight w:val="241"/>
        </w:trPr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8C555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구분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9715E3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최초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계약일</w:t>
            </w:r>
          </w:p>
        </w:tc>
        <w:tc>
          <w:tcPr>
            <w:tcW w:w="4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2F6E4C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비고</w:t>
            </w:r>
          </w:p>
        </w:tc>
      </w:tr>
      <w:tr w:rsidR="00936D2A" w:rsidRPr="00936D2A" w14:paraId="5D11E072" w14:textId="77777777" w:rsidTr="00197C44">
        <w:trPr>
          <w:trHeight w:val="694"/>
        </w:trPr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E31F0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최초</w:t>
            </w:r>
          </w:p>
        </w:tc>
        <w:tc>
          <w:tcPr>
            <w:tcW w:w="2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2E8A18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2021-08-09</w:t>
            </w:r>
          </w:p>
        </w:tc>
        <w:tc>
          <w:tcPr>
            <w:tcW w:w="435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74A69E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‘21.08.</w:t>
            </w:r>
            <w:proofErr w:type="gramStart"/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23.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자</w:t>
            </w:r>
            <w:proofErr w:type="gramEnd"/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변경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 xml:space="preserve"> 1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차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체결</w:t>
            </w:r>
          </w:p>
          <w:p w14:paraId="6128C474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'21.10.</w:t>
            </w:r>
            <w:proofErr w:type="gramStart"/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08.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자</w:t>
            </w:r>
            <w:proofErr w:type="gramEnd"/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변경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 xml:space="preserve"> 2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차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체결</w:t>
            </w:r>
          </w:p>
          <w:p w14:paraId="740573CC" w14:textId="77777777" w:rsidR="00197C44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ins w:id="542" w:author="김윤필" w:date="2025-09-24T22:24:00Z"/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'23.08.</w:t>
            </w:r>
            <w:proofErr w:type="gramStart"/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30.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자</w:t>
            </w:r>
            <w:proofErr w:type="gramEnd"/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변경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3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체결</w:t>
            </w:r>
          </w:p>
          <w:p w14:paraId="10385B43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ins w:id="543" w:author="김윤필" w:date="2025-09-24T22:24:00Z">
              <w:r>
                <w:rPr>
                  <w:rFonts w:ascii="Times New Roman" w:eastAsia="바탕체" w:hAnsi="Times New Roman" w:cs="Times New Roman"/>
                  <w:sz w:val="23"/>
                  <w:szCs w:val="23"/>
                </w:rPr>
                <w:t xml:space="preserve">’25.08.01. </w:t>
              </w:r>
              <w:r>
                <w:rPr>
                  <w:rFonts w:ascii="Times New Roman" w:eastAsia="바탕체" w:hAnsi="Times New Roman" w:cs="Times New Roman" w:hint="eastAsia"/>
                  <w:sz w:val="23"/>
                  <w:szCs w:val="23"/>
                </w:rPr>
                <w:t>일괄</w:t>
              </w:r>
              <w:r>
                <w:rPr>
                  <w:rFonts w:ascii="Times New Roman" w:eastAsia="바탕체" w:hAnsi="Times New Roman" w:cs="Times New Roman" w:hint="eastAsia"/>
                  <w:sz w:val="23"/>
                  <w:szCs w:val="23"/>
                </w:rPr>
                <w:t xml:space="preserve"> </w:t>
              </w:r>
              <w:r>
                <w:rPr>
                  <w:rFonts w:ascii="Times New Roman" w:eastAsia="바탕체" w:hAnsi="Times New Roman" w:cs="Times New Roman" w:hint="eastAsia"/>
                  <w:sz w:val="23"/>
                  <w:szCs w:val="23"/>
                </w:rPr>
                <w:t>변경</w:t>
              </w:r>
              <w:r>
                <w:rPr>
                  <w:rFonts w:ascii="Times New Roman" w:eastAsia="바탕체" w:hAnsi="Times New Roman" w:cs="Times New Roman" w:hint="eastAsia"/>
                  <w:sz w:val="23"/>
                  <w:szCs w:val="23"/>
                </w:rPr>
                <w:t xml:space="preserve"> </w:t>
              </w:r>
              <w:r>
                <w:rPr>
                  <w:rFonts w:ascii="Times New Roman" w:eastAsia="바탕체" w:hAnsi="Times New Roman" w:cs="Times New Roman" w:hint="eastAsia"/>
                  <w:sz w:val="23"/>
                  <w:szCs w:val="23"/>
                </w:rPr>
                <w:t>체결</w:t>
              </w:r>
            </w:ins>
          </w:p>
        </w:tc>
      </w:tr>
      <w:tr w:rsidR="00936D2A" w:rsidRPr="00936D2A" w14:paraId="28810701" w14:textId="77777777" w:rsidTr="00197C44">
        <w:trPr>
          <w:trHeight w:val="455"/>
        </w:trPr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DC5DB8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1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040953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2021-08-20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BE698CF" w14:textId="77777777" w:rsidR="00197C44" w:rsidRPr="00936D2A" w:rsidRDefault="00197C44" w:rsidP="00712ADD">
            <w:pPr>
              <w:widowControl/>
              <w:wordWrap w:val="0"/>
              <w:autoSpaceDE/>
              <w:autoSpaceDN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936D2A" w:rsidRPr="00936D2A" w14:paraId="134C1773" w14:textId="77777777" w:rsidTr="00197C44">
        <w:trPr>
          <w:trHeight w:val="155"/>
        </w:trPr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F687FA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2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CB8120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2021-09-08</w:t>
            </w:r>
          </w:p>
        </w:tc>
        <w:tc>
          <w:tcPr>
            <w:tcW w:w="4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25737B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‘21.10.</w:t>
            </w:r>
            <w:proofErr w:type="gramStart"/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08.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자</w:t>
            </w:r>
            <w:proofErr w:type="gramEnd"/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변경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 xml:space="preserve"> 1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차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체결</w:t>
            </w:r>
          </w:p>
          <w:p w14:paraId="6DCBFAC4" w14:textId="77777777" w:rsidR="00197C44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ins w:id="544" w:author="김윤필" w:date="2025-09-24T22:25:00Z"/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'23.08.</w:t>
            </w:r>
            <w:proofErr w:type="gramStart"/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30.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자</w:t>
            </w:r>
            <w:proofErr w:type="gramEnd"/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변경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2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체결</w:t>
            </w:r>
          </w:p>
          <w:p w14:paraId="45601D2D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ins w:id="545" w:author="김윤필" w:date="2025-09-24T22:25:00Z">
              <w:r>
                <w:rPr>
                  <w:rFonts w:ascii="Times New Roman" w:eastAsia="바탕체" w:hAnsi="Times New Roman" w:cs="Times New Roman"/>
                  <w:sz w:val="23"/>
                  <w:szCs w:val="23"/>
                </w:rPr>
                <w:t xml:space="preserve">’25.08.01. </w:t>
              </w:r>
              <w:r>
                <w:rPr>
                  <w:rFonts w:ascii="Times New Roman" w:eastAsia="바탕체" w:hAnsi="Times New Roman" w:cs="Times New Roman" w:hint="eastAsia"/>
                  <w:sz w:val="23"/>
                  <w:szCs w:val="23"/>
                </w:rPr>
                <w:t>일괄</w:t>
              </w:r>
              <w:r>
                <w:rPr>
                  <w:rFonts w:ascii="Times New Roman" w:eastAsia="바탕체" w:hAnsi="Times New Roman" w:cs="Times New Roman" w:hint="eastAsia"/>
                  <w:sz w:val="23"/>
                  <w:szCs w:val="23"/>
                </w:rPr>
                <w:t xml:space="preserve"> </w:t>
              </w:r>
              <w:r>
                <w:rPr>
                  <w:rFonts w:ascii="Times New Roman" w:eastAsia="바탕체" w:hAnsi="Times New Roman" w:cs="Times New Roman" w:hint="eastAsia"/>
                  <w:sz w:val="23"/>
                  <w:szCs w:val="23"/>
                </w:rPr>
                <w:t>변경</w:t>
              </w:r>
              <w:r>
                <w:rPr>
                  <w:rFonts w:ascii="Times New Roman" w:eastAsia="바탕체" w:hAnsi="Times New Roman" w:cs="Times New Roman" w:hint="eastAsia"/>
                  <w:sz w:val="23"/>
                  <w:szCs w:val="23"/>
                </w:rPr>
                <w:t xml:space="preserve"> </w:t>
              </w:r>
              <w:r>
                <w:rPr>
                  <w:rFonts w:ascii="Times New Roman" w:eastAsia="바탕체" w:hAnsi="Times New Roman" w:cs="Times New Roman" w:hint="eastAsia"/>
                  <w:sz w:val="23"/>
                  <w:szCs w:val="23"/>
                </w:rPr>
                <w:t>체결</w:t>
              </w:r>
            </w:ins>
          </w:p>
        </w:tc>
      </w:tr>
      <w:tr w:rsidR="00936D2A" w:rsidRPr="00936D2A" w14:paraId="1DE7F49B" w14:textId="77777777" w:rsidTr="00197C44">
        <w:trPr>
          <w:trHeight w:val="379"/>
        </w:trPr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2C50EB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3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2945C6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2021-10-27</w:t>
            </w:r>
          </w:p>
        </w:tc>
        <w:tc>
          <w:tcPr>
            <w:tcW w:w="435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66A72E" w14:textId="77777777" w:rsidR="00197C44" w:rsidRDefault="00197C44" w:rsidP="00712ADD">
            <w:pPr>
              <w:wordWrap w:val="0"/>
              <w:spacing w:line="384" w:lineRule="auto"/>
              <w:jc w:val="center"/>
              <w:textAlignment w:val="center"/>
              <w:rPr>
                <w:ins w:id="546" w:author="김윤필" w:date="2025-09-24T22:25:00Z"/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‘23.08.</w:t>
            </w:r>
            <w:proofErr w:type="gramStart"/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30.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자</w:t>
            </w:r>
            <w:proofErr w:type="gramEnd"/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변경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1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체결</w:t>
            </w:r>
          </w:p>
          <w:p w14:paraId="632858EA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ins w:id="547" w:author="김윤필" w:date="2025-09-24T22:25:00Z">
              <w:r>
                <w:rPr>
                  <w:rFonts w:ascii="Times New Roman" w:eastAsia="바탕체" w:hAnsi="Times New Roman" w:cs="Times New Roman"/>
                  <w:sz w:val="23"/>
                  <w:szCs w:val="23"/>
                </w:rPr>
                <w:t xml:space="preserve">’25.08.01. </w:t>
              </w:r>
              <w:r>
                <w:rPr>
                  <w:rFonts w:ascii="Times New Roman" w:eastAsia="바탕체" w:hAnsi="Times New Roman" w:cs="Times New Roman" w:hint="eastAsia"/>
                  <w:sz w:val="23"/>
                  <w:szCs w:val="23"/>
                </w:rPr>
                <w:t>일괄</w:t>
              </w:r>
              <w:r>
                <w:rPr>
                  <w:rFonts w:ascii="Times New Roman" w:eastAsia="바탕체" w:hAnsi="Times New Roman" w:cs="Times New Roman" w:hint="eastAsia"/>
                  <w:sz w:val="23"/>
                  <w:szCs w:val="23"/>
                </w:rPr>
                <w:t xml:space="preserve"> </w:t>
              </w:r>
              <w:r>
                <w:rPr>
                  <w:rFonts w:ascii="Times New Roman" w:eastAsia="바탕체" w:hAnsi="Times New Roman" w:cs="Times New Roman" w:hint="eastAsia"/>
                  <w:sz w:val="23"/>
                  <w:szCs w:val="23"/>
                </w:rPr>
                <w:t>변경</w:t>
              </w:r>
              <w:r>
                <w:rPr>
                  <w:rFonts w:ascii="Times New Roman" w:eastAsia="바탕체" w:hAnsi="Times New Roman" w:cs="Times New Roman" w:hint="eastAsia"/>
                  <w:sz w:val="23"/>
                  <w:szCs w:val="23"/>
                </w:rPr>
                <w:t xml:space="preserve"> </w:t>
              </w:r>
              <w:r>
                <w:rPr>
                  <w:rFonts w:ascii="Times New Roman" w:eastAsia="바탕체" w:hAnsi="Times New Roman" w:cs="Times New Roman" w:hint="eastAsia"/>
                  <w:sz w:val="23"/>
                  <w:szCs w:val="23"/>
                </w:rPr>
                <w:t>체결</w:t>
              </w:r>
            </w:ins>
          </w:p>
        </w:tc>
      </w:tr>
      <w:tr w:rsidR="00936D2A" w:rsidRPr="00936D2A" w14:paraId="19713350" w14:textId="77777777" w:rsidTr="00197C44">
        <w:trPr>
          <w:trHeight w:val="379"/>
        </w:trPr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9FB1DA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4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76E658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2022-02-25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76F71E5" w14:textId="77777777" w:rsidR="00197C44" w:rsidRPr="00936D2A" w:rsidRDefault="00197C44" w:rsidP="00712ADD">
            <w:pPr>
              <w:widowControl/>
              <w:wordWrap w:val="0"/>
              <w:autoSpaceDE/>
              <w:autoSpaceDN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936D2A" w:rsidRPr="00936D2A" w14:paraId="16B944FC" w14:textId="77777777" w:rsidTr="00197C44">
        <w:trPr>
          <w:trHeight w:val="379"/>
        </w:trPr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CA44BA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5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BB640B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2022-04-08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7F9D6FC" w14:textId="77777777" w:rsidR="00197C44" w:rsidRPr="00936D2A" w:rsidRDefault="00197C44" w:rsidP="00712ADD">
            <w:pPr>
              <w:widowControl/>
              <w:wordWrap w:val="0"/>
              <w:autoSpaceDE/>
              <w:autoSpaceDN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936D2A" w:rsidRPr="00936D2A" w14:paraId="69713431" w14:textId="77777777" w:rsidTr="00197C44">
        <w:trPr>
          <w:trHeight w:val="379"/>
        </w:trPr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983D4E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6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74B74B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2022-05-10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3A8AFE8" w14:textId="77777777" w:rsidR="00197C44" w:rsidRPr="00936D2A" w:rsidRDefault="00197C44" w:rsidP="00712ADD">
            <w:pPr>
              <w:widowControl/>
              <w:wordWrap w:val="0"/>
              <w:autoSpaceDE/>
              <w:autoSpaceDN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936D2A" w:rsidRPr="00936D2A" w14:paraId="6BA36022" w14:textId="77777777" w:rsidTr="00197C44">
        <w:trPr>
          <w:trHeight w:val="379"/>
        </w:trPr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EC1EA2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7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5FF6BC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2022-06-10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B894185" w14:textId="77777777" w:rsidR="00197C44" w:rsidRPr="00936D2A" w:rsidRDefault="00197C44" w:rsidP="00712ADD">
            <w:pPr>
              <w:widowControl/>
              <w:wordWrap w:val="0"/>
              <w:autoSpaceDE/>
              <w:autoSpaceDN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936D2A" w:rsidRPr="00936D2A" w14:paraId="699DE864" w14:textId="77777777" w:rsidTr="00197C44">
        <w:trPr>
          <w:trHeight w:val="379"/>
        </w:trPr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ABE9DD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8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37CAAE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2022-08-29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A6757BD" w14:textId="77777777" w:rsidR="00197C44" w:rsidRPr="00936D2A" w:rsidRDefault="00197C44" w:rsidP="00712ADD">
            <w:pPr>
              <w:widowControl/>
              <w:wordWrap w:val="0"/>
              <w:autoSpaceDE/>
              <w:autoSpaceDN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936D2A" w:rsidRPr="00936D2A" w14:paraId="69D2A197" w14:textId="77777777" w:rsidTr="00197C44">
        <w:trPr>
          <w:trHeight w:val="379"/>
        </w:trPr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E9328C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9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45061E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2022-09-26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087DE6" w14:textId="77777777" w:rsidR="00197C44" w:rsidRPr="00936D2A" w:rsidRDefault="00197C44" w:rsidP="00712ADD">
            <w:pPr>
              <w:widowControl/>
              <w:wordWrap w:val="0"/>
              <w:autoSpaceDE/>
              <w:autoSpaceDN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936D2A" w:rsidRPr="00936D2A" w14:paraId="3386A718" w14:textId="77777777" w:rsidTr="00197C44">
        <w:trPr>
          <w:trHeight w:val="379"/>
        </w:trPr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8E112B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10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358D5D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2022-10-28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27D1476" w14:textId="77777777" w:rsidR="00197C44" w:rsidRPr="00936D2A" w:rsidRDefault="00197C44" w:rsidP="00712ADD">
            <w:pPr>
              <w:widowControl/>
              <w:wordWrap w:val="0"/>
              <w:autoSpaceDE/>
              <w:autoSpaceDN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936D2A" w:rsidRPr="00936D2A" w14:paraId="5777EE3B" w14:textId="77777777" w:rsidTr="00197C44">
        <w:trPr>
          <w:trHeight w:val="379"/>
        </w:trPr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C50E59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11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C442E0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2022-11-29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5465D58" w14:textId="77777777" w:rsidR="00197C44" w:rsidRPr="00936D2A" w:rsidRDefault="00197C44" w:rsidP="00712ADD">
            <w:pPr>
              <w:widowControl/>
              <w:wordWrap w:val="0"/>
              <w:autoSpaceDE/>
              <w:autoSpaceDN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936D2A" w:rsidRPr="00936D2A" w14:paraId="624C9BE5" w14:textId="77777777" w:rsidTr="00197C44">
        <w:trPr>
          <w:trHeight w:val="379"/>
        </w:trPr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FB318A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12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A84862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2022-12-23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EDBBDB" w14:textId="77777777" w:rsidR="00197C44" w:rsidRPr="00936D2A" w:rsidRDefault="00197C44" w:rsidP="00712ADD">
            <w:pPr>
              <w:widowControl/>
              <w:wordWrap w:val="0"/>
              <w:autoSpaceDE/>
              <w:autoSpaceDN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936D2A" w:rsidRPr="00936D2A" w14:paraId="474E395A" w14:textId="77777777" w:rsidTr="00197C44">
        <w:trPr>
          <w:trHeight w:val="379"/>
        </w:trPr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058A24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13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915AC5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2023-01-27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65433A5" w14:textId="77777777" w:rsidR="00197C44" w:rsidRPr="00936D2A" w:rsidRDefault="00197C44" w:rsidP="00712ADD">
            <w:pPr>
              <w:widowControl/>
              <w:wordWrap w:val="0"/>
              <w:autoSpaceDE/>
              <w:autoSpaceDN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936D2A" w:rsidRPr="00936D2A" w14:paraId="5135E287" w14:textId="77777777" w:rsidTr="00197C44">
        <w:trPr>
          <w:trHeight w:val="379"/>
        </w:trPr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FB0791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14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5DFF4C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2023-02-24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417D43B" w14:textId="77777777" w:rsidR="00197C44" w:rsidRPr="00936D2A" w:rsidRDefault="00197C44" w:rsidP="00712ADD">
            <w:pPr>
              <w:widowControl/>
              <w:wordWrap w:val="0"/>
              <w:autoSpaceDE/>
              <w:autoSpaceDN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936D2A" w:rsidRPr="00936D2A" w14:paraId="0BA4E9ED" w14:textId="77777777" w:rsidTr="00197C44">
        <w:trPr>
          <w:trHeight w:val="379"/>
        </w:trPr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404211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15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3344AB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2023-03-28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8DE1A54" w14:textId="77777777" w:rsidR="00197C44" w:rsidRPr="00936D2A" w:rsidRDefault="00197C44" w:rsidP="00712ADD">
            <w:pPr>
              <w:widowControl/>
              <w:wordWrap w:val="0"/>
              <w:autoSpaceDE/>
              <w:autoSpaceDN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936D2A" w:rsidRPr="00936D2A" w14:paraId="1758B043" w14:textId="77777777" w:rsidTr="00197C44">
        <w:trPr>
          <w:trHeight w:val="379"/>
        </w:trPr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AEE1AB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16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143C47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2023-04-26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35963DC" w14:textId="77777777" w:rsidR="00197C44" w:rsidRPr="00936D2A" w:rsidRDefault="00197C44" w:rsidP="00712ADD">
            <w:pPr>
              <w:widowControl/>
              <w:wordWrap w:val="0"/>
              <w:autoSpaceDE/>
              <w:autoSpaceDN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936D2A" w:rsidRPr="00936D2A" w14:paraId="33039150" w14:textId="77777777" w:rsidTr="00197C44">
        <w:trPr>
          <w:trHeight w:val="379"/>
        </w:trPr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6EBCCD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17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4DE2BB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2023-06-01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E000D1C" w14:textId="77777777" w:rsidR="00197C44" w:rsidRPr="00936D2A" w:rsidRDefault="00197C44" w:rsidP="00712ADD">
            <w:pPr>
              <w:widowControl/>
              <w:wordWrap w:val="0"/>
              <w:autoSpaceDE/>
              <w:autoSpaceDN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936D2A" w:rsidRPr="00936D2A" w14:paraId="5707DEB0" w14:textId="77777777" w:rsidTr="00197C44">
        <w:trPr>
          <w:trHeight w:val="379"/>
        </w:trPr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EA6F00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18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B10AAB" w14:textId="77777777" w:rsidR="00197C44" w:rsidRPr="00936D2A" w:rsidRDefault="00197C44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2023-06-29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8F340BF" w14:textId="77777777" w:rsidR="00197C44" w:rsidRPr="00936D2A" w:rsidRDefault="00197C44" w:rsidP="00712ADD">
            <w:pPr>
              <w:widowControl/>
              <w:wordWrap w:val="0"/>
              <w:autoSpaceDE/>
              <w:autoSpaceDN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6B7F97" w:rsidRPr="00936D2A" w14:paraId="3B0A81AA" w14:textId="77777777" w:rsidTr="00BA3467">
        <w:trPr>
          <w:trHeight w:val="379"/>
        </w:trPr>
        <w:tc>
          <w:tcPr>
            <w:tcW w:w="2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F6F714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lastRenderedPageBreak/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19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719EBF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2023-08-30</w:t>
            </w:r>
          </w:p>
        </w:tc>
        <w:tc>
          <w:tcPr>
            <w:tcW w:w="435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E3CF1D" w14:textId="77777777" w:rsidR="006B7F97" w:rsidRPr="00936D2A" w:rsidDel="006B7F97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del w:id="548" w:author="김윤필" w:date="2025-09-24T22:25:00Z"/>
                <w:rFonts w:ascii="Times New Roman" w:eastAsia="바탕체" w:hAnsi="Times New Roman" w:cs="Times New Roman"/>
                <w:sz w:val="23"/>
                <w:szCs w:val="23"/>
              </w:rPr>
            </w:pPr>
            <w:ins w:id="549" w:author="김윤필" w:date="2025-09-24T22:25:00Z">
              <w:r>
                <w:rPr>
                  <w:rFonts w:ascii="Times New Roman" w:eastAsia="바탕체" w:hAnsi="Times New Roman" w:cs="Times New Roman"/>
                  <w:sz w:val="23"/>
                  <w:szCs w:val="23"/>
                </w:rPr>
                <w:t xml:space="preserve">’25.08.01. </w:t>
              </w:r>
              <w:r>
                <w:rPr>
                  <w:rFonts w:ascii="Times New Roman" w:eastAsia="바탕체" w:hAnsi="Times New Roman" w:cs="Times New Roman" w:hint="eastAsia"/>
                  <w:sz w:val="23"/>
                  <w:szCs w:val="23"/>
                </w:rPr>
                <w:t>일괄</w:t>
              </w:r>
              <w:r>
                <w:rPr>
                  <w:rFonts w:ascii="Times New Roman" w:eastAsia="바탕체" w:hAnsi="Times New Roman" w:cs="Times New Roman" w:hint="eastAsia"/>
                  <w:sz w:val="23"/>
                  <w:szCs w:val="23"/>
                </w:rPr>
                <w:t xml:space="preserve"> </w:t>
              </w:r>
              <w:r>
                <w:rPr>
                  <w:rFonts w:ascii="Times New Roman" w:eastAsia="바탕체" w:hAnsi="Times New Roman" w:cs="Times New Roman" w:hint="eastAsia"/>
                  <w:sz w:val="23"/>
                  <w:szCs w:val="23"/>
                </w:rPr>
                <w:t>변경</w:t>
              </w:r>
              <w:r>
                <w:rPr>
                  <w:rFonts w:ascii="Times New Roman" w:eastAsia="바탕체" w:hAnsi="Times New Roman" w:cs="Times New Roman" w:hint="eastAsia"/>
                  <w:sz w:val="23"/>
                  <w:szCs w:val="23"/>
                </w:rPr>
                <w:t xml:space="preserve"> </w:t>
              </w:r>
              <w:r>
                <w:rPr>
                  <w:rFonts w:ascii="Times New Roman" w:eastAsia="바탕체" w:hAnsi="Times New Roman" w:cs="Times New Roman" w:hint="eastAsia"/>
                  <w:sz w:val="23"/>
                  <w:szCs w:val="23"/>
                </w:rPr>
                <w:t>체결</w:t>
              </w:r>
            </w:ins>
            <w:del w:id="550" w:author="김윤필" w:date="2025-09-24T22:25:00Z">
              <w:r w:rsidRPr="00936D2A" w:rsidDel="006B7F97">
                <w:rPr>
                  <w:rFonts w:ascii="Times New Roman" w:eastAsia="바탕체" w:hAnsi="Times New Roman" w:cs="Times New Roman"/>
                  <w:sz w:val="23"/>
                  <w:szCs w:val="23"/>
                </w:rPr>
                <w:delText>-</w:delText>
              </w:r>
            </w:del>
          </w:p>
          <w:p w14:paraId="6F8D818B" w14:textId="77777777" w:rsidR="006B7F97" w:rsidRPr="00936D2A" w:rsidDel="006B7F97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del w:id="551" w:author="김윤필" w:date="2025-09-24T22:25:00Z"/>
                <w:rFonts w:ascii="Times New Roman" w:eastAsia="바탕체" w:hAnsi="Times New Roman" w:cs="Times New Roman"/>
                <w:sz w:val="23"/>
                <w:szCs w:val="23"/>
              </w:rPr>
            </w:pPr>
            <w:del w:id="552" w:author="김윤필" w:date="2025-09-24T22:25:00Z">
              <w:r w:rsidRPr="00936D2A" w:rsidDel="006B7F97">
                <w:rPr>
                  <w:rFonts w:ascii="Times New Roman" w:eastAsia="바탕체" w:hAnsi="Times New Roman" w:cs="Times New Roman"/>
                  <w:sz w:val="23"/>
                  <w:szCs w:val="23"/>
                </w:rPr>
                <w:delText>-</w:delText>
              </w:r>
            </w:del>
          </w:p>
          <w:p w14:paraId="22AFB4EC" w14:textId="77777777" w:rsidR="006B7F97" w:rsidRPr="00936D2A" w:rsidDel="006B7F97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del w:id="553" w:author="김윤필" w:date="2025-09-24T22:25:00Z"/>
                <w:rFonts w:ascii="Times New Roman" w:eastAsia="바탕체" w:hAnsi="Times New Roman" w:cs="Times New Roman"/>
                <w:sz w:val="23"/>
                <w:szCs w:val="23"/>
              </w:rPr>
            </w:pPr>
            <w:del w:id="554" w:author="김윤필" w:date="2025-09-24T22:25:00Z">
              <w:r w:rsidRPr="00936D2A" w:rsidDel="006B7F97">
                <w:rPr>
                  <w:rFonts w:ascii="Times New Roman" w:eastAsia="바탕체" w:hAnsi="Times New Roman" w:cs="Times New Roman"/>
                  <w:sz w:val="23"/>
                  <w:szCs w:val="23"/>
                </w:rPr>
                <w:delText>-</w:delText>
              </w:r>
            </w:del>
          </w:p>
          <w:p w14:paraId="49BC8C4A" w14:textId="77777777" w:rsidR="006B7F97" w:rsidRPr="00936D2A" w:rsidDel="006B7F97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del w:id="555" w:author="김윤필" w:date="2025-09-24T22:25:00Z"/>
                <w:rFonts w:ascii="Times New Roman" w:eastAsia="바탕체" w:hAnsi="Times New Roman" w:cs="Times New Roman"/>
                <w:sz w:val="23"/>
                <w:szCs w:val="23"/>
              </w:rPr>
            </w:pPr>
            <w:del w:id="556" w:author="김윤필" w:date="2025-09-24T22:25:00Z">
              <w:r w:rsidRPr="00936D2A" w:rsidDel="006B7F97">
                <w:rPr>
                  <w:rFonts w:ascii="Times New Roman" w:eastAsia="바탕체" w:hAnsi="Times New Roman" w:cs="Times New Roman"/>
                  <w:sz w:val="23"/>
                  <w:szCs w:val="23"/>
                </w:rPr>
                <w:delText>-</w:delText>
              </w:r>
            </w:del>
          </w:p>
          <w:p w14:paraId="615EC274" w14:textId="77777777" w:rsidR="006B7F97" w:rsidRPr="00936D2A" w:rsidDel="006B7F97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del w:id="557" w:author="김윤필" w:date="2025-09-24T22:25:00Z"/>
                <w:rFonts w:ascii="Times New Roman" w:eastAsia="바탕체" w:hAnsi="Times New Roman" w:cs="Times New Roman"/>
                <w:sz w:val="23"/>
                <w:szCs w:val="23"/>
              </w:rPr>
            </w:pPr>
            <w:del w:id="558" w:author="김윤필" w:date="2025-09-24T22:25:00Z">
              <w:r w:rsidRPr="00936D2A" w:rsidDel="006B7F97">
                <w:rPr>
                  <w:rFonts w:ascii="Times New Roman" w:eastAsia="바탕체" w:hAnsi="Times New Roman" w:cs="Times New Roman"/>
                  <w:sz w:val="23"/>
                  <w:szCs w:val="23"/>
                </w:rPr>
                <w:delText>-</w:delText>
              </w:r>
            </w:del>
          </w:p>
          <w:p w14:paraId="0B56D89A" w14:textId="77777777" w:rsidR="006B7F97" w:rsidRPr="00936D2A" w:rsidDel="006B7F97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del w:id="559" w:author="김윤필" w:date="2025-09-24T22:25:00Z"/>
                <w:rFonts w:ascii="Times New Roman" w:eastAsia="바탕체" w:hAnsi="Times New Roman" w:cs="Times New Roman"/>
                <w:sz w:val="23"/>
                <w:szCs w:val="23"/>
              </w:rPr>
            </w:pPr>
            <w:del w:id="560" w:author="김윤필" w:date="2025-09-24T22:25:00Z">
              <w:r w:rsidRPr="00936D2A" w:rsidDel="006B7F97">
                <w:rPr>
                  <w:rFonts w:ascii="Times New Roman" w:eastAsia="바탕체" w:hAnsi="Times New Roman" w:cs="Times New Roman"/>
                  <w:sz w:val="23"/>
                  <w:szCs w:val="23"/>
                </w:rPr>
                <w:delText>-</w:delText>
              </w:r>
            </w:del>
          </w:p>
          <w:p w14:paraId="1DC0341C" w14:textId="77777777" w:rsidR="006B7F97" w:rsidRPr="00936D2A" w:rsidDel="006B7F97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del w:id="561" w:author="김윤필" w:date="2025-09-24T22:25:00Z"/>
                <w:rFonts w:ascii="Times New Roman" w:eastAsia="바탕체" w:hAnsi="Times New Roman" w:cs="Times New Roman"/>
                <w:sz w:val="23"/>
                <w:szCs w:val="23"/>
              </w:rPr>
            </w:pPr>
            <w:del w:id="562" w:author="김윤필" w:date="2025-09-24T22:25:00Z">
              <w:r w:rsidRPr="00936D2A" w:rsidDel="006B7F97">
                <w:rPr>
                  <w:rFonts w:ascii="Times New Roman" w:eastAsia="바탕체" w:hAnsi="Times New Roman" w:cs="Times New Roman"/>
                  <w:sz w:val="23"/>
                  <w:szCs w:val="23"/>
                </w:rPr>
                <w:delText>-</w:delText>
              </w:r>
            </w:del>
          </w:p>
          <w:p w14:paraId="719BD76F" w14:textId="77777777" w:rsidR="006B7F97" w:rsidRPr="00936D2A" w:rsidDel="006B7F97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del w:id="563" w:author="김윤필" w:date="2025-09-24T22:25:00Z"/>
                <w:rFonts w:ascii="Times New Roman" w:eastAsia="바탕체" w:hAnsi="Times New Roman" w:cs="Times New Roman"/>
                <w:sz w:val="23"/>
                <w:szCs w:val="23"/>
              </w:rPr>
            </w:pPr>
            <w:del w:id="564" w:author="김윤필" w:date="2025-09-24T22:25:00Z">
              <w:r w:rsidRPr="00936D2A" w:rsidDel="006B7F97">
                <w:rPr>
                  <w:rFonts w:ascii="Times New Roman" w:eastAsia="바탕체" w:hAnsi="Times New Roman" w:cs="Times New Roman"/>
                  <w:sz w:val="23"/>
                  <w:szCs w:val="23"/>
                </w:rPr>
                <w:delText>-</w:delText>
              </w:r>
            </w:del>
          </w:p>
          <w:p w14:paraId="02A49F2F" w14:textId="77777777" w:rsidR="006B7F97" w:rsidRPr="00936D2A" w:rsidDel="006B7F97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del w:id="565" w:author="김윤필" w:date="2025-09-24T22:25:00Z"/>
                <w:rFonts w:ascii="Times New Roman" w:eastAsia="바탕체" w:hAnsi="Times New Roman" w:cs="Times New Roman"/>
                <w:sz w:val="23"/>
                <w:szCs w:val="23"/>
              </w:rPr>
            </w:pPr>
            <w:del w:id="566" w:author="김윤필" w:date="2025-09-24T22:25:00Z">
              <w:r w:rsidRPr="00936D2A" w:rsidDel="006B7F97">
                <w:rPr>
                  <w:rFonts w:ascii="Times New Roman" w:eastAsia="바탕체" w:hAnsi="Times New Roman" w:cs="Times New Roman"/>
                  <w:sz w:val="23"/>
                  <w:szCs w:val="23"/>
                </w:rPr>
                <w:delText>-</w:delText>
              </w:r>
            </w:del>
          </w:p>
          <w:p w14:paraId="007B8A3F" w14:textId="77777777" w:rsidR="006B7F97" w:rsidRPr="00936D2A" w:rsidDel="006B7F97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del w:id="567" w:author="김윤필" w:date="2025-09-24T22:25:00Z"/>
                <w:rFonts w:ascii="Times New Roman" w:eastAsia="바탕체" w:hAnsi="Times New Roman" w:cs="Times New Roman"/>
                <w:sz w:val="23"/>
                <w:szCs w:val="23"/>
              </w:rPr>
            </w:pPr>
            <w:del w:id="568" w:author="김윤필" w:date="2025-09-24T22:25:00Z">
              <w:r w:rsidRPr="00936D2A" w:rsidDel="006B7F97">
                <w:rPr>
                  <w:rFonts w:ascii="Times New Roman" w:eastAsia="바탕체" w:hAnsi="Times New Roman" w:cs="Times New Roman"/>
                  <w:sz w:val="23"/>
                  <w:szCs w:val="23"/>
                </w:rPr>
                <w:delText>-</w:delText>
              </w:r>
            </w:del>
          </w:p>
          <w:p w14:paraId="1E7340E6" w14:textId="77777777" w:rsidR="006B7F97" w:rsidRPr="00936D2A" w:rsidDel="006B7F97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del w:id="569" w:author="김윤필" w:date="2025-09-24T22:25:00Z"/>
                <w:rFonts w:ascii="Times New Roman" w:eastAsia="바탕체" w:hAnsi="Times New Roman" w:cs="Times New Roman"/>
                <w:sz w:val="23"/>
                <w:szCs w:val="23"/>
              </w:rPr>
            </w:pPr>
            <w:del w:id="570" w:author="김윤필" w:date="2025-09-24T22:25:00Z">
              <w:r w:rsidRPr="00936D2A" w:rsidDel="006B7F97">
                <w:rPr>
                  <w:rFonts w:ascii="Times New Roman" w:eastAsia="바탕체" w:hAnsi="Times New Roman" w:cs="Times New Roman"/>
                  <w:sz w:val="23"/>
                  <w:szCs w:val="23"/>
                </w:rPr>
                <w:delText>-</w:delText>
              </w:r>
            </w:del>
          </w:p>
          <w:p w14:paraId="468D6FE5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del w:id="571" w:author="김윤필" w:date="2025-09-24T22:25:00Z">
              <w:r w:rsidRPr="00936D2A" w:rsidDel="006B7F97">
                <w:rPr>
                  <w:rFonts w:ascii="Times New Roman" w:eastAsia="바탕체" w:hAnsi="Times New Roman" w:cs="Times New Roman"/>
                  <w:sz w:val="23"/>
                  <w:szCs w:val="23"/>
                </w:rPr>
                <w:delText>-</w:delText>
              </w:r>
            </w:del>
          </w:p>
        </w:tc>
      </w:tr>
      <w:tr w:rsidR="006B7F97" w:rsidRPr="00936D2A" w14:paraId="116D1087" w14:textId="77777777" w:rsidTr="006B7F97">
        <w:trPr>
          <w:trHeight w:val="379"/>
        </w:trPr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1D3445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20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6B08EC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2023-10-25</w:t>
            </w:r>
          </w:p>
        </w:tc>
        <w:tc>
          <w:tcPr>
            <w:tcW w:w="4058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41EEA6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6B7F97" w:rsidRPr="00936D2A" w14:paraId="6AD47A56" w14:textId="77777777" w:rsidTr="006B7F97">
        <w:trPr>
          <w:trHeight w:val="379"/>
        </w:trPr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1FC3B1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21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A31D10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2023-11-13</w:t>
            </w:r>
          </w:p>
        </w:tc>
        <w:tc>
          <w:tcPr>
            <w:tcW w:w="4058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9EDEC1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6B7F97" w:rsidRPr="00936D2A" w14:paraId="11E6BDB7" w14:textId="77777777" w:rsidTr="006B7F97">
        <w:trPr>
          <w:trHeight w:val="379"/>
        </w:trPr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66288E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22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2EBE69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2024-01-08</w:t>
            </w:r>
          </w:p>
        </w:tc>
        <w:tc>
          <w:tcPr>
            <w:tcW w:w="4058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4B6822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6B7F97" w:rsidRPr="00936D2A" w14:paraId="40C3920B" w14:textId="77777777" w:rsidTr="006B7F97">
        <w:trPr>
          <w:trHeight w:val="379"/>
        </w:trPr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08D565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23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EF5B35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2024-05-27</w:t>
            </w:r>
          </w:p>
        </w:tc>
        <w:tc>
          <w:tcPr>
            <w:tcW w:w="4058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8AE016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6B7F97" w:rsidRPr="00936D2A" w14:paraId="005665BE" w14:textId="77777777" w:rsidTr="006B7F97">
        <w:trPr>
          <w:trHeight w:val="379"/>
        </w:trPr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C698F9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24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E74E4A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2024-06-27</w:t>
            </w:r>
          </w:p>
        </w:tc>
        <w:tc>
          <w:tcPr>
            <w:tcW w:w="4058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B351D0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6B7F97" w:rsidRPr="00936D2A" w14:paraId="794827A5" w14:textId="77777777" w:rsidTr="006B7F97">
        <w:trPr>
          <w:trHeight w:val="379"/>
        </w:trPr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89E0F3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25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878339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2024-08-28</w:t>
            </w:r>
          </w:p>
        </w:tc>
        <w:tc>
          <w:tcPr>
            <w:tcW w:w="4058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C20BB6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6B7F97" w:rsidRPr="00936D2A" w14:paraId="5738924D" w14:textId="77777777" w:rsidTr="006B7F97">
        <w:trPr>
          <w:trHeight w:val="379"/>
        </w:trPr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25DFAC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26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02B7B5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2024-09-27</w:t>
            </w:r>
          </w:p>
        </w:tc>
        <w:tc>
          <w:tcPr>
            <w:tcW w:w="4058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4E55A7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6B7F97" w:rsidRPr="00936D2A" w14:paraId="7CF3955C" w14:textId="77777777" w:rsidTr="006B7F97">
        <w:trPr>
          <w:trHeight w:val="379"/>
        </w:trPr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517B60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27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6DED4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2024-11-11</w:t>
            </w:r>
          </w:p>
        </w:tc>
        <w:tc>
          <w:tcPr>
            <w:tcW w:w="4058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CF3365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6B7F97" w:rsidRPr="00936D2A" w14:paraId="3B96A28D" w14:textId="77777777" w:rsidTr="006B7F97">
        <w:trPr>
          <w:trHeight w:val="379"/>
        </w:trPr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B5EB4D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28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10ACA3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2024-11-26</w:t>
            </w:r>
          </w:p>
        </w:tc>
        <w:tc>
          <w:tcPr>
            <w:tcW w:w="4058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BB9D83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6B7F97" w:rsidRPr="00936D2A" w14:paraId="52D0E0D7" w14:textId="77777777" w:rsidTr="006B7F97">
        <w:trPr>
          <w:trHeight w:val="379"/>
        </w:trPr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E6CDA5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29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6C0549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2025-01-10</w:t>
            </w:r>
          </w:p>
        </w:tc>
        <w:tc>
          <w:tcPr>
            <w:tcW w:w="4058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3B344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6B7F97" w:rsidRPr="00936D2A" w14:paraId="058FB856" w14:textId="77777777" w:rsidTr="006B7F97">
        <w:trPr>
          <w:trHeight w:val="75"/>
        </w:trPr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4E673B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center"/>
              <w:rPr>
                <w:rFonts w:ascii="Times New Roman" w:eastAsia="바탕체" w:hAnsi="Times New Roman" w:cs="Times New Roman"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추가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 xml:space="preserve"> 30</w:t>
            </w:r>
            <w:r w:rsidRPr="00936D2A">
              <w:rPr>
                <w:rFonts w:ascii="Times New Roman" w:eastAsia="바탕체" w:hAnsi="Times New Roman" w:cs="Times New Roman"/>
                <w:sz w:val="23"/>
                <w:szCs w:val="23"/>
              </w:rPr>
              <w:t>차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DB1515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  <w:t>2025-01-23</w:t>
            </w:r>
          </w:p>
        </w:tc>
        <w:tc>
          <w:tcPr>
            <w:tcW w:w="4058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C48784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  <w:tr w:rsidR="006B7F97" w:rsidRPr="00936D2A" w14:paraId="7CCA7C32" w14:textId="77777777" w:rsidTr="006B7F97">
        <w:trPr>
          <w:trHeight w:val="75"/>
          <w:ins w:id="572" w:author="김윤필" w:date="2025-09-24T22:23:00Z"/>
        </w:trPr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F6580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center"/>
              <w:rPr>
                <w:ins w:id="573" w:author="김윤필" w:date="2025-09-24T22:23:00Z"/>
                <w:rFonts w:ascii="Times New Roman" w:eastAsia="바탕체" w:hAnsi="Times New Roman" w:cs="Times New Roman"/>
                <w:sz w:val="23"/>
                <w:szCs w:val="23"/>
              </w:rPr>
            </w:pPr>
            <w:ins w:id="574" w:author="김윤필" w:date="2025-09-24T22:23:00Z">
              <w:r>
                <w:rPr>
                  <w:rFonts w:ascii="Times New Roman" w:eastAsia="바탕체" w:hAnsi="Times New Roman" w:cs="Times New Roman" w:hint="eastAsia"/>
                  <w:sz w:val="23"/>
                  <w:szCs w:val="23"/>
                </w:rPr>
                <w:t>추가</w:t>
              </w:r>
              <w:r>
                <w:rPr>
                  <w:rFonts w:ascii="Times New Roman" w:eastAsia="바탕체" w:hAnsi="Times New Roman" w:cs="Times New Roman" w:hint="eastAsia"/>
                  <w:sz w:val="23"/>
                  <w:szCs w:val="23"/>
                </w:rPr>
                <w:t xml:space="preserve"> 31</w:t>
              </w:r>
              <w:r>
                <w:rPr>
                  <w:rFonts w:ascii="Times New Roman" w:eastAsia="바탕체" w:hAnsi="Times New Roman" w:cs="Times New Roman" w:hint="eastAsia"/>
                  <w:sz w:val="23"/>
                  <w:szCs w:val="23"/>
                </w:rPr>
                <w:t>차</w:t>
              </w:r>
            </w:ins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5CA6B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ins w:id="575" w:author="김윤필" w:date="2025-09-24T22:23:00Z"/>
                <w:rFonts w:ascii="Times New Roman" w:eastAsia="바탕체" w:hAnsi="Times New Roman" w:cs="Times New Roman"/>
                <w:b/>
                <w:bCs/>
                <w:sz w:val="23"/>
                <w:szCs w:val="23"/>
              </w:rPr>
            </w:pPr>
            <w:ins w:id="576" w:author="김윤필" w:date="2025-09-24T22:23:00Z">
              <w:r>
                <w:rPr>
                  <w:rFonts w:ascii="Times New Roman" w:eastAsia="바탕체" w:hAnsi="Times New Roman" w:cs="Times New Roman" w:hint="eastAsia"/>
                  <w:b/>
                  <w:bCs/>
                  <w:sz w:val="23"/>
                  <w:szCs w:val="23"/>
                </w:rPr>
                <w:t>2025-</w:t>
              </w:r>
            </w:ins>
            <w:ins w:id="577" w:author="김윤필" w:date="2025-09-24T22:24:00Z">
              <w:r>
                <w:rPr>
                  <w:rFonts w:ascii="Times New Roman" w:eastAsia="바탕체" w:hAnsi="Times New Roman" w:cs="Times New Roman"/>
                  <w:b/>
                  <w:bCs/>
                  <w:sz w:val="23"/>
                  <w:szCs w:val="23"/>
                </w:rPr>
                <w:t>08-12</w:t>
              </w:r>
            </w:ins>
          </w:p>
        </w:tc>
        <w:tc>
          <w:tcPr>
            <w:tcW w:w="4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372DE" w14:textId="77777777" w:rsidR="006B7F97" w:rsidRPr="00936D2A" w:rsidRDefault="006B7F97" w:rsidP="00712ADD">
            <w:pPr>
              <w:wordWrap w:val="0"/>
              <w:spacing w:line="384" w:lineRule="auto"/>
              <w:jc w:val="center"/>
              <w:textAlignment w:val="baseline"/>
              <w:rPr>
                <w:ins w:id="578" w:author="김윤필" w:date="2025-09-24T22:23:00Z"/>
                <w:rFonts w:ascii="Times New Roman" w:eastAsia="바탕체" w:hAnsi="Times New Roman" w:cs="Times New Roman"/>
                <w:sz w:val="23"/>
                <w:szCs w:val="23"/>
              </w:rPr>
            </w:pPr>
          </w:p>
        </w:tc>
      </w:tr>
    </w:tbl>
    <w:p w14:paraId="7F0B8A4A" w14:textId="77777777" w:rsidR="00197C44" w:rsidRPr="00936D2A" w:rsidRDefault="00197C44" w:rsidP="00712ADD">
      <w:pPr>
        <w:wordWrap w:val="0"/>
        <w:snapToGrid w:val="0"/>
        <w:spacing w:line="384" w:lineRule="auto"/>
        <w:textAlignment w:val="baseline"/>
        <w:rPr>
          <w:rFonts w:ascii="Times New Roman" w:eastAsia="바탕체" w:hAnsi="Times New Roman" w:cs="Times New Roman"/>
        </w:rPr>
      </w:pPr>
    </w:p>
    <w:p w14:paraId="78C52A19" w14:textId="77777777" w:rsidR="00197C44" w:rsidRPr="00936D2A" w:rsidRDefault="00197C44" w:rsidP="00712ADD">
      <w:pPr>
        <w:widowControl/>
        <w:wordWrap w:val="0"/>
        <w:autoSpaceDE/>
        <w:autoSpaceDN/>
        <w:spacing w:line="276" w:lineRule="auto"/>
        <w:jc w:val="both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br w:type="page"/>
      </w:r>
    </w:p>
    <w:p w14:paraId="3EECEC9B" w14:textId="77777777" w:rsidR="00D02727" w:rsidRPr="00936D2A" w:rsidRDefault="00197C44" w:rsidP="00712ADD">
      <w:pPr>
        <w:pStyle w:val="aa"/>
        <w:jc w:val="left"/>
        <w:rPr>
          <w:rFonts w:ascii="Times New Roman" w:eastAsia="바탕체" w:hAnsi="Times New Roman" w:cs="Times New Roman"/>
          <w:color w:val="auto"/>
        </w:rPr>
      </w:pPr>
      <w:r w:rsidRPr="00936D2A">
        <w:rPr>
          <w:rFonts w:ascii="Times New Roman" w:eastAsia="바탕체" w:hAnsi="Times New Roman" w:cs="Times New Roman"/>
          <w:color w:val="auto"/>
          <w:sz w:val="23"/>
          <w:szCs w:val="23"/>
        </w:rPr>
        <w:lastRenderedPageBreak/>
        <w:t>&lt;</w:t>
      </w:r>
      <w:r w:rsidR="00D02727" w:rsidRPr="00936D2A">
        <w:rPr>
          <w:rFonts w:ascii="Times New Roman" w:eastAsia="바탕체" w:hAnsi="Times New Roman" w:cs="Times New Roman"/>
          <w:color w:val="auto"/>
          <w:sz w:val="22"/>
          <w:szCs w:val="22"/>
        </w:rPr>
        <w:t>&lt;</w:t>
      </w:r>
      <w:r w:rsidR="00D02727" w:rsidRPr="00936D2A">
        <w:rPr>
          <w:rFonts w:ascii="Times New Roman" w:eastAsia="바탕체" w:hAnsi="Times New Roman" w:cs="Times New Roman"/>
          <w:color w:val="auto"/>
          <w:sz w:val="22"/>
          <w:szCs w:val="22"/>
        </w:rPr>
        <w:t>별지</w:t>
      </w:r>
      <w:r w:rsidR="00D02727" w:rsidRPr="00936D2A">
        <w:rPr>
          <w:rFonts w:ascii="Times New Roman" w:eastAsia="바탕체" w:hAnsi="Times New Roman" w:cs="Times New Roman"/>
          <w:color w:val="auto"/>
          <w:sz w:val="22"/>
          <w:szCs w:val="22"/>
        </w:rPr>
        <w:t xml:space="preserve"> 3&gt;</w:t>
      </w:r>
    </w:p>
    <w:p w14:paraId="223DC2F6" w14:textId="77777777" w:rsidR="00D02727" w:rsidRPr="00936D2A" w:rsidRDefault="00D02727" w:rsidP="00712ADD">
      <w:pPr>
        <w:pStyle w:val="aa"/>
        <w:jc w:val="center"/>
        <w:rPr>
          <w:rFonts w:ascii="Times New Roman" w:eastAsia="바탕체" w:hAnsi="Times New Roman" w:cs="Times New Roman"/>
          <w:color w:val="auto"/>
        </w:rPr>
      </w:pPr>
      <w:r w:rsidRPr="00936D2A">
        <w:rPr>
          <w:rFonts w:ascii="Times New Roman" w:eastAsia="바탕체" w:hAnsi="Times New Roman" w:cs="Times New Roman"/>
          <w:color w:val="auto"/>
          <w:sz w:val="40"/>
          <w:szCs w:val="40"/>
          <w:u w:val="single" w:color="000000"/>
        </w:rPr>
        <w:t>신탁사업</w:t>
      </w:r>
      <w:r w:rsidRPr="00936D2A">
        <w:rPr>
          <w:rFonts w:ascii="Times New Roman" w:eastAsia="바탕체" w:hAnsi="Times New Roman" w:cs="Times New Roman"/>
          <w:color w:val="auto"/>
          <w:sz w:val="40"/>
          <w:szCs w:val="40"/>
          <w:u w:val="single" w:color="000000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40"/>
          <w:szCs w:val="40"/>
          <w:u w:val="single" w:color="000000"/>
        </w:rPr>
        <w:t>목적물</w:t>
      </w:r>
      <w:r w:rsidRPr="00936D2A">
        <w:rPr>
          <w:rFonts w:ascii="Times New Roman" w:eastAsia="바탕체" w:hAnsi="Times New Roman" w:cs="Times New Roman"/>
          <w:color w:val="auto"/>
          <w:sz w:val="40"/>
          <w:szCs w:val="40"/>
          <w:u w:val="single" w:color="000000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40"/>
          <w:szCs w:val="40"/>
          <w:u w:val="single" w:color="000000"/>
        </w:rPr>
        <w:t>개요</w:t>
      </w:r>
    </w:p>
    <w:p w14:paraId="366D2A3D" w14:textId="77777777" w:rsidR="00D02727" w:rsidRPr="00936D2A" w:rsidRDefault="00D02727" w:rsidP="00712ADD">
      <w:pPr>
        <w:pStyle w:val="aa"/>
        <w:jc w:val="left"/>
        <w:rPr>
          <w:rFonts w:ascii="Times New Roman" w:eastAsia="바탕체" w:hAnsi="Times New Roman" w:cs="Times New Roman"/>
          <w:color w:val="auto"/>
          <w:sz w:val="26"/>
          <w:szCs w:val="26"/>
        </w:rPr>
      </w:pPr>
    </w:p>
    <w:p w14:paraId="14FA3BF5" w14:textId="77777777" w:rsidR="00D02727" w:rsidRPr="00936D2A" w:rsidRDefault="00D02727" w:rsidP="00712ADD">
      <w:pPr>
        <w:pStyle w:val="aa"/>
        <w:numPr>
          <w:ilvl w:val="0"/>
          <w:numId w:val="100"/>
        </w:numPr>
        <w:jc w:val="left"/>
        <w:rPr>
          <w:rFonts w:ascii="Times New Roman" w:eastAsia="바탕체" w:hAnsi="Times New Roman" w:cs="Times New Roman"/>
          <w:color w:val="auto"/>
        </w:rPr>
      </w:pP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물류단지의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명칭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,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위치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및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면적</w:t>
      </w:r>
    </w:p>
    <w:p w14:paraId="5EDAD8A7" w14:textId="77777777" w:rsidR="00D02727" w:rsidRPr="00936D2A" w:rsidRDefault="00D02727" w:rsidP="00712ADD">
      <w:pPr>
        <w:pStyle w:val="aa"/>
        <w:numPr>
          <w:ilvl w:val="0"/>
          <w:numId w:val="101"/>
        </w:numPr>
        <w:jc w:val="left"/>
        <w:rPr>
          <w:rFonts w:ascii="Times New Roman" w:eastAsia="바탕체" w:hAnsi="Times New Roman" w:cs="Times New Roman"/>
          <w:color w:val="auto"/>
        </w:rPr>
      </w:pPr>
      <w:proofErr w:type="gramStart"/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사업명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용인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국제물류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4.0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물류단지</w:t>
      </w:r>
    </w:p>
    <w:p w14:paraId="0CB676C8" w14:textId="77777777" w:rsidR="00D02727" w:rsidRPr="00936D2A" w:rsidRDefault="00D02727" w:rsidP="00712ADD">
      <w:pPr>
        <w:pStyle w:val="aa"/>
        <w:numPr>
          <w:ilvl w:val="0"/>
          <w:numId w:val="101"/>
        </w:numPr>
        <w:jc w:val="left"/>
        <w:rPr>
          <w:rFonts w:ascii="Times New Roman" w:eastAsia="바탕체" w:hAnsi="Times New Roman" w:cs="Times New Roman"/>
          <w:color w:val="auto"/>
        </w:rPr>
      </w:pPr>
      <w:proofErr w:type="gramStart"/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위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치</w:t>
      </w:r>
      <w:proofErr w:type="gramEnd"/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: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용인시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처인구</w:t>
      </w:r>
      <w:proofErr w:type="spellEnd"/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고림동</w:t>
      </w:r>
      <w:proofErr w:type="spellEnd"/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산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28-6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번지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일원</w:t>
      </w:r>
    </w:p>
    <w:p w14:paraId="4EF790A6" w14:textId="77777777" w:rsidR="00D02727" w:rsidRPr="00936D2A" w:rsidRDefault="00D02727" w:rsidP="00712ADD">
      <w:pPr>
        <w:pStyle w:val="aa"/>
        <w:numPr>
          <w:ilvl w:val="0"/>
          <w:numId w:val="101"/>
        </w:numPr>
        <w:jc w:val="left"/>
        <w:rPr>
          <w:rFonts w:ascii="Times New Roman" w:eastAsia="바탕체" w:hAnsi="Times New Roman" w:cs="Times New Roman"/>
          <w:color w:val="auto"/>
        </w:rPr>
      </w:pPr>
      <w:proofErr w:type="gramStart"/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개발면적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948,410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㎡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</w:p>
    <w:p w14:paraId="0A7520C7" w14:textId="77777777" w:rsidR="00D02727" w:rsidRPr="00936D2A" w:rsidRDefault="00D02727" w:rsidP="00712ADD">
      <w:pPr>
        <w:pStyle w:val="aa"/>
        <w:ind w:left="1600"/>
        <w:jc w:val="left"/>
        <w:rPr>
          <w:rFonts w:ascii="Times New Roman" w:eastAsia="바탕체" w:hAnsi="Times New Roman" w:cs="Times New Roman"/>
          <w:color w:val="auto"/>
        </w:rPr>
      </w:pP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(</w:t>
      </w:r>
      <w:proofErr w:type="spellStart"/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구역외</w:t>
      </w:r>
      <w:proofErr w:type="spellEnd"/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기반시설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352,993.8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㎡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(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도로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209,096.8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㎡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,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광장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143,897.0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㎡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))</w:t>
      </w:r>
    </w:p>
    <w:p w14:paraId="4A77180E" w14:textId="77777777" w:rsidR="00D02727" w:rsidRPr="00936D2A" w:rsidRDefault="00D02727" w:rsidP="00712ADD">
      <w:pPr>
        <w:pStyle w:val="aa"/>
        <w:jc w:val="left"/>
        <w:rPr>
          <w:rFonts w:ascii="Times New Roman" w:eastAsia="바탕체" w:hAnsi="Times New Roman" w:cs="Times New Roman"/>
          <w:color w:val="auto"/>
          <w:sz w:val="26"/>
          <w:szCs w:val="26"/>
        </w:rPr>
      </w:pPr>
    </w:p>
    <w:p w14:paraId="55E2BFE7" w14:textId="77777777" w:rsidR="00D02727" w:rsidRPr="00936D2A" w:rsidRDefault="00D02727" w:rsidP="00712ADD">
      <w:pPr>
        <w:pStyle w:val="aa"/>
        <w:numPr>
          <w:ilvl w:val="0"/>
          <w:numId w:val="100"/>
        </w:numPr>
        <w:jc w:val="left"/>
        <w:rPr>
          <w:rFonts w:ascii="Times New Roman" w:eastAsia="바탕체" w:hAnsi="Times New Roman" w:cs="Times New Roman"/>
          <w:color w:val="auto"/>
        </w:rPr>
      </w:pP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신탁개발사업의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개요</w:t>
      </w:r>
    </w:p>
    <w:p w14:paraId="76E8F38E" w14:textId="77777777" w:rsidR="00D02727" w:rsidRPr="00936D2A" w:rsidRDefault="00D02727" w:rsidP="00712ADD">
      <w:pPr>
        <w:pStyle w:val="aa"/>
        <w:numPr>
          <w:ilvl w:val="0"/>
          <w:numId w:val="102"/>
        </w:numPr>
        <w:jc w:val="left"/>
        <w:rPr>
          <w:rFonts w:ascii="Times New Roman" w:eastAsia="바탕체" w:hAnsi="Times New Roman" w:cs="Times New Roman"/>
          <w:color w:val="auto"/>
        </w:rPr>
      </w:pP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사업의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목적</w:t>
      </w:r>
    </w:p>
    <w:p w14:paraId="61D48B57" w14:textId="77777777" w:rsidR="00D02727" w:rsidRPr="00936D2A" w:rsidRDefault="00D02727" w:rsidP="00712ADD">
      <w:pPr>
        <w:pStyle w:val="aa"/>
        <w:numPr>
          <w:ilvl w:val="0"/>
          <w:numId w:val="103"/>
        </w:numPr>
        <w:ind w:right="60"/>
        <w:rPr>
          <w:rFonts w:ascii="Times New Roman" w:eastAsia="바탕체" w:hAnsi="Times New Roman" w:cs="Times New Roman"/>
          <w:color w:val="auto"/>
          <w:sz w:val="26"/>
          <w:szCs w:val="26"/>
        </w:rPr>
      </w:pP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광역교통시설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확충에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따른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물류네트워크가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확대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예정인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지역으로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계획적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개발이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요구되는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지역으로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,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도시기본계획의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개발방향에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부합하는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대규모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물류단지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조성</w:t>
      </w:r>
    </w:p>
    <w:p w14:paraId="31F27314" w14:textId="77777777" w:rsidR="00D02727" w:rsidRPr="00936D2A" w:rsidRDefault="00D02727" w:rsidP="00712ADD">
      <w:pPr>
        <w:pStyle w:val="aa"/>
        <w:numPr>
          <w:ilvl w:val="0"/>
          <w:numId w:val="103"/>
        </w:numPr>
        <w:ind w:right="60"/>
        <w:rPr>
          <w:rFonts w:ascii="Times New Roman" w:eastAsia="바탕체" w:hAnsi="Times New Roman" w:cs="Times New Roman"/>
          <w:color w:val="auto"/>
          <w:sz w:val="26"/>
          <w:szCs w:val="26"/>
        </w:rPr>
      </w:pP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실수요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기업의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물류수요에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최적화된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맞춤형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물류단지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조성을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통한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기업의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글로벌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경쟁력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제고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및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지역경제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활성화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유도</w:t>
      </w:r>
    </w:p>
    <w:p w14:paraId="3D35A460" w14:textId="77777777" w:rsidR="00D02727" w:rsidRPr="00936D2A" w:rsidRDefault="00D02727" w:rsidP="00712ADD">
      <w:pPr>
        <w:pStyle w:val="aa"/>
        <w:numPr>
          <w:ilvl w:val="0"/>
          <w:numId w:val="103"/>
        </w:numPr>
        <w:ind w:right="60"/>
        <w:rPr>
          <w:rFonts w:ascii="Times New Roman" w:eastAsia="바탕체" w:hAnsi="Times New Roman" w:cs="Times New Roman"/>
          <w:color w:val="auto"/>
          <w:sz w:val="26"/>
          <w:szCs w:val="26"/>
        </w:rPr>
      </w:pP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수도권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물류거점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개발로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전국적인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유통망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구축과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효율화를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실현하여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물류비용을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절감하고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지역</w:t>
      </w:r>
      <w:r w:rsidRPr="00936D2A">
        <w:rPr>
          <w:rFonts w:ascii="MS Mincho" w:eastAsia="MS Mincho" w:hAnsi="MS Mincho" w:cs="MS Mincho" w:hint="eastAsia"/>
          <w:color w:val="auto"/>
          <w:sz w:val="26"/>
          <w:szCs w:val="26"/>
        </w:rPr>
        <w:t>・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기업</w:t>
      </w:r>
      <w:proofErr w:type="spellEnd"/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경쟁력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강화에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기여</w:t>
      </w:r>
    </w:p>
    <w:p w14:paraId="4DEFD61C" w14:textId="77777777" w:rsidR="00D02727" w:rsidRPr="00936D2A" w:rsidRDefault="00D02727" w:rsidP="00712ADD">
      <w:pPr>
        <w:pStyle w:val="aa"/>
        <w:numPr>
          <w:ilvl w:val="0"/>
          <w:numId w:val="102"/>
        </w:numPr>
        <w:jc w:val="left"/>
        <w:rPr>
          <w:rFonts w:ascii="Times New Roman" w:eastAsia="바탕체" w:hAnsi="Times New Roman" w:cs="Times New Roman"/>
          <w:color w:val="auto"/>
          <w:sz w:val="26"/>
          <w:szCs w:val="26"/>
        </w:rPr>
      </w:pP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사업의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종류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물류단지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개발사업</w:t>
      </w:r>
    </w:p>
    <w:p w14:paraId="04F5C4D8" w14:textId="77777777" w:rsidR="00D02727" w:rsidRPr="00936D2A" w:rsidRDefault="00D02727" w:rsidP="00712ADD">
      <w:pPr>
        <w:pStyle w:val="aa"/>
        <w:numPr>
          <w:ilvl w:val="0"/>
          <w:numId w:val="102"/>
        </w:numPr>
        <w:jc w:val="left"/>
        <w:rPr>
          <w:rFonts w:ascii="Times New Roman" w:eastAsia="바탕체" w:hAnsi="Times New Roman" w:cs="Times New Roman"/>
          <w:color w:val="auto"/>
          <w:sz w:val="26"/>
          <w:szCs w:val="26"/>
        </w:rPr>
      </w:pPr>
      <w:proofErr w:type="gramStart"/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신탁기간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="00A33EAC" w:rsidRPr="00A33EAC">
        <w:rPr>
          <w:rFonts w:ascii="Times New Roman" w:eastAsia="바탕체" w:hAnsi="Times New Roman" w:cs="Times New Roman" w:hint="eastAsia"/>
          <w:color w:val="auto"/>
          <w:sz w:val="26"/>
          <w:szCs w:val="26"/>
        </w:rPr>
        <w:t>본</w:t>
      </w:r>
      <w:r w:rsidR="00A33EAC" w:rsidRPr="00A33EAC">
        <w:rPr>
          <w:rFonts w:ascii="Times New Roman" w:eastAsia="바탕체" w:hAnsi="Times New Roman" w:cs="Times New Roman" w:hint="eastAsia"/>
          <w:color w:val="auto"/>
          <w:sz w:val="26"/>
          <w:szCs w:val="26"/>
        </w:rPr>
        <w:t xml:space="preserve"> </w:t>
      </w:r>
      <w:r w:rsidR="00A33EAC" w:rsidRPr="00A33EAC">
        <w:rPr>
          <w:rFonts w:ascii="Times New Roman" w:eastAsia="바탕체" w:hAnsi="Times New Roman" w:cs="Times New Roman" w:hint="eastAsia"/>
          <w:color w:val="auto"/>
          <w:sz w:val="26"/>
          <w:szCs w:val="26"/>
        </w:rPr>
        <w:t>신탁계약</w:t>
      </w:r>
      <w:r w:rsidR="00A33EAC" w:rsidRPr="00A33EAC">
        <w:rPr>
          <w:rFonts w:ascii="Times New Roman" w:eastAsia="바탕체" w:hAnsi="Times New Roman" w:cs="Times New Roman" w:hint="eastAsia"/>
          <w:color w:val="auto"/>
          <w:sz w:val="26"/>
          <w:szCs w:val="26"/>
        </w:rPr>
        <w:t xml:space="preserve"> </w:t>
      </w:r>
      <w:r w:rsidR="00A33EAC" w:rsidRPr="00A33EAC">
        <w:rPr>
          <w:rFonts w:ascii="Times New Roman" w:eastAsia="바탕체" w:hAnsi="Times New Roman" w:cs="Times New Roman" w:hint="eastAsia"/>
          <w:color w:val="auto"/>
          <w:sz w:val="26"/>
          <w:szCs w:val="26"/>
        </w:rPr>
        <w:t>체결일로</w:t>
      </w:r>
      <w:r w:rsidR="00A33EAC" w:rsidRPr="00A33EAC">
        <w:rPr>
          <w:rFonts w:ascii="Times New Roman" w:eastAsia="바탕체" w:hAnsi="Times New Roman" w:cs="Times New Roman"/>
          <w:color w:val="auto"/>
          <w:sz w:val="26"/>
          <w:szCs w:val="26"/>
        </w:rPr>
        <w:t>부터</w:t>
      </w:r>
      <w:r w:rsidR="00A33EAC" w:rsidRPr="00A33EAC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="00A33EAC" w:rsidRPr="00A33EAC">
        <w:rPr>
          <w:rFonts w:ascii="Times New Roman" w:eastAsia="바탕체" w:hAnsi="Times New Roman" w:cs="Times New Roman" w:hint="eastAsia"/>
          <w:color w:val="auto"/>
          <w:sz w:val="26"/>
          <w:szCs w:val="26"/>
        </w:rPr>
        <w:t>본</w:t>
      </w:r>
      <w:r w:rsidR="00A33EAC" w:rsidRPr="00A33EAC">
        <w:rPr>
          <w:rFonts w:ascii="Times New Roman" w:eastAsia="바탕체" w:hAnsi="Times New Roman" w:cs="Times New Roman" w:hint="eastAsia"/>
          <w:color w:val="auto"/>
          <w:sz w:val="26"/>
          <w:szCs w:val="26"/>
        </w:rPr>
        <w:t xml:space="preserve"> </w:t>
      </w:r>
      <w:r w:rsidR="00A33EAC" w:rsidRPr="00A33EAC">
        <w:rPr>
          <w:rFonts w:ascii="Times New Roman" w:eastAsia="바탕체" w:hAnsi="Times New Roman" w:cs="Times New Roman" w:hint="eastAsia"/>
          <w:color w:val="auto"/>
          <w:sz w:val="26"/>
          <w:szCs w:val="26"/>
        </w:rPr>
        <w:t>사업의</w:t>
      </w:r>
      <w:r w:rsidR="00A33EAC" w:rsidRPr="00A33EAC">
        <w:rPr>
          <w:rFonts w:ascii="Times New Roman" w:eastAsia="바탕체" w:hAnsi="Times New Roman" w:cs="Times New Roman" w:hint="eastAsia"/>
          <w:color w:val="auto"/>
          <w:sz w:val="26"/>
          <w:szCs w:val="26"/>
        </w:rPr>
        <w:t xml:space="preserve"> </w:t>
      </w:r>
      <w:r w:rsidR="00A33EAC" w:rsidRPr="00A33EAC">
        <w:rPr>
          <w:rFonts w:ascii="Times New Roman" w:eastAsia="바탕체" w:hAnsi="Times New Roman" w:cs="Times New Roman" w:hint="eastAsia"/>
          <w:color w:val="auto"/>
          <w:sz w:val="26"/>
          <w:szCs w:val="26"/>
        </w:rPr>
        <w:t>준공인가</w:t>
      </w:r>
      <w:r w:rsidR="00A33EAC" w:rsidRPr="00A33EAC">
        <w:rPr>
          <w:rFonts w:ascii="Times New Roman" w:eastAsia="바탕체" w:hAnsi="Times New Roman" w:cs="Times New Roman" w:hint="eastAsia"/>
          <w:color w:val="auto"/>
          <w:sz w:val="26"/>
          <w:szCs w:val="26"/>
        </w:rPr>
        <w:t xml:space="preserve"> </w:t>
      </w:r>
      <w:r w:rsidR="00A33EAC" w:rsidRPr="00A33EAC">
        <w:rPr>
          <w:rFonts w:ascii="Times New Roman" w:eastAsia="바탕체" w:hAnsi="Times New Roman" w:cs="Times New Roman" w:hint="eastAsia"/>
          <w:color w:val="auto"/>
          <w:sz w:val="26"/>
          <w:szCs w:val="26"/>
        </w:rPr>
        <w:t>완료</w:t>
      </w:r>
      <w:r w:rsidR="00A33EAC" w:rsidRPr="00A33EAC">
        <w:rPr>
          <w:rFonts w:ascii="Times New Roman" w:eastAsia="바탕체" w:hAnsi="Times New Roman" w:cs="Times New Roman" w:hint="eastAsia"/>
          <w:color w:val="auto"/>
          <w:sz w:val="26"/>
          <w:szCs w:val="26"/>
        </w:rPr>
        <w:t xml:space="preserve"> </w:t>
      </w:r>
      <w:r w:rsidR="00A33EAC" w:rsidRPr="00A33EAC">
        <w:rPr>
          <w:rFonts w:ascii="Times New Roman" w:eastAsia="바탕체" w:hAnsi="Times New Roman" w:cs="Times New Roman" w:hint="eastAsia"/>
          <w:color w:val="auto"/>
          <w:sz w:val="26"/>
          <w:szCs w:val="26"/>
        </w:rPr>
        <w:t>후</w:t>
      </w:r>
      <w:r w:rsidR="00A33EAC" w:rsidRPr="00A33EAC">
        <w:rPr>
          <w:rFonts w:ascii="Times New Roman" w:eastAsia="바탕체" w:hAnsi="Times New Roman" w:cs="Times New Roman" w:hint="eastAsia"/>
          <w:color w:val="auto"/>
          <w:sz w:val="26"/>
          <w:szCs w:val="26"/>
        </w:rPr>
        <w:t xml:space="preserve"> </w:t>
      </w:r>
      <w:r w:rsidR="00A33EAC" w:rsidRPr="00A33EAC">
        <w:rPr>
          <w:rFonts w:ascii="Times New Roman" w:eastAsia="바탕체" w:hAnsi="Times New Roman" w:cs="Times New Roman"/>
          <w:color w:val="auto"/>
          <w:sz w:val="26"/>
          <w:szCs w:val="26"/>
        </w:rPr>
        <w:t>[*]</w:t>
      </w:r>
      <w:r w:rsidR="00A33EAC" w:rsidRPr="00A33EAC">
        <w:rPr>
          <w:rFonts w:ascii="Times New Roman" w:eastAsia="바탕체" w:hAnsi="Times New Roman" w:cs="Times New Roman" w:hint="eastAsia"/>
          <w:color w:val="auto"/>
          <w:sz w:val="26"/>
          <w:szCs w:val="26"/>
        </w:rPr>
        <w:t>개월이</w:t>
      </w:r>
      <w:r w:rsidR="00A33EAC" w:rsidRPr="00A33EAC">
        <w:rPr>
          <w:rFonts w:ascii="Times New Roman" w:eastAsia="바탕체" w:hAnsi="Times New Roman" w:cs="Times New Roman" w:hint="eastAsia"/>
          <w:color w:val="auto"/>
          <w:sz w:val="26"/>
          <w:szCs w:val="26"/>
        </w:rPr>
        <w:t xml:space="preserve"> </w:t>
      </w:r>
      <w:r w:rsidR="00A33EAC" w:rsidRPr="00A33EAC">
        <w:rPr>
          <w:rFonts w:ascii="Times New Roman" w:eastAsia="바탕체" w:hAnsi="Times New Roman" w:cs="Times New Roman" w:hint="eastAsia"/>
          <w:color w:val="auto"/>
          <w:sz w:val="26"/>
          <w:szCs w:val="26"/>
        </w:rPr>
        <w:t>되는</w:t>
      </w:r>
      <w:r w:rsidR="00A33EAC" w:rsidRPr="00A33EAC">
        <w:rPr>
          <w:rFonts w:ascii="Times New Roman" w:eastAsia="바탕체" w:hAnsi="Times New Roman" w:cs="Times New Roman" w:hint="eastAsia"/>
          <w:color w:val="auto"/>
          <w:sz w:val="26"/>
          <w:szCs w:val="26"/>
        </w:rPr>
        <w:t xml:space="preserve"> </w:t>
      </w:r>
      <w:r w:rsidR="00A33EAC" w:rsidRPr="00A33EAC">
        <w:rPr>
          <w:rFonts w:ascii="Times New Roman" w:eastAsia="바탕체" w:hAnsi="Times New Roman" w:cs="Times New Roman" w:hint="eastAsia"/>
          <w:color w:val="auto"/>
          <w:sz w:val="26"/>
          <w:szCs w:val="26"/>
        </w:rPr>
        <w:t>날</w:t>
      </w:r>
      <w:r w:rsidR="00A33EAC" w:rsidRPr="00A33EAC">
        <w:rPr>
          <w:rFonts w:ascii="Times New Roman" w:eastAsia="바탕체" w:hAnsi="Times New Roman" w:cs="Times New Roman"/>
          <w:color w:val="auto"/>
          <w:sz w:val="26"/>
          <w:szCs w:val="26"/>
        </w:rPr>
        <w:t>까지</w:t>
      </w:r>
    </w:p>
    <w:p w14:paraId="638D4FAF" w14:textId="77777777" w:rsidR="00D02727" w:rsidRPr="00936D2A" w:rsidRDefault="00D02727" w:rsidP="00712ADD">
      <w:pPr>
        <w:pStyle w:val="aa"/>
        <w:jc w:val="left"/>
        <w:rPr>
          <w:rFonts w:ascii="Times New Roman" w:eastAsia="바탕체" w:hAnsi="Times New Roman" w:cs="Times New Roman"/>
          <w:color w:val="auto"/>
          <w:sz w:val="26"/>
          <w:szCs w:val="26"/>
        </w:rPr>
      </w:pPr>
    </w:p>
    <w:p w14:paraId="3F36D5C6" w14:textId="77777777" w:rsidR="00D02727" w:rsidRPr="00936D2A" w:rsidRDefault="00D02727" w:rsidP="00712ADD">
      <w:pPr>
        <w:pStyle w:val="aa"/>
        <w:jc w:val="left"/>
        <w:rPr>
          <w:rFonts w:ascii="Times New Roman" w:eastAsia="바탕체" w:hAnsi="Times New Roman" w:cs="Times New Roman"/>
          <w:color w:val="auto"/>
          <w:sz w:val="26"/>
          <w:szCs w:val="26"/>
        </w:rPr>
      </w:pP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※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상기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사업개요는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인허가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등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사업추진과정에서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변경될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수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color w:val="auto"/>
          <w:sz w:val="26"/>
          <w:szCs w:val="26"/>
        </w:rPr>
        <w:t>있음</w:t>
      </w:r>
    </w:p>
    <w:p w14:paraId="35B3E7AB" w14:textId="77777777" w:rsidR="00D02727" w:rsidRPr="00936D2A" w:rsidRDefault="00D02727" w:rsidP="00712ADD">
      <w:pPr>
        <w:wordWrap w:val="0"/>
        <w:rPr>
          <w:rFonts w:ascii="Times New Roman" w:eastAsia="바탕체" w:hAnsi="Times New Roman" w:cs="Times New Roman"/>
          <w:sz w:val="26"/>
          <w:szCs w:val="26"/>
        </w:rPr>
      </w:pPr>
      <w:r w:rsidRPr="00936D2A">
        <w:rPr>
          <w:rFonts w:ascii="Times New Roman" w:eastAsia="바탕체" w:hAnsi="Times New Roman" w:cs="Times New Roman"/>
          <w:sz w:val="26"/>
          <w:szCs w:val="26"/>
        </w:rPr>
        <w:br w:type="page"/>
      </w:r>
    </w:p>
    <w:p w14:paraId="51CB63B0" w14:textId="77777777" w:rsidR="00D02727" w:rsidRPr="00936D2A" w:rsidRDefault="00D02727" w:rsidP="00712ADD">
      <w:pPr>
        <w:tabs>
          <w:tab w:val="left" w:pos="284"/>
          <w:tab w:val="left" w:pos="566"/>
          <w:tab w:val="left" w:pos="850"/>
          <w:tab w:val="left" w:pos="1132"/>
          <w:tab w:val="left" w:pos="1416"/>
          <w:tab w:val="left" w:pos="1700"/>
          <w:tab w:val="left" w:pos="1982"/>
          <w:tab w:val="left" w:pos="2266"/>
          <w:tab w:val="left" w:pos="2548"/>
          <w:tab w:val="left" w:pos="2832"/>
          <w:tab w:val="left" w:pos="3116"/>
          <w:tab w:val="left" w:pos="3398"/>
          <w:tab w:val="left" w:pos="3682"/>
          <w:tab w:val="left" w:pos="3964"/>
          <w:tab w:val="left" w:pos="4248"/>
          <w:tab w:val="left" w:pos="4532"/>
          <w:tab w:val="left" w:pos="4814"/>
          <w:tab w:val="left" w:pos="5098"/>
          <w:tab w:val="left" w:pos="5380"/>
          <w:tab w:val="left" w:pos="5664"/>
          <w:tab w:val="left" w:pos="5948"/>
          <w:tab w:val="left" w:pos="6230"/>
          <w:tab w:val="left" w:pos="6514"/>
          <w:tab w:val="left" w:pos="6796"/>
          <w:tab w:val="left" w:pos="7080"/>
          <w:tab w:val="left" w:pos="7364"/>
          <w:tab w:val="left" w:pos="7646"/>
          <w:tab w:val="left" w:pos="7930"/>
          <w:tab w:val="left" w:pos="8212"/>
          <w:tab w:val="left" w:pos="8496"/>
          <w:tab w:val="left" w:pos="8780"/>
          <w:tab w:val="left" w:pos="9062"/>
          <w:tab w:val="left" w:pos="9346"/>
          <w:tab w:val="left" w:pos="9628"/>
          <w:tab w:val="left" w:pos="9912"/>
          <w:tab w:val="left" w:pos="10196"/>
          <w:tab w:val="left" w:pos="10478"/>
          <w:tab w:val="left" w:pos="10762"/>
          <w:tab w:val="left" w:pos="11044"/>
          <w:tab w:val="left" w:pos="11328"/>
        </w:tabs>
        <w:wordWrap w:val="0"/>
        <w:snapToGrid w:val="0"/>
        <w:spacing w:line="384" w:lineRule="auto"/>
        <w:ind w:left="-100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lastRenderedPageBreak/>
        <w:t>&lt;</w:t>
      </w:r>
      <w:r w:rsidRPr="00936D2A">
        <w:rPr>
          <w:rFonts w:ascii="Times New Roman" w:eastAsia="바탕체" w:hAnsi="Times New Roman" w:cs="Times New Roman"/>
        </w:rPr>
        <w:t>별지</w:t>
      </w:r>
      <w:r w:rsidRPr="00936D2A">
        <w:rPr>
          <w:rFonts w:ascii="Times New Roman" w:eastAsia="바탕체" w:hAnsi="Times New Roman" w:cs="Times New Roman"/>
        </w:rPr>
        <w:t xml:space="preserve"> 4&gt;</w:t>
      </w:r>
    </w:p>
    <w:p w14:paraId="02BC253E" w14:textId="77777777" w:rsidR="00D02727" w:rsidRPr="00936D2A" w:rsidRDefault="00D02727" w:rsidP="00712ADD">
      <w:pPr>
        <w:tabs>
          <w:tab w:val="left" w:pos="284"/>
          <w:tab w:val="left" w:pos="566"/>
          <w:tab w:val="left" w:pos="850"/>
          <w:tab w:val="left" w:pos="1132"/>
          <w:tab w:val="left" w:pos="1416"/>
          <w:tab w:val="left" w:pos="1700"/>
          <w:tab w:val="left" w:pos="1982"/>
          <w:tab w:val="left" w:pos="2266"/>
          <w:tab w:val="left" w:pos="2548"/>
          <w:tab w:val="left" w:pos="2832"/>
          <w:tab w:val="left" w:pos="3116"/>
          <w:tab w:val="left" w:pos="3398"/>
          <w:tab w:val="left" w:pos="3682"/>
          <w:tab w:val="left" w:pos="3964"/>
          <w:tab w:val="left" w:pos="4248"/>
          <w:tab w:val="left" w:pos="4532"/>
          <w:tab w:val="left" w:pos="4814"/>
          <w:tab w:val="left" w:pos="5098"/>
          <w:tab w:val="left" w:pos="5380"/>
          <w:tab w:val="left" w:pos="5664"/>
          <w:tab w:val="left" w:pos="5948"/>
          <w:tab w:val="left" w:pos="6230"/>
          <w:tab w:val="left" w:pos="6514"/>
          <w:tab w:val="left" w:pos="6796"/>
          <w:tab w:val="left" w:pos="7080"/>
          <w:tab w:val="left" w:pos="7364"/>
          <w:tab w:val="left" w:pos="7646"/>
          <w:tab w:val="left" w:pos="7930"/>
          <w:tab w:val="left" w:pos="8212"/>
          <w:tab w:val="left" w:pos="8496"/>
          <w:tab w:val="left" w:pos="8780"/>
          <w:tab w:val="left" w:pos="9062"/>
          <w:tab w:val="left" w:pos="9346"/>
          <w:tab w:val="left" w:pos="9628"/>
          <w:tab w:val="left" w:pos="9912"/>
          <w:tab w:val="left" w:pos="10196"/>
          <w:tab w:val="left" w:pos="10478"/>
          <w:tab w:val="left" w:pos="10762"/>
          <w:tab w:val="left" w:pos="11044"/>
          <w:tab w:val="left" w:pos="11328"/>
        </w:tabs>
        <w:wordWrap w:val="0"/>
        <w:snapToGrid w:val="0"/>
        <w:spacing w:line="384" w:lineRule="auto"/>
        <w:ind w:left="-100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t>【전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면】</w:t>
      </w:r>
    </w:p>
    <w:p w14:paraId="06ED67E3" w14:textId="77777777" w:rsidR="00D02727" w:rsidRPr="00936D2A" w:rsidRDefault="00D02727" w:rsidP="00712ADD">
      <w:pPr>
        <w:tabs>
          <w:tab w:val="left" w:pos="284"/>
          <w:tab w:val="left" w:pos="566"/>
          <w:tab w:val="left" w:pos="850"/>
          <w:tab w:val="left" w:pos="1132"/>
          <w:tab w:val="left" w:pos="1416"/>
          <w:tab w:val="left" w:pos="1700"/>
          <w:tab w:val="left" w:pos="1982"/>
          <w:tab w:val="left" w:pos="2266"/>
          <w:tab w:val="left" w:pos="2548"/>
          <w:tab w:val="left" w:pos="2832"/>
          <w:tab w:val="left" w:pos="3116"/>
          <w:tab w:val="left" w:pos="3398"/>
          <w:tab w:val="left" w:pos="3682"/>
          <w:tab w:val="left" w:pos="3964"/>
          <w:tab w:val="left" w:pos="4248"/>
          <w:tab w:val="left" w:pos="4532"/>
          <w:tab w:val="left" w:pos="4814"/>
          <w:tab w:val="left" w:pos="5098"/>
          <w:tab w:val="left" w:pos="5380"/>
          <w:tab w:val="left" w:pos="5664"/>
          <w:tab w:val="left" w:pos="5948"/>
          <w:tab w:val="left" w:pos="6230"/>
          <w:tab w:val="left" w:pos="6514"/>
          <w:tab w:val="left" w:pos="6796"/>
          <w:tab w:val="left" w:pos="7080"/>
          <w:tab w:val="left" w:pos="7364"/>
          <w:tab w:val="left" w:pos="7646"/>
          <w:tab w:val="left" w:pos="7930"/>
          <w:tab w:val="left" w:pos="8212"/>
          <w:tab w:val="left" w:pos="8496"/>
          <w:tab w:val="left" w:pos="8780"/>
          <w:tab w:val="left" w:pos="9062"/>
          <w:tab w:val="left" w:pos="9346"/>
          <w:tab w:val="left" w:pos="9628"/>
          <w:tab w:val="left" w:pos="9912"/>
          <w:tab w:val="left" w:pos="10196"/>
          <w:tab w:val="left" w:pos="10478"/>
          <w:tab w:val="left" w:pos="10762"/>
          <w:tab w:val="left" w:pos="11044"/>
          <w:tab w:val="left" w:pos="11328"/>
        </w:tabs>
        <w:wordWrap w:val="0"/>
        <w:snapToGrid w:val="0"/>
        <w:spacing w:line="384" w:lineRule="auto"/>
        <w:ind w:left="-100"/>
        <w:textAlignment w:val="baseline"/>
        <w:rPr>
          <w:rFonts w:ascii="Times New Roman" w:eastAsia="바탕체" w:hAnsi="Times New Roman" w:cs="Times New Roman"/>
        </w:rPr>
      </w:pPr>
      <w:proofErr w:type="gramStart"/>
      <w:r w:rsidRPr="00936D2A">
        <w:rPr>
          <w:rFonts w:ascii="Times New Roman" w:eastAsia="바탕체" w:hAnsi="Times New Roman" w:cs="Times New Roman"/>
          <w:sz w:val="24"/>
          <w:szCs w:val="24"/>
        </w:rPr>
        <w:t>증서번호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한국토지신탁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제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-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호</w:t>
      </w:r>
    </w:p>
    <w:p w14:paraId="5CB710F5" w14:textId="77777777" w:rsidR="00D02727" w:rsidRPr="00936D2A" w:rsidRDefault="00D02727" w:rsidP="00712ADD">
      <w:pPr>
        <w:tabs>
          <w:tab w:val="left" w:pos="284"/>
          <w:tab w:val="left" w:pos="566"/>
          <w:tab w:val="left" w:pos="850"/>
          <w:tab w:val="left" w:pos="1132"/>
          <w:tab w:val="left" w:pos="1416"/>
          <w:tab w:val="left" w:pos="1700"/>
          <w:tab w:val="left" w:pos="1982"/>
          <w:tab w:val="left" w:pos="2266"/>
          <w:tab w:val="left" w:pos="2548"/>
          <w:tab w:val="left" w:pos="2832"/>
          <w:tab w:val="left" w:pos="3116"/>
          <w:tab w:val="left" w:pos="3398"/>
          <w:tab w:val="left" w:pos="3682"/>
          <w:tab w:val="left" w:pos="3964"/>
          <w:tab w:val="left" w:pos="4248"/>
          <w:tab w:val="left" w:pos="4532"/>
          <w:tab w:val="left" w:pos="4814"/>
          <w:tab w:val="left" w:pos="5098"/>
          <w:tab w:val="left" w:pos="5380"/>
          <w:tab w:val="left" w:pos="5664"/>
          <w:tab w:val="left" w:pos="5948"/>
          <w:tab w:val="left" w:pos="6230"/>
          <w:tab w:val="left" w:pos="6514"/>
          <w:tab w:val="left" w:pos="6796"/>
          <w:tab w:val="left" w:pos="7080"/>
          <w:tab w:val="left" w:pos="7364"/>
          <w:tab w:val="left" w:pos="7646"/>
          <w:tab w:val="left" w:pos="7930"/>
          <w:tab w:val="left" w:pos="8212"/>
          <w:tab w:val="left" w:pos="8496"/>
          <w:tab w:val="left" w:pos="8780"/>
          <w:tab w:val="left" w:pos="9062"/>
          <w:tab w:val="left" w:pos="9346"/>
          <w:tab w:val="left" w:pos="9628"/>
          <w:tab w:val="left" w:pos="9912"/>
          <w:tab w:val="left" w:pos="10196"/>
          <w:tab w:val="left" w:pos="10478"/>
          <w:tab w:val="left" w:pos="10762"/>
          <w:tab w:val="left" w:pos="11044"/>
          <w:tab w:val="left" w:pos="11328"/>
        </w:tabs>
        <w:wordWrap w:val="0"/>
        <w:snapToGrid w:val="0"/>
        <w:spacing w:line="384" w:lineRule="auto"/>
        <w:ind w:left="-100"/>
        <w:textAlignment w:val="baseline"/>
        <w:rPr>
          <w:rFonts w:ascii="Times New Roman" w:eastAsia="바탕체" w:hAnsi="Times New Roman" w:cs="Times New Roman"/>
        </w:rPr>
      </w:pPr>
    </w:p>
    <w:p w14:paraId="76127F40" w14:textId="77777777" w:rsidR="00D02727" w:rsidRPr="00936D2A" w:rsidRDefault="00D02727" w:rsidP="00712ADD">
      <w:pPr>
        <w:tabs>
          <w:tab w:val="left" w:pos="284"/>
          <w:tab w:val="left" w:pos="566"/>
          <w:tab w:val="left" w:pos="850"/>
          <w:tab w:val="left" w:pos="1132"/>
          <w:tab w:val="left" w:pos="1416"/>
          <w:tab w:val="left" w:pos="1700"/>
          <w:tab w:val="left" w:pos="1982"/>
          <w:tab w:val="left" w:pos="2266"/>
          <w:tab w:val="left" w:pos="2548"/>
          <w:tab w:val="left" w:pos="2832"/>
          <w:tab w:val="left" w:pos="3116"/>
          <w:tab w:val="left" w:pos="3398"/>
          <w:tab w:val="left" w:pos="3682"/>
          <w:tab w:val="left" w:pos="3964"/>
          <w:tab w:val="left" w:pos="4248"/>
          <w:tab w:val="left" w:pos="4532"/>
          <w:tab w:val="left" w:pos="4814"/>
          <w:tab w:val="left" w:pos="5098"/>
          <w:tab w:val="left" w:pos="5380"/>
          <w:tab w:val="left" w:pos="5664"/>
          <w:tab w:val="left" w:pos="5948"/>
          <w:tab w:val="left" w:pos="6230"/>
          <w:tab w:val="left" w:pos="6514"/>
          <w:tab w:val="left" w:pos="6796"/>
          <w:tab w:val="left" w:pos="7080"/>
          <w:tab w:val="left" w:pos="7364"/>
          <w:tab w:val="left" w:pos="7646"/>
          <w:tab w:val="left" w:pos="7930"/>
          <w:tab w:val="left" w:pos="8212"/>
          <w:tab w:val="left" w:pos="8496"/>
          <w:tab w:val="left" w:pos="8780"/>
          <w:tab w:val="left" w:pos="9062"/>
          <w:tab w:val="left" w:pos="9346"/>
          <w:tab w:val="left" w:pos="9628"/>
          <w:tab w:val="left" w:pos="9912"/>
          <w:tab w:val="left" w:pos="10196"/>
          <w:tab w:val="left" w:pos="10478"/>
          <w:tab w:val="left" w:pos="10762"/>
          <w:tab w:val="left" w:pos="11044"/>
          <w:tab w:val="left" w:pos="11328"/>
        </w:tabs>
        <w:wordWrap w:val="0"/>
        <w:snapToGrid w:val="0"/>
        <w:spacing w:line="384" w:lineRule="auto"/>
        <w:ind w:left="-100"/>
        <w:jc w:val="center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  <w:sz w:val="40"/>
          <w:szCs w:val="40"/>
        </w:rPr>
        <w:t>수</w:t>
      </w:r>
      <w:r w:rsidRPr="00936D2A">
        <w:rPr>
          <w:rFonts w:ascii="Times New Roman" w:eastAsia="바탕체" w:hAnsi="Times New Roman" w:cs="Times New Roman"/>
          <w:sz w:val="40"/>
          <w:szCs w:val="40"/>
        </w:rPr>
        <w:t xml:space="preserve"> </w:t>
      </w:r>
      <w:r w:rsidRPr="00936D2A">
        <w:rPr>
          <w:rFonts w:ascii="Times New Roman" w:eastAsia="바탕체" w:hAnsi="Times New Roman" w:cs="Times New Roman"/>
          <w:sz w:val="40"/>
          <w:szCs w:val="40"/>
        </w:rPr>
        <w:t>익</w:t>
      </w:r>
      <w:r w:rsidRPr="00936D2A">
        <w:rPr>
          <w:rFonts w:ascii="Times New Roman" w:eastAsia="바탕체" w:hAnsi="Times New Roman" w:cs="Times New Roman"/>
          <w:sz w:val="40"/>
          <w:szCs w:val="40"/>
        </w:rPr>
        <w:t xml:space="preserve"> </w:t>
      </w:r>
      <w:r w:rsidRPr="00936D2A">
        <w:rPr>
          <w:rFonts w:ascii="Times New Roman" w:eastAsia="바탕체" w:hAnsi="Times New Roman" w:cs="Times New Roman"/>
          <w:sz w:val="40"/>
          <w:szCs w:val="40"/>
        </w:rPr>
        <w:t>권</w:t>
      </w:r>
      <w:r w:rsidRPr="00936D2A">
        <w:rPr>
          <w:rFonts w:ascii="Times New Roman" w:eastAsia="바탕체" w:hAnsi="Times New Roman" w:cs="Times New Roman"/>
          <w:sz w:val="40"/>
          <w:szCs w:val="40"/>
        </w:rPr>
        <w:t xml:space="preserve"> </w:t>
      </w:r>
      <w:r w:rsidRPr="00936D2A">
        <w:rPr>
          <w:rFonts w:ascii="Times New Roman" w:eastAsia="바탕체" w:hAnsi="Times New Roman" w:cs="Times New Roman"/>
          <w:sz w:val="40"/>
          <w:szCs w:val="40"/>
        </w:rPr>
        <w:t>증</w:t>
      </w:r>
      <w:r w:rsidRPr="00936D2A">
        <w:rPr>
          <w:rFonts w:ascii="Times New Roman" w:eastAsia="바탕체" w:hAnsi="Times New Roman" w:cs="Times New Roman"/>
          <w:sz w:val="40"/>
          <w:szCs w:val="40"/>
        </w:rPr>
        <w:t xml:space="preserve"> </w:t>
      </w:r>
      <w:r w:rsidRPr="00936D2A">
        <w:rPr>
          <w:rFonts w:ascii="Times New Roman" w:eastAsia="바탕체" w:hAnsi="Times New Roman" w:cs="Times New Roman"/>
          <w:sz w:val="40"/>
          <w:szCs w:val="40"/>
        </w:rPr>
        <w:t>서</w:t>
      </w:r>
      <w:r w:rsidRPr="00936D2A">
        <w:rPr>
          <w:rFonts w:ascii="Times New Roman" w:eastAsia="바탕체" w:hAnsi="Times New Roman" w:cs="Times New Roman"/>
          <w:sz w:val="40"/>
          <w:szCs w:val="40"/>
        </w:rPr>
        <w:t xml:space="preserve"> </w:t>
      </w:r>
    </w:p>
    <w:p w14:paraId="3EA8BF9F" w14:textId="77777777" w:rsidR="00D02727" w:rsidRPr="00936D2A" w:rsidRDefault="00D02727" w:rsidP="00712ADD">
      <w:pPr>
        <w:tabs>
          <w:tab w:val="left" w:pos="284"/>
          <w:tab w:val="left" w:pos="566"/>
          <w:tab w:val="left" w:pos="850"/>
          <w:tab w:val="left" w:pos="1132"/>
          <w:tab w:val="left" w:pos="1416"/>
          <w:tab w:val="left" w:pos="1700"/>
          <w:tab w:val="left" w:pos="1982"/>
          <w:tab w:val="left" w:pos="2266"/>
          <w:tab w:val="left" w:pos="2548"/>
          <w:tab w:val="left" w:pos="2832"/>
          <w:tab w:val="left" w:pos="3116"/>
          <w:tab w:val="left" w:pos="3398"/>
          <w:tab w:val="left" w:pos="3682"/>
          <w:tab w:val="left" w:pos="3964"/>
          <w:tab w:val="left" w:pos="4248"/>
          <w:tab w:val="left" w:pos="4532"/>
          <w:tab w:val="left" w:pos="4814"/>
          <w:tab w:val="left" w:pos="5098"/>
          <w:tab w:val="left" w:pos="5380"/>
          <w:tab w:val="left" w:pos="5664"/>
          <w:tab w:val="left" w:pos="5948"/>
          <w:tab w:val="left" w:pos="6230"/>
          <w:tab w:val="left" w:pos="6514"/>
          <w:tab w:val="left" w:pos="6796"/>
          <w:tab w:val="left" w:pos="7080"/>
          <w:tab w:val="left" w:pos="7364"/>
          <w:tab w:val="left" w:pos="7646"/>
          <w:tab w:val="left" w:pos="7930"/>
          <w:tab w:val="left" w:pos="8212"/>
          <w:tab w:val="left" w:pos="8496"/>
          <w:tab w:val="left" w:pos="8780"/>
          <w:tab w:val="left" w:pos="9062"/>
          <w:tab w:val="left" w:pos="9346"/>
          <w:tab w:val="left" w:pos="9628"/>
          <w:tab w:val="left" w:pos="9912"/>
          <w:tab w:val="left" w:pos="10196"/>
          <w:tab w:val="left" w:pos="10478"/>
          <w:tab w:val="left" w:pos="10762"/>
          <w:tab w:val="left" w:pos="11044"/>
          <w:tab w:val="left" w:pos="11328"/>
        </w:tabs>
        <w:wordWrap w:val="0"/>
        <w:snapToGrid w:val="0"/>
        <w:spacing w:line="384" w:lineRule="auto"/>
        <w:ind w:left="-100"/>
        <w:jc w:val="center"/>
        <w:textAlignment w:val="baseline"/>
        <w:rPr>
          <w:rFonts w:ascii="Times New Roman" w:eastAsia="바탕체" w:hAnsi="Times New Roman" w:cs="Times New Roman"/>
        </w:rPr>
      </w:pPr>
    </w:p>
    <w:p w14:paraId="6ACC1CE3" w14:textId="77777777" w:rsidR="00D02727" w:rsidRPr="00936D2A" w:rsidRDefault="00D02727" w:rsidP="00712ADD">
      <w:pPr>
        <w:tabs>
          <w:tab w:val="left" w:pos="284"/>
          <w:tab w:val="left" w:pos="566"/>
          <w:tab w:val="left" w:pos="850"/>
          <w:tab w:val="left" w:pos="1132"/>
          <w:tab w:val="left" w:pos="1416"/>
          <w:tab w:val="left" w:pos="1700"/>
          <w:tab w:val="left" w:pos="1982"/>
          <w:tab w:val="left" w:pos="2266"/>
          <w:tab w:val="left" w:pos="2548"/>
          <w:tab w:val="left" w:pos="2832"/>
          <w:tab w:val="left" w:pos="3116"/>
          <w:tab w:val="left" w:pos="3398"/>
          <w:tab w:val="left" w:pos="3682"/>
          <w:tab w:val="left" w:pos="3964"/>
          <w:tab w:val="left" w:pos="4248"/>
          <w:tab w:val="left" w:pos="4532"/>
          <w:tab w:val="left" w:pos="4814"/>
          <w:tab w:val="left" w:pos="5098"/>
          <w:tab w:val="left" w:pos="5380"/>
          <w:tab w:val="left" w:pos="5664"/>
          <w:tab w:val="left" w:pos="5948"/>
          <w:tab w:val="left" w:pos="6230"/>
          <w:tab w:val="left" w:pos="6514"/>
          <w:tab w:val="left" w:pos="6796"/>
          <w:tab w:val="left" w:pos="7080"/>
          <w:tab w:val="left" w:pos="7364"/>
          <w:tab w:val="left" w:pos="7646"/>
          <w:tab w:val="left" w:pos="7930"/>
          <w:tab w:val="left" w:pos="8212"/>
          <w:tab w:val="left" w:pos="8496"/>
          <w:tab w:val="left" w:pos="8780"/>
          <w:tab w:val="left" w:pos="9062"/>
          <w:tab w:val="left" w:pos="9346"/>
          <w:tab w:val="left" w:pos="9628"/>
          <w:tab w:val="left" w:pos="9912"/>
          <w:tab w:val="left" w:pos="10196"/>
          <w:tab w:val="left" w:pos="10478"/>
          <w:tab w:val="left" w:pos="10762"/>
          <w:tab w:val="left" w:pos="11044"/>
          <w:tab w:val="left" w:pos="11328"/>
        </w:tabs>
        <w:wordWrap w:val="0"/>
        <w:snapToGrid w:val="0"/>
        <w:spacing w:line="384" w:lineRule="auto"/>
        <w:ind w:left="-100"/>
        <w:textAlignment w:val="baseline"/>
        <w:rPr>
          <w:rFonts w:ascii="Times New Roman" w:eastAsia="바탕체" w:hAnsi="Times New Roman" w:cs="Times New Roman"/>
          <w:sz w:val="24"/>
          <w:szCs w:val="24"/>
        </w:rPr>
      </w:pPr>
    </w:p>
    <w:p w14:paraId="337D2069" w14:textId="77777777" w:rsidR="00D02727" w:rsidRPr="00936D2A" w:rsidRDefault="00D02727" w:rsidP="00712ADD">
      <w:pPr>
        <w:tabs>
          <w:tab w:val="left" w:pos="284"/>
          <w:tab w:val="left" w:pos="566"/>
          <w:tab w:val="left" w:pos="850"/>
          <w:tab w:val="left" w:pos="1132"/>
          <w:tab w:val="left" w:pos="1416"/>
          <w:tab w:val="left" w:pos="1700"/>
          <w:tab w:val="left" w:pos="1982"/>
          <w:tab w:val="left" w:pos="2266"/>
          <w:tab w:val="left" w:pos="2548"/>
          <w:tab w:val="left" w:pos="2832"/>
          <w:tab w:val="left" w:pos="3116"/>
          <w:tab w:val="left" w:pos="3398"/>
          <w:tab w:val="left" w:pos="3682"/>
          <w:tab w:val="left" w:pos="3964"/>
          <w:tab w:val="left" w:pos="4248"/>
          <w:tab w:val="left" w:pos="4532"/>
          <w:tab w:val="left" w:pos="4814"/>
          <w:tab w:val="left" w:pos="5098"/>
          <w:tab w:val="left" w:pos="5380"/>
          <w:tab w:val="left" w:pos="5664"/>
          <w:tab w:val="left" w:pos="5948"/>
          <w:tab w:val="left" w:pos="6230"/>
          <w:tab w:val="left" w:pos="6514"/>
          <w:tab w:val="left" w:pos="6796"/>
          <w:tab w:val="left" w:pos="7080"/>
          <w:tab w:val="left" w:pos="7364"/>
          <w:tab w:val="left" w:pos="7646"/>
          <w:tab w:val="left" w:pos="7930"/>
          <w:tab w:val="left" w:pos="8212"/>
          <w:tab w:val="left" w:pos="8496"/>
          <w:tab w:val="left" w:pos="8780"/>
          <w:tab w:val="left" w:pos="9062"/>
          <w:tab w:val="left" w:pos="9346"/>
          <w:tab w:val="left" w:pos="9628"/>
          <w:tab w:val="left" w:pos="9912"/>
          <w:tab w:val="left" w:pos="10196"/>
          <w:tab w:val="left" w:pos="10478"/>
          <w:tab w:val="left" w:pos="10762"/>
          <w:tab w:val="left" w:pos="11044"/>
          <w:tab w:val="left" w:pos="11328"/>
        </w:tabs>
        <w:wordWrap w:val="0"/>
        <w:snapToGrid w:val="0"/>
        <w:spacing w:line="384" w:lineRule="auto"/>
        <w:ind w:left="-100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  <w:sz w:val="24"/>
          <w:szCs w:val="24"/>
        </w:rPr>
        <w:t>수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익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자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                        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귀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하</w:t>
      </w:r>
      <w:r w:rsidRPr="00936D2A">
        <w:rPr>
          <w:rFonts w:ascii="Times New Roman" w:eastAsia="바탕체" w:hAnsi="Times New Roman" w:cs="Times New Roman"/>
          <w:sz w:val="24"/>
          <w:szCs w:val="24"/>
        </w:rPr>
        <w:t>(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중</w:t>
      </w:r>
      <w:r w:rsidRPr="00936D2A">
        <w:rPr>
          <w:rFonts w:ascii="Times New Roman" w:eastAsia="바탕체" w:hAnsi="Times New Roman" w:cs="Times New Roman"/>
          <w:sz w:val="24"/>
          <w:szCs w:val="24"/>
        </w:rPr>
        <w:t>)</w:t>
      </w:r>
    </w:p>
    <w:p w14:paraId="62511E01" w14:textId="77777777" w:rsidR="00D02727" w:rsidRPr="00936D2A" w:rsidRDefault="00D02727" w:rsidP="00712ADD">
      <w:pPr>
        <w:tabs>
          <w:tab w:val="left" w:pos="284"/>
          <w:tab w:val="left" w:pos="566"/>
          <w:tab w:val="left" w:pos="850"/>
          <w:tab w:val="left" w:pos="1132"/>
          <w:tab w:val="left" w:pos="1416"/>
          <w:tab w:val="left" w:pos="1700"/>
          <w:tab w:val="left" w:pos="1982"/>
          <w:tab w:val="left" w:pos="2266"/>
          <w:tab w:val="left" w:pos="2548"/>
          <w:tab w:val="left" w:pos="2832"/>
          <w:tab w:val="left" w:pos="3116"/>
          <w:tab w:val="left" w:pos="3398"/>
          <w:tab w:val="left" w:pos="3682"/>
          <w:tab w:val="left" w:pos="3964"/>
          <w:tab w:val="left" w:pos="4248"/>
          <w:tab w:val="left" w:pos="4532"/>
          <w:tab w:val="left" w:pos="4814"/>
          <w:tab w:val="left" w:pos="5098"/>
          <w:tab w:val="left" w:pos="5380"/>
          <w:tab w:val="left" w:pos="5664"/>
          <w:tab w:val="left" w:pos="5948"/>
          <w:tab w:val="left" w:pos="6230"/>
          <w:tab w:val="left" w:pos="6514"/>
          <w:tab w:val="left" w:pos="6796"/>
          <w:tab w:val="left" w:pos="7080"/>
          <w:tab w:val="left" w:pos="7364"/>
          <w:tab w:val="left" w:pos="7646"/>
          <w:tab w:val="left" w:pos="7930"/>
          <w:tab w:val="left" w:pos="8212"/>
          <w:tab w:val="left" w:pos="8496"/>
          <w:tab w:val="left" w:pos="8780"/>
          <w:tab w:val="left" w:pos="9062"/>
          <w:tab w:val="left" w:pos="9346"/>
          <w:tab w:val="left" w:pos="9628"/>
          <w:tab w:val="left" w:pos="9912"/>
          <w:tab w:val="left" w:pos="10196"/>
          <w:tab w:val="left" w:pos="10478"/>
          <w:tab w:val="left" w:pos="10762"/>
          <w:tab w:val="left" w:pos="11044"/>
          <w:tab w:val="left" w:pos="11328"/>
        </w:tabs>
        <w:wordWrap w:val="0"/>
        <w:snapToGrid w:val="0"/>
        <w:spacing w:line="384" w:lineRule="auto"/>
        <w:ind w:left="-100"/>
        <w:textAlignment w:val="baseline"/>
        <w:rPr>
          <w:rFonts w:ascii="Times New Roman" w:eastAsia="바탕체" w:hAnsi="Times New Roman" w:cs="Times New Roman"/>
        </w:rPr>
      </w:pPr>
    </w:p>
    <w:p w14:paraId="5CF8FF9A" w14:textId="77777777" w:rsidR="00D02727" w:rsidRPr="00936D2A" w:rsidRDefault="00D02727" w:rsidP="00712ADD">
      <w:pPr>
        <w:tabs>
          <w:tab w:val="left" w:pos="284"/>
          <w:tab w:val="left" w:pos="566"/>
          <w:tab w:val="left" w:pos="850"/>
          <w:tab w:val="left" w:pos="1132"/>
          <w:tab w:val="left" w:pos="1416"/>
          <w:tab w:val="left" w:pos="1700"/>
          <w:tab w:val="left" w:pos="1982"/>
          <w:tab w:val="left" w:pos="2266"/>
          <w:tab w:val="left" w:pos="2548"/>
          <w:tab w:val="left" w:pos="2832"/>
          <w:tab w:val="left" w:pos="3116"/>
          <w:tab w:val="left" w:pos="3398"/>
          <w:tab w:val="left" w:pos="3682"/>
          <w:tab w:val="left" w:pos="3964"/>
          <w:tab w:val="left" w:pos="4248"/>
          <w:tab w:val="left" w:pos="4532"/>
          <w:tab w:val="left" w:pos="4814"/>
          <w:tab w:val="left" w:pos="5098"/>
          <w:tab w:val="left" w:pos="5380"/>
          <w:tab w:val="left" w:pos="5664"/>
          <w:tab w:val="left" w:pos="5948"/>
          <w:tab w:val="left" w:pos="6230"/>
          <w:tab w:val="left" w:pos="6514"/>
          <w:tab w:val="left" w:pos="6796"/>
          <w:tab w:val="left" w:pos="7080"/>
          <w:tab w:val="left" w:pos="7364"/>
          <w:tab w:val="left" w:pos="7646"/>
          <w:tab w:val="left" w:pos="7930"/>
          <w:tab w:val="left" w:pos="8212"/>
          <w:tab w:val="left" w:pos="8496"/>
          <w:tab w:val="left" w:pos="8780"/>
          <w:tab w:val="left" w:pos="9062"/>
          <w:tab w:val="left" w:pos="9346"/>
          <w:tab w:val="left" w:pos="9628"/>
          <w:tab w:val="left" w:pos="9912"/>
          <w:tab w:val="left" w:pos="10196"/>
          <w:tab w:val="left" w:pos="10478"/>
          <w:tab w:val="left" w:pos="10762"/>
          <w:tab w:val="left" w:pos="11044"/>
          <w:tab w:val="left" w:pos="11328"/>
        </w:tabs>
        <w:wordWrap w:val="0"/>
        <w:snapToGrid w:val="0"/>
        <w:spacing w:line="384" w:lineRule="auto"/>
        <w:ind w:left="-100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  <w:sz w:val="24"/>
          <w:szCs w:val="24"/>
        </w:rPr>
        <w:t>이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증서는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2025. [ ]. </w:t>
      </w:r>
      <w:proofErr w:type="gramStart"/>
      <w:r w:rsidRPr="00936D2A">
        <w:rPr>
          <w:rFonts w:ascii="Times New Roman" w:eastAsia="바탕체" w:hAnsi="Times New Roman" w:cs="Times New Roman"/>
          <w:sz w:val="24"/>
          <w:szCs w:val="24"/>
        </w:rPr>
        <w:t>[ ]</w:t>
      </w:r>
      <w:proofErr w:type="gramEnd"/>
      <w:r w:rsidRPr="00936D2A">
        <w:rPr>
          <w:rFonts w:ascii="Times New Roman" w:eastAsia="바탕체" w:hAnsi="Times New Roman" w:cs="Times New Roman"/>
          <w:sz w:val="24"/>
          <w:szCs w:val="24"/>
        </w:rPr>
        <w:t>.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자에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다음과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같이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위탁자와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당사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사이에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체결한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4"/>
          <w:szCs w:val="24"/>
        </w:rPr>
        <w:t>관리형토지신탁계약</w:t>
      </w:r>
      <w:proofErr w:type="spellEnd"/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등에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의하여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수익권을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표시하는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증명으로서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발행합니다</w:t>
      </w:r>
      <w:r w:rsidRPr="00936D2A">
        <w:rPr>
          <w:rFonts w:ascii="Times New Roman" w:eastAsia="바탕체" w:hAnsi="Times New Roman" w:cs="Times New Roman"/>
          <w:sz w:val="24"/>
          <w:szCs w:val="24"/>
        </w:rPr>
        <w:t>.</w:t>
      </w:r>
    </w:p>
    <w:p w14:paraId="57729EB8" w14:textId="77777777" w:rsidR="00D02727" w:rsidRPr="00936D2A" w:rsidRDefault="00D02727" w:rsidP="00712ADD">
      <w:pPr>
        <w:tabs>
          <w:tab w:val="left" w:pos="284"/>
          <w:tab w:val="left" w:pos="566"/>
          <w:tab w:val="left" w:pos="850"/>
          <w:tab w:val="left" w:pos="1132"/>
          <w:tab w:val="left" w:pos="1416"/>
          <w:tab w:val="left" w:pos="1700"/>
          <w:tab w:val="left" w:pos="1982"/>
          <w:tab w:val="left" w:pos="2266"/>
          <w:tab w:val="left" w:pos="2548"/>
          <w:tab w:val="left" w:pos="2832"/>
          <w:tab w:val="left" w:pos="3116"/>
          <w:tab w:val="left" w:pos="3398"/>
          <w:tab w:val="left" w:pos="3682"/>
          <w:tab w:val="left" w:pos="3964"/>
          <w:tab w:val="left" w:pos="4248"/>
          <w:tab w:val="left" w:pos="4532"/>
          <w:tab w:val="left" w:pos="4814"/>
          <w:tab w:val="left" w:pos="5098"/>
          <w:tab w:val="left" w:pos="5380"/>
          <w:tab w:val="left" w:pos="5664"/>
          <w:tab w:val="left" w:pos="5948"/>
          <w:tab w:val="left" w:pos="6230"/>
          <w:tab w:val="left" w:pos="6514"/>
          <w:tab w:val="left" w:pos="6796"/>
          <w:tab w:val="left" w:pos="7080"/>
          <w:tab w:val="left" w:pos="7364"/>
          <w:tab w:val="left" w:pos="7646"/>
          <w:tab w:val="left" w:pos="7930"/>
          <w:tab w:val="left" w:pos="8212"/>
          <w:tab w:val="left" w:pos="8496"/>
          <w:tab w:val="left" w:pos="8780"/>
          <w:tab w:val="left" w:pos="9062"/>
          <w:tab w:val="left" w:pos="9346"/>
          <w:tab w:val="left" w:pos="9628"/>
          <w:tab w:val="left" w:pos="9912"/>
          <w:tab w:val="left" w:pos="10196"/>
          <w:tab w:val="left" w:pos="10478"/>
          <w:tab w:val="left" w:pos="10762"/>
          <w:tab w:val="left" w:pos="11044"/>
          <w:tab w:val="left" w:pos="11328"/>
        </w:tabs>
        <w:wordWrap w:val="0"/>
        <w:snapToGrid w:val="0"/>
        <w:spacing w:line="384" w:lineRule="auto"/>
        <w:ind w:left="-100"/>
        <w:textAlignment w:val="baseline"/>
        <w:rPr>
          <w:rFonts w:ascii="Times New Roman" w:eastAsia="바탕체" w:hAnsi="Times New Roman" w:cs="Times New Roman"/>
          <w:sz w:val="24"/>
          <w:szCs w:val="24"/>
        </w:rPr>
      </w:pPr>
    </w:p>
    <w:p w14:paraId="633FE8A3" w14:textId="77777777" w:rsidR="00D02727" w:rsidRPr="00936D2A" w:rsidRDefault="00D02727" w:rsidP="00712ADD">
      <w:pPr>
        <w:tabs>
          <w:tab w:val="left" w:pos="284"/>
          <w:tab w:val="left" w:pos="566"/>
          <w:tab w:val="left" w:pos="850"/>
          <w:tab w:val="left" w:pos="1132"/>
          <w:tab w:val="left" w:pos="1416"/>
          <w:tab w:val="left" w:pos="1700"/>
          <w:tab w:val="left" w:pos="1982"/>
          <w:tab w:val="left" w:pos="2266"/>
          <w:tab w:val="left" w:pos="2548"/>
          <w:tab w:val="left" w:pos="2832"/>
          <w:tab w:val="left" w:pos="3116"/>
          <w:tab w:val="left" w:pos="3398"/>
          <w:tab w:val="left" w:pos="3682"/>
          <w:tab w:val="left" w:pos="3964"/>
          <w:tab w:val="left" w:pos="4248"/>
          <w:tab w:val="left" w:pos="4532"/>
          <w:tab w:val="left" w:pos="4814"/>
          <w:tab w:val="left" w:pos="5098"/>
          <w:tab w:val="left" w:pos="5380"/>
          <w:tab w:val="left" w:pos="5664"/>
          <w:tab w:val="left" w:pos="5948"/>
          <w:tab w:val="left" w:pos="6230"/>
          <w:tab w:val="left" w:pos="6514"/>
          <w:tab w:val="left" w:pos="6796"/>
          <w:tab w:val="left" w:pos="7080"/>
          <w:tab w:val="left" w:pos="7364"/>
          <w:tab w:val="left" w:pos="7646"/>
          <w:tab w:val="left" w:pos="7930"/>
          <w:tab w:val="left" w:pos="8212"/>
          <w:tab w:val="left" w:pos="8496"/>
          <w:tab w:val="left" w:pos="8780"/>
          <w:tab w:val="left" w:pos="9062"/>
          <w:tab w:val="left" w:pos="9346"/>
          <w:tab w:val="left" w:pos="9628"/>
          <w:tab w:val="left" w:pos="9912"/>
          <w:tab w:val="left" w:pos="10196"/>
          <w:tab w:val="left" w:pos="10478"/>
          <w:tab w:val="left" w:pos="10762"/>
          <w:tab w:val="left" w:pos="11044"/>
          <w:tab w:val="left" w:pos="11328"/>
        </w:tabs>
        <w:wordWrap w:val="0"/>
        <w:snapToGrid w:val="0"/>
        <w:spacing w:line="384" w:lineRule="auto"/>
        <w:ind w:left="-100"/>
        <w:jc w:val="center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  <w:sz w:val="24"/>
          <w:szCs w:val="24"/>
        </w:rPr>
        <w:t>다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   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음</w:t>
      </w:r>
    </w:p>
    <w:p w14:paraId="25CC8F5B" w14:textId="77777777" w:rsidR="00D02727" w:rsidRPr="00936D2A" w:rsidRDefault="00D02727" w:rsidP="00712ADD">
      <w:pPr>
        <w:pStyle w:val="a4"/>
        <w:numPr>
          <w:ilvl w:val="0"/>
          <w:numId w:val="104"/>
        </w:numPr>
        <w:tabs>
          <w:tab w:val="left" w:pos="284"/>
          <w:tab w:val="left" w:pos="566"/>
          <w:tab w:val="left" w:pos="850"/>
          <w:tab w:val="left" w:pos="1132"/>
          <w:tab w:val="left" w:pos="1416"/>
          <w:tab w:val="left" w:pos="1700"/>
          <w:tab w:val="left" w:pos="1982"/>
          <w:tab w:val="left" w:pos="2266"/>
          <w:tab w:val="left" w:pos="2548"/>
          <w:tab w:val="left" w:pos="2832"/>
          <w:tab w:val="left" w:pos="3116"/>
          <w:tab w:val="left" w:pos="3398"/>
          <w:tab w:val="left" w:pos="3682"/>
          <w:tab w:val="left" w:pos="3964"/>
          <w:tab w:val="left" w:pos="4248"/>
          <w:tab w:val="left" w:pos="4532"/>
          <w:tab w:val="left" w:pos="4814"/>
          <w:tab w:val="left" w:pos="5098"/>
          <w:tab w:val="left" w:pos="5380"/>
          <w:tab w:val="left" w:pos="5664"/>
          <w:tab w:val="left" w:pos="5948"/>
          <w:tab w:val="left" w:pos="6230"/>
          <w:tab w:val="left" w:pos="6514"/>
          <w:tab w:val="left" w:pos="6796"/>
          <w:tab w:val="left" w:pos="7080"/>
          <w:tab w:val="left" w:pos="7364"/>
          <w:tab w:val="left" w:pos="7646"/>
          <w:tab w:val="left" w:pos="7930"/>
          <w:tab w:val="left" w:pos="8212"/>
          <w:tab w:val="left" w:pos="8496"/>
          <w:tab w:val="left" w:pos="8780"/>
          <w:tab w:val="left" w:pos="9062"/>
          <w:tab w:val="left" w:pos="9346"/>
          <w:tab w:val="left" w:pos="9628"/>
          <w:tab w:val="left" w:pos="9912"/>
          <w:tab w:val="left" w:pos="10196"/>
          <w:tab w:val="left" w:pos="10478"/>
          <w:tab w:val="left" w:pos="10762"/>
          <w:tab w:val="left" w:pos="11044"/>
          <w:tab w:val="left" w:pos="11328"/>
        </w:tabs>
        <w:wordWrap w:val="0"/>
        <w:snapToGrid w:val="0"/>
        <w:spacing w:line="384" w:lineRule="auto"/>
        <w:ind w:leftChars="0"/>
        <w:jc w:val="both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  <w:sz w:val="24"/>
          <w:szCs w:val="24"/>
        </w:rPr>
        <w:t>토지신탁사업의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개요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</w:p>
    <w:tbl>
      <w:tblPr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162"/>
        <w:gridCol w:w="1334"/>
        <w:gridCol w:w="2009"/>
        <w:gridCol w:w="1138"/>
        <w:gridCol w:w="1849"/>
      </w:tblGrid>
      <w:tr w:rsidR="00D02727" w:rsidRPr="00936D2A" w14:paraId="1D27189B" w14:textId="77777777" w:rsidTr="002720E7">
        <w:trPr>
          <w:trHeight w:val="20"/>
        </w:trPr>
        <w:tc>
          <w:tcPr>
            <w:tcW w:w="867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A45D3E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위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탁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자</w:t>
            </w:r>
          </w:p>
        </w:tc>
        <w:tc>
          <w:tcPr>
            <w:tcW w:w="137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99DC6E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성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명</w:t>
            </w:r>
          </w:p>
        </w:tc>
        <w:tc>
          <w:tcPr>
            <w:tcW w:w="2756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AA37B0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</w:p>
        </w:tc>
      </w:tr>
      <w:tr w:rsidR="00D02727" w:rsidRPr="00936D2A" w14:paraId="3AF2F185" w14:textId="77777777" w:rsidTr="002720E7">
        <w:trPr>
          <w:trHeight w:val="20"/>
        </w:trPr>
        <w:tc>
          <w:tcPr>
            <w:tcW w:w="867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FE7B897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37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A16CBB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주민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(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법인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등록번호</w:t>
            </w:r>
          </w:p>
        </w:tc>
        <w:tc>
          <w:tcPr>
            <w:tcW w:w="2756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D52B83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</w:p>
        </w:tc>
      </w:tr>
      <w:tr w:rsidR="00D02727" w:rsidRPr="00936D2A" w14:paraId="4223CD08" w14:textId="77777777" w:rsidTr="002720E7">
        <w:trPr>
          <w:trHeight w:val="20"/>
        </w:trPr>
        <w:tc>
          <w:tcPr>
            <w:tcW w:w="867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528463F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37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BAAF0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주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소</w:t>
            </w:r>
          </w:p>
        </w:tc>
        <w:tc>
          <w:tcPr>
            <w:tcW w:w="2756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79A10A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</w:p>
        </w:tc>
      </w:tr>
      <w:tr w:rsidR="00D02727" w:rsidRPr="00936D2A" w14:paraId="078DC68C" w14:textId="77777777" w:rsidTr="002720E7">
        <w:trPr>
          <w:trHeight w:val="20"/>
        </w:trPr>
        <w:tc>
          <w:tcPr>
            <w:tcW w:w="867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7D81EC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신탁재산의</w:t>
            </w:r>
          </w:p>
          <w:p w14:paraId="53EE28A7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표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시</w:t>
            </w:r>
          </w:p>
        </w:tc>
        <w:tc>
          <w:tcPr>
            <w:tcW w:w="641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9A7A7D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토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지</w:t>
            </w:r>
          </w:p>
        </w:tc>
        <w:tc>
          <w:tcPr>
            <w:tcW w:w="73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59F5DD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소재지</w:t>
            </w:r>
          </w:p>
        </w:tc>
        <w:tc>
          <w:tcPr>
            <w:tcW w:w="2756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39DADB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kern w:val="2"/>
                <w:sz w:val="24"/>
                <w:szCs w:val="24"/>
              </w:rPr>
            </w:pPr>
          </w:p>
        </w:tc>
      </w:tr>
      <w:tr w:rsidR="00D02727" w:rsidRPr="00936D2A" w14:paraId="5B38CB3A" w14:textId="77777777" w:rsidTr="002720E7">
        <w:trPr>
          <w:trHeight w:val="20"/>
        </w:trPr>
        <w:tc>
          <w:tcPr>
            <w:tcW w:w="867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506AB2B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641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BE1874F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73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10B0C0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지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목</w:t>
            </w:r>
          </w:p>
        </w:tc>
        <w:tc>
          <w:tcPr>
            <w:tcW w:w="110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59816D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</w:p>
        </w:tc>
        <w:tc>
          <w:tcPr>
            <w:tcW w:w="6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C71DF9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면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적</w:t>
            </w:r>
          </w:p>
        </w:tc>
        <w:tc>
          <w:tcPr>
            <w:tcW w:w="10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D59819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㎡</w:t>
            </w:r>
          </w:p>
        </w:tc>
      </w:tr>
      <w:tr w:rsidR="00D02727" w:rsidRPr="00936D2A" w14:paraId="576ACEAF" w14:textId="77777777" w:rsidTr="002720E7">
        <w:trPr>
          <w:trHeight w:val="20"/>
        </w:trPr>
        <w:tc>
          <w:tcPr>
            <w:tcW w:w="867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D9493D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64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DB627B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건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물</w:t>
            </w:r>
          </w:p>
        </w:tc>
        <w:tc>
          <w:tcPr>
            <w:tcW w:w="73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5DE0CD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구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조</w:t>
            </w:r>
          </w:p>
        </w:tc>
        <w:tc>
          <w:tcPr>
            <w:tcW w:w="110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5E354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</w:p>
        </w:tc>
        <w:tc>
          <w:tcPr>
            <w:tcW w:w="6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6ED299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연면적</w:t>
            </w:r>
          </w:p>
        </w:tc>
        <w:tc>
          <w:tcPr>
            <w:tcW w:w="102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92238E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㎡</w:t>
            </w:r>
          </w:p>
        </w:tc>
      </w:tr>
      <w:tr w:rsidR="00D02727" w:rsidRPr="00936D2A" w14:paraId="1A157CDF" w14:textId="77777777" w:rsidTr="002720E7">
        <w:trPr>
          <w:trHeight w:val="20"/>
        </w:trPr>
        <w:tc>
          <w:tcPr>
            <w:tcW w:w="8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87F015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신탁등기</w:t>
            </w:r>
          </w:p>
        </w:tc>
        <w:tc>
          <w:tcPr>
            <w:tcW w:w="137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122DAB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등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기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일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자</w:t>
            </w:r>
          </w:p>
        </w:tc>
        <w:tc>
          <w:tcPr>
            <w:tcW w:w="2756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6EE35E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</w:p>
        </w:tc>
      </w:tr>
      <w:tr w:rsidR="00D02727" w:rsidRPr="00936D2A" w14:paraId="12A061C1" w14:textId="77777777" w:rsidTr="002720E7">
        <w:trPr>
          <w:trHeight w:val="20"/>
        </w:trPr>
        <w:tc>
          <w:tcPr>
            <w:tcW w:w="8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6423D2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신탁목적</w:t>
            </w:r>
          </w:p>
        </w:tc>
        <w:tc>
          <w:tcPr>
            <w:tcW w:w="4133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BEFA98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○○○○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시설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신축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‧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분양</w:t>
            </w:r>
          </w:p>
        </w:tc>
      </w:tr>
      <w:tr w:rsidR="00D02727" w:rsidRPr="00936D2A" w14:paraId="1CB3D40E" w14:textId="77777777" w:rsidTr="002720E7">
        <w:trPr>
          <w:trHeight w:val="20"/>
        </w:trPr>
        <w:tc>
          <w:tcPr>
            <w:tcW w:w="8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D2D5FF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신탁기간</w:t>
            </w:r>
          </w:p>
        </w:tc>
        <w:tc>
          <w:tcPr>
            <w:tcW w:w="4133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6869E9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년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월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일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-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년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월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일</w:t>
            </w:r>
          </w:p>
        </w:tc>
      </w:tr>
    </w:tbl>
    <w:p w14:paraId="39DAF0B5" w14:textId="77777777" w:rsidR="00D02727" w:rsidRPr="00936D2A" w:rsidRDefault="00D02727" w:rsidP="00712ADD">
      <w:pPr>
        <w:tabs>
          <w:tab w:val="left" w:pos="284"/>
          <w:tab w:val="left" w:pos="566"/>
          <w:tab w:val="left" w:pos="850"/>
          <w:tab w:val="left" w:pos="1132"/>
          <w:tab w:val="left" w:pos="1416"/>
          <w:tab w:val="left" w:pos="1700"/>
          <w:tab w:val="left" w:pos="1982"/>
          <w:tab w:val="left" w:pos="2266"/>
          <w:tab w:val="left" w:pos="2548"/>
          <w:tab w:val="left" w:pos="2832"/>
          <w:tab w:val="left" w:pos="3116"/>
          <w:tab w:val="left" w:pos="3398"/>
          <w:tab w:val="left" w:pos="3682"/>
          <w:tab w:val="left" w:pos="3964"/>
          <w:tab w:val="left" w:pos="4248"/>
          <w:tab w:val="left" w:pos="4532"/>
          <w:tab w:val="left" w:pos="4814"/>
          <w:tab w:val="left" w:pos="5098"/>
          <w:tab w:val="left" w:pos="5380"/>
          <w:tab w:val="left" w:pos="5664"/>
          <w:tab w:val="left" w:pos="5948"/>
          <w:tab w:val="left" w:pos="6230"/>
          <w:tab w:val="left" w:pos="6514"/>
          <w:tab w:val="left" w:pos="6796"/>
          <w:tab w:val="left" w:pos="7080"/>
          <w:tab w:val="left" w:pos="7364"/>
          <w:tab w:val="left" w:pos="7646"/>
          <w:tab w:val="left" w:pos="7930"/>
          <w:tab w:val="left" w:pos="8212"/>
          <w:tab w:val="left" w:pos="8496"/>
          <w:tab w:val="left" w:pos="8780"/>
          <w:tab w:val="left" w:pos="9062"/>
          <w:tab w:val="left" w:pos="9346"/>
          <w:tab w:val="left" w:pos="9628"/>
          <w:tab w:val="left" w:pos="9912"/>
          <w:tab w:val="left" w:pos="10196"/>
          <w:tab w:val="left" w:pos="10478"/>
          <w:tab w:val="left" w:pos="10762"/>
          <w:tab w:val="left" w:pos="11044"/>
          <w:tab w:val="left" w:pos="11328"/>
        </w:tabs>
        <w:wordWrap w:val="0"/>
        <w:snapToGrid w:val="0"/>
        <w:spacing w:line="384" w:lineRule="auto"/>
        <w:ind w:left="500" w:hanging="300"/>
        <w:jc w:val="center"/>
        <w:textAlignment w:val="baseline"/>
        <w:rPr>
          <w:rFonts w:ascii="Times New Roman" w:eastAsia="바탕체" w:hAnsi="Times New Roman" w:cs="Times New Roman"/>
          <w:sz w:val="24"/>
          <w:szCs w:val="24"/>
        </w:rPr>
      </w:pPr>
    </w:p>
    <w:p w14:paraId="1F511E82" w14:textId="77777777" w:rsidR="00D02727" w:rsidRPr="00936D2A" w:rsidRDefault="00D02727" w:rsidP="00712ADD">
      <w:pPr>
        <w:pStyle w:val="a4"/>
        <w:numPr>
          <w:ilvl w:val="0"/>
          <w:numId w:val="104"/>
        </w:numPr>
        <w:tabs>
          <w:tab w:val="left" w:pos="284"/>
          <w:tab w:val="left" w:pos="566"/>
          <w:tab w:val="left" w:pos="850"/>
          <w:tab w:val="left" w:pos="1132"/>
          <w:tab w:val="left" w:pos="1416"/>
          <w:tab w:val="left" w:pos="1700"/>
          <w:tab w:val="left" w:pos="1982"/>
          <w:tab w:val="left" w:pos="2266"/>
          <w:tab w:val="left" w:pos="2548"/>
          <w:tab w:val="left" w:pos="2832"/>
          <w:tab w:val="left" w:pos="3116"/>
          <w:tab w:val="left" w:pos="3398"/>
          <w:tab w:val="left" w:pos="3682"/>
          <w:tab w:val="left" w:pos="3964"/>
          <w:tab w:val="left" w:pos="4248"/>
          <w:tab w:val="left" w:pos="4532"/>
          <w:tab w:val="left" w:pos="4814"/>
          <w:tab w:val="left" w:pos="5098"/>
          <w:tab w:val="left" w:pos="5380"/>
          <w:tab w:val="left" w:pos="5664"/>
          <w:tab w:val="left" w:pos="5948"/>
          <w:tab w:val="left" w:pos="6230"/>
          <w:tab w:val="left" w:pos="6514"/>
          <w:tab w:val="left" w:pos="6796"/>
          <w:tab w:val="left" w:pos="7080"/>
          <w:tab w:val="left" w:pos="7364"/>
          <w:tab w:val="left" w:pos="7646"/>
          <w:tab w:val="left" w:pos="7930"/>
          <w:tab w:val="left" w:pos="8212"/>
          <w:tab w:val="left" w:pos="8496"/>
          <w:tab w:val="left" w:pos="8780"/>
          <w:tab w:val="left" w:pos="9062"/>
          <w:tab w:val="left" w:pos="9346"/>
          <w:tab w:val="left" w:pos="9628"/>
          <w:tab w:val="left" w:pos="9912"/>
          <w:tab w:val="left" w:pos="10196"/>
          <w:tab w:val="left" w:pos="10478"/>
          <w:tab w:val="left" w:pos="10762"/>
          <w:tab w:val="left" w:pos="11044"/>
          <w:tab w:val="left" w:pos="11328"/>
        </w:tabs>
        <w:wordWrap w:val="0"/>
        <w:snapToGrid w:val="0"/>
        <w:spacing w:line="384" w:lineRule="auto"/>
        <w:ind w:leftChars="0"/>
        <w:jc w:val="both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  <w:sz w:val="24"/>
          <w:szCs w:val="24"/>
        </w:rPr>
        <w:t>수익권내용</w:t>
      </w:r>
    </w:p>
    <w:tbl>
      <w:tblPr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678"/>
        <w:gridCol w:w="1146"/>
        <w:gridCol w:w="1942"/>
        <w:gridCol w:w="4608"/>
      </w:tblGrid>
      <w:tr w:rsidR="00D02727" w:rsidRPr="00936D2A" w14:paraId="4084813B" w14:textId="77777777" w:rsidTr="002720E7">
        <w:trPr>
          <w:trHeight w:val="296"/>
        </w:trPr>
        <w:tc>
          <w:tcPr>
            <w:tcW w:w="3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0C1109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순위</w:t>
            </w:r>
          </w:p>
        </w:tc>
        <w:tc>
          <w:tcPr>
            <w:tcW w:w="3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F63567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지분</w:t>
            </w:r>
          </w:p>
        </w:tc>
        <w:tc>
          <w:tcPr>
            <w:tcW w:w="63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6B6D8F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수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익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자</w:t>
            </w:r>
          </w:p>
        </w:tc>
        <w:tc>
          <w:tcPr>
            <w:tcW w:w="10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56E92E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수익권의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표시</w:t>
            </w:r>
          </w:p>
        </w:tc>
        <w:tc>
          <w:tcPr>
            <w:tcW w:w="25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3C6891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수익권의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내용</w:t>
            </w:r>
          </w:p>
        </w:tc>
      </w:tr>
      <w:tr w:rsidR="00D02727" w:rsidRPr="00936D2A" w14:paraId="229D5FCE" w14:textId="77777777" w:rsidTr="002720E7">
        <w:trPr>
          <w:trHeight w:val="56"/>
        </w:trPr>
        <w:tc>
          <w:tcPr>
            <w:tcW w:w="3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5E8655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5432CF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2E176D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</w:p>
        </w:tc>
        <w:tc>
          <w:tcPr>
            <w:tcW w:w="10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457D79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</w:p>
        </w:tc>
        <w:tc>
          <w:tcPr>
            <w:tcW w:w="25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EB72BB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신탁계약서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13, 15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조에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의거한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수익</w:t>
            </w:r>
          </w:p>
        </w:tc>
      </w:tr>
      <w:tr w:rsidR="00D02727" w:rsidRPr="00936D2A" w14:paraId="4ED2C9FE" w14:textId="77777777" w:rsidTr="002720E7">
        <w:trPr>
          <w:trHeight w:val="56"/>
        </w:trPr>
        <w:tc>
          <w:tcPr>
            <w:tcW w:w="3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711C95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624331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B87815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</w:p>
        </w:tc>
        <w:tc>
          <w:tcPr>
            <w:tcW w:w="10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E389D4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</w:p>
        </w:tc>
        <w:tc>
          <w:tcPr>
            <w:tcW w:w="25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2B7FCD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신탁계약서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13, 15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조에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의거한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수익</w:t>
            </w:r>
          </w:p>
        </w:tc>
      </w:tr>
      <w:tr w:rsidR="00D02727" w:rsidRPr="00936D2A" w14:paraId="2B6E2805" w14:textId="77777777" w:rsidTr="002720E7">
        <w:trPr>
          <w:trHeight w:val="353"/>
        </w:trPr>
        <w:tc>
          <w:tcPr>
            <w:tcW w:w="1387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9BEC1E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수익의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교부일</w:t>
            </w:r>
          </w:p>
        </w:tc>
        <w:tc>
          <w:tcPr>
            <w:tcW w:w="361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E0262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pacing w:val="-14"/>
                <w:sz w:val="24"/>
                <w:szCs w:val="24"/>
              </w:rPr>
              <w:t>신탁종료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pacing w:val="-14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pacing w:val="-14"/>
                <w:sz w:val="24"/>
                <w:szCs w:val="24"/>
              </w:rPr>
              <w:t>후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pacing w:val="-14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pacing w:val="-14"/>
                <w:sz w:val="24"/>
                <w:szCs w:val="24"/>
              </w:rPr>
              <w:t>수익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pacing w:val="-14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pacing w:val="-14"/>
                <w:sz w:val="24"/>
                <w:szCs w:val="24"/>
              </w:rPr>
              <w:t>자의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pacing w:val="-14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pacing w:val="-14"/>
                <w:sz w:val="24"/>
                <w:szCs w:val="24"/>
              </w:rPr>
              <w:t>계산승인일의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b/>
                <w:bCs/>
                <w:spacing w:val="-14"/>
                <w:sz w:val="24"/>
                <w:szCs w:val="24"/>
              </w:rPr>
              <w:t>영업익일</w:t>
            </w:r>
            <w:proofErr w:type="spellEnd"/>
          </w:p>
        </w:tc>
      </w:tr>
    </w:tbl>
    <w:p w14:paraId="3C02070E" w14:textId="77777777" w:rsidR="00D02727" w:rsidRPr="00936D2A" w:rsidRDefault="00D02727" w:rsidP="00712ADD">
      <w:pPr>
        <w:tabs>
          <w:tab w:val="left" w:pos="284"/>
          <w:tab w:val="left" w:pos="566"/>
          <w:tab w:val="left" w:pos="850"/>
          <w:tab w:val="left" w:pos="1132"/>
          <w:tab w:val="left" w:pos="1416"/>
          <w:tab w:val="left" w:pos="1700"/>
          <w:tab w:val="left" w:pos="1982"/>
          <w:tab w:val="left" w:pos="2266"/>
          <w:tab w:val="left" w:pos="2548"/>
          <w:tab w:val="left" w:pos="2832"/>
          <w:tab w:val="left" w:pos="3116"/>
          <w:tab w:val="left" w:pos="3398"/>
          <w:tab w:val="left" w:pos="3682"/>
          <w:tab w:val="left" w:pos="3964"/>
          <w:tab w:val="left" w:pos="4248"/>
          <w:tab w:val="left" w:pos="4532"/>
          <w:tab w:val="left" w:pos="4814"/>
          <w:tab w:val="left" w:pos="5098"/>
          <w:tab w:val="left" w:pos="5380"/>
          <w:tab w:val="left" w:pos="5664"/>
          <w:tab w:val="left" w:pos="5948"/>
          <w:tab w:val="left" w:pos="6230"/>
          <w:tab w:val="left" w:pos="6514"/>
          <w:tab w:val="left" w:pos="6796"/>
          <w:tab w:val="left" w:pos="7080"/>
          <w:tab w:val="left" w:pos="7364"/>
          <w:tab w:val="left" w:pos="7646"/>
          <w:tab w:val="left" w:pos="7930"/>
          <w:tab w:val="left" w:pos="8212"/>
          <w:tab w:val="left" w:pos="8496"/>
          <w:tab w:val="left" w:pos="8780"/>
          <w:tab w:val="left" w:pos="9062"/>
          <w:tab w:val="left" w:pos="9346"/>
          <w:tab w:val="left" w:pos="9628"/>
          <w:tab w:val="left" w:pos="9912"/>
          <w:tab w:val="left" w:pos="10196"/>
          <w:tab w:val="left" w:pos="10478"/>
          <w:tab w:val="left" w:pos="10762"/>
          <w:tab w:val="left" w:pos="11044"/>
          <w:tab w:val="left" w:pos="11328"/>
        </w:tabs>
        <w:wordWrap w:val="0"/>
        <w:snapToGrid w:val="0"/>
        <w:spacing w:line="384" w:lineRule="auto"/>
        <w:ind w:left="-100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  <w:sz w:val="24"/>
          <w:szCs w:val="24"/>
        </w:rPr>
        <w:t>※</w:t>
      </w:r>
      <w:r w:rsidRPr="00936D2A">
        <w:rPr>
          <w:rFonts w:ascii="Times New Roman" w:eastAsia="바탕체" w:hAnsi="Times New Roman" w:cs="Times New Roman"/>
          <w:sz w:val="24"/>
          <w:szCs w:val="24"/>
        </w:rPr>
        <w:t>기타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상세사항은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후면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4"/>
          <w:szCs w:val="24"/>
        </w:rPr>
        <w:t>약관참조</w:t>
      </w:r>
      <w:proofErr w:type="spellEnd"/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바랍니다</w:t>
      </w:r>
      <w:r w:rsidRPr="00936D2A">
        <w:rPr>
          <w:rFonts w:ascii="Times New Roman" w:eastAsia="바탕체" w:hAnsi="Times New Roman" w:cs="Times New Roman"/>
          <w:sz w:val="24"/>
          <w:szCs w:val="24"/>
        </w:rPr>
        <w:t>.</w:t>
      </w:r>
    </w:p>
    <w:p w14:paraId="34D5899D" w14:textId="77777777" w:rsidR="00D02727" w:rsidRPr="00936D2A" w:rsidRDefault="00D02727" w:rsidP="00712ADD">
      <w:pPr>
        <w:tabs>
          <w:tab w:val="left" w:pos="284"/>
          <w:tab w:val="left" w:pos="566"/>
          <w:tab w:val="left" w:pos="850"/>
          <w:tab w:val="left" w:pos="1132"/>
          <w:tab w:val="left" w:pos="1416"/>
          <w:tab w:val="left" w:pos="1700"/>
          <w:tab w:val="left" w:pos="1982"/>
          <w:tab w:val="left" w:pos="2266"/>
          <w:tab w:val="left" w:pos="2548"/>
          <w:tab w:val="left" w:pos="2832"/>
          <w:tab w:val="left" w:pos="3116"/>
          <w:tab w:val="left" w:pos="3398"/>
          <w:tab w:val="left" w:pos="3682"/>
          <w:tab w:val="left" w:pos="3964"/>
          <w:tab w:val="left" w:pos="4248"/>
          <w:tab w:val="left" w:pos="4532"/>
          <w:tab w:val="left" w:pos="4814"/>
          <w:tab w:val="left" w:pos="5098"/>
          <w:tab w:val="left" w:pos="5380"/>
          <w:tab w:val="left" w:pos="5664"/>
          <w:tab w:val="left" w:pos="5948"/>
          <w:tab w:val="left" w:pos="6230"/>
          <w:tab w:val="left" w:pos="6514"/>
          <w:tab w:val="left" w:pos="6796"/>
          <w:tab w:val="left" w:pos="7080"/>
          <w:tab w:val="left" w:pos="7364"/>
          <w:tab w:val="left" w:pos="7646"/>
          <w:tab w:val="left" w:pos="7930"/>
          <w:tab w:val="left" w:pos="8212"/>
          <w:tab w:val="left" w:pos="8496"/>
          <w:tab w:val="left" w:pos="8780"/>
          <w:tab w:val="left" w:pos="9062"/>
          <w:tab w:val="left" w:pos="9346"/>
          <w:tab w:val="left" w:pos="9628"/>
          <w:tab w:val="left" w:pos="9912"/>
          <w:tab w:val="left" w:pos="10196"/>
          <w:tab w:val="left" w:pos="10478"/>
          <w:tab w:val="left" w:pos="10762"/>
          <w:tab w:val="left" w:pos="11044"/>
          <w:tab w:val="left" w:pos="11328"/>
        </w:tabs>
        <w:wordWrap w:val="0"/>
        <w:snapToGrid w:val="0"/>
        <w:spacing w:line="384" w:lineRule="auto"/>
        <w:ind w:left="-100"/>
        <w:textAlignment w:val="baseline"/>
        <w:rPr>
          <w:rFonts w:ascii="Times New Roman" w:eastAsia="바탕체" w:hAnsi="Times New Roman" w:cs="Times New Roman"/>
          <w:sz w:val="24"/>
          <w:szCs w:val="24"/>
        </w:rPr>
      </w:pPr>
    </w:p>
    <w:p w14:paraId="7F0D2A97" w14:textId="77777777" w:rsidR="00D02727" w:rsidRPr="00936D2A" w:rsidRDefault="00D02727" w:rsidP="00712ADD">
      <w:pPr>
        <w:tabs>
          <w:tab w:val="left" w:pos="284"/>
          <w:tab w:val="left" w:pos="566"/>
          <w:tab w:val="left" w:pos="850"/>
          <w:tab w:val="left" w:pos="1132"/>
          <w:tab w:val="left" w:pos="1416"/>
          <w:tab w:val="left" w:pos="1700"/>
          <w:tab w:val="left" w:pos="1982"/>
          <w:tab w:val="left" w:pos="2266"/>
          <w:tab w:val="left" w:pos="2548"/>
          <w:tab w:val="left" w:pos="2832"/>
          <w:tab w:val="left" w:pos="3116"/>
          <w:tab w:val="left" w:pos="3398"/>
          <w:tab w:val="left" w:pos="3682"/>
          <w:tab w:val="left" w:pos="3964"/>
          <w:tab w:val="left" w:pos="4248"/>
          <w:tab w:val="left" w:pos="4532"/>
          <w:tab w:val="left" w:pos="4814"/>
          <w:tab w:val="left" w:pos="5098"/>
          <w:tab w:val="left" w:pos="5380"/>
          <w:tab w:val="left" w:pos="5664"/>
          <w:tab w:val="left" w:pos="5948"/>
          <w:tab w:val="left" w:pos="6230"/>
          <w:tab w:val="left" w:pos="6514"/>
          <w:tab w:val="left" w:pos="6796"/>
          <w:tab w:val="left" w:pos="7080"/>
          <w:tab w:val="left" w:pos="7364"/>
          <w:tab w:val="left" w:pos="7646"/>
          <w:tab w:val="left" w:pos="7930"/>
          <w:tab w:val="left" w:pos="8212"/>
          <w:tab w:val="left" w:pos="8496"/>
          <w:tab w:val="left" w:pos="8780"/>
          <w:tab w:val="left" w:pos="9062"/>
          <w:tab w:val="left" w:pos="9346"/>
          <w:tab w:val="left" w:pos="9628"/>
          <w:tab w:val="left" w:pos="9912"/>
          <w:tab w:val="left" w:pos="10196"/>
          <w:tab w:val="left" w:pos="10478"/>
          <w:tab w:val="left" w:pos="10762"/>
          <w:tab w:val="left" w:pos="11044"/>
          <w:tab w:val="left" w:pos="11328"/>
        </w:tabs>
        <w:wordWrap w:val="0"/>
        <w:snapToGrid w:val="0"/>
        <w:spacing w:line="384" w:lineRule="auto"/>
        <w:ind w:left="-100"/>
        <w:jc w:val="center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  <w:sz w:val="24"/>
          <w:szCs w:val="24"/>
        </w:rPr>
        <w:t>년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   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월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  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일</w:t>
      </w:r>
    </w:p>
    <w:p w14:paraId="3727EBE6" w14:textId="77777777" w:rsidR="00D02727" w:rsidRPr="00936D2A" w:rsidRDefault="00D02727" w:rsidP="00712ADD">
      <w:pPr>
        <w:tabs>
          <w:tab w:val="left" w:pos="284"/>
          <w:tab w:val="left" w:pos="566"/>
          <w:tab w:val="left" w:pos="850"/>
          <w:tab w:val="left" w:pos="1132"/>
          <w:tab w:val="left" w:pos="1416"/>
          <w:tab w:val="left" w:pos="1700"/>
          <w:tab w:val="left" w:pos="1982"/>
          <w:tab w:val="left" w:pos="2266"/>
          <w:tab w:val="left" w:pos="2548"/>
          <w:tab w:val="left" w:pos="2832"/>
          <w:tab w:val="left" w:pos="3116"/>
          <w:tab w:val="left" w:pos="3398"/>
          <w:tab w:val="left" w:pos="3682"/>
          <w:tab w:val="left" w:pos="3964"/>
          <w:tab w:val="left" w:pos="4248"/>
          <w:tab w:val="left" w:pos="4532"/>
          <w:tab w:val="left" w:pos="4814"/>
          <w:tab w:val="left" w:pos="5098"/>
          <w:tab w:val="left" w:pos="5380"/>
          <w:tab w:val="left" w:pos="5664"/>
          <w:tab w:val="left" w:pos="5948"/>
          <w:tab w:val="left" w:pos="6230"/>
          <w:tab w:val="left" w:pos="6514"/>
          <w:tab w:val="left" w:pos="6796"/>
          <w:tab w:val="left" w:pos="7080"/>
          <w:tab w:val="left" w:pos="7364"/>
          <w:tab w:val="left" w:pos="7646"/>
          <w:tab w:val="left" w:pos="7930"/>
          <w:tab w:val="left" w:pos="8212"/>
          <w:tab w:val="left" w:pos="8496"/>
          <w:tab w:val="left" w:pos="8780"/>
          <w:tab w:val="left" w:pos="9062"/>
          <w:tab w:val="left" w:pos="9346"/>
          <w:tab w:val="left" w:pos="9628"/>
          <w:tab w:val="left" w:pos="9912"/>
          <w:tab w:val="left" w:pos="10196"/>
          <w:tab w:val="left" w:pos="10478"/>
          <w:tab w:val="left" w:pos="10762"/>
          <w:tab w:val="left" w:pos="11044"/>
          <w:tab w:val="left" w:pos="11328"/>
        </w:tabs>
        <w:wordWrap w:val="0"/>
        <w:snapToGrid w:val="0"/>
        <w:spacing w:line="384" w:lineRule="auto"/>
        <w:ind w:left="-100"/>
        <w:textAlignment w:val="baseline"/>
        <w:rPr>
          <w:rFonts w:ascii="Times New Roman" w:eastAsia="바탕체" w:hAnsi="Times New Roman" w:cs="Times New Roman"/>
          <w:sz w:val="32"/>
          <w:szCs w:val="32"/>
        </w:rPr>
      </w:pPr>
    </w:p>
    <w:p w14:paraId="1191B8F0" w14:textId="77777777" w:rsidR="00D02727" w:rsidRPr="00936D2A" w:rsidRDefault="00D02727" w:rsidP="00712ADD">
      <w:pPr>
        <w:tabs>
          <w:tab w:val="left" w:pos="284"/>
          <w:tab w:val="left" w:pos="566"/>
          <w:tab w:val="left" w:pos="850"/>
          <w:tab w:val="left" w:pos="1132"/>
          <w:tab w:val="left" w:pos="1416"/>
          <w:tab w:val="left" w:pos="1700"/>
          <w:tab w:val="left" w:pos="1982"/>
          <w:tab w:val="left" w:pos="2266"/>
          <w:tab w:val="left" w:pos="2548"/>
          <w:tab w:val="left" w:pos="2832"/>
          <w:tab w:val="left" w:pos="3116"/>
          <w:tab w:val="left" w:pos="3398"/>
          <w:tab w:val="left" w:pos="3682"/>
          <w:tab w:val="left" w:pos="3964"/>
          <w:tab w:val="left" w:pos="4248"/>
          <w:tab w:val="left" w:pos="4532"/>
          <w:tab w:val="left" w:pos="4814"/>
          <w:tab w:val="left" w:pos="5098"/>
          <w:tab w:val="left" w:pos="5380"/>
          <w:tab w:val="left" w:pos="5664"/>
          <w:tab w:val="left" w:pos="5948"/>
          <w:tab w:val="left" w:pos="6230"/>
          <w:tab w:val="left" w:pos="6514"/>
          <w:tab w:val="left" w:pos="6796"/>
          <w:tab w:val="left" w:pos="7080"/>
          <w:tab w:val="left" w:pos="7364"/>
          <w:tab w:val="left" w:pos="7646"/>
          <w:tab w:val="left" w:pos="7930"/>
          <w:tab w:val="left" w:pos="8212"/>
          <w:tab w:val="left" w:pos="8496"/>
          <w:tab w:val="left" w:pos="8780"/>
          <w:tab w:val="left" w:pos="9062"/>
          <w:tab w:val="left" w:pos="9346"/>
          <w:tab w:val="left" w:pos="9628"/>
          <w:tab w:val="left" w:pos="9912"/>
          <w:tab w:val="left" w:pos="10196"/>
          <w:tab w:val="left" w:pos="10478"/>
          <w:tab w:val="left" w:pos="10762"/>
          <w:tab w:val="left" w:pos="11044"/>
          <w:tab w:val="left" w:pos="11328"/>
        </w:tabs>
        <w:wordWrap w:val="0"/>
        <w:snapToGrid w:val="0"/>
        <w:spacing w:line="384" w:lineRule="auto"/>
        <w:ind w:left="-100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  <w:sz w:val="32"/>
          <w:szCs w:val="32"/>
        </w:rPr>
        <w:t>주식회사</w:t>
      </w:r>
      <w:r w:rsidRPr="00936D2A">
        <w:rPr>
          <w:rFonts w:ascii="Times New Roman" w:eastAsia="바탕체" w:hAnsi="Times New Roman" w:cs="Times New Roman"/>
          <w:sz w:val="32"/>
          <w:szCs w:val="32"/>
        </w:rPr>
        <w:t xml:space="preserve"> </w:t>
      </w:r>
      <w:r w:rsidRPr="00936D2A">
        <w:rPr>
          <w:rFonts w:ascii="Times New Roman" w:eastAsia="바탕체" w:hAnsi="Times New Roman" w:cs="Times New Roman"/>
          <w:sz w:val="32"/>
          <w:szCs w:val="32"/>
        </w:rPr>
        <w:t>한국토지신탁</w:t>
      </w:r>
      <w:r w:rsidRPr="00936D2A">
        <w:rPr>
          <w:rFonts w:ascii="Times New Roman" w:eastAsia="바탕체" w:hAnsi="Times New Roman" w:cs="Times New Roman"/>
          <w:sz w:val="40"/>
          <w:szCs w:val="40"/>
        </w:rPr>
        <w:t xml:space="preserve"> </w:t>
      </w:r>
      <w:r w:rsidRPr="00936D2A">
        <w:rPr>
          <w:rFonts w:ascii="Times New Roman" w:eastAsia="바탕체" w:hAnsi="Times New Roman" w:cs="Times New Roman"/>
          <w:sz w:val="28"/>
          <w:szCs w:val="28"/>
        </w:rPr>
        <w:t>대표이사</w:t>
      </w:r>
      <w:r w:rsidRPr="00936D2A">
        <w:rPr>
          <w:rFonts w:ascii="Times New Roman" w:eastAsia="바탕체" w:hAnsi="Times New Roman" w:cs="Times New Roman"/>
          <w:sz w:val="28"/>
          <w:szCs w:val="28"/>
        </w:rPr>
        <w:t xml:space="preserve"> </w:t>
      </w:r>
      <w:r w:rsidRPr="00936D2A">
        <w:rPr>
          <w:rFonts w:ascii="Times New Roman" w:eastAsia="바탕체" w:hAnsi="Times New Roman" w:cs="Times New Roman"/>
          <w:sz w:val="28"/>
          <w:szCs w:val="28"/>
        </w:rPr>
        <w:t>최</w:t>
      </w:r>
      <w:r w:rsidRPr="00936D2A">
        <w:rPr>
          <w:rFonts w:ascii="Times New Roman" w:eastAsia="바탕체" w:hAnsi="Times New Roman" w:cs="Times New Roman"/>
          <w:sz w:val="28"/>
          <w:szCs w:val="28"/>
        </w:rPr>
        <w:t xml:space="preserve"> </w:t>
      </w:r>
      <w:r w:rsidRPr="00936D2A">
        <w:rPr>
          <w:rFonts w:ascii="Times New Roman" w:eastAsia="바탕체" w:hAnsi="Times New Roman" w:cs="Times New Roman"/>
          <w:sz w:val="28"/>
          <w:szCs w:val="28"/>
        </w:rPr>
        <w:t>윤</w:t>
      </w:r>
      <w:r w:rsidRPr="00936D2A">
        <w:rPr>
          <w:rFonts w:ascii="Times New Roman" w:eastAsia="바탕체" w:hAnsi="Times New Roman" w:cs="Times New Roman"/>
          <w:sz w:val="28"/>
          <w:szCs w:val="28"/>
        </w:rPr>
        <w:t xml:space="preserve"> </w:t>
      </w:r>
      <w:r w:rsidRPr="00936D2A">
        <w:rPr>
          <w:rFonts w:ascii="Times New Roman" w:eastAsia="바탕체" w:hAnsi="Times New Roman" w:cs="Times New Roman"/>
          <w:sz w:val="28"/>
          <w:szCs w:val="28"/>
        </w:rPr>
        <w:t>성</w:t>
      </w:r>
    </w:p>
    <w:p w14:paraId="1E70959F" w14:textId="77777777" w:rsidR="00D02727" w:rsidRPr="00936D2A" w:rsidRDefault="00D02727" w:rsidP="00712ADD">
      <w:pPr>
        <w:wordWrap w:val="0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2727" w:rsidRPr="00936D2A" w14:paraId="509C4243" w14:textId="77777777" w:rsidTr="00272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8C4B5" w14:textId="77777777" w:rsidR="00D02727" w:rsidRPr="00936D2A" w:rsidRDefault="00D02727" w:rsidP="00712ADD">
            <w:pPr>
              <w:pStyle w:val="aa"/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rPr>
                <w:rFonts w:ascii="Times New Roman" w:eastAsia="바탕체" w:hAnsi="Times New Roman" w:cs="Times New Roman"/>
                <w:color w:val="auto"/>
              </w:rPr>
            </w:pPr>
            <w:r w:rsidRPr="00936D2A">
              <w:rPr>
                <w:rFonts w:ascii="Times New Roman" w:eastAsia="바탕체" w:hAnsi="Times New Roman" w:cs="Times New Roman"/>
                <w:color w:val="auto"/>
              </w:rPr>
              <w:lastRenderedPageBreak/>
              <w:t>【후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면】</w:t>
            </w:r>
          </w:p>
          <w:p w14:paraId="170F4CB1" w14:textId="77777777" w:rsidR="00D02727" w:rsidRPr="00936D2A" w:rsidRDefault="00D02727" w:rsidP="00712ADD">
            <w:pPr>
              <w:pStyle w:val="aa"/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rPr>
                <w:rFonts w:ascii="Times New Roman" w:eastAsia="바탕체" w:hAnsi="Times New Roman" w:cs="Times New Roman"/>
                <w:color w:val="auto"/>
              </w:rPr>
            </w:pPr>
          </w:p>
          <w:p w14:paraId="40FDDC38" w14:textId="77777777" w:rsidR="00D02727" w:rsidRPr="00936D2A" w:rsidRDefault="00D02727" w:rsidP="00712ADD">
            <w:pPr>
              <w:pStyle w:val="aa"/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jc w:val="center"/>
              <w:rPr>
                <w:rFonts w:ascii="Times New Roman" w:eastAsia="바탕체" w:hAnsi="Times New Roman" w:cs="Times New Roman"/>
                <w:color w:val="auto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  <w:sz w:val="40"/>
                <w:szCs w:val="40"/>
              </w:rPr>
              <w:t>약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  <w:sz w:val="40"/>
                <w:szCs w:val="40"/>
              </w:rPr>
              <w:t xml:space="preserve">  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  <w:sz w:val="40"/>
                <w:szCs w:val="40"/>
              </w:rPr>
              <w:t>관</w:t>
            </w:r>
          </w:p>
          <w:p w14:paraId="65F639D7" w14:textId="77777777" w:rsidR="00D02727" w:rsidRPr="00936D2A" w:rsidRDefault="00D02727" w:rsidP="00712ADD">
            <w:pPr>
              <w:pStyle w:val="aa"/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jc w:val="left"/>
              <w:rPr>
                <w:rFonts w:ascii="Times New Roman" w:eastAsia="바탕체" w:hAnsi="Times New Roman" w:cs="Times New Roman"/>
                <w:color w:val="auto"/>
              </w:rPr>
            </w:pPr>
          </w:p>
          <w:p w14:paraId="3215E3B8" w14:textId="77777777" w:rsidR="00D02727" w:rsidRPr="00936D2A" w:rsidRDefault="00D02727" w:rsidP="00712ADD">
            <w:pPr>
              <w:pStyle w:val="aa"/>
              <w:numPr>
                <w:ilvl w:val="0"/>
                <w:numId w:val="105"/>
              </w:num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rPr>
                <w:rFonts w:ascii="Times New Roman" w:eastAsia="바탕체" w:hAnsi="Times New Roman" w:cs="Times New Roman"/>
                <w:b/>
                <w:bCs/>
                <w:color w:val="auto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[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발행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및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효력］</w:t>
            </w:r>
            <w:r w:rsidRPr="00936D2A">
              <w:rPr>
                <w:rFonts w:eastAsia="바탕" w:hAnsi="바탕" w:cs="바탕" w:hint="eastAsia"/>
                <w:b/>
                <w:bCs/>
                <w:color w:val="auto"/>
              </w:rPr>
              <w:t>①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이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수익권증서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(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이하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“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증서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”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라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합니다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.)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는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위탁자와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(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주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)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한국토지신탁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(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이하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“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수탁자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”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라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합니다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)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이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체결한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토지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(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개발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)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신탁계약에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의거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수익권의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내용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및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교부순위를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증명하기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위하여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발행합니다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.</w:t>
            </w:r>
          </w:p>
          <w:p w14:paraId="0CCDD1EE" w14:textId="77777777" w:rsidR="00D02727" w:rsidRPr="00936D2A" w:rsidRDefault="00D02727" w:rsidP="00712ADD">
            <w:pPr>
              <w:pStyle w:val="aa"/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ind w:left="300"/>
              <w:rPr>
                <w:rFonts w:ascii="Times New Roman" w:eastAsia="바탕체" w:hAnsi="Times New Roman" w:cs="Times New Roman"/>
                <w:color w:val="auto"/>
              </w:rPr>
            </w:pPr>
            <w:r w:rsidRPr="00936D2A">
              <w:rPr>
                <w:rFonts w:eastAsia="바탕" w:hAnsi="바탕" w:cs="바탕" w:hint="eastAsia"/>
                <w:bCs/>
                <w:color w:val="auto"/>
              </w:rPr>
              <w:t>②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>수익권증서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>원본은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>수탁자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>정본은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>수익자가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>보관하되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>원본과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>정본의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>내용은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>동일하여야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>하며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>내용이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>상이한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>증서는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>수탁자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>발행증서로서의</w:t>
            </w:r>
            <w:proofErr w:type="spellEnd"/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>효력을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>갖지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Cs/>
                <w:color w:val="auto"/>
              </w:rPr>
              <w:t>아니합니다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.</w:t>
            </w:r>
          </w:p>
          <w:p w14:paraId="4EFB40E5" w14:textId="77777777" w:rsidR="00D02727" w:rsidRPr="00936D2A" w:rsidRDefault="00D02727" w:rsidP="00712ADD">
            <w:pPr>
              <w:pStyle w:val="aa"/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rPr>
                <w:rFonts w:ascii="Times New Roman" w:eastAsia="바탕체" w:hAnsi="Times New Roman" w:cs="Times New Roman"/>
                <w:color w:val="auto"/>
              </w:rPr>
            </w:pPr>
          </w:p>
          <w:p w14:paraId="17F57C31" w14:textId="77777777" w:rsidR="00D02727" w:rsidRPr="00936D2A" w:rsidRDefault="00D02727" w:rsidP="00712ADD">
            <w:pPr>
              <w:pStyle w:val="aa"/>
              <w:numPr>
                <w:ilvl w:val="0"/>
                <w:numId w:val="105"/>
              </w:num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rPr>
                <w:rFonts w:ascii="Times New Roman" w:eastAsia="바탕체" w:hAnsi="Times New Roman" w:cs="Times New Roman"/>
                <w:color w:val="auto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[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수익권의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정의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및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범위］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이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증서의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수익권은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토지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(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개발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)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신탁계약서상의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수익권으로서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신탁의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종료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또는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해지시</w:t>
            </w:r>
            <w:proofErr w:type="spellEnd"/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신탁부동산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, </w:t>
            </w:r>
            <w:proofErr w:type="spellStart"/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신탁금</w:t>
            </w:r>
            <w:proofErr w:type="spellEnd"/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분양대금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임대보증금과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임료</w:t>
            </w:r>
            <w:proofErr w:type="spellEnd"/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등의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신탁재산에서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신탁관련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채무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수탁자가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과실없이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받은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손해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(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신탁회사가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본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사업과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관련하여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부담하는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변호사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보수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등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소송비용과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판결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금원</w:t>
            </w:r>
            <w:proofErr w:type="spellEnd"/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포함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)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및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제비용과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신탁보수를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차감한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신탁수익을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교부받을</w:t>
            </w:r>
            <w:proofErr w:type="spellEnd"/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수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있는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권리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를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말하며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후순위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수익권은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color w:val="auto"/>
              </w:rPr>
              <w:t>선순위</w:t>
            </w:r>
            <w:proofErr w:type="spellEnd"/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수익권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행사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후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잔여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신탁수익의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범위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내에서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계약조건이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정하는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바에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따라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지급받을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수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있는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권리입니다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.</w:t>
            </w:r>
          </w:p>
          <w:p w14:paraId="3FAA25F6" w14:textId="77777777" w:rsidR="00D02727" w:rsidRPr="00936D2A" w:rsidRDefault="00D02727" w:rsidP="00712ADD">
            <w:pPr>
              <w:pStyle w:val="aa"/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rPr>
                <w:rFonts w:ascii="Times New Roman" w:eastAsia="바탕체" w:hAnsi="Times New Roman" w:cs="Times New Roman"/>
                <w:color w:val="auto"/>
              </w:rPr>
            </w:pPr>
          </w:p>
          <w:p w14:paraId="7D7F371D" w14:textId="77777777" w:rsidR="00D02727" w:rsidRPr="00936D2A" w:rsidRDefault="00A84F19" w:rsidP="00712ADD">
            <w:pPr>
              <w:pStyle w:val="aa"/>
              <w:numPr>
                <w:ilvl w:val="0"/>
                <w:numId w:val="105"/>
              </w:num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rPr>
                <w:rFonts w:ascii="Times New Roman" w:eastAsia="바탕체" w:hAnsi="Times New Roman" w:cs="Times New Roman"/>
                <w:color w:val="auto"/>
              </w:rPr>
            </w:pPr>
            <w:r>
              <w:rPr>
                <w:rFonts w:ascii="Times New Roman" w:eastAsia="바탕체" w:hAnsi="Times New Roman" w:cs="Times New Roman" w:hint="eastAsia"/>
                <w:b/>
                <w:bCs/>
                <w:color w:val="auto"/>
              </w:rPr>
              <w:t>[</w:t>
            </w:r>
            <w:r w:rsidR="00D02727"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수익자의</w:t>
            </w:r>
            <w:r w:rsidR="00D02727"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변경］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이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증서상의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수익자를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변경할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경우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수탁자의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승낙을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얻어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추가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지정하거나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변경할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수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있습니다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. </w:t>
            </w:r>
          </w:p>
          <w:p w14:paraId="14725131" w14:textId="77777777" w:rsidR="00D02727" w:rsidRPr="00936D2A" w:rsidRDefault="00D02727" w:rsidP="00712ADD">
            <w:pPr>
              <w:pStyle w:val="aa"/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rPr>
                <w:rFonts w:ascii="Times New Roman" w:eastAsia="바탕체" w:hAnsi="Times New Roman" w:cs="Times New Roman"/>
                <w:color w:val="auto"/>
              </w:rPr>
            </w:pPr>
          </w:p>
          <w:p w14:paraId="00A18FCF" w14:textId="77777777" w:rsidR="00D02727" w:rsidRPr="00936D2A" w:rsidRDefault="00A84F19" w:rsidP="00712ADD">
            <w:pPr>
              <w:pStyle w:val="aa"/>
              <w:numPr>
                <w:ilvl w:val="0"/>
                <w:numId w:val="105"/>
              </w:num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rPr>
                <w:rFonts w:ascii="Times New Roman" w:eastAsia="바탕체" w:hAnsi="Times New Roman" w:cs="Times New Roman"/>
                <w:color w:val="auto"/>
              </w:rPr>
            </w:pPr>
            <w:r>
              <w:rPr>
                <w:rFonts w:ascii="Times New Roman" w:eastAsia="바탕체" w:hAnsi="Times New Roman" w:cs="Times New Roman" w:hint="eastAsia"/>
                <w:b/>
                <w:bCs/>
                <w:color w:val="auto"/>
              </w:rPr>
              <w:t>[</w:t>
            </w:r>
            <w:r w:rsidR="00D02727"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신탁수익의</w:t>
            </w:r>
            <w:r w:rsidR="00D02727"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교부］</w:t>
            </w:r>
            <w:r w:rsidR="00D02727" w:rsidRPr="00936D2A">
              <w:rPr>
                <w:rFonts w:eastAsia="바탕" w:hAnsi="바탕" w:cs="바탕" w:hint="eastAsia"/>
                <w:color w:val="auto"/>
              </w:rPr>
              <w:t>①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신탁수익은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신탁종료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(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해지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) 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후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최종계산에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관한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수익자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승인일의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proofErr w:type="spellStart"/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영업익일에</w:t>
            </w:r>
            <w:proofErr w:type="spellEnd"/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교부하는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것을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원칙으로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합니다</w:t>
            </w:r>
            <w:r w:rsidR="00D02727" w:rsidRPr="00936D2A">
              <w:rPr>
                <w:rFonts w:ascii="Times New Roman" w:eastAsia="바탕체" w:hAnsi="Times New Roman" w:cs="Times New Roman"/>
                <w:color w:val="auto"/>
              </w:rPr>
              <w:t>.</w:t>
            </w:r>
          </w:p>
          <w:p w14:paraId="5116A4DB" w14:textId="77777777" w:rsidR="00D02727" w:rsidRPr="00936D2A" w:rsidRDefault="00D02727" w:rsidP="00712ADD">
            <w:pPr>
              <w:pStyle w:val="aa"/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ind w:left="300"/>
              <w:rPr>
                <w:rFonts w:ascii="Times New Roman" w:eastAsia="바탕체" w:hAnsi="Times New Roman" w:cs="Times New Roman"/>
                <w:color w:val="auto"/>
              </w:rPr>
            </w:pPr>
            <w:r w:rsidRPr="00936D2A">
              <w:rPr>
                <w:rFonts w:eastAsia="바탕" w:hAnsi="바탕" w:cs="바탕" w:hint="eastAsia"/>
                <w:color w:val="auto"/>
              </w:rPr>
              <w:t>②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신탁수익을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교부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받을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경우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이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증서를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제출하여야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합니다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.</w:t>
            </w:r>
          </w:p>
          <w:p w14:paraId="6CBF4949" w14:textId="77777777" w:rsidR="00D02727" w:rsidRPr="00936D2A" w:rsidRDefault="00D02727" w:rsidP="00712ADD">
            <w:pPr>
              <w:pStyle w:val="aa"/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rPr>
                <w:rFonts w:ascii="Times New Roman" w:eastAsia="바탕체" w:hAnsi="Times New Roman" w:cs="Times New Roman"/>
                <w:color w:val="auto"/>
              </w:rPr>
            </w:pPr>
          </w:p>
          <w:p w14:paraId="016B7820" w14:textId="77777777" w:rsidR="00D02727" w:rsidRPr="00936D2A" w:rsidRDefault="00D02727" w:rsidP="00712ADD">
            <w:pPr>
              <w:pStyle w:val="aa"/>
              <w:numPr>
                <w:ilvl w:val="0"/>
                <w:numId w:val="105"/>
              </w:num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rPr>
                <w:rFonts w:ascii="Times New Roman" w:eastAsia="바탕체" w:hAnsi="Times New Roman" w:cs="Times New Roman"/>
                <w:color w:val="auto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[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양도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등］</w:t>
            </w:r>
            <w:r w:rsidRPr="00936D2A">
              <w:rPr>
                <w:rFonts w:eastAsia="바탕" w:hAnsi="바탕" w:cs="바탕" w:hint="eastAsia"/>
                <w:color w:val="auto"/>
              </w:rPr>
              <w:t>①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이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증서는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수탁자의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사전동의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없이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타인에게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양도하거나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질권설정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등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처분행위를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할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수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없습니다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.</w:t>
            </w:r>
          </w:p>
          <w:p w14:paraId="12EC07D2" w14:textId="77777777" w:rsidR="00D02727" w:rsidRPr="00936D2A" w:rsidRDefault="00D02727" w:rsidP="00712ADD">
            <w:pPr>
              <w:pStyle w:val="aa"/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ind w:left="300"/>
              <w:rPr>
                <w:rFonts w:ascii="Times New Roman" w:eastAsia="바탕체" w:hAnsi="Times New Roman" w:cs="Times New Roman"/>
                <w:color w:val="auto"/>
              </w:rPr>
            </w:pPr>
            <w:r w:rsidRPr="00936D2A">
              <w:rPr>
                <w:rFonts w:eastAsia="바탕" w:hAnsi="바탕" w:cs="바탕" w:hint="eastAsia"/>
                <w:color w:val="auto"/>
              </w:rPr>
              <w:t>②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이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증서만을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별도의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거래의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목적으로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삼거나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담보로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제공할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수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없습니다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.</w:t>
            </w:r>
          </w:p>
          <w:p w14:paraId="03F4AC81" w14:textId="77777777" w:rsidR="00D02727" w:rsidRPr="00936D2A" w:rsidRDefault="00D02727" w:rsidP="00712ADD">
            <w:pPr>
              <w:pStyle w:val="aa"/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ind w:left="300"/>
              <w:rPr>
                <w:rFonts w:ascii="Times New Roman" w:eastAsia="바탕체" w:hAnsi="Times New Roman" w:cs="Times New Roman"/>
                <w:color w:val="auto"/>
              </w:rPr>
            </w:pPr>
          </w:p>
          <w:p w14:paraId="5C8A8C18" w14:textId="77777777" w:rsidR="00D02727" w:rsidRPr="00936D2A" w:rsidRDefault="00D02727" w:rsidP="00712ADD">
            <w:pPr>
              <w:pStyle w:val="aa"/>
              <w:numPr>
                <w:ilvl w:val="0"/>
                <w:numId w:val="105"/>
              </w:num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rPr>
                <w:rFonts w:ascii="Times New Roman" w:eastAsia="바탕체" w:hAnsi="Times New Roman" w:cs="Times New Roman"/>
                <w:color w:val="auto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[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재발행］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이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증서의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기재내용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변경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훼손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및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분실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등의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경우에는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지체없이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수탁자에게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통지한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후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소정의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절차를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받아야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합니다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.</w:t>
            </w:r>
          </w:p>
          <w:p w14:paraId="4A2D51E4" w14:textId="77777777" w:rsidR="00D02727" w:rsidRPr="00936D2A" w:rsidRDefault="00D02727" w:rsidP="00712ADD">
            <w:pPr>
              <w:pStyle w:val="aa"/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rPr>
                <w:rFonts w:ascii="Times New Roman" w:eastAsia="바탕체" w:hAnsi="Times New Roman" w:cs="Times New Roman"/>
                <w:color w:val="auto"/>
              </w:rPr>
            </w:pPr>
          </w:p>
          <w:p w14:paraId="47AB7FD4" w14:textId="77777777" w:rsidR="00D02727" w:rsidRPr="00936D2A" w:rsidRDefault="00D02727" w:rsidP="00712ADD">
            <w:pPr>
              <w:pStyle w:val="aa"/>
              <w:numPr>
                <w:ilvl w:val="0"/>
                <w:numId w:val="105"/>
              </w:num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rPr>
                <w:rFonts w:ascii="Times New Roman" w:eastAsia="바탕체" w:hAnsi="Times New Roman" w:cs="Times New Roman"/>
                <w:color w:val="auto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[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color w:val="auto"/>
              </w:rPr>
              <w:t>기타］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이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약관에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기재되지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아니한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사항은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신탁계약에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의합니다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.</w:t>
            </w:r>
          </w:p>
          <w:p w14:paraId="1953C65A" w14:textId="77777777" w:rsidR="00D02727" w:rsidRPr="00936D2A" w:rsidRDefault="00D02727" w:rsidP="00712ADD">
            <w:pPr>
              <w:pStyle w:val="aa"/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jc w:val="left"/>
              <w:rPr>
                <w:rFonts w:ascii="Times New Roman" w:eastAsia="바탕체" w:hAnsi="Times New Roman" w:cs="Times New Roman"/>
                <w:color w:val="auto"/>
              </w:rPr>
            </w:pPr>
          </w:p>
          <w:p w14:paraId="3DED3879" w14:textId="77777777" w:rsidR="00D02727" w:rsidRPr="00936D2A" w:rsidRDefault="00D02727" w:rsidP="00712ADD">
            <w:pPr>
              <w:pStyle w:val="aa"/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rPr>
                <w:rFonts w:ascii="Times New Roman" w:eastAsia="바탕체" w:hAnsi="Times New Roman" w:cs="Times New Roman"/>
                <w:color w:val="auto"/>
              </w:rPr>
            </w:pP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-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이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  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>상</w:t>
            </w:r>
            <w:r w:rsidRPr="00936D2A">
              <w:rPr>
                <w:rFonts w:ascii="Times New Roman" w:eastAsia="바탕체" w:hAnsi="Times New Roman" w:cs="Times New Roman"/>
                <w:color w:val="auto"/>
              </w:rPr>
              <w:t xml:space="preserve"> -</w:t>
            </w:r>
          </w:p>
        </w:tc>
      </w:tr>
    </w:tbl>
    <w:p w14:paraId="15A6E90C" w14:textId="77777777" w:rsidR="00D02727" w:rsidRPr="00936D2A" w:rsidRDefault="00D02727" w:rsidP="00712ADD">
      <w:pPr>
        <w:pStyle w:val="aa"/>
        <w:jc w:val="left"/>
        <w:rPr>
          <w:rFonts w:ascii="Times New Roman" w:eastAsia="바탕체" w:hAnsi="Times New Roman" w:cs="Times New Roman"/>
          <w:color w:val="auto"/>
        </w:rPr>
      </w:pPr>
    </w:p>
    <w:p w14:paraId="3F4729A2" w14:textId="77777777" w:rsidR="00D02727" w:rsidRPr="00936D2A" w:rsidRDefault="00D02727" w:rsidP="00712ADD">
      <w:pPr>
        <w:wordWrap w:val="0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br w:type="page"/>
      </w:r>
    </w:p>
    <w:p w14:paraId="2814EF24" w14:textId="77777777" w:rsidR="00D02727" w:rsidRPr="00936D2A" w:rsidRDefault="00D02727" w:rsidP="00712ADD">
      <w:pPr>
        <w:wordWrap w:val="0"/>
        <w:spacing w:line="480" w:lineRule="auto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lastRenderedPageBreak/>
        <w:t>&lt;</w:t>
      </w:r>
      <w:r w:rsidRPr="00936D2A">
        <w:rPr>
          <w:rFonts w:ascii="Times New Roman" w:eastAsia="바탕체" w:hAnsi="Times New Roman" w:cs="Times New Roman"/>
        </w:rPr>
        <w:t>별지</w:t>
      </w:r>
      <w:r w:rsidRPr="00936D2A">
        <w:rPr>
          <w:rFonts w:ascii="Times New Roman" w:eastAsia="바탕체" w:hAnsi="Times New Roman" w:cs="Times New Roman"/>
        </w:rPr>
        <w:t xml:space="preserve"> 5&gt; </w:t>
      </w:r>
    </w:p>
    <w:p w14:paraId="4626EFE6" w14:textId="77777777" w:rsidR="00D02727" w:rsidRPr="00936D2A" w:rsidRDefault="00D02727" w:rsidP="00712ADD">
      <w:pPr>
        <w:wordWrap w:val="0"/>
        <w:spacing w:line="480" w:lineRule="auto"/>
        <w:jc w:val="center"/>
        <w:textAlignment w:val="baseline"/>
        <w:rPr>
          <w:rFonts w:ascii="Times New Roman" w:eastAsia="바탕체" w:hAnsi="Times New Roman" w:cs="Times New Roman"/>
          <w:b/>
          <w:sz w:val="40"/>
          <w:szCs w:val="40"/>
          <w:u w:val="single"/>
        </w:rPr>
      </w:pPr>
      <w:proofErr w:type="gramStart"/>
      <w:r w:rsidRPr="00936D2A">
        <w:rPr>
          <w:rFonts w:ascii="Times New Roman" w:eastAsia="바탕체" w:hAnsi="Times New Roman" w:cs="Times New Roman"/>
          <w:b/>
          <w:sz w:val="40"/>
          <w:szCs w:val="40"/>
          <w:u w:val="single"/>
        </w:rPr>
        <w:t>신</w:t>
      </w:r>
      <w:r w:rsidRPr="00936D2A">
        <w:rPr>
          <w:rFonts w:ascii="Times New Roman" w:eastAsia="바탕체" w:hAnsi="Times New Roman" w:cs="Times New Roman"/>
          <w:b/>
          <w:sz w:val="40"/>
          <w:szCs w:val="40"/>
          <w:u w:val="single"/>
        </w:rPr>
        <w:t xml:space="preserve">  </w:t>
      </w:r>
      <w:r w:rsidRPr="00936D2A">
        <w:rPr>
          <w:rFonts w:ascii="Times New Roman" w:eastAsia="바탕체" w:hAnsi="Times New Roman" w:cs="Times New Roman"/>
          <w:b/>
          <w:sz w:val="40"/>
          <w:szCs w:val="40"/>
          <w:u w:val="single"/>
        </w:rPr>
        <w:t>탁</w:t>
      </w:r>
      <w:proofErr w:type="gramEnd"/>
      <w:r w:rsidRPr="00936D2A">
        <w:rPr>
          <w:rFonts w:ascii="Times New Roman" w:eastAsia="바탕체" w:hAnsi="Times New Roman" w:cs="Times New Roman"/>
          <w:b/>
          <w:sz w:val="40"/>
          <w:szCs w:val="40"/>
          <w:u w:val="single"/>
        </w:rPr>
        <w:t xml:space="preserve">  </w:t>
      </w:r>
      <w:r w:rsidRPr="00936D2A">
        <w:rPr>
          <w:rFonts w:ascii="Times New Roman" w:eastAsia="바탕체" w:hAnsi="Times New Roman" w:cs="Times New Roman"/>
          <w:b/>
          <w:sz w:val="40"/>
          <w:szCs w:val="40"/>
          <w:u w:val="single"/>
        </w:rPr>
        <w:t>보</w:t>
      </w:r>
      <w:r w:rsidRPr="00936D2A">
        <w:rPr>
          <w:rFonts w:ascii="Times New Roman" w:eastAsia="바탕체" w:hAnsi="Times New Roman" w:cs="Times New Roman"/>
          <w:b/>
          <w:sz w:val="40"/>
          <w:szCs w:val="40"/>
          <w:u w:val="single"/>
        </w:rPr>
        <w:t xml:space="preserve">  </w:t>
      </w:r>
      <w:r w:rsidRPr="00936D2A">
        <w:rPr>
          <w:rFonts w:ascii="Times New Roman" w:eastAsia="바탕체" w:hAnsi="Times New Roman" w:cs="Times New Roman"/>
          <w:b/>
          <w:sz w:val="40"/>
          <w:szCs w:val="40"/>
          <w:u w:val="single"/>
        </w:rPr>
        <w:t>수</w:t>
      </w:r>
    </w:p>
    <w:p w14:paraId="5ECE30C1" w14:textId="77777777" w:rsidR="00D02727" w:rsidRPr="00936D2A" w:rsidRDefault="00D02727" w:rsidP="00712ADD">
      <w:pPr>
        <w:wordWrap w:val="0"/>
        <w:spacing w:line="480" w:lineRule="auto"/>
        <w:jc w:val="center"/>
        <w:textAlignment w:val="baseline"/>
        <w:rPr>
          <w:rFonts w:ascii="Times New Roman" w:eastAsia="바탕체" w:hAnsi="Times New Roman" w:cs="Times New Roman"/>
          <w:sz w:val="24"/>
          <w:szCs w:val="40"/>
        </w:rPr>
      </w:pPr>
    </w:p>
    <w:tbl>
      <w:tblPr>
        <w:tblpPr w:vertAnchor="text" w:tblpYSpec="top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5863"/>
      </w:tblGrid>
      <w:tr w:rsidR="00D02727" w:rsidRPr="00936D2A" w14:paraId="18118B08" w14:textId="77777777" w:rsidTr="002720E7">
        <w:trPr>
          <w:trHeight w:val="56"/>
        </w:trPr>
        <w:tc>
          <w:tcPr>
            <w:tcW w:w="26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315307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구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분</w:t>
            </w:r>
          </w:p>
        </w:tc>
        <w:tc>
          <w:tcPr>
            <w:tcW w:w="5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4AF123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신탁보수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산출기준</w:t>
            </w:r>
          </w:p>
        </w:tc>
      </w:tr>
      <w:tr w:rsidR="00D02727" w:rsidRPr="00936D2A" w14:paraId="245F7FAC" w14:textId="77777777" w:rsidTr="002720E7">
        <w:trPr>
          <w:trHeight w:val="513"/>
        </w:trPr>
        <w:tc>
          <w:tcPr>
            <w:tcW w:w="26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0F7809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기본보수</w:t>
            </w:r>
          </w:p>
        </w:tc>
        <w:tc>
          <w:tcPr>
            <w:tcW w:w="5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7CF213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예정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건설비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×O/100+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분양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(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임대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)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예정총액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×O/100</w:t>
            </w:r>
          </w:p>
        </w:tc>
      </w:tr>
    </w:tbl>
    <w:p w14:paraId="7EB1A8DF" w14:textId="77777777" w:rsidR="00D02727" w:rsidRPr="00936D2A" w:rsidRDefault="00D02727" w:rsidP="00712ADD">
      <w:pPr>
        <w:wordWrap w:val="0"/>
        <w:spacing w:line="480" w:lineRule="auto"/>
        <w:textAlignment w:val="baseline"/>
        <w:rPr>
          <w:rFonts w:ascii="Times New Roman" w:eastAsia="바탕체" w:hAnsi="Times New Roman" w:cs="Times New Roman"/>
          <w:sz w:val="16"/>
          <w:szCs w:val="24"/>
        </w:rPr>
      </w:pPr>
    </w:p>
    <w:p w14:paraId="00A8667B" w14:textId="77777777" w:rsidR="00D02727" w:rsidRPr="00936D2A" w:rsidRDefault="00D02727" w:rsidP="00712ADD">
      <w:pPr>
        <w:wordWrap w:val="0"/>
        <w:spacing w:line="480" w:lineRule="auto"/>
        <w:textAlignment w:val="baseline"/>
        <w:rPr>
          <w:rFonts w:ascii="Times New Roman" w:eastAsia="바탕체" w:hAnsi="Times New Roman" w:cs="Times New Roman"/>
          <w:sz w:val="16"/>
          <w:szCs w:val="24"/>
        </w:rPr>
      </w:pPr>
    </w:p>
    <w:p w14:paraId="57702CB6" w14:textId="77777777" w:rsidR="00D02727" w:rsidRPr="00936D2A" w:rsidRDefault="00D02727" w:rsidP="00712ADD">
      <w:pPr>
        <w:wordWrap w:val="0"/>
        <w:spacing w:line="480" w:lineRule="auto"/>
        <w:textAlignment w:val="baseline"/>
        <w:rPr>
          <w:rFonts w:ascii="Times New Roman" w:eastAsia="바탕체" w:hAnsi="Times New Roman" w:cs="Times New Roman"/>
          <w:sz w:val="16"/>
          <w:szCs w:val="24"/>
        </w:rPr>
      </w:pPr>
    </w:p>
    <w:p w14:paraId="05702C85" w14:textId="77777777" w:rsidR="00D02727" w:rsidRPr="00936D2A" w:rsidRDefault="00D02727" w:rsidP="00712ADD">
      <w:pPr>
        <w:wordWrap w:val="0"/>
        <w:spacing w:line="360" w:lineRule="auto"/>
        <w:textAlignment w:val="baseline"/>
        <w:rPr>
          <w:rFonts w:ascii="Times New Roman" w:eastAsia="바탕체" w:hAnsi="Times New Roman" w:cs="Times New Roman"/>
          <w:sz w:val="24"/>
          <w:szCs w:val="24"/>
        </w:rPr>
      </w:pPr>
    </w:p>
    <w:p w14:paraId="3B68A68F" w14:textId="77777777" w:rsidR="00D02727" w:rsidRPr="00936D2A" w:rsidRDefault="00D02727" w:rsidP="00712ADD">
      <w:pPr>
        <w:pStyle w:val="a4"/>
        <w:numPr>
          <w:ilvl w:val="1"/>
          <w:numId w:val="100"/>
        </w:numPr>
        <w:wordWrap w:val="0"/>
        <w:spacing w:line="360" w:lineRule="auto"/>
        <w:ind w:leftChars="0"/>
        <w:textAlignment w:val="baseline"/>
        <w:rPr>
          <w:rFonts w:ascii="Times New Roman" w:eastAsia="바탕체" w:hAnsi="Times New Roman" w:cs="Times New Roman"/>
          <w:sz w:val="24"/>
          <w:szCs w:val="24"/>
        </w:rPr>
      </w:pPr>
      <w:r w:rsidRPr="00936D2A">
        <w:rPr>
          <w:rFonts w:ascii="Times New Roman" w:eastAsia="바탕체" w:hAnsi="Times New Roman" w:cs="Times New Roman"/>
          <w:sz w:val="24"/>
          <w:szCs w:val="24"/>
        </w:rPr>
        <w:t>“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예정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건설비</w:t>
      </w:r>
      <w:r w:rsidRPr="00936D2A">
        <w:rPr>
          <w:rFonts w:ascii="Times New Roman" w:eastAsia="바탕체" w:hAnsi="Times New Roman" w:cs="Times New Roman"/>
          <w:sz w:val="24"/>
          <w:szCs w:val="24"/>
        </w:rPr>
        <w:t>”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는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예상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사업수지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분석표상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(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도급</w:t>
      </w:r>
      <w:r w:rsidRPr="00936D2A">
        <w:rPr>
          <w:rFonts w:ascii="Times New Roman" w:eastAsia="바탕체" w:hAnsi="Times New Roman" w:cs="Times New Roman"/>
          <w:sz w:val="24"/>
          <w:szCs w:val="24"/>
        </w:rPr>
        <w:t>)</w:t>
      </w:r>
      <w:r w:rsidRPr="00936D2A">
        <w:rPr>
          <w:rFonts w:ascii="Times New Roman" w:eastAsia="바탕체" w:hAnsi="Times New Roman" w:cs="Times New Roman"/>
          <w:sz w:val="24"/>
          <w:szCs w:val="24"/>
        </w:rPr>
        <w:t>공사비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, </w:t>
      </w:r>
      <w:proofErr w:type="spellStart"/>
      <w:r w:rsidRPr="00936D2A">
        <w:rPr>
          <w:rFonts w:ascii="Times New Roman" w:eastAsia="바탕체" w:hAnsi="Times New Roman" w:cs="Times New Roman"/>
          <w:sz w:val="24"/>
          <w:szCs w:val="24"/>
        </w:rPr>
        <w:t>설계비</w:t>
      </w:r>
      <w:proofErr w:type="spellEnd"/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, </w:t>
      </w:r>
      <w:proofErr w:type="spellStart"/>
      <w:r w:rsidRPr="00936D2A">
        <w:rPr>
          <w:rFonts w:ascii="Times New Roman" w:eastAsia="바탕체" w:hAnsi="Times New Roman" w:cs="Times New Roman"/>
          <w:sz w:val="24"/>
          <w:szCs w:val="24"/>
        </w:rPr>
        <w:t>감리비</w:t>
      </w:r>
      <w:proofErr w:type="spellEnd"/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, </w:t>
      </w:r>
      <w:proofErr w:type="spellStart"/>
      <w:r w:rsidRPr="00936D2A">
        <w:rPr>
          <w:rFonts w:ascii="Times New Roman" w:eastAsia="바탕체" w:hAnsi="Times New Roman" w:cs="Times New Roman"/>
          <w:sz w:val="24"/>
          <w:szCs w:val="24"/>
        </w:rPr>
        <w:t>인입비</w:t>
      </w:r>
      <w:proofErr w:type="spellEnd"/>
      <w:r w:rsidRPr="00936D2A">
        <w:rPr>
          <w:rFonts w:ascii="Times New Roman" w:eastAsia="바탕체" w:hAnsi="Times New Roman" w:cs="Times New Roman"/>
          <w:sz w:val="24"/>
          <w:szCs w:val="24"/>
        </w:rPr>
        <w:t>(</w:t>
      </w:r>
      <w:proofErr w:type="spellStart"/>
      <w:r w:rsidRPr="00936D2A">
        <w:rPr>
          <w:rFonts w:ascii="Times New Roman" w:eastAsia="바탕체" w:hAnsi="Times New Roman" w:cs="Times New Roman"/>
          <w:sz w:val="24"/>
          <w:szCs w:val="24"/>
        </w:rPr>
        <w:t>인입부담금</w:t>
      </w:r>
      <w:proofErr w:type="spellEnd"/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포함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),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모델하우스건축비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,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철거비의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합계액</w:t>
      </w:r>
      <w:r w:rsidRPr="00936D2A">
        <w:rPr>
          <w:rFonts w:ascii="Times New Roman" w:eastAsia="바탕체" w:hAnsi="Times New Roman" w:cs="Times New Roman"/>
          <w:sz w:val="24"/>
          <w:szCs w:val="24"/>
        </w:rPr>
        <w:t>(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부가가치세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제외</w:t>
      </w:r>
      <w:r w:rsidRPr="00936D2A">
        <w:rPr>
          <w:rFonts w:ascii="Times New Roman" w:eastAsia="바탕체" w:hAnsi="Times New Roman" w:cs="Times New Roman"/>
          <w:sz w:val="24"/>
          <w:szCs w:val="24"/>
        </w:rPr>
        <w:t>)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으로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한다</w:t>
      </w:r>
      <w:r w:rsidRPr="00936D2A">
        <w:rPr>
          <w:rFonts w:ascii="Times New Roman" w:eastAsia="바탕체" w:hAnsi="Times New Roman" w:cs="Times New Roman"/>
          <w:sz w:val="24"/>
          <w:szCs w:val="24"/>
        </w:rPr>
        <w:t>.</w:t>
      </w:r>
    </w:p>
    <w:p w14:paraId="38CA974A" w14:textId="77777777" w:rsidR="00D02727" w:rsidRPr="00936D2A" w:rsidRDefault="00D02727" w:rsidP="00712ADD">
      <w:pPr>
        <w:pStyle w:val="a4"/>
        <w:numPr>
          <w:ilvl w:val="1"/>
          <w:numId w:val="100"/>
        </w:numPr>
        <w:wordWrap w:val="0"/>
        <w:spacing w:line="360" w:lineRule="auto"/>
        <w:ind w:leftChars="0"/>
        <w:textAlignment w:val="baseline"/>
        <w:rPr>
          <w:rFonts w:ascii="Times New Roman" w:eastAsia="바탕체" w:hAnsi="Times New Roman" w:cs="Times New Roman"/>
          <w:sz w:val="24"/>
          <w:szCs w:val="24"/>
        </w:rPr>
      </w:pPr>
      <w:r w:rsidRPr="00936D2A">
        <w:rPr>
          <w:rFonts w:ascii="Times New Roman" w:eastAsia="바탕체" w:hAnsi="Times New Roman" w:cs="Times New Roman"/>
          <w:sz w:val="24"/>
          <w:szCs w:val="24"/>
        </w:rPr>
        <w:t>“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분양예정총액</w:t>
      </w:r>
      <w:r w:rsidRPr="00936D2A">
        <w:rPr>
          <w:rFonts w:ascii="Times New Roman" w:eastAsia="바탕체" w:hAnsi="Times New Roman" w:cs="Times New Roman"/>
          <w:sz w:val="24"/>
          <w:szCs w:val="24"/>
        </w:rPr>
        <w:t>”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은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실제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분양액에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불구하고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예상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사업수지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분석표상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분양예정총액</w:t>
      </w:r>
      <w:r w:rsidRPr="00936D2A">
        <w:rPr>
          <w:rFonts w:ascii="Times New Roman" w:eastAsia="바탕체" w:hAnsi="Times New Roman" w:cs="Times New Roman"/>
          <w:sz w:val="24"/>
          <w:szCs w:val="24"/>
        </w:rPr>
        <w:t>(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부가가치세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제외</w:t>
      </w:r>
      <w:r w:rsidRPr="00936D2A">
        <w:rPr>
          <w:rFonts w:ascii="Times New Roman" w:eastAsia="바탕체" w:hAnsi="Times New Roman" w:cs="Times New Roman"/>
          <w:sz w:val="24"/>
          <w:szCs w:val="24"/>
        </w:rPr>
        <w:t>)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을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말하며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,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임대형에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대하여는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예정임대보증금총액을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기준으로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하고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임대료를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임대보증금으로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환산하기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위한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기준율은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임대료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결정시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적용한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이자율로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한다</w:t>
      </w:r>
      <w:r w:rsidRPr="00936D2A">
        <w:rPr>
          <w:rFonts w:ascii="Times New Roman" w:eastAsia="바탕체" w:hAnsi="Times New Roman" w:cs="Times New Roman"/>
          <w:sz w:val="24"/>
          <w:szCs w:val="24"/>
        </w:rPr>
        <w:t>.</w:t>
      </w:r>
    </w:p>
    <w:p w14:paraId="4F1AB578" w14:textId="77777777" w:rsidR="00D02727" w:rsidRPr="00936D2A" w:rsidRDefault="00D02727" w:rsidP="00712ADD">
      <w:pPr>
        <w:pStyle w:val="a4"/>
        <w:numPr>
          <w:ilvl w:val="1"/>
          <w:numId w:val="100"/>
        </w:numPr>
        <w:wordWrap w:val="0"/>
        <w:spacing w:line="360" w:lineRule="auto"/>
        <w:ind w:leftChars="0"/>
        <w:textAlignment w:val="baseline"/>
        <w:rPr>
          <w:rFonts w:ascii="Times New Roman" w:eastAsia="바탕체" w:hAnsi="Times New Roman" w:cs="Times New Roman"/>
          <w:sz w:val="24"/>
          <w:szCs w:val="24"/>
        </w:rPr>
      </w:pPr>
      <w:r w:rsidRPr="00936D2A">
        <w:rPr>
          <w:rFonts w:ascii="Times New Roman" w:eastAsia="바탕체" w:hAnsi="Times New Roman" w:cs="Times New Roman"/>
          <w:sz w:val="24"/>
          <w:szCs w:val="24"/>
        </w:rPr>
        <w:t>기본보수는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예정건설비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증감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,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분양</w:t>
      </w:r>
      <w:r w:rsidRPr="00936D2A">
        <w:rPr>
          <w:rFonts w:ascii="Times New Roman" w:eastAsia="바탕체" w:hAnsi="Times New Roman" w:cs="Times New Roman"/>
          <w:sz w:val="24"/>
          <w:szCs w:val="24"/>
        </w:rPr>
        <w:t>(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임대</w:t>
      </w:r>
      <w:r w:rsidRPr="00936D2A">
        <w:rPr>
          <w:rFonts w:ascii="Times New Roman" w:eastAsia="바탕체" w:hAnsi="Times New Roman" w:cs="Times New Roman"/>
          <w:sz w:val="24"/>
          <w:szCs w:val="24"/>
        </w:rPr>
        <w:t>)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예정총액의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증감에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영향을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받지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아니한다</w:t>
      </w:r>
      <w:r w:rsidRPr="00936D2A">
        <w:rPr>
          <w:rFonts w:ascii="Times New Roman" w:eastAsia="바탕체" w:hAnsi="Times New Roman" w:cs="Times New Roman"/>
          <w:sz w:val="24"/>
          <w:szCs w:val="24"/>
        </w:rPr>
        <w:t>.</w:t>
      </w:r>
    </w:p>
    <w:p w14:paraId="4EB0904A" w14:textId="77777777" w:rsidR="00D02727" w:rsidRPr="00936D2A" w:rsidRDefault="00D02727" w:rsidP="00712ADD">
      <w:pPr>
        <w:wordWrap w:val="0"/>
        <w:spacing w:line="360" w:lineRule="auto"/>
        <w:textAlignment w:val="baseline"/>
        <w:rPr>
          <w:rFonts w:ascii="Times New Roman" w:eastAsia="바탕체" w:hAnsi="Times New Roman" w:cs="Times New Roman"/>
          <w:sz w:val="24"/>
          <w:szCs w:val="24"/>
        </w:rPr>
      </w:pPr>
    </w:p>
    <w:p w14:paraId="669C3C99" w14:textId="77777777" w:rsidR="00D02727" w:rsidRPr="00936D2A" w:rsidRDefault="00D02727" w:rsidP="00712ADD">
      <w:pPr>
        <w:wordWrap w:val="0"/>
        <w:rPr>
          <w:rFonts w:ascii="Times New Roman" w:eastAsia="바탕체" w:hAnsi="Times New Roman" w:cs="Times New Roman"/>
          <w:sz w:val="24"/>
          <w:szCs w:val="24"/>
        </w:rPr>
      </w:pPr>
      <w:r w:rsidRPr="00936D2A">
        <w:rPr>
          <w:rFonts w:ascii="Times New Roman" w:eastAsia="바탕체" w:hAnsi="Times New Roman" w:cs="Times New Roman"/>
          <w:sz w:val="24"/>
          <w:szCs w:val="24"/>
        </w:rPr>
        <w:br w:type="page"/>
      </w:r>
    </w:p>
    <w:p w14:paraId="12CDB1FF" w14:textId="77777777" w:rsidR="00D02727" w:rsidRPr="00936D2A" w:rsidRDefault="00D02727" w:rsidP="00712ADD">
      <w:pPr>
        <w:wordWrap w:val="0"/>
        <w:spacing w:line="384" w:lineRule="auto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lastRenderedPageBreak/>
        <w:t>&lt;</w:t>
      </w:r>
      <w:r w:rsidRPr="00936D2A">
        <w:rPr>
          <w:rFonts w:ascii="Times New Roman" w:eastAsia="바탕체" w:hAnsi="Times New Roman" w:cs="Times New Roman"/>
        </w:rPr>
        <w:t>별지</w:t>
      </w:r>
      <w:r w:rsidRPr="00936D2A">
        <w:rPr>
          <w:rFonts w:ascii="Times New Roman" w:eastAsia="바탕체" w:hAnsi="Times New Roman" w:cs="Times New Roman"/>
        </w:rPr>
        <w:t xml:space="preserve"> 6&gt; </w:t>
      </w:r>
    </w:p>
    <w:p w14:paraId="78323323" w14:textId="77777777" w:rsidR="00D02727" w:rsidRPr="00936D2A" w:rsidRDefault="00D02727" w:rsidP="00712ADD">
      <w:pPr>
        <w:wordWrap w:val="0"/>
        <w:spacing w:line="384" w:lineRule="auto"/>
        <w:textAlignment w:val="baseline"/>
        <w:rPr>
          <w:rFonts w:ascii="Times New Roman" w:eastAsia="바탕체" w:hAnsi="Times New Roman" w:cs="Times New Roman"/>
        </w:rPr>
      </w:pPr>
    </w:p>
    <w:p w14:paraId="38E0CC10" w14:textId="77777777" w:rsidR="00D02727" w:rsidRPr="00936D2A" w:rsidRDefault="00D02727" w:rsidP="00712ADD">
      <w:pPr>
        <w:wordWrap w:val="0"/>
        <w:jc w:val="center"/>
        <w:textAlignment w:val="baseline"/>
        <w:rPr>
          <w:rFonts w:ascii="Times New Roman" w:eastAsia="바탕체" w:hAnsi="Times New Roman" w:cs="Times New Roman"/>
          <w:sz w:val="28"/>
        </w:rPr>
      </w:pPr>
      <w:r w:rsidRPr="00936D2A">
        <w:rPr>
          <w:rFonts w:ascii="Times New Roman" w:eastAsia="바탕체" w:hAnsi="Times New Roman" w:cs="Times New Roman"/>
          <w:sz w:val="32"/>
        </w:rPr>
        <w:t>계약의</w:t>
      </w:r>
      <w:r w:rsidRPr="00936D2A">
        <w:rPr>
          <w:rFonts w:ascii="Times New Roman" w:eastAsia="바탕체" w:hAnsi="Times New Roman" w:cs="Times New Roman"/>
          <w:sz w:val="32"/>
        </w:rPr>
        <w:t xml:space="preserve"> </w:t>
      </w:r>
      <w:r w:rsidRPr="00936D2A">
        <w:rPr>
          <w:rFonts w:ascii="Times New Roman" w:eastAsia="바탕체" w:hAnsi="Times New Roman" w:cs="Times New Roman"/>
          <w:sz w:val="32"/>
        </w:rPr>
        <w:t>내용</w:t>
      </w:r>
    </w:p>
    <w:p w14:paraId="23014F84" w14:textId="77777777" w:rsidR="00D02727" w:rsidRPr="00936D2A" w:rsidRDefault="00D02727" w:rsidP="00712ADD">
      <w:pPr>
        <w:wordWrap w:val="0"/>
        <w:textAlignment w:val="baseline"/>
        <w:rPr>
          <w:rFonts w:ascii="Times New Roman" w:eastAsia="바탕체" w:hAnsi="Times New Roman" w:cs="Times New Roman"/>
        </w:rPr>
      </w:pPr>
    </w:p>
    <w:p w14:paraId="04543C4B" w14:textId="77777777" w:rsidR="00D02727" w:rsidRPr="00936D2A" w:rsidRDefault="00D02727" w:rsidP="00712ADD">
      <w:pPr>
        <w:pStyle w:val="a4"/>
        <w:numPr>
          <w:ilvl w:val="1"/>
          <w:numId w:val="101"/>
        </w:numPr>
        <w:wordWrap w:val="0"/>
        <w:spacing w:line="276" w:lineRule="auto"/>
        <w:ind w:leftChars="0"/>
        <w:textAlignment w:val="baseline"/>
        <w:rPr>
          <w:rFonts w:ascii="Times New Roman" w:eastAsia="바탕체" w:hAnsi="Times New Roman" w:cs="Times New Roman"/>
        </w:rPr>
      </w:pPr>
      <w:proofErr w:type="gramStart"/>
      <w:r w:rsidRPr="00936D2A">
        <w:rPr>
          <w:rFonts w:ascii="Times New Roman" w:eastAsia="바탕체" w:hAnsi="Times New Roman" w:cs="Times New Roman"/>
        </w:rPr>
        <w:t>신탁기간</w:t>
      </w:r>
      <w:r w:rsidRPr="00936D2A">
        <w:rPr>
          <w:rFonts w:ascii="Times New Roman" w:eastAsia="바탕체" w:hAnsi="Times New Roman" w:cs="Times New Roman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</w:rPr>
        <w:t xml:space="preserve"> </w:t>
      </w:r>
      <w:r w:rsidR="00A33EAC" w:rsidRPr="00A33EAC">
        <w:rPr>
          <w:rFonts w:ascii="Times New Roman" w:eastAsia="바탕체" w:hAnsi="Times New Roman" w:cs="Times New Roman" w:hint="eastAsia"/>
        </w:rPr>
        <w:t>본</w:t>
      </w:r>
      <w:r w:rsidR="00A33EAC" w:rsidRPr="00A33EAC">
        <w:rPr>
          <w:rFonts w:ascii="Times New Roman" w:eastAsia="바탕체" w:hAnsi="Times New Roman" w:cs="Times New Roman" w:hint="eastAsia"/>
        </w:rPr>
        <w:t xml:space="preserve"> </w:t>
      </w:r>
      <w:r w:rsidR="00A33EAC" w:rsidRPr="00A33EAC">
        <w:rPr>
          <w:rFonts w:ascii="Times New Roman" w:eastAsia="바탕체" w:hAnsi="Times New Roman" w:cs="Times New Roman" w:hint="eastAsia"/>
        </w:rPr>
        <w:t>신탁계약</w:t>
      </w:r>
      <w:r w:rsidR="00A33EAC" w:rsidRPr="00A33EAC">
        <w:rPr>
          <w:rFonts w:ascii="Times New Roman" w:eastAsia="바탕체" w:hAnsi="Times New Roman" w:cs="Times New Roman" w:hint="eastAsia"/>
        </w:rPr>
        <w:t xml:space="preserve"> </w:t>
      </w:r>
      <w:r w:rsidR="00A33EAC" w:rsidRPr="00A33EAC">
        <w:rPr>
          <w:rFonts w:ascii="Times New Roman" w:eastAsia="바탕체" w:hAnsi="Times New Roman" w:cs="Times New Roman" w:hint="eastAsia"/>
        </w:rPr>
        <w:t>체결일로</w:t>
      </w:r>
      <w:r w:rsidR="00A33EAC" w:rsidRPr="00A33EAC">
        <w:rPr>
          <w:rFonts w:ascii="Times New Roman" w:eastAsia="바탕체" w:hAnsi="Times New Roman" w:cs="Times New Roman"/>
        </w:rPr>
        <w:t>부터</w:t>
      </w:r>
      <w:r w:rsidR="00A33EAC" w:rsidRPr="00A33EAC">
        <w:rPr>
          <w:rFonts w:ascii="Times New Roman" w:eastAsia="바탕체" w:hAnsi="Times New Roman" w:cs="Times New Roman"/>
        </w:rPr>
        <w:t xml:space="preserve"> </w:t>
      </w:r>
      <w:r w:rsidR="00A33EAC" w:rsidRPr="00A33EAC">
        <w:rPr>
          <w:rFonts w:ascii="Times New Roman" w:eastAsia="바탕체" w:hAnsi="Times New Roman" w:cs="Times New Roman" w:hint="eastAsia"/>
        </w:rPr>
        <w:t>본</w:t>
      </w:r>
      <w:r w:rsidR="00A33EAC" w:rsidRPr="00A33EAC">
        <w:rPr>
          <w:rFonts w:ascii="Times New Roman" w:eastAsia="바탕체" w:hAnsi="Times New Roman" w:cs="Times New Roman" w:hint="eastAsia"/>
        </w:rPr>
        <w:t xml:space="preserve"> </w:t>
      </w:r>
      <w:r w:rsidR="00A33EAC" w:rsidRPr="00A33EAC">
        <w:rPr>
          <w:rFonts w:ascii="Times New Roman" w:eastAsia="바탕체" w:hAnsi="Times New Roman" w:cs="Times New Roman" w:hint="eastAsia"/>
        </w:rPr>
        <w:t>사업의</w:t>
      </w:r>
      <w:r w:rsidR="00A33EAC" w:rsidRPr="00A33EAC">
        <w:rPr>
          <w:rFonts w:ascii="Times New Roman" w:eastAsia="바탕체" w:hAnsi="Times New Roman" w:cs="Times New Roman" w:hint="eastAsia"/>
        </w:rPr>
        <w:t xml:space="preserve"> </w:t>
      </w:r>
      <w:r w:rsidR="00A33EAC" w:rsidRPr="00A33EAC">
        <w:rPr>
          <w:rFonts w:ascii="Times New Roman" w:eastAsia="바탕체" w:hAnsi="Times New Roman" w:cs="Times New Roman" w:hint="eastAsia"/>
        </w:rPr>
        <w:t>준공인가</w:t>
      </w:r>
      <w:r w:rsidR="00A33EAC" w:rsidRPr="00A33EAC">
        <w:rPr>
          <w:rFonts w:ascii="Times New Roman" w:eastAsia="바탕체" w:hAnsi="Times New Roman" w:cs="Times New Roman" w:hint="eastAsia"/>
        </w:rPr>
        <w:t xml:space="preserve"> </w:t>
      </w:r>
      <w:r w:rsidR="00A33EAC" w:rsidRPr="00A33EAC">
        <w:rPr>
          <w:rFonts w:ascii="Times New Roman" w:eastAsia="바탕체" w:hAnsi="Times New Roman" w:cs="Times New Roman" w:hint="eastAsia"/>
        </w:rPr>
        <w:t>완료</w:t>
      </w:r>
      <w:r w:rsidR="00A33EAC" w:rsidRPr="00A33EAC">
        <w:rPr>
          <w:rFonts w:ascii="Times New Roman" w:eastAsia="바탕체" w:hAnsi="Times New Roman" w:cs="Times New Roman" w:hint="eastAsia"/>
        </w:rPr>
        <w:t xml:space="preserve"> </w:t>
      </w:r>
      <w:r w:rsidR="00A33EAC" w:rsidRPr="00A33EAC">
        <w:rPr>
          <w:rFonts w:ascii="Times New Roman" w:eastAsia="바탕체" w:hAnsi="Times New Roman" w:cs="Times New Roman" w:hint="eastAsia"/>
        </w:rPr>
        <w:t>후</w:t>
      </w:r>
      <w:r w:rsidR="00A33EAC" w:rsidRPr="00A33EAC">
        <w:rPr>
          <w:rFonts w:ascii="Times New Roman" w:eastAsia="바탕체" w:hAnsi="Times New Roman" w:cs="Times New Roman" w:hint="eastAsia"/>
        </w:rPr>
        <w:t xml:space="preserve"> </w:t>
      </w:r>
      <w:r w:rsidR="00A33EAC" w:rsidRPr="00A33EAC">
        <w:rPr>
          <w:rFonts w:ascii="Times New Roman" w:eastAsia="바탕체" w:hAnsi="Times New Roman" w:cs="Times New Roman"/>
        </w:rPr>
        <w:t>[*]</w:t>
      </w:r>
      <w:r w:rsidR="00A33EAC" w:rsidRPr="00A33EAC">
        <w:rPr>
          <w:rFonts w:ascii="Times New Roman" w:eastAsia="바탕체" w:hAnsi="Times New Roman" w:cs="Times New Roman" w:hint="eastAsia"/>
        </w:rPr>
        <w:t>개월이</w:t>
      </w:r>
      <w:r w:rsidR="00A33EAC" w:rsidRPr="00A33EAC">
        <w:rPr>
          <w:rFonts w:ascii="Times New Roman" w:eastAsia="바탕체" w:hAnsi="Times New Roman" w:cs="Times New Roman" w:hint="eastAsia"/>
        </w:rPr>
        <w:t xml:space="preserve"> </w:t>
      </w:r>
      <w:r w:rsidR="00A33EAC" w:rsidRPr="00A33EAC">
        <w:rPr>
          <w:rFonts w:ascii="Times New Roman" w:eastAsia="바탕체" w:hAnsi="Times New Roman" w:cs="Times New Roman" w:hint="eastAsia"/>
        </w:rPr>
        <w:t>되는</w:t>
      </w:r>
      <w:r w:rsidR="00A33EAC" w:rsidRPr="00A33EAC">
        <w:rPr>
          <w:rFonts w:ascii="Times New Roman" w:eastAsia="바탕체" w:hAnsi="Times New Roman" w:cs="Times New Roman" w:hint="eastAsia"/>
        </w:rPr>
        <w:t xml:space="preserve"> </w:t>
      </w:r>
      <w:r w:rsidR="00A33EAC" w:rsidRPr="00A33EAC">
        <w:rPr>
          <w:rFonts w:ascii="Times New Roman" w:eastAsia="바탕체" w:hAnsi="Times New Roman" w:cs="Times New Roman" w:hint="eastAsia"/>
        </w:rPr>
        <w:t>날</w:t>
      </w:r>
      <w:r w:rsidR="00A33EAC" w:rsidRPr="00A33EAC">
        <w:rPr>
          <w:rFonts w:ascii="Times New Roman" w:eastAsia="바탕체" w:hAnsi="Times New Roman" w:cs="Times New Roman"/>
        </w:rPr>
        <w:t>까지</w:t>
      </w:r>
    </w:p>
    <w:p w14:paraId="2E99CBB5" w14:textId="77777777" w:rsidR="00D02727" w:rsidRPr="00936D2A" w:rsidRDefault="00D02727" w:rsidP="00712ADD">
      <w:pPr>
        <w:wordWrap w:val="0"/>
        <w:textAlignment w:val="baseline"/>
        <w:rPr>
          <w:rFonts w:ascii="Times New Roman" w:eastAsia="바탕체" w:hAnsi="Times New Roman" w:cs="Times New Roman"/>
          <w:sz w:val="24"/>
          <w:szCs w:val="24"/>
        </w:rPr>
      </w:pPr>
    </w:p>
    <w:p w14:paraId="5D28BD03" w14:textId="77777777" w:rsidR="00D02727" w:rsidRPr="00936D2A" w:rsidRDefault="00D02727" w:rsidP="00712ADD">
      <w:pPr>
        <w:pStyle w:val="a4"/>
        <w:numPr>
          <w:ilvl w:val="1"/>
          <w:numId w:val="101"/>
        </w:numPr>
        <w:wordWrap w:val="0"/>
        <w:spacing w:line="276" w:lineRule="auto"/>
        <w:ind w:leftChars="0"/>
        <w:textAlignment w:val="baseline"/>
        <w:rPr>
          <w:rFonts w:ascii="Times New Roman" w:eastAsia="바탕체" w:hAnsi="Times New Roman" w:cs="Times New Roman"/>
          <w:sz w:val="24"/>
          <w:szCs w:val="24"/>
        </w:rPr>
      </w:pPr>
      <w:r w:rsidRPr="00936D2A">
        <w:rPr>
          <w:rFonts w:ascii="Times New Roman" w:eastAsia="바탕체" w:hAnsi="Times New Roman" w:cs="Times New Roman"/>
          <w:sz w:val="24"/>
          <w:szCs w:val="24"/>
        </w:rPr>
        <w:t>수익자</w:t>
      </w:r>
    </w:p>
    <w:p w14:paraId="7EE80942" w14:textId="77777777" w:rsidR="00D02727" w:rsidRPr="00936D2A" w:rsidRDefault="00D02727" w:rsidP="00712ADD">
      <w:pPr>
        <w:wordWrap w:val="0"/>
        <w:snapToGrid w:val="0"/>
        <w:textAlignment w:val="baseline"/>
        <w:rPr>
          <w:rFonts w:ascii="Times New Roman" w:eastAsia="바탕체" w:hAnsi="Times New Roman" w:cs="Times New Roman"/>
          <w:sz w:val="24"/>
          <w:szCs w:val="24"/>
        </w:rPr>
      </w:pPr>
    </w:p>
    <w:p w14:paraId="26B81BC5" w14:textId="77777777" w:rsidR="00D02727" w:rsidRPr="00936D2A" w:rsidRDefault="00D02727" w:rsidP="00712ADD">
      <w:pPr>
        <w:pStyle w:val="a4"/>
        <w:numPr>
          <w:ilvl w:val="0"/>
          <w:numId w:val="106"/>
        </w:numPr>
        <w:wordWrap w:val="0"/>
        <w:spacing w:line="276" w:lineRule="auto"/>
        <w:ind w:leftChars="0"/>
        <w:jc w:val="both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  <w:sz w:val="24"/>
          <w:szCs w:val="24"/>
        </w:rPr>
        <w:t>우선수익자</w:t>
      </w:r>
      <w:r w:rsidRPr="00936D2A">
        <w:rPr>
          <w:rFonts w:ascii="Times New Roman" w:eastAsia="바탕체" w:hAnsi="Times New Roman" w:cs="Times New Roman"/>
        </w:rPr>
        <w:t xml:space="preserve"> </w:t>
      </w:r>
    </w:p>
    <w:tbl>
      <w:tblPr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2134"/>
        <w:gridCol w:w="5770"/>
      </w:tblGrid>
      <w:tr w:rsidR="00D02727" w:rsidRPr="00936D2A" w14:paraId="427FE534" w14:textId="77777777" w:rsidTr="002720E7">
        <w:trPr>
          <w:trHeight w:val="522"/>
        </w:trPr>
        <w:tc>
          <w:tcPr>
            <w:tcW w:w="64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0E1289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순위</w:t>
            </w:r>
          </w:p>
        </w:tc>
        <w:tc>
          <w:tcPr>
            <w:tcW w:w="436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E9CD90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신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탁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원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및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신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탁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수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익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의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우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선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수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익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자</w:t>
            </w:r>
          </w:p>
        </w:tc>
      </w:tr>
      <w:tr w:rsidR="00D02727" w:rsidRPr="00936D2A" w14:paraId="3AFE00B4" w14:textId="77777777" w:rsidTr="002720E7">
        <w:trPr>
          <w:trHeight w:val="409"/>
        </w:trPr>
        <w:tc>
          <w:tcPr>
            <w:tcW w:w="640" w:type="pct"/>
            <w:vMerge w:val="restar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88E5D7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공동</w:t>
            </w:r>
          </w:p>
          <w:p w14:paraId="01E63CCE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1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순위</w:t>
            </w:r>
          </w:p>
        </w:tc>
        <w:tc>
          <w:tcPr>
            <w:tcW w:w="117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B75A30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상호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(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법인번호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0BDBDA" w14:textId="77777777" w:rsidR="00D02727" w:rsidRPr="00935DC9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proofErr w:type="spellStart"/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교보생명보험</w:t>
            </w:r>
            <w:proofErr w:type="spellEnd"/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주식회사</w:t>
            </w:r>
          </w:p>
        </w:tc>
      </w:tr>
      <w:tr w:rsidR="00D02727" w:rsidRPr="00936D2A" w14:paraId="33593BD8" w14:textId="77777777" w:rsidTr="002720E7">
        <w:trPr>
          <w:trHeight w:val="409"/>
        </w:trPr>
        <w:tc>
          <w:tcPr>
            <w:tcW w:w="640" w:type="pct"/>
            <w:vMerge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3D6DD04F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DD3526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대표자</w:t>
            </w:r>
          </w:p>
        </w:tc>
        <w:tc>
          <w:tcPr>
            <w:tcW w:w="31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4CD377" w14:textId="77777777" w:rsidR="00D02727" w:rsidRPr="00935DC9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대표이사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조대규</w:t>
            </w:r>
            <w:proofErr w:type="spellEnd"/>
          </w:p>
        </w:tc>
      </w:tr>
      <w:tr w:rsidR="00D02727" w:rsidRPr="00936D2A" w14:paraId="693E69B5" w14:textId="77777777" w:rsidTr="002720E7">
        <w:trPr>
          <w:trHeight w:val="409"/>
        </w:trPr>
        <w:tc>
          <w:tcPr>
            <w:tcW w:w="640" w:type="pct"/>
            <w:vMerge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0159AF7B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ADA546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사업장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소재지</w:t>
            </w:r>
          </w:p>
        </w:tc>
        <w:tc>
          <w:tcPr>
            <w:tcW w:w="3183" w:type="pc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AA52FC" w14:textId="77777777" w:rsidR="00D02727" w:rsidRPr="00935DC9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서울특별시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종로구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종로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1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가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1(</w:t>
            </w:r>
            <w:proofErr w:type="spellStart"/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교보생명빌딩</w:t>
            </w:r>
            <w:proofErr w:type="spellEnd"/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</w:tc>
      </w:tr>
      <w:tr w:rsidR="00D02727" w:rsidRPr="00936D2A" w14:paraId="5B39A009" w14:textId="77777777" w:rsidTr="002720E7">
        <w:trPr>
          <w:trHeight w:val="409"/>
        </w:trPr>
        <w:tc>
          <w:tcPr>
            <w:tcW w:w="640" w:type="pct"/>
            <w:vMerge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1A6A2EA1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8BA336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상호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(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법인번호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83" w:type="pc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014ED1" w14:textId="77777777" w:rsidR="00D02727" w:rsidRPr="00935DC9" w:rsidRDefault="00D02727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동양생명보험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주식회사</w:t>
            </w:r>
          </w:p>
        </w:tc>
      </w:tr>
      <w:tr w:rsidR="00D02727" w:rsidRPr="00936D2A" w14:paraId="2DD0FCCA" w14:textId="77777777" w:rsidTr="002720E7">
        <w:trPr>
          <w:trHeight w:val="409"/>
        </w:trPr>
        <w:tc>
          <w:tcPr>
            <w:tcW w:w="640" w:type="pct"/>
            <w:vMerge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4CBD59A0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243F98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대표이사</w:t>
            </w:r>
          </w:p>
        </w:tc>
        <w:tc>
          <w:tcPr>
            <w:tcW w:w="31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87658" w14:textId="77777777" w:rsidR="00D02727" w:rsidRPr="00935DC9" w:rsidRDefault="00D02727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proofErr w:type="spellStart"/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이문구</w:t>
            </w:r>
            <w:proofErr w:type="spellEnd"/>
          </w:p>
        </w:tc>
      </w:tr>
      <w:tr w:rsidR="00D02727" w:rsidRPr="00936D2A" w14:paraId="1E716704" w14:textId="77777777" w:rsidTr="002720E7">
        <w:trPr>
          <w:trHeight w:val="409"/>
        </w:trPr>
        <w:tc>
          <w:tcPr>
            <w:tcW w:w="640" w:type="pct"/>
            <w:vMerge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457E9DA9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7332CA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사업장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소재지</w:t>
            </w:r>
          </w:p>
        </w:tc>
        <w:tc>
          <w:tcPr>
            <w:tcW w:w="3183" w:type="pc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70336B" w14:textId="77777777" w:rsidR="00D02727" w:rsidRPr="00935DC9" w:rsidRDefault="00D02727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서울특별시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종로구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종로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33(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청진동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</w:tc>
      </w:tr>
      <w:tr w:rsidR="00D02727" w:rsidRPr="00936D2A" w14:paraId="4F986CDF" w14:textId="77777777" w:rsidTr="002720E7">
        <w:trPr>
          <w:trHeight w:val="466"/>
        </w:trPr>
        <w:tc>
          <w:tcPr>
            <w:tcW w:w="640" w:type="pct"/>
            <w:vMerge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7F89C171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CF06B5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상호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(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법인번호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83" w:type="pc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4134EE" w14:textId="77777777" w:rsidR="00D02727" w:rsidRPr="00936D2A" w:rsidRDefault="00D02727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한화생명보험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주식회사</w:t>
            </w:r>
          </w:p>
        </w:tc>
      </w:tr>
      <w:tr w:rsidR="00D02727" w:rsidRPr="00936D2A" w14:paraId="6A2BC224" w14:textId="77777777" w:rsidTr="002720E7">
        <w:trPr>
          <w:trHeight w:val="466"/>
        </w:trPr>
        <w:tc>
          <w:tcPr>
            <w:tcW w:w="640" w:type="pct"/>
            <w:vMerge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25957BC2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B985A9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대표이사</w:t>
            </w:r>
          </w:p>
        </w:tc>
        <w:tc>
          <w:tcPr>
            <w:tcW w:w="31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498979" w14:textId="77777777" w:rsidR="00D02727" w:rsidRPr="00936D2A" w:rsidRDefault="00D02727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여승주</w:t>
            </w:r>
            <w:proofErr w:type="spellEnd"/>
          </w:p>
        </w:tc>
      </w:tr>
      <w:tr w:rsidR="00D02727" w:rsidRPr="00936D2A" w14:paraId="7F6DEDE2" w14:textId="77777777" w:rsidTr="002720E7">
        <w:trPr>
          <w:trHeight w:val="467"/>
        </w:trPr>
        <w:tc>
          <w:tcPr>
            <w:tcW w:w="640" w:type="pct"/>
            <w:vMerge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2BC3E174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ACFB15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사업장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소재지</w:t>
            </w:r>
          </w:p>
        </w:tc>
        <w:tc>
          <w:tcPr>
            <w:tcW w:w="3183" w:type="pc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29033C" w14:textId="77777777" w:rsidR="00D02727" w:rsidRPr="00936D2A" w:rsidRDefault="00D02727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서울특별시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영등포구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63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50(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여의도동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</w:tc>
      </w:tr>
      <w:tr w:rsidR="00D02727" w:rsidRPr="00936D2A" w14:paraId="5BE01866" w14:textId="77777777" w:rsidTr="002720E7">
        <w:trPr>
          <w:trHeight w:val="689"/>
        </w:trPr>
        <w:tc>
          <w:tcPr>
            <w:tcW w:w="640" w:type="pct"/>
            <w:vMerge w:val="restart"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4BF62E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공동</w:t>
            </w:r>
          </w:p>
          <w:p w14:paraId="78301EF2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2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순위</w:t>
            </w:r>
          </w:p>
        </w:tc>
        <w:tc>
          <w:tcPr>
            <w:tcW w:w="1177" w:type="pc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201AC1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상호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(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법인번호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83" w:type="pc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F4D3C" w14:textId="77777777" w:rsidR="00D02727" w:rsidRPr="00936D2A" w:rsidRDefault="00D02727" w:rsidP="00712ADD">
            <w:pPr>
              <w:wordWrap w:val="0"/>
              <w:snapToGrid w:val="0"/>
              <w:spacing w:line="336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에이디에프케이아이피</w:t>
            </w:r>
            <w:proofErr w:type="spellEnd"/>
          </w:p>
          <w:p w14:paraId="5332B895" w14:textId="77777777" w:rsidR="00D02727" w:rsidRPr="00936D2A" w:rsidRDefault="00D02727" w:rsidP="00712ADD">
            <w:pPr>
              <w:wordWrap w:val="0"/>
              <w:snapToGrid w:val="0"/>
              <w:spacing w:line="336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9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전문투자형사모부동산투자회사</w:t>
            </w:r>
          </w:p>
        </w:tc>
      </w:tr>
      <w:tr w:rsidR="00D02727" w:rsidRPr="00936D2A" w14:paraId="1E2EEAF1" w14:textId="77777777" w:rsidTr="002720E7">
        <w:trPr>
          <w:trHeight w:val="409"/>
        </w:trPr>
        <w:tc>
          <w:tcPr>
            <w:tcW w:w="640" w:type="pct"/>
            <w:vMerge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3F14ECF4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D315B3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법인이사</w:t>
            </w:r>
          </w:p>
        </w:tc>
        <w:tc>
          <w:tcPr>
            <w:tcW w:w="31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42B53" w14:textId="77777777" w:rsidR="00D02727" w:rsidRPr="00936D2A" w:rsidRDefault="00D02727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법인이사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에이디에프자산운용</w:t>
            </w:r>
            <w:proofErr w:type="spellEnd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주식회사</w:t>
            </w:r>
          </w:p>
        </w:tc>
      </w:tr>
      <w:tr w:rsidR="00D02727" w:rsidRPr="00936D2A" w14:paraId="3F7497A9" w14:textId="77777777" w:rsidTr="002720E7">
        <w:trPr>
          <w:trHeight w:val="713"/>
        </w:trPr>
        <w:tc>
          <w:tcPr>
            <w:tcW w:w="640" w:type="pct"/>
            <w:vMerge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08F7E696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55C376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사업장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소재지</w:t>
            </w:r>
          </w:p>
        </w:tc>
        <w:tc>
          <w:tcPr>
            <w:tcW w:w="3183" w:type="pc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385DD5" w14:textId="77777777" w:rsidR="00D02727" w:rsidRPr="00936D2A" w:rsidRDefault="00D02727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서울특별시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중구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세종대로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136, 10(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태평로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1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가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서울파이낸스센터</w:t>
            </w:r>
            <w:proofErr w:type="spellEnd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</w:tc>
      </w:tr>
      <w:tr w:rsidR="00D02727" w:rsidRPr="00936D2A" w14:paraId="276016F4" w14:textId="77777777" w:rsidTr="002720E7">
        <w:trPr>
          <w:trHeight w:val="832"/>
        </w:trPr>
        <w:tc>
          <w:tcPr>
            <w:tcW w:w="640" w:type="pct"/>
            <w:vMerge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76EAFBB8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C7AD11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상호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(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법인번호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83" w:type="pc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473C52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㈜신한은행</w:t>
            </w:r>
          </w:p>
          <w:p w14:paraId="39E1D2C8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(</w:t>
            </w: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퍼시픽전문투자형사모부동산투자신탁</w:t>
            </w:r>
            <w:proofErr w:type="spellEnd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54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수탁자지위에서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</w:tc>
      </w:tr>
      <w:tr w:rsidR="00D02727" w:rsidRPr="00936D2A" w14:paraId="3E246A13" w14:textId="77777777" w:rsidTr="002720E7">
        <w:trPr>
          <w:trHeight w:val="353"/>
        </w:trPr>
        <w:tc>
          <w:tcPr>
            <w:tcW w:w="640" w:type="pct"/>
            <w:vMerge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2C5D4F61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BB13AF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대표이사</w:t>
            </w:r>
          </w:p>
        </w:tc>
        <w:tc>
          <w:tcPr>
            <w:tcW w:w="31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EED314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정상혁</w:t>
            </w:r>
          </w:p>
        </w:tc>
      </w:tr>
      <w:tr w:rsidR="00D02727" w:rsidRPr="00936D2A" w14:paraId="07D46B43" w14:textId="77777777" w:rsidTr="002720E7">
        <w:trPr>
          <w:trHeight w:val="593"/>
        </w:trPr>
        <w:tc>
          <w:tcPr>
            <w:tcW w:w="640" w:type="pct"/>
            <w:vMerge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16064381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587539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사업장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소재지</w:t>
            </w:r>
          </w:p>
        </w:tc>
        <w:tc>
          <w:tcPr>
            <w:tcW w:w="3183" w:type="pc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5B884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서울특별시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중구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세종대로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9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20(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태평로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2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가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</w:tc>
      </w:tr>
      <w:tr w:rsidR="00D02727" w:rsidRPr="00936D2A" w14:paraId="22CC14B7" w14:textId="77777777" w:rsidTr="002720E7">
        <w:trPr>
          <w:trHeight w:val="409"/>
        </w:trPr>
        <w:tc>
          <w:tcPr>
            <w:tcW w:w="640" w:type="pct"/>
            <w:vMerge w:val="restart"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238B81" w14:textId="77777777" w:rsidR="00D02727" w:rsidRPr="00936D2A" w:rsidRDefault="00E70091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  <w:ins w:id="579" w:author="김윤필" w:date="2025-09-24T21:55:00Z"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lastRenderedPageBreak/>
                <w:t>제</w:t>
              </w:r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3</w:t>
              </w:r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순위</w:t>
              </w:r>
            </w:ins>
          </w:p>
        </w:tc>
        <w:tc>
          <w:tcPr>
            <w:tcW w:w="1177" w:type="pc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ABCD79" w14:textId="77777777" w:rsidR="00D02727" w:rsidRPr="00936D2A" w:rsidRDefault="00E70091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  <w:ins w:id="580" w:author="김윤필" w:date="2025-09-24T21:55:00Z"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상호</w:t>
              </w:r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(</w:t>
              </w:r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법인번호</w:t>
              </w:r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)</w:t>
              </w:r>
            </w:ins>
          </w:p>
        </w:tc>
        <w:tc>
          <w:tcPr>
            <w:tcW w:w="3183" w:type="pc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F66D4D" w14:textId="77777777" w:rsidR="00D02727" w:rsidRPr="00936D2A" w:rsidRDefault="00E70091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  <w:ins w:id="581" w:author="김윤필" w:date="2025-09-24T21:55:00Z"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주식회사</w:t>
              </w:r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퍼시스</w:t>
              </w:r>
            </w:ins>
            <w:proofErr w:type="spellEnd"/>
          </w:p>
        </w:tc>
      </w:tr>
      <w:tr w:rsidR="00D02727" w:rsidRPr="00936D2A" w14:paraId="6001C338" w14:textId="77777777" w:rsidTr="002720E7">
        <w:trPr>
          <w:trHeight w:val="409"/>
        </w:trPr>
        <w:tc>
          <w:tcPr>
            <w:tcW w:w="640" w:type="pct"/>
            <w:vMerge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0A437FFC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  <w:sz w:val="24"/>
                <w:szCs w:val="24"/>
              </w:rPr>
            </w:pPr>
          </w:p>
        </w:tc>
        <w:tc>
          <w:tcPr>
            <w:tcW w:w="117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918F4E" w14:textId="77777777" w:rsidR="00D02727" w:rsidRPr="00936D2A" w:rsidRDefault="00E70091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  <w:ins w:id="582" w:author="김윤필" w:date="2025-09-24T21:55:00Z"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대표이사</w:t>
              </w:r>
            </w:ins>
          </w:p>
        </w:tc>
        <w:tc>
          <w:tcPr>
            <w:tcW w:w="31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339C59" w14:textId="77777777" w:rsidR="00D02727" w:rsidRPr="00936D2A" w:rsidRDefault="00E70091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  <w:ins w:id="583" w:author="김윤필" w:date="2025-09-24T21:55:00Z"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박광호</w:t>
              </w:r>
            </w:ins>
          </w:p>
        </w:tc>
      </w:tr>
      <w:tr w:rsidR="00D02727" w:rsidRPr="00936D2A" w14:paraId="5DB69CBE" w14:textId="77777777" w:rsidTr="002720E7">
        <w:trPr>
          <w:trHeight w:val="409"/>
        </w:trPr>
        <w:tc>
          <w:tcPr>
            <w:tcW w:w="640" w:type="pct"/>
            <w:vMerge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3EAB20B9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  <w:sz w:val="24"/>
                <w:szCs w:val="24"/>
              </w:rPr>
            </w:pPr>
          </w:p>
        </w:tc>
        <w:tc>
          <w:tcPr>
            <w:tcW w:w="1177" w:type="pc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1329D4" w14:textId="77777777" w:rsidR="00D02727" w:rsidRPr="00936D2A" w:rsidRDefault="00E70091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  <w:ins w:id="584" w:author="김윤필" w:date="2025-09-24T21:55:00Z"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사업장</w:t>
              </w:r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 xml:space="preserve"> </w:t>
              </w:r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소재지</w:t>
              </w:r>
            </w:ins>
          </w:p>
        </w:tc>
        <w:tc>
          <w:tcPr>
            <w:tcW w:w="3183" w:type="pc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3894F0" w14:textId="77777777" w:rsidR="00D02727" w:rsidRPr="00936D2A" w:rsidRDefault="00E70091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  <w:ins w:id="585" w:author="김윤필" w:date="2025-09-24T21:56:00Z"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서울특별시</w:t>
              </w:r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 xml:space="preserve"> </w:t>
              </w:r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송파구</w:t>
              </w:r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오금로</w:t>
              </w:r>
              <w:proofErr w:type="spellEnd"/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 xml:space="preserve"> </w:t>
              </w:r>
              <w:r>
                <w:rPr>
                  <w:rFonts w:ascii="Times New Roman" w:eastAsia="바탕체" w:hAnsi="Times New Roman" w:cs="Times New Roman"/>
                  <w:sz w:val="24"/>
                  <w:szCs w:val="24"/>
                </w:rPr>
                <w:t>311(</w:t>
              </w:r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오금동</w:t>
              </w:r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)</w:t>
              </w:r>
            </w:ins>
          </w:p>
        </w:tc>
      </w:tr>
      <w:tr w:rsidR="00D02727" w:rsidRPr="00936D2A" w14:paraId="0F70716C" w14:textId="77777777" w:rsidTr="002720E7">
        <w:trPr>
          <w:trHeight w:val="409"/>
        </w:trPr>
        <w:tc>
          <w:tcPr>
            <w:tcW w:w="640" w:type="pct"/>
            <w:vMerge w:val="restart"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A811E5" w14:textId="77777777" w:rsidR="00D02727" w:rsidRPr="00936D2A" w:rsidRDefault="00D02727" w:rsidP="00E7009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제</w:t>
            </w:r>
            <w:ins w:id="586" w:author="김윤필" w:date="2025-09-24T21:56:00Z">
              <w:r w:rsidR="00E70091"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4</w:t>
              </w:r>
            </w:ins>
            <w:del w:id="587" w:author="김윤필" w:date="2025-09-24T21:56:00Z">
              <w:r w:rsidRPr="00936D2A" w:rsidDel="00E70091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3</w:delText>
              </w:r>
            </w:del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순위</w:t>
            </w:r>
          </w:p>
        </w:tc>
        <w:tc>
          <w:tcPr>
            <w:tcW w:w="1177" w:type="pc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C3551B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상호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(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법인번호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83" w:type="pc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A4E19F" w14:textId="77777777" w:rsidR="00D02727" w:rsidRPr="00936D2A" w:rsidRDefault="00D02727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㈜한화</w:t>
            </w:r>
          </w:p>
        </w:tc>
      </w:tr>
      <w:tr w:rsidR="00D02727" w:rsidRPr="00936D2A" w14:paraId="616BDB00" w14:textId="77777777" w:rsidTr="002720E7">
        <w:trPr>
          <w:trHeight w:val="409"/>
        </w:trPr>
        <w:tc>
          <w:tcPr>
            <w:tcW w:w="640" w:type="pct"/>
            <w:vMerge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67BBFBD9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B995D7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대표이사</w:t>
            </w:r>
          </w:p>
        </w:tc>
        <w:tc>
          <w:tcPr>
            <w:tcW w:w="31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B6230F" w14:textId="77777777" w:rsidR="00D02727" w:rsidRPr="00936D2A" w:rsidRDefault="00D02727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김승모</w:t>
            </w:r>
            <w:proofErr w:type="spellEnd"/>
          </w:p>
        </w:tc>
      </w:tr>
      <w:tr w:rsidR="00D02727" w:rsidRPr="00936D2A" w14:paraId="5C3F85E1" w14:textId="77777777" w:rsidTr="002720E7">
        <w:trPr>
          <w:trHeight w:val="410"/>
        </w:trPr>
        <w:tc>
          <w:tcPr>
            <w:tcW w:w="640" w:type="pct"/>
            <w:vMerge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01BD8611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CCDF57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사업장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소재지</w:t>
            </w:r>
          </w:p>
        </w:tc>
        <w:tc>
          <w:tcPr>
            <w:tcW w:w="3183" w:type="pc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A0EA0A" w14:textId="77777777" w:rsidR="00D02727" w:rsidRPr="00936D2A" w:rsidRDefault="00D02727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서울특별시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중구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청계천로</w:t>
            </w:r>
            <w:proofErr w:type="spellEnd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86(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장교동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</w:tc>
      </w:tr>
      <w:tr w:rsidR="00D02727" w:rsidRPr="00936D2A" w14:paraId="1C64269D" w14:textId="77777777" w:rsidTr="002720E7">
        <w:trPr>
          <w:trHeight w:val="409"/>
        </w:trPr>
        <w:tc>
          <w:tcPr>
            <w:tcW w:w="640" w:type="pct"/>
            <w:vMerge w:val="restart"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FFF982" w14:textId="77777777" w:rsidR="00D02727" w:rsidRPr="00936D2A" w:rsidRDefault="00D02727" w:rsidP="00E7009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제</w:t>
            </w:r>
            <w:ins w:id="588" w:author="김윤필" w:date="2025-09-24T21:56:00Z">
              <w:r w:rsidR="00E70091"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5</w:t>
              </w:r>
            </w:ins>
            <w:del w:id="589" w:author="김윤필" w:date="2025-09-24T21:56:00Z">
              <w:r w:rsidRPr="00936D2A" w:rsidDel="00E70091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4</w:delText>
              </w:r>
            </w:del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순위</w:t>
            </w:r>
          </w:p>
        </w:tc>
        <w:tc>
          <w:tcPr>
            <w:tcW w:w="1177" w:type="pc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13B1DC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상호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(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법인번호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83" w:type="pc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9B499E" w14:textId="77777777" w:rsidR="00D02727" w:rsidRPr="00936D2A" w:rsidRDefault="00D02727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㈜한화</w:t>
            </w:r>
          </w:p>
        </w:tc>
      </w:tr>
      <w:tr w:rsidR="00D02727" w:rsidRPr="00936D2A" w14:paraId="0D8349AB" w14:textId="77777777" w:rsidTr="002720E7">
        <w:trPr>
          <w:trHeight w:val="409"/>
        </w:trPr>
        <w:tc>
          <w:tcPr>
            <w:tcW w:w="640" w:type="pct"/>
            <w:vMerge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492A2462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C2AB26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대표이사</w:t>
            </w:r>
          </w:p>
        </w:tc>
        <w:tc>
          <w:tcPr>
            <w:tcW w:w="31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2CD20E" w14:textId="77777777" w:rsidR="00D02727" w:rsidRPr="00936D2A" w:rsidRDefault="00D02727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김승모</w:t>
            </w:r>
            <w:proofErr w:type="spellEnd"/>
          </w:p>
        </w:tc>
      </w:tr>
      <w:tr w:rsidR="00D02727" w:rsidRPr="00936D2A" w14:paraId="2C37C79F" w14:textId="77777777" w:rsidTr="002720E7">
        <w:trPr>
          <w:trHeight w:val="410"/>
        </w:trPr>
        <w:tc>
          <w:tcPr>
            <w:tcW w:w="640" w:type="pct"/>
            <w:vMerge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00ADCBDD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728D3E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사업장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소재지</w:t>
            </w:r>
          </w:p>
        </w:tc>
        <w:tc>
          <w:tcPr>
            <w:tcW w:w="3183" w:type="pc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A14098" w14:textId="77777777" w:rsidR="00D02727" w:rsidRPr="00936D2A" w:rsidRDefault="00D02727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서울특별시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중구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청계천로</w:t>
            </w:r>
            <w:proofErr w:type="spellEnd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86(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장교동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</w:tc>
      </w:tr>
      <w:tr w:rsidR="00D02727" w:rsidRPr="00936D2A" w14:paraId="4C964630" w14:textId="77777777" w:rsidTr="002720E7">
        <w:trPr>
          <w:trHeight w:val="689"/>
        </w:trPr>
        <w:tc>
          <w:tcPr>
            <w:tcW w:w="640" w:type="pct"/>
            <w:vMerge w:val="restart"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F1EA06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공동</w:t>
            </w:r>
          </w:p>
          <w:p w14:paraId="45ABE6C5" w14:textId="77777777" w:rsidR="00D02727" w:rsidRPr="00936D2A" w:rsidRDefault="00D02727" w:rsidP="00E7009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제</w:t>
            </w:r>
            <w:ins w:id="590" w:author="김윤필" w:date="2025-09-24T21:56:00Z">
              <w:r w:rsidR="00E70091"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6</w:t>
              </w:r>
            </w:ins>
            <w:del w:id="591" w:author="김윤필" w:date="2025-09-24T21:56:00Z">
              <w:r w:rsidRPr="00936D2A" w:rsidDel="00E70091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5</w:delText>
              </w:r>
            </w:del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순위</w:t>
            </w:r>
          </w:p>
        </w:tc>
        <w:tc>
          <w:tcPr>
            <w:tcW w:w="1177" w:type="pc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C0FC17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상호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(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법인번호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83" w:type="pc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93E71A" w14:textId="77777777" w:rsidR="00D02727" w:rsidRPr="00936D2A" w:rsidRDefault="00D02727" w:rsidP="00712ADD">
            <w:pPr>
              <w:wordWrap w:val="0"/>
              <w:snapToGrid w:val="0"/>
              <w:spacing w:line="336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에이디에프케이아이피</w:t>
            </w:r>
            <w:proofErr w:type="spellEnd"/>
          </w:p>
          <w:p w14:paraId="5115CE40" w14:textId="77777777" w:rsidR="00D02727" w:rsidRPr="00936D2A" w:rsidRDefault="00D02727" w:rsidP="00712ADD">
            <w:pPr>
              <w:wordWrap w:val="0"/>
              <w:snapToGrid w:val="0"/>
              <w:spacing w:line="336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9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전문투자형사모부동산투자회사</w:t>
            </w:r>
          </w:p>
        </w:tc>
      </w:tr>
      <w:tr w:rsidR="00D02727" w:rsidRPr="00936D2A" w14:paraId="6474810C" w14:textId="77777777" w:rsidTr="002720E7">
        <w:trPr>
          <w:trHeight w:val="409"/>
        </w:trPr>
        <w:tc>
          <w:tcPr>
            <w:tcW w:w="640" w:type="pct"/>
            <w:vMerge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3C0F9094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2A623F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법인이사</w:t>
            </w:r>
          </w:p>
        </w:tc>
        <w:tc>
          <w:tcPr>
            <w:tcW w:w="31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07D49E" w14:textId="77777777" w:rsidR="00D02727" w:rsidRPr="00936D2A" w:rsidRDefault="00D02727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법인이사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에이디에프자산운용</w:t>
            </w:r>
            <w:proofErr w:type="spellEnd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주식회사</w:t>
            </w:r>
          </w:p>
        </w:tc>
      </w:tr>
      <w:tr w:rsidR="00D02727" w:rsidRPr="00936D2A" w14:paraId="402D1C51" w14:textId="77777777" w:rsidTr="002720E7">
        <w:trPr>
          <w:trHeight w:val="593"/>
        </w:trPr>
        <w:tc>
          <w:tcPr>
            <w:tcW w:w="640" w:type="pct"/>
            <w:vMerge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6487866B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3CA7A3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사업장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소재지</w:t>
            </w:r>
          </w:p>
        </w:tc>
        <w:tc>
          <w:tcPr>
            <w:tcW w:w="3183" w:type="pc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F80037" w14:textId="77777777" w:rsidR="00D02727" w:rsidRPr="00935DC9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서울특별시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중구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세종대로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136, 10(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태평로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1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가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서울파이낸스센터</w:t>
            </w:r>
            <w:proofErr w:type="spellEnd"/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</w:tc>
      </w:tr>
      <w:tr w:rsidR="00D02727" w:rsidRPr="00936D2A" w14:paraId="4AACB948" w14:textId="77777777" w:rsidTr="002720E7">
        <w:trPr>
          <w:trHeight w:val="466"/>
        </w:trPr>
        <w:tc>
          <w:tcPr>
            <w:tcW w:w="640" w:type="pct"/>
            <w:vMerge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1DA41D34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011C32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상호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(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법인번호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83" w:type="pc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A38EDF" w14:textId="77777777" w:rsidR="00D02727" w:rsidRPr="00935DC9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주식회사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펨코로지스틱제</w:t>
            </w:r>
            <w:proofErr w:type="spellEnd"/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9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호위탁관리부동산투자회사</w:t>
            </w:r>
          </w:p>
        </w:tc>
      </w:tr>
      <w:tr w:rsidR="00D02727" w:rsidRPr="00936D2A" w14:paraId="4247CB5D" w14:textId="77777777" w:rsidTr="002720E7">
        <w:trPr>
          <w:trHeight w:val="466"/>
        </w:trPr>
        <w:tc>
          <w:tcPr>
            <w:tcW w:w="640" w:type="pct"/>
            <w:vMerge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5F4CE8CE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8C0506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대표이사</w:t>
            </w:r>
          </w:p>
        </w:tc>
        <w:tc>
          <w:tcPr>
            <w:tcW w:w="31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A97705" w14:textId="77777777" w:rsidR="00D02727" w:rsidRPr="00935DC9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유미희</w:t>
            </w:r>
          </w:p>
        </w:tc>
      </w:tr>
      <w:tr w:rsidR="00D02727" w:rsidRPr="00936D2A" w14:paraId="16A0321A" w14:textId="77777777" w:rsidTr="002720E7">
        <w:trPr>
          <w:trHeight w:val="466"/>
        </w:trPr>
        <w:tc>
          <w:tcPr>
            <w:tcW w:w="640" w:type="pct"/>
            <w:vMerge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575192BD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774256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사업장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소재지</w:t>
            </w:r>
          </w:p>
        </w:tc>
        <w:tc>
          <w:tcPr>
            <w:tcW w:w="3183" w:type="pc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38C9BD" w14:textId="77777777" w:rsidR="00D02727" w:rsidRPr="00935DC9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서울특별시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강남구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테헤란로</w:t>
            </w:r>
            <w:proofErr w:type="spellEnd"/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432, 20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층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퍼시픽투자운용</w:t>
            </w:r>
            <w:proofErr w:type="spellEnd"/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(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주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) 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내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(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대치동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디비금융센터</w:t>
            </w:r>
            <w:proofErr w:type="spellEnd"/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</w:tc>
      </w:tr>
      <w:tr w:rsidR="00D02727" w:rsidRPr="00936D2A" w14:paraId="320DF327" w14:textId="77777777" w:rsidTr="002720E7">
        <w:trPr>
          <w:trHeight w:val="466"/>
        </w:trPr>
        <w:tc>
          <w:tcPr>
            <w:tcW w:w="640" w:type="pct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AECC24" w14:textId="77777777" w:rsidR="00D02727" w:rsidRPr="00936D2A" w:rsidRDefault="00D02727" w:rsidP="00E7009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제</w:t>
            </w:r>
            <w:ins w:id="592" w:author="김윤필" w:date="2025-09-24T21:56:00Z">
              <w:r w:rsidR="00E70091"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7</w:t>
              </w:r>
            </w:ins>
            <w:del w:id="593" w:author="김윤필" w:date="2025-09-24T21:56:00Z">
              <w:r w:rsidRPr="00936D2A" w:rsidDel="00E70091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6</w:delText>
              </w:r>
            </w:del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순위</w:t>
            </w:r>
          </w:p>
        </w:tc>
        <w:tc>
          <w:tcPr>
            <w:tcW w:w="1177" w:type="pc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DA3980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상호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(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법인번호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83" w:type="pc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DCB4B9" w14:textId="77777777" w:rsidR="00D02727" w:rsidRPr="00935DC9" w:rsidRDefault="00D02727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proofErr w:type="spellStart"/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우미건설</w:t>
            </w:r>
            <w:proofErr w:type="spellEnd"/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주식회사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02727" w:rsidRPr="00936D2A" w14:paraId="4AF5144E" w14:textId="77777777" w:rsidTr="002720E7">
        <w:trPr>
          <w:trHeight w:val="569"/>
        </w:trPr>
        <w:tc>
          <w:tcPr>
            <w:tcW w:w="640" w:type="pct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C35DFC1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D5DEFC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대표이사</w:t>
            </w:r>
          </w:p>
        </w:tc>
        <w:tc>
          <w:tcPr>
            <w:tcW w:w="31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D8244B" w14:textId="77777777" w:rsidR="00D02727" w:rsidRPr="00935DC9" w:rsidRDefault="00D02727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proofErr w:type="spellStart"/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배영한</w:t>
            </w:r>
            <w:proofErr w:type="spellEnd"/>
          </w:p>
        </w:tc>
      </w:tr>
      <w:tr w:rsidR="00D02727" w:rsidRPr="00936D2A" w14:paraId="1592957D" w14:textId="77777777" w:rsidTr="002720E7">
        <w:trPr>
          <w:trHeight w:val="466"/>
        </w:trPr>
        <w:tc>
          <w:tcPr>
            <w:tcW w:w="640" w:type="pct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718E3FB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117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EEE063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ind w:left="100" w:right="1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사업장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소재지</w:t>
            </w:r>
          </w:p>
        </w:tc>
        <w:tc>
          <w:tcPr>
            <w:tcW w:w="318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230563" w14:textId="77777777" w:rsidR="00D02727" w:rsidRPr="00935DC9" w:rsidRDefault="00D02727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광주광역시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광산구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사암로</w:t>
            </w:r>
            <w:proofErr w:type="spellEnd"/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209, 2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층</w:t>
            </w:r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(</w:t>
            </w:r>
            <w:proofErr w:type="spellStart"/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우산동</w:t>
            </w:r>
            <w:proofErr w:type="spellEnd"/>
            <w:r w:rsidRPr="00935DC9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</w:tc>
      </w:tr>
    </w:tbl>
    <w:p w14:paraId="337D8CE4" w14:textId="77777777" w:rsidR="00D02727" w:rsidRPr="00936D2A" w:rsidRDefault="00D02727" w:rsidP="00712ADD">
      <w:pPr>
        <w:wordWrap w:val="0"/>
        <w:spacing w:line="384" w:lineRule="auto"/>
        <w:textAlignment w:val="baseline"/>
        <w:rPr>
          <w:rFonts w:ascii="Times New Roman" w:eastAsia="바탕체" w:hAnsi="Times New Roman" w:cs="Times New Roman"/>
          <w:sz w:val="24"/>
          <w:szCs w:val="24"/>
        </w:rPr>
      </w:pPr>
    </w:p>
    <w:p w14:paraId="7292CE4F" w14:textId="77777777" w:rsidR="00D02727" w:rsidRPr="00936D2A" w:rsidRDefault="00D02727" w:rsidP="00712ADD">
      <w:pPr>
        <w:pStyle w:val="a4"/>
        <w:numPr>
          <w:ilvl w:val="0"/>
          <w:numId w:val="106"/>
        </w:numPr>
        <w:wordWrap w:val="0"/>
        <w:spacing w:line="384" w:lineRule="auto"/>
        <w:ind w:leftChars="0"/>
        <w:jc w:val="both"/>
        <w:textAlignment w:val="baseline"/>
        <w:rPr>
          <w:rFonts w:ascii="Times New Roman" w:eastAsia="바탕체" w:hAnsi="Times New Roman" w:cs="Times New Roman"/>
          <w:sz w:val="24"/>
          <w:szCs w:val="24"/>
        </w:rPr>
      </w:pPr>
      <w:r w:rsidRPr="00936D2A">
        <w:rPr>
          <w:rFonts w:ascii="Times New Roman" w:eastAsia="바탕체" w:hAnsi="Times New Roman" w:cs="Times New Roman"/>
          <w:sz w:val="24"/>
          <w:szCs w:val="24"/>
        </w:rPr>
        <w:t>수익자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</w:p>
    <w:tbl>
      <w:tblPr>
        <w:tblpPr w:vertAnchor="text" w:tblpX="138" w:tblpY="26"/>
        <w:tblOverlap w:val="never"/>
        <w:tblW w:w="494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6630"/>
      </w:tblGrid>
      <w:tr w:rsidR="00D02727" w:rsidRPr="00936D2A" w14:paraId="2836DB00" w14:textId="77777777" w:rsidTr="002720E7">
        <w:trPr>
          <w:trHeight w:val="420"/>
        </w:trPr>
        <w:tc>
          <w:tcPr>
            <w:tcW w:w="500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01917B" w14:textId="77777777" w:rsidR="00D02727" w:rsidRPr="00936D2A" w:rsidRDefault="00D02727" w:rsidP="00712ADD">
            <w:pPr>
              <w:wordWrap w:val="0"/>
              <w:snapToGrid w:val="0"/>
              <w:spacing w:line="600" w:lineRule="auto"/>
              <w:ind w:left="216" w:hanging="216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신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탁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원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및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신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탁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수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익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의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수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익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자</w:t>
            </w:r>
          </w:p>
        </w:tc>
      </w:tr>
      <w:tr w:rsidR="00D02727" w:rsidRPr="00936D2A" w14:paraId="24FBCF71" w14:textId="77777777" w:rsidTr="002720E7">
        <w:trPr>
          <w:trHeight w:val="437"/>
        </w:trPr>
        <w:tc>
          <w:tcPr>
            <w:tcW w:w="1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7C5522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12" w:lineRule="auto"/>
              <w:ind w:left="200" w:right="2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상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호</w:t>
            </w:r>
          </w:p>
        </w:tc>
        <w:tc>
          <w:tcPr>
            <w:tcW w:w="369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DAD3CA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㈜용인중심</w:t>
            </w:r>
          </w:p>
        </w:tc>
      </w:tr>
      <w:tr w:rsidR="00D02727" w:rsidRPr="00936D2A" w14:paraId="649A2BA7" w14:textId="77777777" w:rsidTr="002720E7">
        <w:trPr>
          <w:trHeight w:val="437"/>
        </w:trPr>
        <w:tc>
          <w:tcPr>
            <w:tcW w:w="1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51DA78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12" w:lineRule="auto"/>
              <w:ind w:left="200" w:right="2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법인등록번호</w:t>
            </w:r>
          </w:p>
        </w:tc>
        <w:tc>
          <w:tcPr>
            <w:tcW w:w="369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37252E" w14:textId="77777777" w:rsidR="00D02727" w:rsidRPr="00936D2A" w:rsidRDefault="00D02727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280211-0142162</w:t>
            </w:r>
          </w:p>
        </w:tc>
      </w:tr>
      <w:tr w:rsidR="00D02727" w:rsidRPr="00936D2A" w14:paraId="640D06CF" w14:textId="77777777" w:rsidTr="002720E7">
        <w:trPr>
          <w:trHeight w:val="437"/>
        </w:trPr>
        <w:tc>
          <w:tcPr>
            <w:tcW w:w="130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898CA0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12" w:lineRule="auto"/>
              <w:ind w:left="200" w:right="2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lastRenderedPageBreak/>
              <w:t>사업장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소재지</w:t>
            </w:r>
          </w:p>
        </w:tc>
        <w:tc>
          <w:tcPr>
            <w:tcW w:w="369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E47943" w14:textId="77777777" w:rsidR="00D02727" w:rsidRPr="00936D2A" w:rsidRDefault="00D0272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경기도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용인시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처인구</w:t>
            </w:r>
            <w:proofErr w:type="spellEnd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양지면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주북로</w:t>
            </w:r>
            <w:proofErr w:type="spellEnd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94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번길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10,2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층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2CB1C9F" w14:textId="77777777" w:rsidR="00D02727" w:rsidRPr="00936D2A" w:rsidRDefault="00D02727" w:rsidP="00712ADD">
      <w:pPr>
        <w:wordWrap w:val="0"/>
        <w:spacing w:line="384" w:lineRule="auto"/>
        <w:ind w:left="216" w:hanging="216"/>
        <w:textAlignment w:val="baseline"/>
        <w:rPr>
          <w:rFonts w:ascii="Times New Roman" w:eastAsia="바탕체" w:hAnsi="Times New Roman" w:cs="Times New Roman"/>
        </w:rPr>
      </w:pPr>
    </w:p>
    <w:p w14:paraId="2515EF68" w14:textId="77777777" w:rsidR="00D02727" w:rsidRPr="00936D2A" w:rsidRDefault="00D02727" w:rsidP="00712ADD">
      <w:pPr>
        <w:pStyle w:val="a4"/>
        <w:numPr>
          <w:ilvl w:val="1"/>
          <w:numId w:val="101"/>
        </w:numPr>
        <w:wordWrap w:val="0"/>
        <w:spacing w:line="384" w:lineRule="auto"/>
        <w:ind w:leftChars="0"/>
        <w:textAlignment w:val="baseline"/>
        <w:rPr>
          <w:rFonts w:ascii="Times New Roman" w:eastAsia="바탕체" w:hAnsi="Times New Roman" w:cs="Times New Roman"/>
          <w:sz w:val="24"/>
          <w:szCs w:val="24"/>
        </w:rPr>
      </w:pPr>
      <w:r w:rsidRPr="00936D2A">
        <w:rPr>
          <w:rFonts w:ascii="Times New Roman" w:eastAsia="바탕체" w:hAnsi="Times New Roman" w:cs="Times New Roman"/>
          <w:sz w:val="24"/>
          <w:szCs w:val="24"/>
        </w:rPr>
        <w:t>채무자</w:t>
      </w:r>
    </w:p>
    <w:tbl>
      <w:tblPr>
        <w:tblpPr w:vertAnchor="text" w:tblpX="138" w:tblpY="26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6719"/>
      </w:tblGrid>
      <w:tr w:rsidR="00D02727" w:rsidRPr="00936D2A" w14:paraId="4B9376F8" w14:textId="77777777" w:rsidTr="002720E7">
        <w:trPr>
          <w:trHeight w:val="503"/>
        </w:trPr>
        <w:tc>
          <w:tcPr>
            <w:tcW w:w="5000" w:type="pct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8E34FB" w14:textId="77777777" w:rsidR="00D02727" w:rsidRPr="00936D2A" w:rsidRDefault="00D02727" w:rsidP="00712ADD">
            <w:pPr>
              <w:wordWrap w:val="0"/>
              <w:snapToGrid w:val="0"/>
              <w:spacing w:line="600" w:lineRule="auto"/>
              <w:ind w:left="216" w:hanging="216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신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탁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원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및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신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탁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수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익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의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수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익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자</w:t>
            </w:r>
          </w:p>
        </w:tc>
      </w:tr>
      <w:tr w:rsidR="00D02727" w:rsidRPr="00936D2A" w14:paraId="0B4D8E81" w14:textId="77777777" w:rsidTr="002720E7">
        <w:trPr>
          <w:trHeight w:val="494"/>
        </w:trPr>
        <w:tc>
          <w:tcPr>
            <w:tcW w:w="129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47F69C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12" w:lineRule="auto"/>
              <w:ind w:left="200" w:right="2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상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호</w:t>
            </w:r>
          </w:p>
        </w:tc>
        <w:tc>
          <w:tcPr>
            <w:tcW w:w="370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CCBBCE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㈜용인중심</w:t>
            </w:r>
          </w:p>
        </w:tc>
      </w:tr>
      <w:tr w:rsidR="00D02727" w:rsidRPr="00936D2A" w14:paraId="351E65DA" w14:textId="77777777" w:rsidTr="002720E7">
        <w:trPr>
          <w:trHeight w:val="494"/>
        </w:trPr>
        <w:tc>
          <w:tcPr>
            <w:tcW w:w="129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6094F9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12" w:lineRule="auto"/>
              <w:ind w:left="200" w:right="2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법인등록번호</w:t>
            </w:r>
          </w:p>
        </w:tc>
        <w:tc>
          <w:tcPr>
            <w:tcW w:w="370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3FF171" w14:textId="77777777" w:rsidR="00D02727" w:rsidRPr="00936D2A" w:rsidRDefault="00D02727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280211-0142162</w:t>
            </w:r>
          </w:p>
        </w:tc>
      </w:tr>
      <w:tr w:rsidR="00D02727" w:rsidRPr="00936D2A" w14:paraId="4C49C43E" w14:textId="77777777" w:rsidTr="002720E7">
        <w:trPr>
          <w:trHeight w:val="494"/>
        </w:trPr>
        <w:tc>
          <w:tcPr>
            <w:tcW w:w="129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3621F4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12" w:lineRule="auto"/>
              <w:ind w:left="200" w:right="200"/>
              <w:jc w:val="distribute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사업장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소재지</w:t>
            </w:r>
          </w:p>
        </w:tc>
        <w:tc>
          <w:tcPr>
            <w:tcW w:w="370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C16B9A" w14:textId="77777777" w:rsidR="00D02727" w:rsidRPr="00936D2A" w:rsidRDefault="00D02727" w:rsidP="00712ADD">
            <w:pPr>
              <w:wordWrap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경기도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용인시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처인구</w:t>
            </w:r>
            <w:proofErr w:type="spellEnd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양지면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주북로</w:t>
            </w:r>
            <w:proofErr w:type="spellEnd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94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번길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10,2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층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4FA5B6F" w14:textId="77777777" w:rsidR="00D02727" w:rsidRPr="00936D2A" w:rsidRDefault="00D02727" w:rsidP="00712ADD">
      <w:pPr>
        <w:wordWrap w:val="0"/>
        <w:snapToGrid w:val="0"/>
        <w:spacing w:line="384" w:lineRule="auto"/>
        <w:textAlignment w:val="baseline"/>
        <w:rPr>
          <w:rFonts w:ascii="Times New Roman" w:eastAsia="바탕체" w:hAnsi="Times New Roman" w:cs="Times New Roman"/>
          <w:sz w:val="24"/>
          <w:szCs w:val="24"/>
        </w:rPr>
      </w:pPr>
    </w:p>
    <w:p w14:paraId="53929427" w14:textId="77777777" w:rsidR="00D02727" w:rsidRPr="00936D2A" w:rsidRDefault="00D02727" w:rsidP="00712ADD">
      <w:pPr>
        <w:pStyle w:val="a4"/>
        <w:numPr>
          <w:ilvl w:val="1"/>
          <w:numId w:val="101"/>
        </w:numPr>
        <w:wordWrap w:val="0"/>
        <w:spacing w:line="384" w:lineRule="auto"/>
        <w:ind w:leftChars="0"/>
        <w:textAlignment w:val="baseline"/>
        <w:rPr>
          <w:rFonts w:ascii="Times New Roman" w:eastAsia="바탕체" w:hAnsi="Times New Roman" w:cs="Times New Roman"/>
          <w:sz w:val="24"/>
          <w:szCs w:val="24"/>
        </w:rPr>
      </w:pPr>
      <w:proofErr w:type="gramStart"/>
      <w:r w:rsidRPr="00936D2A">
        <w:rPr>
          <w:rFonts w:ascii="Times New Roman" w:eastAsia="바탕체" w:hAnsi="Times New Roman" w:cs="Times New Roman"/>
          <w:sz w:val="24"/>
          <w:szCs w:val="24"/>
        </w:rPr>
        <w:t>수익권리금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금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b/>
          <w:sz w:val="24"/>
          <w:szCs w:val="24"/>
        </w:rPr>
        <w:t>일조이천</w:t>
      </w:r>
      <w:ins w:id="594" w:author="김윤필" w:date="2025-09-24T21:57:00Z">
        <w:r w:rsidR="00E70091">
          <w:rPr>
            <w:rFonts w:ascii="Times New Roman" w:eastAsia="바탕체" w:hAnsi="Times New Roman" w:cs="Times New Roman" w:hint="eastAsia"/>
            <w:b/>
            <w:sz w:val="24"/>
            <w:szCs w:val="24"/>
          </w:rPr>
          <w:t>팔백칠억칠천팔백육십육만일천사백일십육원정</w:t>
        </w:r>
      </w:ins>
      <w:proofErr w:type="spellEnd"/>
      <w:del w:id="595" w:author="김윤필" w:date="2025-09-24T21:57:00Z">
        <w:r w:rsidRPr="00936D2A" w:rsidDel="00E70091">
          <w:rPr>
            <w:rFonts w:ascii="Times New Roman" w:eastAsia="바탕체" w:hAnsi="Times New Roman" w:cs="Times New Roman"/>
            <w:b/>
            <w:sz w:val="24"/>
            <w:szCs w:val="24"/>
          </w:rPr>
          <w:delText>이백구십오억사천이백사십사만원정</w:delText>
        </w:r>
      </w:del>
    </w:p>
    <w:tbl>
      <w:tblPr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4240"/>
        <w:gridCol w:w="3512"/>
      </w:tblGrid>
      <w:tr w:rsidR="00D02727" w:rsidRPr="00936D2A" w14:paraId="569AC644" w14:textId="77777777" w:rsidTr="002720E7">
        <w:tc>
          <w:tcPr>
            <w:tcW w:w="7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4A8C69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순위</w:t>
            </w:r>
          </w:p>
        </w:tc>
        <w:tc>
          <w:tcPr>
            <w:tcW w:w="23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F975BA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우선수익자</w:t>
            </w:r>
          </w:p>
        </w:tc>
        <w:tc>
          <w:tcPr>
            <w:tcW w:w="1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265BC1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수익권증서금액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(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원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</w:tc>
      </w:tr>
      <w:tr w:rsidR="00D02727" w:rsidRPr="00936D2A" w14:paraId="02A31150" w14:textId="77777777" w:rsidTr="002720E7">
        <w:tc>
          <w:tcPr>
            <w:tcW w:w="753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B4FFAA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공동</w:t>
            </w:r>
          </w:p>
          <w:p w14:paraId="5CC0D1E1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1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순위</w:t>
            </w:r>
          </w:p>
        </w:tc>
        <w:tc>
          <w:tcPr>
            <w:tcW w:w="23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409C9F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sz w:val="30"/>
                <w:szCs w:val="30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교보생명보험</w:t>
            </w:r>
            <w:proofErr w:type="spellEnd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주식회사</w:t>
            </w:r>
          </w:p>
        </w:tc>
        <w:tc>
          <w:tcPr>
            <w:tcW w:w="1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70" w:type="dxa"/>
              <w:bottom w:w="28" w:type="dxa"/>
              <w:right w:w="102" w:type="dxa"/>
            </w:tcMar>
            <w:vAlign w:val="center"/>
            <w:hideMark/>
          </w:tcPr>
          <w:p w14:paraId="05C57195" w14:textId="77777777" w:rsidR="00D02727" w:rsidRPr="00936D2A" w:rsidRDefault="00D02727" w:rsidP="00712ADD">
            <w:pPr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  <w:sz w:val="40"/>
                <w:szCs w:val="40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208,800,000,000</w:t>
            </w:r>
          </w:p>
        </w:tc>
      </w:tr>
      <w:tr w:rsidR="00D02727" w:rsidRPr="00936D2A" w14:paraId="2D6FF24E" w14:textId="77777777" w:rsidTr="002720E7">
        <w:tc>
          <w:tcPr>
            <w:tcW w:w="753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4DBD5AC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23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A0F663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동양생명보험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주식회사</w:t>
            </w:r>
          </w:p>
        </w:tc>
        <w:tc>
          <w:tcPr>
            <w:tcW w:w="1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70" w:type="dxa"/>
              <w:bottom w:w="28" w:type="dxa"/>
              <w:right w:w="102" w:type="dxa"/>
            </w:tcMar>
            <w:vAlign w:val="center"/>
            <w:hideMark/>
          </w:tcPr>
          <w:p w14:paraId="7A1908B5" w14:textId="77777777" w:rsidR="00D02727" w:rsidRPr="00936D2A" w:rsidRDefault="00D02727" w:rsidP="00712ADD">
            <w:pPr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  <w:sz w:val="40"/>
                <w:szCs w:val="40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120,000,000,000</w:t>
            </w:r>
          </w:p>
        </w:tc>
      </w:tr>
      <w:tr w:rsidR="00D02727" w:rsidRPr="00936D2A" w14:paraId="4823DF8F" w14:textId="77777777" w:rsidTr="002720E7">
        <w:tc>
          <w:tcPr>
            <w:tcW w:w="753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AAF5934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23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FDE293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한화생명보험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주식회사</w:t>
            </w:r>
          </w:p>
        </w:tc>
        <w:tc>
          <w:tcPr>
            <w:tcW w:w="1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70" w:type="dxa"/>
              <w:bottom w:w="28" w:type="dxa"/>
              <w:right w:w="102" w:type="dxa"/>
            </w:tcMar>
            <w:vAlign w:val="center"/>
            <w:hideMark/>
          </w:tcPr>
          <w:p w14:paraId="6DEA1491" w14:textId="77777777" w:rsidR="00D02727" w:rsidRPr="00936D2A" w:rsidRDefault="00D02727" w:rsidP="00712ADD">
            <w:pPr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  <w:sz w:val="60"/>
                <w:szCs w:val="60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120,000,000,000</w:t>
            </w:r>
          </w:p>
        </w:tc>
      </w:tr>
      <w:tr w:rsidR="00D02727" w:rsidRPr="00936D2A" w14:paraId="4371BFC8" w14:textId="77777777" w:rsidTr="002720E7">
        <w:tc>
          <w:tcPr>
            <w:tcW w:w="753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44458C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공동</w:t>
            </w:r>
          </w:p>
          <w:p w14:paraId="0D2CC21C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2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순위</w:t>
            </w:r>
          </w:p>
        </w:tc>
        <w:tc>
          <w:tcPr>
            <w:tcW w:w="23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1F7322" w14:textId="77777777" w:rsidR="00D02727" w:rsidRPr="00936D2A" w:rsidRDefault="00D02727" w:rsidP="00712ADD">
            <w:pPr>
              <w:wordWrap w:val="0"/>
              <w:snapToGrid w:val="0"/>
              <w:spacing w:line="336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에이디에프케이아이피</w:t>
            </w:r>
            <w:proofErr w:type="spellEnd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9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전문투자형사모부동산투자회사</w:t>
            </w:r>
            <w:proofErr w:type="spellEnd"/>
          </w:p>
        </w:tc>
        <w:tc>
          <w:tcPr>
            <w:tcW w:w="1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70" w:type="dxa"/>
              <w:bottom w:w="28" w:type="dxa"/>
              <w:right w:w="102" w:type="dxa"/>
            </w:tcMar>
            <w:vAlign w:val="center"/>
            <w:hideMark/>
          </w:tcPr>
          <w:p w14:paraId="1690935B" w14:textId="77777777" w:rsidR="00D02727" w:rsidRPr="00936D2A" w:rsidRDefault="00D02727" w:rsidP="00712ADD">
            <w:pPr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127,200,000,000</w:t>
            </w:r>
          </w:p>
        </w:tc>
      </w:tr>
      <w:tr w:rsidR="00D02727" w:rsidRPr="00936D2A" w14:paraId="5B3949EB" w14:textId="77777777" w:rsidTr="002720E7">
        <w:tc>
          <w:tcPr>
            <w:tcW w:w="753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DD73E8F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23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87EB29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㈜신한은행</w:t>
            </w:r>
          </w:p>
          <w:p w14:paraId="0A555D70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(</w:t>
            </w: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퍼시픽전문투자형사모부동산투자신탁</w:t>
            </w:r>
            <w:proofErr w:type="spellEnd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54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호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수탁자지위에서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70" w:type="dxa"/>
              <w:bottom w:w="28" w:type="dxa"/>
              <w:right w:w="102" w:type="dxa"/>
            </w:tcMar>
            <w:vAlign w:val="center"/>
            <w:hideMark/>
          </w:tcPr>
          <w:p w14:paraId="07EE477D" w14:textId="77777777" w:rsidR="00D02727" w:rsidRPr="00936D2A" w:rsidRDefault="00D02727" w:rsidP="00712ADD">
            <w:pPr>
              <w:wordWrap w:val="0"/>
              <w:spacing w:line="384" w:lineRule="auto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60,000,000,000</w:t>
            </w:r>
          </w:p>
        </w:tc>
      </w:tr>
      <w:tr w:rsidR="00D02727" w:rsidRPr="00936D2A" w14:paraId="20AAEEFD" w14:textId="77777777" w:rsidTr="002720E7">
        <w:tc>
          <w:tcPr>
            <w:tcW w:w="7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D5AF76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</w:p>
        </w:tc>
        <w:tc>
          <w:tcPr>
            <w:tcW w:w="23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B91BB6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</w:p>
        </w:tc>
        <w:tc>
          <w:tcPr>
            <w:tcW w:w="1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70" w:type="dxa"/>
              <w:bottom w:w="28" w:type="dxa"/>
              <w:right w:w="102" w:type="dxa"/>
            </w:tcMar>
            <w:vAlign w:val="center"/>
            <w:hideMark/>
          </w:tcPr>
          <w:p w14:paraId="6F68C06C" w14:textId="77777777" w:rsidR="00D02727" w:rsidRPr="00936D2A" w:rsidRDefault="00D02727" w:rsidP="00712ADD">
            <w:pPr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</w:p>
        </w:tc>
      </w:tr>
      <w:tr w:rsidR="00E70091" w:rsidRPr="00936D2A" w14:paraId="13BF1D34" w14:textId="77777777" w:rsidTr="002720E7">
        <w:trPr>
          <w:ins w:id="596" w:author="김윤필" w:date="2025-09-24T21:56:00Z"/>
        </w:trPr>
        <w:tc>
          <w:tcPr>
            <w:tcW w:w="7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F2E36" w14:textId="77777777" w:rsidR="00E70091" w:rsidRPr="00936D2A" w:rsidRDefault="00E70091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ins w:id="597" w:author="김윤필" w:date="2025-09-24T21:56:00Z"/>
                <w:rFonts w:ascii="Times New Roman" w:eastAsia="바탕체" w:hAnsi="Times New Roman" w:cs="Times New Roman"/>
                <w:sz w:val="24"/>
                <w:szCs w:val="24"/>
              </w:rPr>
            </w:pPr>
            <w:ins w:id="598" w:author="김윤필" w:date="2025-09-24T21:56:00Z"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제</w:t>
              </w:r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3</w:t>
              </w:r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순위</w:t>
              </w:r>
            </w:ins>
          </w:p>
        </w:tc>
        <w:tc>
          <w:tcPr>
            <w:tcW w:w="23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CA056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ins w:id="599" w:author="김윤필" w:date="2025-09-24T21:56:00Z"/>
                <w:rFonts w:ascii="Times New Roman" w:eastAsia="바탕체" w:hAnsi="Times New Roman" w:cs="Times New Roman"/>
                <w:sz w:val="24"/>
                <w:szCs w:val="24"/>
              </w:rPr>
            </w:pPr>
            <w:ins w:id="600" w:author="김윤필" w:date="2025-09-24T21:57:00Z"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주식회사</w:t>
              </w:r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퍼시스</w:t>
              </w:r>
            </w:ins>
            <w:proofErr w:type="spellEnd"/>
          </w:p>
        </w:tc>
        <w:tc>
          <w:tcPr>
            <w:tcW w:w="1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70" w:type="dxa"/>
              <w:bottom w:w="28" w:type="dxa"/>
              <w:right w:w="102" w:type="dxa"/>
            </w:tcMar>
            <w:vAlign w:val="center"/>
          </w:tcPr>
          <w:p w14:paraId="785FF175" w14:textId="77777777" w:rsidR="00E70091" w:rsidRPr="00936D2A" w:rsidRDefault="00E70091" w:rsidP="00712ADD">
            <w:pPr>
              <w:wordWrap w:val="0"/>
              <w:jc w:val="right"/>
              <w:textAlignment w:val="baseline"/>
              <w:rPr>
                <w:ins w:id="601" w:author="김윤필" w:date="2025-09-24T21:56:00Z"/>
                <w:rFonts w:ascii="Times New Roman" w:eastAsia="바탕체" w:hAnsi="Times New Roman" w:cs="Times New Roman"/>
                <w:sz w:val="24"/>
                <w:szCs w:val="24"/>
              </w:rPr>
            </w:pPr>
            <w:ins w:id="602" w:author="김윤필" w:date="2025-09-24T21:57:00Z"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140,567,455,536</w:t>
              </w:r>
            </w:ins>
          </w:p>
        </w:tc>
      </w:tr>
      <w:tr w:rsidR="00D02727" w:rsidRPr="00936D2A" w14:paraId="44514B92" w14:textId="77777777" w:rsidTr="002720E7">
        <w:tc>
          <w:tcPr>
            <w:tcW w:w="7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D00592" w14:textId="77777777" w:rsidR="00D02727" w:rsidRPr="00936D2A" w:rsidRDefault="00D02727" w:rsidP="00E7009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제</w:t>
            </w:r>
            <w:ins w:id="603" w:author="김윤필" w:date="2025-09-24T21:58:00Z">
              <w:r w:rsidR="00E70091"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4</w:t>
              </w:r>
            </w:ins>
            <w:del w:id="604" w:author="김윤필" w:date="2025-09-24T21:58:00Z">
              <w:r w:rsidRPr="00936D2A" w:rsidDel="00E70091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3</w:delText>
              </w:r>
            </w:del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순위</w:t>
            </w:r>
          </w:p>
        </w:tc>
        <w:tc>
          <w:tcPr>
            <w:tcW w:w="23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7275ED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㈜한화</w:t>
            </w:r>
          </w:p>
        </w:tc>
        <w:tc>
          <w:tcPr>
            <w:tcW w:w="1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70" w:type="dxa"/>
              <w:bottom w:w="28" w:type="dxa"/>
              <w:right w:w="102" w:type="dxa"/>
            </w:tcMar>
            <w:vAlign w:val="center"/>
            <w:hideMark/>
          </w:tcPr>
          <w:p w14:paraId="1A22CE4E" w14:textId="77777777" w:rsidR="00D02727" w:rsidRPr="00936D2A" w:rsidRDefault="00D02727" w:rsidP="00712ADD">
            <w:pPr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6,000,000,000</w:t>
            </w:r>
          </w:p>
        </w:tc>
      </w:tr>
      <w:tr w:rsidR="00D02727" w:rsidRPr="00936D2A" w14:paraId="59D453B4" w14:textId="77777777" w:rsidTr="002720E7">
        <w:tc>
          <w:tcPr>
            <w:tcW w:w="7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CCF395" w14:textId="77777777" w:rsidR="00D02727" w:rsidRPr="00936D2A" w:rsidRDefault="00D02727" w:rsidP="00E7009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제</w:t>
            </w:r>
            <w:ins w:id="605" w:author="김윤필" w:date="2025-09-24T21:58:00Z">
              <w:r w:rsidR="00E70091"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5</w:t>
              </w:r>
            </w:ins>
            <w:del w:id="606" w:author="김윤필" w:date="2025-09-24T21:58:00Z">
              <w:r w:rsidRPr="00936D2A" w:rsidDel="00E70091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4</w:delText>
              </w:r>
            </w:del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순위</w:t>
            </w:r>
          </w:p>
        </w:tc>
        <w:tc>
          <w:tcPr>
            <w:tcW w:w="23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A98946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㈜한화</w:t>
            </w:r>
          </w:p>
        </w:tc>
        <w:tc>
          <w:tcPr>
            <w:tcW w:w="1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70" w:type="dxa"/>
              <w:bottom w:w="28" w:type="dxa"/>
              <w:right w:w="102" w:type="dxa"/>
            </w:tcMar>
            <w:vAlign w:val="center"/>
            <w:hideMark/>
          </w:tcPr>
          <w:p w14:paraId="15041CDF" w14:textId="77777777" w:rsidR="00D02727" w:rsidRPr="00936D2A" w:rsidRDefault="00D02727" w:rsidP="008C41AC">
            <w:pPr>
              <w:wordWrap w:val="0"/>
              <w:snapToGrid w:val="0"/>
              <w:jc w:val="right"/>
              <w:textAlignment w:val="baseline"/>
              <w:outlineLvl w:val="0"/>
              <w:rPr>
                <w:rFonts w:ascii="Times New Roman" w:eastAsia="바탕체" w:hAnsi="Times New Roman" w:cs="Times New Roman"/>
                <w:sz w:val="24"/>
                <w:szCs w:val="24"/>
              </w:rPr>
            </w:pPr>
            <w:del w:id="607" w:author="김윤필" w:date="2025-09-24T21:58:00Z">
              <w:r w:rsidRPr="00936D2A" w:rsidDel="00E70091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293,436,000,000</w:delText>
              </w:r>
            </w:del>
            <w:ins w:id="608" w:author="김윤필" w:date="2025-09-24T21:58:00Z">
              <w:r w:rsidR="00E70091">
                <w:rPr>
                  <w:rFonts w:ascii="Times New Roman" w:eastAsia="바탕체" w:hAnsi="Times New Roman" w:cs="Times New Roman"/>
                  <w:sz w:val="24"/>
                  <w:szCs w:val="24"/>
                </w:rPr>
                <w:t>204,104,765,880</w:t>
              </w:r>
            </w:ins>
          </w:p>
        </w:tc>
      </w:tr>
      <w:tr w:rsidR="00D02727" w:rsidRPr="00936D2A" w14:paraId="14B0DC39" w14:textId="77777777" w:rsidTr="002720E7">
        <w:tc>
          <w:tcPr>
            <w:tcW w:w="753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9BFF2D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공동</w:t>
            </w:r>
          </w:p>
          <w:p w14:paraId="18993293" w14:textId="77777777" w:rsidR="00D02727" w:rsidRPr="00936D2A" w:rsidRDefault="00D02727" w:rsidP="00E7009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제</w:t>
            </w:r>
            <w:ins w:id="609" w:author="김윤필" w:date="2025-09-24T21:58:00Z">
              <w:r w:rsidR="00E70091"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6</w:t>
              </w:r>
            </w:ins>
            <w:del w:id="610" w:author="김윤필" w:date="2025-09-24T21:58:00Z">
              <w:r w:rsidRPr="00936D2A" w:rsidDel="00E70091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5</w:delText>
              </w:r>
            </w:del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순위</w:t>
            </w:r>
          </w:p>
        </w:tc>
        <w:tc>
          <w:tcPr>
            <w:tcW w:w="23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35E0FB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에이디에프케이아이피</w:t>
            </w:r>
            <w:proofErr w:type="spellEnd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9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전문투자형사모부동산투자회사</w:t>
            </w:r>
            <w:proofErr w:type="spellEnd"/>
          </w:p>
        </w:tc>
        <w:tc>
          <w:tcPr>
            <w:tcW w:w="1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70" w:type="dxa"/>
              <w:bottom w:w="28" w:type="dxa"/>
              <w:right w:w="102" w:type="dxa"/>
            </w:tcMar>
            <w:vAlign w:val="center"/>
            <w:hideMark/>
          </w:tcPr>
          <w:p w14:paraId="5604E422" w14:textId="77777777" w:rsidR="00D02727" w:rsidRPr="008C41AC" w:rsidRDefault="00D02727" w:rsidP="008C41AC">
            <w:pPr>
              <w:wordWrap w:val="0"/>
              <w:snapToGrid w:val="0"/>
              <w:jc w:val="right"/>
              <w:textAlignment w:val="baseline"/>
              <w:outlineLvl w:val="0"/>
              <w:rPr>
                <w:rFonts w:ascii="Times New Roman" w:eastAsia="바탕체" w:hAnsi="Times New Roman" w:cs="Times New Roman"/>
                <w:sz w:val="24"/>
                <w:szCs w:val="24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137,800,000,000</w:t>
            </w:r>
          </w:p>
        </w:tc>
      </w:tr>
      <w:tr w:rsidR="00D02727" w:rsidRPr="00936D2A" w14:paraId="224E42DD" w14:textId="77777777" w:rsidTr="002720E7">
        <w:tc>
          <w:tcPr>
            <w:tcW w:w="753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FFD3173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23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5EF234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주식회사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펨코로지스틱제</w:t>
            </w:r>
            <w:proofErr w:type="spellEnd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9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호위탁관리</w:t>
            </w:r>
          </w:p>
          <w:p w14:paraId="487E7E2C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부동산투자회사</w:t>
            </w:r>
          </w:p>
        </w:tc>
        <w:tc>
          <w:tcPr>
            <w:tcW w:w="1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70" w:type="dxa"/>
              <w:bottom w:w="28" w:type="dxa"/>
              <w:right w:w="102" w:type="dxa"/>
            </w:tcMar>
            <w:vAlign w:val="center"/>
            <w:hideMark/>
          </w:tcPr>
          <w:p w14:paraId="37BB2A30" w14:textId="77777777" w:rsidR="00D02727" w:rsidRPr="008C41AC" w:rsidRDefault="00D02727" w:rsidP="008C41AC">
            <w:pPr>
              <w:wordWrap w:val="0"/>
              <w:snapToGrid w:val="0"/>
              <w:jc w:val="right"/>
              <w:textAlignment w:val="baseline"/>
              <w:outlineLvl w:val="0"/>
              <w:rPr>
                <w:rFonts w:ascii="Times New Roman" w:eastAsia="바탕체" w:hAnsi="Times New Roman" w:cs="Times New Roman"/>
                <w:sz w:val="24"/>
                <w:szCs w:val="24"/>
              </w:rPr>
            </w:pPr>
            <w:r w:rsidRPr="008C41AC">
              <w:rPr>
                <w:rFonts w:ascii="Times New Roman" w:eastAsia="바탕체" w:hAnsi="Times New Roman" w:cs="Times New Roman"/>
                <w:sz w:val="24"/>
                <w:szCs w:val="24"/>
              </w:rPr>
              <w:t>65,000,000,000</w:t>
            </w:r>
          </w:p>
        </w:tc>
      </w:tr>
      <w:tr w:rsidR="00D02727" w:rsidRPr="00936D2A" w14:paraId="7E64065E" w14:textId="77777777" w:rsidTr="002720E7">
        <w:tc>
          <w:tcPr>
            <w:tcW w:w="7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67E071" w14:textId="77777777" w:rsidR="00D02727" w:rsidRPr="00936D2A" w:rsidRDefault="00D02727" w:rsidP="00E7009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제</w:t>
            </w:r>
            <w:ins w:id="611" w:author="김윤필" w:date="2025-09-24T21:58:00Z">
              <w:r w:rsidR="00E70091"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7</w:t>
              </w:r>
            </w:ins>
            <w:del w:id="612" w:author="김윤필" w:date="2025-09-24T21:58:00Z">
              <w:r w:rsidRPr="00936D2A" w:rsidDel="00E70091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6</w:delText>
              </w:r>
            </w:del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순위</w:t>
            </w:r>
          </w:p>
        </w:tc>
        <w:tc>
          <w:tcPr>
            <w:tcW w:w="236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1A25D1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우미건설</w:t>
            </w:r>
            <w:proofErr w:type="spellEnd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주식회사</w:t>
            </w:r>
          </w:p>
        </w:tc>
        <w:tc>
          <w:tcPr>
            <w:tcW w:w="1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70" w:type="dxa"/>
              <w:bottom w:w="28" w:type="dxa"/>
              <w:right w:w="102" w:type="dxa"/>
            </w:tcMar>
            <w:vAlign w:val="center"/>
            <w:hideMark/>
          </w:tcPr>
          <w:p w14:paraId="6929A9CD" w14:textId="77777777" w:rsidR="00D02727" w:rsidRPr="00936D2A" w:rsidRDefault="00D02727" w:rsidP="00712ADD">
            <w:pPr>
              <w:wordWrap w:val="0"/>
              <w:snapToGrid w:val="0"/>
              <w:spacing w:line="360" w:lineRule="auto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8C41AC">
              <w:rPr>
                <w:rFonts w:ascii="Times New Roman" w:eastAsia="바탕체" w:hAnsi="Times New Roman" w:cs="Times New Roman"/>
                <w:sz w:val="24"/>
                <w:szCs w:val="24"/>
                <w:highlight w:val="green"/>
              </w:rPr>
              <w:t>91,306,440,000</w:t>
            </w:r>
          </w:p>
        </w:tc>
      </w:tr>
      <w:tr w:rsidR="00D02727" w:rsidRPr="00936D2A" w14:paraId="3D01EA12" w14:textId="77777777" w:rsidTr="002720E7">
        <w:tc>
          <w:tcPr>
            <w:tcW w:w="3121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554FBD" w14:textId="77777777" w:rsidR="00D02727" w:rsidRPr="00936D2A" w:rsidRDefault="00D02727" w:rsidP="00712AD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합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계</w:t>
            </w:r>
          </w:p>
        </w:tc>
        <w:tc>
          <w:tcPr>
            <w:tcW w:w="1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70" w:type="dxa"/>
              <w:bottom w:w="28" w:type="dxa"/>
              <w:right w:w="102" w:type="dxa"/>
            </w:tcMar>
            <w:vAlign w:val="center"/>
            <w:hideMark/>
          </w:tcPr>
          <w:p w14:paraId="09E0EECA" w14:textId="77777777" w:rsidR="00D02727" w:rsidRPr="00936D2A" w:rsidDel="00E70091" w:rsidRDefault="00D02727" w:rsidP="00712ADD">
            <w:pPr>
              <w:wordWrap w:val="0"/>
              <w:snapToGrid w:val="0"/>
              <w:jc w:val="right"/>
              <w:textAlignment w:val="baseline"/>
              <w:outlineLvl w:val="0"/>
              <w:rPr>
                <w:del w:id="613" w:author="김윤필" w:date="2025-09-24T21:58:00Z"/>
                <w:rFonts w:ascii="Times New Roman" w:eastAsia="바탕체" w:hAnsi="Times New Roman" w:cs="Times New Roman"/>
              </w:rPr>
            </w:pPr>
            <w:del w:id="614" w:author="김윤필" w:date="2025-09-24T21:58:00Z">
              <w:r w:rsidRPr="00936D2A" w:rsidDel="00E70091">
                <w:rPr>
                  <w:rFonts w:ascii="Times New Roman" w:eastAsia="바탕체" w:hAnsi="Times New Roman" w:cs="Times New Roman"/>
                  <w:sz w:val="24"/>
                  <w:szCs w:val="24"/>
                </w:rPr>
                <w:delText>1,229,542,440,000</w:delText>
              </w:r>
            </w:del>
          </w:p>
          <w:p w14:paraId="153568CB" w14:textId="77777777" w:rsidR="00D02727" w:rsidRPr="00936D2A" w:rsidRDefault="00E70091" w:rsidP="00E70091">
            <w:pPr>
              <w:wordWrap w:val="0"/>
              <w:snapToGrid w:val="0"/>
              <w:jc w:val="right"/>
              <w:textAlignment w:val="baseline"/>
              <w:outlineLvl w:val="0"/>
              <w:rPr>
                <w:rFonts w:ascii="Times New Roman" w:eastAsia="바탕체" w:hAnsi="Times New Roman" w:cs="Times New Roman"/>
                <w:sz w:val="24"/>
                <w:szCs w:val="24"/>
              </w:rPr>
            </w:pPr>
            <w:ins w:id="615" w:author="김윤필" w:date="2025-09-24T21:58:00Z">
              <w:r>
                <w:rPr>
                  <w:rFonts w:ascii="Times New Roman" w:eastAsia="바탕체" w:hAnsi="Times New Roman" w:cs="Times New Roman" w:hint="eastAsia"/>
                  <w:sz w:val="24"/>
                  <w:szCs w:val="24"/>
                </w:rPr>
                <w:t>1,280,778,661,416</w:t>
              </w:r>
            </w:ins>
          </w:p>
        </w:tc>
      </w:tr>
    </w:tbl>
    <w:p w14:paraId="0D7D8278" w14:textId="77777777" w:rsidR="003D791D" w:rsidRDefault="003D791D" w:rsidP="00712ADD">
      <w:pPr>
        <w:wordWrap w:val="0"/>
        <w:rPr>
          <w:rFonts w:ascii="Times New Roman" w:eastAsia="바탕체" w:hAnsi="Times New Roman" w:cs="Times New Roman"/>
          <w:sz w:val="24"/>
          <w:szCs w:val="24"/>
        </w:rPr>
      </w:pPr>
    </w:p>
    <w:p w14:paraId="2302E57A" w14:textId="77777777" w:rsidR="003D791D" w:rsidRDefault="003D791D" w:rsidP="00712ADD">
      <w:pPr>
        <w:wordWrap w:val="0"/>
        <w:rPr>
          <w:rFonts w:ascii="Times New Roman" w:eastAsia="바탕체" w:hAnsi="Times New Roman" w:cs="Times New Roman"/>
          <w:sz w:val="24"/>
          <w:szCs w:val="24"/>
        </w:rPr>
      </w:pPr>
      <w:r w:rsidRPr="003D791D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lastRenderedPageBreak/>
        <w:t>[</w:t>
      </w:r>
      <w:r w:rsidRPr="003D791D">
        <w:rPr>
          <w:rFonts w:ascii="Times New Roman" w:eastAsia="바탕체" w:hAnsi="Times New Roman" w:cs="Times New Roman"/>
          <w:sz w:val="24"/>
          <w:szCs w:val="24"/>
          <w:highlight w:val="green"/>
        </w:rPr>
        <w:t xml:space="preserve">K&amp;C: </w:t>
      </w:r>
      <w:proofErr w:type="spellStart"/>
      <w:r w:rsidRPr="003D791D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>우미건설의</w:t>
      </w:r>
      <w:proofErr w:type="spellEnd"/>
      <w:r w:rsidRPr="003D791D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 xml:space="preserve"> </w:t>
      </w:r>
      <w:r w:rsidRPr="003D791D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>경우</w:t>
      </w:r>
      <w:r w:rsidRPr="003D791D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>,</w:t>
      </w:r>
      <w:r w:rsidRPr="003D791D">
        <w:rPr>
          <w:rFonts w:ascii="Times New Roman" w:eastAsia="바탕체" w:hAnsi="Times New Roman" w:cs="Times New Roman"/>
          <w:sz w:val="24"/>
          <w:szCs w:val="24"/>
          <w:highlight w:val="green"/>
        </w:rPr>
        <w:t xml:space="preserve"> </w:t>
      </w:r>
      <w:r w:rsidRPr="003D791D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>해제합의서에</w:t>
      </w:r>
      <w:r w:rsidRPr="003D791D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 xml:space="preserve"> </w:t>
      </w:r>
      <w:r w:rsidRPr="003D791D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>따라</w:t>
      </w:r>
      <w:r w:rsidRPr="003D791D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 xml:space="preserve"> </w:t>
      </w:r>
      <w:r w:rsidRPr="003D791D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>반환하여야</w:t>
      </w:r>
      <w:r w:rsidRPr="003D791D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 xml:space="preserve"> </w:t>
      </w:r>
      <w:r w:rsidRPr="003D791D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>하는</w:t>
      </w:r>
      <w:r w:rsidRPr="003D791D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 xml:space="preserve"> </w:t>
      </w:r>
      <w:r w:rsidRPr="003D791D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>금액을</w:t>
      </w:r>
      <w:r w:rsidRPr="003D791D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 xml:space="preserve"> </w:t>
      </w:r>
      <w:r w:rsidRPr="003D791D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>기준으로</w:t>
      </w:r>
      <w:r w:rsidRPr="003D791D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 xml:space="preserve"> </w:t>
      </w:r>
      <w:proofErr w:type="spellStart"/>
      <w:r w:rsidRPr="003D791D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>우선수익권금액을</w:t>
      </w:r>
      <w:proofErr w:type="spellEnd"/>
      <w:r w:rsidRPr="003D791D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 xml:space="preserve"> </w:t>
      </w:r>
      <w:r w:rsidR="00504BD0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>수정하는</w:t>
      </w:r>
      <w:r w:rsidR="00504BD0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 xml:space="preserve"> </w:t>
      </w:r>
      <w:r w:rsidR="00504BD0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>것이</w:t>
      </w:r>
      <w:r w:rsidR="00504BD0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 xml:space="preserve"> </w:t>
      </w:r>
      <w:r w:rsidR="00504BD0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>적절해</w:t>
      </w:r>
      <w:r w:rsidR="00504BD0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 xml:space="preserve"> </w:t>
      </w:r>
      <w:r w:rsidR="00504BD0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>보이는데</w:t>
      </w:r>
      <w:r w:rsidRPr="003D791D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 xml:space="preserve"> </w:t>
      </w:r>
      <w:r w:rsidRPr="003D791D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>확인</w:t>
      </w:r>
      <w:r w:rsidRPr="003D791D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 xml:space="preserve"> </w:t>
      </w:r>
      <w:r w:rsidRPr="003D791D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>부탁드립니다</w:t>
      </w:r>
      <w:r w:rsidR="004A7E2C">
        <w:rPr>
          <w:rFonts w:ascii="Times New Roman" w:eastAsia="바탕체" w:hAnsi="Times New Roman" w:cs="Times New Roman" w:hint="eastAsia"/>
          <w:sz w:val="24"/>
          <w:szCs w:val="24"/>
          <w:highlight w:val="green"/>
        </w:rPr>
        <w:t>.</w:t>
      </w:r>
      <w:r w:rsidRPr="003D791D">
        <w:rPr>
          <w:rFonts w:ascii="Times New Roman" w:eastAsia="바탕체" w:hAnsi="Times New Roman" w:cs="Times New Roman"/>
          <w:sz w:val="24"/>
          <w:szCs w:val="24"/>
          <w:highlight w:val="green"/>
        </w:rPr>
        <w:t>]</w:t>
      </w:r>
    </w:p>
    <w:p w14:paraId="412A2F6B" w14:textId="77777777" w:rsidR="00D02727" w:rsidRPr="00936D2A" w:rsidRDefault="00D02727" w:rsidP="00712ADD">
      <w:pPr>
        <w:wordWrap w:val="0"/>
        <w:rPr>
          <w:rFonts w:ascii="Times New Roman" w:eastAsia="바탕체" w:hAnsi="Times New Roman" w:cs="Times New Roman"/>
          <w:sz w:val="24"/>
          <w:szCs w:val="24"/>
        </w:rPr>
      </w:pPr>
      <w:del w:id="616" w:author="김윤필" w:date="2025-09-24T21:58:00Z">
        <w:r w:rsidRPr="00936D2A" w:rsidDel="00E70091">
          <w:rPr>
            <w:rFonts w:ascii="Times New Roman" w:eastAsia="바탕체" w:hAnsi="Times New Roman" w:cs="Times New Roman"/>
            <w:sz w:val="24"/>
            <w:szCs w:val="24"/>
          </w:rPr>
          <w:br w:type="page"/>
        </w:r>
      </w:del>
    </w:p>
    <w:p w14:paraId="0A69FB42" w14:textId="77777777" w:rsidR="00D02727" w:rsidRPr="0063087D" w:rsidRDefault="00D02727" w:rsidP="00712ADD">
      <w:pPr>
        <w:pStyle w:val="a4"/>
        <w:numPr>
          <w:ilvl w:val="1"/>
          <w:numId w:val="101"/>
        </w:numPr>
        <w:wordWrap w:val="0"/>
        <w:snapToGrid w:val="0"/>
        <w:spacing w:line="384" w:lineRule="auto"/>
        <w:ind w:leftChars="0"/>
        <w:jc w:val="both"/>
        <w:textAlignment w:val="baseline"/>
        <w:rPr>
          <w:rFonts w:ascii="Times New Roman" w:eastAsia="바탕체" w:hAnsi="Times New Roman" w:cs="Times New Roman"/>
          <w:sz w:val="24"/>
          <w:szCs w:val="24"/>
        </w:rPr>
      </w:pPr>
      <w:r w:rsidRPr="00936D2A">
        <w:rPr>
          <w:rFonts w:ascii="Times New Roman" w:eastAsia="바탕체" w:hAnsi="Times New Roman" w:cs="Times New Roman"/>
          <w:sz w:val="24"/>
          <w:szCs w:val="24"/>
        </w:rPr>
        <w:lastRenderedPageBreak/>
        <w:t>각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4"/>
          <w:szCs w:val="24"/>
        </w:rPr>
        <w:t>블럭</w:t>
      </w:r>
      <w:proofErr w:type="spellEnd"/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별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4"/>
          <w:szCs w:val="24"/>
        </w:rPr>
        <w:t>우선수익권금액</w:t>
      </w:r>
      <w:proofErr w:type="spellEnd"/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63087D">
        <w:rPr>
          <w:rFonts w:ascii="Times New Roman" w:eastAsia="바탕체" w:hAnsi="Times New Roman" w:cs="Times New Roman"/>
          <w:sz w:val="24"/>
          <w:szCs w:val="24"/>
        </w:rPr>
        <w:t>및</w:t>
      </w:r>
      <w:r w:rsidRPr="0063087D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63087D">
        <w:rPr>
          <w:rFonts w:ascii="Times New Roman" w:eastAsia="바탕체" w:hAnsi="Times New Roman" w:cs="Times New Roman"/>
          <w:sz w:val="24"/>
          <w:szCs w:val="24"/>
        </w:rPr>
        <w:t>수익자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</w:p>
    <w:p w14:paraId="1ED8CF39" w14:textId="77777777" w:rsidR="00D02727" w:rsidRPr="00936D2A" w:rsidRDefault="00D02727" w:rsidP="00712ADD">
      <w:pPr>
        <w:pStyle w:val="a4"/>
        <w:numPr>
          <w:ilvl w:val="0"/>
          <w:numId w:val="107"/>
        </w:numPr>
        <w:wordWrap w:val="0"/>
        <w:snapToGrid w:val="0"/>
        <w:ind w:leftChars="0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  <w:sz w:val="24"/>
          <w:szCs w:val="24"/>
        </w:rPr>
        <w:t>각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4"/>
          <w:szCs w:val="24"/>
        </w:rPr>
        <w:t>블럭</w:t>
      </w:r>
      <w:proofErr w:type="spellEnd"/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별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우선수익권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및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수익권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금액은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아래와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같다</w:t>
      </w:r>
      <w:r w:rsidRPr="00936D2A">
        <w:rPr>
          <w:rFonts w:ascii="Times New Roman" w:eastAsia="바탕체" w:hAnsi="Times New Roman" w:cs="Times New Roman"/>
          <w:sz w:val="24"/>
          <w:szCs w:val="24"/>
        </w:rPr>
        <w:t>.</w:t>
      </w:r>
    </w:p>
    <w:p w14:paraId="7E9272AE" w14:textId="77777777" w:rsidR="00D02727" w:rsidRPr="00936D2A" w:rsidRDefault="00D02727" w:rsidP="00712ADD">
      <w:pPr>
        <w:wordWrap w:val="0"/>
        <w:snapToGrid w:val="0"/>
        <w:jc w:val="right"/>
        <w:textAlignment w:val="baseline"/>
        <w:rPr>
          <w:rFonts w:ascii="Times New Roman" w:eastAsia="바탕체" w:hAnsi="Times New Roman" w:cs="Times New Roman"/>
        </w:rPr>
      </w:pPr>
    </w:p>
    <w:tbl>
      <w:tblPr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993"/>
        <w:gridCol w:w="973"/>
        <w:gridCol w:w="1099"/>
        <w:gridCol w:w="1099"/>
        <w:gridCol w:w="1200"/>
        <w:gridCol w:w="1099"/>
        <w:gridCol w:w="892"/>
        <w:gridCol w:w="760"/>
      </w:tblGrid>
      <w:tr w:rsidR="00E70091" w:rsidRPr="00936D2A" w14:paraId="760ED6CC" w14:textId="77777777" w:rsidTr="00E70091">
        <w:trPr>
          <w:trHeight w:val="540"/>
        </w:trPr>
        <w:tc>
          <w:tcPr>
            <w:tcW w:w="5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466729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블럭</w:t>
            </w:r>
            <w:proofErr w:type="spellEnd"/>
          </w:p>
        </w:tc>
        <w:tc>
          <w:tcPr>
            <w:tcW w:w="54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F063BD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제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1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순위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우선수익권</w:t>
            </w:r>
          </w:p>
        </w:tc>
        <w:tc>
          <w:tcPr>
            <w:tcW w:w="5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2F2D50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제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2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순위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우선수익권</w:t>
            </w:r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7EA463A" w14:textId="77777777" w:rsidR="00E70091" w:rsidRPr="00936D2A" w:rsidRDefault="00E70091" w:rsidP="00E70091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ins w:id="617" w:author="김윤필" w:date="2025-09-24T21:59:00Z">
              <w:r>
                <w:rPr>
                  <w:rFonts w:ascii="Times New Roman" w:eastAsia="바탕체" w:hAnsi="Times New Roman" w:cs="Times New Roman" w:hint="eastAsia"/>
                  <w:sz w:val="18"/>
                  <w:szCs w:val="18"/>
                </w:rPr>
                <w:t>제</w:t>
              </w:r>
              <w:r>
                <w:rPr>
                  <w:rFonts w:ascii="Times New Roman" w:eastAsia="바탕체" w:hAnsi="Times New Roman" w:cs="Times New Roman" w:hint="eastAsia"/>
                  <w:sz w:val="18"/>
                  <w:szCs w:val="18"/>
                </w:rPr>
                <w:t>3</w:t>
              </w:r>
              <w:r>
                <w:rPr>
                  <w:rFonts w:ascii="Times New Roman" w:eastAsia="바탕체" w:hAnsi="Times New Roman" w:cs="Times New Roman" w:hint="eastAsia"/>
                  <w:sz w:val="18"/>
                  <w:szCs w:val="18"/>
                </w:rPr>
                <w:t>순위</w:t>
              </w:r>
              <w:r>
                <w:rPr>
                  <w:rFonts w:ascii="Times New Roman" w:eastAsia="바탕체" w:hAnsi="Times New Roman" w:cs="Times New Roman" w:hint="eastAsia"/>
                  <w:sz w:val="18"/>
                  <w:szCs w:val="18"/>
                </w:rPr>
                <w:t xml:space="preserve"> </w:t>
              </w:r>
              <w:r>
                <w:rPr>
                  <w:rFonts w:ascii="Times New Roman" w:eastAsia="바탕체" w:hAnsi="Times New Roman" w:cs="Times New Roman" w:hint="eastAsia"/>
                  <w:sz w:val="18"/>
                  <w:szCs w:val="18"/>
                </w:rPr>
                <w:t>우선수익권</w:t>
              </w:r>
            </w:ins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951C21" w14:textId="77777777" w:rsidR="00E70091" w:rsidRPr="00936D2A" w:rsidRDefault="00E70091" w:rsidP="00E70091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제</w:t>
            </w:r>
            <w:ins w:id="618" w:author="김윤필" w:date="2025-09-24T21:59:00Z">
              <w:r>
                <w:rPr>
                  <w:rFonts w:ascii="Times New Roman" w:eastAsia="바탕체" w:hAnsi="Times New Roman" w:cs="Times New Roman" w:hint="eastAsia"/>
                  <w:sz w:val="18"/>
                  <w:szCs w:val="18"/>
                </w:rPr>
                <w:t>4</w:t>
              </w:r>
            </w:ins>
            <w:del w:id="619" w:author="김윤필" w:date="2025-09-24T21:59:00Z">
              <w:r w:rsidRPr="00936D2A" w:rsidDel="00E70091">
                <w:rPr>
                  <w:rFonts w:ascii="Times New Roman" w:eastAsia="바탕체" w:hAnsi="Times New Roman" w:cs="Times New Roman"/>
                  <w:sz w:val="18"/>
                  <w:szCs w:val="18"/>
                </w:rPr>
                <w:delText>3</w:delText>
              </w:r>
            </w:del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순위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우선수익권</w:t>
            </w:r>
          </w:p>
        </w:tc>
        <w:tc>
          <w:tcPr>
            <w:tcW w:w="6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064D788" w14:textId="77777777" w:rsidR="00E70091" w:rsidRPr="00936D2A" w:rsidRDefault="00E70091" w:rsidP="00E70091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제</w:t>
            </w:r>
            <w:ins w:id="620" w:author="김윤필" w:date="2025-09-24T22:00:00Z">
              <w:r>
                <w:rPr>
                  <w:rFonts w:ascii="Times New Roman" w:eastAsia="바탕체" w:hAnsi="Times New Roman" w:cs="Times New Roman" w:hint="eastAsia"/>
                  <w:sz w:val="18"/>
                  <w:szCs w:val="18"/>
                </w:rPr>
                <w:t>5</w:t>
              </w:r>
            </w:ins>
            <w:del w:id="621" w:author="김윤필" w:date="2025-09-24T22:00:00Z">
              <w:r w:rsidRPr="00936D2A" w:rsidDel="00E70091">
                <w:rPr>
                  <w:rFonts w:ascii="Times New Roman" w:eastAsia="바탕체" w:hAnsi="Times New Roman" w:cs="Times New Roman"/>
                  <w:sz w:val="18"/>
                  <w:szCs w:val="18"/>
                </w:rPr>
                <w:delText>4</w:delText>
              </w:r>
            </w:del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순위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우선수익권</w:t>
            </w:r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7AD696D" w14:textId="77777777" w:rsidR="00E70091" w:rsidRPr="00936D2A" w:rsidRDefault="00E70091" w:rsidP="00E70091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제</w:t>
            </w:r>
            <w:ins w:id="622" w:author="김윤필" w:date="2025-09-24T22:00:00Z">
              <w:r>
                <w:rPr>
                  <w:rFonts w:ascii="Times New Roman" w:eastAsia="바탕체" w:hAnsi="Times New Roman" w:cs="Times New Roman" w:hint="eastAsia"/>
                  <w:sz w:val="18"/>
                  <w:szCs w:val="18"/>
                </w:rPr>
                <w:t>6</w:t>
              </w:r>
            </w:ins>
            <w:del w:id="623" w:author="김윤필" w:date="2025-09-24T22:00:00Z">
              <w:r w:rsidRPr="00936D2A" w:rsidDel="00E70091">
                <w:rPr>
                  <w:rFonts w:ascii="Times New Roman" w:eastAsia="바탕체" w:hAnsi="Times New Roman" w:cs="Times New Roman"/>
                  <w:sz w:val="18"/>
                  <w:szCs w:val="18"/>
                </w:rPr>
                <w:delText>5</w:delText>
              </w:r>
            </w:del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순위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우선수익권</w:t>
            </w:r>
          </w:p>
        </w:tc>
        <w:tc>
          <w:tcPr>
            <w:tcW w:w="4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02B25F88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제</w:t>
            </w:r>
            <w:ins w:id="624" w:author="김윤필" w:date="2025-09-24T22:00:00Z">
              <w:r>
                <w:rPr>
                  <w:rFonts w:ascii="Times New Roman" w:eastAsia="바탕체" w:hAnsi="Times New Roman" w:cs="Times New Roman" w:hint="eastAsia"/>
                  <w:sz w:val="18"/>
                  <w:szCs w:val="18"/>
                </w:rPr>
                <w:t>7</w:t>
              </w:r>
            </w:ins>
            <w:del w:id="625" w:author="김윤필" w:date="2025-09-24T22:00:00Z">
              <w:r w:rsidRPr="00936D2A" w:rsidDel="00E70091">
                <w:rPr>
                  <w:rFonts w:ascii="Times New Roman" w:eastAsia="바탕체" w:hAnsi="Times New Roman" w:cs="Times New Roman"/>
                  <w:sz w:val="18"/>
                  <w:szCs w:val="18"/>
                </w:rPr>
                <w:delText>6</w:delText>
              </w:r>
            </w:del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순위</w:t>
            </w:r>
          </w:p>
          <w:p w14:paraId="10078B39" w14:textId="77777777" w:rsidR="00E70091" w:rsidRPr="00936D2A" w:rsidRDefault="00E70091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우선수익권</w:t>
            </w:r>
          </w:p>
        </w:tc>
        <w:tc>
          <w:tcPr>
            <w:tcW w:w="4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74C0A3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수익권</w:t>
            </w:r>
          </w:p>
        </w:tc>
      </w:tr>
      <w:tr w:rsidR="00E70091" w:rsidRPr="00936D2A" w14:paraId="55A9AD6C" w14:textId="77777777" w:rsidTr="00E70091">
        <w:trPr>
          <w:trHeight w:val="276"/>
        </w:trPr>
        <w:tc>
          <w:tcPr>
            <w:tcW w:w="5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53490B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M1-1</w:t>
            </w:r>
          </w:p>
        </w:tc>
        <w:tc>
          <w:tcPr>
            <w:tcW w:w="54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260B6E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42,763</w:t>
            </w:r>
          </w:p>
        </w:tc>
        <w:tc>
          <w:tcPr>
            <w:tcW w:w="5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914C09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17,837</w:t>
            </w:r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EBD46" w14:textId="77777777" w:rsidR="00E70091" w:rsidRPr="00936D2A" w:rsidRDefault="00E70091" w:rsidP="00E70091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ins w:id="626" w:author="김윤필" w:date="2025-09-24T21:59:00Z">
              <w:r>
                <w:rPr>
                  <w:rFonts w:ascii="Times New Roman" w:eastAsia="바탕체" w:hAnsi="Times New Roman" w:cs="Times New Roman" w:hint="eastAsia"/>
                  <w:sz w:val="18"/>
                  <w:szCs w:val="18"/>
                </w:rPr>
                <w:t>-</w:t>
              </w:r>
            </w:ins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50159F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572</w:t>
            </w:r>
          </w:p>
        </w:tc>
        <w:tc>
          <w:tcPr>
            <w:tcW w:w="6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5A63E2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ins w:id="627" w:author="김윤필" w:date="2025-09-24T22:00:00Z">
              <w:r>
                <w:rPr>
                  <w:rFonts w:ascii="Times New Roman" w:eastAsia="바탕체" w:hAnsi="Times New Roman" w:cs="Times New Roman"/>
                  <w:sz w:val="18"/>
                  <w:szCs w:val="18"/>
                </w:rPr>
                <w:t>19,447</w:t>
              </w:r>
            </w:ins>
            <w:del w:id="628" w:author="김윤필" w:date="2025-09-24T22:00:00Z">
              <w:r w:rsidRPr="00936D2A" w:rsidDel="00E70091">
                <w:rPr>
                  <w:rFonts w:ascii="Times New Roman" w:eastAsia="바탕체" w:hAnsi="Times New Roman" w:cs="Times New Roman"/>
                  <w:sz w:val="18"/>
                  <w:szCs w:val="18"/>
                </w:rPr>
                <w:delText>27,959</w:delText>
              </w:r>
            </w:del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B696F7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19,323</w:t>
            </w:r>
          </w:p>
        </w:tc>
        <w:tc>
          <w:tcPr>
            <w:tcW w:w="4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CA4E9C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8,700</w:t>
            </w:r>
          </w:p>
        </w:tc>
        <w:tc>
          <w:tcPr>
            <w:tcW w:w="4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367816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무액면</w:t>
            </w:r>
            <w:proofErr w:type="spellEnd"/>
          </w:p>
        </w:tc>
      </w:tr>
      <w:tr w:rsidR="00E70091" w:rsidRPr="00936D2A" w14:paraId="1596D257" w14:textId="77777777" w:rsidTr="00E70091">
        <w:trPr>
          <w:trHeight w:val="276"/>
        </w:trPr>
        <w:tc>
          <w:tcPr>
            <w:tcW w:w="5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6EE25F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M1-2</w:t>
            </w:r>
          </w:p>
        </w:tc>
        <w:tc>
          <w:tcPr>
            <w:tcW w:w="54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EF440E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28,735</w:t>
            </w:r>
          </w:p>
        </w:tc>
        <w:tc>
          <w:tcPr>
            <w:tcW w:w="5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12BC5B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11,986</w:t>
            </w:r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0BEC8" w14:textId="77777777" w:rsidR="00E70091" w:rsidRPr="00936D2A" w:rsidRDefault="00E70091" w:rsidP="00E70091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ins w:id="629" w:author="김윤필" w:date="2025-09-24T21:59:00Z">
              <w:r>
                <w:rPr>
                  <w:rFonts w:ascii="Times New Roman" w:eastAsia="바탕체" w:hAnsi="Times New Roman" w:cs="Times New Roman" w:hint="eastAsia"/>
                  <w:sz w:val="18"/>
                  <w:szCs w:val="18"/>
                </w:rPr>
                <w:t>-</w:t>
              </w:r>
            </w:ins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33E2AF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384</w:t>
            </w:r>
          </w:p>
        </w:tc>
        <w:tc>
          <w:tcPr>
            <w:tcW w:w="6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8C4039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ins w:id="630" w:author="김윤필" w:date="2025-09-24T22:00:00Z">
              <w:r>
                <w:rPr>
                  <w:rFonts w:ascii="Times New Roman" w:eastAsia="바탕체" w:hAnsi="Times New Roman" w:cs="Times New Roman"/>
                  <w:sz w:val="18"/>
                  <w:szCs w:val="18"/>
                </w:rPr>
                <w:t>13,068</w:t>
              </w:r>
            </w:ins>
            <w:del w:id="631" w:author="김윤필" w:date="2025-09-24T22:00:00Z">
              <w:r w:rsidRPr="00936D2A" w:rsidDel="00E70091">
                <w:rPr>
                  <w:rFonts w:ascii="Times New Roman" w:eastAsia="바탕체" w:hAnsi="Times New Roman" w:cs="Times New Roman"/>
                  <w:sz w:val="18"/>
                  <w:szCs w:val="18"/>
                </w:rPr>
                <w:delText>18,788</w:delText>
              </w:r>
            </w:del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888CDF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12,985</w:t>
            </w:r>
          </w:p>
        </w:tc>
        <w:tc>
          <w:tcPr>
            <w:tcW w:w="4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910965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5,846</w:t>
            </w:r>
          </w:p>
        </w:tc>
        <w:tc>
          <w:tcPr>
            <w:tcW w:w="4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226558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무액면</w:t>
            </w:r>
            <w:proofErr w:type="spellEnd"/>
          </w:p>
        </w:tc>
      </w:tr>
      <w:tr w:rsidR="00E70091" w:rsidRPr="00936D2A" w14:paraId="693F2B5B" w14:textId="77777777" w:rsidTr="00E70091">
        <w:trPr>
          <w:trHeight w:val="276"/>
        </w:trPr>
        <w:tc>
          <w:tcPr>
            <w:tcW w:w="5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100056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M2</w:t>
            </w:r>
          </w:p>
        </w:tc>
        <w:tc>
          <w:tcPr>
            <w:tcW w:w="54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E9CDF1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71,766</w:t>
            </w:r>
          </w:p>
        </w:tc>
        <w:tc>
          <w:tcPr>
            <w:tcW w:w="5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8E6334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29,934</w:t>
            </w:r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8094C3" w14:textId="77777777" w:rsidR="00E70091" w:rsidRPr="00936D2A" w:rsidRDefault="00E70091" w:rsidP="00E70091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ins w:id="632" w:author="김윤필" w:date="2025-09-24T21:59:00Z">
              <w:r>
                <w:rPr>
                  <w:rFonts w:ascii="Times New Roman" w:eastAsia="바탕체" w:hAnsi="Times New Roman" w:cs="Times New Roman" w:hint="eastAsia"/>
                  <w:sz w:val="18"/>
                  <w:szCs w:val="18"/>
                </w:rPr>
                <w:t>140,567</w:t>
              </w:r>
            </w:ins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D7D2A1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959</w:t>
            </w:r>
          </w:p>
        </w:tc>
        <w:tc>
          <w:tcPr>
            <w:tcW w:w="6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B869DF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ins w:id="633" w:author="김윤필" w:date="2025-09-24T22:00:00Z">
              <w:r>
                <w:rPr>
                  <w:rFonts w:ascii="Times New Roman" w:eastAsia="바탕체" w:hAnsi="Times New Roman" w:cs="Times New Roman"/>
                  <w:sz w:val="18"/>
                  <w:szCs w:val="18"/>
                </w:rPr>
                <w:t>32,637</w:t>
              </w:r>
            </w:ins>
            <w:del w:id="634" w:author="김윤필" w:date="2025-09-24T22:00:00Z">
              <w:r w:rsidRPr="00936D2A" w:rsidDel="00E70091">
                <w:rPr>
                  <w:rFonts w:ascii="Times New Roman" w:eastAsia="바탕체" w:hAnsi="Times New Roman" w:cs="Times New Roman"/>
                  <w:sz w:val="18"/>
                  <w:szCs w:val="18"/>
                </w:rPr>
                <w:delText>46,922</w:delText>
              </w:r>
            </w:del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C23B65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32,429</w:t>
            </w:r>
          </w:p>
        </w:tc>
        <w:tc>
          <w:tcPr>
            <w:tcW w:w="4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6D720C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14,600</w:t>
            </w:r>
          </w:p>
        </w:tc>
        <w:tc>
          <w:tcPr>
            <w:tcW w:w="4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BD324B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무액면</w:t>
            </w:r>
            <w:proofErr w:type="spellEnd"/>
          </w:p>
        </w:tc>
      </w:tr>
      <w:tr w:rsidR="00E70091" w:rsidRPr="00936D2A" w14:paraId="09420B15" w14:textId="77777777" w:rsidTr="00E70091">
        <w:trPr>
          <w:trHeight w:val="276"/>
        </w:trPr>
        <w:tc>
          <w:tcPr>
            <w:tcW w:w="5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6F202B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M4</w:t>
            </w:r>
          </w:p>
        </w:tc>
        <w:tc>
          <w:tcPr>
            <w:tcW w:w="54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31F0DB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23,648</w:t>
            </w:r>
          </w:p>
        </w:tc>
        <w:tc>
          <w:tcPr>
            <w:tcW w:w="5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F1D63A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9,864</w:t>
            </w:r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B452A7" w14:textId="77777777" w:rsidR="00E70091" w:rsidRPr="00936D2A" w:rsidRDefault="00E70091" w:rsidP="00E70091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ins w:id="635" w:author="김윤필" w:date="2025-09-24T21:59:00Z">
              <w:r>
                <w:rPr>
                  <w:rFonts w:ascii="Times New Roman" w:eastAsia="바탕체" w:hAnsi="Times New Roman" w:cs="Times New Roman" w:hint="eastAsia"/>
                  <w:sz w:val="18"/>
                  <w:szCs w:val="18"/>
                </w:rPr>
                <w:t>-</w:t>
              </w:r>
            </w:ins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D39382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316</w:t>
            </w:r>
          </w:p>
        </w:tc>
        <w:tc>
          <w:tcPr>
            <w:tcW w:w="6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CE969A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ins w:id="636" w:author="김윤필" w:date="2025-09-24T22:00:00Z">
              <w:r>
                <w:rPr>
                  <w:rFonts w:ascii="Times New Roman" w:eastAsia="바탕체" w:hAnsi="Times New Roman" w:cs="Times New Roman"/>
                  <w:sz w:val="18"/>
                  <w:szCs w:val="18"/>
                </w:rPr>
                <w:t>10,755</w:t>
              </w:r>
            </w:ins>
            <w:del w:id="637" w:author="김윤필" w:date="2025-09-24T22:00:00Z">
              <w:r w:rsidRPr="00936D2A" w:rsidDel="00E70091">
                <w:rPr>
                  <w:rFonts w:ascii="Times New Roman" w:eastAsia="바탕체" w:hAnsi="Times New Roman" w:cs="Times New Roman"/>
                  <w:sz w:val="18"/>
                  <w:szCs w:val="18"/>
                </w:rPr>
                <w:delText>15,462</w:delText>
              </w:r>
            </w:del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746A84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10,686</w:t>
            </w:r>
          </w:p>
        </w:tc>
        <w:tc>
          <w:tcPr>
            <w:tcW w:w="4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26F1E4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4,811</w:t>
            </w:r>
          </w:p>
        </w:tc>
        <w:tc>
          <w:tcPr>
            <w:tcW w:w="4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1A8A8E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무액면</w:t>
            </w:r>
            <w:proofErr w:type="spellEnd"/>
          </w:p>
        </w:tc>
      </w:tr>
      <w:tr w:rsidR="00E70091" w:rsidRPr="00936D2A" w14:paraId="5F004520" w14:textId="77777777" w:rsidTr="00E70091">
        <w:trPr>
          <w:trHeight w:val="276"/>
        </w:trPr>
        <w:tc>
          <w:tcPr>
            <w:tcW w:w="5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AFDF86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M5</w:t>
            </w:r>
          </w:p>
        </w:tc>
        <w:tc>
          <w:tcPr>
            <w:tcW w:w="54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1EE8AE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46,947</w:t>
            </w:r>
          </w:p>
        </w:tc>
        <w:tc>
          <w:tcPr>
            <w:tcW w:w="5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D11C40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19,582</w:t>
            </w:r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59034" w14:textId="77777777" w:rsidR="00E70091" w:rsidRPr="00936D2A" w:rsidRDefault="00E70091" w:rsidP="00E70091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ins w:id="638" w:author="김윤필" w:date="2025-09-24T21:59:00Z">
              <w:r>
                <w:rPr>
                  <w:rFonts w:ascii="Times New Roman" w:eastAsia="바탕체" w:hAnsi="Times New Roman" w:cs="Times New Roman" w:hint="eastAsia"/>
                  <w:sz w:val="18"/>
                  <w:szCs w:val="18"/>
                </w:rPr>
                <w:t>-</w:t>
              </w:r>
            </w:ins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E9E345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628</w:t>
            </w:r>
          </w:p>
        </w:tc>
        <w:tc>
          <w:tcPr>
            <w:tcW w:w="6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C0B9BD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ins w:id="639" w:author="김윤필" w:date="2025-09-24T22:00:00Z">
              <w:r>
                <w:rPr>
                  <w:rFonts w:ascii="Times New Roman" w:eastAsia="바탕체" w:hAnsi="Times New Roman" w:cs="Times New Roman"/>
                  <w:sz w:val="18"/>
                  <w:szCs w:val="18"/>
                </w:rPr>
                <w:t>21,350</w:t>
              </w:r>
            </w:ins>
            <w:del w:id="640" w:author="김윤필" w:date="2025-09-24T22:00:00Z">
              <w:r w:rsidRPr="00936D2A" w:rsidDel="00E70091">
                <w:rPr>
                  <w:rFonts w:ascii="Times New Roman" w:eastAsia="바탕체" w:hAnsi="Times New Roman" w:cs="Times New Roman"/>
                  <w:sz w:val="18"/>
                  <w:szCs w:val="18"/>
                </w:rPr>
                <w:delText>30,695</w:delText>
              </w:r>
            </w:del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A26240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21,214</w:t>
            </w:r>
          </w:p>
        </w:tc>
        <w:tc>
          <w:tcPr>
            <w:tcW w:w="4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9FFBE1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9,551</w:t>
            </w:r>
          </w:p>
        </w:tc>
        <w:tc>
          <w:tcPr>
            <w:tcW w:w="4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8EBD47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무액면</w:t>
            </w:r>
            <w:proofErr w:type="spellEnd"/>
          </w:p>
        </w:tc>
      </w:tr>
      <w:tr w:rsidR="00E70091" w:rsidRPr="00936D2A" w14:paraId="20969101" w14:textId="77777777" w:rsidTr="00E70091">
        <w:trPr>
          <w:trHeight w:val="276"/>
        </w:trPr>
        <w:tc>
          <w:tcPr>
            <w:tcW w:w="5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68D1E4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M6</w:t>
            </w:r>
          </w:p>
        </w:tc>
        <w:tc>
          <w:tcPr>
            <w:tcW w:w="54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48D591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33,699</w:t>
            </w:r>
          </w:p>
        </w:tc>
        <w:tc>
          <w:tcPr>
            <w:tcW w:w="5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360F49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14,056</w:t>
            </w:r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F56E24" w14:textId="77777777" w:rsidR="00E70091" w:rsidRPr="00936D2A" w:rsidRDefault="00E70091" w:rsidP="00E70091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ins w:id="641" w:author="김윤필" w:date="2025-09-24T21:59:00Z">
              <w:r>
                <w:rPr>
                  <w:rFonts w:ascii="Times New Roman" w:eastAsia="바탕체" w:hAnsi="Times New Roman" w:cs="Times New Roman" w:hint="eastAsia"/>
                  <w:sz w:val="18"/>
                  <w:szCs w:val="18"/>
                </w:rPr>
                <w:t>-</w:t>
              </w:r>
            </w:ins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8F100D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451</w:t>
            </w:r>
          </w:p>
        </w:tc>
        <w:tc>
          <w:tcPr>
            <w:tcW w:w="6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67ACAB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ins w:id="642" w:author="김윤필" w:date="2025-09-24T22:00:00Z">
              <w:r>
                <w:rPr>
                  <w:rFonts w:ascii="Times New Roman" w:eastAsia="바탕체" w:hAnsi="Times New Roman" w:cs="Times New Roman"/>
                  <w:sz w:val="18"/>
                  <w:szCs w:val="18"/>
                </w:rPr>
                <w:t>15,325</w:t>
              </w:r>
            </w:ins>
            <w:del w:id="643" w:author="김윤필" w:date="2025-09-24T22:00:00Z">
              <w:r w:rsidRPr="00936D2A" w:rsidDel="00E70091">
                <w:rPr>
                  <w:rFonts w:ascii="Times New Roman" w:eastAsia="바탕체" w:hAnsi="Times New Roman" w:cs="Times New Roman"/>
                  <w:sz w:val="18"/>
                  <w:szCs w:val="18"/>
                </w:rPr>
                <w:delText>22,033</w:delText>
              </w:r>
            </w:del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581655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15,227</w:t>
            </w:r>
          </w:p>
        </w:tc>
        <w:tc>
          <w:tcPr>
            <w:tcW w:w="4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5D782C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6,856</w:t>
            </w:r>
          </w:p>
        </w:tc>
        <w:tc>
          <w:tcPr>
            <w:tcW w:w="4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7F9CA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무액면</w:t>
            </w:r>
            <w:proofErr w:type="spellEnd"/>
          </w:p>
        </w:tc>
      </w:tr>
      <w:tr w:rsidR="00E70091" w:rsidRPr="00936D2A" w14:paraId="4296A7D8" w14:textId="77777777" w:rsidTr="00E70091">
        <w:trPr>
          <w:trHeight w:val="276"/>
        </w:trPr>
        <w:tc>
          <w:tcPr>
            <w:tcW w:w="5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4585F1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M7</w:t>
            </w:r>
          </w:p>
        </w:tc>
        <w:tc>
          <w:tcPr>
            <w:tcW w:w="54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303954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36,613</w:t>
            </w:r>
          </w:p>
        </w:tc>
        <w:tc>
          <w:tcPr>
            <w:tcW w:w="5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42FFE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15,272</w:t>
            </w:r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2135E" w14:textId="77777777" w:rsidR="00E70091" w:rsidRPr="00936D2A" w:rsidRDefault="00E70091" w:rsidP="00E70091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ins w:id="644" w:author="김윤필" w:date="2025-09-24T21:59:00Z">
              <w:r>
                <w:rPr>
                  <w:rFonts w:ascii="Times New Roman" w:eastAsia="바탕체" w:hAnsi="Times New Roman" w:cs="Times New Roman" w:hint="eastAsia"/>
                  <w:sz w:val="18"/>
                  <w:szCs w:val="18"/>
                </w:rPr>
                <w:t>-</w:t>
              </w:r>
            </w:ins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2DCCCC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490</w:t>
            </w:r>
          </w:p>
        </w:tc>
        <w:tc>
          <w:tcPr>
            <w:tcW w:w="6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168B2B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ins w:id="645" w:author="김윤필" w:date="2025-09-24T22:00:00Z">
              <w:r>
                <w:rPr>
                  <w:rFonts w:ascii="Times New Roman" w:eastAsia="바탕체" w:hAnsi="Times New Roman" w:cs="Times New Roman"/>
                  <w:sz w:val="18"/>
                  <w:szCs w:val="18"/>
                </w:rPr>
                <w:t>16,651</w:t>
              </w:r>
            </w:ins>
            <w:del w:id="646" w:author="김윤필" w:date="2025-09-24T22:00:00Z">
              <w:r w:rsidRPr="00936D2A" w:rsidDel="00E70091">
                <w:rPr>
                  <w:rFonts w:ascii="Times New Roman" w:eastAsia="바탕체" w:hAnsi="Times New Roman" w:cs="Times New Roman"/>
                  <w:sz w:val="18"/>
                  <w:szCs w:val="18"/>
                </w:rPr>
                <w:delText>23,939</w:delText>
              </w:r>
            </w:del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E5E164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16,545</w:t>
            </w:r>
          </w:p>
        </w:tc>
        <w:tc>
          <w:tcPr>
            <w:tcW w:w="4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047B0A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7449</w:t>
            </w:r>
          </w:p>
        </w:tc>
        <w:tc>
          <w:tcPr>
            <w:tcW w:w="4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F113F0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무액면</w:t>
            </w:r>
            <w:proofErr w:type="spellEnd"/>
          </w:p>
        </w:tc>
      </w:tr>
      <w:tr w:rsidR="00E70091" w:rsidRPr="00936D2A" w14:paraId="608B0B79" w14:textId="77777777" w:rsidTr="00E70091">
        <w:trPr>
          <w:trHeight w:val="276"/>
        </w:trPr>
        <w:tc>
          <w:tcPr>
            <w:tcW w:w="5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B1D227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M8</w:t>
            </w:r>
          </w:p>
        </w:tc>
        <w:tc>
          <w:tcPr>
            <w:tcW w:w="54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7DCFD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81,854</w:t>
            </w:r>
          </w:p>
        </w:tc>
        <w:tc>
          <w:tcPr>
            <w:tcW w:w="5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459FF1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34,142</w:t>
            </w:r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5A5B6" w14:textId="77777777" w:rsidR="00E70091" w:rsidRPr="00936D2A" w:rsidRDefault="00E70091" w:rsidP="00E70091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ins w:id="647" w:author="김윤필" w:date="2025-09-24T21:59:00Z">
              <w:r>
                <w:rPr>
                  <w:rFonts w:ascii="Times New Roman" w:eastAsia="바탕체" w:hAnsi="Times New Roman" w:cs="Times New Roman" w:hint="eastAsia"/>
                  <w:sz w:val="18"/>
                  <w:szCs w:val="18"/>
                </w:rPr>
                <w:t>-</w:t>
              </w:r>
            </w:ins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8303B1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1,094</w:t>
            </w:r>
          </w:p>
        </w:tc>
        <w:tc>
          <w:tcPr>
            <w:tcW w:w="6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318F90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ins w:id="648" w:author="김윤필" w:date="2025-09-24T22:00:00Z">
              <w:r>
                <w:rPr>
                  <w:rFonts w:ascii="Times New Roman" w:eastAsia="바탕체" w:hAnsi="Times New Roman" w:cs="Times New Roman"/>
                  <w:sz w:val="18"/>
                  <w:szCs w:val="18"/>
                </w:rPr>
                <w:t>37,225</w:t>
              </w:r>
            </w:ins>
            <w:del w:id="649" w:author="김윤필" w:date="2025-09-24T22:00:00Z">
              <w:r w:rsidRPr="00936D2A" w:rsidDel="00E70091">
                <w:rPr>
                  <w:rFonts w:ascii="Times New Roman" w:eastAsia="바탕체" w:hAnsi="Times New Roman" w:cs="Times New Roman"/>
                  <w:sz w:val="18"/>
                  <w:szCs w:val="18"/>
                </w:rPr>
                <w:delText>53,517</w:delText>
              </w:r>
            </w:del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5D87AB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36,987</w:t>
            </w:r>
          </w:p>
        </w:tc>
        <w:tc>
          <w:tcPr>
            <w:tcW w:w="4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2A6471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16,653</w:t>
            </w:r>
          </w:p>
        </w:tc>
        <w:tc>
          <w:tcPr>
            <w:tcW w:w="4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5C1B2A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무액면</w:t>
            </w:r>
            <w:proofErr w:type="spellEnd"/>
          </w:p>
        </w:tc>
      </w:tr>
      <w:tr w:rsidR="00E70091" w:rsidRPr="00936D2A" w14:paraId="6FC19E27" w14:textId="77777777" w:rsidTr="00E70091">
        <w:trPr>
          <w:trHeight w:val="276"/>
        </w:trPr>
        <w:tc>
          <w:tcPr>
            <w:tcW w:w="5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440C67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M9</w:t>
            </w:r>
          </w:p>
        </w:tc>
        <w:tc>
          <w:tcPr>
            <w:tcW w:w="54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9CB764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55,460</w:t>
            </w:r>
          </w:p>
        </w:tc>
        <w:tc>
          <w:tcPr>
            <w:tcW w:w="5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34475A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23,133</w:t>
            </w:r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2213C" w14:textId="77777777" w:rsidR="00E70091" w:rsidRPr="00936D2A" w:rsidRDefault="00E70091" w:rsidP="00E70091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ins w:id="650" w:author="김윤필" w:date="2025-09-24T21:59:00Z">
              <w:r>
                <w:rPr>
                  <w:rFonts w:ascii="Times New Roman" w:eastAsia="바탕체" w:hAnsi="Times New Roman" w:cs="Times New Roman" w:hint="eastAsia"/>
                  <w:sz w:val="18"/>
                  <w:szCs w:val="18"/>
                </w:rPr>
                <w:t>-</w:t>
              </w:r>
            </w:ins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E1D6F5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741</w:t>
            </w:r>
          </w:p>
        </w:tc>
        <w:tc>
          <w:tcPr>
            <w:tcW w:w="6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005EE1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ins w:id="651" w:author="김윤필" w:date="2025-09-24T22:00:00Z">
              <w:r>
                <w:rPr>
                  <w:rFonts w:ascii="Times New Roman" w:eastAsia="바탕체" w:hAnsi="Times New Roman" w:cs="Times New Roman"/>
                  <w:sz w:val="18"/>
                  <w:szCs w:val="18"/>
                </w:rPr>
                <w:t>25,222</w:t>
              </w:r>
            </w:ins>
            <w:del w:id="652" w:author="김윤필" w:date="2025-09-24T22:00:00Z">
              <w:r w:rsidRPr="00936D2A" w:rsidDel="00E70091">
                <w:rPr>
                  <w:rFonts w:ascii="Times New Roman" w:eastAsia="바탕체" w:hAnsi="Times New Roman" w:cs="Times New Roman"/>
                  <w:sz w:val="18"/>
                  <w:szCs w:val="18"/>
                </w:rPr>
                <w:delText>36,261</w:delText>
              </w:r>
            </w:del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44AA77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25,061</w:t>
            </w:r>
          </w:p>
        </w:tc>
        <w:tc>
          <w:tcPr>
            <w:tcW w:w="4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4C7111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11,283</w:t>
            </w:r>
          </w:p>
        </w:tc>
        <w:tc>
          <w:tcPr>
            <w:tcW w:w="4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9A9136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무액면</w:t>
            </w:r>
            <w:proofErr w:type="spellEnd"/>
          </w:p>
        </w:tc>
      </w:tr>
      <w:tr w:rsidR="00E70091" w:rsidRPr="00936D2A" w14:paraId="13EA6C52" w14:textId="77777777" w:rsidTr="00E70091">
        <w:trPr>
          <w:trHeight w:val="276"/>
        </w:trPr>
        <w:tc>
          <w:tcPr>
            <w:tcW w:w="5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DD40B1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gramStart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S,F</w:t>
            </w:r>
            <w:proofErr w:type="gramEnd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기타</w:t>
            </w:r>
          </w:p>
        </w:tc>
        <w:tc>
          <w:tcPr>
            <w:tcW w:w="54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07B053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27,315</w:t>
            </w:r>
          </w:p>
        </w:tc>
        <w:tc>
          <w:tcPr>
            <w:tcW w:w="5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043AE4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11,394</w:t>
            </w:r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541566" w14:textId="77777777" w:rsidR="00E70091" w:rsidRPr="00936D2A" w:rsidRDefault="00E70091" w:rsidP="00E70091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ins w:id="653" w:author="김윤필" w:date="2025-09-24T21:59:00Z">
              <w:r>
                <w:rPr>
                  <w:rFonts w:ascii="Times New Roman" w:eastAsia="바탕체" w:hAnsi="Times New Roman" w:cs="Times New Roman" w:hint="eastAsia"/>
                  <w:sz w:val="18"/>
                  <w:szCs w:val="18"/>
                </w:rPr>
                <w:t>-</w:t>
              </w:r>
            </w:ins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C591FE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365</w:t>
            </w:r>
          </w:p>
        </w:tc>
        <w:tc>
          <w:tcPr>
            <w:tcW w:w="6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7E8FFF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ins w:id="654" w:author="김윤필" w:date="2025-09-24T22:00:00Z">
              <w:r>
                <w:rPr>
                  <w:rFonts w:ascii="Times New Roman" w:eastAsia="바탕체" w:hAnsi="Times New Roman" w:cs="Times New Roman"/>
                  <w:sz w:val="18"/>
                  <w:szCs w:val="18"/>
                </w:rPr>
                <w:t>12,423</w:t>
              </w:r>
            </w:ins>
            <w:del w:id="655" w:author="김윤필" w:date="2025-09-24T22:00:00Z">
              <w:r w:rsidRPr="00936D2A" w:rsidDel="00E70091">
                <w:rPr>
                  <w:rFonts w:ascii="Times New Roman" w:eastAsia="바탕체" w:hAnsi="Times New Roman" w:cs="Times New Roman"/>
                  <w:sz w:val="18"/>
                  <w:szCs w:val="18"/>
                </w:rPr>
                <w:delText>17,860</w:delText>
              </w:r>
            </w:del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66F17F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12,343</w:t>
            </w:r>
          </w:p>
        </w:tc>
        <w:tc>
          <w:tcPr>
            <w:tcW w:w="4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4B5008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5,557</w:t>
            </w:r>
          </w:p>
        </w:tc>
        <w:tc>
          <w:tcPr>
            <w:tcW w:w="4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4A13E7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무액면</w:t>
            </w:r>
            <w:proofErr w:type="spellEnd"/>
          </w:p>
        </w:tc>
      </w:tr>
      <w:tr w:rsidR="00E70091" w:rsidRPr="00936D2A" w14:paraId="2348FCAD" w14:textId="77777777" w:rsidTr="00E70091">
        <w:trPr>
          <w:trHeight w:val="276"/>
        </w:trPr>
        <w:tc>
          <w:tcPr>
            <w:tcW w:w="5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4A52BE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기부채납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대상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토지</w:t>
            </w:r>
          </w:p>
        </w:tc>
        <w:tc>
          <w:tcPr>
            <w:tcW w:w="54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550B67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5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A35A17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3FEF2" w14:textId="77777777" w:rsidR="00E70091" w:rsidRPr="00936D2A" w:rsidRDefault="00E70091" w:rsidP="00E70091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ins w:id="656" w:author="김윤필" w:date="2025-09-24T21:59:00Z">
              <w:r>
                <w:rPr>
                  <w:rFonts w:ascii="Times New Roman" w:eastAsia="바탕체" w:hAnsi="Times New Roman" w:cs="Times New Roman" w:hint="eastAsia"/>
                  <w:sz w:val="18"/>
                  <w:szCs w:val="18"/>
                </w:rPr>
                <w:t>-</w:t>
              </w:r>
            </w:ins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18548B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6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702F0A" w14:textId="77777777" w:rsidR="00E70091" w:rsidRPr="00936D2A" w:rsidRDefault="00E70091" w:rsidP="00E70091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proofErr w:type="spellStart"/>
            <w:ins w:id="657" w:author="김윤필" w:date="2025-09-24T22:00:00Z">
              <w:r>
                <w:rPr>
                  <w:rFonts w:ascii="Times New Roman" w:eastAsia="바탕체" w:hAnsi="Times New Roman" w:cs="Times New Roman" w:hint="eastAsia"/>
                  <w:sz w:val="18"/>
                  <w:szCs w:val="18"/>
                </w:rPr>
                <w:t>무액면</w:t>
              </w:r>
            </w:ins>
            <w:proofErr w:type="spellEnd"/>
            <w:del w:id="658" w:author="김윤필" w:date="2025-09-24T22:00:00Z">
              <w:r w:rsidRPr="00936D2A" w:rsidDel="00E70091">
                <w:rPr>
                  <w:rFonts w:ascii="Times New Roman" w:eastAsia="바탕체" w:hAnsi="Times New Roman" w:cs="Times New Roman"/>
                  <w:sz w:val="18"/>
                  <w:szCs w:val="18"/>
                </w:rPr>
                <w:delText>무액면</w:delText>
              </w:r>
            </w:del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C9649A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4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255D35" w14:textId="77777777" w:rsidR="00E70091" w:rsidRPr="00936D2A" w:rsidRDefault="00E70091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4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759E5D" w14:textId="77777777" w:rsidR="00E70091" w:rsidRPr="00936D2A" w:rsidRDefault="00E70091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무액면</w:t>
            </w:r>
            <w:proofErr w:type="spellEnd"/>
          </w:p>
        </w:tc>
      </w:tr>
      <w:tr w:rsidR="00E70091" w:rsidRPr="00936D2A" w14:paraId="57C4977D" w14:textId="77777777" w:rsidTr="00E70091">
        <w:trPr>
          <w:trHeight w:val="290"/>
        </w:trPr>
        <w:tc>
          <w:tcPr>
            <w:tcW w:w="5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1236BD" w14:textId="77777777" w:rsidR="00E70091" w:rsidRPr="00936D2A" w:rsidRDefault="00E70091" w:rsidP="00712ADD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합계</w:t>
            </w:r>
          </w:p>
        </w:tc>
        <w:tc>
          <w:tcPr>
            <w:tcW w:w="54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CACBD9" w14:textId="77777777" w:rsidR="00E70091" w:rsidRPr="00936D2A" w:rsidRDefault="00E70091" w:rsidP="00712ADD">
            <w:pPr>
              <w:wordWrap w:val="0"/>
              <w:snapToGrid w:val="0"/>
              <w:spacing w:line="384" w:lineRule="auto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448,800</w:t>
            </w:r>
          </w:p>
        </w:tc>
        <w:tc>
          <w:tcPr>
            <w:tcW w:w="53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FB1FD8" w14:textId="77777777" w:rsidR="00E70091" w:rsidRPr="00936D2A" w:rsidRDefault="00E70091" w:rsidP="00712ADD">
            <w:pPr>
              <w:wordWrap w:val="0"/>
              <w:snapToGrid w:val="0"/>
              <w:spacing w:line="384" w:lineRule="auto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187,200</w:t>
            </w:r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0A017D69" w14:textId="77777777" w:rsidR="00E70091" w:rsidRPr="00936D2A" w:rsidRDefault="00E70091" w:rsidP="00E70091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ins w:id="659" w:author="김윤필" w:date="2025-09-24T21:59:00Z">
              <w:r>
                <w:rPr>
                  <w:rFonts w:ascii="Times New Roman" w:eastAsia="바탕체" w:hAnsi="Times New Roman" w:cs="Times New Roman"/>
                  <w:sz w:val="18"/>
                  <w:szCs w:val="18"/>
                </w:rPr>
                <w:t>140,567</w:t>
              </w:r>
            </w:ins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34D3BF" w14:textId="77777777" w:rsidR="00E70091" w:rsidRPr="00936D2A" w:rsidRDefault="00E70091" w:rsidP="00712ADD">
            <w:pPr>
              <w:wordWrap w:val="0"/>
              <w:snapToGrid w:val="0"/>
              <w:spacing w:line="384" w:lineRule="auto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6,000</w:t>
            </w:r>
          </w:p>
        </w:tc>
        <w:tc>
          <w:tcPr>
            <w:tcW w:w="66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3AC45D7" w14:textId="77777777" w:rsidR="00E70091" w:rsidRPr="00936D2A" w:rsidRDefault="00E70091" w:rsidP="00E70091">
            <w:pPr>
              <w:wordWrap w:val="0"/>
              <w:snapToGrid w:val="0"/>
              <w:spacing w:line="384" w:lineRule="auto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ins w:id="660" w:author="김윤필" w:date="2025-09-24T22:00:00Z">
              <w:r>
                <w:rPr>
                  <w:rFonts w:ascii="Times New Roman" w:eastAsia="바탕체" w:hAnsi="Times New Roman" w:cs="Times New Roman"/>
                  <w:sz w:val="18"/>
                  <w:szCs w:val="18"/>
                </w:rPr>
                <w:t>204,105</w:t>
              </w:r>
            </w:ins>
            <w:del w:id="661" w:author="김윤필" w:date="2025-09-24T22:00:00Z">
              <w:r w:rsidRPr="00936D2A" w:rsidDel="00E70091">
                <w:rPr>
                  <w:rFonts w:ascii="Times New Roman" w:eastAsia="바탕체" w:hAnsi="Times New Roman" w:cs="Times New Roman"/>
                  <w:sz w:val="18"/>
                  <w:szCs w:val="18"/>
                </w:rPr>
                <w:delText>293,436</w:delText>
              </w:r>
            </w:del>
          </w:p>
        </w:tc>
        <w:tc>
          <w:tcPr>
            <w:tcW w:w="6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30021E5" w14:textId="77777777" w:rsidR="00E70091" w:rsidRPr="00936D2A" w:rsidRDefault="00E70091" w:rsidP="00E70091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ins w:id="662" w:author="김윤필" w:date="2025-09-24T22:01:00Z">
              <w:r>
                <w:rPr>
                  <w:rFonts w:ascii="Times New Roman" w:eastAsia="바탕체" w:hAnsi="Times New Roman" w:cs="Times New Roman" w:hint="eastAsia"/>
                  <w:sz w:val="18"/>
                  <w:szCs w:val="18"/>
                </w:rPr>
                <w:t>202,800</w:t>
              </w:r>
            </w:ins>
          </w:p>
        </w:tc>
        <w:tc>
          <w:tcPr>
            <w:tcW w:w="49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17213166" w14:textId="77777777" w:rsidR="00E70091" w:rsidRPr="00936D2A" w:rsidRDefault="00E70091" w:rsidP="00712ADD">
            <w:pPr>
              <w:wordWrap w:val="0"/>
              <w:snapToGrid w:val="0"/>
              <w:spacing w:line="384" w:lineRule="auto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ins w:id="663" w:author="김윤필" w:date="2025-09-24T22:01:00Z">
              <w:r>
                <w:rPr>
                  <w:rFonts w:ascii="Times New Roman" w:eastAsia="바탕체" w:hAnsi="Times New Roman" w:cs="Times New Roman" w:hint="eastAsia"/>
                  <w:sz w:val="18"/>
                  <w:szCs w:val="18"/>
                </w:rPr>
                <w:t>91,306</w:t>
              </w:r>
            </w:ins>
          </w:p>
        </w:tc>
        <w:tc>
          <w:tcPr>
            <w:tcW w:w="41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70DC69" w14:textId="77777777" w:rsidR="00E70091" w:rsidRPr="00936D2A" w:rsidRDefault="00E70091" w:rsidP="00712ADD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-</w:t>
            </w:r>
          </w:p>
        </w:tc>
      </w:tr>
    </w:tbl>
    <w:p w14:paraId="2BF46D41" w14:textId="77777777" w:rsidR="00D02727" w:rsidRPr="00936D2A" w:rsidRDefault="00D02727" w:rsidP="00712ADD">
      <w:pPr>
        <w:wordWrap w:val="0"/>
        <w:spacing w:line="312" w:lineRule="auto"/>
        <w:textAlignment w:val="baseline"/>
        <w:rPr>
          <w:rFonts w:ascii="Times New Roman" w:eastAsia="바탕체" w:hAnsi="Times New Roman" w:cs="Times New Roman"/>
          <w:sz w:val="24"/>
          <w:szCs w:val="24"/>
        </w:rPr>
      </w:pPr>
    </w:p>
    <w:p w14:paraId="5B101E18" w14:textId="77777777" w:rsidR="00D02727" w:rsidRPr="00936D2A" w:rsidRDefault="00D02727" w:rsidP="00712ADD">
      <w:pPr>
        <w:pStyle w:val="a4"/>
        <w:numPr>
          <w:ilvl w:val="0"/>
          <w:numId w:val="107"/>
        </w:numPr>
        <w:wordWrap w:val="0"/>
        <w:snapToGrid w:val="0"/>
        <w:spacing w:line="312" w:lineRule="auto"/>
        <w:ind w:leftChars="0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  <w:sz w:val="24"/>
          <w:szCs w:val="24"/>
        </w:rPr>
        <w:t>제</w:t>
      </w:r>
      <w:r w:rsidRPr="00936D2A">
        <w:rPr>
          <w:rFonts w:ascii="Times New Roman" w:eastAsia="바탕체" w:hAnsi="Times New Roman" w:cs="Times New Roman"/>
          <w:sz w:val="24"/>
          <w:szCs w:val="24"/>
        </w:rPr>
        <w:t>1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순위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4"/>
          <w:szCs w:val="24"/>
        </w:rPr>
        <w:t>우선수익권자</w:t>
      </w:r>
      <w:proofErr w:type="spellEnd"/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별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각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4"/>
          <w:szCs w:val="24"/>
        </w:rPr>
        <w:t>블럭에</w:t>
      </w:r>
      <w:proofErr w:type="spellEnd"/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대한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우선수익권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금액은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아래와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같다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. </w:t>
      </w:r>
    </w:p>
    <w:p w14:paraId="145F6380" w14:textId="77777777" w:rsidR="00D02727" w:rsidRPr="00936D2A" w:rsidRDefault="00D02727" w:rsidP="00712ADD">
      <w:pPr>
        <w:wordWrap w:val="0"/>
        <w:snapToGrid w:val="0"/>
        <w:spacing w:line="312" w:lineRule="auto"/>
        <w:jc w:val="right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t>(</w:t>
      </w:r>
      <w:proofErr w:type="gramStart"/>
      <w:r w:rsidRPr="00936D2A">
        <w:rPr>
          <w:rFonts w:ascii="Times New Roman" w:eastAsia="바탕체" w:hAnsi="Times New Roman" w:cs="Times New Roman"/>
        </w:rPr>
        <w:t>단위</w:t>
      </w:r>
      <w:r w:rsidRPr="00936D2A">
        <w:rPr>
          <w:rFonts w:ascii="Times New Roman" w:eastAsia="바탕체" w:hAnsi="Times New Roman" w:cs="Times New Roman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백만원</w:t>
      </w:r>
      <w:r w:rsidRPr="00936D2A">
        <w:rPr>
          <w:rFonts w:ascii="Times New Roman" w:eastAsia="바탕체" w:hAnsi="Times New Roman" w:cs="Times New Roman"/>
        </w:rPr>
        <w:t>)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2327"/>
        <w:gridCol w:w="1928"/>
        <w:gridCol w:w="1837"/>
        <w:gridCol w:w="1720"/>
      </w:tblGrid>
      <w:tr w:rsidR="00936D2A" w:rsidRPr="00936D2A" w14:paraId="3DADDB94" w14:textId="77777777" w:rsidTr="00E70091">
        <w:trPr>
          <w:trHeight w:val="276"/>
        </w:trPr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78E4BE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블럭</w:t>
            </w:r>
            <w:proofErr w:type="spellEnd"/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EC0C2F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교보생명보험</w:t>
            </w:r>
            <w:proofErr w:type="spellEnd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주식회사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9C6BFF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동양생명</w:t>
            </w:r>
          </w:p>
          <w:p w14:paraId="27E7F878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주식회사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33DD7A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한화생명</w:t>
            </w:r>
          </w:p>
          <w:p w14:paraId="25C4488B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주식회사</w:t>
            </w:r>
          </w:p>
        </w:tc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1FD150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합계</w:t>
            </w:r>
          </w:p>
        </w:tc>
      </w:tr>
      <w:tr w:rsidR="00936D2A" w:rsidRPr="00936D2A" w14:paraId="71FD4D84" w14:textId="77777777" w:rsidTr="00E70091">
        <w:trPr>
          <w:trHeight w:val="276"/>
        </w:trPr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CD9DCC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M1-1</w:t>
            </w: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2B7D90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19,895 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7CF114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11,434 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395818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11,434 </w:t>
            </w:r>
          </w:p>
        </w:tc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F563AA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42,763</w:t>
            </w:r>
          </w:p>
        </w:tc>
      </w:tr>
      <w:tr w:rsidR="00936D2A" w:rsidRPr="00936D2A" w14:paraId="0E72BE96" w14:textId="77777777" w:rsidTr="00E70091">
        <w:trPr>
          <w:trHeight w:val="276"/>
        </w:trPr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93BC36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M1-2</w:t>
            </w: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A835D0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13,369 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25505F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7,683 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88FDE5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7,683 </w:t>
            </w:r>
          </w:p>
        </w:tc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80E233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28,735</w:t>
            </w:r>
          </w:p>
        </w:tc>
      </w:tr>
      <w:tr w:rsidR="00936D2A" w:rsidRPr="00936D2A" w14:paraId="3930E475" w14:textId="77777777" w:rsidTr="00E70091">
        <w:trPr>
          <w:trHeight w:val="276"/>
        </w:trPr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06297A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M2</w:t>
            </w: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7214DE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33,388 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9789E6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19,189 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922322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19,189 </w:t>
            </w:r>
          </w:p>
        </w:tc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5A9C75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71,766</w:t>
            </w:r>
          </w:p>
        </w:tc>
      </w:tr>
      <w:tr w:rsidR="00936D2A" w:rsidRPr="00936D2A" w14:paraId="6EAD587F" w14:textId="77777777" w:rsidTr="00E70091">
        <w:trPr>
          <w:trHeight w:val="276"/>
        </w:trPr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B93FF0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M4</w:t>
            </w: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D68F17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11,002 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3C21FA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6,323 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F02546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6,323 </w:t>
            </w:r>
          </w:p>
        </w:tc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D2C3C6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23,648</w:t>
            </w:r>
          </w:p>
        </w:tc>
      </w:tr>
      <w:tr w:rsidR="00936D2A" w:rsidRPr="00936D2A" w14:paraId="237C360D" w14:textId="77777777" w:rsidTr="00E70091">
        <w:trPr>
          <w:trHeight w:val="276"/>
        </w:trPr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28EA9D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M5</w:t>
            </w: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BD40DB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21,842 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6DF7C2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12,553 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C6C464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12,553 </w:t>
            </w:r>
          </w:p>
        </w:tc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68EDEC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46,948</w:t>
            </w:r>
          </w:p>
        </w:tc>
      </w:tr>
      <w:tr w:rsidR="00936D2A" w:rsidRPr="00936D2A" w14:paraId="63AE5A04" w14:textId="77777777" w:rsidTr="00E70091">
        <w:trPr>
          <w:trHeight w:val="276"/>
        </w:trPr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3256DA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M6</w:t>
            </w: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3AE9FE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15,678 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2FBEC4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9,010 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B64B09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9,010 </w:t>
            </w:r>
          </w:p>
        </w:tc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6945F9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33,698</w:t>
            </w:r>
          </w:p>
        </w:tc>
      </w:tr>
      <w:tr w:rsidR="00936D2A" w:rsidRPr="00936D2A" w14:paraId="75BC51FE" w14:textId="77777777" w:rsidTr="00E70091">
        <w:trPr>
          <w:trHeight w:val="276"/>
        </w:trPr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C02F42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M7</w:t>
            </w: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E1CEB9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17,034 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C43739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9,790 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873908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9,790 </w:t>
            </w:r>
          </w:p>
        </w:tc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A3D202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36,614</w:t>
            </w:r>
          </w:p>
        </w:tc>
      </w:tr>
      <w:tr w:rsidR="00936D2A" w:rsidRPr="00936D2A" w14:paraId="0EC119E9" w14:textId="77777777" w:rsidTr="00E70091">
        <w:trPr>
          <w:trHeight w:val="276"/>
        </w:trPr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A2711D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M8</w:t>
            </w: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DA387A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38,082 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B5A372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21,886 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4C2175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21,886 </w:t>
            </w:r>
          </w:p>
        </w:tc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AC6590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81,854</w:t>
            </w:r>
          </w:p>
        </w:tc>
      </w:tr>
      <w:tr w:rsidR="00936D2A" w:rsidRPr="00936D2A" w14:paraId="2195383F" w14:textId="77777777" w:rsidTr="00E70091">
        <w:trPr>
          <w:trHeight w:val="276"/>
        </w:trPr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0BB5E5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M9</w:t>
            </w: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4DD926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25,802 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90612C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14,829 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EC8AB6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14,829 </w:t>
            </w:r>
          </w:p>
        </w:tc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9224A9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55,460</w:t>
            </w:r>
          </w:p>
        </w:tc>
      </w:tr>
      <w:tr w:rsidR="00936D2A" w:rsidRPr="00936D2A" w14:paraId="3E2564C6" w14:textId="77777777" w:rsidTr="00E70091">
        <w:trPr>
          <w:trHeight w:val="276"/>
        </w:trPr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9B7BFC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gramStart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S,F</w:t>
            </w:r>
            <w:proofErr w:type="gramEnd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기타</w:t>
            </w: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F06E1B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12,708 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BCC984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7,303 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8BA046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7,303 </w:t>
            </w:r>
          </w:p>
        </w:tc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9076AC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27,314</w:t>
            </w:r>
          </w:p>
        </w:tc>
      </w:tr>
      <w:tr w:rsidR="00936D2A" w:rsidRPr="00936D2A" w14:paraId="06A0996D" w14:textId="77777777" w:rsidTr="00E70091">
        <w:trPr>
          <w:trHeight w:val="276"/>
        </w:trPr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97D3ED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기부채납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대상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토지</w:t>
            </w: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A9F653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5BB613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64F4A1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09BCE5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-</w:t>
            </w:r>
          </w:p>
        </w:tc>
      </w:tr>
      <w:tr w:rsidR="00936D2A" w:rsidRPr="00936D2A" w14:paraId="285E34BD" w14:textId="77777777" w:rsidTr="00E70091">
        <w:trPr>
          <w:trHeight w:val="276"/>
        </w:trPr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2AA45E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합계</w:t>
            </w:r>
          </w:p>
        </w:tc>
        <w:tc>
          <w:tcPr>
            <w:tcW w:w="2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F085B6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208,800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466F9C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120,000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347B01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120,000</w:t>
            </w:r>
          </w:p>
        </w:tc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5FAC35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448,800</w:t>
            </w:r>
          </w:p>
        </w:tc>
      </w:tr>
    </w:tbl>
    <w:p w14:paraId="4119F513" w14:textId="77777777" w:rsidR="00E70091" w:rsidRPr="00E70091" w:rsidRDefault="00E70091" w:rsidP="00E70091">
      <w:pPr>
        <w:wordWrap w:val="0"/>
        <w:spacing w:line="312" w:lineRule="auto"/>
        <w:jc w:val="both"/>
        <w:textAlignment w:val="baseline"/>
        <w:rPr>
          <w:ins w:id="664" w:author="김윤필" w:date="2025-09-24T22:00:00Z"/>
          <w:rFonts w:ascii="나눔고딕" w:eastAsia="굴림" w:hAnsi="굴림" w:cs="굴림"/>
          <w:color w:val="000000"/>
        </w:rPr>
      </w:pPr>
      <w:ins w:id="665" w:author="김윤필" w:date="2025-09-24T22:00:00Z">
        <w:r w:rsidRPr="00E70091">
          <w:rPr>
            <w:rFonts w:ascii="함초롬바탕" w:eastAsia="함초롬바탕" w:hAnsi="함초롬바탕" w:cs="함초롬바탕" w:hint="eastAsia"/>
            <w:color w:val="000000"/>
            <w:sz w:val="24"/>
            <w:szCs w:val="24"/>
          </w:rPr>
          <w:t>(M2블록에 대한 부분 준공이 이루어져 별도 지번을 부여 받아 M2블록에 대하여 본 신탁계약이 해지되고 제3순위 우선수익권이 말소되고 제7순위 우선수익자의 채권이 변</w:t>
        </w:r>
        <w:r w:rsidRPr="00E70091">
          <w:rPr>
            <w:rFonts w:ascii="함초롬바탕" w:eastAsia="함초롬바탕" w:hAnsi="함초롬바탕" w:cs="함초롬바탕" w:hint="eastAsia"/>
            <w:color w:val="000000"/>
            <w:sz w:val="24"/>
            <w:szCs w:val="24"/>
          </w:rPr>
          <w:lastRenderedPageBreak/>
          <w:t>제되어 제7순위 우선수익권이 말소되는 경우, M2블록을 제외한 나머지 각 블록에 대한 각 우선수익자들의 우선수익권 금액의 안분에 대해서는, 대출약정의 대출기간 연장 및 일부 조건 변경에 따라 본 신탁계약이 변경될 때 당사자들간 합의에 의하여 구체적으로 규정하기로 한다. 이 때 제5순위 우선수익권 금액의 합계액은 본 변경계약에 따른 변경 이전 금액인 293,436,000,000원으로 </w:t>
        </w:r>
        <w:proofErr w:type="spellStart"/>
        <w:r w:rsidRPr="00E70091">
          <w:rPr>
            <w:rFonts w:ascii="함초롬바탕" w:eastAsia="함초롬바탕" w:hAnsi="함초롬바탕" w:cs="함초롬바탕" w:hint="eastAsia"/>
            <w:color w:val="000000"/>
            <w:sz w:val="24"/>
            <w:szCs w:val="24"/>
          </w:rPr>
          <w:t>원상회복하는</w:t>
        </w:r>
        <w:proofErr w:type="spellEnd"/>
        <w:r w:rsidRPr="00E70091">
          <w:rPr>
            <w:rFonts w:ascii="함초롬바탕" w:eastAsia="함초롬바탕" w:hAnsi="함초롬바탕" w:cs="함초롬바탕" w:hint="eastAsia"/>
            <w:color w:val="000000"/>
            <w:sz w:val="24"/>
            <w:szCs w:val="24"/>
          </w:rPr>
          <w:t> 것을 전제로 이러한 안분을 정하기로 한다.)</w:t>
        </w:r>
      </w:ins>
    </w:p>
    <w:p w14:paraId="1BDBBF82" w14:textId="77777777" w:rsidR="00D02727" w:rsidRPr="00936D2A" w:rsidRDefault="00D02727" w:rsidP="00712ADD">
      <w:pPr>
        <w:pStyle w:val="a4"/>
        <w:wordWrap w:val="0"/>
        <w:spacing w:line="312" w:lineRule="auto"/>
        <w:ind w:leftChars="0" w:left="357"/>
        <w:textAlignment w:val="baseline"/>
        <w:rPr>
          <w:rFonts w:ascii="Times New Roman" w:eastAsia="바탕체" w:hAnsi="Times New Roman" w:cs="Times New Roman"/>
        </w:rPr>
      </w:pPr>
    </w:p>
    <w:p w14:paraId="584E9D64" w14:textId="77777777" w:rsidR="00D02727" w:rsidRPr="00936D2A" w:rsidRDefault="00D02727" w:rsidP="00712ADD">
      <w:pPr>
        <w:pStyle w:val="a4"/>
        <w:numPr>
          <w:ilvl w:val="0"/>
          <w:numId w:val="107"/>
        </w:numPr>
        <w:wordWrap w:val="0"/>
        <w:spacing w:line="312" w:lineRule="auto"/>
        <w:ind w:leftChars="0"/>
        <w:jc w:val="both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  <w:sz w:val="24"/>
          <w:szCs w:val="24"/>
        </w:rPr>
        <w:t>제</w:t>
      </w:r>
      <w:r w:rsidRPr="00936D2A">
        <w:rPr>
          <w:rFonts w:ascii="Times New Roman" w:eastAsia="바탕체" w:hAnsi="Times New Roman" w:cs="Times New Roman"/>
          <w:sz w:val="24"/>
          <w:szCs w:val="24"/>
        </w:rPr>
        <w:t>2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순위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4"/>
          <w:szCs w:val="24"/>
        </w:rPr>
        <w:t>우선수익권자</w:t>
      </w:r>
      <w:proofErr w:type="spellEnd"/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별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각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  <w:sz w:val="24"/>
          <w:szCs w:val="24"/>
        </w:rPr>
        <w:t>블럭에</w:t>
      </w:r>
      <w:proofErr w:type="spellEnd"/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대한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우선수익권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금액은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아래와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936D2A">
        <w:rPr>
          <w:rFonts w:ascii="Times New Roman" w:eastAsia="바탕체" w:hAnsi="Times New Roman" w:cs="Times New Roman"/>
          <w:sz w:val="24"/>
          <w:szCs w:val="24"/>
        </w:rPr>
        <w:t>같다</w:t>
      </w:r>
      <w:r w:rsidRPr="00936D2A">
        <w:rPr>
          <w:rFonts w:ascii="Times New Roman" w:eastAsia="바탕체" w:hAnsi="Times New Roman" w:cs="Times New Roman"/>
          <w:sz w:val="24"/>
          <w:szCs w:val="24"/>
        </w:rPr>
        <w:t xml:space="preserve">. </w:t>
      </w:r>
    </w:p>
    <w:p w14:paraId="5AF8E3E3" w14:textId="77777777" w:rsidR="00D02727" w:rsidRPr="00936D2A" w:rsidRDefault="00D02727" w:rsidP="00712ADD">
      <w:pPr>
        <w:wordWrap w:val="0"/>
        <w:snapToGrid w:val="0"/>
        <w:spacing w:line="312" w:lineRule="auto"/>
        <w:jc w:val="right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t>(</w:t>
      </w:r>
      <w:proofErr w:type="gramStart"/>
      <w:r w:rsidRPr="00936D2A">
        <w:rPr>
          <w:rFonts w:ascii="Times New Roman" w:eastAsia="바탕체" w:hAnsi="Times New Roman" w:cs="Times New Roman"/>
        </w:rPr>
        <w:t>단위</w:t>
      </w:r>
      <w:r w:rsidRPr="00936D2A">
        <w:rPr>
          <w:rFonts w:ascii="Times New Roman" w:eastAsia="바탕체" w:hAnsi="Times New Roman" w:cs="Times New Roman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백만원</w:t>
      </w:r>
      <w:r w:rsidRPr="00936D2A">
        <w:rPr>
          <w:rFonts w:ascii="Times New Roman" w:eastAsia="바탕체" w:hAnsi="Times New Roman" w:cs="Times New Roman"/>
        </w:rPr>
        <w:t>)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3518"/>
        <w:gridCol w:w="3512"/>
      </w:tblGrid>
      <w:tr w:rsidR="00936D2A" w:rsidRPr="00936D2A" w14:paraId="312C7711" w14:textId="77777777" w:rsidTr="002720E7">
        <w:tc>
          <w:tcPr>
            <w:tcW w:w="2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4B5E26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블럭</w:t>
            </w:r>
            <w:proofErr w:type="spellEnd"/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6793BE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에이디에프케이아이피</w:t>
            </w:r>
            <w:proofErr w:type="spellEnd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9</w:t>
            </w:r>
          </w:p>
          <w:p w14:paraId="4F9BEC37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전문투자형사모부동산투자회사</w:t>
            </w:r>
            <w:proofErr w:type="spellEnd"/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C1CE20" w14:textId="77777777" w:rsidR="00D02727" w:rsidRPr="00936D2A" w:rsidRDefault="00D02727" w:rsidP="00712ADD">
            <w:pPr>
              <w:shd w:val="clear" w:color="auto" w:fill="D9D9D9"/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㈜신한은행</w:t>
            </w:r>
          </w:p>
          <w:p w14:paraId="450D7ACA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(</w:t>
            </w:r>
            <w:proofErr w:type="spellStart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퍼시픽전문투자형사모부동산투자신탁</w:t>
            </w:r>
            <w:proofErr w:type="spellEnd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제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54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호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수탁자지위에서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)</w:t>
            </w:r>
          </w:p>
        </w:tc>
      </w:tr>
      <w:tr w:rsidR="00936D2A" w:rsidRPr="00936D2A" w14:paraId="47CC4C2A" w14:textId="77777777" w:rsidTr="002720E7">
        <w:tc>
          <w:tcPr>
            <w:tcW w:w="2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E09F4B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M1-1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4BCB19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12,120 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BB6989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5,717</w:t>
            </w:r>
          </w:p>
        </w:tc>
      </w:tr>
      <w:tr w:rsidR="00936D2A" w:rsidRPr="00936D2A" w14:paraId="17E6C43E" w14:textId="77777777" w:rsidTr="002720E7">
        <w:tc>
          <w:tcPr>
            <w:tcW w:w="2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92C539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M1-2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A4C6A4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8,144 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655E7D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3,842</w:t>
            </w:r>
          </w:p>
        </w:tc>
      </w:tr>
      <w:tr w:rsidR="00936D2A" w:rsidRPr="00936D2A" w14:paraId="1C6EE23B" w14:textId="77777777" w:rsidTr="002720E7">
        <w:tc>
          <w:tcPr>
            <w:tcW w:w="2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034868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M2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FD7502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20,340 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7E7C2E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9,594</w:t>
            </w:r>
          </w:p>
        </w:tc>
      </w:tr>
      <w:tr w:rsidR="00936D2A" w:rsidRPr="00936D2A" w14:paraId="6C3C8FB0" w14:textId="77777777" w:rsidTr="002720E7">
        <w:tc>
          <w:tcPr>
            <w:tcW w:w="2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E9AC1A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M4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7C43E6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6,702 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45C253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3,162</w:t>
            </w:r>
          </w:p>
        </w:tc>
      </w:tr>
      <w:tr w:rsidR="00936D2A" w:rsidRPr="00936D2A" w14:paraId="035BFEAC" w14:textId="77777777" w:rsidTr="002720E7">
        <w:tc>
          <w:tcPr>
            <w:tcW w:w="2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615337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M5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C24929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13,306 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7D7E1D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6,276</w:t>
            </w:r>
          </w:p>
        </w:tc>
      </w:tr>
      <w:tr w:rsidR="00936D2A" w:rsidRPr="00936D2A" w14:paraId="48223FF0" w14:textId="77777777" w:rsidTr="002720E7">
        <w:tc>
          <w:tcPr>
            <w:tcW w:w="2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45C1AE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M6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242F11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9,551 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2E6696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4,505</w:t>
            </w:r>
          </w:p>
        </w:tc>
      </w:tr>
      <w:tr w:rsidR="00936D2A" w:rsidRPr="00936D2A" w14:paraId="64B4A2B9" w14:textId="77777777" w:rsidTr="002720E7">
        <w:tc>
          <w:tcPr>
            <w:tcW w:w="2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FBC3E9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M7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97A6CD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10,377 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E6C231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4,895</w:t>
            </w:r>
          </w:p>
        </w:tc>
      </w:tr>
      <w:tr w:rsidR="00936D2A" w:rsidRPr="00936D2A" w14:paraId="1A9F5A25" w14:textId="77777777" w:rsidTr="002720E7">
        <w:tc>
          <w:tcPr>
            <w:tcW w:w="2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D373A5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M8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082BA6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23,199 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7F6DAE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10,943</w:t>
            </w:r>
          </w:p>
        </w:tc>
      </w:tr>
      <w:tr w:rsidR="00936D2A" w:rsidRPr="00936D2A" w14:paraId="5F75DBF3" w14:textId="77777777" w:rsidTr="002720E7">
        <w:tc>
          <w:tcPr>
            <w:tcW w:w="2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51FE2D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M9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910227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15,719 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0C6B1D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7,414</w:t>
            </w:r>
          </w:p>
        </w:tc>
      </w:tr>
      <w:tr w:rsidR="00936D2A" w:rsidRPr="00936D2A" w14:paraId="76BE47FA" w14:textId="77777777" w:rsidTr="002720E7">
        <w:tc>
          <w:tcPr>
            <w:tcW w:w="2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83DDC2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S, F, 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기타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DF2535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7,742 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A331E8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3,652</w:t>
            </w:r>
          </w:p>
        </w:tc>
      </w:tr>
      <w:tr w:rsidR="00936D2A" w:rsidRPr="00936D2A" w14:paraId="53E1F5B5" w14:textId="77777777" w:rsidTr="002720E7">
        <w:tc>
          <w:tcPr>
            <w:tcW w:w="2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DC3296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기부채납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대상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토지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8D8C92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567C0E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-</w:t>
            </w:r>
          </w:p>
        </w:tc>
      </w:tr>
      <w:tr w:rsidR="00936D2A" w:rsidRPr="00936D2A" w14:paraId="663F4ECC" w14:textId="77777777" w:rsidTr="002720E7">
        <w:tc>
          <w:tcPr>
            <w:tcW w:w="2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9C0BAE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합계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78CD67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127,200 </w:t>
            </w:r>
          </w:p>
        </w:tc>
        <w:tc>
          <w:tcPr>
            <w:tcW w:w="3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6CD54A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60,000</w:t>
            </w:r>
          </w:p>
        </w:tc>
      </w:tr>
    </w:tbl>
    <w:p w14:paraId="25BEDCED" w14:textId="77777777" w:rsidR="00D02727" w:rsidRPr="00936D2A" w:rsidRDefault="00D02727" w:rsidP="00712ADD">
      <w:pPr>
        <w:tabs>
          <w:tab w:val="left" w:pos="426"/>
        </w:tabs>
        <w:wordWrap w:val="0"/>
        <w:spacing w:line="400" w:lineRule="exact"/>
        <w:textAlignment w:val="baseline"/>
        <w:rPr>
          <w:rFonts w:ascii="Times New Roman" w:eastAsia="바탕체" w:hAnsi="Times New Roman" w:cs="Times New Roman"/>
          <w:sz w:val="18"/>
        </w:rPr>
      </w:pPr>
    </w:p>
    <w:p w14:paraId="262E2A65" w14:textId="77777777" w:rsidR="00D02727" w:rsidRPr="00A5706F" w:rsidRDefault="00D02727" w:rsidP="00712ADD">
      <w:pPr>
        <w:pStyle w:val="a4"/>
        <w:numPr>
          <w:ilvl w:val="0"/>
          <w:numId w:val="107"/>
        </w:numPr>
        <w:tabs>
          <w:tab w:val="left" w:pos="426"/>
        </w:tabs>
        <w:wordWrap w:val="0"/>
        <w:spacing w:line="400" w:lineRule="exact"/>
        <w:ind w:leftChars="0"/>
        <w:jc w:val="both"/>
        <w:textAlignment w:val="baseline"/>
        <w:rPr>
          <w:rFonts w:ascii="Times New Roman" w:eastAsia="바탕체" w:hAnsi="Times New Roman" w:cs="Times New Roman"/>
        </w:rPr>
      </w:pPr>
      <w:r w:rsidRPr="00A5706F">
        <w:rPr>
          <w:rFonts w:ascii="Times New Roman" w:eastAsia="바탕체" w:hAnsi="Times New Roman" w:cs="Times New Roman"/>
          <w:sz w:val="24"/>
          <w:szCs w:val="24"/>
        </w:rPr>
        <w:t>제</w:t>
      </w:r>
      <w:ins w:id="666" w:author="김윤필" w:date="2025-09-24T22:01:00Z">
        <w:r w:rsidR="00E70091">
          <w:rPr>
            <w:rFonts w:ascii="Times New Roman" w:eastAsia="바탕체" w:hAnsi="Times New Roman" w:cs="Times New Roman" w:hint="eastAsia"/>
            <w:sz w:val="24"/>
            <w:szCs w:val="24"/>
          </w:rPr>
          <w:t>6</w:t>
        </w:r>
      </w:ins>
      <w:del w:id="667" w:author="김윤필" w:date="2025-09-24T22:01:00Z">
        <w:r w:rsidRPr="00A5706F" w:rsidDel="00E70091">
          <w:rPr>
            <w:rFonts w:ascii="Times New Roman" w:eastAsia="바탕체" w:hAnsi="Times New Roman" w:cs="Times New Roman"/>
            <w:sz w:val="24"/>
            <w:szCs w:val="24"/>
          </w:rPr>
          <w:delText>5</w:delText>
        </w:r>
      </w:del>
      <w:r w:rsidRPr="00A5706F">
        <w:rPr>
          <w:rFonts w:ascii="Times New Roman" w:eastAsia="바탕체" w:hAnsi="Times New Roman" w:cs="Times New Roman"/>
          <w:sz w:val="24"/>
          <w:szCs w:val="24"/>
        </w:rPr>
        <w:t>순위</w:t>
      </w:r>
      <w:r w:rsidRPr="00A5706F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proofErr w:type="spellStart"/>
      <w:r w:rsidRPr="00A5706F">
        <w:rPr>
          <w:rFonts w:ascii="Times New Roman" w:eastAsia="바탕체" w:hAnsi="Times New Roman" w:cs="Times New Roman"/>
          <w:sz w:val="24"/>
          <w:szCs w:val="24"/>
        </w:rPr>
        <w:t>우선수익권자</w:t>
      </w:r>
      <w:proofErr w:type="spellEnd"/>
      <w:r w:rsidRPr="00A5706F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A5706F">
        <w:rPr>
          <w:rFonts w:ascii="Times New Roman" w:eastAsia="바탕체" w:hAnsi="Times New Roman" w:cs="Times New Roman"/>
          <w:sz w:val="24"/>
          <w:szCs w:val="24"/>
        </w:rPr>
        <w:t>별</w:t>
      </w:r>
      <w:r w:rsidRPr="00A5706F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A5706F">
        <w:rPr>
          <w:rFonts w:ascii="Times New Roman" w:eastAsia="바탕체" w:hAnsi="Times New Roman" w:cs="Times New Roman"/>
          <w:sz w:val="24"/>
          <w:szCs w:val="24"/>
        </w:rPr>
        <w:t>각</w:t>
      </w:r>
      <w:r w:rsidRPr="00A5706F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proofErr w:type="spellStart"/>
      <w:r w:rsidRPr="00A5706F">
        <w:rPr>
          <w:rFonts w:ascii="Times New Roman" w:eastAsia="바탕체" w:hAnsi="Times New Roman" w:cs="Times New Roman"/>
          <w:sz w:val="24"/>
          <w:szCs w:val="24"/>
        </w:rPr>
        <w:t>블럭에</w:t>
      </w:r>
      <w:proofErr w:type="spellEnd"/>
      <w:r w:rsidRPr="00A5706F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A5706F">
        <w:rPr>
          <w:rFonts w:ascii="Times New Roman" w:eastAsia="바탕체" w:hAnsi="Times New Roman" w:cs="Times New Roman"/>
          <w:sz w:val="24"/>
          <w:szCs w:val="24"/>
        </w:rPr>
        <w:t>대한</w:t>
      </w:r>
      <w:r w:rsidRPr="00A5706F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A5706F">
        <w:rPr>
          <w:rFonts w:ascii="Times New Roman" w:eastAsia="바탕체" w:hAnsi="Times New Roman" w:cs="Times New Roman"/>
          <w:sz w:val="24"/>
          <w:szCs w:val="24"/>
        </w:rPr>
        <w:t>우선수익권</w:t>
      </w:r>
      <w:r w:rsidRPr="00A5706F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A5706F">
        <w:rPr>
          <w:rFonts w:ascii="Times New Roman" w:eastAsia="바탕체" w:hAnsi="Times New Roman" w:cs="Times New Roman"/>
          <w:sz w:val="24"/>
          <w:szCs w:val="24"/>
        </w:rPr>
        <w:t>금액은</w:t>
      </w:r>
      <w:r w:rsidRPr="00A5706F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A5706F">
        <w:rPr>
          <w:rFonts w:ascii="Times New Roman" w:eastAsia="바탕체" w:hAnsi="Times New Roman" w:cs="Times New Roman"/>
          <w:sz w:val="24"/>
          <w:szCs w:val="24"/>
        </w:rPr>
        <w:t>아래와</w:t>
      </w:r>
      <w:r w:rsidRPr="00A5706F"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 w:rsidRPr="00A5706F">
        <w:rPr>
          <w:rFonts w:ascii="Times New Roman" w:eastAsia="바탕체" w:hAnsi="Times New Roman" w:cs="Times New Roman"/>
          <w:sz w:val="24"/>
          <w:szCs w:val="24"/>
        </w:rPr>
        <w:t>같다</w:t>
      </w:r>
      <w:r w:rsidRPr="00A5706F">
        <w:rPr>
          <w:rFonts w:ascii="Times New Roman" w:eastAsia="바탕체" w:hAnsi="Times New Roman" w:cs="Times New Roman"/>
          <w:sz w:val="24"/>
          <w:szCs w:val="24"/>
        </w:rPr>
        <w:t xml:space="preserve">. </w:t>
      </w:r>
    </w:p>
    <w:p w14:paraId="541D244E" w14:textId="77777777" w:rsidR="00D02727" w:rsidRPr="00A5706F" w:rsidRDefault="00D02727" w:rsidP="00712ADD">
      <w:pPr>
        <w:wordWrap w:val="0"/>
        <w:snapToGrid w:val="0"/>
        <w:spacing w:line="312" w:lineRule="auto"/>
        <w:jc w:val="right"/>
        <w:textAlignment w:val="baseline"/>
        <w:rPr>
          <w:rFonts w:ascii="Times New Roman" w:eastAsia="바탕체" w:hAnsi="Times New Roman" w:cs="Times New Roman"/>
        </w:rPr>
      </w:pPr>
      <w:r w:rsidRPr="00A5706F">
        <w:rPr>
          <w:rFonts w:ascii="Times New Roman" w:eastAsia="바탕체" w:hAnsi="Times New Roman" w:cs="Times New Roman"/>
        </w:rPr>
        <w:t>(</w:t>
      </w:r>
      <w:proofErr w:type="gramStart"/>
      <w:r w:rsidRPr="00A5706F">
        <w:rPr>
          <w:rFonts w:ascii="Times New Roman" w:eastAsia="바탕체" w:hAnsi="Times New Roman" w:cs="Times New Roman"/>
        </w:rPr>
        <w:t>단위</w:t>
      </w:r>
      <w:r w:rsidRPr="00A5706F">
        <w:rPr>
          <w:rFonts w:ascii="Times New Roman" w:eastAsia="바탕체" w:hAnsi="Times New Roman" w:cs="Times New Roman"/>
        </w:rPr>
        <w:t xml:space="preserve"> :</w:t>
      </w:r>
      <w:proofErr w:type="gramEnd"/>
      <w:r w:rsidRPr="00A5706F">
        <w:rPr>
          <w:rFonts w:ascii="Times New Roman" w:eastAsia="바탕체" w:hAnsi="Times New Roman" w:cs="Times New Roman"/>
        </w:rPr>
        <w:t xml:space="preserve"> </w:t>
      </w:r>
      <w:r w:rsidRPr="00A5706F">
        <w:rPr>
          <w:rFonts w:ascii="Times New Roman" w:eastAsia="바탕체" w:hAnsi="Times New Roman" w:cs="Times New Roman"/>
        </w:rPr>
        <w:t>백만원</w:t>
      </w:r>
      <w:r w:rsidRPr="00A5706F">
        <w:rPr>
          <w:rFonts w:ascii="Times New Roman" w:eastAsia="바탕체" w:hAnsi="Times New Roman" w:cs="Times New Roman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7"/>
        <w:gridCol w:w="3562"/>
        <w:gridCol w:w="3651"/>
      </w:tblGrid>
      <w:tr w:rsidR="00D02727" w:rsidRPr="00A5706F" w14:paraId="3141C08D" w14:textId="77777777" w:rsidTr="002720E7">
        <w:tc>
          <w:tcPr>
            <w:tcW w:w="1019" w:type="pct"/>
            <w:shd w:val="clear" w:color="auto" w:fill="D9D9D9" w:themeFill="background1" w:themeFillShade="D9"/>
            <w:vAlign w:val="center"/>
          </w:tcPr>
          <w:p w14:paraId="7D06A657" w14:textId="77777777" w:rsidR="00D02727" w:rsidRPr="00A5706F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spellStart"/>
            <w:r w:rsidRPr="00A5706F">
              <w:rPr>
                <w:rFonts w:ascii="Times New Roman" w:eastAsia="바탕체" w:hAnsi="Times New Roman" w:cs="Times New Roman"/>
                <w:sz w:val="18"/>
                <w:szCs w:val="18"/>
              </w:rPr>
              <w:t>블럭</w:t>
            </w:r>
            <w:proofErr w:type="spellEnd"/>
          </w:p>
        </w:tc>
        <w:tc>
          <w:tcPr>
            <w:tcW w:w="1966" w:type="pct"/>
            <w:shd w:val="clear" w:color="auto" w:fill="D9D9D9" w:themeFill="background1" w:themeFillShade="D9"/>
            <w:vAlign w:val="center"/>
          </w:tcPr>
          <w:p w14:paraId="032847ED" w14:textId="77777777" w:rsidR="00D02727" w:rsidRPr="00A5706F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spellStart"/>
            <w:r w:rsidRPr="00A5706F">
              <w:rPr>
                <w:rFonts w:ascii="Times New Roman" w:eastAsia="바탕체" w:hAnsi="Times New Roman" w:cs="Times New Roman"/>
                <w:sz w:val="18"/>
                <w:szCs w:val="18"/>
              </w:rPr>
              <w:t>에이디에프케이아이피</w:t>
            </w:r>
            <w:proofErr w:type="spellEnd"/>
            <w:r w:rsidRPr="00A5706F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9 </w:t>
            </w:r>
            <w:proofErr w:type="spellStart"/>
            <w:r w:rsidRPr="00A5706F">
              <w:rPr>
                <w:rFonts w:ascii="Times New Roman" w:eastAsia="바탕체" w:hAnsi="Times New Roman" w:cs="Times New Roman"/>
                <w:sz w:val="18"/>
                <w:szCs w:val="18"/>
              </w:rPr>
              <w:t>전문투자형사모부동산투자회사</w:t>
            </w:r>
            <w:proofErr w:type="spellEnd"/>
          </w:p>
        </w:tc>
        <w:tc>
          <w:tcPr>
            <w:tcW w:w="2015" w:type="pct"/>
            <w:shd w:val="clear" w:color="auto" w:fill="D9D9D9" w:themeFill="background1" w:themeFillShade="D9"/>
            <w:vAlign w:val="center"/>
          </w:tcPr>
          <w:p w14:paraId="3B5C0D5D" w14:textId="77777777" w:rsidR="00D02727" w:rsidRPr="00A5706F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A5706F">
              <w:rPr>
                <w:rFonts w:ascii="Times New Roman" w:eastAsia="바탕체" w:hAnsi="Times New Roman" w:cs="Times New Roman"/>
                <w:sz w:val="18"/>
                <w:szCs w:val="18"/>
              </w:rPr>
              <w:t>주식회사</w:t>
            </w:r>
            <w:r w:rsidRPr="00A5706F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5706F">
              <w:rPr>
                <w:rFonts w:ascii="Times New Roman" w:eastAsia="바탕체" w:hAnsi="Times New Roman" w:cs="Times New Roman"/>
                <w:sz w:val="18"/>
                <w:szCs w:val="18"/>
              </w:rPr>
              <w:t>펨코로지스틱제</w:t>
            </w:r>
            <w:proofErr w:type="spellEnd"/>
            <w:r w:rsidRPr="00A5706F">
              <w:rPr>
                <w:rFonts w:ascii="Times New Roman" w:eastAsia="바탕체" w:hAnsi="Times New Roman" w:cs="Times New Roman"/>
                <w:sz w:val="18"/>
                <w:szCs w:val="18"/>
              </w:rPr>
              <w:t>9</w:t>
            </w:r>
            <w:r w:rsidRPr="00A5706F">
              <w:rPr>
                <w:rFonts w:ascii="Times New Roman" w:eastAsia="바탕체" w:hAnsi="Times New Roman" w:cs="Times New Roman"/>
                <w:sz w:val="18"/>
                <w:szCs w:val="18"/>
              </w:rPr>
              <w:t>호</w:t>
            </w:r>
          </w:p>
          <w:p w14:paraId="55798074" w14:textId="77777777" w:rsidR="00D02727" w:rsidRPr="00A5706F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A5706F">
              <w:rPr>
                <w:rFonts w:ascii="Times New Roman" w:eastAsia="바탕체" w:hAnsi="Times New Roman" w:cs="Times New Roman"/>
                <w:sz w:val="18"/>
                <w:szCs w:val="18"/>
              </w:rPr>
              <w:t>위탁관리부동산투자회사</w:t>
            </w:r>
          </w:p>
        </w:tc>
      </w:tr>
      <w:tr w:rsidR="00D02727" w:rsidRPr="00A5706F" w14:paraId="62D41533" w14:textId="77777777" w:rsidTr="002720E7">
        <w:tc>
          <w:tcPr>
            <w:tcW w:w="1019" w:type="pct"/>
          </w:tcPr>
          <w:p w14:paraId="4284B5F7" w14:textId="77777777" w:rsidR="00D02727" w:rsidRPr="00A5706F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A5706F">
              <w:rPr>
                <w:rFonts w:ascii="Times New Roman" w:eastAsia="바탕체" w:hAnsi="Times New Roman" w:cs="Times New Roman"/>
                <w:sz w:val="18"/>
                <w:szCs w:val="18"/>
              </w:rPr>
              <w:t>M1-1</w:t>
            </w:r>
          </w:p>
        </w:tc>
        <w:tc>
          <w:tcPr>
            <w:tcW w:w="1966" w:type="pct"/>
            <w:vAlign w:val="center"/>
          </w:tcPr>
          <w:p w14:paraId="7845AF46" w14:textId="77777777" w:rsidR="00D02727" w:rsidRPr="00A5706F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A5706F">
              <w:rPr>
                <w:rFonts w:ascii="Times New Roman" w:eastAsia="바탕체" w:hAnsi="Times New Roman" w:cs="Times New Roman"/>
                <w:sz w:val="18"/>
                <w:szCs w:val="18"/>
              </w:rPr>
              <w:t>13,130</w:t>
            </w:r>
          </w:p>
        </w:tc>
        <w:tc>
          <w:tcPr>
            <w:tcW w:w="2015" w:type="pct"/>
            <w:vAlign w:val="center"/>
          </w:tcPr>
          <w:p w14:paraId="24621BE0" w14:textId="77777777" w:rsidR="00D02727" w:rsidRPr="00A5706F" w:rsidRDefault="00D02727" w:rsidP="00712ADD">
            <w:pPr>
              <w:wordWrap w:val="0"/>
              <w:jc w:val="right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A5706F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   6,193 </w:t>
            </w:r>
          </w:p>
        </w:tc>
      </w:tr>
      <w:tr w:rsidR="00D02727" w:rsidRPr="00A5706F" w14:paraId="73073E2F" w14:textId="77777777" w:rsidTr="002720E7">
        <w:tc>
          <w:tcPr>
            <w:tcW w:w="1019" w:type="pct"/>
          </w:tcPr>
          <w:p w14:paraId="7D3E2189" w14:textId="77777777" w:rsidR="00D02727" w:rsidRPr="00A5706F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A5706F">
              <w:rPr>
                <w:rFonts w:ascii="Times New Roman" w:eastAsia="바탕체" w:hAnsi="Times New Roman" w:cs="Times New Roman"/>
                <w:sz w:val="18"/>
                <w:szCs w:val="18"/>
              </w:rPr>
              <w:t>M1-2</w:t>
            </w:r>
          </w:p>
        </w:tc>
        <w:tc>
          <w:tcPr>
            <w:tcW w:w="1966" w:type="pct"/>
            <w:vAlign w:val="center"/>
          </w:tcPr>
          <w:p w14:paraId="53998712" w14:textId="77777777" w:rsidR="00D02727" w:rsidRPr="00A5706F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A5706F">
              <w:rPr>
                <w:rFonts w:ascii="Times New Roman" w:eastAsia="바탕체" w:hAnsi="Times New Roman" w:cs="Times New Roman"/>
                <w:sz w:val="18"/>
                <w:szCs w:val="18"/>
              </w:rPr>
              <w:t>8,823</w:t>
            </w:r>
          </w:p>
        </w:tc>
        <w:tc>
          <w:tcPr>
            <w:tcW w:w="2015" w:type="pct"/>
            <w:vAlign w:val="center"/>
          </w:tcPr>
          <w:p w14:paraId="43DF9295" w14:textId="77777777" w:rsidR="00D02727" w:rsidRPr="00A5706F" w:rsidRDefault="00D02727" w:rsidP="00712ADD">
            <w:pPr>
              <w:wordWrap w:val="0"/>
              <w:jc w:val="right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A5706F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   4,162 </w:t>
            </w:r>
          </w:p>
        </w:tc>
      </w:tr>
      <w:tr w:rsidR="00D02727" w:rsidRPr="00A5706F" w14:paraId="402CE58E" w14:textId="77777777" w:rsidTr="002720E7">
        <w:tc>
          <w:tcPr>
            <w:tcW w:w="1019" w:type="pct"/>
          </w:tcPr>
          <w:p w14:paraId="77E98C07" w14:textId="77777777" w:rsidR="00D02727" w:rsidRPr="00A5706F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A5706F">
              <w:rPr>
                <w:rFonts w:ascii="Times New Roman" w:eastAsia="바탕체" w:hAnsi="Times New Roman" w:cs="Times New Roman"/>
                <w:sz w:val="18"/>
                <w:szCs w:val="18"/>
              </w:rPr>
              <w:t>M2</w:t>
            </w:r>
          </w:p>
        </w:tc>
        <w:tc>
          <w:tcPr>
            <w:tcW w:w="1966" w:type="pct"/>
            <w:vAlign w:val="center"/>
          </w:tcPr>
          <w:p w14:paraId="55ADEB97" w14:textId="77777777" w:rsidR="00D02727" w:rsidRPr="00A5706F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A5706F">
              <w:rPr>
                <w:rFonts w:ascii="Times New Roman" w:eastAsia="바탕체" w:hAnsi="Times New Roman" w:cs="Times New Roman"/>
                <w:sz w:val="18"/>
                <w:szCs w:val="18"/>
              </w:rPr>
              <w:t>22,035</w:t>
            </w:r>
          </w:p>
        </w:tc>
        <w:tc>
          <w:tcPr>
            <w:tcW w:w="2015" w:type="pct"/>
            <w:vAlign w:val="center"/>
          </w:tcPr>
          <w:p w14:paraId="0C33F439" w14:textId="77777777" w:rsidR="00D02727" w:rsidRPr="00A5706F" w:rsidRDefault="00D02727" w:rsidP="00712ADD">
            <w:pPr>
              <w:wordWrap w:val="0"/>
              <w:jc w:val="right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A5706F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  10,394 </w:t>
            </w:r>
          </w:p>
        </w:tc>
      </w:tr>
      <w:tr w:rsidR="00D02727" w:rsidRPr="00936D2A" w14:paraId="039FBBAD" w14:textId="77777777" w:rsidTr="002720E7">
        <w:tc>
          <w:tcPr>
            <w:tcW w:w="1019" w:type="pct"/>
          </w:tcPr>
          <w:p w14:paraId="156F50EE" w14:textId="77777777" w:rsidR="00D02727" w:rsidRPr="00A5706F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A5706F">
              <w:rPr>
                <w:rFonts w:ascii="Times New Roman" w:eastAsia="바탕체" w:hAnsi="Times New Roman" w:cs="Times New Roman"/>
                <w:sz w:val="18"/>
                <w:szCs w:val="18"/>
              </w:rPr>
              <w:t>M4</w:t>
            </w:r>
          </w:p>
        </w:tc>
        <w:tc>
          <w:tcPr>
            <w:tcW w:w="1966" w:type="pct"/>
            <w:vAlign w:val="center"/>
          </w:tcPr>
          <w:p w14:paraId="6A8073DB" w14:textId="77777777" w:rsidR="00D02727" w:rsidRPr="00A5706F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A5706F">
              <w:rPr>
                <w:rFonts w:ascii="Times New Roman" w:eastAsia="바탕체" w:hAnsi="Times New Roman" w:cs="Times New Roman"/>
                <w:sz w:val="18"/>
                <w:szCs w:val="18"/>
              </w:rPr>
              <w:t>7,261</w:t>
            </w:r>
          </w:p>
        </w:tc>
        <w:tc>
          <w:tcPr>
            <w:tcW w:w="2015" w:type="pct"/>
            <w:vAlign w:val="center"/>
          </w:tcPr>
          <w:p w14:paraId="5CE977A4" w14:textId="77777777" w:rsidR="00D02727" w:rsidRPr="00936D2A" w:rsidRDefault="00D02727" w:rsidP="00712ADD">
            <w:pPr>
              <w:wordWrap w:val="0"/>
              <w:jc w:val="right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A5706F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   3,425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D02727" w:rsidRPr="00936D2A" w14:paraId="44C810E3" w14:textId="77777777" w:rsidTr="002720E7">
        <w:tc>
          <w:tcPr>
            <w:tcW w:w="1019" w:type="pct"/>
          </w:tcPr>
          <w:p w14:paraId="21EFA14F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M5</w:t>
            </w:r>
          </w:p>
        </w:tc>
        <w:tc>
          <w:tcPr>
            <w:tcW w:w="1966" w:type="pct"/>
            <w:vAlign w:val="center"/>
          </w:tcPr>
          <w:p w14:paraId="010C15CA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14,415</w:t>
            </w:r>
          </w:p>
        </w:tc>
        <w:tc>
          <w:tcPr>
            <w:tcW w:w="2015" w:type="pct"/>
            <w:vAlign w:val="center"/>
          </w:tcPr>
          <w:p w14:paraId="47ACA1CD" w14:textId="77777777" w:rsidR="00D02727" w:rsidRPr="00936D2A" w:rsidRDefault="00D02727" w:rsidP="00712ADD">
            <w:pPr>
              <w:pStyle w:val="aa"/>
              <w:spacing w:line="240" w:lineRule="auto"/>
              <w:jc w:val="right"/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 xml:space="preserve">6,799 </w:t>
            </w:r>
          </w:p>
        </w:tc>
      </w:tr>
      <w:tr w:rsidR="00D02727" w:rsidRPr="00936D2A" w14:paraId="5B9F98C8" w14:textId="77777777" w:rsidTr="002720E7">
        <w:tc>
          <w:tcPr>
            <w:tcW w:w="1019" w:type="pct"/>
          </w:tcPr>
          <w:p w14:paraId="4A3CAA7B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M6</w:t>
            </w:r>
          </w:p>
        </w:tc>
        <w:tc>
          <w:tcPr>
            <w:tcW w:w="1966" w:type="pct"/>
            <w:vAlign w:val="center"/>
          </w:tcPr>
          <w:p w14:paraId="14651E9B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   10,347 </w:t>
            </w:r>
          </w:p>
        </w:tc>
        <w:tc>
          <w:tcPr>
            <w:tcW w:w="2015" w:type="pct"/>
            <w:vAlign w:val="center"/>
          </w:tcPr>
          <w:p w14:paraId="0653E5B2" w14:textId="77777777" w:rsidR="00D02727" w:rsidRPr="00936D2A" w:rsidRDefault="00D02727" w:rsidP="00712ADD">
            <w:pPr>
              <w:pStyle w:val="aa"/>
              <w:spacing w:line="240" w:lineRule="auto"/>
              <w:jc w:val="right"/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 xml:space="preserve">4,881 </w:t>
            </w:r>
          </w:p>
        </w:tc>
      </w:tr>
      <w:tr w:rsidR="00D02727" w:rsidRPr="00936D2A" w14:paraId="5B9518BA" w14:textId="77777777" w:rsidTr="002720E7">
        <w:tc>
          <w:tcPr>
            <w:tcW w:w="1019" w:type="pct"/>
          </w:tcPr>
          <w:p w14:paraId="14B51690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M7</w:t>
            </w:r>
          </w:p>
        </w:tc>
        <w:tc>
          <w:tcPr>
            <w:tcW w:w="1966" w:type="pct"/>
            <w:vAlign w:val="center"/>
          </w:tcPr>
          <w:p w14:paraId="022F46FE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   11,242 </w:t>
            </w:r>
          </w:p>
        </w:tc>
        <w:tc>
          <w:tcPr>
            <w:tcW w:w="2015" w:type="pct"/>
            <w:vAlign w:val="center"/>
          </w:tcPr>
          <w:p w14:paraId="6AC325FC" w14:textId="77777777" w:rsidR="00D02727" w:rsidRPr="00936D2A" w:rsidRDefault="00D02727" w:rsidP="00712ADD">
            <w:pPr>
              <w:pStyle w:val="aa"/>
              <w:spacing w:line="240" w:lineRule="auto"/>
              <w:jc w:val="right"/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color w:val="auto"/>
                <w:sz w:val="18"/>
                <w:szCs w:val="18"/>
              </w:rPr>
              <w:t xml:space="preserve">5,303 </w:t>
            </w:r>
          </w:p>
        </w:tc>
      </w:tr>
      <w:tr w:rsidR="00D02727" w:rsidRPr="00936D2A" w14:paraId="2AE740B3" w14:textId="77777777" w:rsidTr="002720E7">
        <w:tc>
          <w:tcPr>
            <w:tcW w:w="1019" w:type="pct"/>
          </w:tcPr>
          <w:p w14:paraId="01E282CC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M8</w:t>
            </w:r>
          </w:p>
        </w:tc>
        <w:tc>
          <w:tcPr>
            <w:tcW w:w="1966" w:type="pct"/>
            <w:vAlign w:val="center"/>
          </w:tcPr>
          <w:p w14:paraId="69C07CD0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   25,132 </w:t>
            </w:r>
          </w:p>
        </w:tc>
        <w:tc>
          <w:tcPr>
            <w:tcW w:w="2015" w:type="pct"/>
            <w:vAlign w:val="center"/>
          </w:tcPr>
          <w:p w14:paraId="188113F4" w14:textId="77777777" w:rsidR="00D02727" w:rsidRPr="00936D2A" w:rsidRDefault="00D02727" w:rsidP="00712ADD">
            <w:pPr>
              <w:wordWrap w:val="0"/>
              <w:jc w:val="right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  11,855 </w:t>
            </w:r>
          </w:p>
        </w:tc>
      </w:tr>
      <w:tr w:rsidR="00D02727" w:rsidRPr="00936D2A" w14:paraId="6119DE76" w14:textId="77777777" w:rsidTr="002720E7">
        <w:tc>
          <w:tcPr>
            <w:tcW w:w="1019" w:type="pct"/>
          </w:tcPr>
          <w:p w14:paraId="04A9CA54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M9</w:t>
            </w:r>
          </w:p>
        </w:tc>
        <w:tc>
          <w:tcPr>
            <w:tcW w:w="1966" w:type="pct"/>
            <w:vAlign w:val="center"/>
          </w:tcPr>
          <w:p w14:paraId="00C3ADF2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   17,028 </w:t>
            </w:r>
          </w:p>
        </w:tc>
        <w:tc>
          <w:tcPr>
            <w:tcW w:w="2015" w:type="pct"/>
            <w:vAlign w:val="center"/>
          </w:tcPr>
          <w:p w14:paraId="6DF4BD95" w14:textId="77777777" w:rsidR="00D02727" w:rsidRPr="00936D2A" w:rsidRDefault="00D02727" w:rsidP="00712ADD">
            <w:pPr>
              <w:wordWrap w:val="0"/>
              <w:jc w:val="right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   8,032 </w:t>
            </w:r>
          </w:p>
        </w:tc>
      </w:tr>
      <w:tr w:rsidR="00D02727" w:rsidRPr="00936D2A" w14:paraId="7CF34791" w14:textId="77777777" w:rsidTr="002720E7">
        <w:tc>
          <w:tcPr>
            <w:tcW w:w="1019" w:type="pct"/>
          </w:tcPr>
          <w:p w14:paraId="38783873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proofErr w:type="gramStart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S,F</w:t>
            </w:r>
            <w:proofErr w:type="gramEnd"/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,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기타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966" w:type="pct"/>
            <w:vAlign w:val="center"/>
          </w:tcPr>
          <w:p w14:paraId="771A569C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8,387</w:t>
            </w:r>
          </w:p>
        </w:tc>
        <w:tc>
          <w:tcPr>
            <w:tcW w:w="2015" w:type="pct"/>
            <w:vAlign w:val="center"/>
          </w:tcPr>
          <w:p w14:paraId="48799FC6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3,956</w:t>
            </w:r>
          </w:p>
        </w:tc>
      </w:tr>
      <w:tr w:rsidR="00D02727" w:rsidRPr="00936D2A" w14:paraId="6AD95868" w14:textId="77777777" w:rsidTr="002720E7">
        <w:tc>
          <w:tcPr>
            <w:tcW w:w="1019" w:type="pct"/>
          </w:tcPr>
          <w:p w14:paraId="1C0D814F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기부채납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대상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토지</w:t>
            </w:r>
          </w:p>
        </w:tc>
        <w:tc>
          <w:tcPr>
            <w:tcW w:w="1966" w:type="pct"/>
            <w:vAlign w:val="center"/>
          </w:tcPr>
          <w:p w14:paraId="4D268273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2015" w:type="pct"/>
            <w:vAlign w:val="center"/>
          </w:tcPr>
          <w:p w14:paraId="59674BF2" w14:textId="77777777" w:rsidR="00D02727" w:rsidRPr="00936D2A" w:rsidRDefault="00D02727" w:rsidP="00712ADD">
            <w:pPr>
              <w:wordWrap w:val="0"/>
              <w:jc w:val="right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 xml:space="preserve"> -</w:t>
            </w:r>
          </w:p>
        </w:tc>
      </w:tr>
      <w:tr w:rsidR="00D02727" w:rsidRPr="00936D2A" w14:paraId="6049E3DC" w14:textId="77777777" w:rsidTr="002720E7">
        <w:tc>
          <w:tcPr>
            <w:tcW w:w="1019" w:type="pct"/>
            <w:shd w:val="clear" w:color="auto" w:fill="D9D9D9" w:themeFill="background1" w:themeFillShade="D9"/>
            <w:vAlign w:val="center"/>
          </w:tcPr>
          <w:p w14:paraId="2F21714A" w14:textId="77777777" w:rsidR="00D02727" w:rsidRPr="00936D2A" w:rsidRDefault="00D02727" w:rsidP="00712ADD">
            <w:pPr>
              <w:wordWrap w:val="0"/>
              <w:snapToGrid w:val="0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합계</w:t>
            </w:r>
          </w:p>
        </w:tc>
        <w:tc>
          <w:tcPr>
            <w:tcW w:w="1966" w:type="pct"/>
            <w:shd w:val="clear" w:color="auto" w:fill="D9D9D9" w:themeFill="background1" w:themeFillShade="D9"/>
          </w:tcPr>
          <w:p w14:paraId="3103DFC0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137,800</w:t>
            </w:r>
          </w:p>
        </w:tc>
        <w:tc>
          <w:tcPr>
            <w:tcW w:w="2015" w:type="pct"/>
            <w:shd w:val="clear" w:color="auto" w:fill="D9D9D9" w:themeFill="background1" w:themeFillShade="D9"/>
          </w:tcPr>
          <w:p w14:paraId="7CABA79B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  <w:szCs w:val="18"/>
              </w:rPr>
              <w:t>65,000</w:t>
            </w:r>
          </w:p>
        </w:tc>
      </w:tr>
    </w:tbl>
    <w:p w14:paraId="7FCF4CEB" w14:textId="77777777" w:rsidR="00BF1087" w:rsidRPr="00662863" w:rsidRDefault="00D02727" w:rsidP="00BF1087">
      <w:pPr>
        <w:pStyle w:val="a4"/>
        <w:numPr>
          <w:ilvl w:val="1"/>
          <w:numId w:val="101"/>
        </w:numPr>
        <w:wordWrap w:val="0"/>
        <w:snapToGrid w:val="0"/>
        <w:spacing w:line="384" w:lineRule="auto"/>
        <w:ind w:leftChars="0"/>
        <w:jc w:val="both"/>
        <w:textAlignment w:val="baseline"/>
        <w:rPr>
          <w:ins w:id="668" w:author="first20230519" w:date="2025-10-15T18:21:00Z"/>
          <w:rFonts w:ascii="Times New Roman"/>
          <w:b/>
          <w:snapToGrid w:val="0"/>
        </w:rPr>
      </w:pPr>
      <w:r w:rsidRPr="00936D2A">
        <w:rPr>
          <w:rFonts w:ascii="Times New Roman" w:eastAsia="바탕체" w:hAnsi="Times New Roman" w:cs="Times New Roman"/>
          <w:sz w:val="24"/>
          <w:szCs w:val="24"/>
        </w:rPr>
        <w:br w:type="page"/>
      </w:r>
      <w:commentRangeStart w:id="669"/>
      <w:proofErr w:type="spellStart"/>
      <w:ins w:id="670" w:author="first20230519" w:date="2025-10-15T18:21:00Z">
        <w:r w:rsidR="00BF1087" w:rsidRPr="00662863">
          <w:rPr>
            <w:rFonts w:ascii="Times New Roman" w:hint="eastAsia"/>
            <w:b/>
            <w:snapToGrid w:val="0"/>
          </w:rPr>
          <w:lastRenderedPageBreak/>
          <w:t>블럭</w:t>
        </w:r>
        <w:proofErr w:type="spellEnd"/>
        <w:r w:rsidR="00BF1087" w:rsidRPr="00662863">
          <w:rPr>
            <w:rFonts w:ascii="Times New Roman" w:hint="eastAsia"/>
            <w:b/>
            <w:snapToGrid w:val="0"/>
          </w:rPr>
          <w:t xml:space="preserve"> </w:t>
        </w:r>
        <w:r w:rsidR="00BF1087" w:rsidRPr="00662863">
          <w:rPr>
            <w:rFonts w:ascii="Times New Roman" w:hint="eastAsia"/>
            <w:b/>
            <w:snapToGrid w:val="0"/>
          </w:rPr>
          <w:t>별</w:t>
        </w:r>
        <w:r w:rsidR="00BF1087" w:rsidRPr="00662863">
          <w:rPr>
            <w:rFonts w:ascii="Times New Roman" w:hint="eastAsia"/>
            <w:b/>
            <w:snapToGrid w:val="0"/>
          </w:rPr>
          <w:t xml:space="preserve"> </w:t>
        </w:r>
        <w:r w:rsidR="00BF1087" w:rsidRPr="00662863">
          <w:rPr>
            <w:rFonts w:ascii="Times New Roman" w:hint="eastAsia"/>
            <w:b/>
            <w:snapToGrid w:val="0"/>
          </w:rPr>
          <w:t>분양계획금액</w:t>
        </w:r>
      </w:ins>
      <w:commentRangeEnd w:id="669"/>
      <w:ins w:id="671" w:author="first20230519" w:date="2025-10-15T18:22:00Z">
        <w:r w:rsidR="00BF1087">
          <w:rPr>
            <w:rStyle w:val="af1"/>
          </w:rPr>
          <w:commentReference w:id="669"/>
        </w:r>
      </w:ins>
    </w:p>
    <w:p w14:paraId="4EC6E2EF" w14:textId="77777777" w:rsidR="00BF1087" w:rsidRDefault="00BF1087" w:rsidP="00BF1087">
      <w:pPr>
        <w:adjustRightInd w:val="0"/>
        <w:spacing w:after="60" w:line="360" w:lineRule="exact"/>
        <w:rPr>
          <w:ins w:id="672" w:author="first20230519" w:date="2025-10-15T18:21:00Z"/>
          <w:rFonts w:ascii="Times New Roman"/>
          <w:bCs/>
          <w:snapToGrid w:val="0"/>
        </w:rPr>
      </w:pPr>
    </w:p>
    <w:tbl>
      <w:tblPr>
        <w:tblW w:w="8763" w:type="dxa"/>
        <w:jc w:val="righ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9"/>
        <w:gridCol w:w="1694"/>
        <w:gridCol w:w="1367"/>
        <w:gridCol w:w="1368"/>
        <w:gridCol w:w="1367"/>
        <w:gridCol w:w="1368"/>
      </w:tblGrid>
      <w:tr w:rsidR="00BF1087" w:rsidRPr="002F1D77" w14:paraId="0B947991" w14:textId="77777777" w:rsidTr="00FA7360">
        <w:trPr>
          <w:trHeight w:val="322"/>
          <w:jc w:val="right"/>
          <w:ins w:id="673" w:author="first20230519" w:date="2025-10-15T18:21:00Z"/>
        </w:trPr>
        <w:tc>
          <w:tcPr>
            <w:tcW w:w="1599" w:type="dxa"/>
            <w:vMerge w:val="restart"/>
            <w:shd w:val="clear" w:color="auto" w:fill="F2F2F2" w:themeFill="background1" w:themeFillShade="F2"/>
            <w:tcMar>
              <w:bottom w:w="45" w:type="dxa"/>
            </w:tcMar>
            <w:vAlign w:val="center"/>
          </w:tcPr>
          <w:p w14:paraId="3EFCC590" w14:textId="77777777" w:rsidR="00BF1087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674" w:author="first20230519" w:date="2025-10-15T18:21:00Z"/>
                <w:rFonts w:asciiTheme="majorHAnsi" w:eastAsiaTheme="majorHAnsi" w:hAnsiTheme="majorHAnsi"/>
                <w:b/>
                <w:bCs/>
              </w:rPr>
            </w:pPr>
            <w:ins w:id="675" w:author="first20230519" w:date="2025-10-15T18:21:00Z">
              <w:r w:rsidRPr="005654D7">
                <w:rPr>
                  <w:rFonts w:asciiTheme="majorHAnsi" w:eastAsiaTheme="majorHAnsi" w:hAnsiTheme="majorHAnsi" w:hint="eastAsia"/>
                  <w:b/>
                  <w:bCs/>
                </w:rPr>
                <w:t>구분</w:t>
              </w:r>
            </w:ins>
          </w:p>
          <w:p w14:paraId="0233FDE2" w14:textId="77777777" w:rsidR="00BF1087" w:rsidRPr="005654D7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676" w:author="first20230519" w:date="2025-10-15T18:21:00Z"/>
                <w:rFonts w:asciiTheme="majorHAnsi" w:eastAsiaTheme="majorHAnsi" w:hAnsiTheme="majorHAnsi"/>
                <w:b/>
                <w:bCs/>
              </w:rPr>
            </w:pPr>
            <w:ins w:id="677" w:author="first20230519" w:date="2025-10-15T18:21:00Z">
              <w:r>
                <w:rPr>
                  <w:rFonts w:asciiTheme="majorHAnsi" w:eastAsiaTheme="majorHAnsi" w:hAnsiTheme="majorHAnsi" w:hint="eastAsia"/>
                  <w:b/>
                  <w:bCs/>
                </w:rPr>
                <w:t>(백만원)</w:t>
              </w:r>
            </w:ins>
          </w:p>
        </w:tc>
        <w:tc>
          <w:tcPr>
            <w:tcW w:w="1694" w:type="dxa"/>
            <w:vMerge w:val="restart"/>
            <w:shd w:val="clear" w:color="auto" w:fill="F2F2F2" w:themeFill="background1" w:themeFillShade="F2"/>
            <w:vAlign w:val="center"/>
          </w:tcPr>
          <w:p w14:paraId="1F9F6F0A" w14:textId="77777777" w:rsidR="00BF1087" w:rsidRPr="005654D7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678" w:author="first20230519" w:date="2025-10-15T18:21:00Z"/>
                <w:rFonts w:asciiTheme="majorHAnsi" w:eastAsiaTheme="majorHAnsi" w:hAnsiTheme="majorHAnsi"/>
                <w:b/>
                <w:bCs/>
              </w:rPr>
            </w:pPr>
            <w:ins w:id="679" w:author="first20230519" w:date="2025-10-15T18:21:00Z">
              <w:r>
                <w:rPr>
                  <w:rFonts w:asciiTheme="majorHAnsi" w:eastAsiaTheme="majorHAnsi" w:hAnsiTheme="majorHAnsi" w:hint="eastAsia"/>
                  <w:b/>
                  <w:bCs/>
                </w:rPr>
                <w:t>비고</w:t>
              </w:r>
            </w:ins>
          </w:p>
        </w:tc>
        <w:tc>
          <w:tcPr>
            <w:tcW w:w="2735" w:type="dxa"/>
            <w:gridSpan w:val="2"/>
            <w:shd w:val="clear" w:color="auto" w:fill="F2F2F2" w:themeFill="background1" w:themeFillShade="F2"/>
            <w:vAlign w:val="center"/>
          </w:tcPr>
          <w:p w14:paraId="4273A55B" w14:textId="77777777" w:rsidR="00BF1087" w:rsidRPr="00003A0D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680" w:author="first20230519" w:date="2025-10-15T18:21:00Z"/>
                <w:rFonts w:asciiTheme="majorHAnsi" w:eastAsiaTheme="majorHAnsi" w:hAnsiTheme="majorHAnsi"/>
              </w:rPr>
            </w:pPr>
            <w:ins w:id="681" w:author="first20230519" w:date="2025-10-15T18:21:00Z">
              <w:r>
                <w:rPr>
                  <w:rFonts w:asciiTheme="majorHAnsi" w:eastAsiaTheme="majorHAnsi" w:hAnsiTheme="majorHAnsi" w:hint="eastAsia"/>
                  <w:b/>
                  <w:bCs/>
                </w:rPr>
                <w:t>기존 금액</w:t>
              </w:r>
            </w:ins>
          </w:p>
        </w:tc>
        <w:tc>
          <w:tcPr>
            <w:tcW w:w="2735" w:type="dxa"/>
            <w:gridSpan w:val="2"/>
            <w:shd w:val="clear" w:color="auto" w:fill="F2F2F2" w:themeFill="background1" w:themeFillShade="F2"/>
            <w:vAlign w:val="center"/>
          </w:tcPr>
          <w:p w14:paraId="699B72EA" w14:textId="77777777" w:rsidR="00BF1087" w:rsidRPr="005654D7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682" w:author="first20230519" w:date="2025-10-15T18:21:00Z"/>
                <w:rFonts w:asciiTheme="majorHAnsi" w:eastAsiaTheme="majorHAnsi" w:hAnsiTheme="majorHAnsi"/>
                <w:b/>
                <w:bCs/>
              </w:rPr>
            </w:pPr>
            <w:ins w:id="683" w:author="first20230519" w:date="2025-10-15T18:21:00Z">
              <w:r>
                <w:rPr>
                  <w:rFonts w:asciiTheme="majorHAnsi" w:eastAsiaTheme="majorHAnsi" w:hAnsiTheme="majorHAnsi" w:hint="eastAsia"/>
                  <w:b/>
                  <w:bCs/>
                </w:rPr>
                <w:t>변경 금액(*)</w:t>
              </w:r>
            </w:ins>
          </w:p>
        </w:tc>
      </w:tr>
      <w:tr w:rsidR="00BF1087" w:rsidRPr="002F1D77" w14:paraId="6CCB1686" w14:textId="77777777" w:rsidTr="00FA7360">
        <w:trPr>
          <w:trHeight w:val="45"/>
          <w:jc w:val="right"/>
          <w:ins w:id="684" w:author="first20230519" w:date="2025-10-15T18:21:00Z"/>
        </w:trPr>
        <w:tc>
          <w:tcPr>
            <w:tcW w:w="1599" w:type="dxa"/>
            <w:vMerge/>
            <w:shd w:val="clear" w:color="auto" w:fill="F2F2F2" w:themeFill="background1" w:themeFillShade="F2"/>
            <w:tcMar>
              <w:bottom w:w="45" w:type="dxa"/>
            </w:tcMar>
            <w:vAlign w:val="center"/>
          </w:tcPr>
          <w:p w14:paraId="5A085B22" w14:textId="77777777" w:rsidR="00BF1087" w:rsidRPr="005654D7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685" w:author="first20230519" w:date="2025-10-15T18:21:00Z"/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694" w:type="dxa"/>
            <w:vMerge/>
            <w:shd w:val="clear" w:color="auto" w:fill="F2F2F2" w:themeFill="background1" w:themeFillShade="F2"/>
            <w:vAlign w:val="center"/>
          </w:tcPr>
          <w:p w14:paraId="0D9D0EAE" w14:textId="77777777" w:rsidR="00BF1087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686" w:author="first20230519" w:date="2025-10-15T18:21:00Z"/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367" w:type="dxa"/>
            <w:shd w:val="clear" w:color="auto" w:fill="F2F2F2" w:themeFill="background1" w:themeFillShade="F2"/>
            <w:vAlign w:val="center"/>
          </w:tcPr>
          <w:p w14:paraId="5D48EF31" w14:textId="77777777" w:rsidR="00BF1087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687" w:author="first20230519" w:date="2025-10-15T18:21:00Z"/>
                <w:rFonts w:asciiTheme="majorHAnsi" w:eastAsiaTheme="majorHAnsi" w:hAnsiTheme="majorHAnsi"/>
                <w:b/>
                <w:bCs/>
              </w:rPr>
            </w:pPr>
            <w:ins w:id="688" w:author="first20230519" w:date="2025-10-15T18:21:00Z">
              <w:r>
                <w:rPr>
                  <w:rFonts w:asciiTheme="majorHAnsi" w:eastAsiaTheme="majorHAnsi" w:hAnsiTheme="majorHAnsi" w:hint="eastAsia"/>
                  <w:b/>
                  <w:bCs/>
                </w:rPr>
                <w:t>단가</w:t>
              </w:r>
            </w:ins>
          </w:p>
        </w:tc>
        <w:tc>
          <w:tcPr>
            <w:tcW w:w="1368" w:type="dxa"/>
            <w:shd w:val="clear" w:color="auto" w:fill="F2F2F2" w:themeFill="background1" w:themeFillShade="F2"/>
            <w:vAlign w:val="center"/>
          </w:tcPr>
          <w:p w14:paraId="520D1DAA" w14:textId="77777777" w:rsidR="00BF1087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689" w:author="first20230519" w:date="2025-10-15T18:21:00Z"/>
                <w:rFonts w:asciiTheme="majorHAnsi" w:eastAsiaTheme="majorHAnsi" w:hAnsiTheme="majorHAnsi"/>
                <w:b/>
                <w:bCs/>
              </w:rPr>
            </w:pPr>
            <w:ins w:id="690" w:author="first20230519" w:date="2025-10-15T18:21:00Z">
              <w:r>
                <w:rPr>
                  <w:rFonts w:asciiTheme="majorHAnsi" w:eastAsiaTheme="majorHAnsi" w:hAnsiTheme="majorHAnsi" w:hint="eastAsia"/>
                  <w:b/>
                  <w:bCs/>
                </w:rPr>
                <w:t>총액</w:t>
              </w:r>
            </w:ins>
          </w:p>
        </w:tc>
        <w:tc>
          <w:tcPr>
            <w:tcW w:w="1367" w:type="dxa"/>
            <w:shd w:val="clear" w:color="auto" w:fill="F2F2F2" w:themeFill="background1" w:themeFillShade="F2"/>
            <w:vAlign w:val="center"/>
          </w:tcPr>
          <w:p w14:paraId="5C37EE0E" w14:textId="77777777" w:rsidR="00BF1087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691" w:author="first20230519" w:date="2025-10-15T18:21:00Z"/>
                <w:rFonts w:asciiTheme="majorHAnsi" w:eastAsiaTheme="majorHAnsi" w:hAnsiTheme="majorHAnsi"/>
                <w:b/>
                <w:bCs/>
              </w:rPr>
            </w:pPr>
            <w:ins w:id="692" w:author="first20230519" w:date="2025-10-15T18:21:00Z">
              <w:r>
                <w:rPr>
                  <w:rFonts w:asciiTheme="majorHAnsi" w:eastAsiaTheme="majorHAnsi" w:hAnsiTheme="majorHAnsi" w:hint="eastAsia"/>
                  <w:b/>
                  <w:bCs/>
                </w:rPr>
                <w:t>단가</w:t>
              </w:r>
            </w:ins>
          </w:p>
        </w:tc>
        <w:tc>
          <w:tcPr>
            <w:tcW w:w="1368" w:type="dxa"/>
            <w:shd w:val="clear" w:color="auto" w:fill="F2F2F2" w:themeFill="background1" w:themeFillShade="F2"/>
            <w:vAlign w:val="center"/>
          </w:tcPr>
          <w:p w14:paraId="68B46D1E" w14:textId="77777777" w:rsidR="00BF1087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693" w:author="first20230519" w:date="2025-10-15T18:21:00Z"/>
                <w:rFonts w:asciiTheme="majorHAnsi" w:eastAsiaTheme="majorHAnsi" w:hAnsiTheme="majorHAnsi"/>
                <w:b/>
                <w:bCs/>
              </w:rPr>
            </w:pPr>
            <w:ins w:id="694" w:author="first20230519" w:date="2025-10-15T18:21:00Z">
              <w:r>
                <w:rPr>
                  <w:rFonts w:asciiTheme="majorHAnsi" w:eastAsiaTheme="majorHAnsi" w:hAnsiTheme="majorHAnsi" w:hint="eastAsia"/>
                  <w:b/>
                  <w:bCs/>
                </w:rPr>
                <w:t>총액</w:t>
              </w:r>
            </w:ins>
          </w:p>
        </w:tc>
      </w:tr>
      <w:tr w:rsidR="00BF1087" w:rsidRPr="002F1D77" w14:paraId="386CAAF4" w14:textId="77777777" w:rsidTr="00FA7360">
        <w:trPr>
          <w:trHeight w:val="20"/>
          <w:jc w:val="right"/>
          <w:ins w:id="695" w:author="first20230519" w:date="2025-10-15T18:21:00Z"/>
        </w:trPr>
        <w:tc>
          <w:tcPr>
            <w:tcW w:w="1599" w:type="dxa"/>
            <w:shd w:val="clear" w:color="auto" w:fill="F2F2F2" w:themeFill="background1" w:themeFillShade="F2"/>
            <w:tcMar>
              <w:bottom w:w="45" w:type="dxa"/>
            </w:tcMar>
            <w:vAlign w:val="center"/>
          </w:tcPr>
          <w:p w14:paraId="462C11D5" w14:textId="77777777" w:rsidR="00BF1087" w:rsidRPr="00BF0313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696" w:author="first20230519" w:date="2025-10-15T18:21:00Z"/>
                <w:rFonts w:asciiTheme="majorHAnsi" w:eastAsiaTheme="majorHAnsi" w:hAnsiTheme="majorHAnsi"/>
                <w:szCs w:val="20"/>
              </w:rPr>
            </w:pPr>
            <w:ins w:id="697" w:author="first20230519" w:date="2025-10-15T18:21:00Z">
              <w:r w:rsidRPr="00BF0313">
                <w:rPr>
                  <w:rFonts w:ascii="맑은 고딕" w:eastAsia="맑은 고딕" w:hAnsi="맑은 고딕" w:hint="eastAsia"/>
                  <w:b/>
                  <w:bCs/>
                  <w:color w:val="000000"/>
                  <w:szCs w:val="20"/>
                </w:rPr>
                <w:t>M1-1</w:t>
              </w:r>
            </w:ins>
          </w:p>
        </w:tc>
        <w:tc>
          <w:tcPr>
            <w:tcW w:w="1694" w:type="dxa"/>
            <w:shd w:val="clear" w:color="auto" w:fill="FFFFFF" w:themeFill="background1"/>
          </w:tcPr>
          <w:p w14:paraId="23B4FBA9" w14:textId="77777777" w:rsidR="00BF1087" w:rsidRPr="00BF0313" w:rsidRDefault="00BF1087" w:rsidP="00FA7360">
            <w:pPr>
              <w:spacing w:before="20" w:after="40" w:line="240" w:lineRule="exact"/>
              <w:jc w:val="center"/>
              <w:rPr>
                <w:ins w:id="698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699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분양</w:t>
              </w:r>
              <w:r>
                <w:rPr>
                  <w:rFonts w:ascii="맑은 고딕" w:eastAsia="맑은 고딕" w:hAnsi="맑은 고딕" w:hint="eastAsia"/>
                  <w:color w:val="000000"/>
                  <w:szCs w:val="20"/>
                </w:rPr>
                <w:t xml:space="preserve"> </w:t>
              </w:r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예정</w:t>
              </w:r>
            </w:ins>
          </w:p>
        </w:tc>
        <w:tc>
          <w:tcPr>
            <w:tcW w:w="1367" w:type="dxa"/>
            <w:vAlign w:val="center"/>
          </w:tcPr>
          <w:p w14:paraId="71274FB8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00" w:author="first20230519" w:date="2025-10-15T18:21:00Z"/>
                <w:rFonts w:asciiTheme="majorHAnsi" w:eastAsiaTheme="majorHAnsi" w:hAnsiTheme="majorHAnsi"/>
                <w:szCs w:val="20"/>
              </w:rPr>
            </w:pPr>
            <w:ins w:id="701" w:author="first20230519" w:date="2025-10-15T18:21:00Z">
              <w:r w:rsidRPr="00BF0313">
                <w:rPr>
                  <w:rFonts w:ascii="맑은 고딕" w:eastAsia="맑은 고딕" w:hAnsi="맑은 고딕"/>
                  <w:color w:val="000000"/>
                  <w:szCs w:val="20"/>
                </w:rPr>
                <w:t>5.14</w:t>
              </w:r>
            </w:ins>
          </w:p>
        </w:tc>
        <w:tc>
          <w:tcPr>
            <w:tcW w:w="1368" w:type="dxa"/>
            <w:vAlign w:val="center"/>
          </w:tcPr>
          <w:p w14:paraId="0C2A3112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02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703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51,813</w:t>
              </w:r>
            </w:ins>
          </w:p>
        </w:tc>
        <w:tc>
          <w:tcPr>
            <w:tcW w:w="1367" w:type="dxa"/>
            <w:vAlign w:val="center"/>
          </w:tcPr>
          <w:p w14:paraId="49A93051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04" w:author="first20230519" w:date="2025-10-15T18:21:00Z"/>
                <w:rFonts w:ascii="맑은 고딕" w:eastAsia="맑은 고딕" w:hAnsi="맑은 고딕"/>
                <w:color w:val="EE0000"/>
                <w:szCs w:val="20"/>
              </w:rPr>
            </w:pPr>
            <w:ins w:id="705" w:author="first20230519" w:date="2025-10-15T18:21:00Z">
              <w:r w:rsidRPr="005823C0">
                <w:rPr>
                  <w:rFonts w:ascii="맑은 고딕" w:eastAsia="맑은 고딕" w:hAnsi="맑은 고딕"/>
                  <w:color w:val="EE0000"/>
                  <w:szCs w:val="20"/>
                </w:rPr>
                <w:t>6.50</w:t>
              </w:r>
            </w:ins>
          </w:p>
        </w:tc>
        <w:tc>
          <w:tcPr>
            <w:tcW w:w="1368" w:type="dxa"/>
            <w:vAlign w:val="center"/>
          </w:tcPr>
          <w:p w14:paraId="7AAF76C7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06" w:author="first20230519" w:date="2025-10-15T18:21:00Z"/>
                <w:rFonts w:ascii="맑은 고딕" w:eastAsia="맑은 고딕" w:hAnsi="맑은 고딕"/>
                <w:color w:val="EE0000"/>
                <w:szCs w:val="20"/>
              </w:rPr>
            </w:pPr>
            <w:ins w:id="707" w:author="first20230519" w:date="2025-10-15T18:21:00Z">
              <w:r w:rsidRPr="005823C0">
                <w:rPr>
                  <w:rFonts w:ascii="맑은 고딕" w:eastAsia="맑은 고딕" w:hAnsi="맑은 고딕"/>
                  <w:color w:val="EE0000"/>
                  <w:szCs w:val="20"/>
                </w:rPr>
                <w:t>65,502</w:t>
              </w:r>
            </w:ins>
          </w:p>
        </w:tc>
      </w:tr>
      <w:tr w:rsidR="00BF1087" w:rsidRPr="002F1D77" w14:paraId="645E9CAB" w14:textId="77777777" w:rsidTr="00FA7360">
        <w:trPr>
          <w:trHeight w:val="20"/>
          <w:jc w:val="right"/>
          <w:ins w:id="708" w:author="first20230519" w:date="2025-10-15T18:21:00Z"/>
        </w:trPr>
        <w:tc>
          <w:tcPr>
            <w:tcW w:w="1599" w:type="dxa"/>
            <w:shd w:val="clear" w:color="auto" w:fill="F2F2F2" w:themeFill="background1" w:themeFillShade="F2"/>
            <w:tcMar>
              <w:bottom w:w="45" w:type="dxa"/>
            </w:tcMar>
            <w:vAlign w:val="center"/>
          </w:tcPr>
          <w:p w14:paraId="3BE71374" w14:textId="77777777" w:rsidR="00BF1087" w:rsidRPr="00BF0313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709" w:author="first20230519" w:date="2025-10-15T18:21:00Z"/>
                <w:rFonts w:asciiTheme="majorHAnsi" w:eastAsiaTheme="majorHAnsi" w:hAnsiTheme="majorHAnsi"/>
                <w:szCs w:val="20"/>
              </w:rPr>
            </w:pPr>
            <w:ins w:id="710" w:author="first20230519" w:date="2025-10-15T18:21:00Z">
              <w:r w:rsidRPr="00BF0313">
                <w:rPr>
                  <w:rFonts w:ascii="맑은 고딕" w:eastAsia="맑은 고딕" w:hAnsi="맑은 고딕" w:hint="eastAsia"/>
                  <w:b/>
                  <w:bCs/>
                  <w:color w:val="000000"/>
                  <w:szCs w:val="20"/>
                </w:rPr>
                <w:t>M1-2</w:t>
              </w:r>
            </w:ins>
          </w:p>
        </w:tc>
        <w:tc>
          <w:tcPr>
            <w:tcW w:w="1694" w:type="dxa"/>
            <w:shd w:val="clear" w:color="auto" w:fill="FFFFFF" w:themeFill="background1"/>
          </w:tcPr>
          <w:p w14:paraId="2AE2278D" w14:textId="77777777" w:rsidR="00BF1087" w:rsidRPr="00BF0313" w:rsidRDefault="00BF1087" w:rsidP="00FA7360">
            <w:pPr>
              <w:spacing w:before="20" w:after="40" w:line="240" w:lineRule="exact"/>
              <w:jc w:val="center"/>
              <w:rPr>
                <w:ins w:id="711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712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분양 예정</w:t>
              </w:r>
            </w:ins>
          </w:p>
        </w:tc>
        <w:tc>
          <w:tcPr>
            <w:tcW w:w="1367" w:type="dxa"/>
            <w:vAlign w:val="center"/>
          </w:tcPr>
          <w:p w14:paraId="411420F8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13" w:author="first20230519" w:date="2025-10-15T18:21:00Z"/>
                <w:rFonts w:asciiTheme="majorHAnsi" w:eastAsiaTheme="majorHAnsi" w:hAnsiTheme="majorHAnsi"/>
                <w:szCs w:val="20"/>
              </w:rPr>
            </w:pPr>
            <w:ins w:id="714" w:author="first20230519" w:date="2025-10-15T18:21:00Z">
              <w:r w:rsidRPr="00BF0313">
                <w:rPr>
                  <w:rFonts w:ascii="맑은 고딕" w:eastAsia="맑은 고딕" w:hAnsi="맑은 고딕"/>
                  <w:color w:val="000000"/>
                  <w:szCs w:val="20"/>
                </w:rPr>
                <w:t>5.14</w:t>
              </w:r>
            </w:ins>
          </w:p>
        </w:tc>
        <w:tc>
          <w:tcPr>
            <w:tcW w:w="1368" w:type="dxa"/>
            <w:vAlign w:val="center"/>
          </w:tcPr>
          <w:p w14:paraId="3C418E47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15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716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95,099</w:t>
              </w:r>
            </w:ins>
          </w:p>
        </w:tc>
        <w:tc>
          <w:tcPr>
            <w:tcW w:w="1367" w:type="dxa"/>
            <w:vAlign w:val="center"/>
          </w:tcPr>
          <w:p w14:paraId="39FC1EDF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17" w:author="first20230519" w:date="2025-10-15T18:21:00Z"/>
                <w:rFonts w:ascii="맑은 고딕" w:eastAsia="맑은 고딕" w:hAnsi="맑은 고딕"/>
                <w:color w:val="EE0000"/>
                <w:szCs w:val="20"/>
              </w:rPr>
            </w:pPr>
            <w:ins w:id="718" w:author="first20230519" w:date="2025-10-15T18:21:00Z">
              <w:r w:rsidRPr="005823C0">
                <w:rPr>
                  <w:rFonts w:ascii="맑은 고딕" w:eastAsia="맑은 고딕" w:hAnsi="맑은 고딕"/>
                  <w:color w:val="EE0000"/>
                  <w:szCs w:val="20"/>
                </w:rPr>
                <w:t>6.50</w:t>
              </w:r>
            </w:ins>
          </w:p>
        </w:tc>
        <w:tc>
          <w:tcPr>
            <w:tcW w:w="1368" w:type="dxa"/>
            <w:vAlign w:val="center"/>
          </w:tcPr>
          <w:p w14:paraId="18392C21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19" w:author="first20230519" w:date="2025-10-15T18:21:00Z"/>
                <w:rFonts w:ascii="맑은 고딕" w:eastAsia="맑은 고딕" w:hAnsi="맑은 고딕"/>
                <w:color w:val="EE0000"/>
                <w:szCs w:val="20"/>
              </w:rPr>
            </w:pPr>
            <w:ins w:id="720" w:author="first20230519" w:date="2025-10-15T18:21:00Z">
              <w:r w:rsidRPr="005823C0">
                <w:rPr>
                  <w:rFonts w:ascii="맑은 고딕" w:eastAsia="맑은 고딕" w:hAnsi="맑은 고딕"/>
                  <w:color w:val="EE0000"/>
                  <w:szCs w:val="20"/>
                </w:rPr>
                <w:t>120,224</w:t>
              </w:r>
            </w:ins>
          </w:p>
        </w:tc>
      </w:tr>
      <w:tr w:rsidR="00BF1087" w:rsidRPr="002F1D77" w14:paraId="501BEA17" w14:textId="77777777" w:rsidTr="00FA7360">
        <w:trPr>
          <w:trHeight w:val="20"/>
          <w:jc w:val="right"/>
          <w:ins w:id="721" w:author="first20230519" w:date="2025-10-15T18:21:00Z"/>
        </w:trPr>
        <w:tc>
          <w:tcPr>
            <w:tcW w:w="1599" w:type="dxa"/>
            <w:shd w:val="clear" w:color="auto" w:fill="F2F2F2" w:themeFill="background1" w:themeFillShade="F2"/>
            <w:tcMar>
              <w:bottom w:w="45" w:type="dxa"/>
            </w:tcMar>
            <w:vAlign w:val="center"/>
          </w:tcPr>
          <w:p w14:paraId="1CAD2C2F" w14:textId="77777777" w:rsidR="00BF1087" w:rsidRPr="00BF0313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722" w:author="first20230519" w:date="2025-10-15T18:21:00Z"/>
                <w:rFonts w:asciiTheme="majorHAnsi" w:eastAsiaTheme="majorHAnsi" w:hAnsiTheme="majorHAnsi"/>
                <w:szCs w:val="20"/>
              </w:rPr>
            </w:pPr>
            <w:ins w:id="723" w:author="first20230519" w:date="2025-10-15T18:21:00Z">
              <w:r w:rsidRPr="00BF0313">
                <w:rPr>
                  <w:rFonts w:ascii="맑은 고딕" w:eastAsia="맑은 고딕" w:hAnsi="맑은 고딕" w:hint="eastAsia"/>
                  <w:b/>
                  <w:bCs/>
                  <w:color w:val="000000"/>
                  <w:szCs w:val="20"/>
                </w:rPr>
                <w:t>M2</w:t>
              </w:r>
            </w:ins>
          </w:p>
        </w:tc>
        <w:tc>
          <w:tcPr>
            <w:tcW w:w="1694" w:type="dxa"/>
            <w:shd w:val="clear" w:color="auto" w:fill="FFFFFF" w:themeFill="background1"/>
          </w:tcPr>
          <w:p w14:paraId="3A84B54E" w14:textId="77777777" w:rsidR="00BF1087" w:rsidRPr="00BF0313" w:rsidRDefault="00BF1087" w:rsidP="00FA7360">
            <w:pPr>
              <w:spacing w:before="20" w:after="40" w:line="240" w:lineRule="exact"/>
              <w:jc w:val="center"/>
              <w:rPr>
                <w:ins w:id="724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proofErr w:type="spellStart"/>
            <w:ins w:id="725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퍼시스</w:t>
              </w:r>
              <w:proofErr w:type="spellEnd"/>
            </w:ins>
          </w:p>
        </w:tc>
        <w:tc>
          <w:tcPr>
            <w:tcW w:w="1367" w:type="dxa"/>
            <w:vAlign w:val="center"/>
          </w:tcPr>
          <w:p w14:paraId="102C4DF3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26" w:author="first20230519" w:date="2025-10-15T18:21:00Z"/>
                <w:rFonts w:asciiTheme="majorHAnsi" w:eastAsiaTheme="majorHAnsi" w:hAnsiTheme="majorHAnsi"/>
                <w:szCs w:val="20"/>
              </w:rPr>
            </w:pPr>
            <w:ins w:id="727" w:author="first20230519" w:date="2025-10-15T18:21:00Z">
              <w:r w:rsidRPr="00BF0313">
                <w:rPr>
                  <w:rFonts w:ascii="맑은 고딕" w:eastAsia="맑은 고딕" w:hAnsi="맑은 고딕"/>
                  <w:color w:val="000000"/>
                  <w:szCs w:val="20"/>
                </w:rPr>
                <w:t>5.14</w:t>
              </w:r>
            </w:ins>
          </w:p>
        </w:tc>
        <w:tc>
          <w:tcPr>
            <w:tcW w:w="1368" w:type="dxa"/>
            <w:vAlign w:val="center"/>
          </w:tcPr>
          <w:p w14:paraId="0EB72A3D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28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729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147,460</w:t>
              </w:r>
            </w:ins>
          </w:p>
        </w:tc>
        <w:tc>
          <w:tcPr>
            <w:tcW w:w="1367" w:type="dxa"/>
            <w:vAlign w:val="center"/>
          </w:tcPr>
          <w:p w14:paraId="23DC1A2A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30" w:author="first20230519" w:date="2025-10-15T18:21:00Z"/>
                <w:rFonts w:ascii="맑은 고딕" w:eastAsia="맑은 고딕" w:hAnsi="맑은 고딕"/>
                <w:color w:val="EE0000"/>
                <w:szCs w:val="20"/>
              </w:rPr>
            </w:pPr>
            <w:ins w:id="731" w:author="first20230519" w:date="2025-10-15T18:21:00Z">
              <w:r w:rsidRPr="00BF0313">
                <w:rPr>
                  <w:rFonts w:ascii="맑은 고딕" w:eastAsia="맑은 고딕" w:hAnsi="맑은 고딕"/>
                  <w:color w:val="EE0000"/>
                  <w:szCs w:val="20"/>
                </w:rPr>
                <w:t>5.85</w:t>
              </w:r>
            </w:ins>
          </w:p>
        </w:tc>
        <w:tc>
          <w:tcPr>
            <w:tcW w:w="1368" w:type="dxa"/>
            <w:vAlign w:val="center"/>
          </w:tcPr>
          <w:p w14:paraId="4DE472FB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32" w:author="first20230519" w:date="2025-10-15T18:21:00Z"/>
                <w:rFonts w:ascii="맑은 고딕" w:eastAsia="맑은 고딕" w:hAnsi="맑은 고딕"/>
                <w:color w:val="EE0000"/>
                <w:szCs w:val="20"/>
              </w:rPr>
            </w:pPr>
            <w:ins w:id="733" w:author="first20230519" w:date="2025-10-15T18:21:00Z">
              <w:r w:rsidRPr="00D236C6">
                <w:rPr>
                  <w:rFonts w:ascii="맑은 고딕" w:eastAsia="맑은 고딕" w:hAnsi="맑은 고딕"/>
                  <w:color w:val="EE0000"/>
                  <w:szCs w:val="20"/>
                </w:rPr>
                <w:t>167,471(*1)</w:t>
              </w:r>
            </w:ins>
          </w:p>
        </w:tc>
      </w:tr>
      <w:tr w:rsidR="00BF1087" w:rsidRPr="002F1D77" w14:paraId="6BA5F2AF" w14:textId="77777777" w:rsidTr="00FA7360">
        <w:trPr>
          <w:trHeight w:val="20"/>
          <w:jc w:val="right"/>
          <w:ins w:id="734" w:author="first20230519" w:date="2025-10-15T18:21:00Z"/>
        </w:trPr>
        <w:tc>
          <w:tcPr>
            <w:tcW w:w="1599" w:type="dxa"/>
            <w:shd w:val="clear" w:color="auto" w:fill="F2F2F2" w:themeFill="background1" w:themeFillShade="F2"/>
            <w:tcMar>
              <w:bottom w:w="45" w:type="dxa"/>
            </w:tcMar>
            <w:vAlign w:val="center"/>
          </w:tcPr>
          <w:p w14:paraId="59F04534" w14:textId="77777777" w:rsidR="00BF1087" w:rsidRPr="00BF0313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735" w:author="first20230519" w:date="2025-10-15T18:21:00Z"/>
                <w:rFonts w:asciiTheme="majorHAnsi" w:eastAsiaTheme="majorHAnsi" w:hAnsiTheme="majorHAnsi"/>
                <w:szCs w:val="20"/>
              </w:rPr>
            </w:pPr>
            <w:ins w:id="736" w:author="first20230519" w:date="2025-10-15T18:21:00Z">
              <w:r w:rsidRPr="00BF0313">
                <w:rPr>
                  <w:rFonts w:ascii="맑은 고딕" w:eastAsia="맑은 고딕" w:hAnsi="맑은 고딕" w:hint="eastAsia"/>
                  <w:b/>
                  <w:bCs/>
                  <w:color w:val="000000"/>
                  <w:szCs w:val="20"/>
                </w:rPr>
                <w:t>M4</w:t>
              </w:r>
            </w:ins>
          </w:p>
        </w:tc>
        <w:tc>
          <w:tcPr>
            <w:tcW w:w="1694" w:type="dxa"/>
            <w:shd w:val="clear" w:color="auto" w:fill="FFFFFF" w:themeFill="background1"/>
          </w:tcPr>
          <w:p w14:paraId="719BB55A" w14:textId="77777777" w:rsidR="00BF1087" w:rsidRPr="00BF0313" w:rsidRDefault="00BF1087" w:rsidP="00FA7360">
            <w:pPr>
              <w:spacing w:before="20" w:after="40" w:line="240" w:lineRule="exact"/>
              <w:jc w:val="center"/>
              <w:rPr>
                <w:ins w:id="737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738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옵션계약(퍼시픽)</w:t>
              </w:r>
            </w:ins>
          </w:p>
        </w:tc>
        <w:tc>
          <w:tcPr>
            <w:tcW w:w="1367" w:type="dxa"/>
            <w:vAlign w:val="center"/>
          </w:tcPr>
          <w:p w14:paraId="7D893940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39" w:author="first20230519" w:date="2025-10-15T18:21:00Z"/>
                <w:rFonts w:asciiTheme="majorHAnsi" w:eastAsiaTheme="majorHAnsi" w:hAnsiTheme="majorHAnsi"/>
                <w:szCs w:val="20"/>
              </w:rPr>
            </w:pPr>
            <w:ins w:id="740" w:author="first20230519" w:date="2025-10-15T18:21:00Z">
              <w:r w:rsidRPr="00BF0313">
                <w:rPr>
                  <w:rFonts w:ascii="맑은 고딕" w:eastAsia="맑은 고딕" w:hAnsi="맑은 고딕"/>
                  <w:color w:val="000000"/>
                  <w:szCs w:val="20"/>
                </w:rPr>
                <w:t>5.14</w:t>
              </w:r>
            </w:ins>
          </w:p>
        </w:tc>
        <w:tc>
          <w:tcPr>
            <w:tcW w:w="1368" w:type="dxa"/>
            <w:vAlign w:val="center"/>
          </w:tcPr>
          <w:p w14:paraId="14663A53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41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742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48,590</w:t>
              </w:r>
            </w:ins>
          </w:p>
        </w:tc>
        <w:tc>
          <w:tcPr>
            <w:tcW w:w="1367" w:type="dxa"/>
            <w:vAlign w:val="center"/>
          </w:tcPr>
          <w:p w14:paraId="30D82F2F" w14:textId="77777777" w:rsidR="00BF1087" w:rsidRPr="001D72B0" w:rsidRDefault="00BF1087" w:rsidP="00FA7360">
            <w:pPr>
              <w:spacing w:line="240" w:lineRule="exact"/>
              <w:contextualSpacing/>
              <w:jc w:val="center"/>
              <w:rPr>
                <w:ins w:id="743" w:author="first20230519" w:date="2025-10-15T18:21:00Z"/>
                <w:rFonts w:ascii="맑은 고딕" w:eastAsia="맑은 고딕" w:hAnsi="맑은 고딕"/>
                <w:b/>
                <w:bCs/>
                <w:color w:val="EE0000"/>
                <w:szCs w:val="20"/>
              </w:rPr>
            </w:pPr>
            <w:ins w:id="744" w:author="first20230519" w:date="2025-10-15T18:21:00Z">
              <w:r w:rsidRPr="001D72B0">
                <w:rPr>
                  <w:rFonts w:ascii="맑은 고딕" w:eastAsia="맑은 고딕" w:hAnsi="맑은 고딕"/>
                  <w:b/>
                  <w:bCs/>
                  <w:color w:val="EE0000"/>
                  <w:szCs w:val="20"/>
                </w:rPr>
                <w:t>6.50</w:t>
              </w:r>
            </w:ins>
          </w:p>
        </w:tc>
        <w:tc>
          <w:tcPr>
            <w:tcW w:w="1368" w:type="dxa"/>
            <w:vAlign w:val="center"/>
          </w:tcPr>
          <w:p w14:paraId="7096FE48" w14:textId="77777777" w:rsidR="00BF1087" w:rsidRPr="001D72B0" w:rsidRDefault="00BF1087" w:rsidP="00FA7360">
            <w:pPr>
              <w:spacing w:line="240" w:lineRule="exact"/>
              <w:contextualSpacing/>
              <w:jc w:val="center"/>
              <w:rPr>
                <w:ins w:id="745" w:author="first20230519" w:date="2025-10-15T18:21:00Z"/>
                <w:rFonts w:ascii="맑은 고딕" w:eastAsia="맑은 고딕" w:hAnsi="맑은 고딕"/>
                <w:b/>
                <w:bCs/>
                <w:color w:val="EE0000"/>
                <w:szCs w:val="20"/>
              </w:rPr>
            </w:pPr>
            <w:ins w:id="746" w:author="first20230519" w:date="2025-10-15T18:21:00Z">
              <w:r w:rsidRPr="001D72B0">
                <w:rPr>
                  <w:rFonts w:ascii="맑은 고딕" w:eastAsia="맑은 고딕" w:hAnsi="맑은 고딕"/>
                  <w:b/>
                  <w:bCs/>
                  <w:color w:val="EE0000"/>
                  <w:szCs w:val="20"/>
                </w:rPr>
                <w:t>61,430</w:t>
              </w:r>
            </w:ins>
          </w:p>
        </w:tc>
      </w:tr>
      <w:tr w:rsidR="00BF1087" w:rsidRPr="002F1D77" w14:paraId="7ED76E76" w14:textId="77777777" w:rsidTr="00FA7360">
        <w:trPr>
          <w:trHeight w:val="20"/>
          <w:jc w:val="right"/>
          <w:ins w:id="747" w:author="first20230519" w:date="2025-10-15T18:21:00Z"/>
        </w:trPr>
        <w:tc>
          <w:tcPr>
            <w:tcW w:w="1599" w:type="dxa"/>
            <w:shd w:val="clear" w:color="auto" w:fill="F2F2F2" w:themeFill="background1" w:themeFillShade="F2"/>
            <w:tcMar>
              <w:bottom w:w="45" w:type="dxa"/>
            </w:tcMar>
            <w:vAlign w:val="center"/>
          </w:tcPr>
          <w:p w14:paraId="585C1E61" w14:textId="77777777" w:rsidR="00BF1087" w:rsidRPr="00BF0313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748" w:author="first20230519" w:date="2025-10-15T18:21:00Z"/>
                <w:rFonts w:asciiTheme="majorHAnsi" w:eastAsiaTheme="majorHAnsi" w:hAnsiTheme="majorHAnsi"/>
                <w:szCs w:val="20"/>
              </w:rPr>
            </w:pPr>
            <w:ins w:id="749" w:author="first20230519" w:date="2025-10-15T18:21:00Z">
              <w:r w:rsidRPr="00BF0313">
                <w:rPr>
                  <w:rFonts w:ascii="맑은 고딕" w:eastAsia="맑은 고딕" w:hAnsi="맑은 고딕" w:hint="eastAsia"/>
                  <w:b/>
                  <w:bCs/>
                  <w:color w:val="000000"/>
                  <w:szCs w:val="20"/>
                </w:rPr>
                <w:t>M5</w:t>
              </w:r>
            </w:ins>
          </w:p>
        </w:tc>
        <w:tc>
          <w:tcPr>
            <w:tcW w:w="1694" w:type="dxa"/>
            <w:shd w:val="clear" w:color="auto" w:fill="FFFFFF" w:themeFill="background1"/>
            <w:vAlign w:val="center"/>
          </w:tcPr>
          <w:p w14:paraId="61066459" w14:textId="77777777" w:rsidR="00BF1087" w:rsidRPr="00BF0313" w:rsidRDefault="00BF1087" w:rsidP="00FA7360">
            <w:pPr>
              <w:spacing w:before="20" w:after="40" w:line="240" w:lineRule="exact"/>
              <w:jc w:val="center"/>
              <w:rPr>
                <w:ins w:id="750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751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분양 예정</w:t>
              </w:r>
            </w:ins>
          </w:p>
        </w:tc>
        <w:tc>
          <w:tcPr>
            <w:tcW w:w="1367" w:type="dxa"/>
            <w:vAlign w:val="center"/>
          </w:tcPr>
          <w:p w14:paraId="4D44A6DD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52" w:author="first20230519" w:date="2025-10-15T18:21:00Z"/>
                <w:rFonts w:asciiTheme="majorHAnsi" w:eastAsiaTheme="majorHAnsi" w:hAnsiTheme="majorHAnsi"/>
                <w:szCs w:val="20"/>
              </w:rPr>
            </w:pPr>
            <w:ins w:id="753" w:author="first20230519" w:date="2025-10-15T18:21:00Z">
              <w:r w:rsidRPr="00BF0313">
                <w:rPr>
                  <w:rFonts w:ascii="맑은 고딕" w:eastAsia="맑은 고딕" w:hAnsi="맑은 고딕"/>
                  <w:color w:val="000000"/>
                  <w:szCs w:val="20"/>
                </w:rPr>
                <w:t>5.14</w:t>
              </w:r>
            </w:ins>
          </w:p>
        </w:tc>
        <w:tc>
          <w:tcPr>
            <w:tcW w:w="1368" w:type="dxa"/>
            <w:vAlign w:val="center"/>
          </w:tcPr>
          <w:p w14:paraId="5DC241C7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54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755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96,464</w:t>
              </w:r>
            </w:ins>
          </w:p>
        </w:tc>
        <w:tc>
          <w:tcPr>
            <w:tcW w:w="1367" w:type="dxa"/>
            <w:vAlign w:val="center"/>
          </w:tcPr>
          <w:p w14:paraId="006252CD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56" w:author="first20230519" w:date="2025-10-15T18:21:00Z"/>
                <w:rFonts w:ascii="맑은 고딕" w:eastAsia="맑은 고딕" w:hAnsi="맑은 고딕"/>
                <w:color w:val="EE0000"/>
                <w:szCs w:val="20"/>
              </w:rPr>
            </w:pPr>
            <w:ins w:id="757" w:author="first20230519" w:date="2025-10-15T18:21:00Z">
              <w:r w:rsidRPr="00BF0313">
                <w:rPr>
                  <w:rFonts w:ascii="맑은 고딕" w:eastAsia="맑은 고딕" w:hAnsi="맑은 고딕"/>
                  <w:color w:val="EE0000"/>
                  <w:szCs w:val="20"/>
                </w:rPr>
                <w:t>7.00</w:t>
              </w:r>
            </w:ins>
          </w:p>
        </w:tc>
        <w:tc>
          <w:tcPr>
            <w:tcW w:w="1368" w:type="dxa"/>
            <w:vAlign w:val="center"/>
          </w:tcPr>
          <w:p w14:paraId="570F3E57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58" w:author="first20230519" w:date="2025-10-15T18:21:00Z"/>
                <w:rFonts w:ascii="맑은 고딕" w:eastAsia="맑은 고딕" w:hAnsi="맑은 고딕"/>
                <w:color w:val="EE0000"/>
                <w:szCs w:val="20"/>
              </w:rPr>
            </w:pPr>
            <w:ins w:id="759" w:author="first20230519" w:date="2025-10-15T18:21:00Z">
              <w:r w:rsidRPr="00BF0313">
                <w:rPr>
                  <w:rFonts w:ascii="맑은 고딕" w:eastAsia="맑은 고딕" w:hAnsi="맑은 고딕"/>
                  <w:color w:val="EE0000"/>
                  <w:szCs w:val="20"/>
                </w:rPr>
                <w:t>131,334</w:t>
              </w:r>
            </w:ins>
          </w:p>
        </w:tc>
      </w:tr>
      <w:tr w:rsidR="00BF1087" w:rsidRPr="002F1D77" w14:paraId="617D0E0E" w14:textId="77777777" w:rsidTr="00FA7360">
        <w:trPr>
          <w:trHeight w:val="20"/>
          <w:jc w:val="right"/>
          <w:ins w:id="760" w:author="first20230519" w:date="2025-10-15T18:21:00Z"/>
        </w:trPr>
        <w:tc>
          <w:tcPr>
            <w:tcW w:w="1599" w:type="dxa"/>
            <w:shd w:val="clear" w:color="auto" w:fill="F2F2F2" w:themeFill="background1" w:themeFillShade="F2"/>
            <w:tcMar>
              <w:bottom w:w="45" w:type="dxa"/>
            </w:tcMar>
            <w:vAlign w:val="center"/>
          </w:tcPr>
          <w:p w14:paraId="29B5B1CF" w14:textId="77777777" w:rsidR="00BF1087" w:rsidRPr="00BF0313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761" w:author="first20230519" w:date="2025-10-15T18:21:00Z"/>
                <w:rFonts w:asciiTheme="majorHAnsi" w:eastAsiaTheme="majorHAnsi" w:hAnsiTheme="majorHAnsi"/>
                <w:szCs w:val="20"/>
              </w:rPr>
            </w:pPr>
            <w:ins w:id="762" w:author="first20230519" w:date="2025-10-15T18:21:00Z">
              <w:r w:rsidRPr="00BF0313">
                <w:rPr>
                  <w:rFonts w:ascii="맑은 고딕" w:eastAsia="맑은 고딕" w:hAnsi="맑은 고딕" w:hint="eastAsia"/>
                  <w:b/>
                  <w:bCs/>
                  <w:color w:val="000000"/>
                  <w:szCs w:val="20"/>
                </w:rPr>
                <w:t>M6</w:t>
              </w:r>
            </w:ins>
          </w:p>
        </w:tc>
        <w:tc>
          <w:tcPr>
            <w:tcW w:w="1694" w:type="dxa"/>
            <w:shd w:val="clear" w:color="auto" w:fill="FFFFFF" w:themeFill="background1"/>
          </w:tcPr>
          <w:p w14:paraId="3A731F4D" w14:textId="77777777" w:rsidR="00BF1087" w:rsidRPr="00BF0313" w:rsidRDefault="00BF1087" w:rsidP="00FA7360">
            <w:pPr>
              <w:spacing w:before="20" w:after="40" w:line="240" w:lineRule="exact"/>
              <w:jc w:val="center"/>
              <w:rPr>
                <w:ins w:id="763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764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옵션계약(퍼시픽)</w:t>
              </w:r>
            </w:ins>
          </w:p>
        </w:tc>
        <w:tc>
          <w:tcPr>
            <w:tcW w:w="1367" w:type="dxa"/>
            <w:vAlign w:val="center"/>
          </w:tcPr>
          <w:p w14:paraId="6D84A34A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65" w:author="first20230519" w:date="2025-10-15T18:21:00Z"/>
                <w:rFonts w:asciiTheme="majorHAnsi" w:eastAsiaTheme="majorHAnsi" w:hAnsiTheme="majorHAnsi"/>
                <w:szCs w:val="20"/>
              </w:rPr>
            </w:pPr>
            <w:ins w:id="766" w:author="first20230519" w:date="2025-10-15T18:21:00Z">
              <w:r w:rsidRPr="00BF0313">
                <w:rPr>
                  <w:rFonts w:ascii="맑은 고딕" w:eastAsia="맑은 고딕" w:hAnsi="맑은 고딕"/>
                  <w:color w:val="000000"/>
                  <w:szCs w:val="20"/>
                </w:rPr>
                <w:t>5.14</w:t>
              </w:r>
            </w:ins>
          </w:p>
        </w:tc>
        <w:tc>
          <w:tcPr>
            <w:tcW w:w="1368" w:type="dxa"/>
            <w:vAlign w:val="center"/>
          </w:tcPr>
          <w:p w14:paraId="14793151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67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768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69,242</w:t>
              </w:r>
            </w:ins>
          </w:p>
        </w:tc>
        <w:tc>
          <w:tcPr>
            <w:tcW w:w="1367" w:type="dxa"/>
            <w:vAlign w:val="center"/>
          </w:tcPr>
          <w:p w14:paraId="0865A567" w14:textId="77777777" w:rsidR="00BF1087" w:rsidRPr="001D72B0" w:rsidRDefault="00BF1087" w:rsidP="00FA7360">
            <w:pPr>
              <w:spacing w:line="240" w:lineRule="exact"/>
              <w:contextualSpacing/>
              <w:jc w:val="center"/>
              <w:rPr>
                <w:ins w:id="769" w:author="first20230519" w:date="2025-10-15T18:21:00Z"/>
                <w:rFonts w:ascii="맑은 고딕" w:eastAsia="맑은 고딕" w:hAnsi="맑은 고딕"/>
                <w:b/>
                <w:bCs/>
                <w:color w:val="EE0000"/>
                <w:szCs w:val="20"/>
              </w:rPr>
            </w:pPr>
            <w:ins w:id="770" w:author="first20230519" w:date="2025-10-15T18:21:00Z">
              <w:r w:rsidRPr="001D72B0">
                <w:rPr>
                  <w:rFonts w:ascii="맑은 고딕" w:eastAsia="맑은 고딕" w:hAnsi="맑은 고딕" w:hint="eastAsia"/>
                  <w:b/>
                  <w:bCs/>
                  <w:color w:val="EE0000"/>
                  <w:szCs w:val="20"/>
                </w:rPr>
                <w:t>6.50</w:t>
              </w:r>
            </w:ins>
          </w:p>
        </w:tc>
        <w:tc>
          <w:tcPr>
            <w:tcW w:w="1368" w:type="dxa"/>
            <w:vAlign w:val="center"/>
          </w:tcPr>
          <w:p w14:paraId="3E872401" w14:textId="77777777" w:rsidR="00BF1087" w:rsidRPr="001D72B0" w:rsidRDefault="00BF1087" w:rsidP="00FA7360">
            <w:pPr>
              <w:spacing w:line="240" w:lineRule="exact"/>
              <w:contextualSpacing/>
              <w:jc w:val="center"/>
              <w:rPr>
                <w:ins w:id="771" w:author="first20230519" w:date="2025-10-15T18:21:00Z"/>
                <w:rFonts w:ascii="맑은 고딕" w:eastAsia="맑은 고딕" w:hAnsi="맑은 고딕"/>
                <w:b/>
                <w:bCs/>
                <w:color w:val="EE0000"/>
                <w:szCs w:val="20"/>
              </w:rPr>
            </w:pPr>
            <w:ins w:id="772" w:author="first20230519" w:date="2025-10-15T18:21:00Z">
              <w:r w:rsidRPr="001D72B0">
                <w:rPr>
                  <w:rFonts w:ascii="맑은 고딕" w:eastAsia="맑은 고딕" w:hAnsi="맑은 고딕" w:hint="eastAsia"/>
                  <w:b/>
                  <w:bCs/>
                  <w:color w:val="EE0000"/>
                  <w:szCs w:val="20"/>
                </w:rPr>
                <w:t>87,537</w:t>
              </w:r>
            </w:ins>
          </w:p>
        </w:tc>
      </w:tr>
      <w:tr w:rsidR="00BF1087" w:rsidRPr="002F1D77" w14:paraId="4A4B6825" w14:textId="77777777" w:rsidTr="00FA7360">
        <w:trPr>
          <w:trHeight w:val="20"/>
          <w:jc w:val="right"/>
          <w:ins w:id="773" w:author="first20230519" w:date="2025-10-15T18:21:00Z"/>
        </w:trPr>
        <w:tc>
          <w:tcPr>
            <w:tcW w:w="1599" w:type="dxa"/>
            <w:shd w:val="clear" w:color="auto" w:fill="F2F2F2" w:themeFill="background1" w:themeFillShade="F2"/>
            <w:tcMar>
              <w:bottom w:w="45" w:type="dxa"/>
            </w:tcMar>
            <w:vAlign w:val="center"/>
          </w:tcPr>
          <w:p w14:paraId="15912B2C" w14:textId="77777777" w:rsidR="00BF1087" w:rsidRPr="00BF0313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774" w:author="first20230519" w:date="2025-10-15T18:21:00Z"/>
                <w:rFonts w:asciiTheme="majorHAnsi" w:eastAsiaTheme="majorHAnsi" w:hAnsiTheme="majorHAnsi"/>
                <w:szCs w:val="20"/>
              </w:rPr>
            </w:pPr>
            <w:ins w:id="775" w:author="first20230519" w:date="2025-10-15T18:21:00Z">
              <w:r w:rsidRPr="00BF0313">
                <w:rPr>
                  <w:rFonts w:ascii="맑은 고딕" w:eastAsia="맑은 고딕" w:hAnsi="맑은 고딕" w:hint="eastAsia"/>
                  <w:b/>
                  <w:bCs/>
                  <w:color w:val="000000"/>
                  <w:szCs w:val="20"/>
                </w:rPr>
                <w:t>M7</w:t>
              </w:r>
            </w:ins>
          </w:p>
        </w:tc>
        <w:tc>
          <w:tcPr>
            <w:tcW w:w="1694" w:type="dxa"/>
            <w:shd w:val="clear" w:color="auto" w:fill="FFFFFF" w:themeFill="background1"/>
            <w:vAlign w:val="center"/>
          </w:tcPr>
          <w:p w14:paraId="7D31E2AA" w14:textId="77777777" w:rsidR="00BF1087" w:rsidRPr="00BF0313" w:rsidRDefault="00BF1087" w:rsidP="00FA7360">
            <w:pPr>
              <w:spacing w:before="20" w:after="40" w:line="240" w:lineRule="exact"/>
              <w:jc w:val="center"/>
              <w:rPr>
                <w:ins w:id="776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777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분양 예정</w:t>
              </w:r>
            </w:ins>
          </w:p>
        </w:tc>
        <w:tc>
          <w:tcPr>
            <w:tcW w:w="1367" w:type="dxa"/>
            <w:vAlign w:val="center"/>
          </w:tcPr>
          <w:p w14:paraId="7DD18FFC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78" w:author="first20230519" w:date="2025-10-15T18:21:00Z"/>
                <w:rFonts w:asciiTheme="majorHAnsi" w:eastAsiaTheme="majorHAnsi" w:hAnsiTheme="majorHAnsi"/>
                <w:szCs w:val="20"/>
              </w:rPr>
            </w:pPr>
            <w:ins w:id="779" w:author="first20230519" w:date="2025-10-15T18:21:00Z">
              <w:r w:rsidRPr="00BF0313">
                <w:rPr>
                  <w:rFonts w:ascii="맑은 고딕" w:eastAsia="맑은 고딕" w:hAnsi="맑은 고딕"/>
                  <w:color w:val="000000"/>
                  <w:szCs w:val="20"/>
                </w:rPr>
                <w:t>5.14</w:t>
              </w:r>
            </w:ins>
          </w:p>
        </w:tc>
        <w:tc>
          <w:tcPr>
            <w:tcW w:w="1368" w:type="dxa"/>
            <w:vAlign w:val="center"/>
          </w:tcPr>
          <w:p w14:paraId="6B8DBD0A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80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781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75,233</w:t>
              </w:r>
            </w:ins>
          </w:p>
        </w:tc>
        <w:tc>
          <w:tcPr>
            <w:tcW w:w="1367" w:type="dxa"/>
            <w:vAlign w:val="center"/>
          </w:tcPr>
          <w:p w14:paraId="379A2AA2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82" w:author="first20230519" w:date="2025-10-15T18:21:00Z"/>
                <w:rFonts w:ascii="맑은 고딕" w:eastAsia="맑은 고딕" w:hAnsi="맑은 고딕"/>
                <w:color w:val="EE0000"/>
                <w:szCs w:val="20"/>
              </w:rPr>
            </w:pPr>
            <w:ins w:id="783" w:author="first20230519" w:date="2025-10-15T18:21:00Z">
              <w:r w:rsidRPr="00BF0313">
                <w:rPr>
                  <w:rFonts w:ascii="맑은 고딕" w:eastAsia="맑은 고딕" w:hAnsi="맑은 고딕"/>
                  <w:color w:val="EE0000"/>
                  <w:szCs w:val="20"/>
                </w:rPr>
                <w:t>7.00</w:t>
              </w:r>
            </w:ins>
          </w:p>
        </w:tc>
        <w:tc>
          <w:tcPr>
            <w:tcW w:w="1368" w:type="dxa"/>
            <w:vAlign w:val="center"/>
          </w:tcPr>
          <w:p w14:paraId="30626863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84" w:author="first20230519" w:date="2025-10-15T18:21:00Z"/>
                <w:rFonts w:ascii="맑은 고딕" w:eastAsia="맑은 고딕" w:hAnsi="맑은 고딕"/>
                <w:color w:val="EE0000"/>
                <w:szCs w:val="20"/>
              </w:rPr>
            </w:pPr>
            <w:ins w:id="785" w:author="first20230519" w:date="2025-10-15T18:21:00Z">
              <w:r w:rsidRPr="00BF0313">
                <w:rPr>
                  <w:rFonts w:ascii="맑은 고딕" w:eastAsia="맑은 고딕" w:hAnsi="맑은 고딕"/>
                  <w:color w:val="EE0000"/>
                  <w:szCs w:val="20"/>
                </w:rPr>
                <w:t>102,426</w:t>
              </w:r>
            </w:ins>
          </w:p>
        </w:tc>
      </w:tr>
      <w:tr w:rsidR="00BF1087" w:rsidRPr="002F1D77" w14:paraId="35DD1A07" w14:textId="77777777" w:rsidTr="00FA7360">
        <w:trPr>
          <w:trHeight w:val="20"/>
          <w:jc w:val="right"/>
          <w:ins w:id="786" w:author="first20230519" w:date="2025-10-15T18:21:00Z"/>
        </w:trPr>
        <w:tc>
          <w:tcPr>
            <w:tcW w:w="1599" w:type="dxa"/>
            <w:shd w:val="clear" w:color="auto" w:fill="F2F2F2" w:themeFill="background1" w:themeFillShade="F2"/>
            <w:tcMar>
              <w:bottom w:w="45" w:type="dxa"/>
            </w:tcMar>
            <w:vAlign w:val="center"/>
          </w:tcPr>
          <w:p w14:paraId="49E72689" w14:textId="77777777" w:rsidR="00BF1087" w:rsidRPr="00BF0313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787" w:author="first20230519" w:date="2025-10-15T18:21:00Z"/>
                <w:rFonts w:asciiTheme="majorHAnsi" w:eastAsiaTheme="majorHAnsi" w:hAnsiTheme="majorHAnsi"/>
                <w:szCs w:val="20"/>
              </w:rPr>
            </w:pPr>
            <w:ins w:id="788" w:author="first20230519" w:date="2025-10-15T18:21:00Z">
              <w:r w:rsidRPr="00BF0313">
                <w:rPr>
                  <w:rFonts w:ascii="맑은 고딕" w:eastAsia="맑은 고딕" w:hAnsi="맑은 고딕" w:hint="eastAsia"/>
                  <w:b/>
                  <w:bCs/>
                  <w:color w:val="000000"/>
                  <w:szCs w:val="20"/>
                </w:rPr>
                <w:t>M8</w:t>
              </w:r>
            </w:ins>
          </w:p>
        </w:tc>
        <w:tc>
          <w:tcPr>
            <w:tcW w:w="1694" w:type="dxa"/>
            <w:shd w:val="clear" w:color="auto" w:fill="FFFFFF" w:themeFill="background1"/>
          </w:tcPr>
          <w:p w14:paraId="43BE4078" w14:textId="77777777" w:rsidR="00BF1087" w:rsidRPr="00BF0313" w:rsidRDefault="00BF1087" w:rsidP="00FA7360">
            <w:pPr>
              <w:spacing w:before="20" w:after="40" w:line="240" w:lineRule="exact"/>
              <w:jc w:val="center"/>
              <w:rPr>
                <w:ins w:id="789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790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옵션계약(ADF)</w:t>
              </w:r>
            </w:ins>
          </w:p>
        </w:tc>
        <w:tc>
          <w:tcPr>
            <w:tcW w:w="1367" w:type="dxa"/>
            <w:vAlign w:val="center"/>
          </w:tcPr>
          <w:p w14:paraId="74BC083E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91" w:author="first20230519" w:date="2025-10-15T18:21:00Z"/>
                <w:rFonts w:asciiTheme="majorHAnsi" w:eastAsiaTheme="majorHAnsi" w:hAnsiTheme="majorHAnsi"/>
                <w:szCs w:val="20"/>
              </w:rPr>
            </w:pPr>
            <w:ins w:id="792" w:author="first20230519" w:date="2025-10-15T18:21:00Z">
              <w:r w:rsidRPr="00BF0313">
                <w:rPr>
                  <w:rFonts w:ascii="맑은 고딕" w:eastAsia="맑은 고딕" w:hAnsi="맑은 고딕"/>
                  <w:color w:val="000000"/>
                  <w:szCs w:val="20"/>
                </w:rPr>
                <w:t>5.14</w:t>
              </w:r>
            </w:ins>
          </w:p>
        </w:tc>
        <w:tc>
          <w:tcPr>
            <w:tcW w:w="1368" w:type="dxa"/>
            <w:vAlign w:val="center"/>
          </w:tcPr>
          <w:p w14:paraId="6C952BC1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793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794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168,188</w:t>
              </w:r>
            </w:ins>
          </w:p>
        </w:tc>
        <w:tc>
          <w:tcPr>
            <w:tcW w:w="1367" w:type="dxa"/>
            <w:vAlign w:val="center"/>
          </w:tcPr>
          <w:p w14:paraId="31BC876C" w14:textId="77777777" w:rsidR="00BF1087" w:rsidRPr="001D72B0" w:rsidRDefault="00BF1087" w:rsidP="00FA7360">
            <w:pPr>
              <w:spacing w:line="240" w:lineRule="exact"/>
              <w:contextualSpacing/>
              <w:jc w:val="center"/>
              <w:rPr>
                <w:ins w:id="795" w:author="first20230519" w:date="2025-10-15T18:21:00Z"/>
                <w:rFonts w:ascii="맑은 고딕" w:eastAsia="맑은 고딕" w:hAnsi="맑은 고딕"/>
                <w:b/>
                <w:bCs/>
                <w:color w:val="EE0000"/>
                <w:szCs w:val="20"/>
              </w:rPr>
            </w:pPr>
            <w:ins w:id="796" w:author="first20230519" w:date="2025-10-15T18:21:00Z">
              <w:r w:rsidRPr="001D72B0">
                <w:rPr>
                  <w:rFonts w:ascii="맑은 고딕" w:eastAsia="맑은 고딕" w:hAnsi="맑은 고딕"/>
                  <w:b/>
                  <w:bCs/>
                  <w:color w:val="EE0000"/>
                  <w:szCs w:val="20"/>
                </w:rPr>
                <w:t>6.50</w:t>
              </w:r>
            </w:ins>
          </w:p>
        </w:tc>
        <w:tc>
          <w:tcPr>
            <w:tcW w:w="1368" w:type="dxa"/>
            <w:vAlign w:val="center"/>
          </w:tcPr>
          <w:p w14:paraId="28A3FAE6" w14:textId="77777777" w:rsidR="00BF1087" w:rsidRPr="001D72B0" w:rsidRDefault="00BF1087" w:rsidP="00FA7360">
            <w:pPr>
              <w:spacing w:line="240" w:lineRule="exact"/>
              <w:contextualSpacing/>
              <w:jc w:val="center"/>
              <w:rPr>
                <w:ins w:id="797" w:author="first20230519" w:date="2025-10-15T18:21:00Z"/>
                <w:rFonts w:ascii="맑은 고딕" w:eastAsia="맑은 고딕" w:hAnsi="맑은 고딕"/>
                <w:b/>
                <w:bCs/>
                <w:color w:val="EE0000"/>
                <w:szCs w:val="20"/>
              </w:rPr>
            </w:pPr>
            <w:ins w:id="798" w:author="first20230519" w:date="2025-10-15T18:21:00Z">
              <w:r w:rsidRPr="001D72B0">
                <w:rPr>
                  <w:rFonts w:ascii="맑은 고딕" w:eastAsia="맑은 고딕" w:hAnsi="맑은 고딕"/>
                  <w:b/>
                  <w:bCs/>
                  <w:color w:val="EE0000"/>
                  <w:szCs w:val="20"/>
                </w:rPr>
                <w:t>212,628</w:t>
              </w:r>
            </w:ins>
          </w:p>
        </w:tc>
      </w:tr>
      <w:tr w:rsidR="00BF1087" w:rsidRPr="002F1D77" w14:paraId="2D6E6A58" w14:textId="77777777" w:rsidTr="00FA7360">
        <w:trPr>
          <w:trHeight w:val="20"/>
          <w:jc w:val="right"/>
          <w:ins w:id="799" w:author="first20230519" w:date="2025-10-15T18:21:00Z"/>
        </w:trPr>
        <w:tc>
          <w:tcPr>
            <w:tcW w:w="1599" w:type="dxa"/>
            <w:shd w:val="clear" w:color="auto" w:fill="F2F2F2" w:themeFill="background1" w:themeFillShade="F2"/>
            <w:tcMar>
              <w:bottom w:w="45" w:type="dxa"/>
            </w:tcMar>
            <w:vAlign w:val="center"/>
          </w:tcPr>
          <w:p w14:paraId="7E3C5B87" w14:textId="77777777" w:rsidR="00BF1087" w:rsidRPr="00BF0313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800" w:author="first20230519" w:date="2025-10-15T18:21:00Z"/>
                <w:rFonts w:asciiTheme="majorHAnsi" w:eastAsiaTheme="majorHAnsi" w:hAnsiTheme="majorHAnsi"/>
                <w:szCs w:val="20"/>
              </w:rPr>
            </w:pPr>
            <w:ins w:id="801" w:author="first20230519" w:date="2025-10-15T18:21:00Z">
              <w:r w:rsidRPr="00BF0313">
                <w:rPr>
                  <w:rFonts w:ascii="맑은 고딕" w:eastAsia="맑은 고딕" w:hAnsi="맑은 고딕" w:hint="eastAsia"/>
                  <w:b/>
                  <w:bCs/>
                  <w:color w:val="000000"/>
                  <w:szCs w:val="20"/>
                </w:rPr>
                <w:t>M9</w:t>
              </w:r>
            </w:ins>
          </w:p>
        </w:tc>
        <w:tc>
          <w:tcPr>
            <w:tcW w:w="1694" w:type="dxa"/>
            <w:shd w:val="clear" w:color="auto" w:fill="FFFFFF" w:themeFill="background1"/>
          </w:tcPr>
          <w:p w14:paraId="6C9033D7" w14:textId="77777777" w:rsidR="00BF1087" w:rsidRPr="00BF0313" w:rsidRDefault="00BF1087" w:rsidP="00FA7360">
            <w:pPr>
              <w:spacing w:before="20" w:after="40" w:line="240" w:lineRule="exact"/>
              <w:jc w:val="center"/>
              <w:rPr>
                <w:ins w:id="802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803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옵션계약(ADF)</w:t>
              </w:r>
            </w:ins>
          </w:p>
        </w:tc>
        <w:tc>
          <w:tcPr>
            <w:tcW w:w="1367" w:type="dxa"/>
            <w:vAlign w:val="center"/>
          </w:tcPr>
          <w:p w14:paraId="7321AB39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804" w:author="first20230519" w:date="2025-10-15T18:21:00Z"/>
                <w:rFonts w:asciiTheme="majorHAnsi" w:eastAsiaTheme="majorHAnsi" w:hAnsiTheme="majorHAnsi"/>
                <w:szCs w:val="20"/>
              </w:rPr>
            </w:pPr>
            <w:ins w:id="805" w:author="first20230519" w:date="2025-10-15T18:21:00Z">
              <w:r w:rsidRPr="00BF0313">
                <w:rPr>
                  <w:rFonts w:ascii="맑은 고딕" w:eastAsia="맑은 고딕" w:hAnsi="맑은 고딕"/>
                  <w:color w:val="000000"/>
                  <w:szCs w:val="20"/>
                </w:rPr>
                <w:t>5.14</w:t>
              </w:r>
            </w:ins>
          </w:p>
        </w:tc>
        <w:tc>
          <w:tcPr>
            <w:tcW w:w="1368" w:type="dxa"/>
            <w:vAlign w:val="center"/>
          </w:tcPr>
          <w:p w14:paraId="6DB2AE1A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806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807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113,955</w:t>
              </w:r>
            </w:ins>
          </w:p>
        </w:tc>
        <w:tc>
          <w:tcPr>
            <w:tcW w:w="1367" w:type="dxa"/>
            <w:vAlign w:val="center"/>
          </w:tcPr>
          <w:p w14:paraId="7ACE1A25" w14:textId="77777777" w:rsidR="00BF1087" w:rsidRPr="001D72B0" w:rsidRDefault="00BF1087" w:rsidP="00FA7360">
            <w:pPr>
              <w:spacing w:line="240" w:lineRule="exact"/>
              <w:contextualSpacing/>
              <w:jc w:val="center"/>
              <w:rPr>
                <w:ins w:id="808" w:author="first20230519" w:date="2025-10-15T18:21:00Z"/>
                <w:rFonts w:ascii="맑은 고딕" w:eastAsia="맑은 고딕" w:hAnsi="맑은 고딕"/>
                <w:b/>
                <w:bCs/>
                <w:color w:val="EE0000"/>
                <w:szCs w:val="20"/>
              </w:rPr>
            </w:pPr>
            <w:ins w:id="809" w:author="first20230519" w:date="2025-10-15T18:21:00Z">
              <w:r w:rsidRPr="001D72B0">
                <w:rPr>
                  <w:rFonts w:ascii="맑은 고딕" w:eastAsia="맑은 고딕" w:hAnsi="맑은 고딕" w:hint="eastAsia"/>
                  <w:b/>
                  <w:bCs/>
                  <w:color w:val="EE0000"/>
                  <w:szCs w:val="20"/>
                </w:rPr>
                <w:t>6.50</w:t>
              </w:r>
            </w:ins>
          </w:p>
        </w:tc>
        <w:tc>
          <w:tcPr>
            <w:tcW w:w="1368" w:type="dxa"/>
            <w:vAlign w:val="center"/>
          </w:tcPr>
          <w:p w14:paraId="4FCE03A3" w14:textId="77777777" w:rsidR="00BF1087" w:rsidRPr="001D72B0" w:rsidRDefault="00BF1087" w:rsidP="00FA7360">
            <w:pPr>
              <w:spacing w:line="240" w:lineRule="exact"/>
              <w:contextualSpacing/>
              <w:jc w:val="center"/>
              <w:rPr>
                <w:ins w:id="810" w:author="first20230519" w:date="2025-10-15T18:21:00Z"/>
                <w:rFonts w:ascii="맑은 고딕" w:eastAsia="맑은 고딕" w:hAnsi="맑은 고딕"/>
                <w:b/>
                <w:bCs/>
                <w:color w:val="EE0000"/>
                <w:szCs w:val="20"/>
              </w:rPr>
            </w:pPr>
            <w:ins w:id="811" w:author="first20230519" w:date="2025-10-15T18:21:00Z">
              <w:r w:rsidRPr="001D72B0">
                <w:rPr>
                  <w:rFonts w:ascii="맑은 고딕" w:eastAsia="맑은 고딕" w:hAnsi="맑은 고딕" w:hint="eastAsia"/>
                  <w:b/>
                  <w:bCs/>
                  <w:color w:val="EE0000"/>
                  <w:szCs w:val="20"/>
                </w:rPr>
                <w:t>144,065</w:t>
              </w:r>
            </w:ins>
          </w:p>
        </w:tc>
      </w:tr>
      <w:tr w:rsidR="00BF1087" w:rsidRPr="002F1D77" w14:paraId="04B2B530" w14:textId="77777777" w:rsidTr="00FA7360">
        <w:trPr>
          <w:trHeight w:val="20"/>
          <w:jc w:val="right"/>
          <w:ins w:id="812" w:author="first20230519" w:date="2025-10-15T18:21:00Z"/>
        </w:trPr>
        <w:tc>
          <w:tcPr>
            <w:tcW w:w="1599" w:type="dxa"/>
            <w:shd w:val="clear" w:color="auto" w:fill="F2F2F2" w:themeFill="background1" w:themeFillShade="F2"/>
            <w:tcMar>
              <w:bottom w:w="45" w:type="dxa"/>
            </w:tcMar>
            <w:vAlign w:val="center"/>
          </w:tcPr>
          <w:p w14:paraId="7FF27B8B" w14:textId="77777777" w:rsidR="00BF1087" w:rsidRPr="00BF0313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813" w:author="first20230519" w:date="2025-10-15T18:21:00Z"/>
                <w:rFonts w:asciiTheme="majorHAnsi" w:eastAsiaTheme="majorHAnsi" w:hAnsiTheme="majorHAnsi"/>
                <w:szCs w:val="20"/>
              </w:rPr>
            </w:pPr>
            <w:ins w:id="814" w:author="first20230519" w:date="2025-10-15T18:21:00Z">
              <w:r w:rsidRPr="00BF0313">
                <w:rPr>
                  <w:rFonts w:ascii="맑은 고딕" w:eastAsia="맑은 고딕" w:hAnsi="맑은 고딕" w:hint="eastAsia"/>
                  <w:b/>
                  <w:bCs/>
                  <w:color w:val="000000"/>
                  <w:szCs w:val="20"/>
                </w:rPr>
                <w:t>상류용지</w:t>
              </w:r>
            </w:ins>
          </w:p>
        </w:tc>
        <w:tc>
          <w:tcPr>
            <w:tcW w:w="1694" w:type="dxa"/>
            <w:shd w:val="clear" w:color="auto" w:fill="FFFFFF" w:themeFill="background1"/>
            <w:vAlign w:val="center"/>
          </w:tcPr>
          <w:p w14:paraId="147A91F0" w14:textId="77777777" w:rsidR="00BF1087" w:rsidRPr="00BF0313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815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816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분양 예정</w:t>
              </w:r>
            </w:ins>
          </w:p>
        </w:tc>
        <w:tc>
          <w:tcPr>
            <w:tcW w:w="1367" w:type="dxa"/>
            <w:vAlign w:val="center"/>
          </w:tcPr>
          <w:p w14:paraId="3D3D6334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817" w:author="first20230519" w:date="2025-10-15T18:21:00Z"/>
                <w:rFonts w:asciiTheme="majorHAnsi" w:eastAsiaTheme="majorHAnsi" w:hAnsiTheme="majorHAnsi"/>
                <w:szCs w:val="20"/>
              </w:rPr>
            </w:pPr>
            <w:ins w:id="818" w:author="first20230519" w:date="2025-10-15T18:21:00Z">
              <w:r w:rsidRPr="00BF0313">
                <w:rPr>
                  <w:rFonts w:ascii="맑은 고딕" w:eastAsia="맑은 고딕" w:hAnsi="맑은 고딕"/>
                  <w:color w:val="000000"/>
                  <w:szCs w:val="20"/>
                </w:rPr>
                <w:t>5.14</w:t>
              </w:r>
            </w:ins>
          </w:p>
        </w:tc>
        <w:tc>
          <w:tcPr>
            <w:tcW w:w="1368" w:type="dxa"/>
            <w:vAlign w:val="center"/>
          </w:tcPr>
          <w:p w14:paraId="77139283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819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820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15,477</w:t>
              </w:r>
            </w:ins>
          </w:p>
        </w:tc>
        <w:tc>
          <w:tcPr>
            <w:tcW w:w="1367" w:type="dxa"/>
            <w:vAlign w:val="center"/>
          </w:tcPr>
          <w:p w14:paraId="44E89683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821" w:author="first20230519" w:date="2025-10-15T18:21:00Z"/>
                <w:rFonts w:ascii="맑은 고딕" w:eastAsia="맑은 고딕" w:hAnsi="맑은 고딕"/>
                <w:color w:val="EE0000"/>
                <w:szCs w:val="20"/>
              </w:rPr>
            </w:pPr>
            <w:ins w:id="822" w:author="first20230519" w:date="2025-10-15T18:21:00Z">
              <w:r w:rsidRPr="00BF0313">
                <w:rPr>
                  <w:rFonts w:ascii="맑은 고딕" w:eastAsia="맑은 고딕" w:hAnsi="맑은 고딕"/>
                  <w:color w:val="EE0000"/>
                  <w:szCs w:val="20"/>
                </w:rPr>
                <w:t>10.00</w:t>
              </w:r>
            </w:ins>
          </w:p>
        </w:tc>
        <w:tc>
          <w:tcPr>
            <w:tcW w:w="1368" w:type="dxa"/>
            <w:vAlign w:val="center"/>
          </w:tcPr>
          <w:p w14:paraId="29E30139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823" w:author="first20230519" w:date="2025-10-15T18:21:00Z"/>
                <w:rFonts w:ascii="맑은 고딕" w:eastAsia="맑은 고딕" w:hAnsi="맑은 고딕"/>
                <w:color w:val="EE0000"/>
                <w:szCs w:val="20"/>
              </w:rPr>
            </w:pPr>
            <w:ins w:id="824" w:author="first20230519" w:date="2025-10-15T18:21:00Z">
              <w:r w:rsidRPr="00BF0313">
                <w:rPr>
                  <w:rFonts w:ascii="맑은 고딕" w:eastAsia="맑은 고딕" w:hAnsi="맑은 고딕"/>
                  <w:color w:val="EE0000"/>
                  <w:szCs w:val="20"/>
                </w:rPr>
                <w:t>30,102</w:t>
              </w:r>
            </w:ins>
          </w:p>
        </w:tc>
      </w:tr>
      <w:tr w:rsidR="00BF1087" w:rsidRPr="002F1D77" w14:paraId="3739CD94" w14:textId="77777777" w:rsidTr="00FA7360">
        <w:trPr>
          <w:trHeight w:val="20"/>
          <w:jc w:val="right"/>
          <w:ins w:id="825" w:author="first20230519" w:date="2025-10-15T18:21:00Z"/>
        </w:trPr>
        <w:tc>
          <w:tcPr>
            <w:tcW w:w="1599" w:type="dxa"/>
            <w:shd w:val="clear" w:color="auto" w:fill="F2F2F2" w:themeFill="background1" w:themeFillShade="F2"/>
            <w:tcMar>
              <w:bottom w:w="45" w:type="dxa"/>
            </w:tcMar>
            <w:vAlign w:val="center"/>
          </w:tcPr>
          <w:p w14:paraId="56DD9EDE" w14:textId="77777777" w:rsidR="00BF1087" w:rsidRPr="00BF0313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826" w:author="first20230519" w:date="2025-10-15T18:21:00Z"/>
                <w:rFonts w:ascii="맑은 고딕" w:eastAsia="맑은 고딕" w:hAnsi="맑은 고딕"/>
                <w:b/>
                <w:bCs/>
                <w:color w:val="000000"/>
                <w:szCs w:val="20"/>
              </w:rPr>
            </w:pPr>
            <w:ins w:id="827" w:author="first20230519" w:date="2025-10-15T18:21:00Z">
              <w:r w:rsidRPr="00BF0313">
                <w:rPr>
                  <w:rFonts w:ascii="맑은 고딕" w:eastAsia="맑은 고딕" w:hAnsi="맑은 고딕" w:hint="eastAsia"/>
                  <w:b/>
                  <w:bCs/>
                  <w:color w:val="000000"/>
                  <w:szCs w:val="20"/>
                </w:rPr>
                <w:t>지원시설용지</w:t>
              </w:r>
            </w:ins>
          </w:p>
        </w:tc>
        <w:tc>
          <w:tcPr>
            <w:tcW w:w="1694" w:type="dxa"/>
            <w:shd w:val="clear" w:color="auto" w:fill="FFFFFF" w:themeFill="background1"/>
            <w:vAlign w:val="center"/>
          </w:tcPr>
          <w:p w14:paraId="0F249FD7" w14:textId="77777777" w:rsidR="00BF1087" w:rsidRPr="00BF0313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828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829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분양 예정</w:t>
              </w:r>
            </w:ins>
          </w:p>
        </w:tc>
        <w:tc>
          <w:tcPr>
            <w:tcW w:w="1367" w:type="dxa"/>
            <w:vAlign w:val="center"/>
          </w:tcPr>
          <w:p w14:paraId="0B14B1E2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830" w:author="first20230519" w:date="2025-10-15T18:21:00Z"/>
                <w:rFonts w:asciiTheme="majorHAnsi" w:eastAsiaTheme="majorHAnsi" w:hAnsiTheme="majorHAnsi"/>
                <w:szCs w:val="20"/>
              </w:rPr>
            </w:pPr>
            <w:ins w:id="831" w:author="first20230519" w:date="2025-10-15T18:21:00Z">
              <w:r w:rsidRPr="00BF0313">
                <w:rPr>
                  <w:rFonts w:ascii="맑은 고딕" w:eastAsia="맑은 고딕" w:hAnsi="맑은 고딕"/>
                  <w:color w:val="000000"/>
                  <w:szCs w:val="20"/>
                </w:rPr>
                <w:t>5.14</w:t>
              </w:r>
            </w:ins>
          </w:p>
        </w:tc>
        <w:tc>
          <w:tcPr>
            <w:tcW w:w="1368" w:type="dxa"/>
            <w:vAlign w:val="center"/>
          </w:tcPr>
          <w:p w14:paraId="33F8D61D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832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833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40,650</w:t>
              </w:r>
            </w:ins>
          </w:p>
        </w:tc>
        <w:tc>
          <w:tcPr>
            <w:tcW w:w="1367" w:type="dxa"/>
            <w:vAlign w:val="center"/>
          </w:tcPr>
          <w:p w14:paraId="6C3AD40D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834" w:author="first20230519" w:date="2025-10-15T18:21:00Z"/>
                <w:rFonts w:ascii="맑은 고딕" w:eastAsia="맑은 고딕" w:hAnsi="맑은 고딕"/>
                <w:color w:val="EE0000"/>
                <w:szCs w:val="20"/>
              </w:rPr>
            </w:pPr>
            <w:ins w:id="835" w:author="first20230519" w:date="2025-10-15T18:21:00Z">
              <w:r w:rsidRPr="00BF0313">
                <w:rPr>
                  <w:rFonts w:ascii="맑은 고딕" w:eastAsia="맑은 고딕" w:hAnsi="맑은 고딕"/>
                  <w:color w:val="EE0000"/>
                  <w:szCs w:val="20"/>
                </w:rPr>
                <w:t>10.00</w:t>
              </w:r>
            </w:ins>
          </w:p>
        </w:tc>
        <w:tc>
          <w:tcPr>
            <w:tcW w:w="1368" w:type="dxa"/>
            <w:vAlign w:val="center"/>
          </w:tcPr>
          <w:p w14:paraId="27E5D56F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836" w:author="first20230519" w:date="2025-10-15T18:21:00Z"/>
                <w:rFonts w:ascii="맑은 고딕" w:eastAsia="맑은 고딕" w:hAnsi="맑은 고딕"/>
                <w:color w:val="EE0000"/>
                <w:szCs w:val="20"/>
              </w:rPr>
            </w:pPr>
            <w:ins w:id="837" w:author="first20230519" w:date="2025-10-15T18:21:00Z">
              <w:r w:rsidRPr="00BF0313">
                <w:rPr>
                  <w:rFonts w:ascii="맑은 고딕" w:eastAsia="맑은 고딕" w:hAnsi="맑은 고딕"/>
                  <w:color w:val="EE0000"/>
                  <w:szCs w:val="20"/>
                </w:rPr>
                <w:t>79,061</w:t>
              </w:r>
            </w:ins>
          </w:p>
        </w:tc>
      </w:tr>
      <w:tr w:rsidR="00BF1087" w:rsidRPr="002F1D77" w14:paraId="0F32C7D9" w14:textId="77777777" w:rsidTr="00FA7360">
        <w:trPr>
          <w:trHeight w:val="20"/>
          <w:jc w:val="right"/>
          <w:ins w:id="838" w:author="first20230519" w:date="2025-10-15T18:21:00Z"/>
        </w:trPr>
        <w:tc>
          <w:tcPr>
            <w:tcW w:w="1599" w:type="dxa"/>
            <w:shd w:val="clear" w:color="auto" w:fill="F2F2F2" w:themeFill="background1" w:themeFillShade="F2"/>
            <w:tcMar>
              <w:bottom w:w="45" w:type="dxa"/>
            </w:tcMar>
            <w:vAlign w:val="center"/>
          </w:tcPr>
          <w:p w14:paraId="3F9080D4" w14:textId="77777777" w:rsidR="00BF1087" w:rsidRPr="00BF0313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839" w:author="first20230519" w:date="2025-10-15T18:21:00Z"/>
                <w:rFonts w:ascii="맑은 고딕" w:eastAsia="맑은 고딕" w:hAnsi="맑은 고딕"/>
                <w:b/>
                <w:bCs/>
                <w:color w:val="000000"/>
                <w:szCs w:val="20"/>
              </w:rPr>
            </w:pPr>
            <w:ins w:id="840" w:author="first20230519" w:date="2025-10-15T18:21:00Z">
              <w:r>
                <w:rPr>
                  <w:rFonts w:ascii="맑은 고딕" w:eastAsia="맑은 고딕" w:hAnsi="맑은 고딕" w:hint="eastAsia"/>
                  <w:b/>
                  <w:bCs/>
                  <w:color w:val="000000"/>
                  <w:szCs w:val="20"/>
                </w:rPr>
                <w:t>변전소(E1)</w:t>
              </w:r>
            </w:ins>
          </w:p>
        </w:tc>
        <w:tc>
          <w:tcPr>
            <w:tcW w:w="1694" w:type="dxa"/>
            <w:shd w:val="clear" w:color="auto" w:fill="FFFFFF" w:themeFill="background1"/>
            <w:vAlign w:val="center"/>
          </w:tcPr>
          <w:p w14:paraId="25AB2B98" w14:textId="77777777" w:rsidR="00BF1087" w:rsidRPr="00BF0313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841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842" w:author="first20230519" w:date="2025-10-15T18:21:00Z">
              <w:r>
                <w:rPr>
                  <w:rFonts w:ascii="맑은 고딕" w:eastAsia="맑은 고딕" w:hAnsi="맑은 고딕" w:hint="eastAsia"/>
                  <w:color w:val="000000"/>
                  <w:szCs w:val="20"/>
                </w:rPr>
                <w:t>분양 완료</w:t>
              </w:r>
            </w:ins>
          </w:p>
        </w:tc>
        <w:tc>
          <w:tcPr>
            <w:tcW w:w="1367" w:type="dxa"/>
            <w:vAlign w:val="center"/>
          </w:tcPr>
          <w:p w14:paraId="32B4333F" w14:textId="77777777" w:rsidR="00BF1087" w:rsidRPr="00BF0313" w:rsidRDefault="00BF1087" w:rsidP="00FA7360">
            <w:pPr>
              <w:spacing w:before="20" w:after="40" w:line="240" w:lineRule="exact"/>
              <w:jc w:val="center"/>
              <w:rPr>
                <w:ins w:id="843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844" w:author="first20230519" w:date="2025-10-15T18:21:00Z">
              <w:r>
                <w:rPr>
                  <w:rFonts w:ascii="맑은 고딕" w:eastAsia="맑은 고딕" w:hAnsi="맑은 고딕" w:hint="eastAsia"/>
                  <w:color w:val="000000"/>
                  <w:szCs w:val="20"/>
                </w:rPr>
                <w:t>-</w:t>
              </w:r>
            </w:ins>
          </w:p>
        </w:tc>
        <w:tc>
          <w:tcPr>
            <w:tcW w:w="1368" w:type="dxa"/>
            <w:vAlign w:val="center"/>
          </w:tcPr>
          <w:p w14:paraId="461EC73C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845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846" w:author="first20230519" w:date="2025-10-15T18:21:00Z">
              <w:r>
                <w:rPr>
                  <w:rFonts w:ascii="맑은 고딕" w:eastAsia="맑은 고딕" w:hAnsi="맑은 고딕" w:hint="eastAsia"/>
                  <w:color w:val="000000"/>
                  <w:szCs w:val="20"/>
                </w:rPr>
                <w:t>-</w:t>
              </w:r>
            </w:ins>
          </w:p>
        </w:tc>
        <w:tc>
          <w:tcPr>
            <w:tcW w:w="1367" w:type="dxa"/>
            <w:vAlign w:val="center"/>
          </w:tcPr>
          <w:p w14:paraId="25CE305A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847" w:author="first20230519" w:date="2025-10-15T18:21:00Z"/>
                <w:rFonts w:ascii="맑은 고딕" w:eastAsia="맑은 고딕" w:hAnsi="맑은 고딕"/>
                <w:color w:val="EE0000"/>
                <w:szCs w:val="20"/>
              </w:rPr>
            </w:pPr>
            <w:ins w:id="848" w:author="first20230519" w:date="2025-10-15T18:21:00Z">
              <w:r>
                <w:rPr>
                  <w:rFonts w:ascii="맑은 고딕" w:eastAsia="맑은 고딕" w:hAnsi="맑은 고딕" w:hint="eastAsia"/>
                  <w:color w:val="EE0000"/>
                  <w:szCs w:val="20"/>
                </w:rPr>
                <w:t>6.00</w:t>
              </w:r>
            </w:ins>
          </w:p>
        </w:tc>
        <w:tc>
          <w:tcPr>
            <w:tcW w:w="1368" w:type="dxa"/>
            <w:vAlign w:val="center"/>
          </w:tcPr>
          <w:p w14:paraId="7221A138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849" w:author="first20230519" w:date="2025-10-15T18:21:00Z"/>
                <w:rFonts w:ascii="맑은 고딕" w:eastAsia="맑은 고딕" w:hAnsi="맑은 고딕"/>
                <w:color w:val="EE0000"/>
                <w:szCs w:val="20"/>
              </w:rPr>
            </w:pPr>
            <w:ins w:id="850" w:author="first20230519" w:date="2025-10-15T18:21:00Z">
              <w:r w:rsidRPr="00D236C6">
                <w:rPr>
                  <w:rFonts w:ascii="맑은 고딕" w:eastAsia="맑은 고딕" w:hAnsi="맑은 고딕" w:hint="eastAsia"/>
                  <w:color w:val="EE0000"/>
                  <w:szCs w:val="20"/>
                </w:rPr>
                <w:t>4,901(*2)</w:t>
              </w:r>
            </w:ins>
          </w:p>
        </w:tc>
      </w:tr>
      <w:tr w:rsidR="00BF1087" w:rsidRPr="002F1D77" w14:paraId="6CB63143" w14:textId="77777777" w:rsidTr="00FA7360">
        <w:trPr>
          <w:trHeight w:val="20"/>
          <w:jc w:val="right"/>
          <w:ins w:id="851" w:author="first20230519" w:date="2025-10-15T18:21:00Z"/>
        </w:trPr>
        <w:tc>
          <w:tcPr>
            <w:tcW w:w="1599" w:type="dxa"/>
            <w:shd w:val="clear" w:color="auto" w:fill="F2F2F2" w:themeFill="background1" w:themeFillShade="F2"/>
            <w:tcMar>
              <w:bottom w:w="45" w:type="dxa"/>
            </w:tcMar>
            <w:vAlign w:val="center"/>
          </w:tcPr>
          <w:p w14:paraId="2A2995E4" w14:textId="77777777" w:rsidR="00BF1087" w:rsidRPr="00BF0313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852" w:author="first20230519" w:date="2025-10-15T18:21:00Z"/>
                <w:rFonts w:ascii="맑은 고딕" w:eastAsia="맑은 고딕" w:hAnsi="맑은 고딕"/>
                <w:b/>
                <w:bCs/>
                <w:color w:val="000000"/>
                <w:szCs w:val="20"/>
              </w:rPr>
            </w:pPr>
            <w:ins w:id="853" w:author="first20230519" w:date="2025-10-15T18:21:00Z">
              <w:r w:rsidRPr="00BF0313">
                <w:rPr>
                  <w:rFonts w:ascii="맑은 고딕" w:eastAsia="맑은 고딕" w:hAnsi="맑은 고딕" w:hint="eastAsia"/>
                  <w:b/>
                  <w:bCs/>
                  <w:color w:val="000000"/>
                  <w:szCs w:val="20"/>
                </w:rPr>
                <w:t>주차장</w:t>
              </w:r>
            </w:ins>
          </w:p>
        </w:tc>
        <w:tc>
          <w:tcPr>
            <w:tcW w:w="1694" w:type="dxa"/>
            <w:shd w:val="clear" w:color="auto" w:fill="FFFFFF" w:themeFill="background1"/>
            <w:vAlign w:val="center"/>
          </w:tcPr>
          <w:p w14:paraId="18681F4D" w14:textId="77777777" w:rsidR="00BF1087" w:rsidRPr="00BF0313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854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855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분양 예정</w:t>
              </w:r>
            </w:ins>
          </w:p>
        </w:tc>
        <w:tc>
          <w:tcPr>
            <w:tcW w:w="1367" w:type="dxa"/>
            <w:vAlign w:val="center"/>
          </w:tcPr>
          <w:p w14:paraId="6D858DC8" w14:textId="77777777" w:rsidR="00BF1087" w:rsidRPr="00BF0313" w:rsidRDefault="00BF1087" w:rsidP="00FA7360">
            <w:pPr>
              <w:spacing w:before="20" w:after="40" w:line="240" w:lineRule="exact"/>
              <w:jc w:val="center"/>
              <w:rPr>
                <w:ins w:id="856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857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-</w:t>
              </w:r>
            </w:ins>
          </w:p>
        </w:tc>
        <w:tc>
          <w:tcPr>
            <w:tcW w:w="1368" w:type="dxa"/>
            <w:vAlign w:val="center"/>
          </w:tcPr>
          <w:p w14:paraId="379D366E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858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  <w:ins w:id="859" w:author="first20230519" w:date="2025-10-15T18:21:00Z">
              <w:r w:rsidRPr="00BF0313">
                <w:rPr>
                  <w:rFonts w:ascii="맑은 고딕" w:eastAsia="맑은 고딕" w:hAnsi="맑은 고딕" w:hint="eastAsia"/>
                  <w:color w:val="000000"/>
                  <w:szCs w:val="20"/>
                </w:rPr>
                <w:t>-</w:t>
              </w:r>
            </w:ins>
          </w:p>
        </w:tc>
        <w:tc>
          <w:tcPr>
            <w:tcW w:w="1367" w:type="dxa"/>
            <w:vAlign w:val="center"/>
          </w:tcPr>
          <w:p w14:paraId="253DEEB5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860" w:author="first20230519" w:date="2025-10-15T18:21:00Z"/>
                <w:rFonts w:ascii="맑은 고딕" w:eastAsia="맑은 고딕" w:hAnsi="맑은 고딕"/>
                <w:color w:val="EE0000"/>
                <w:szCs w:val="20"/>
              </w:rPr>
            </w:pPr>
            <w:ins w:id="861" w:author="first20230519" w:date="2025-10-15T18:21:00Z">
              <w:r w:rsidRPr="00BF0313">
                <w:rPr>
                  <w:rFonts w:ascii="맑은 고딕" w:eastAsia="맑은 고딕" w:hAnsi="맑은 고딕"/>
                  <w:color w:val="EE0000"/>
                  <w:szCs w:val="20"/>
                </w:rPr>
                <w:t>6.00</w:t>
              </w:r>
            </w:ins>
          </w:p>
        </w:tc>
        <w:tc>
          <w:tcPr>
            <w:tcW w:w="1368" w:type="dxa"/>
            <w:vAlign w:val="center"/>
          </w:tcPr>
          <w:p w14:paraId="53FB59F0" w14:textId="77777777" w:rsidR="00BF1087" w:rsidRPr="00BF0313" w:rsidRDefault="00BF1087" w:rsidP="00FA7360">
            <w:pPr>
              <w:spacing w:line="240" w:lineRule="exact"/>
              <w:contextualSpacing/>
              <w:jc w:val="center"/>
              <w:rPr>
                <w:ins w:id="862" w:author="first20230519" w:date="2025-10-15T18:21:00Z"/>
                <w:rFonts w:ascii="맑은 고딕" w:eastAsia="맑은 고딕" w:hAnsi="맑은 고딕"/>
                <w:color w:val="EE0000"/>
                <w:szCs w:val="20"/>
              </w:rPr>
            </w:pPr>
            <w:ins w:id="863" w:author="first20230519" w:date="2025-10-15T18:21:00Z">
              <w:r w:rsidRPr="00BF0313">
                <w:rPr>
                  <w:rFonts w:ascii="맑은 고딕" w:eastAsia="맑은 고딕" w:hAnsi="맑은 고딕"/>
                  <w:color w:val="EE0000"/>
                  <w:szCs w:val="20"/>
                </w:rPr>
                <w:t>47,359</w:t>
              </w:r>
            </w:ins>
          </w:p>
        </w:tc>
      </w:tr>
      <w:tr w:rsidR="00BF1087" w:rsidRPr="002F1D77" w14:paraId="184CC773" w14:textId="77777777" w:rsidTr="00FA7360">
        <w:trPr>
          <w:trHeight w:val="20"/>
          <w:jc w:val="right"/>
          <w:ins w:id="864" w:author="first20230519" w:date="2025-10-15T18:21:00Z"/>
        </w:trPr>
        <w:tc>
          <w:tcPr>
            <w:tcW w:w="1599" w:type="dxa"/>
            <w:shd w:val="clear" w:color="auto" w:fill="F2F2F2" w:themeFill="background1" w:themeFillShade="F2"/>
            <w:tcMar>
              <w:bottom w:w="45" w:type="dxa"/>
            </w:tcMar>
            <w:vAlign w:val="center"/>
          </w:tcPr>
          <w:p w14:paraId="248CD8D1" w14:textId="77777777" w:rsidR="00BF1087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865" w:author="first20230519" w:date="2025-10-15T18:21:00Z"/>
                <w:rFonts w:ascii="맑은 고딕" w:eastAsia="맑은 고딕" w:hAnsi="맑은 고딕"/>
                <w:b/>
                <w:bCs/>
                <w:color w:val="000000"/>
                <w:szCs w:val="20"/>
              </w:rPr>
            </w:pPr>
            <w:ins w:id="866" w:author="first20230519" w:date="2025-10-15T18:21:00Z">
              <w:r>
                <w:rPr>
                  <w:rFonts w:ascii="맑은 고딕" w:eastAsia="맑은 고딕" w:hAnsi="맑은 고딕" w:hint="eastAsia"/>
                  <w:b/>
                  <w:bCs/>
                  <w:color w:val="000000"/>
                  <w:szCs w:val="20"/>
                </w:rPr>
                <w:t>합계</w:t>
              </w:r>
            </w:ins>
          </w:p>
        </w:tc>
        <w:tc>
          <w:tcPr>
            <w:tcW w:w="1694" w:type="dxa"/>
            <w:shd w:val="clear" w:color="auto" w:fill="F2F2F2" w:themeFill="background1" w:themeFillShade="F2"/>
          </w:tcPr>
          <w:p w14:paraId="4A669EF8" w14:textId="77777777" w:rsidR="00BF1087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867" w:author="first20230519" w:date="2025-10-15T18:21:00Z"/>
                <w:rFonts w:ascii="맑은 고딕" w:eastAsia="맑은 고딕" w:hAnsi="맑은 고딕"/>
                <w:color w:val="000000"/>
                <w:szCs w:val="20"/>
              </w:rPr>
            </w:pPr>
          </w:p>
        </w:tc>
        <w:tc>
          <w:tcPr>
            <w:tcW w:w="1367" w:type="dxa"/>
            <w:shd w:val="clear" w:color="auto" w:fill="F2F2F2" w:themeFill="background1" w:themeFillShade="F2"/>
            <w:vAlign w:val="center"/>
          </w:tcPr>
          <w:p w14:paraId="5DED7026" w14:textId="77777777" w:rsidR="00BF1087" w:rsidRPr="00E87F4D" w:rsidRDefault="00BF1087" w:rsidP="00FA7360">
            <w:pPr>
              <w:spacing w:before="20" w:after="40" w:line="240" w:lineRule="exact"/>
              <w:jc w:val="center"/>
              <w:rPr>
                <w:ins w:id="868" w:author="first20230519" w:date="2025-10-15T18:21:00Z"/>
                <w:rFonts w:ascii="맑은 고딕" w:eastAsia="맑은 고딕" w:hAnsi="맑은 고딕"/>
                <w:b/>
                <w:bCs/>
                <w:color w:val="000000"/>
                <w:szCs w:val="20"/>
              </w:rPr>
            </w:pPr>
          </w:p>
        </w:tc>
        <w:tc>
          <w:tcPr>
            <w:tcW w:w="1368" w:type="dxa"/>
            <w:shd w:val="clear" w:color="auto" w:fill="F2F2F2" w:themeFill="background1" w:themeFillShade="F2"/>
            <w:vAlign w:val="center"/>
          </w:tcPr>
          <w:p w14:paraId="78F45CC2" w14:textId="77777777" w:rsidR="00BF1087" w:rsidRPr="00E87F4D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869" w:author="first20230519" w:date="2025-10-15T18:21:00Z"/>
                <w:rFonts w:asciiTheme="majorHAnsi" w:eastAsiaTheme="majorHAnsi" w:hAnsiTheme="majorHAnsi"/>
                <w:b/>
                <w:bCs/>
              </w:rPr>
            </w:pPr>
            <w:ins w:id="870" w:author="first20230519" w:date="2025-10-15T18:21:00Z">
              <w:r w:rsidRPr="00E87F4D">
                <w:rPr>
                  <w:rFonts w:ascii="맑은 고딕" w:eastAsia="맑은 고딕" w:hAnsi="맑은 고딕" w:hint="eastAsia"/>
                  <w:b/>
                  <w:bCs/>
                  <w:color w:val="000000"/>
                  <w:szCs w:val="20"/>
                </w:rPr>
                <w:t>922,184</w:t>
              </w:r>
            </w:ins>
          </w:p>
        </w:tc>
        <w:tc>
          <w:tcPr>
            <w:tcW w:w="1367" w:type="dxa"/>
            <w:shd w:val="clear" w:color="auto" w:fill="F2F2F2" w:themeFill="background1" w:themeFillShade="F2"/>
          </w:tcPr>
          <w:p w14:paraId="51978173" w14:textId="77777777" w:rsidR="00BF1087" w:rsidRPr="00E87F4D" w:rsidRDefault="00BF1087" w:rsidP="00FA7360">
            <w:pPr>
              <w:spacing w:before="20" w:after="40" w:line="240" w:lineRule="exact"/>
              <w:jc w:val="center"/>
              <w:rPr>
                <w:ins w:id="871" w:author="first20230519" w:date="2025-10-15T18:21:00Z"/>
                <w:rFonts w:ascii="맑은 고딕" w:eastAsia="맑은 고딕" w:hAnsi="맑은 고딕"/>
                <w:b/>
                <w:bCs/>
                <w:color w:val="000000"/>
                <w:szCs w:val="20"/>
              </w:rPr>
            </w:pPr>
          </w:p>
        </w:tc>
        <w:tc>
          <w:tcPr>
            <w:tcW w:w="1368" w:type="dxa"/>
            <w:shd w:val="clear" w:color="auto" w:fill="F2F2F2" w:themeFill="background1" w:themeFillShade="F2"/>
          </w:tcPr>
          <w:p w14:paraId="3C4E0619" w14:textId="77777777" w:rsidR="00BF1087" w:rsidRPr="002F1D77" w:rsidRDefault="00BF1087" w:rsidP="00FA7360">
            <w:pPr>
              <w:widowControl/>
              <w:autoSpaceDE/>
              <w:autoSpaceDN/>
              <w:spacing w:before="20" w:after="40" w:line="240" w:lineRule="exact"/>
              <w:jc w:val="center"/>
              <w:rPr>
                <w:ins w:id="872" w:author="first20230519" w:date="2025-10-15T18:21:00Z"/>
                <w:rFonts w:asciiTheme="majorHAnsi" w:eastAsiaTheme="majorHAnsi" w:hAnsiTheme="majorHAnsi"/>
              </w:rPr>
            </w:pPr>
            <w:ins w:id="873" w:author="first20230519" w:date="2025-10-15T18:21:00Z">
              <w:r w:rsidRPr="00E87F4D">
                <w:rPr>
                  <w:rFonts w:ascii="맑은 고딕" w:eastAsia="맑은 고딕" w:hAnsi="맑은 고딕" w:hint="eastAsia"/>
                  <w:b/>
                  <w:bCs/>
                  <w:color w:val="000000"/>
                  <w:szCs w:val="20"/>
                </w:rPr>
                <w:t>1,2</w:t>
              </w:r>
              <w:r>
                <w:rPr>
                  <w:rFonts w:ascii="맑은 고딕" w:eastAsia="맑은 고딕" w:hAnsi="맑은 고딕" w:hint="eastAsia"/>
                  <w:b/>
                  <w:bCs/>
                  <w:color w:val="000000"/>
                  <w:szCs w:val="20"/>
                </w:rPr>
                <w:t>54</w:t>
              </w:r>
              <w:r w:rsidRPr="00E87F4D">
                <w:rPr>
                  <w:rFonts w:ascii="맑은 고딕" w:eastAsia="맑은 고딕" w:hAnsi="맑은 고딕" w:hint="eastAsia"/>
                  <w:b/>
                  <w:bCs/>
                  <w:color w:val="000000"/>
                  <w:szCs w:val="20"/>
                </w:rPr>
                <w:t>,</w:t>
              </w:r>
              <w:r>
                <w:rPr>
                  <w:rFonts w:ascii="맑은 고딕" w:eastAsia="맑은 고딕" w:hAnsi="맑은 고딕" w:hint="eastAsia"/>
                  <w:b/>
                  <w:bCs/>
                  <w:color w:val="000000"/>
                  <w:szCs w:val="20"/>
                </w:rPr>
                <w:t>039</w:t>
              </w:r>
            </w:ins>
          </w:p>
        </w:tc>
      </w:tr>
    </w:tbl>
    <w:p w14:paraId="548C3C80" w14:textId="77777777" w:rsidR="00BF1087" w:rsidRDefault="00BF1087" w:rsidP="00BF1087">
      <w:pPr>
        <w:adjustRightInd w:val="0"/>
        <w:spacing w:after="60" w:line="360" w:lineRule="exact"/>
        <w:rPr>
          <w:ins w:id="874" w:author="first20230519" w:date="2025-10-15T18:21:00Z"/>
          <w:rFonts w:ascii="Times New Roman"/>
          <w:bCs/>
          <w:snapToGrid w:val="0"/>
        </w:rPr>
      </w:pPr>
    </w:p>
    <w:p w14:paraId="22F9DD68" w14:textId="77777777" w:rsidR="00BF1087" w:rsidRPr="0004030D" w:rsidRDefault="00BF1087" w:rsidP="00BF1087">
      <w:pPr>
        <w:widowControl/>
        <w:autoSpaceDE/>
        <w:autoSpaceDN/>
        <w:spacing w:before="20" w:after="40"/>
        <w:rPr>
          <w:ins w:id="875" w:author="first20230519" w:date="2025-10-15T18:21:00Z"/>
          <w:rFonts w:asciiTheme="majorHAnsi" w:eastAsiaTheme="majorHAnsi" w:hAnsiTheme="majorHAnsi" w:cs="굴림"/>
        </w:rPr>
      </w:pPr>
      <w:ins w:id="876" w:author="first20230519" w:date="2025-10-15T18:21:00Z">
        <w:r w:rsidRPr="0004030D">
          <w:rPr>
            <w:rFonts w:asciiTheme="majorHAnsi" w:eastAsiaTheme="majorHAnsi" w:hAnsiTheme="majorHAnsi" w:cs="굴림" w:hint="eastAsia"/>
            <w:b/>
            <w:bCs/>
          </w:rPr>
          <w:t>(*1)</w:t>
        </w:r>
        <w:r w:rsidRPr="0004030D">
          <w:rPr>
            <w:rFonts w:asciiTheme="majorHAnsi" w:eastAsiaTheme="majorHAnsi" w:hAnsiTheme="majorHAnsi" w:cs="굴림" w:hint="eastAsia"/>
          </w:rPr>
          <w:t xml:space="preserve"> 86,808백만원 </w:t>
        </w:r>
        <w:proofErr w:type="spellStart"/>
        <w:r w:rsidRPr="0004030D">
          <w:rPr>
            <w:rFonts w:asciiTheme="majorHAnsi" w:eastAsiaTheme="majorHAnsi" w:hAnsiTheme="majorHAnsi" w:cs="굴림" w:hint="eastAsia"/>
          </w:rPr>
          <w:t>기납입</w:t>
        </w:r>
        <w:proofErr w:type="spellEnd"/>
        <w:r w:rsidRPr="0004030D">
          <w:rPr>
            <w:rFonts w:asciiTheme="majorHAnsi" w:eastAsiaTheme="majorHAnsi" w:hAnsiTheme="majorHAnsi" w:cs="굴림" w:hint="eastAsia"/>
          </w:rPr>
          <w:t xml:space="preserve"> 완료</w:t>
        </w:r>
      </w:ins>
    </w:p>
    <w:p w14:paraId="66AFAFA0" w14:textId="77777777" w:rsidR="00BF1087" w:rsidRPr="0004030D" w:rsidRDefault="00BF1087" w:rsidP="00BF1087">
      <w:pPr>
        <w:widowControl/>
        <w:autoSpaceDE/>
        <w:autoSpaceDN/>
        <w:spacing w:before="20" w:after="40"/>
        <w:rPr>
          <w:ins w:id="877" w:author="first20230519" w:date="2025-10-15T18:21:00Z"/>
          <w:rFonts w:asciiTheme="majorHAnsi" w:eastAsiaTheme="majorHAnsi" w:hAnsiTheme="majorHAnsi" w:cs="굴림"/>
        </w:rPr>
      </w:pPr>
      <w:ins w:id="878" w:author="first20230519" w:date="2025-10-15T18:21:00Z">
        <w:r w:rsidRPr="0004030D">
          <w:rPr>
            <w:rFonts w:asciiTheme="majorHAnsi" w:eastAsiaTheme="majorHAnsi" w:hAnsiTheme="majorHAnsi" w:cs="굴림" w:hint="eastAsia"/>
            <w:b/>
            <w:bCs/>
          </w:rPr>
          <w:t>(*2)</w:t>
        </w:r>
        <w:r w:rsidRPr="0004030D">
          <w:rPr>
            <w:rFonts w:asciiTheme="majorHAnsi" w:eastAsiaTheme="majorHAnsi" w:hAnsiTheme="majorHAnsi" w:cs="굴림" w:hint="eastAsia"/>
          </w:rPr>
          <w:t xml:space="preserve"> 4,901백만원 </w:t>
        </w:r>
        <w:proofErr w:type="spellStart"/>
        <w:r w:rsidRPr="0004030D">
          <w:rPr>
            <w:rFonts w:asciiTheme="majorHAnsi" w:eastAsiaTheme="majorHAnsi" w:hAnsiTheme="majorHAnsi" w:cs="굴림" w:hint="eastAsia"/>
          </w:rPr>
          <w:t>기납입</w:t>
        </w:r>
        <w:proofErr w:type="spellEnd"/>
        <w:r w:rsidRPr="0004030D">
          <w:rPr>
            <w:rFonts w:asciiTheme="majorHAnsi" w:eastAsiaTheme="majorHAnsi" w:hAnsiTheme="majorHAnsi" w:cs="굴림" w:hint="eastAsia"/>
          </w:rPr>
          <w:t xml:space="preserve"> 완료</w:t>
        </w:r>
      </w:ins>
    </w:p>
    <w:p w14:paraId="7CF18CF3" w14:textId="77777777" w:rsidR="00BF1087" w:rsidRPr="0004030D" w:rsidRDefault="00BF1087" w:rsidP="00BF1087">
      <w:pPr>
        <w:widowControl/>
        <w:autoSpaceDE/>
        <w:autoSpaceDN/>
        <w:spacing w:before="20" w:after="40"/>
        <w:rPr>
          <w:ins w:id="879" w:author="first20230519" w:date="2025-10-15T18:21:00Z"/>
          <w:rFonts w:asciiTheme="majorHAnsi" w:eastAsiaTheme="majorHAnsi" w:hAnsiTheme="majorHAnsi" w:cs="굴림"/>
        </w:rPr>
      </w:pPr>
      <w:ins w:id="880" w:author="first20230519" w:date="2025-10-15T18:21:00Z">
        <w:r w:rsidRPr="0004030D">
          <w:rPr>
            <w:rFonts w:asciiTheme="majorHAnsi" w:eastAsiaTheme="majorHAnsi" w:hAnsiTheme="majorHAnsi" w:cs="굴림" w:hint="eastAsia"/>
            <w:b/>
            <w:bCs/>
          </w:rPr>
          <w:t>(*3)</w:t>
        </w:r>
        <w:r w:rsidRPr="0004030D">
          <w:rPr>
            <w:rFonts w:asciiTheme="majorHAnsi" w:eastAsiaTheme="majorHAnsi" w:hAnsiTheme="majorHAnsi" w:cs="굴림" w:hint="eastAsia"/>
          </w:rPr>
          <w:t xml:space="preserve"> </w:t>
        </w:r>
      </w:ins>
    </w:p>
    <w:p w14:paraId="59B941D5" w14:textId="77777777" w:rsidR="00BF1087" w:rsidRPr="0004030D" w:rsidRDefault="00BF1087" w:rsidP="00BF1087">
      <w:pPr>
        <w:widowControl/>
        <w:autoSpaceDE/>
        <w:autoSpaceDN/>
        <w:spacing w:before="20" w:after="40"/>
        <w:rPr>
          <w:ins w:id="881" w:author="first20230519" w:date="2025-10-15T18:21:00Z"/>
          <w:rFonts w:asciiTheme="majorHAnsi" w:eastAsiaTheme="majorHAnsi" w:hAnsiTheme="majorHAnsi" w:cs="굴림"/>
        </w:rPr>
      </w:pPr>
      <w:ins w:id="882" w:author="first20230519" w:date="2025-10-15T18:21:00Z">
        <w:r w:rsidRPr="0004030D">
          <w:rPr>
            <w:rFonts w:asciiTheme="majorHAnsi" w:eastAsiaTheme="majorHAnsi" w:hAnsiTheme="majorHAnsi" w:cs="굴림" w:hint="eastAsia"/>
          </w:rPr>
          <w:t xml:space="preserve">① </w:t>
        </w:r>
        <w:r w:rsidRPr="0004030D">
          <w:rPr>
            <w:rFonts w:asciiTheme="majorHAnsi" w:eastAsiaTheme="majorHAnsi" w:hAnsiTheme="majorHAnsi" w:cs="굴림" w:hint="eastAsia"/>
            <w:b/>
            <w:bCs/>
            <w:u w:val="single"/>
          </w:rPr>
          <w:t xml:space="preserve">M1-1, M1-2, M5, M7, 상류용지, 지원시설용지, </w:t>
        </w:r>
        <w:proofErr w:type="gramStart"/>
        <w:r w:rsidRPr="0004030D">
          <w:rPr>
            <w:rFonts w:asciiTheme="majorHAnsi" w:eastAsiaTheme="majorHAnsi" w:hAnsiTheme="majorHAnsi" w:cs="굴림" w:hint="eastAsia"/>
            <w:b/>
            <w:bCs/>
            <w:u w:val="single"/>
          </w:rPr>
          <w:t>주차장 :</w:t>
        </w:r>
        <w:proofErr w:type="gramEnd"/>
        <w:r w:rsidRPr="0004030D">
          <w:rPr>
            <w:rFonts w:asciiTheme="majorHAnsi" w:eastAsiaTheme="majorHAnsi" w:hAnsiTheme="majorHAnsi" w:cs="굴림" w:hint="eastAsia"/>
            <w:b/>
            <w:bCs/>
            <w:u w:val="single"/>
          </w:rPr>
          <w:t xml:space="preserve"> </w:t>
        </w:r>
        <w:r w:rsidRPr="0004030D">
          <w:rPr>
            <w:rFonts w:asciiTheme="majorHAnsi" w:eastAsiaTheme="majorHAnsi" w:hAnsiTheme="majorHAnsi" w:cs="굴림" w:hint="eastAsia"/>
          </w:rPr>
          <w:t>분양예</w:t>
        </w:r>
        <w:r w:rsidRPr="0004030D">
          <w:rPr>
            <w:rFonts w:asciiTheme="majorHAnsi" w:eastAsiaTheme="majorHAnsi" w:hAnsiTheme="majorHAnsi" w:cs="굴림"/>
          </w:rPr>
          <w:t>정</w:t>
        </w:r>
        <w:r w:rsidRPr="0004030D">
          <w:rPr>
            <w:rFonts w:asciiTheme="majorHAnsi" w:eastAsiaTheme="majorHAnsi" w:hAnsiTheme="majorHAnsi" w:cs="굴림" w:hint="eastAsia"/>
          </w:rPr>
          <w:t xml:space="preserve">BL의 실제 분양단가 및 분양금액은 변경될 수 있으며, 최종 BL별 분양계약에 따라 완납될 경우, 담보해지에 대하여 </w:t>
        </w:r>
        <w:r w:rsidRPr="0004030D">
          <w:rPr>
            <w:rFonts w:asciiTheme="majorHAnsi" w:eastAsiaTheme="majorHAnsi" w:hAnsiTheme="majorHAnsi" w:cs="굴림" w:hint="eastAsia"/>
            <w:b/>
            <w:bCs/>
            <w:u w:val="single"/>
          </w:rPr>
          <w:t xml:space="preserve">시공사와 </w:t>
        </w:r>
        <w:proofErr w:type="spellStart"/>
        <w:r w:rsidRPr="0004030D">
          <w:rPr>
            <w:rFonts w:asciiTheme="majorHAnsi" w:eastAsiaTheme="majorHAnsi" w:hAnsiTheme="majorHAnsi" w:cs="굴림" w:hint="eastAsia"/>
            <w:b/>
            <w:bCs/>
            <w:u w:val="single"/>
          </w:rPr>
          <w:t>대주가</w:t>
        </w:r>
        <w:proofErr w:type="spellEnd"/>
        <w:r w:rsidRPr="0004030D">
          <w:rPr>
            <w:rFonts w:asciiTheme="majorHAnsi" w:eastAsiaTheme="majorHAnsi" w:hAnsiTheme="majorHAnsi" w:cs="굴림" w:hint="eastAsia"/>
            <w:b/>
            <w:bCs/>
            <w:u w:val="single"/>
          </w:rPr>
          <w:t xml:space="preserve"> 합의하여 정함</w:t>
        </w:r>
      </w:ins>
    </w:p>
    <w:p w14:paraId="331F7673" w14:textId="77777777" w:rsidR="00BF1087" w:rsidRPr="00D236C6" w:rsidRDefault="00BF1087" w:rsidP="00BF1087">
      <w:pPr>
        <w:pStyle w:val="a4"/>
        <w:numPr>
          <w:ilvl w:val="0"/>
          <w:numId w:val="113"/>
        </w:numPr>
        <w:autoSpaceDE/>
        <w:autoSpaceDN/>
        <w:adjustRightInd w:val="0"/>
        <w:spacing w:after="60" w:line="360" w:lineRule="exact"/>
        <w:ind w:leftChars="0"/>
        <w:jc w:val="both"/>
        <w:rPr>
          <w:ins w:id="883" w:author="first20230519" w:date="2025-10-15T18:21:00Z"/>
          <w:bCs/>
          <w:snapToGrid w:val="0"/>
        </w:rPr>
      </w:pPr>
      <w:ins w:id="884" w:author="first20230519" w:date="2025-10-15T18:21:00Z">
        <w:r w:rsidRPr="00D236C6">
          <w:rPr>
            <w:rFonts w:asciiTheme="majorHAnsi" w:eastAsiaTheme="majorHAnsi" w:hAnsiTheme="majorHAnsi" w:cs="굴림" w:hint="eastAsia"/>
          </w:rPr>
          <w:t xml:space="preserve"> </w:t>
        </w:r>
        <w:r w:rsidRPr="00D236C6">
          <w:rPr>
            <w:rFonts w:asciiTheme="majorHAnsi" w:eastAsiaTheme="majorHAnsi" w:hAnsiTheme="majorHAnsi" w:cs="굴림" w:hint="eastAsia"/>
            <w:b/>
            <w:bCs/>
            <w:u w:val="single"/>
          </w:rPr>
          <w:t>M4, M6, M8, M</w:t>
        </w:r>
        <w:proofErr w:type="gramStart"/>
        <w:r w:rsidRPr="00D236C6">
          <w:rPr>
            <w:rFonts w:asciiTheme="majorHAnsi" w:eastAsiaTheme="majorHAnsi" w:hAnsiTheme="majorHAnsi" w:cs="굴림" w:hint="eastAsia"/>
            <w:b/>
            <w:bCs/>
            <w:u w:val="single"/>
          </w:rPr>
          <w:t>9 :</w:t>
        </w:r>
        <w:proofErr w:type="gramEnd"/>
        <w:r w:rsidRPr="00D236C6">
          <w:rPr>
            <w:rFonts w:asciiTheme="majorHAnsi" w:eastAsiaTheme="majorHAnsi" w:hAnsiTheme="majorHAnsi" w:cs="굴림" w:hint="eastAsia"/>
            <w:b/>
            <w:bCs/>
            <w:u w:val="single"/>
          </w:rPr>
          <w:t xml:space="preserve"> 해당BL의 </w:t>
        </w:r>
        <w:r w:rsidRPr="00D236C6">
          <w:rPr>
            <w:rFonts w:asciiTheme="majorHAnsi" w:eastAsiaTheme="majorHAnsi" w:hAnsiTheme="majorHAnsi" w:cs="굴림" w:hint="eastAsia"/>
          </w:rPr>
          <w:t xml:space="preserve">물류센터PF 사업수지 상 토지비는 변경될 수 있으며, 최종PF 실행에 따라 완납될 경우, 담보해지에 대하여 </w:t>
        </w:r>
        <w:r w:rsidRPr="00D236C6">
          <w:rPr>
            <w:rFonts w:asciiTheme="majorHAnsi" w:eastAsiaTheme="majorHAnsi" w:hAnsiTheme="majorHAnsi" w:cs="굴림" w:hint="eastAsia"/>
            <w:b/>
            <w:bCs/>
            <w:u w:val="single"/>
          </w:rPr>
          <w:t xml:space="preserve">시공사와 </w:t>
        </w:r>
        <w:proofErr w:type="spellStart"/>
        <w:r w:rsidRPr="00D236C6">
          <w:rPr>
            <w:rFonts w:asciiTheme="majorHAnsi" w:eastAsiaTheme="majorHAnsi" w:hAnsiTheme="majorHAnsi" w:cs="굴림" w:hint="eastAsia"/>
            <w:b/>
            <w:bCs/>
            <w:u w:val="single"/>
          </w:rPr>
          <w:t>대주가</w:t>
        </w:r>
        <w:proofErr w:type="spellEnd"/>
        <w:r w:rsidRPr="00D236C6">
          <w:rPr>
            <w:rFonts w:asciiTheme="majorHAnsi" w:eastAsiaTheme="majorHAnsi" w:hAnsiTheme="majorHAnsi" w:cs="굴림" w:hint="eastAsia"/>
            <w:b/>
            <w:bCs/>
            <w:u w:val="single"/>
          </w:rPr>
          <w:t xml:space="preserve"> 합의하여 정함</w:t>
        </w:r>
      </w:ins>
    </w:p>
    <w:p w14:paraId="0DB7672F" w14:textId="77777777" w:rsidR="00D02727" w:rsidRPr="00936D2A" w:rsidRDefault="00D02727" w:rsidP="00712ADD">
      <w:pPr>
        <w:wordWrap w:val="0"/>
        <w:rPr>
          <w:rFonts w:ascii="Times New Roman" w:eastAsia="바탕체" w:hAnsi="Times New Roman" w:cs="Times New Roman"/>
          <w:sz w:val="24"/>
          <w:szCs w:val="24"/>
        </w:rPr>
      </w:pPr>
    </w:p>
    <w:p w14:paraId="0FE4CDC5" w14:textId="77777777" w:rsidR="00BF1087" w:rsidRDefault="00BF1087">
      <w:pPr>
        <w:widowControl/>
        <w:autoSpaceDE/>
        <w:autoSpaceDN/>
        <w:spacing w:line="276" w:lineRule="auto"/>
        <w:jc w:val="both"/>
        <w:rPr>
          <w:ins w:id="885" w:author="first20230519" w:date="2025-10-15T18:21:00Z"/>
          <w:rFonts w:ascii="Times New Roman" w:eastAsia="바탕체" w:hAnsi="Times New Roman" w:cs="Times New Roman"/>
        </w:rPr>
      </w:pPr>
      <w:ins w:id="886" w:author="first20230519" w:date="2025-10-15T18:21:00Z">
        <w:r>
          <w:rPr>
            <w:rFonts w:ascii="Times New Roman" w:eastAsia="바탕체" w:hAnsi="Times New Roman" w:cs="Times New Roman"/>
          </w:rPr>
          <w:br w:type="page"/>
        </w:r>
      </w:ins>
    </w:p>
    <w:p w14:paraId="4FFE3E01" w14:textId="7E9E09A4" w:rsidR="00D02727" w:rsidRPr="00936D2A" w:rsidRDefault="00D02727" w:rsidP="00712ADD">
      <w:pPr>
        <w:wordWrap w:val="0"/>
        <w:spacing w:line="384" w:lineRule="auto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lastRenderedPageBreak/>
        <w:t>&lt;</w:t>
      </w:r>
      <w:r w:rsidRPr="00936D2A">
        <w:rPr>
          <w:rFonts w:ascii="Times New Roman" w:eastAsia="바탕체" w:hAnsi="Times New Roman" w:cs="Times New Roman"/>
        </w:rPr>
        <w:t>별지</w:t>
      </w:r>
      <w:r w:rsidRPr="00936D2A">
        <w:rPr>
          <w:rFonts w:ascii="Times New Roman" w:eastAsia="바탕체" w:hAnsi="Times New Roman" w:cs="Times New Roman"/>
        </w:rPr>
        <w:t xml:space="preserve"> 7&gt; </w:t>
      </w:r>
    </w:p>
    <w:p w14:paraId="679D9496" w14:textId="77777777" w:rsidR="00D02727" w:rsidRPr="00936D2A" w:rsidRDefault="00D02727" w:rsidP="00712ADD">
      <w:pPr>
        <w:wordWrap w:val="0"/>
        <w:snapToGrid w:val="0"/>
        <w:spacing w:line="384" w:lineRule="auto"/>
        <w:jc w:val="center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  <w:b/>
          <w:bCs/>
          <w:sz w:val="26"/>
          <w:szCs w:val="26"/>
        </w:rPr>
        <w:t>토지이용계획</w:t>
      </w:r>
    </w:p>
    <w:p w14:paraId="235A31BC" w14:textId="77777777" w:rsidR="00D02727" w:rsidRPr="00936D2A" w:rsidRDefault="00D02727" w:rsidP="00712ADD">
      <w:pPr>
        <w:wordWrap w:val="0"/>
        <w:snapToGrid w:val="0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  <w:b/>
          <w:bCs/>
          <w:sz w:val="26"/>
          <w:szCs w:val="26"/>
        </w:rPr>
        <w:t xml:space="preserve">1. </w:t>
      </w:r>
      <w:r w:rsidRPr="00936D2A">
        <w:rPr>
          <w:rFonts w:ascii="Times New Roman" w:eastAsia="바탕체" w:hAnsi="Times New Roman" w:cs="Times New Roman"/>
          <w:b/>
          <w:bCs/>
          <w:sz w:val="26"/>
          <w:szCs w:val="26"/>
        </w:rPr>
        <w:t>토지</w:t>
      </w:r>
      <w:r w:rsidRPr="00936D2A">
        <w:rPr>
          <w:rFonts w:ascii="Times New Roman" w:eastAsia="바탕체" w:hAnsi="Times New Roman" w:cs="Times New Roman"/>
          <w:b/>
          <w:bCs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b/>
          <w:bCs/>
          <w:sz w:val="26"/>
          <w:szCs w:val="26"/>
        </w:rPr>
        <w:t>이용</w:t>
      </w:r>
      <w:r w:rsidRPr="00936D2A">
        <w:rPr>
          <w:rFonts w:ascii="Times New Roman" w:eastAsia="바탕체" w:hAnsi="Times New Roman" w:cs="Times New Roman"/>
          <w:b/>
          <w:bCs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b/>
          <w:bCs/>
          <w:sz w:val="26"/>
          <w:szCs w:val="26"/>
        </w:rPr>
        <w:t>계획도</w:t>
      </w:r>
    </w:p>
    <w:p w14:paraId="5632BAB5" w14:textId="77777777" w:rsidR="00D02727" w:rsidRPr="00936D2A" w:rsidRDefault="00D02727" w:rsidP="00712ADD">
      <w:pPr>
        <w:wordWrap w:val="0"/>
        <w:snapToGrid w:val="0"/>
        <w:spacing w:line="384" w:lineRule="auto"/>
        <w:textAlignment w:val="baseline"/>
        <w:rPr>
          <w:rFonts w:ascii="Times New Roman" w:eastAsia="바탕체" w:hAnsi="Times New Roman" w:cs="Times New Roman"/>
          <w:b/>
          <w:bCs/>
          <w:sz w:val="26"/>
          <w:szCs w:val="26"/>
        </w:rPr>
      </w:pPr>
      <w:r w:rsidRPr="00936D2A">
        <w:rPr>
          <w:rFonts w:ascii="Times New Roman" w:eastAsia="바탕체" w:hAnsi="Times New Roman" w:cs="Times New Roman"/>
          <w:noProof/>
        </w:rPr>
        <w:drawing>
          <wp:inline distT="0" distB="0" distL="0" distR="0" wp14:anchorId="7A19B1B9" wp14:editId="46C3ED88">
            <wp:extent cx="5731510" cy="3050220"/>
            <wp:effectExtent l="0" t="0" r="2540" b="0"/>
            <wp:docPr id="1" name="그림 1" descr="EMB0000291c1c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95176480" descr="EMB0000291c1c2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31A18B" w14:textId="77777777" w:rsidR="00D02727" w:rsidRPr="00936D2A" w:rsidRDefault="00D02727" w:rsidP="00712ADD">
      <w:pPr>
        <w:wordWrap w:val="0"/>
        <w:snapToGrid w:val="0"/>
        <w:textAlignment w:val="baseline"/>
        <w:rPr>
          <w:rFonts w:ascii="Times New Roman" w:eastAsia="바탕체" w:hAnsi="Times New Roman" w:cs="Times New Roman"/>
          <w:b/>
          <w:bCs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2126"/>
        <w:gridCol w:w="1843"/>
        <w:gridCol w:w="1843"/>
        <w:gridCol w:w="1791"/>
      </w:tblGrid>
      <w:tr w:rsidR="00D02727" w:rsidRPr="00936D2A" w14:paraId="3E64B484" w14:textId="77777777" w:rsidTr="002720E7">
        <w:tc>
          <w:tcPr>
            <w:tcW w:w="3539" w:type="dxa"/>
            <w:gridSpan w:val="2"/>
          </w:tcPr>
          <w:p w14:paraId="520F51FF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  <w:b/>
              </w:rPr>
            </w:pPr>
            <w:r w:rsidRPr="00936D2A">
              <w:rPr>
                <w:rFonts w:ascii="Times New Roman" w:eastAsia="바탕체" w:hAnsi="Times New Roman" w:cs="Times New Roman"/>
                <w:b/>
              </w:rPr>
              <w:t>구분</w:t>
            </w:r>
          </w:p>
        </w:tc>
        <w:tc>
          <w:tcPr>
            <w:tcW w:w="1843" w:type="dxa"/>
            <w:vAlign w:val="center"/>
          </w:tcPr>
          <w:p w14:paraId="30C99142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  <w:b/>
              </w:rPr>
            </w:pPr>
            <w:r w:rsidRPr="00936D2A">
              <w:rPr>
                <w:rFonts w:ascii="Times New Roman" w:eastAsia="바탕체" w:hAnsi="Times New Roman" w:cs="Times New Roman"/>
                <w:b/>
              </w:rPr>
              <w:t>면적</w:t>
            </w:r>
            <w:r w:rsidRPr="00936D2A">
              <w:rPr>
                <w:rFonts w:ascii="Times New Roman" w:eastAsia="바탕체" w:hAnsi="Times New Roman" w:cs="Times New Roman"/>
                <w:b/>
              </w:rPr>
              <w:t>(</w:t>
            </w:r>
            <w:r w:rsidRPr="00936D2A">
              <w:rPr>
                <w:rFonts w:ascii="Times New Roman" w:eastAsia="바탕체" w:hAnsi="Times New Roman" w:cs="Times New Roman"/>
                <w:b/>
              </w:rPr>
              <w:t>㎡</w:t>
            </w:r>
            <w:r w:rsidRPr="00936D2A">
              <w:rPr>
                <w:rFonts w:ascii="Times New Roman" w:eastAsia="바탕체" w:hAnsi="Times New Roman" w:cs="Times New Roman"/>
                <w:b/>
              </w:rPr>
              <w:t>)</w:t>
            </w:r>
          </w:p>
        </w:tc>
        <w:tc>
          <w:tcPr>
            <w:tcW w:w="1843" w:type="dxa"/>
            <w:vAlign w:val="center"/>
          </w:tcPr>
          <w:p w14:paraId="3FD660DA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  <w:b/>
              </w:rPr>
            </w:pPr>
            <w:r w:rsidRPr="00936D2A">
              <w:rPr>
                <w:rFonts w:ascii="Times New Roman" w:eastAsia="바탕체" w:hAnsi="Times New Roman" w:cs="Times New Roman"/>
                <w:b/>
              </w:rPr>
              <w:t>구성비</w:t>
            </w:r>
            <w:r w:rsidRPr="00936D2A">
              <w:rPr>
                <w:rFonts w:ascii="Times New Roman" w:eastAsia="바탕체" w:hAnsi="Times New Roman" w:cs="Times New Roman"/>
                <w:b/>
              </w:rPr>
              <w:t>(%)</w:t>
            </w:r>
          </w:p>
        </w:tc>
        <w:tc>
          <w:tcPr>
            <w:tcW w:w="1791" w:type="dxa"/>
            <w:vAlign w:val="center"/>
          </w:tcPr>
          <w:p w14:paraId="1E4E56CD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  <w:b/>
              </w:rPr>
            </w:pPr>
            <w:r w:rsidRPr="00936D2A">
              <w:rPr>
                <w:rFonts w:ascii="Times New Roman" w:eastAsia="바탕체" w:hAnsi="Times New Roman" w:cs="Times New Roman"/>
                <w:b/>
              </w:rPr>
              <w:t>비고</w:t>
            </w:r>
          </w:p>
        </w:tc>
      </w:tr>
      <w:tr w:rsidR="00D02727" w:rsidRPr="00936D2A" w14:paraId="23DB78BA" w14:textId="77777777" w:rsidTr="002720E7">
        <w:tc>
          <w:tcPr>
            <w:tcW w:w="3539" w:type="dxa"/>
            <w:gridSpan w:val="2"/>
          </w:tcPr>
          <w:p w14:paraId="386DEEB7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가처분용지</w:t>
            </w:r>
          </w:p>
        </w:tc>
        <w:tc>
          <w:tcPr>
            <w:tcW w:w="1843" w:type="dxa"/>
          </w:tcPr>
          <w:p w14:paraId="6C6BB63F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  <w:b/>
              </w:rPr>
            </w:pPr>
            <w:r w:rsidRPr="00936D2A">
              <w:rPr>
                <w:rFonts w:ascii="Times New Roman" w:eastAsia="바탕체" w:hAnsi="Times New Roman" w:cs="Times New Roman"/>
                <w:b/>
              </w:rPr>
              <w:t>621,713</w:t>
            </w:r>
          </w:p>
        </w:tc>
        <w:tc>
          <w:tcPr>
            <w:tcW w:w="1843" w:type="dxa"/>
          </w:tcPr>
          <w:p w14:paraId="7B3B91EF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  <w:b/>
              </w:rPr>
            </w:pPr>
            <w:r w:rsidRPr="00936D2A">
              <w:rPr>
                <w:rFonts w:ascii="Times New Roman" w:eastAsia="바탕체" w:hAnsi="Times New Roman" w:cs="Times New Roman"/>
                <w:b/>
              </w:rPr>
              <w:t>65.30%</w:t>
            </w:r>
          </w:p>
        </w:tc>
        <w:tc>
          <w:tcPr>
            <w:tcW w:w="1791" w:type="dxa"/>
          </w:tcPr>
          <w:p w14:paraId="375A7230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</w:p>
        </w:tc>
      </w:tr>
      <w:tr w:rsidR="00D02727" w:rsidRPr="00936D2A" w14:paraId="7949B16E" w14:textId="77777777" w:rsidTr="002720E7">
        <w:tc>
          <w:tcPr>
            <w:tcW w:w="3539" w:type="dxa"/>
            <w:gridSpan w:val="2"/>
          </w:tcPr>
          <w:p w14:paraId="35B33084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물류단지시설</w:t>
            </w:r>
          </w:p>
        </w:tc>
        <w:tc>
          <w:tcPr>
            <w:tcW w:w="1843" w:type="dxa"/>
          </w:tcPr>
          <w:p w14:paraId="36591397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  <w:b/>
              </w:rPr>
            </w:pPr>
            <w:r w:rsidRPr="00936D2A">
              <w:rPr>
                <w:rFonts w:ascii="Times New Roman" w:eastAsia="바탕체" w:hAnsi="Times New Roman" w:cs="Times New Roman"/>
                <w:b/>
              </w:rPr>
              <w:t>566,784</w:t>
            </w:r>
          </w:p>
        </w:tc>
        <w:tc>
          <w:tcPr>
            <w:tcW w:w="1843" w:type="dxa"/>
          </w:tcPr>
          <w:p w14:paraId="12516751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  <w:b/>
              </w:rPr>
            </w:pPr>
            <w:r w:rsidRPr="00936D2A">
              <w:rPr>
                <w:rFonts w:ascii="Times New Roman" w:eastAsia="바탕체" w:hAnsi="Times New Roman" w:cs="Times New Roman"/>
                <w:b/>
              </w:rPr>
              <w:t>59.50%</w:t>
            </w:r>
          </w:p>
        </w:tc>
        <w:tc>
          <w:tcPr>
            <w:tcW w:w="1791" w:type="dxa"/>
          </w:tcPr>
          <w:p w14:paraId="57F551A3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</w:p>
        </w:tc>
      </w:tr>
      <w:tr w:rsidR="00D02727" w:rsidRPr="00936D2A" w14:paraId="4C618F93" w14:textId="77777777" w:rsidTr="002720E7">
        <w:tc>
          <w:tcPr>
            <w:tcW w:w="1413" w:type="dxa"/>
            <w:vMerge w:val="restart"/>
          </w:tcPr>
          <w:p w14:paraId="1B28B349" w14:textId="77777777" w:rsidR="00D02727" w:rsidRPr="00936D2A" w:rsidRDefault="00D02727" w:rsidP="00712ADD">
            <w:pPr>
              <w:pStyle w:val="xl77"/>
              <w:wordWrap w:val="0"/>
              <w:rPr>
                <w:rFonts w:ascii="Times New Roman" w:eastAsia="바탕체" w:hAnsi="Times New Roman" w:cs="Times New Roman"/>
                <w:color w:val="auto"/>
              </w:rPr>
            </w:pPr>
          </w:p>
        </w:tc>
        <w:tc>
          <w:tcPr>
            <w:tcW w:w="2126" w:type="dxa"/>
            <w:vAlign w:val="center"/>
          </w:tcPr>
          <w:p w14:paraId="0372C7C6" w14:textId="77777777" w:rsidR="00D02727" w:rsidRPr="00936D2A" w:rsidRDefault="00D02727" w:rsidP="00712ADD">
            <w:pPr>
              <w:pStyle w:val="xl77"/>
              <w:wordWrap w:val="0"/>
              <w:rPr>
                <w:rFonts w:ascii="Times New Roman" w:eastAsia="바탕체" w:hAnsi="Times New Roman" w:cs="Times New Roman"/>
                <w:color w:val="auto"/>
              </w:rPr>
            </w:pPr>
            <w:r w:rsidRPr="00936D2A">
              <w:rPr>
                <w:rFonts w:ascii="Times New Roman" w:eastAsia="바탕체" w:hAnsi="Times New Roman" w:cs="Times New Roman"/>
                <w:color w:val="auto"/>
              </w:rPr>
              <w:t>물류시설용지</w:t>
            </w:r>
          </w:p>
        </w:tc>
        <w:tc>
          <w:tcPr>
            <w:tcW w:w="1843" w:type="dxa"/>
          </w:tcPr>
          <w:p w14:paraId="656698A5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556,833</w:t>
            </w:r>
          </w:p>
        </w:tc>
        <w:tc>
          <w:tcPr>
            <w:tcW w:w="1843" w:type="dxa"/>
          </w:tcPr>
          <w:p w14:paraId="2BFAE81B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58.50%</w:t>
            </w:r>
          </w:p>
        </w:tc>
        <w:tc>
          <w:tcPr>
            <w:tcW w:w="1791" w:type="dxa"/>
          </w:tcPr>
          <w:p w14:paraId="53A71871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</w:p>
        </w:tc>
      </w:tr>
      <w:tr w:rsidR="00D02727" w:rsidRPr="00936D2A" w14:paraId="3C6BDCA8" w14:textId="77777777" w:rsidTr="002720E7">
        <w:tc>
          <w:tcPr>
            <w:tcW w:w="1413" w:type="dxa"/>
            <w:vMerge/>
          </w:tcPr>
          <w:p w14:paraId="55CDE327" w14:textId="77777777" w:rsidR="00D02727" w:rsidRPr="00936D2A" w:rsidRDefault="00D02727" w:rsidP="00712ADD">
            <w:pPr>
              <w:pStyle w:val="xl77"/>
              <w:wordWrap w:val="0"/>
              <w:rPr>
                <w:rFonts w:ascii="Times New Roman" w:eastAsia="바탕체" w:hAnsi="Times New Roman" w:cs="Times New Roman"/>
                <w:color w:val="auto"/>
              </w:rPr>
            </w:pPr>
          </w:p>
        </w:tc>
        <w:tc>
          <w:tcPr>
            <w:tcW w:w="2126" w:type="dxa"/>
            <w:vAlign w:val="center"/>
          </w:tcPr>
          <w:p w14:paraId="56902675" w14:textId="77777777" w:rsidR="00D02727" w:rsidRPr="00936D2A" w:rsidRDefault="00D02727" w:rsidP="00712ADD">
            <w:pPr>
              <w:pStyle w:val="xl77"/>
              <w:wordWrap w:val="0"/>
              <w:rPr>
                <w:rFonts w:ascii="Times New Roman" w:eastAsia="바탕체" w:hAnsi="Times New Roman" w:cs="Times New Roman"/>
                <w:color w:val="auto"/>
              </w:rPr>
            </w:pPr>
            <w:r w:rsidRPr="00936D2A">
              <w:rPr>
                <w:rFonts w:ascii="Times New Roman" w:eastAsia="바탕체" w:hAnsi="Times New Roman" w:cs="Times New Roman"/>
                <w:color w:val="auto"/>
              </w:rPr>
              <w:t>상류시설용지</w:t>
            </w:r>
          </w:p>
        </w:tc>
        <w:tc>
          <w:tcPr>
            <w:tcW w:w="1843" w:type="dxa"/>
          </w:tcPr>
          <w:p w14:paraId="732047CB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9,951</w:t>
            </w:r>
          </w:p>
        </w:tc>
        <w:tc>
          <w:tcPr>
            <w:tcW w:w="1843" w:type="dxa"/>
          </w:tcPr>
          <w:p w14:paraId="386F292A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1.00%</w:t>
            </w:r>
          </w:p>
        </w:tc>
        <w:tc>
          <w:tcPr>
            <w:tcW w:w="1791" w:type="dxa"/>
          </w:tcPr>
          <w:p w14:paraId="1B8AF1D3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</w:p>
        </w:tc>
      </w:tr>
      <w:tr w:rsidR="00D02727" w:rsidRPr="00936D2A" w14:paraId="395522A5" w14:textId="77777777" w:rsidTr="002720E7">
        <w:tc>
          <w:tcPr>
            <w:tcW w:w="3539" w:type="dxa"/>
            <w:gridSpan w:val="2"/>
          </w:tcPr>
          <w:p w14:paraId="10FCEAEE" w14:textId="77777777" w:rsidR="00D02727" w:rsidRPr="00936D2A" w:rsidRDefault="00D02727" w:rsidP="00712ADD">
            <w:pPr>
              <w:pStyle w:val="xl81"/>
              <w:wordWrap w:val="0"/>
              <w:jc w:val="both"/>
              <w:rPr>
                <w:rFonts w:ascii="Times New Roman" w:eastAsia="바탕체" w:hAnsi="Times New Roman" w:cs="Times New Roman"/>
                <w:color w:val="auto"/>
                <w:sz w:val="22"/>
                <w:szCs w:val="22"/>
              </w:rPr>
            </w:pPr>
            <w:r w:rsidRPr="00936D2A">
              <w:rPr>
                <w:rFonts w:ascii="Times New Roman" w:eastAsia="바탕체" w:hAnsi="Times New Roman" w:cs="Times New Roman"/>
                <w:color w:val="auto"/>
                <w:sz w:val="22"/>
                <w:szCs w:val="22"/>
              </w:rPr>
              <w:t>지원시설용지</w:t>
            </w:r>
          </w:p>
        </w:tc>
        <w:tc>
          <w:tcPr>
            <w:tcW w:w="1843" w:type="dxa"/>
          </w:tcPr>
          <w:p w14:paraId="51CD7464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  <w:b/>
              </w:rPr>
            </w:pPr>
            <w:r w:rsidRPr="00936D2A">
              <w:rPr>
                <w:rFonts w:ascii="Times New Roman" w:eastAsia="바탕체" w:hAnsi="Times New Roman" w:cs="Times New Roman"/>
                <w:b/>
              </w:rPr>
              <w:t>54,929</w:t>
            </w:r>
          </w:p>
        </w:tc>
        <w:tc>
          <w:tcPr>
            <w:tcW w:w="1843" w:type="dxa"/>
          </w:tcPr>
          <w:p w14:paraId="51F7088D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  <w:b/>
              </w:rPr>
            </w:pPr>
            <w:r w:rsidRPr="00936D2A">
              <w:rPr>
                <w:rFonts w:ascii="Times New Roman" w:eastAsia="바탕체" w:hAnsi="Times New Roman" w:cs="Times New Roman"/>
                <w:b/>
              </w:rPr>
              <w:t>5.80%</w:t>
            </w:r>
          </w:p>
        </w:tc>
        <w:tc>
          <w:tcPr>
            <w:tcW w:w="1791" w:type="dxa"/>
          </w:tcPr>
          <w:p w14:paraId="0D0FFC77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</w:p>
        </w:tc>
      </w:tr>
      <w:tr w:rsidR="00D02727" w:rsidRPr="00936D2A" w14:paraId="5111BAA6" w14:textId="77777777" w:rsidTr="002720E7">
        <w:tc>
          <w:tcPr>
            <w:tcW w:w="1413" w:type="dxa"/>
            <w:vMerge w:val="restart"/>
          </w:tcPr>
          <w:p w14:paraId="121EDD60" w14:textId="77777777" w:rsidR="00D02727" w:rsidRPr="00936D2A" w:rsidRDefault="00D02727" w:rsidP="00712ADD">
            <w:pPr>
              <w:pStyle w:val="xl77"/>
              <w:wordWrap w:val="0"/>
              <w:rPr>
                <w:rFonts w:ascii="Times New Roman" w:eastAsia="바탕체" w:hAnsi="Times New Roman" w:cs="Times New Roman"/>
                <w:color w:val="auto"/>
              </w:rPr>
            </w:pPr>
          </w:p>
        </w:tc>
        <w:tc>
          <w:tcPr>
            <w:tcW w:w="2126" w:type="dxa"/>
            <w:vAlign w:val="center"/>
          </w:tcPr>
          <w:p w14:paraId="451F5FA7" w14:textId="77777777" w:rsidR="00D02727" w:rsidRPr="00936D2A" w:rsidRDefault="00D02727" w:rsidP="00712ADD">
            <w:pPr>
              <w:pStyle w:val="xl77"/>
              <w:wordWrap w:val="0"/>
              <w:rPr>
                <w:rFonts w:ascii="Times New Roman" w:eastAsia="바탕체" w:hAnsi="Times New Roman" w:cs="Times New Roman"/>
                <w:color w:val="auto"/>
              </w:rPr>
            </w:pPr>
            <w:r w:rsidRPr="00936D2A">
              <w:rPr>
                <w:rFonts w:ascii="Times New Roman" w:eastAsia="바탕체" w:hAnsi="Times New Roman" w:cs="Times New Roman"/>
                <w:color w:val="auto"/>
              </w:rPr>
              <w:t>지원시설용지</w:t>
            </w:r>
          </w:p>
        </w:tc>
        <w:tc>
          <w:tcPr>
            <w:tcW w:w="1843" w:type="dxa"/>
          </w:tcPr>
          <w:p w14:paraId="5FA550D9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26,136</w:t>
            </w:r>
          </w:p>
        </w:tc>
        <w:tc>
          <w:tcPr>
            <w:tcW w:w="1843" w:type="dxa"/>
          </w:tcPr>
          <w:p w14:paraId="641B8419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2.70%</w:t>
            </w:r>
          </w:p>
        </w:tc>
        <w:tc>
          <w:tcPr>
            <w:tcW w:w="1791" w:type="dxa"/>
          </w:tcPr>
          <w:p w14:paraId="0EA7A92C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</w:p>
        </w:tc>
      </w:tr>
      <w:tr w:rsidR="00D02727" w:rsidRPr="00936D2A" w14:paraId="0E4418A6" w14:textId="77777777" w:rsidTr="002720E7">
        <w:tc>
          <w:tcPr>
            <w:tcW w:w="1413" w:type="dxa"/>
            <w:vMerge/>
          </w:tcPr>
          <w:p w14:paraId="30325EF4" w14:textId="77777777" w:rsidR="00D02727" w:rsidRPr="00936D2A" w:rsidRDefault="00D02727" w:rsidP="00712ADD">
            <w:pPr>
              <w:pStyle w:val="xl77"/>
              <w:wordWrap w:val="0"/>
              <w:rPr>
                <w:rFonts w:ascii="Times New Roman" w:eastAsia="바탕체" w:hAnsi="Times New Roman" w:cs="Times New Roman"/>
                <w:color w:val="auto"/>
              </w:rPr>
            </w:pPr>
          </w:p>
        </w:tc>
        <w:tc>
          <w:tcPr>
            <w:tcW w:w="2126" w:type="dxa"/>
            <w:vAlign w:val="center"/>
          </w:tcPr>
          <w:p w14:paraId="177178A8" w14:textId="77777777" w:rsidR="00D02727" w:rsidRPr="00936D2A" w:rsidRDefault="00D02727" w:rsidP="00712ADD">
            <w:pPr>
              <w:pStyle w:val="xl77"/>
              <w:wordWrap w:val="0"/>
              <w:rPr>
                <w:rFonts w:ascii="Times New Roman" w:eastAsia="바탕체" w:hAnsi="Times New Roman" w:cs="Times New Roman"/>
                <w:color w:val="auto"/>
              </w:rPr>
            </w:pPr>
            <w:r w:rsidRPr="00936D2A">
              <w:rPr>
                <w:rFonts w:ascii="Times New Roman" w:eastAsia="바탕체" w:hAnsi="Times New Roman" w:cs="Times New Roman"/>
                <w:color w:val="auto"/>
              </w:rPr>
              <w:t>전기공급시설</w:t>
            </w:r>
          </w:p>
        </w:tc>
        <w:tc>
          <w:tcPr>
            <w:tcW w:w="1843" w:type="dxa"/>
          </w:tcPr>
          <w:p w14:paraId="772E797A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2,700</w:t>
            </w:r>
          </w:p>
        </w:tc>
        <w:tc>
          <w:tcPr>
            <w:tcW w:w="1843" w:type="dxa"/>
          </w:tcPr>
          <w:p w14:paraId="4CF74337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0.30%</w:t>
            </w:r>
          </w:p>
        </w:tc>
        <w:tc>
          <w:tcPr>
            <w:tcW w:w="1791" w:type="dxa"/>
          </w:tcPr>
          <w:p w14:paraId="44DA8599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</w:p>
        </w:tc>
      </w:tr>
      <w:tr w:rsidR="00D02727" w:rsidRPr="00936D2A" w14:paraId="03F1D527" w14:textId="77777777" w:rsidTr="002720E7">
        <w:tc>
          <w:tcPr>
            <w:tcW w:w="1413" w:type="dxa"/>
            <w:vMerge/>
          </w:tcPr>
          <w:p w14:paraId="65725884" w14:textId="77777777" w:rsidR="00D02727" w:rsidRPr="00936D2A" w:rsidRDefault="00D02727" w:rsidP="00712ADD">
            <w:pPr>
              <w:pStyle w:val="xl77"/>
              <w:wordWrap w:val="0"/>
              <w:rPr>
                <w:rFonts w:ascii="Times New Roman" w:eastAsia="바탕체" w:hAnsi="Times New Roman" w:cs="Times New Roman"/>
                <w:color w:val="auto"/>
              </w:rPr>
            </w:pPr>
          </w:p>
        </w:tc>
        <w:tc>
          <w:tcPr>
            <w:tcW w:w="2126" w:type="dxa"/>
            <w:vAlign w:val="center"/>
          </w:tcPr>
          <w:p w14:paraId="6EBAB357" w14:textId="77777777" w:rsidR="00D02727" w:rsidRPr="00936D2A" w:rsidRDefault="00D02727" w:rsidP="00712ADD">
            <w:pPr>
              <w:pStyle w:val="xl77"/>
              <w:wordWrap w:val="0"/>
              <w:rPr>
                <w:rFonts w:ascii="Times New Roman" w:eastAsia="바탕체" w:hAnsi="Times New Roman" w:cs="Times New Roman"/>
                <w:color w:val="auto"/>
              </w:rPr>
            </w:pPr>
            <w:r w:rsidRPr="00936D2A">
              <w:rPr>
                <w:rFonts w:ascii="Times New Roman" w:eastAsia="바탕체" w:hAnsi="Times New Roman" w:cs="Times New Roman"/>
                <w:color w:val="auto"/>
              </w:rPr>
              <w:t>주차장</w:t>
            </w:r>
          </w:p>
        </w:tc>
        <w:tc>
          <w:tcPr>
            <w:tcW w:w="1843" w:type="dxa"/>
          </w:tcPr>
          <w:p w14:paraId="0B7F0652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26,093</w:t>
            </w:r>
          </w:p>
        </w:tc>
        <w:tc>
          <w:tcPr>
            <w:tcW w:w="1843" w:type="dxa"/>
          </w:tcPr>
          <w:p w14:paraId="2322390E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2.70%</w:t>
            </w:r>
          </w:p>
        </w:tc>
        <w:tc>
          <w:tcPr>
            <w:tcW w:w="1791" w:type="dxa"/>
          </w:tcPr>
          <w:p w14:paraId="72F38994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</w:p>
        </w:tc>
      </w:tr>
      <w:tr w:rsidR="00D02727" w:rsidRPr="00936D2A" w14:paraId="46FCD734" w14:textId="77777777" w:rsidTr="002720E7">
        <w:tc>
          <w:tcPr>
            <w:tcW w:w="3539" w:type="dxa"/>
            <w:gridSpan w:val="2"/>
          </w:tcPr>
          <w:p w14:paraId="6F8AD94F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공공환원용지</w:t>
            </w:r>
          </w:p>
        </w:tc>
        <w:tc>
          <w:tcPr>
            <w:tcW w:w="1843" w:type="dxa"/>
          </w:tcPr>
          <w:p w14:paraId="3CBFA8FB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  <w:b/>
              </w:rPr>
            </w:pPr>
            <w:r w:rsidRPr="00936D2A">
              <w:rPr>
                <w:rFonts w:ascii="Times New Roman" w:eastAsia="바탕체" w:hAnsi="Times New Roman" w:cs="Times New Roman"/>
                <w:b/>
              </w:rPr>
              <w:t>330,932</w:t>
            </w:r>
          </w:p>
        </w:tc>
        <w:tc>
          <w:tcPr>
            <w:tcW w:w="1843" w:type="dxa"/>
          </w:tcPr>
          <w:p w14:paraId="1FC273A3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  <w:b/>
              </w:rPr>
            </w:pPr>
            <w:r w:rsidRPr="00936D2A">
              <w:rPr>
                <w:rFonts w:ascii="Times New Roman" w:eastAsia="바탕체" w:hAnsi="Times New Roman" w:cs="Times New Roman"/>
                <w:b/>
              </w:rPr>
              <w:t>34.70%</w:t>
            </w:r>
          </w:p>
        </w:tc>
        <w:tc>
          <w:tcPr>
            <w:tcW w:w="1791" w:type="dxa"/>
          </w:tcPr>
          <w:p w14:paraId="01DAEE83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</w:p>
        </w:tc>
      </w:tr>
      <w:tr w:rsidR="00D02727" w:rsidRPr="00936D2A" w14:paraId="32D9C8C5" w14:textId="77777777" w:rsidTr="002720E7">
        <w:tc>
          <w:tcPr>
            <w:tcW w:w="3539" w:type="dxa"/>
            <w:gridSpan w:val="2"/>
          </w:tcPr>
          <w:p w14:paraId="6CD8C7E6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공공시설</w:t>
            </w:r>
          </w:p>
        </w:tc>
        <w:tc>
          <w:tcPr>
            <w:tcW w:w="1843" w:type="dxa"/>
          </w:tcPr>
          <w:p w14:paraId="5379A383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  <w:b/>
              </w:rPr>
            </w:pPr>
            <w:r w:rsidRPr="00936D2A">
              <w:rPr>
                <w:rFonts w:ascii="Times New Roman" w:eastAsia="바탕체" w:hAnsi="Times New Roman" w:cs="Times New Roman"/>
                <w:b/>
              </w:rPr>
              <w:t>330,932</w:t>
            </w:r>
          </w:p>
        </w:tc>
        <w:tc>
          <w:tcPr>
            <w:tcW w:w="1843" w:type="dxa"/>
          </w:tcPr>
          <w:p w14:paraId="7C82B439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  <w:b/>
              </w:rPr>
            </w:pPr>
            <w:r w:rsidRPr="00936D2A">
              <w:rPr>
                <w:rFonts w:ascii="Times New Roman" w:eastAsia="바탕체" w:hAnsi="Times New Roman" w:cs="Times New Roman"/>
                <w:b/>
              </w:rPr>
              <w:t>34.70%</w:t>
            </w:r>
          </w:p>
        </w:tc>
        <w:tc>
          <w:tcPr>
            <w:tcW w:w="1791" w:type="dxa"/>
          </w:tcPr>
          <w:p w14:paraId="3D48F488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</w:p>
        </w:tc>
      </w:tr>
      <w:tr w:rsidR="00D02727" w:rsidRPr="00936D2A" w14:paraId="1BE6D737" w14:textId="77777777" w:rsidTr="002720E7">
        <w:tc>
          <w:tcPr>
            <w:tcW w:w="1413" w:type="dxa"/>
            <w:vMerge w:val="restart"/>
          </w:tcPr>
          <w:p w14:paraId="67F7EC5B" w14:textId="77777777" w:rsidR="00D02727" w:rsidRPr="00936D2A" w:rsidRDefault="00D02727" w:rsidP="00712ADD">
            <w:pPr>
              <w:pStyle w:val="xl77"/>
              <w:wordWrap w:val="0"/>
              <w:rPr>
                <w:rFonts w:ascii="Times New Roman" w:eastAsia="바탕체" w:hAnsi="Times New Roman" w:cs="Times New Roman"/>
                <w:color w:val="auto"/>
              </w:rPr>
            </w:pPr>
          </w:p>
        </w:tc>
        <w:tc>
          <w:tcPr>
            <w:tcW w:w="2126" w:type="dxa"/>
            <w:vAlign w:val="center"/>
          </w:tcPr>
          <w:p w14:paraId="2D334124" w14:textId="77777777" w:rsidR="00D02727" w:rsidRPr="00936D2A" w:rsidRDefault="00D02727" w:rsidP="00712ADD">
            <w:pPr>
              <w:pStyle w:val="xl77"/>
              <w:wordWrap w:val="0"/>
              <w:rPr>
                <w:rFonts w:ascii="Times New Roman" w:eastAsia="바탕체" w:hAnsi="Times New Roman" w:cs="Times New Roman"/>
                <w:color w:val="auto"/>
              </w:rPr>
            </w:pPr>
            <w:r w:rsidRPr="00936D2A">
              <w:rPr>
                <w:rFonts w:ascii="Times New Roman" w:eastAsia="바탕체" w:hAnsi="Times New Roman" w:cs="Times New Roman"/>
                <w:color w:val="auto"/>
              </w:rPr>
              <w:t>도로</w:t>
            </w:r>
          </w:p>
        </w:tc>
        <w:tc>
          <w:tcPr>
            <w:tcW w:w="1843" w:type="dxa"/>
          </w:tcPr>
          <w:p w14:paraId="2256D301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111,992</w:t>
            </w:r>
          </w:p>
        </w:tc>
        <w:tc>
          <w:tcPr>
            <w:tcW w:w="1843" w:type="dxa"/>
          </w:tcPr>
          <w:p w14:paraId="77E9876E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11.80%</w:t>
            </w:r>
          </w:p>
        </w:tc>
        <w:tc>
          <w:tcPr>
            <w:tcW w:w="1791" w:type="dxa"/>
          </w:tcPr>
          <w:p w14:paraId="54FD7E65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</w:p>
        </w:tc>
      </w:tr>
      <w:tr w:rsidR="00D02727" w:rsidRPr="00936D2A" w14:paraId="44E86E55" w14:textId="77777777" w:rsidTr="002720E7">
        <w:tc>
          <w:tcPr>
            <w:tcW w:w="1413" w:type="dxa"/>
            <w:vMerge/>
          </w:tcPr>
          <w:p w14:paraId="01DB0963" w14:textId="77777777" w:rsidR="00D02727" w:rsidRPr="00936D2A" w:rsidRDefault="00D02727" w:rsidP="00712ADD">
            <w:pPr>
              <w:pStyle w:val="xl77"/>
              <w:wordWrap w:val="0"/>
              <w:rPr>
                <w:rFonts w:ascii="Times New Roman" w:eastAsia="바탕체" w:hAnsi="Times New Roman" w:cs="Times New Roman"/>
                <w:color w:val="auto"/>
              </w:rPr>
            </w:pPr>
          </w:p>
        </w:tc>
        <w:tc>
          <w:tcPr>
            <w:tcW w:w="2126" w:type="dxa"/>
            <w:vAlign w:val="center"/>
          </w:tcPr>
          <w:p w14:paraId="4B03DB7A" w14:textId="77777777" w:rsidR="00D02727" w:rsidRPr="00936D2A" w:rsidRDefault="00D02727" w:rsidP="00712ADD">
            <w:pPr>
              <w:pStyle w:val="xl77"/>
              <w:wordWrap w:val="0"/>
              <w:rPr>
                <w:rFonts w:ascii="Times New Roman" w:eastAsia="바탕체" w:hAnsi="Times New Roman" w:cs="Times New Roman"/>
                <w:color w:val="auto"/>
              </w:rPr>
            </w:pPr>
            <w:r w:rsidRPr="00936D2A">
              <w:rPr>
                <w:rFonts w:ascii="Times New Roman" w:eastAsia="바탕체" w:hAnsi="Times New Roman" w:cs="Times New Roman"/>
                <w:color w:val="auto"/>
              </w:rPr>
              <w:t>공원</w:t>
            </w:r>
          </w:p>
        </w:tc>
        <w:tc>
          <w:tcPr>
            <w:tcW w:w="1843" w:type="dxa"/>
          </w:tcPr>
          <w:p w14:paraId="6E07C038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20,768</w:t>
            </w:r>
          </w:p>
        </w:tc>
        <w:tc>
          <w:tcPr>
            <w:tcW w:w="1843" w:type="dxa"/>
          </w:tcPr>
          <w:p w14:paraId="3A662093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2.20%</w:t>
            </w:r>
          </w:p>
        </w:tc>
        <w:tc>
          <w:tcPr>
            <w:tcW w:w="1791" w:type="dxa"/>
          </w:tcPr>
          <w:p w14:paraId="7AFC8788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</w:p>
        </w:tc>
      </w:tr>
      <w:tr w:rsidR="00D02727" w:rsidRPr="00936D2A" w14:paraId="1B7A2CD9" w14:textId="77777777" w:rsidTr="002720E7">
        <w:tc>
          <w:tcPr>
            <w:tcW w:w="1413" w:type="dxa"/>
            <w:vMerge/>
          </w:tcPr>
          <w:p w14:paraId="23DD8B85" w14:textId="77777777" w:rsidR="00D02727" w:rsidRPr="00936D2A" w:rsidRDefault="00D02727" w:rsidP="00712ADD">
            <w:pPr>
              <w:pStyle w:val="xl77"/>
              <w:wordWrap w:val="0"/>
              <w:rPr>
                <w:rFonts w:ascii="Times New Roman" w:eastAsia="바탕체" w:hAnsi="Times New Roman" w:cs="Times New Roman"/>
                <w:color w:val="auto"/>
              </w:rPr>
            </w:pPr>
          </w:p>
        </w:tc>
        <w:tc>
          <w:tcPr>
            <w:tcW w:w="2126" w:type="dxa"/>
            <w:vAlign w:val="center"/>
          </w:tcPr>
          <w:p w14:paraId="053E4297" w14:textId="77777777" w:rsidR="00D02727" w:rsidRPr="00936D2A" w:rsidRDefault="00D02727" w:rsidP="00712ADD">
            <w:pPr>
              <w:pStyle w:val="xl77"/>
              <w:wordWrap w:val="0"/>
              <w:rPr>
                <w:rFonts w:ascii="Times New Roman" w:eastAsia="바탕체" w:hAnsi="Times New Roman" w:cs="Times New Roman"/>
                <w:color w:val="auto"/>
              </w:rPr>
            </w:pPr>
            <w:r w:rsidRPr="00936D2A">
              <w:rPr>
                <w:rFonts w:ascii="Times New Roman" w:eastAsia="바탕체" w:hAnsi="Times New Roman" w:cs="Times New Roman"/>
                <w:color w:val="auto"/>
              </w:rPr>
              <w:t>녹지</w:t>
            </w:r>
          </w:p>
        </w:tc>
        <w:tc>
          <w:tcPr>
            <w:tcW w:w="1843" w:type="dxa"/>
          </w:tcPr>
          <w:p w14:paraId="408D4318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164,716</w:t>
            </w:r>
          </w:p>
        </w:tc>
        <w:tc>
          <w:tcPr>
            <w:tcW w:w="1843" w:type="dxa"/>
          </w:tcPr>
          <w:p w14:paraId="0653B7F4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17.30%</w:t>
            </w:r>
          </w:p>
        </w:tc>
        <w:tc>
          <w:tcPr>
            <w:tcW w:w="1791" w:type="dxa"/>
          </w:tcPr>
          <w:p w14:paraId="54C4C303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</w:p>
        </w:tc>
      </w:tr>
      <w:tr w:rsidR="00D02727" w:rsidRPr="00936D2A" w14:paraId="213D3CDF" w14:textId="77777777" w:rsidTr="002720E7">
        <w:tc>
          <w:tcPr>
            <w:tcW w:w="1413" w:type="dxa"/>
            <w:vMerge/>
          </w:tcPr>
          <w:p w14:paraId="391743BE" w14:textId="77777777" w:rsidR="00D02727" w:rsidRPr="00936D2A" w:rsidRDefault="00D02727" w:rsidP="00712ADD">
            <w:pPr>
              <w:pStyle w:val="xl77"/>
              <w:wordWrap w:val="0"/>
              <w:rPr>
                <w:rFonts w:ascii="Times New Roman" w:eastAsia="바탕체" w:hAnsi="Times New Roman" w:cs="Times New Roman"/>
                <w:color w:val="auto"/>
              </w:rPr>
            </w:pPr>
          </w:p>
        </w:tc>
        <w:tc>
          <w:tcPr>
            <w:tcW w:w="2126" w:type="dxa"/>
            <w:vAlign w:val="center"/>
          </w:tcPr>
          <w:p w14:paraId="4C8EB1BB" w14:textId="77777777" w:rsidR="00D02727" w:rsidRPr="00936D2A" w:rsidRDefault="00D02727" w:rsidP="00712ADD">
            <w:pPr>
              <w:pStyle w:val="xl77"/>
              <w:wordWrap w:val="0"/>
              <w:rPr>
                <w:rFonts w:ascii="Times New Roman" w:eastAsia="바탕체" w:hAnsi="Times New Roman" w:cs="Times New Roman"/>
                <w:color w:val="auto"/>
              </w:rPr>
            </w:pPr>
            <w:r w:rsidRPr="00936D2A">
              <w:rPr>
                <w:rFonts w:ascii="Times New Roman" w:eastAsia="바탕체" w:hAnsi="Times New Roman" w:cs="Times New Roman"/>
                <w:color w:val="auto"/>
              </w:rPr>
              <w:t>유수지</w:t>
            </w:r>
          </w:p>
        </w:tc>
        <w:tc>
          <w:tcPr>
            <w:tcW w:w="1843" w:type="dxa"/>
          </w:tcPr>
          <w:p w14:paraId="19452761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27,417</w:t>
            </w:r>
          </w:p>
        </w:tc>
        <w:tc>
          <w:tcPr>
            <w:tcW w:w="1843" w:type="dxa"/>
          </w:tcPr>
          <w:p w14:paraId="0D0482EB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2.90%</w:t>
            </w:r>
          </w:p>
        </w:tc>
        <w:tc>
          <w:tcPr>
            <w:tcW w:w="1791" w:type="dxa"/>
          </w:tcPr>
          <w:p w14:paraId="011F1A36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</w:p>
        </w:tc>
      </w:tr>
      <w:tr w:rsidR="00D02727" w:rsidRPr="00936D2A" w14:paraId="50763A2A" w14:textId="77777777" w:rsidTr="002720E7">
        <w:tc>
          <w:tcPr>
            <w:tcW w:w="1413" w:type="dxa"/>
            <w:vMerge/>
          </w:tcPr>
          <w:p w14:paraId="4554F3C8" w14:textId="77777777" w:rsidR="00D02727" w:rsidRPr="00936D2A" w:rsidRDefault="00D02727" w:rsidP="00712ADD">
            <w:pPr>
              <w:pStyle w:val="xl77"/>
              <w:wordWrap w:val="0"/>
              <w:rPr>
                <w:rFonts w:ascii="Times New Roman" w:eastAsia="바탕체" w:hAnsi="Times New Roman" w:cs="Times New Roman"/>
                <w:color w:val="auto"/>
              </w:rPr>
            </w:pPr>
          </w:p>
        </w:tc>
        <w:tc>
          <w:tcPr>
            <w:tcW w:w="2126" w:type="dxa"/>
            <w:vAlign w:val="center"/>
          </w:tcPr>
          <w:p w14:paraId="67190A8C" w14:textId="77777777" w:rsidR="00D02727" w:rsidRPr="00936D2A" w:rsidRDefault="00D02727" w:rsidP="00712ADD">
            <w:pPr>
              <w:pStyle w:val="xl77"/>
              <w:wordWrap w:val="0"/>
              <w:rPr>
                <w:rFonts w:ascii="Times New Roman" w:eastAsia="바탕체" w:hAnsi="Times New Roman" w:cs="Times New Roman"/>
                <w:color w:val="auto"/>
              </w:rPr>
            </w:pPr>
            <w:r w:rsidRPr="00936D2A">
              <w:rPr>
                <w:rFonts w:ascii="Times New Roman" w:eastAsia="바탕체" w:hAnsi="Times New Roman" w:cs="Times New Roman"/>
                <w:color w:val="auto"/>
              </w:rPr>
              <w:t>하수도</w:t>
            </w:r>
          </w:p>
        </w:tc>
        <w:tc>
          <w:tcPr>
            <w:tcW w:w="1843" w:type="dxa"/>
          </w:tcPr>
          <w:p w14:paraId="46B67892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5,728</w:t>
            </w:r>
          </w:p>
        </w:tc>
        <w:tc>
          <w:tcPr>
            <w:tcW w:w="1843" w:type="dxa"/>
          </w:tcPr>
          <w:p w14:paraId="613C5F77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0.60%</w:t>
            </w:r>
          </w:p>
        </w:tc>
        <w:tc>
          <w:tcPr>
            <w:tcW w:w="1791" w:type="dxa"/>
          </w:tcPr>
          <w:p w14:paraId="64273DAE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</w:p>
        </w:tc>
      </w:tr>
      <w:tr w:rsidR="00D02727" w:rsidRPr="00936D2A" w14:paraId="071889F8" w14:textId="77777777" w:rsidTr="002720E7">
        <w:tc>
          <w:tcPr>
            <w:tcW w:w="1413" w:type="dxa"/>
            <w:vMerge/>
          </w:tcPr>
          <w:p w14:paraId="62A2440F" w14:textId="77777777" w:rsidR="00D02727" w:rsidRPr="00936D2A" w:rsidRDefault="00D02727" w:rsidP="00712ADD">
            <w:pPr>
              <w:pStyle w:val="xl77"/>
              <w:wordWrap w:val="0"/>
              <w:rPr>
                <w:rFonts w:ascii="Times New Roman" w:eastAsia="바탕체" w:hAnsi="Times New Roman" w:cs="Times New Roman"/>
                <w:color w:val="auto"/>
              </w:rPr>
            </w:pPr>
          </w:p>
        </w:tc>
        <w:tc>
          <w:tcPr>
            <w:tcW w:w="2126" w:type="dxa"/>
            <w:vAlign w:val="center"/>
          </w:tcPr>
          <w:p w14:paraId="0619D562" w14:textId="77777777" w:rsidR="00D02727" w:rsidRPr="00936D2A" w:rsidRDefault="00D02727" w:rsidP="00712ADD">
            <w:pPr>
              <w:pStyle w:val="xl77"/>
              <w:wordWrap w:val="0"/>
              <w:rPr>
                <w:rFonts w:ascii="Times New Roman" w:eastAsia="바탕체" w:hAnsi="Times New Roman" w:cs="Times New Roman"/>
                <w:color w:val="auto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color w:val="auto"/>
              </w:rPr>
              <w:t>가압장</w:t>
            </w:r>
            <w:proofErr w:type="spellEnd"/>
          </w:p>
        </w:tc>
        <w:tc>
          <w:tcPr>
            <w:tcW w:w="1843" w:type="dxa"/>
          </w:tcPr>
          <w:p w14:paraId="281BD397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311</w:t>
            </w:r>
          </w:p>
        </w:tc>
        <w:tc>
          <w:tcPr>
            <w:tcW w:w="1843" w:type="dxa"/>
          </w:tcPr>
          <w:p w14:paraId="4E910A2B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0.00%</w:t>
            </w:r>
          </w:p>
        </w:tc>
        <w:tc>
          <w:tcPr>
            <w:tcW w:w="1791" w:type="dxa"/>
          </w:tcPr>
          <w:p w14:paraId="2D3FE3F2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</w:p>
        </w:tc>
      </w:tr>
      <w:tr w:rsidR="00D02727" w:rsidRPr="00936D2A" w14:paraId="5F03C53A" w14:textId="77777777" w:rsidTr="002720E7">
        <w:tc>
          <w:tcPr>
            <w:tcW w:w="3539" w:type="dxa"/>
            <w:gridSpan w:val="2"/>
          </w:tcPr>
          <w:p w14:paraId="53719468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합계</w:t>
            </w:r>
          </w:p>
        </w:tc>
        <w:tc>
          <w:tcPr>
            <w:tcW w:w="1843" w:type="dxa"/>
          </w:tcPr>
          <w:p w14:paraId="47574527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  <w:b/>
              </w:rPr>
            </w:pPr>
            <w:r w:rsidRPr="00936D2A">
              <w:rPr>
                <w:rFonts w:ascii="Times New Roman" w:eastAsia="바탕체" w:hAnsi="Times New Roman" w:cs="Times New Roman"/>
                <w:b/>
              </w:rPr>
              <w:t>952,645</w:t>
            </w:r>
          </w:p>
        </w:tc>
        <w:tc>
          <w:tcPr>
            <w:tcW w:w="1843" w:type="dxa"/>
          </w:tcPr>
          <w:p w14:paraId="7A04CE2B" w14:textId="77777777" w:rsidR="00D02727" w:rsidRPr="00936D2A" w:rsidRDefault="00D02727" w:rsidP="00712ADD">
            <w:pPr>
              <w:wordWrap w:val="0"/>
              <w:jc w:val="center"/>
              <w:rPr>
                <w:rFonts w:ascii="Times New Roman" w:eastAsia="바탕체" w:hAnsi="Times New Roman" w:cs="Times New Roman"/>
                <w:b/>
              </w:rPr>
            </w:pPr>
            <w:r w:rsidRPr="00936D2A">
              <w:rPr>
                <w:rFonts w:ascii="Times New Roman" w:eastAsia="바탕체" w:hAnsi="Times New Roman" w:cs="Times New Roman"/>
                <w:b/>
              </w:rPr>
              <w:t>100%</w:t>
            </w:r>
          </w:p>
        </w:tc>
        <w:tc>
          <w:tcPr>
            <w:tcW w:w="1791" w:type="dxa"/>
          </w:tcPr>
          <w:p w14:paraId="25664221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</w:p>
        </w:tc>
      </w:tr>
    </w:tbl>
    <w:p w14:paraId="2EB228B9" w14:textId="16AE749E" w:rsidR="00AD67D2" w:rsidRPr="00A262C6" w:rsidRDefault="00A262C6" w:rsidP="00712ADD">
      <w:pPr>
        <w:wordWrap w:val="0"/>
        <w:rPr>
          <w:rFonts w:ascii="Times New Roman" w:eastAsia="바탕체" w:hAnsi="Times New Roman" w:cs="Times New Roman"/>
          <w:b/>
          <w:bCs/>
          <w:color w:val="FF0000"/>
          <w:sz w:val="44"/>
          <w:szCs w:val="26"/>
        </w:rPr>
      </w:pPr>
      <w:ins w:id="887" w:author="이용원(Lee Yongwon)" w:date="2025-09-26T13:54:00Z">
        <w:r w:rsidRPr="00A262C6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>평면도</w:t>
        </w:r>
        <w:r w:rsidRPr="00A262C6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 xml:space="preserve"> </w:t>
        </w:r>
        <w:r w:rsidRPr="00A262C6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>및</w:t>
        </w:r>
        <w:r w:rsidRPr="00A262C6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 xml:space="preserve"> </w:t>
        </w:r>
        <w:r w:rsidRPr="00A262C6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>면적</w:t>
        </w:r>
        <w:r w:rsidRPr="00A262C6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 xml:space="preserve"> </w:t>
        </w:r>
        <w:proofErr w:type="spellStart"/>
        <w:r w:rsidRPr="00A262C6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>최종본</w:t>
        </w:r>
      </w:ins>
      <w:proofErr w:type="spellEnd"/>
      <w:ins w:id="888" w:author="이용원(Lee Yongwon)" w:date="2025-09-29T16:48:00Z">
        <w:r w:rsidR="00900F02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>(</w:t>
        </w:r>
        <w:r w:rsidR="00900F02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>제</w:t>
        </w:r>
        <w:r w:rsidR="00900F02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>3</w:t>
        </w:r>
        <w:r w:rsidR="00900F02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>차실시계획</w:t>
        </w:r>
        <w:r w:rsidR="00900F02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 xml:space="preserve"> </w:t>
        </w:r>
        <w:r w:rsidR="00900F02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>변경</w:t>
        </w:r>
        <w:r w:rsidR="00900F02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>)</w:t>
        </w:r>
      </w:ins>
      <w:ins w:id="889" w:author="이용원(Lee Yongwon)" w:date="2025-09-26T13:54:00Z">
        <w:r w:rsidRPr="00A262C6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>으로</w:t>
        </w:r>
        <w:r w:rsidRPr="00A262C6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 xml:space="preserve"> </w:t>
        </w:r>
        <w:r w:rsidRPr="00A262C6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>확인</w:t>
        </w:r>
        <w:r w:rsidRPr="00A262C6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 xml:space="preserve"> </w:t>
        </w:r>
        <w:r w:rsidRPr="00A262C6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>필요</w:t>
        </w:r>
      </w:ins>
    </w:p>
    <w:p w14:paraId="03D11535" w14:textId="77777777" w:rsidR="00AD67D2" w:rsidRPr="00936D2A" w:rsidRDefault="00AD67D2" w:rsidP="00712ADD">
      <w:pPr>
        <w:widowControl/>
        <w:wordWrap w:val="0"/>
        <w:autoSpaceDE/>
        <w:autoSpaceDN/>
        <w:spacing w:line="276" w:lineRule="auto"/>
        <w:jc w:val="both"/>
        <w:rPr>
          <w:rFonts w:ascii="Times New Roman" w:eastAsia="바탕체" w:hAnsi="Times New Roman" w:cs="Times New Roman"/>
          <w:b/>
          <w:bCs/>
          <w:sz w:val="26"/>
          <w:szCs w:val="26"/>
        </w:rPr>
      </w:pPr>
      <w:r w:rsidRPr="00936D2A">
        <w:rPr>
          <w:rFonts w:ascii="Times New Roman" w:eastAsia="바탕체" w:hAnsi="Times New Roman" w:cs="Times New Roman"/>
          <w:b/>
          <w:bCs/>
          <w:sz w:val="26"/>
          <w:szCs w:val="26"/>
        </w:rPr>
        <w:br w:type="page"/>
      </w:r>
    </w:p>
    <w:p w14:paraId="0727371F" w14:textId="77777777" w:rsidR="00D02727" w:rsidRPr="00936D2A" w:rsidRDefault="00D02727" w:rsidP="00712ADD">
      <w:pPr>
        <w:wordWrap w:val="0"/>
        <w:snapToGrid w:val="0"/>
        <w:spacing w:line="360" w:lineRule="auto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  <w:b/>
          <w:bCs/>
          <w:sz w:val="26"/>
          <w:szCs w:val="26"/>
        </w:rPr>
        <w:lastRenderedPageBreak/>
        <w:t xml:space="preserve">2. </w:t>
      </w:r>
      <w:r w:rsidRPr="00936D2A">
        <w:rPr>
          <w:rFonts w:ascii="Times New Roman" w:eastAsia="바탕체" w:hAnsi="Times New Roman" w:cs="Times New Roman"/>
          <w:b/>
          <w:bCs/>
          <w:sz w:val="26"/>
          <w:szCs w:val="26"/>
        </w:rPr>
        <w:t>분양</w:t>
      </w:r>
      <w:r w:rsidRPr="00936D2A">
        <w:rPr>
          <w:rFonts w:ascii="Times New Roman" w:eastAsia="바탕체" w:hAnsi="Times New Roman" w:cs="Times New Roman"/>
          <w:b/>
          <w:bCs/>
          <w:sz w:val="26"/>
          <w:szCs w:val="26"/>
        </w:rPr>
        <w:t xml:space="preserve"> </w:t>
      </w:r>
      <w:r w:rsidRPr="00936D2A">
        <w:rPr>
          <w:rFonts w:ascii="Times New Roman" w:eastAsia="바탕체" w:hAnsi="Times New Roman" w:cs="Times New Roman"/>
          <w:b/>
          <w:bCs/>
          <w:sz w:val="26"/>
          <w:szCs w:val="26"/>
        </w:rPr>
        <w:t>계획</w:t>
      </w:r>
    </w:p>
    <w:tbl>
      <w:tblPr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1448"/>
        <w:gridCol w:w="3223"/>
        <w:gridCol w:w="1283"/>
        <w:gridCol w:w="1001"/>
        <w:gridCol w:w="1332"/>
      </w:tblGrid>
      <w:tr w:rsidR="00D02727" w:rsidRPr="00936D2A" w14:paraId="44A96963" w14:textId="77777777" w:rsidTr="002720E7">
        <w:trPr>
          <w:trHeight w:val="519"/>
        </w:trPr>
        <w:tc>
          <w:tcPr>
            <w:tcW w:w="1227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A61D4" w14:textId="77777777" w:rsidR="00D02727" w:rsidRPr="00936D2A" w:rsidRDefault="00D02727" w:rsidP="00712ADD">
            <w:pPr>
              <w:wordWrap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구분</w:t>
            </w:r>
            <w:r w:rsidRPr="00936D2A">
              <w:rPr>
                <w:rFonts w:ascii="Times New Roman" w:eastAsia="바탕체" w:hAnsi="Times New Roman" w:cs="Times New Roman"/>
                <w:b/>
                <w:bCs/>
              </w:rPr>
              <w:t xml:space="preserve"> /</w:t>
            </w: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도면번호</w:t>
            </w:r>
          </w:p>
        </w:tc>
        <w:tc>
          <w:tcPr>
            <w:tcW w:w="177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07B305" w14:textId="77777777" w:rsidR="00D02727" w:rsidRPr="00936D2A" w:rsidRDefault="00D02727" w:rsidP="00712ADD">
            <w:pPr>
              <w:wordWrap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위치</w:t>
            </w:r>
          </w:p>
        </w:tc>
        <w:tc>
          <w:tcPr>
            <w:tcW w:w="70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6B98B6" w14:textId="77777777" w:rsidR="00D02727" w:rsidRPr="00936D2A" w:rsidRDefault="00D02727" w:rsidP="00712ADD">
            <w:pPr>
              <w:wordWrap w:val="0"/>
              <w:spacing w:line="360" w:lineRule="auto"/>
              <w:jc w:val="center"/>
              <w:textAlignment w:val="center"/>
              <w:rPr>
                <w:rFonts w:ascii="Times New Roman" w:eastAsia="바탕체" w:hAnsi="Times New Roman" w:cs="Times New Roman"/>
                <w:b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면적</w:t>
            </w: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(</w:t>
            </w: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㎡</w:t>
            </w: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)</w:t>
            </w:r>
          </w:p>
        </w:tc>
        <w:tc>
          <w:tcPr>
            <w:tcW w:w="55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CE6C69" w14:textId="77777777" w:rsidR="00D02727" w:rsidRPr="00936D2A" w:rsidRDefault="00D02727" w:rsidP="00712ADD">
            <w:pPr>
              <w:wordWrap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비율</w:t>
            </w:r>
          </w:p>
        </w:tc>
        <w:tc>
          <w:tcPr>
            <w:tcW w:w="73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21E060" w14:textId="77777777" w:rsidR="00D02727" w:rsidRPr="00936D2A" w:rsidRDefault="00D02727" w:rsidP="00712ADD">
            <w:pPr>
              <w:wordWrap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비고</w:t>
            </w:r>
          </w:p>
        </w:tc>
      </w:tr>
      <w:tr w:rsidR="00D02727" w:rsidRPr="00936D2A" w14:paraId="1844DC51" w14:textId="77777777" w:rsidTr="002720E7">
        <w:trPr>
          <w:trHeight w:val="406"/>
        </w:trPr>
        <w:tc>
          <w:tcPr>
            <w:tcW w:w="1227" w:type="pct"/>
            <w:gridSpan w:val="2"/>
            <w:tcBorders>
              <w:top w:val="single" w:sz="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3CE2BE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소계</w:t>
            </w:r>
          </w:p>
        </w:tc>
        <w:tc>
          <w:tcPr>
            <w:tcW w:w="1778" w:type="pct"/>
            <w:tcBorders>
              <w:top w:val="single" w:sz="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D35C74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-</w:t>
            </w:r>
          </w:p>
        </w:tc>
        <w:tc>
          <w:tcPr>
            <w:tcW w:w="708" w:type="pct"/>
            <w:tcBorders>
              <w:top w:val="single" w:sz="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8EA848" w14:textId="77777777" w:rsidR="00D02727" w:rsidRPr="00936D2A" w:rsidRDefault="00D02727" w:rsidP="00712ADD">
            <w:pPr>
              <w:wordWrap w:val="0"/>
              <w:jc w:val="right"/>
              <w:textAlignment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556,833</w:t>
            </w:r>
          </w:p>
        </w:tc>
        <w:tc>
          <w:tcPr>
            <w:tcW w:w="552" w:type="pct"/>
            <w:tcBorders>
              <w:top w:val="single" w:sz="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DA9956" w14:textId="77777777" w:rsidR="00D02727" w:rsidRPr="00936D2A" w:rsidRDefault="00D02727" w:rsidP="00712ADD">
            <w:pPr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93.91%</w:t>
            </w:r>
          </w:p>
        </w:tc>
        <w:tc>
          <w:tcPr>
            <w:tcW w:w="736" w:type="pct"/>
            <w:tcBorders>
              <w:top w:val="single" w:sz="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396783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bCs/>
              </w:rPr>
            </w:pPr>
          </w:p>
        </w:tc>
      </w:tr>
      <w:tr w:rsidR="00D02727" w:rsidRPr="00936D2A" w14:paraId="5753BAF0" w14:textId="77777777" w:rsidTr="002720E7">
        <w:trPr>
          <w:trHeight w:val="523"/>
        </w:trPr>
        <w:tc>
          <w:tcPr>
            <w:tcW w:w="428" w:type="pct"/>
            <w:vMerge w:val="restar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C4CD18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물류</w:t>
            </w:r>
          </w:p>
          <w:p w14:paraId="2CFCD801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시설</w:t>
            </w:r>
          </w:p>
        </w:tc>
        <w:tc>
          <w:tcPr>
            <w:tcW w:w="79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F7605F" w14:textId="77777777" w:rsidR="00D02727" w:rsidRPr="00936D2A" w:rsidRDefault="00D02727" w:rsidP="00712ADD">
            <w:pPr>
              <w:wordWrap w:val="0"/>
              <w:jc w:val="center"/>
              <w:textAlignment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M1-1</w:t>
            </w:r>
          </w:p>
        </w:tc>
        <w:tc>
          <w:tcPr>
            <w:tcW w:w="1778" w:type="pct"/>
            <w:vMerge w:val="restar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391DAF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bCs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bCs/>
              </w:rPr>
              <w:t>고림동</w:t>
            </w:r>
            <w:proofErr w:type="spellEnd"/>
            <w:r w:rsidRPr="00936D2A">
              <w:rPr>
                <w:rFonts w:ascii="Times New Roman" w:eastAsia="바탕체" w:hAnsi="Times New Roman" w:cs="Times New Roman"/>
                <w:bCs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Cs/>
              </w:rPr>
              <w:t>산</w:t>
            </w:r>
            <w:r w:rsidRPr="00936D2A">
              <w:rPr>
                <w:rFonts w:ascii="Times New Roman" w:eastAsia="바탕체" w:hAnsi="Times New Roman" w:cs="Times New Roman"/>
                <w:bCs/>
              </w:rPr>
              <w:t xml:space="preserve">41-3 </w:t>
            </w:r>
            <w:r w:rsidRPr="00936D2A">
              <w:rPr>
                <w:rFonts w:ascii="Times New Roman" w:eastAsia="바탕체" w:hAnsi="Times New Roman" w:cs="Times New Roman"/>
                <w:bCs/>
              </w:rPr>
              <w:t>일원</w:t>
            </w:r>
          </w:p>
        </w:tc>
        <w:tc>
          <w:tcPr>
            <w:tcW w:w="70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34C878" w14:textId="77777777" w:rsidR="00D02727" w:rsidRPr="00936D2A" w:rsidRDefault="00D02727" w:rsidP="00712ADD">
            <w:pPr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  <w:bCs/>
              </w:rPr>
            </w:pPr>
            <w:r w:rsidRPr="00936D2A">
              <w:rPr>
                <w:rFonts w:ascii="Times New Roman" w:eastAsia="바탕체" w:hAnsi="Times New Roman" w:cs="Times New Roman"/>
                <w:bCs/>
              </w:rPr>
              <w:t>62,605</w:t>
            </w:r>
          </w:p>
        </w:tc>
        <w:tc>
          <w:tcPr>
            <w:tcW w:w="552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FB9435" w14:textId="77777777" w:rsidR="00D02727" w:rsidRPr="00936D2A" w:rsidRDefault="00D02727" w:rsidP="00712ADD">
            <w:pPr>
              <w:tabs>
                <w:tab w:val="left" w:pos="1190"/>
                <w:tab w:val="left" w:pos="1276"/>
              </w:tabs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10.56%</w:t>
            </w:r>
          </w:p>
        </w:tc>
        <w:tc>
          <w:tcPr>
            <w:tcW w:w="736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71B5AE" w14:textId="77777777" w:rsidR="00D02727" w:rsidRPr="00936D2A" w:rsidRDefault="00D02727" w:rsidP="00712ADD">
            <w:pPr>
              <w:tabs>
                <w:tab w:val="left" w:pos="1440"/>
                <w:tab w:val="left" w:pos="1800"/>
                <w:tab w:val="left" w:pos="3060"/>
              </w:tabs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</w:p>
        </w:tc>
      </w:tr>
      <w:tr w:rsidR="00D02727" w:rsidRPr="00936D2A" w14:paraId="608BA63F" w14:textId="77777777" w:rsidTr="002720E7">
        <w:trPr>
          <w:trHeight w:val="473"/>
        </w:trPr>
        <w:tc>
          <w:tcPr>
            <w:tcW w:w="428" w:type="pct"/>
            <w:vMerge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vAlign w:val="center"/>
            <w:hideMark/>
          </w:tcPr>
          <w:p w14:paraId="42376427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79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09F346" w14:textId="77777777" w:rsidR="00D02727" w:rsidRPr="00936D2A" w:rsidRDefault="00D02727" w:rsidP="00712ADD">
            <w:pPr>
              <w:wordWrap w:val="0"/>
              <w:jc w:val="center"/>
              <w:textAlignment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M1-2</w:t>
            </w:r>
          </w:p>
        </w:tc>
        <w:tc>
          <w:tcPr>
            <w:tcW w:w="1778" w:type="pct"/>
            <w:vMerge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vAlign w:val="center"/>
            <w:hideMark/>
          </w:tcPr>
          <w:p w14:paraId="32C6ACBB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  <w:bCs/>
              </w:rPr>
            </w:pPr>
          </w:p>
        </w:tc>
        <w:tc>
          <w:tcPr>
            <w:tcW w:w="70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DD55C8" w14:textId="77777777" w:rsidR="00D02727" w:rsidRPr="00936D2A" w:rsidRDefault="00D02727" w:rsidP="00712ADD">
            <w:pPr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  <w:bCs/>
              </w:rPr>
            </w:pPr>
            <w:r w:rsidRPr="00936D2A">
              <w:rPr>
                <w:rFonts w:ascii="Times New Roman" w:eastAsia="바탕체" w:hAnsi="Times New Roman" w:cs="Times New Roman"/>
                <w:bCs/>
              </w:rPr>
              <w:t>31,852</w:t>
            </w:r>
          </w:p>
        </w:tc>
        <w:tc>
          <w:tcPr>
            <w:tcW w:w="552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3096F2" w14:textId="77777777" w:rsidR="00D02727" w:rsidRPr="00936D2A" w:rsidRDefault="00D02727" w:rsidP="00712ADD">
            <w:pPr>
              <w:tabs>
                <w:tab w:val="left" w:pos="1190"/>
                <w:tab w:val="left" w:pos="1276"/>
              </w:tabs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5.37%</w:t>
            </w:r>
          </w:p>
        </w:tc>
        <w:tc>
          <w:tcPr>
            <w:tcW w:w="736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1BB215" w14:textId="77777777" w:rsidR="00D02727" w:rsidRPr="00936D2A" w:rsidRDefault="00D02727" w:rsidP="00712ADD">
            <w:pPr>
              <w:tabs>
                <w:tab w:val="left" w:pos="1440"/>
                <w:tab w:val="left" w:pos="1800"/>
                <w:tab w:val="left" w:pos="3060"/>
              </w:tabs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시행사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직접사용</w:t>
            </w:r>
          </w:p>
        </w:tc>
      </w:tr>
      <w:tr w:rsidR="00D02727" w:rsidRPr="00936D2A" w14:paraId="75800CFD" w14:textId="77777777" w:rsidTr="002720E7">
        <w:trPr>
          <w:trHeight w:val="508"/>
        </w:trPr>
        <w:tc>
          <w:tcPr>
            <w:tcW w:w="428" w:type="pct"/>
            <w:vMerge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vAlign w:val="center"/>
            <w:hideMark/>
          </w:tcPr>
          <w:p w14:paraId="687597D3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79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4E6ACC" w14:textId="77777777" w:rsidR="00D02727" w:rsidRPr="00936D2A" w:rsidRDefault="00D02727" w:rsidP="00712ADD">
            <w:pPr>
              <w:wordWrap w:val="0"/>
              <w:jc w:val="center"/>
              <w:textAlignment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M2</w:t>
            </w:r>
          </w:p>
        </w:tc>
        <w:tc>
          <w:tcPr>
            <w:tcW w:w="177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63D23A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kern w:val="2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</w:rPr>
              <w:t>고림동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산</w:t>
            </w:r>
            <w:r w:rsidRPr="00936D2A">
              <w:rPr>
                <w:rFonts w:ascii="Times New Roman" w:eastAsia="바탕체" w:hAnsi="Times New Roman" w:cs="Times New Roman"/>
              </w:rPr>
              <w:t xml:space="preserve">38-1 </w:t>
            </w:r>
            <w:r w:rsidRPr="00936D2A">
              <w:rPr>
                <w:rFonts w:ascii="Times New Roman" w:eastAsia="바탕체" w:hAnsi="Times New Roman" w:cs="Times New Roman"/>
              </w:rPr>
              <w:t>일원</w:t>
            </w:r>
          </w:p>
        </w:tc>
        <w:tc>
          <w:tcPr>
            <w:tcW w:w="70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84C4CE" w14:textId="77777777" w:rsidR="00D02727" w:rsidRPr="00936D2A" w:rsidRDefault="00D02727" w:rsidP="00712ADD">
            <w:pPr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  <w:bCs/>
              </w:rPr>
            </w:pPr>
            <w:r w:rsidRPr="00936D2A">
              <w:rPr>
                <w:rFonts w:ascii="Times New Roman" w:eastAsia="바탕체" w:hAnsi="Times New Roman" w:cs="Times New Roman"/>
                <w:bCs/>
              </w:rPr>
              <w:t>94,812</w:t>
            </w:r>
          </w:p>
        </w:tc>
        <w:tc>
          <w:tcPr>
            <w:tcW w:w="552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7ED320" w14:textId="77777777" w:rsidR="00D02727" w:rsidRPr="00936D2A" w:rsidRDefault="00D02727" w:rsidP="00712ADD">
            <w:pPr>
              <w:tabs>
                <w:tab w:val="left" w:pos="1190"/>
                <w:tab w:val="left" w:pos="1276"/>
              </w:tabs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15.99%</w:t>
            </w:r>
          </w:p>
        </w:tc>
        <w:tc>
          <w:tcPr>
            <w:tcW w:w="736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76469F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</w:tr>
      <w:tr w:rsidR="00D02727" w:rsidRPr="00936D2A" w14:paraId="186C8205" w14:textId="77777777" w:rsidTr="002720E7">
        <w:trPr>
          <w:trHeight w:val="508"/>
        </w:trPr>
        <w:tc>
          <w:tcPr>
            <w:tcW w:w="428" w:type="pct"/>
            <w:vMerge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vAlign w:val="center"/>
            <w:hideMark/>
          </w:tcPr>
          <w:p w14:paraId="4C7F2DD6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79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0E422F" w14:textId="77777777" w:rsidR="00D02727" w:rsidRPr="00936D2A" w:rsidRDefault="00D02727" w:rsidP="00712ADD">
            <w:pPr>
              <w:wordWrap w:val="0"/>
              <w:jc w:val="center"/>
              <w:textAlignment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M4</w:t>
            </w:r>
          </w:p>
        </w:tc>
        <w:tc>
          <w:tcPr>
            <w:tcW w:w="177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0DDDF1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kern w:val="2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</w:rPr>
              <w:t>고림동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30 </w:t>
            </w:r>
            <w:r w:rsidRPr="00936D2A">
              <w:rPr>
                <w:rFonts w:ascii="Times New Roman" w:eastAsia="바탕체" w:hAnsi="Times New Roman" w:cs="Times New Roman"/>
              </w:rPr>
              <w:t>일원</w:t>
            </w:r>
          </w:p>
        </w:tc>
        <w:tc>
          <w:tcPr>
            <w:tcW w:w="70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082A5D" w14:textId="77777777" w:rsidR="00D02727" w:rsidRPr="00936D2A" w:rsidRDefault="00D02727" w:rsidP="00712ADD">
            <w:pPr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  <w:bCs/>
              </w:rPr>
            </w:pPr>
            <w:r w:rsidRPr="00936D2A">
              <w:rPr>
                <w:rFonts w:ascii="Times New Roman" w:eastAsia="바탕체" w:hAnsi="Times New Roman" w:cs="Times New Roman"/>
                <w:bCs/>
              </w:rPr>
              <w:t>31,242</w:t>
            </w:r>
          </w:p>
        </w:tc>
        <w:tc>
          <w:tcPr>
            <w:tcW w:w="552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4DF405" w14:textId="77777777" w:rsidR="00D02727" w:rsidRPr="00936D2A" w:rsidRDefault="00D02727" w:rsidP="00712ADD">
            <w:pPr>
              <w:tabs>
                <w:tab w:val="left" w:pos="1190"/>
                <w:tab w:val="left" w:pos="1276"/>
              </w:tabs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5.27%</w:t>
            </w:r>
          </w:p>
        </w:tc>
        <w:tc>
          <w:tcPr>
            <w:tcW w:w="736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97538A" w14:textId="77777777" w:rsidR="00D02727" w:rsidRPr="00936D2A" w:rsidRDefault="00D02727" w:rsidP="00712ADD">
            <w:pPr>
              <w:tabs>
                <w:tab w:val="left" w:pos="1440"/>
                <w:tab w:val="left" w:pos="1800"/>
                <w:tab w:val="left" w:pos="3060"/>
              </w:tabs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시행사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직접사용</w:t>
            </w:r>
          </w:p>
        </w:tc>
      </w:tr>
      <w:tr w:rsidR="00D02727" w:rsidRPr="00936D2A" w14:paraId="55A1D4B6" w14:textId="77777777" w:rsidTr="002720E7">
        <w:trPr>
          <w:trHeight w:val="508"/>
        </w:trPr>
        <w:tc>
          <w:tcPr>
            <w:tcW w:w="428" w:type="pct"/>
            <w:vMerge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vAlign w:val="center"/>
            <w:hideMark/>
          </w:tcPr>
          <w:p w14:paraId="15C4A5BA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79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1694FB" w14:textId="77777777" w:rsidR="00D02727" w:rsidRPr="00936D2A" w:rsidRDefault="00D02727" w:rsidP="00712ADD">
            <w:pPr>
              <w:wordWrap w:val="0"/>
              <w:jc w:val="center"/>
              <w:textAlignment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M5</w:t>
            </w:r>
          </w:p>
        </w:tc>
        <w:tc>
          <w:tcPr>
            <w:tcW w:w="177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5E34CD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kern w:val="2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</w:rPr>
              <w:t>고림동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33-1 </w:t>
            </w:r>
            <w:r w:rsidRPr="00936D2A">
              <w:rPr>
                <w:rFonts w:ascii="Times New Roman" w:eastAsia="바탕체" w:hAnsi="Times New Roman" w:cs="Times New Roman"/>
              </w:rPr>
              <w:t>일원</w:t>
            </w:r>
          </w:p>
        </w:tc>
        <w:tc>
          <w:tcPr>
            <w:tcW w:w="70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1C9195" w14:textId="77777777" w:rsidR="00D02727" w:rsidRPr="00936D2A" w:rsidRDefault="00D02727" w:rsidP="00712ADD">
            <w:pPr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  <w:bCs/>
              </w:rPr>
            </w:pPr>
            <w:r w:rsidRPr="00936D2A">
              <w:rPr>
                <w:rFonts w:ascii="Times New Roman" w:eastAsia="바탕체" w:hAnsi="Times New Roman" w:cs="Times New Roman"/>
                <w:bCs/>
              </w:rPr>
              <w:t>62,023</w:t>
            </w:r>
          </w:p>
        </w:tc>
        <w:tc>
          <w:tcPr>
            <w:tcW w:w="552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09FDA9" w14:textId="77777777" w:rsidR="00D02727" w:rsidRPr="00936D2A" w:rsidRDefault="00D02727" w:rsidP="00712ADD">
            <w:pPr>
              <w:tabs>
                <w:tab w:val="left" w:pos="1190"/>
                <w:tab w:val="left" w:pos="1276"/>
              </w:tabs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10.46%</w:t>
            </w:r>
          </w:p>
        </w:tc>
        <w:tc>
          <w:tcPr>
            <w:tcW w:w="736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55120A" w14:textId="77777777" w:rsidR="00D02727" w:rsidRPr="00936D2A" w:rsidRDefault="00D02727" w:rsidP="00712ADD">
            <w:pPr>
              <w:tabs>
                <w:tab w:val="left" w:pos="1440"/>
                <w:tab w:val="left" w:pos="1800"/>
                <w:tab w:val="left" w:pos="3060"/>
              </w:tabs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시행사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직접사용</w:t>
            </w:r>
          </w:p>
        </w:tc>
      </w:tr>
      <w:tr w:rsidR="00D02727" w:rsidRPr="00936D2A" w14:paraId="2FDA1B7B" w14:textId="77777777" w:rsidTr="002720E7">
        <w:trPr>
          <w:trHeight w:val="508"/>
        </w:trPr>
        <w:tc>
          <w:tcPr>
            <w:tcW w:w="428" w:type="pct"/>
            <w:vMerge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vAlign w:val="center"/>
            <w:hideMark/>
          </w:tcPr>
          <w:p w14:paraId="3C6A241B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79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F7FF6B" w14:textId="77777777" w:rsidR="00D02727" w:rsidRPr="00936D2A" w:rsidRDefault="00D02727" w:rsidP="00712ADD">
            <w:pPr>
              <w:wordWrap w:val="0"/>
              <w:jc w:val="center"/>
              <w:textAlignment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M6</w:t>
            </w:r>
          </w:p>
        </w:tc>
        <w:tc>
          <w:tcPr>
            <w:tcW w:w="177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E7D05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kern w:val="2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</w:rPr>
              <w:t>고림동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산</w:t>
            </w:r>
            <w:r w:rsidRPr="00936D2A">
              <w:rPr>
                <w:rFonts w:ascii="Times New Roman" w:eastAsia="바탕체" w:hAnsi="Times New Roman" w:cs="Times New Roman"/>
              </w:rPr>
              <w:t xml:space="preserve">30 </w:t>
            </w:r>
            <w:r w:rsidRPr="00936D2A">
              <w:rPr>
                <w:rFonts w:ascii="Times New Roman" w:eastAsia="바탕체" w:hAnsi="Times New Roman" w:cs="Times New Roman"/>
              </w:rPr>
              <w:t>일원</w:t>
            </w:r>
          </w:p>
        </w:tc>
        <w:tc>
          <w:tcPr>
            <w:tcW w:w="70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DEF7CB" w14:textId="77777777" w:rsidR="00D02727" w:rsidRPr="00936D2A" w:rsidRDefault="00D02727" w:rsidP="00712ADD">
            <w:pPr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  <w:bCs/>
              </w:rPr>
            </w:pPr>
            <w:r w:rsidRPr="00936D2A">
              <w:rPr>
                <w:rFonts w:ascii="Times New Roman" w:eastAsia="바탕체" w:hAnsi="Times New Roman" w:cs="Times New Roman"/>
                <w:bCs/>
              </w:rPr>
              <w:t>44,520</w:t>
            </w:r>
          </w:p>
        </w:tc>
        <w:tc>
          <w:tcPr>
            <w:tcW w:w="552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D4EB75" w14:textId="77777777" w:rsidR="00D02727" w:rsidRPr="00936D2A" w:rsidRDefault="00D02727" w:rsidP="00712ADD">
            <w:pPr>
              <w:tabs>
                <w:tab w:val="left" w:pos="1190"/>
                <w:tab w:val="left" w:pos="1276"/>
              </w:tabs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7.51%</w:t>
            </w:r>
          </w:p>
        </w:tc>
        <w:tc>
          <w:tcPr>
            <w:tcW w:w="736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59B0A2" w14:textId="77777777" w:rsidR="00D02727" w:rsidRPr="00936D2A" w:rsidRDefault="00D02727" w:rsidP="00712ADD">
            <w:pPr>
              <w:tabs>
                <w:tab w:val="left" w:pos="1440"/>
                <w:tab w:val="left" w:pos="1800"/>
                <w:tab w:val="left" w:pos="3060"/>
              </w:tabs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시행사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직접사용</w:t>
            </w:r>
          </w:p>
        </w:tc>
      </w:tr>
      <w:tr w:rsidR="00D02727" w:rsidRPr="00936D2A" w14:paraId="77603001" w14:textId="77777777" w:rsidTr="002720E7">
        <w:trPr>
          <w:trHeight w:val="508"/>
        </w:trPr>
        <w:tc>
          <w:tcPr>
            <w:tcW w:w="428" w:type="pct"/>
            <w:vMerge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vAlign w:val="center"/>
            <w:hideMark/>
          </w:tcPr>
          <w:p w14:paraId="5D5D156C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79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0BC4F9" w14:textId="77777777" w:rsidR="00D02727" w:rsidRPr="00936D2A" w:rsidRDefault="00D02727" w:rsidP="00712ADD">
            <w:pPr>
              <w:wordWrap w:val="0"/>
              <w:jc w:val="center"/>
              <w:textAlignment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M7</w:t>
            </w:r>
          </w:p>
        </w:tc>
        <w:tc>
          <w:tcPr>
            <w:tcW w:w="177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905E25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kern w:val="2"/>
              </w:rPr>
            </w:pPr>
            <w:r w:rsidRPr="00936D2A">
              <w:rPr>
                <w:rFonts w:ascii="Times New Roman" w:eastAsia="바탕체" w:hAnsi="Times New Roman" w:cs="Times New Roman"/>
              </w:rPr>
              <w:t>양지면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</w:rPr>
              <w:t>주북리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509-14 </w:t>
            </w:r>
            <w:r w:rsidRPr="00936D2A">
              <w:rPr>
                <w:rFonts w:ascii="Times New Roman" w:eastAsia="바탕체" w:hAnsi="Times New Roman" w:cs="Times New Roman"/>
              </w:rPr>
              <w:t>일원</w:t>
            </w:r>
          </w:p>
        </w:tc>
        <w:tc>
          <w:tcPr>
            <w:tcW w:w="70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789B8B" w14:textId="77777777" w:rsidR="00D02727" w:rsidRPr="00936D2A" w:rsidRDefault="00D02727" w:rsidP="00712ADD">
            <w:pPr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  <w:bCs/>
              </w:rPr>
            </w:pPr>
            <w:r w:rsidRPr="00936D2A">
              <w:rPr>
                <w:rFonts w:ascii="Times New Roman" w:eastAsia="바탕체" w:hAnsi="Times New Roman" w:cs="Times New Roman"/>
                <w:bCs/>
              </w:rPr>
              <w:t>48,371</w:t>
            </w:r>
          </w:p>
        </w:tc>
        <w:tc>
          <w:tcPr>
            <w:tcW w:w="552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F3DEC3" w14:textId="77777777" w:rsidR="00D02727" w:rsidRPr="00936D2A" w:rsidRDefault="00D02727" w:rsidP="00712ADD">
            <w:pPr>
              <w:tabs>
                <w:tab w:val="left" w:pos="1190"/>
                <w:tab w:val="left" w:pos="1276"/>
              </w:tabs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8.16%</w:t>
            </w:r>
          </w:p>
        </w:tc>
        <w:tc>
          <w:tcPr>
            <w:tcW w:w="736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B5D2AE" w14:textId="77777777" w:rsidR="00D02727" w:rsidRPr="00936D2A" w:rsidRDefault="00D02727" w:rsidP="00712ADD">
            <w:pPr>
              <w:tabs>
                <w:tab w:val="left" w:pos="1440"/>
                <w:tab w:val="left" w:pos="1800"/>
                <w:tab w:val="left" w:pos="3060"/>
              </w:tabs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</w:p>
        </w:tc>
      </w:tr>
      <w:tr w:rsidR="00D02727" w:rsidRPr="00936D2A" w14:paraId="682E95D8" w14:textId="77777777" w:rsidTr="002720E7">
        <w:trPr>
          <w:trHeight w:val="508"/>
        </w:trPr>
        <w:tc>
          <w:tcPr>
            <w:tcW w:w="428" w:type="pct"/>
            <w:vMerge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vAlign w:val="center"/>
            <w:hideMark/>
          </w:tcPr>
          <w:p w14:paraId="401E8B8D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79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DC7D5B" w14:textId="77777777" w:rsidR="00D02727" w:rsidRPr="00936D2A" w:rsidRDefault="00D02727" w:rsidP="00712ADD">
            <w:pPr>
              <w:wordWrap w:val="0"/>
              <w:jc w:val="center"/>
              <w:textAlignment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M8</w:t>
            </w:r>
          </w:p>
        </w:tc>
        <w:tc>
          <w:tcPr>
            <w:tcW w:w="177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C203CC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kern w:val="2"/>
              </w:rPr>
            </w:pPr>
            <w:r w:rsidRPr="00936D2A">
              <w:rPr>
                <w:rFonts w:ascii="Times New Roman" w:eastAsia="바탕체" w:hAnsi="Times New Roman" w:cs="Times New Roman"/>
              </w:rPr>
              <w:t>양지면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</w:rPr>
              <w:t>주북리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산</w:t>
            </w:r>
            <w:r w:rsidRPr="00936D2A">
              <w:rPr>
                <w:rFonts w:ascii="Times New Roman" w:eastAsia="바탕체" w:hAnsi="Times New Roman" w:cs="Times New Roman"/>
              </w:rPr>
              <w:t xml:space="preserve">215-1 </w:t>
            </w:r>
            <w:r w:rsidRPr="00936D2A">
              <w:rPr>
                <w:rFonts w:ascii="Times New Roman" w:eastAsia="바탕체" w:hAnsi="Times New Roman" w:cs="Times New Roman"/>
              </w:rPr>
              <w:t>일원</w:t>
            </w:r>
          </w:p>
        </w:tc>
        <w:tc>
          <w:tcPr>
            <w:tcW w:w="70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1866C6" w14:textId="77777777" w:rsidR="00D02727" w:rsidRPr="00936D2A" w:rsidRDefault="00D02727" w:rsidP="00712ADD">
            <w:pPr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  <w:bCs/>
              </w:rPr>
            </w:pPr>
            <w:r w:rsidRPr="00936D2A">
              <w:rPr>
                <w:rFonts w:ascii="Times New Roman" w:eastAsia="바탕체" w:hAnsi="Times New Roman" w:cs="Times New Roman"/>
                <w:bCs/>
              </w:rPr>
              <w:t>108,139</w:t>
            </w:r>
          </w:p>
        </w:tc>
        <w:tc>
          <w:tcPr>
            <w:tcW w:w="552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2BA694" w14:textId="77777777" w:rsidR="00D02727" w:rsidRPr="00936D2A" w:rsidRDefault="00D02727" w:rsidP="00712ADD">
            <w:pPr>
              <w:tabs>
                <w:tab w:val="left" w:pos="1190"/>
                <w:tab w:val="left" w:pos="1276"/>
              </w:tabs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18.24%</w:t>
            </w:r>
          </w:p>
        </w:tc>
        <w:tc>
          <w:tcPr>
            <w:tcW w:w="736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23DEE" w14:textId="77777777" w:rsidR="00D02727" w:rsidRPr="00936D2A" w:rsidRDefault="00D02727" w:rsidP="00712ADD">
            <w:pPr>
              <w:tabs>
                <w:tab w:val="left" w:pos="1440"/>
                <w:tab w:val="left" w:pos="1800"/>
                <w:tab w:val="left" w:pos="3060"/>
              </w:tabs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시행사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직접사용</w:t>
            </w:r>
          </w:p>
        </w:tc>
      </w:tr>
      <w:tr w:rsidR="00D02727" w:rsidRPr="00936D2A" w14:paraId="0294BACC" w14:textId="77777777" w:rsidTr="002720E7">
        <w:trPr>
          <w:trHeight w:val="511"/>
        </w:trPr>
        <w:tc>
          <w:tcPr>
            <w:tcW w:w="428" w:type="pct"/>
            <w:vMerge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vAlign w:val="center"/>
            <w:hideMark/>
          </w:tcPr>
          <w:p w14:paraId="5E377D1F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79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C7FF8E" w14:textId="77777777" w:rsidR="00D02727" w:rsidRPr="00936D2A" w:rsidRDefault="00D02727" w:rsidP="00712ADD">
            <w:pPr>
              <w:wordWrap w:val="0"/>
              <w:textAlignment w:val="baseline"/>
              <w:rPr>
                <w:rFonts w:ascii="Times New Roman" w:eastAsia="바탕체" w:hAnsi="Times New Roman" w:cs="Times New Roman"/>
                <w:kern w:val="2"/>
              </w:rPr>
            </w:pPr>
            <w:r w:rsidRPr="00936D2A">
              <w:rPr>
                <w:rFonts w:ascii="Times New Roman" w:eastAsia="바탕체" w:hAnsi="Times New Roman" w:cs="Times New Roman"/>
              </w:rPr>
              <w:t>M9</w:t>
            </w:r>
          </w:p>
        </w:tc>
        <w:tc>
          <w:tcPr>
            <w:tcW w:w="177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A3B6A3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kern w:val="2"/>
              </w:rPr>
            </w:pPr>
            <w:r w:rsidRPr="00936D2A">
              <w:rPr>
                <w:rFonts w:ascii="Times New Roman" w:eastAsia="바탕체" w:hAnsi="Times New Roman" w:cs="Times New Roman"/>
              </w:rPr>
              <w:t>양지면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</w:rPr>
              <w:t>주북리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산</w:t>
            </w:r>
            <w:r w:rsidRPr="00936D2A">
              <w:rPr>
                <w:rFonts w:ascii="Times New Roman" w:eastAsia="바탕체" w:hAnsi="Times New Roman" w:cs="Times New Roman"/>
              </w:rPr>
              <w:t xml:space="preserve">207-1 </w:t>
            </w:r>
            <w:r w:rsidRPr="00936D2A">
              <w:rPr>
                <w:rFonts w:ascii="Times New Roman" w:eastAsia="바탕체" w:hAnsi="Times New Roman" w:cs="Times New Roman"/>
              </w:rPr>
              <w:t>일원</w:t>
            </w:r>
          </w:p>
        </w:tc>
        <w:tc>
          <w:tcPr>
            <w:tcW w:w="70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A27310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73,269</w:t>
            </w:r>
          </w:p>
        </w:tc>
        <w:tc>
          <w:tcPr>
            <w:tcW w:w="552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252392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12.36%</w:t>
            </w:r>
          </w:p>
        </w:tc>
        <w:tc>
          <w:tcPr>
            <w:tcW w:w="736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D2946C" w14:textId="77777777" w:rsidR="00D02727" w:rsidRPr="00936D2A" w:rsidRDefault="00D02727" w:rsidP="00712ADD">
            <w:pPr>
              <w:tabs>
                <w:tab w:val="left" w:pos="1440"/>
                <w:tab w:val="left" w:pos="1800"/>
                <w:tab w:val="left" w:pos="3060"/>
              </w:tabs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시행사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직접사용</w:t>
            </w:r>
          </w:p>
        </w:tc>
      </w:tr>
      <w:tr w:rsidR="00D02727" w:rsidRPr="00936D2A" w14:paraId="14DCF18E" w14:textId="77777777" w:rsidTr="002720E7">
        <w:trPr>
          <w:trHeight w:val="410"/>
        </w:trPr>
        <w:tc>
          <w:tcPr>
            <w:tcW w:w="1227" w:type="pct"/>
            <w:gridSpan w:val="2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CEC322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소계</w:t>
            </w:r>
          </w:p>
        </w:tc>
        <w:tc>
          <w:tcPr>
            <w:tcW w:w="177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20AA78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-</w:t>
            </w:r>
          </w:p>
        </w:tc>
        <w:tc>
          <w:tcPr>
            <w:tcW w:w="70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38BA7F" w14:textId="77777777" w:rsidR="00D02727" w:rsidRPr="00936D2A" w:rsidRDefault="00D02727" w:rsidP="00712ADD">
            <w:pPr>
              <w:keepNext/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9,951</w:t>
            </w:r>
          </w:p>
        </w:tc>
        <w:tc>
          <w:tcPr>
            <w:tcW w:w="552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57928C" w14:textId="77777777" w:rsidR="00D02727" w:rsidRPr="00936D2A" w:rsidRDefault="00D02727" w:rsidP="00712ADD">
            <w:pPr>
              <w:keepNext/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  <w:bCs/>
              </w:rPr>
            </w:pPr>
            <w:r w:rsidRPr="00936D2A">
              <w:rPr>
                <w:rFonts w:ascii="Times New Roman" w:eastAsia="바탕체" w:hAnsi="Times New Roman" w:cs="Times New Roman"/>
                <w:bCs/>
              </w:rPr>
              <w:t>1.68%</w:t>
            </w:r>
          </w:p>
        </w:tc>
        <w:tc>
          <w:tcPr>
            <w:tcW w:w="736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9DDAB9" w14:textId="77777777" w:rsidR="00D02727" w:rsidRPr="00936D2A" w:rsidRDefault="00D02727" w:rsidP="00712ADD">
            <w:pPr>
              <w:keepNext/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</w:p>
        </w:tc>
      </w:tr>
      <w:tr w:rsidR="00D02727" w:rsidRPr="00936D2A" w14:paraId="1AEDB1CF" w14:textId="77777777" w:rsidTr="002720E7">
        <w:trPr>
          <w:trHeight w:val="496"/>
        </w:trPr>
        <w:tc>
          <w:tcPr>
            <w:tcW w:w="42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2BA249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상류</w:t>
            </w:r>
          </w:p>
          <w:p w14:paraId="53FDB238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시설</w:t>
            </w:r>
          </w:p>
        </w:tc>
        <w:tc>
          <w:tcPr>
            <w:tcW w:w="79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AAF72B" w14:textId="77777777" w:rsidR="00D02727" w:rsidRPr="00936D2A" w:rsidRDefault="00D02727" w:rsidP="00712ADD">
            <w:pPr>
              <w:wordWrap w:val="0"/>
              <w:textAlignment w:val="baseline"/>
              <w:rPr>
                <w:rFonts w:ascii="Times New Roman" w:eastAsia="바탕체" w:hAnsi="Times New Roman" w:cs="Times New Roman"/>
                <w:kern w:val="2"/>
              </w:rPr>
            </w:pPr>
            <w:r w:rsidRPr="00936D2A">
              <w:rPr>
                <w:rFonts w:ascii="Times New Roman" w:eastAsia="바탕체" w:hAnsi="Times New Roman" w:cs="Times New Roman"/>
              </w:rPr>
              <w:t>S1</w:t>
            </w:r>
          </w:p>
        </w:tc>
        <w:tc>
          <w:tcPr>
            <w:tcW w:w="177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D90AE2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kern w:val="2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</w:rPr>
              <w:t>고림동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14 </w:t>
            </w:r>
            <w:r w:rsidRPr="00936D2A">
              <w:rPr>
                <w:rFonts w:ascii="Times New Roman" w:eastAsia="바탕체" w:hAnsi="Times New Roman" w:cs="Times New Roman"/>
              </w:rPr>
              <w:t>일원</w:t>
            </w:r>
          </w:p>
        </w:tc>
        <w:tc>
          <w:tcPr>
            <w:tcW w:w="70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8346E9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9,951</w:t>
            </w:r>
          </w:p>
        </w:tc>
        <w:tc>
          <w:tcPr>
            <w:tcW w:w="552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442512" w14:textId="77777777" w:rsidR="00D02727" w:rsidRPr="00936D2A" w:rsidRDefault="00D02727" w:rsidP="00712ADD">
            <w:pPr>
              <w:wordWrap w:val="0"/>
              <w:snapToGrid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1.68%</w:t>
            </w:r>
          </w:p>
        </w:tc>
        <w:tc>
          <w:tcPr>
            <w:tcW w:w="736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4F07DE" w14:textId="77777777" w:rsidR="00D02727" w:rsidRPr="00936D2A" w:rsidRDefault="00D02727" w:rsidP="00712ADD">
            <w:pPr>
              <w:wordWrap w:val="0"/>
              <w:textAlignment w:val="baseline"/>
              <w:rPr>
                <w:rFonts w:ascii="Times New Roman" w:eastAsia="바탕체" w:hAnsi="Times New Roman" w:cs="Times New Roman"/>
              </w:rPr>
            </w:pPr>
          </w:p>
        </w:tc>
      </w:tr>
      <w:tr w:rsidR="00D02727" w:rsidRPr="00936D2A" w14:paraId="6EAE7698" w14:textId="77777777" w:rsidTr="002720E7">
        <w:trPr>
          <w:trHeight w:val="410"/>
        </w:trPr>
        <w:tc>
          <w:tcPr>
            <w:tcW w:w="1227" w:type="pct"/>
            <w:gridSpan w:val="2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CB03BA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소계</w:t>
            </w:r>
          </w:p>
        </w:tc>
        <w:tc>
          <w:tcPr>
            <w:tcW w:w="177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5AD2E2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-</w:t>
            </w:r>
          </w:p>
        </w:tc>
        <w:tc>
          <w:tcPr>
            <w:tcW w:w="70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58F98D" w14:textId="77777777" w:rsidR="00D02727" w:rsidRPr="00936D2A" w:rsidRDefault="00D02727" w:rsidP="00712ADD">
            <w:pPr>
              <w:keepNext/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26,136</w:t>
            </w:r>
          </w:p>
        </w:tc>
        <w:tc>
          <w:tcPr>
            <w:tcW w:w="552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6A5AB5" w14:textId="77777777" w:rsidR="00D02727" w:rsidRPr="00936D2A" w:rsidRDefault="00D02727" w:rsidP="00712ADD">
            <w:pPr>
              <w:keepNext/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4.41%</w:t>
            </w:r>
          </w:p>
        </w:tc>
        <w:tc>
          <w:tcPr>
            <w:tcW w:w="736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26AC58" w14:textId="77777777" w:rsidR="00D02727" w:rsidRPr="00936D2A" w:rsidRDefault="00D02727" w:rsidP="00712ADD">
            <w:pPr>
              <w:keepNext/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</w:p>
        </w:tc>
      </w:tr>
      <w:tr w:rsidR="00D02727" w:rsidRPr="00936D2A" w14:paraId="0A151ACF" w14:textId="77777777" w:rsidTr="002720E7">
        <w:trPr>
          <w:trHeight w:val="410"/>
        </w:trPr>
        <w:tc>
          <w:tcPr>
            <w:tcW w:w="428" w:type="pct"/>
            <w:vMerge w:val="restart"/>
            <w:tcBorders>
              <w:top w:val="dotted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08A220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지원</w:t>
            </w:r>
          </w:p>
          <w:p w14:paraId="044077AD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시설</w:t>
            </w:r>
          </w:p>
        </w:tc>
        <w:tc>
          <w:tcPr>
            <w:tcW w:w="79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3BD75A" w14:textId="77777777" w:rsidR="00D02727" w:rsidRPr="00936D2A" w:rsidRDefault="00D02727" w:rsidP="00712ADD">
            <w:pPr>
              <w:wordWrap w:val="0"/>
              <w:jc w:val="center"/>
              <w:textAlignment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F1</w:t>
            </w:r>
          </w:p>
        </w:tc>
        <w:tc>
          <w:tcPr>
            <w:tcW w:w="177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C177AD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kern w:val="2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</w:rPr>
              <w:t>고림동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산</w:t>
            </w:r>
            <w:r w:rsidRPr="00936D2A">
              <w:rPr>
                <w:rFonts w:ascii="Times New Roman" w:eastAsia="바탕체" w:hAnsi="Times New Roman" w:cs="Times New Roman"/>
              </w:rPr>
              <w:t xml:space="preserve">41-3 </w:t>
            </w:r>
            <w:r w:rsidRPr="00936D2A">
              <w:rPr>
                <w:rFonts w:ascii="Times New Roman" w:eastAsia="바탕체" w:hAnsi="Times New Roman" w:cs="Times New Roman"/>
              </w:rPr>
              <w:t>일원</w:t>
            </w:r>
          </w:p>
        </w:tc>
        <w:tc>
          <w:tcPr>
            <w:tcW w:w="70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191BD7" w14:textId="77777777" w:rsidR="00D02727" w:rsidRPr="00936D2A" w:rsidRDefault="00D02727" w:rsidP="00712ADD">
            <w:pPr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  <w:bCs/>
              </w:rPr>
            </w:pPr>
            <w:r w:rsidRPr="00936D2A">
              <w:rPr>
                <w:rFonts w:ascii="Times New Roman" w:eastAsia="바탕체" w:hAnsi="Times New Roman" w:cs="Times New Roman"/>
                <w:bCs/>
              </w:rPr>
              <w:t>8,409</w:t>
            </w:r>
          </w:p>
        </w:tc>
        <w:tc>
          <w:tcPr>
            <w:tcW w:w="552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4DC17A" w14:textId="77777777" w:rsidR="00D02727" w:rsidRPr="00936D2A" w:rsidRDefault="00D02727" w:rsidP="00712ADD">
            <w:pPr>
              <w:tabs>
                <w:tab w:val="left" w:pos="1190"/>
                <w:tab w:val="left" w:pos="1276"/>
              </w:tabs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1.42%</w:t>
            </w:r>
          </w:p>
        </w:tc>
        <w:tc>
          <w:tcPr>
            <w:tcW w:w="736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42BE8" w14:textId="77777777" w:rsidR="00D02727" w:rsidRPr="00936D2A" w:rsidRDefault="00D02727" w:rsidP="00712ADD">
            <w:pPr>
              <w:tabs>
                <w:tab w:val="left" w:pos="1440"/>
                <w:tab w:val="left" w:pos="1800"/>
                <w:tab w:val="left" w:pos="3060"/>
              </w:tabs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</w:p>
        </w:tc>
      </w:tr>
      <w:tr w:rsidR="00D02727" w:rsidRPr="00936D2A" w14:paraId="77FF632A" w14:textId="77777777" w:rsidTr="002720E7">
        <w:trPr>
          <w:trHeight w:val="410"/>
        </w:trPr>
        <w:tc>
          <w:tcPr>
            <w:tcW w:w="428" w:type="pct"/>
            <w:vMerge/>
            <w:tcBorders>
              <w:top w:val="dotted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6B21B2A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79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C8FB4A" w14:textId="77777777" w:rsidR="00D02727" w:rsidRPr="00936D2A" w:rsidRDefault="00D02727" w:rsidP="00712ADD">
            <w:pPr>
              <w:wordWrap w:val="0"/>
              <w:jc w:val="center"/>
              <w:textAlignment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F2</w:t>
            </w:r>
          </w:p>
        </w:tc>
        <w:tc>
          <w:tcPr>
            <w:tcW w:w="177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5D2858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kern w:val="2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</w:rPr>
              <w:t>고림동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13-3</w:t>
            </w:r>
            <w:r w:rsidRPr="00936D2A">
              <w:rPr>
                <w:rFonts w:ascii="Times New Roman" w:eastAsia="바탕체" w:hAnsi="Times New Roman" w:cs="Times New Roman"/>
              </w:rPr>
              <w:t>일원</w:t>
            </w:r>
          </w:p>
        </w:tc>
        <w:tc>
          <w:tcPr>
            <w:tcW w:w="70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E15F02" w14:textId="77777777" w:rsidR="00D02727" w:rsidRPr="00936D2A" w:rsidRDefault="00D02727" w:rsidP="00712ADD">
            <w:pPr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  <w:bCs/>
              </w:rPr>
            </w:pPr>
            <w:r w:rsidRPr="00936D2A">
              <w:rPr>
                <w:rFonts w:ascii="Times New Roman" w:eastAsia="바탕체" w:hAnsi="Times New Roman" w:cs="Times New Roman"/>
                <w:bCs/>
              </w:rPr>
              <w:t>6,294</w:t>
            </w:r>
          </w:p>
        </w:tc>
        <w:tc>
          <w:tcPr>
            <w:tcW w:w="552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069B8E" w14:textId="77777777" w:rsidR="00D02727" w:rsidRPr="00936D2A" w:rsidRDefault="00D02727" w:rsidP="00712ADD">
            <w:pPr>
              <w:tabs>
                <w:tab w:val="left" w:pos="1190"/>
                <w:tab w:val="left" w:pos="1276"/>
              </w:tabs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1.06%</w:t>
            </w:r>
          </w:p>
        </w:tc>
        <w:tc>
          <w:tcPr>
            <w:tcW w:w="736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8A6988" w14:textId="77777777" w:rsidR="00D02727" w:rsidRPr="00936D2A" w:rsidRDefault="00D02727" w:rsidP="00712ADD">
            <w:pPr>
              <w:tabs>
                <w:tab w:val="left" w:pos="1440"/>
                <w:tab w:val="left" w:pos="1800"/>
                <w:tab w:val="left" w:pos="3060"/>
              </w:tabs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</w:p>
        </w:tc>
      </w:tr>
      <w:tr w:rsidR="00D02727" w:rsidRPr="00936D2A" w14:paraId="5D268885" w14:textId="77777777" w:rsidTr="002720E7">
        <w:trPr>
          <w:trHeight w:val="410"/>
        </w:trPr>
        <w:tc>
          <w:tcPr>
            <w:tcW w:w="428" w:type="pct"/>
            <w:vMerge/>
            <w:tcBorders>
              <w:top w:val="dotted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B8C3D84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79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20C326" w14:textId="77777777" w:rsidR="00D02727" w:rsidRPr="00936D2A" w:rsidRDefault="00D02727" w:rsidP="00712ADD">
            <w:pPr>
              <w:wordWrap w:val="0"/>
              <w:jc w:val="center"/>
              <w:textAlignment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F3</w:t>
            </w:r>
          </w:p>
        </w:tc>
        <w:tc>
          <w:tcPr>
            <w:tcW w:w="177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EB6C9B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kern w:val="2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</w:rPr>
              <w:t>고림동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산</w:t>
            </w:r>
            <w:r w:rsidRPr="00936D2A">
              <w:rPr>
                <w:rFonts w:ascii="Times New Roman" w:eastAsia="바탕체" w:hAnsi="Times New Roman" w:cs="Times New Roman"/>
              </w:rPr>
              <w:t xml:space="preserve">41-3 </w:t>
            </w:r>
            <w:r w:rsidRPr="00936D2A">
              <w:rPr>
                <w:rFonts w:ascii="Times New Roman" w:eastAsia="바탕체" w:hAnsi="Times New Roman" w:cs="Times New Roman"/>
              </w:rPr>
              <w:t>일원</w:t>
            </w:r>
          </w:p>
        </w:tc>
        <w:tc>
          <w:tcPr>
            <w:tcW w:w="70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B27469" w14:textId="77777777" w:rsidR="00D02727" w:rsidRPr="00936D2A" w:rsidRDefault="00D02727" w:rsidP="00712ADD">
            <w:pPr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  <w:bCs/>
              </w:rPr>
            </w:pPr>
            <w:r w:rsidRPr="00936D2A">
              <w:rPr>
                <w:rFonts w:ascii="Times New Roman" w:eastAsia="바탕체" w:hAnsi="Times New Roman" w:cs="Times New Roman"/>
                <w:bCs/>
              </w:rPr>
              <w:t>2,281</w:t>
            </w:r>
          </w:p>
        </w:tc>
        <w:tc>
          <w:tcPr>
            <w:tcW w:w="552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28D4F4" w14:textId="77777777" w:rsidR="00D02727" w:rsidRPr="00936D2A" w:rsidRDefault="00D02727" w:rsidP="00712ADD">
            <w:pPr>
              <w:tabs>
                <w:tab w:val="left" w:pos="1190"/>
                <w:tab w:val="left" w:pos="1276"/>
              </w:tabs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0.38%</w:t>
            </w:r>
          </w:p>
        </w:tc>
        <w:tc>
          <w:tcPr>
            <w:tcW w:w="736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7E9BA9" w14:textId="77777777" w:rsidR="00D02727" w:rsidRPr="00936D2A" w:rsidRDefault="00D02727" w:rsidP="00712ADD">
            <w:pPr>
              <w:tabs>
                <w:tab w:val="left" w:pos="1440"/>
                <w:tab w:val="left" w:pos="1800"/>
                <w:tab w:val="left" w:pos="3060"/>
              </w:tabs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</w:p>
        </w:tc>
      </w:tr>
      <w:tr w:rsidR="00D02727" w:rsidRPr="00936D2A" w14:paraId="2E79A9CB" w14:textId="77777777" w:rsidTr="002720E7">
        <w:trPr>
          <w:trHeight w:val="410"/>
        </w:trPr>
        <w:tc>
          <w:tcPr>
            <w:tcW w:w="428" w:type="pct"/>
            <w:vMerge/>
            <w:tcBorders>
              <w:top w:val="dotted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A504643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79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43A0D" w14:textId="77777777" w:rsidR="00D02727" w:rsidRPr="00936D2A" w:rsidRDefault="00D02727" w:rsidP="00712ADD">
            <w:pPr>
              <w:wordWrap w:val="0"/>
              <w:jc w:val="center"/>
              <w:textAlignment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F4</w:t>
            </w:r>
          </w:p>
        </w:tc>
        <w:tc>
          <w:tcPr>
            <w:tcW w:w="177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53EA07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kern w:val="2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</w:rPr>
              <w:t>고림동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산</w:t>
            </w:r>
            <w:r w:rsidRPr="00936D2A">
              <w:rPr>
                <w:rFonts w:ascii="Times New Roman" w:eastAsia="바탕체" w:hAnsi="Times New Roman" w:cs="Times New Roman"/>
              </w:rPr>
              <w:t xml:space="preserve">41-3 </w:t>
            </w:r>
            <w:r w:rsidRPr="00936D2A">
              <w:rPr>
                <w:rFonts w:ascii="Times New Roman" w:eastAsia="바탕체" w:hAnsi="Times New Roman" w:cs="Times New Roman"/>
              </w:rPr>
              <w:t>일원</w:t>
            </w:r>
            <w:r w:rsidRPr="00936D2A">
              <w:rPr>
                <w:rFonts w:ascii="Times New Roman" w:eastAsia="바탕체" w:hAnsi="Times New Roman" w:cs="Times New Roman"/>
                <w:bCs/>
              </w:rPr>
              <w:t xml:space="preserve">　</w:t>
            </w:r>
          </w:p>
        </w:tc>
        <w:tc>
          <w:tcPr>
            <w:tcW w:w="708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45D833" w14:textId="77777777" w:rsidR="00D02727" w:rsidRPr="00936D2A" w:rsidRDefault="00D02727" w:rsidP="00712ADD">
            <w:pPr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4,168</w:t>
            </w:r>
          </w:p>
        </w:tc>
        <w:tc>
          <w:tcPr>
            <w:tcW w:w="552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83E535" w14:textId="77777777" w:rsidR="00D02727" w:rsidRPr="00936D2A" w:rsidRDefault="00D02727" w:rsidP="00712ADD">
            <w:pPr>
              <w:tabs>
                <w:tab w:val="left" w:pos="1190"/>
                <w:tab w:val="left" w:pos="1276"/>
              </w:tabs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0.70%</w:t>
            </w:r>
          </w:p>
        </w:tc>
        <w:tc>
          <w:tcPr>
            <w:tcW w:w="736" w:type="pct"/>
            <w:tcBorders>
              <w:top w:val="dotted" w:sz="12" w:space="0" w:color="000000"/>
              <w:left w:val="single" w:sz="2" w:space="0" w:color="000000"/>
              <w:bottom w:val="dotted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FD0370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  <w:iCs/>
              </w:rPr>
            </w:pPr>
          </w:p>
        </w:tc>
      </w:tr>
      <w:tr w:rsidR="00D02727" w:rsidRPr="00936D2A" w14:paraId="09D134A2" w14:textId="77777777" w:rsidTr="002720E7">
        <w:trPr>
          <w:trHeight w:val="425"/>
        </w:trPr>
        <w:tc>
          <w:tcPr>
            <w:tcW w:w="428" w:type="pct"/>
            <w:vMerge/>
            <w:tcBorders>
              <w:top w:val="dotted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C739CE0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798" w:type="pct"/>
            <w:tcBorders>
              <w:top w:val="dotted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5605D5" w14:textId="77777777" w:rsidR="00D02727" w:rsidRPr="00936D2A" w:rsidRDefault="00D02727" w:rsidP="00712ADD">
            <w:pPr>
              <w:wordWrap w:val="0"/>
              <w:jc w:val="center"/>
              <w:textAlignment w:val="center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F5</w:t>
            </w:r>
          </w:p>
        </w:tc>
        <w:tc>
          <w:tcPr>
            <w:tcW w:w="1778" w:type="pct"/>
            <w:tcBorders>
              <w:top w:val="dotted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2A88A7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</w:rPr>
              <w:t>고림동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산</w:t>
            </w:r>
            <w:r w:rsidRPr="00936D2A">
              <w:rPr>
                <w:rFonts w:ascii="Times New Roman" w:eastAsia="바탕체" w:hAnsi="Times New Roman" w:cs="Times New Roman"/>
              </w:rPr>
              <w:t xml:space="preserve">41-3 </w:t>
            </w:r>
            <w:r w:rsidRPr="00936D2A">
              <w:rPr>
                <w:rFonts w:ascii="Times New Roman" w:eastAsia="바탕체" w:hAnsi="Times New Roman" w:cs="Times New Roman"/>
              </w:rPr>
              <w:t>일원</w:t>
            </w:r>
          </w:p>
        </w:tc>
        <w:tc>
          <w:tcPr>
            <w:tcW w:w="708" w:type="pct"/>
            <w:tcBorders>
              <w:top w:val="dotted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C96B6D" w14:textId="77777777" w:rsidR="00D02727" w:rsidRPr="00936D2A" w:rsidRDefault="00D02727" w:rsidP="00712ADD">
            <w:pPr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  <w:iCs/>
              </w:rPr>
            </w:pPr>
            <w:r w:rsidRPr="00936D2A">
              <w:rPr>
                <w:rFonts w:ascii="Times New Roman" w:eastAsia="바탕체" w:hAnsi="Times New Roman" w:cs="Times New Roman"/>
                <w:iCs/>
              </w:rPr>
              <w:t>4,984</w:t>
            </w:r>
          </w:p>
        </w:tc>
        <w:tc>
          <w:tcPr>
            <w:tcW w:w="552" w:type="pct"/>
            <w:tcBorders>
              <w:top w:val="dotted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2AF8A2" w14:textId="77777777" w:rsidR="00D02727" w:rsidRPr="00936D2A" w:rsidRDefault="00D02727" w:rsidP="00712ADD">
            <w:pPr>
              <w:wordWrap w:val="0"/>
              <w:jc w:val="right"/>
              <w:textAlignment w:val="baseline"/>
              <w:rPr>
                <w:rFonts w:ascii="Times New Roman" w:eastAsia="바탕체" w:hAnsi="Times New Roman" w:cs="Times New Roman"/>
                <w:iCs/>
              </w:rPr>
            </w:pPr>
            <w:r w:rsidRPr="00936D2A">
              <w:rPr>
                <w:rFonts w:ascii="Times New Roman" w:eastAsia="바탕체" w:hAnsi="Times New Roman" w:cs="Times New Roman"/>
                <w:iCs/>
              </w:rPr>
              <w:t>0.84%</w:t>
            </w:r>
          </w:p>
        </w:tc>
        <w:tc>
          <w:tcPr>
            <w:tcW w:w="736" w:type="pct"/>
            <w:tcBorders>
              <w:top w:val="dotted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9135FF" w14:textId="77777777" w:rsidR="00D02727" w:rsidRPr="00936D2A" w:rsidRDefault="00D02727" w:rsidP="00712ADD">
            <w:pPr>
              <w:wordWrap w:val="0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</w:p>
        </w:tc>
      </w:tr>
    </w:tbl>
    <w:p w14:paraId="39DCD8C9" w14:textId="77777777" w:rsidR="00A262C6" w:rsidRDefault="00D02727" w:rsidP="00712ADD">
      <w:pPr>
        <w:wordWrap w:val="0"/>
        <w:snapToGrid w:val="0"/>
        <w:spacing w:before="240"/>
        <w:textAlignment w:val="baseline"/>
        <w:rPr>
          <w:ins w:id="890" w:author="이용원(Lee Yongwon)" w:date="2025-09-26T13:55:00Z"/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t>토지이용계획의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구체적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내용</w:t>
      </w:r>
      <w:r w:rsidRPr="00936D2A">
        <w:rPr>
          <w:rFonts w:ascii="Times New Roman" w:eastAsia="바탕체" w:hAnsi="Times New Roman" w:cs="Times New Roman"/>
        </w:rPr>
        <w:t>(</w:t>
      </w:r>
      <w:r w:rsidRPr="00936D2A">
        <w:rPr>
          <w:rFonts w:ascii="Times New Roman" w:eastAsia="바탕체" w:hAnsi="Times New Roman" w:cs="Times New Roman"/>
        </w:rPr>
        <w:t>각</w:t>
      </w:r>
      <w:r w:rsidRPr="00936D2A">
        <w:rPr>
          <w:rFonts w:ascii="Times New Roman" w:eastAsia="바탕체" w:hAnsi="Times New Roman" w:cs="Times New Roman"/>
        </w:rPr>
        <w:t xml:space="preserve"> </w:t>
      </w:r>
      <w:proofErr w:type="spellStart"/>
      <w:r w:rsidR="006D37CE">
        <w:rPr>
          <w:rFonts w:ascii="Times New Roman" w:eastAsia="바탕체" w:hAnsi="Times New Roman" w:cs="Times New Roman"/>
        </w:rPr>
        <w:t>블럭</w:t>
      </w:r>
      <w:r w:rsidRPr="00936D2A">
        <w:rPr>
          <w:rFonts w:ascii="Times New Roman" w:eastAsia="바탕체" w:hAnsi="Times New Roman" w:cs="Times New Roman"/>
        </w:rPr>
        <w:t>별</w:t>
      </w:r>
      <w:proofErr w:type="spellEnd"/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면적이나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위치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포함</w:t>
      </w:r>
      <w:r w:rsidRPr="00936D2A">
        <w:rPr>
          <w:rFonts w:ascii="Times New Roman" w:eastAsia="바탕체" w:hAnsi="Times New Roman" w:cs="Times New Roman"/>
        </w:rPr>
        <w:t>)</w:t>
      </w:r>
      <w:r w:rsidRPr="00936D2A">
        <w:rPr>
          <w:rFonts w:ascii="Times New Roman" w:eastAsia="바탕체" w:hAnsi="Times New Roman" w:cs="Times New Roman"/>
        </w:rPr>
        <w:t>은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본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사업</w:t>
      </w:r>
      <w:r w:rsidRPr="00936D2A">
        <w:rPr>
          <w:rFonts w:ascii="Times New Roman" w:eastAsia="바탕체" w:hAnsi="Times New Roman" w:cs="Times New Roman"/>
        </w:rPr>
        <w:t>(</w:t>
      </w:r>
      <w:r w:rsidRPr="00936D2A">
        <w:rPr>
          <w:rFonts w:ascii="Times New Roman" w:eastAsia="바탕체" w:hAnsi="Times New Roman" w:cs="Times New Roman"/>
        </w:rPr>
        <w:t>특약사항에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정의됨</w:t>
      </w:r>
      <w:r w:rsidRPr="00936D2A">
        <w:rPr>
          <w:rFonts w:ascii="Times New Roman" w:eastAsia="바탕체" w:hAnsi="Times New Roman" w:cs="Times New Roman"/>
        </w:rPr>
        <w:t>)</w:t>
      </w:r>
      <w:r w:rsidRPr="00936D2A">
        <w:rPr>
          <w:rFonts w:ascii="Times New Roman" w:eastAsia="바탕체" w:hAnsi="Times New Roman" w:cs="Times New Roman"/>
        </w:rPr>
        <w:t>에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관하여</w:t>
      </w:r>
      <w:r w:rsidRPr="00936D2A">
        <w:rPr>
          <w:rFonts w:ascii="Times New Roman" w:eastAsia="바탕체" w:hAnsi="Times New Roman" w:cs="Times New Roman"/>
        </w:rPr>
        <w:t xml:space="preserve"> 2021</w:t>
      </w:r>
      <w:r w:rsidRPr="00936D2A">
        <w:rPr>
          <w:rFonts w:ascii="Times New Roman" w:eastAsia="바탕체" w:hAnsi="Times New Roman" w:cs="Times New Roman"/>
        </w:rPr>
        <w:t>년</w:t>
      </w:r>
      <w:r w:rsidRPr="00936D2A">
        <w:rPr>
          <w:rFonts w:ascii="Times New Roman" w:eastAsia="바탕체" w:hAnsi="Times New Roman" w:cs="Times New Roman"/>
        </w:rPr>
        <w:t xml:space="preserve"> 7</w:t>
      </w:r>
      <w:r w:rsidRPr="00936D2A">
        <w:rPr>
          <w:rFonts w:ascii="Times New Roman" w:eastAsia="바탕체" w:hAnsi="Times New Roman" w:cs="Times New Roman"/>
        </w:rPr>
        <w:t>월</w:t>
      </w:r>
      <w:r w:rsidRPr="00936D2A">
        <w:rPr>
          <w:rFonts w:ascii="Times New Roman" w:eastAsia="바탕체" w:hAnsi="Times New Roman" w:cs="Times New Roman"/>
        </w:rPr>
        <w:t xml:space="preserve"> 16</w:t>
      </w:r>
      <w:r w:rsidRPr="00936D2A">
        <w:rPr>
          <w:rFonts w:ascii="Times New Roman" w:eastAsia="바탕체" w:hAnsi="Times New Roman" w:cs="Times New Roman"/>
        </w:rPr>
        <w:t>일에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고시된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용인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국제물류</w:t>
      </w:r>
      <w:r w:rsidRPr="00936D2A">
        <w:rPr>
          <w:rFonts w:ascii="Times New Roman" w:eastAsia="바탕체" w:hAnsi="Times New Roman" w:cs="Times New Roman"/>
        </w:rPr>
        <w:t xml:space="preserve">4.0 </w:t>
      </w:r>
      <w:r w:rsidRPr="00936D2A">
        <w:rPr>
          <w:rFonts w:ascii="Times New Roman" w:eastAsia="바탕체" w:hAnsi="Times New Roman" w:cs="Times New Roman"/>
        </w:rPr>
        <w:t>물류단지계획</w:t>
      </w:r>
      <w:r w:rsidRPr="00936D2A">
        <w:rPr>
          <w:rFonts w:ascii="Times New Roman" w:eastAsia="바탕체" w:hAnsi="Times New Roman" w:cs="Times New Roman"/>
        </w:rPr>
        <w:t>(</w:t>
      </w:r>
      <w:r w:rsidRPr="00936D2A">
        <w:rPr>
          <w:rFonts w:ascii="Times New Roman" w:eastAsia="바탕체" w:hAnsi="Times New Roman" w:cs="Times New Roman"/>
        </w:rPr>
        <w:t>지정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및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실시계획</w:t>
      </w:r>
      <w:r w:rsidRPr="00936D2A">
        <w:rPr>
          <w:rFonts w:ascii="Times New Roman" w:eastAsia="바탕체" w:hAnsi="Times New Roman" w:cs="Times New Roman"/>
        </w:rPr>
        <w:t xml:space="preserve">) </w:t>
      </w:r>
      <w:r w:rsidRPr="00936D2A">
        <w:rPr>
          <w:rFonts w:ascii="Times New Roman" w:eastAsia="바탕체" w:hAnsi="Times New Roman" w:cs="Times New Roman"/>
        </w:rPr>
        <w:t>승인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고시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및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지형도면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고시에서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기재된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것을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따르고</w:t>
      </w:r>
      <w:r w:rsidRPr="00936D2A">
        <w:rPr>
          <w:rFonts w:ascii="Times New Roman" w:eastAsia="바탕체" w:hAnsi="Times New Roman" w:cs="Times New Roman"/>
        </w:rPr>
        <w:t xml:space="preserve"> 1</w:t>
      </w:r>
      <w:r w:rsidRPr="00936D2A">
        <w:rPr>
          <w:rFonts w:ascii="Times New Roman" w:eastAsia="바탕체" w:hAnsi="Times New Roman" w:cs="Times New Roman"/>
        </w:rPr>
        <w:t>순위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및</w:t>
      </w:r>
      <w:r w:rsidRPr="00936D2A">
        <w:rPr>
          <w:rFonts w:ascii="Times New Roman" w:eastAsia="바탕체" w:hAnsi="Times New Roman" w:cs="Times New Roman"/>
        </w:rPr>
        <w:t xml:space="preserve"> 2</w:t>
      </w:r>
      <w:r w:rsidRPr="00936D2A">
        <w:rPr>
          <w:rFonts w:ascii="Times New Roman" w:eastAsia="바탕체" w:hAnsi="Times New Roman" w:cs="Times New Roman"/>
        </w:rPr>
        <w:t>순위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우선수익자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전원의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사전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서면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동의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없이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변경될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수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없음</w:t>
      </w:r>
      <w:r w:rsidRPr="00936D2A">
        <w:rPr>
          <w:rFonts w:ascii="Times New Roman" w:eastAsia="바탕체" w:hAnsi="Times New Roman" w:cs="Times New Roman"/>
        </w:rPr>
        <w:t>)</w:t>
      </w:r>
    </w:p>
    <w:p w14:paraId="687557C1" w14:textId="77777777" w:rsidR="00A262C6" w:rsidRDefault="00A262C6" w:rsidP="00712ADD">
      <w:pPr>
        <w:wordWrap w:val="0"/>
        <w:snapToGrid w:val="0"/>
        <w:spacing w:before="240"/>
        <w:textAlignment w:val="baseline"/>
        <w:rPr>
          <w:ins w:id="891" w:author="이용원(Lee Yongwon)" w:date="2025-09-26T13:55:00Z"/>
          <w:rFonts w:ascii="Times New Roman" w:eastAsia="바탕체" w:hAnsi="Times New Roman" w:cs="Times New Roman"/>
        </w:rPr>
      </w:pPr>
    </w:p>
    <w:p w14:paraId="78B484EA" w14:textId="4C2538F6" w:rsidR="00D02727" w:rsidRPr="00900F02" w:rsidRDefault="00A262C6" w:rsidP="00900F02">
      <w:pPr>
        <w:wordWrap w:val="0"/>
        <w:rPr>
          <w:rFonts w:ascii="Times New Roman" w:eastAsia="바탕체" w:hAnsi="Times New Roman" w:cs="Times New Roman"/>
          <w:b/>
          <w:bCs/>
          <w:color w:val="FF0000"/>
          <w:sz w:val="44"/>
          <w:szCs w:val="26"/>
        </w:rPr>
      </w:pPr>
      <w:ins w:id="892" w:author="이용원(Lee Yongwon)" w:date="2025-09-26T13:55:00Z">
        <w:r w:rsidRPr="00900F02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>제</w:t>
        </w:r>
        <w:r w:rsidRPr="00900F02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>3</w:t>
        </w:r>
        <w:r w:rsidRPr="00900F02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>차</w:t>
        </w:r>
        <w:r w:rsidRPr="00900F02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 xml:space="preserve"> </w:t>
        </w:r>
        <w:r w:rsidRPr="00900F02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>실시계획</w:t>
        </w:r>
        <w:r w:rsidRPr="00900F02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 xml:space="preserve"> </w:t>
        </w:r>
        <w:r w:rsidRPr="00900F02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>변경</w:t>
        </w:r>
        <w:r w:rsidRPr="00900F02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 xml:space="preserve"> </w:t>
        </w:r>
        <w:r w:rsidRPr="00900F02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>적용</w:t>
        </w:r>
      </w:ins>
      <w:ins w:id="893" w:author="이용원(Lee Yongwon)" w:date="2025-09-29T16:48:00Z">
        <w:r w:rsidR="00900F02" w:rsidRPr="00900F02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 xml:space="preserve"> </w:t>
        </w:r>
        <w:r w:rsidR="00900F02" w:rsidRPr="00900F02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>면적</w:t>
        </w:r>
      </w:ins>
      <w:ins w:id="894" w:author="이용원(Lee Yongwon)" w:date="2025-09-26T13:55:00Z">
        <w:r w:rsidRPr="00900F02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 xml:space="preserve"> </w:t>
        </w:r>
        <w:r w:rsidRPr="00900F02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>확인</w:t>
        </w:r>
        <w:r w:rsidRPr="00900F02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 xml:space="preserve"> </w:t>
        </w:r>
        <w:r w:rsidRPr="00900F02">
          <w:rPr>
            <w:rFonts w:ascii="Times New Roman" w:eastAsia="바탕체" w:hAnsi="Times New Roman" w:cs="Times New Roman" w:hint="eastAsia"/>
            <w:b/>
            <w:bCs/>
            <w:color w:val="FF0000"/>
            <w:sz w:val="44"/>
            <w:szCs w:val="26"/>
          </w:rPr>
          <w:t>필요</w:t>
        </w:r>
      </w:ins>
      <w:del w:id="895" w:author="이용원(Lee Yongwon)" w:date="2025-09-26T13:55:00Z">
        <w:r w:rsidR="00D02727" w:rsidRPr="00900F02" w:rsidDel="00A262C6">
          <w:rPr>
            <w:rFonts w:ascii="Times New Roman" w:eastAsia="바탕체" w:hAnsi="Times New Roman" w:cs="Times New Roman"/>
            <w:b/>
            <w:bCs/>
            <w:color w:val="FF0000"/>
            <w:sz w:val="44"/>
            <w:szCs w:val="26"/>
          </w:rPr>
          <w:delText xml:space="preserve"> </w:delText>
        </w:r>
      </w:del>
    </w:p>
    <w:p w14:paraId="405C043D" w14:textId="77777777" w:rsidR="00D02727" w:rsidRPr="00936D2A" w:rsidRDefault="00D02727" w:rsidP="00712ADD">
      <w:pPr>
        <w:wordWrap w:val="0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br w:type="page"/>
      </w:r>
    </w:p>
    <w:p w14:paraId="251B5C1F" w14:textId="77777777" w:rsidR="00D02727" w:rsidRPr="00936D2A" w:rsidRDefault="00D02727" w:rsidP="00712ADD">
      <w:pPr>
        <w:wordWrap w:val="0"/>
        <w:spacing w:line="384" w:lineRule="auto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lastRenderedPageBreak/>
        <w:t>&lt;</w:t>
      </w:r>
      <w:r w:rsidRPr="00936D2A">
        <w:rPr>
          <w:rFonts w:ascii="Times New Roman" w:eastAsia="바탕체" w:hAnsi="Times New Roman" w:cs="Times New Roman"/>
        </w:rPr>
        <w:t>별지</w:t>
      </w:r>
      <w:r w:rsidRPr="00936D2A">
        <w:rPr>
          <w:rFonts w:ascii="Times New Roman" w:eastAsia="바탕체" w:hAnsi="Times New Roman" w:cs="Times New Roman"/>
        </w:rPr>
        <w:t xml:space="preserve"> 8&gt; </w:t>
      </w:r>
    </w:p>
    <w:p w14:paraId="25A9E170" w14:textId="77777777" w:rsidR="00D02727" w:rsidRPr="00936D2A" w:rsidRDefault="00D02727" w:rsidP="00712ADD">
      <w:pPr>
        <w:wordWrap w:val="0"/>
        <w:spacing w:line="384" w:lineRule="auto"/>
        <w:jc w:val="center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  <w:sz w:val="40"/>
          <w:szCs w:val="40"/>
          <w:u w:val="single" w:color="000000"/>
        </w:rPr>
        <w:t>자금집행요청서</w:t>
      </w:r>
      <w:r w:rsidRPr="00936D2A">
        <w:rPr>
          <w:rFonts w:ascii="Times New Roman" w:eastAsia="바탕체" w:hAnsi="Times New Roman" w:cs="Times New Roman"/>
          <w:sz w:val="40"/>
          <w:szCs w:val="40"/>
          <w:u w:val="single" w:color="000000"/>
        </w:rPr>
        <w:t xml:space="preserve"> </w:t>
      </w:r>
      <w:r w:rsidRPr="00936D2A">
        <w:rPr>
          <w:rFonts w:ascii="Times New Roman" w:eastAsia="바탕체" w:hAnsi="Times New Roman" w:cs="Times New Roman"/>
          <w:sz w:val="40"/>
          <w:szCs w:val="40"/>
          <w:u w:val="single" w:color="000000"/>
        </w:rPr>
        <w:t>양식</w:t>
      </w:r>
    </w:p>
    <w:p w14:paraId="013A46CE" w14:textId="77777777" w:rsidR="00D02727" w:rsidRPr="00936D2A" w:rsidRDefault="00D02727" w:rsidP="00712ADD">
      <w:pPr>
        <w:wordWrap w:val="0"/>
        <w:snapToGrid w:val="0"/>
        <w:spacing w:line="384" w:lineRule="auto"/>
        <w:jc w:val="right"/>
        <w:textAlignment w:val="baseline"/>
        <w:rPr>
          <w:rFonts w:ascii="Times New Roman" w:eastAsia="바탕체" w:hAnsi="Times New Roman" w:cs="Times New Roman"/>
          <w:sz w:val="26"/>
          <w:szCs w:val="26"/>
        </w:rPr>
      </w:pPr>
    </w:p>
    <w:p w14:paraId="33BAFA65" w14:textId="77777777" w:rsidR="00D02727" w:rsidRPr="00936D2A" w:rsidRDefault="00D02727" w:rsidP="00712ADD">
      <w:pPr>
        <w:wordWrap w:val="0"/>
        <w:snapToGrid w:val="0"/>
        <w:spacing w:line="384" w:lineRule="auto"/>
        <w:jc w:val="right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  <w:sz w:val="26"/>
          <w:szCs w:val="26"/>
        </w:rPr>
        <w:t>[*]</w:t>
      </w:r>
      <w:r w:rsidRPr="00936D2A">
        <w:rPr>
          <w:rFonts w:ascii="Times New Roman" w:eastAsia="바탕체" w:hAnsi="Times New Roman" w:cs="Times New Roman"/>
          <w:sz w:val="26"/>
          <w:szCs w:val="26"/>
        </w:rPr>
        <w:t>년</w:t>
      </w:r>
      <w:r w:rsidRPr="00936D2A">
        <w:rPr>
          <w:rFonts w:ascii="Times New Roman" w:eastAsia="바탕체" w:hAnsi="Times New Roman" w:cs="Times New Roman"/>
          <w:sz w:val="26"/>
          <w:szCs w:val="26"/>
        </w:rPr>
        <w:t xml:space="preserve"> [*]</w:t>
      </w:r>
      <w:r w:rsidRPr="00936D2A">
        <w:rPr>
          <w:rFonts w:ascii="Times New Roman" w:eastAsia="바탕체" w:hAnsi="Times New Roman" w:cs="Times New Roman"/>
          <w:sz w:val="26"/>
          <w:szCs w:val="26"/>
        </w:rPr>
        <w:t>월</w:t>
      </w:r>
      <w:r w:rsidRPr="00936D2A">
        <w:rPr>
          <w:rFonts w:ascii="Times New Roman" w:eastAsia="바탕체" w:hAnsi="Times New Roman" w:cs="Times New Roman"/>
          <w:sz w:val="26"/>
          <w:szCs w:val="26"/>
        </w:rPr>
        <w:t xml:space="preserve"> [*]</w:t>
      </w:r>
      <w:r w:rsidRPr="00936D2A">
        <w:rPr>
          <w:rFonts w:ascii="Times New Roman" w:eastAsia="바탕체" w:hAnsi="Times New Roman" w:cs="Times New Roman"/>
          <w:sz w:val="26"/>
          <w:szCs w:val="26"/>
        </w:rPr>
        <w:t>일</w:t>
      </w:r>
    </w:p>
    <w:p w14:paraId="2724B8F4" w14:textId="77777777" w:rsidR="00D02727" w:rsidRPr="00936D2A" w:rsidRDefault="00D02727" w:rsidP="00712ADD">
      <w:pPr>
        <w:wordWrap w:val="0"/>
        <w:snapToGrid w:val="0"/>
        <w:spacing w:line="384" w:lineRule="auto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t>㈜한국토지신탁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귀중</w:t>
      </w:r>
    </w:p>
    <w:p w14:paraId="46D839D3" w14:textId="77777777" w:rsidR="00D02727" w:rsidRPr="00936D2A" w:rsidRDefault="00D02727" w:rsidP="00712ADD">
      <w:pPr>
        <w:wordWrap w:val="0"/>
        <w:snapToGrid w:val="0"/>
        <w:spacing w:line="384" w:lineRule="auto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t>○○</w:t>
      </w:r>
      <w:proofErr w:type="gramStart"/>
      <w:r w:rsidRPr="00936D2A">
        <w:rPr>
          <w:rFonts w:ascii="Times New Roman" w:eastAsia="바탕체" w:hAnsi="Times New Roman" w:cs="Times New Roman"/>
        </w:rPr>
        <w:t>계좌</w:t>
      </w:r>
      <w:r w:rsidRPr="00936D2A">
        <w:rPr>
          <w:rFonts w:ascii="Times New Roman" w:eastAsia="바탕체" w:hAnsi="Times New Roman" w:cs="Times New Roman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㈜</w:t>
      </w:r>
      <w:r w:rsidRPr="00936D2A">
        <w:rPr>
          <w:rFonts w:ascii="Times New Roman" w:eastAsia="바탕체" w:hAnsi="Times New Roman" w:cs="Times New Roman"/>
        </w:rPr>
        <w:t>○○</w:t>
      </w:r>
      <w:r w:rsidRPr="00936D2A">
        <w:rPr>
          <w:rFonts w:ascii="Times New Roman" w:eastAsia="바탕체" w:hAnsi="Times New Roman" w:cs="Times New Roman"/>
        </w:rPr>
        <w:t>은행</w:t>
      </w:r>
      <w:r w:rsidRPr="00936D2A">
        <w:rPr>
          <w:rFonts w:ascii="Times New Roman" w:eastAsia="바탕체" w:hAnsi="Times New Roman" w:cs="Times New Roman"/>
        </w:rPr>
        <w:t xml:space="preserve"> 000-000-000-000 (</w:t>
      </w:r>
      <w:r w:rsidRPr="00936D2A">
        <w:rPr>
          <w:rFonts w:ascii="Times New Roman" w:eastAsia="바탕체" w:hAnsi="Times New Roman" w:cs="Times New Roman"/>
        </w:rPr>
        <w:t>예금주</w:t>
      </w:r>
      <w:r w:rsidRPr="00936D2A">
        <w:rPr>
          <w:rFonts w:ascii="Times New Roman" w:eastAsia="바탕체" w:hAnsi="Times New Roman" w:cs="Times New Roman"/>
        </w:rPr>
        <w:t xml:space="preserve"> : </w:t>
      </w:r>
      <w:r w:rsidRPr="00936D2A">
        <w:rPr>
          <w:rFonts w:ascii="Times New Roman" w:eastAsia="바탕체" w:hAnsi="Times New Roman" w:cs="Times New Roman"/>
        </w:rPr>
        <w:t>㈜한국토지신탁</w:t>
      </w:r>
      <w:r w:rsidRPr="00936D2A">
        <w:rPr>
          <w:rFonts w:ascii="Times New Roman" w:eastAsia="바탕체" w:hAnsi="Times New Roman" w:cs="Times New Roman"/>
        </w:rPr>
        <w:t>)</w:t>
      </w:r>
    </w:p>
    <w:p w14:paraId="702F394A" w14:textId="77777777" w:rsidR="00D02727" w:rsidRPr="00936D2A" w:rsidRDefault="00D02727" w:rsidP="00712ADD">
      <w:pPr>
        <w:wordWrap w:val="0"/>
        <w:snapToGrid w:val="0"/>
        <w:spacing w:line="384" w:lineRule="auto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t>○○</w:t>
      </w:r>
      <w:proofErr w:type="gramStart"/>
      <w:r w:rsidRPr="00936D2A">
        <w:rPr>
          <w:rFonts w:ascii="Times New Roman" w:eastAsia="바탕체" w:hAnsi="Times New Roman" w:cs="Times New Roman"/>
        </w:rPr>
        <w:t>계좌</w:t>
      </w:r>
      <w:r w:rsidRPr="00936D2A">
        <w:rPr>
          <w:rFonts w:ascii="Times New Roman" w:eastAsia="바탕체" w:hAnsi="Times New Roman" w:cs="Times New Roman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㈜</w:t>
      </w:r>
      <w:r w:rsidRPr="00936D2A">
        <w:rPr>
          <w:rFonts w:ascii="Times New Roman" w:eastAsia="바탕체" w:hAnsi="Times New Roman" w:cs="Times New Roman"/>
        </w:rPr>
        <w:t>○○</w:t>
      </w:r>
      <w:r w:rsidRPr="00936D2A">
        <w:rPr>
          <w:rFonts w:ascii="Times New Roman" w:eastAsia="바탕체" w:hAnsi="Times New Roman" w:cs="Times New Roman"/>
        </w:rPr>
        <w:t>은행</w:t>
      </w:r>
      <w:r w:rsidRPr="00936D2A">
        <w:rPr>
          <w:rFonts w:ascii="Times New Roman" w:eastAsia="바탕체" w:hAnsi="Times New Roman" w:cs="Times New Roman"/>
        </w:rPr>
        <w:t xml:space="preserve"> 000-000-000-000 (</w:t>
      </w:r>
      <w:r w:rsidRPr="00936D2A">
        <w:rPr>
          <w:rFonts w:ascii="Times New Roman" w:eastAsia="바탕체" w:hAnsi="Times New Roman" w:cs="Times New Roman"/>
        </w:rPr>
        <w:t>예금주</w:t>
      </w:r>
      <w:r w:rsidRPr="00936D2A">
        <w:rPr>
          <w:rFonts w:ascii="Times New Roman" w:eastAsia="바탕체" w:hAnsi="Times New Roman" w:cs="Times New Roman"/>
        </w:rPr>
        <w:t xml:space="preserve"> : </w:t>
      </w:r>
      <w:r w:rsidRPr="00936D2A">
        <w:rPr>
          <w:rFonts w:ascii="Times New Roman" w:eastAsia="바탕체" w:hAnsi="Times New Roman" w:cs="Times New Roman"/>
        </w:rPr>
        <w:t>㈜한국토지신탁</w:t>
      </w:r>
      <w:r w:rsidRPr="00936D2A">
        <w:rPr>
          <w:rFonts w:ascii="Times New Roman" w:eastAsia="바탕체" w:hAnsi="Times New Roman" w:cs="Times New Roman"/>
        </w:rPr>
        <w:t>)</w:t>
      </w:r>
    </w:p>
    <w:p w14:paraId="5EB5C81D" w14:textId="77777777" w:rsidR="00D02727" w:rsidRPr="00936D2A" w:rsidRDefault="00D02727" w:rsidP="00712ADD">
      <w:pPr>
        <w:wordWrap w:val="0"/>
        <w:snapToGrid w:val="0"/>
        <w:spacing w:line="384" w:lineRule="auto"/>
        <w:textAlignment w:val="baseline"/>
        <w:rPr>
          <w:rFonts w:ascii="Times New Roman" w:eastAsia="바탕체" w:hAnsi="Times New Roman" w:cs="Times New Roman"/>
        </w:rPr>
      </w:pPr>
    </w:p>
    <w:p w14:paraId="7ECAE0AA" w14:textId="77777777" w:rsidR="00D02727" w:rsidRPr="00936D2A" w:rsidRDefault="00D02727" w:rsidP="00712ADD">
      <w:pPr>
        <w:wordWrap w:val="0"/>
        <w:snapToGrid w:val="0"/>
        <w:spacing w:line="384" w:lineRule="auto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t>“</w:t>
      </w:r>
      <w:r w:rsidRPr="00936D2A">
        <w:rPr>
          <w:rFonts w:ascii="Times New Roman" w:eastAsia="바탕체" w:hAnsi="Times New Roman" w:cs="Times New Roman"/>
        </w:rPr>
        <w:t>용인국제물류</w:t>
      </w:r>
      <w:r w:rsidRPr="00936D2A">
        <w:rPr>
          <w:rFonts w:ascii="Times New Roman" w:eastAsia="바탕체" w:hAnsi="Times New Roman" w:cs="Times New Roman"/>
        </w:rPr>
        <w:t xml:space="preserve"> 4.0 </w:t>
      </w:r>
      <w:r w:rsidRPr="00936D2A">
        <w:rPr>
          <w:rFonts w:ascii="Times New Roman" w:eastAsia="바탕체" w:hAnsi="Times New Roman" w:cs="Times New Roman"/>
        </w:rPr>
        <w:t>물류단지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조성사업</w:t>
      </w:r>
      <w:r w:rsidRPr="00936D2A">
        <w:rPr>
          <w:rFonts w:ascii="Times New Roman" w:eastAsia="바탕체" w:hAnsi="Times New Roman" w:cs="Times New Roman"/>
        </w:rPr>
        <w:t>”</w:t>
      </w:r>
      <w:r w:rsidRPr="00936D2A">
        <w:rPr>
          <w:rFonts w:ascii="Times New Roman" w:eastAsia="바탕체" w:hAnsi="Times New Roman" w:cs="Times New Roman"/>
        </w:rPr>
        <w:t>과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관련하여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㈜용인중심</w:t>
      </w:r>
      <w:r w:rsidRPr="00936D2A">
        <w:rPr>
          <w:rFonts w:ascii="Times New Roman" w:eastAsia="바탕체" w:hAnsi="Times New Roman" w:cs="Times New Roman"/>
        </w:rPr>
        <w:t xml:space="preserve">, </w:t>
      </w:r>
      <w:r w:rsidRPr="00936D2A">
        <w:rPr>
          <w:rFonts w:ascii="Times New Roman" w:eastAsia="바탕체" w:hAnsi="Times New Roman" w:cs="Times New Roman"/>
        </w:rPr>
        <w:t>㈜한국토지신탁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사이에</w:t>
      </w:r>
      <w:r w:rsidRPr="00936D2A">
        <w:rPr>
          <w:rFonts w:ascii="Times New Roman" w:eastAsia="바탕체" w:hAnsi="Times New Roman" w:cs="Times New Roman"/>
        </w:rPr>
        <w:t xml:space="preserve"> 2025</w:t>
      </w:r>
      <w:r w:rsidRPr="00936D2A">
        <w:rPr>
          <w:rFonts w:ascii="Times New Roman" w:eastAsia="바탕체" w:hAnsi="Times New Roman" w:cs="Times New Roman"/>
        </w:rPr>
        <w:t>년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월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일자로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체결된</w:t>
      </w:r>
      <w:r w:rsidRPr="00936D2A">
        <w:rPr>
          <w:rFonts w:ascii="Times New Roman" w:eastAsia="바탕체" w:hAnsi="Times New Roman" w:cs="Times New Roman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</w:rPr>
        <w:t>관리형토지신탁계약</w:t>
      </w:r>
      <w:proofErr w:type="spellEnd"/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특약사항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제</w:t>
      </w:r>
      <w:r w:rsidRPr="00936D2A">
        <w:rPr>
          <w:rFonts w:ascii="Times New Roman" w:eastAsia="바탕체" w:hAnsi="Times New Roman" w:cs="Times New Roman"/>
        </w:rPr>
        <w:t>[*]</w:t>
      </w:r>
      <w:r w:rsidRPr="00936D2A">
        <w:rPr>
          <w:rFonts w:ascii="Times New Roman" w:eastAsia="바탕체" w:hAnsi="Times New Roman" w:cs="Times New Roman"/>
        </w:rPr>
        <w:t>조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제</w:t>
      </w:r>
      <w:r w:rsidRPr="00936D2A">
        <w:rPr>
          <w:rFonts w:ascii="Times New Roman" w:eastAsia="바탕체" w:hAnsi="Times New Roman" w:cs="Times New Roman"/>
        </w:rPr>
        <w:t>[*]</w:t>
      </w:r>
      <w:r w:rsidRPr="00936D2A">
        <w:rPr>
          <w:rFonts w:ascii="Times New Roman" w:eastAsia="바탕체" w:hAnsi="Times New Roman" w:cs="Times New Roman"/>
        </w:rPr>
        <w:t>항에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의거하여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아래와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같은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자금집행을</w:t>
      </w:r>
      <w:r w:rsidRPr="00936D2A">
        <w:rPr>
          <w:rFonts w:ascii="Times New Roman" w:eastAsia="바탕체" w:hAnsi="Times New Roman" w:cs="Times New Roman"/>
        </w:rPr>
        <w:t xml:space="preserve"> </w:t>
      </w:r>
      <w:proofErr w:type="spellStart"/>
      <w:r w:rsidRPr="00936D2A">
        <w:rPr>
          <w:rFonts w:ascii="Times New Roman" w:eastAsia="바탕체" w:hAnsi="Times New Roman" w:cs="Times New Roman"/>
        </w:rPr>
        <w:t>요청하오니</w:t>
      </w:r>
      <w:proofErr w:type="spellEnd"/>
      <w:r w:rsidRPr="00936D2A">
        <w:rPr>
          <w:rFonts w:ascii="Times New Roman" w:eastAsia="바탕체" w:hAnsi="Times New Roman" w:cs="Times New Roman"/>
        </w:rPr>
        <w:t xml:space="preserve">, </w:t>
      </w:r>
      <w:r w:rsidRPr="00936D2A">
        <w:rPr>
          <w:rFonts w:ascii="Times New Roman" w:eastAsia="바탕체" w:hAnsi="Times New Roman" w:cs="Times New Roman"/>
        </w:rPr>
        <w:t>동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금액을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해당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계좌에서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인출하여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아래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요청내역에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따라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지급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또는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계좌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이체하여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주시기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바랍니다</w:t>
      </w:r>
      <w:r w:rsidRPr="00936D2A">
        <w:rPr>
          <w:rFonts w:ascii="Times New Roman" w:eastAsia="바탕체" w:hAnsi="Times New Roman" w:cs="Times New Roman"/>
        </w:rPr>
        <w:t xml:space="preserve">. </w:t>
      </w:r>
    </w:p>
    <w:p w14:paraId="4819DBAF" w14:textId="77777777" w:rsidR="00D02727" w:rsidRPr="00936D2A" w:rsidRDefault="00D02727" w:rsidP="00712ADD">
      <w:pPr>
        <w:wordWrap w:val="0"/>
        <w:snapToGrid w:val="0"/>
        <w:spacing w:line="384" w:lineRule="auto"/>
        <w:textAlignment w:val="baseline"/>
        <w:rPr>
          <w:rFonts w:ascii="Times New Roman" w:eastAsia="바탕체" w:hAnsi="Times New Roman" w:cs="Times New Roman"/>
        </w:rPr>
      </w:pPr>
    </w:p>
    <w:p w14:paraId="230DA137" w14:textId="77777777" w:rsidR="00D02727" w:rsidRPr="00936D2A" w:rsidRDefault="00D02727" w:rsidP="00712ADD">
      <w:pPr>
        <w:wordWrap w:val="0"/>
        <w:snapToGrid w:val="0"/>
        <w:spacing w:line="384" w:lineRule="auto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t>자금집행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및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계좌이체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요청내역</w:t>
      </w:r>
    </w:p>
    <w:p w14:paraId="5CEE903F" w14:textId="77777777" w:rsidR="00D02727" w:rsidRPr="00936D2A" w:rsidRDefault="00D02727" w:rsidP="00712ADD">
      <w:pPr>
        <w:wordWrap w:val="0"/>
        <w:snapToGrid w:val="0"/>
        <w:spacing w:line="384" w:lineRule="auto"/>
        <w:jc w:val="right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t>(</w:t>
      </w:r>
      <w:proofErr w:type="gramStart"/>
      <w:r w:rsidRPr="00936D2A">
        <w:rPr>
          <w:rFonts w:ascii="Times New Roman" w:eastAsia="바탕체" w:hAnsi="Times New Roman" w:cs="Times New Roman"/>
        </w:rPr>
        <w:t>단위</w:t>
      </w:r>
      <w:r w:rsidRPr="00936D2A">
        <w:rPr>
          <w:rFonts w:ascii="Times New Roman" w:eastAsia="바탕체" w:hAnsi="Times New Roman" w:cs="Times New Roman"/>
        </w:rPr>
        <w:t xml:space="preserve"> :</w:t>
      </w:r>
      <w:r w:rsidRPr="00936D2A">
        <w:rPr>
          <w:rFonts w:ascii="Times New Roman" w:eastAsia="바탕체" w:hAnsi="Times New Roman" w:cs="Times New Roman"/>
        </w:rPr>
        <w:t>원</w:t>
      </w:r>
      <w:proofErr w:type="gramEnd"/>
      <w:r w:rsidRPr="00936D2A">
        <w:rPr>
          <w:rFonts w:ascii="Times New Roman" w:eastAsia="바탕체" w:hAnsi="Times New Roman" w:cs="Times New Roman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4"/>
        <w:gridCol w:w="1334"/>
        <w:gridCol w:w="1281"/>
        <w:gridCol w:w="1433"/>
        <w:gridCol w:w="1281"/>
        <w:gridCol w:w="2397"/>
      </w:tblGrid>
      <w:tr w:rsidR="00D02727" w:rsidRPr="00936D2A" w14:paraId="41B2FC53" w14:textId="77777777" w:rsidTr="003C292D">
        <w:tc>
          <w:tcPr>
            <w:tcW w:w="736" w:type="pct"/>
            <w:vAlign w:val="center"/>
          </w:tcPr>
          <w:p w14:paraId="4720B5DA" w14:textId="77777777" w:rsidR="00D02727" w:rsidRPr="00936D2A" w:rsidRDefault="00D02727" w:rsidP="00712ADD">
            <w:pPr>
              <w:pStyle w:val="aa"/>
              <w:jc w:val="center"/>
              <w:rPr>
                <w:rFonts w:ascii="Times New Roman" w:eastAsia="바탕체" w:hAnsi="Times New Roman" w:cs="Times New Roman"/>
                <w:color w:val="auto"/>
                <w:sz w:val="18"/>
              </w:rPr>
            </w:pPr>
            <w:r w:rsidRPr="00936D2A">
              <w:rPr>
                <w:rFonts w:ascii="Times New Roman" w:eastAsia="바탕체" w:hAnsi="Times New Roman" w:cs="Times New Roman"/>
                <w:color w:val="auto"/>
                <w:sz w:val="18"/>
              </w:rPr>
              <w:t>인출계좌</w:t>
            </w:r>
          </w:p>
        </w:tc>
        <w:tc>
          <w:tcPr>
            <w:tcW w:w="736" w:type="pct"/>
            <w:vAlign w:val="center"/>
          </w:tcPr>
          <w:p w14:paraId="4CED346D" w14:textId="77777777" w:rsidR="00D02727" w:rsidRPr="00936D2A" w:rsidRDefault="00D02727" w:rsidP="00712ADD">
            <w:pPr>
              <w:pStyle w:val="aa"/>
              <w:jc w:val="center"/>
              <w:rPr>
                <w:rFonts w:ascii="Times New Roman" w:eastAsia="바탕체" w:hAnsi="Times New Roman" w:cs="Times New Roman"/>
                <w:color w:val="auto"/>
                <w:sz w:val="18"/>
              </w:rPr>
            </w:pPr>
            <w:r w:rsidRPr="00936D2A">
              <w:rPr>
                <w:rFonts w:ascii="Times New Roman" w:eastAsia="바탕체" w:hAnsi="Times New Roman" w:cs="Times New Roman"/>
                <w:color w:val="auto"/>
                <w:sz w:val="18"/>
              </w:rPr>
              <w:t>인출항목</w:t>
            </w:r>
          </w:p>
        </w:tc>
        <w:tc>
          <w:tcPr>
            <w:tcW w:w="707" w:type="pct"/>
            <w:vAlign w:val="center"/>
          </w:tcPr>
          <w:p w14:paraId="43011755" w14:textId="77777777" w:rsidR="00D02727" w:rsidRPr="00936D2A" w:rsidRDefault="00D02727" w:rsidP="00712ADD">
            <w:pPr>
              <w:pStyle w:val="aa"/>
              <w:jc w:val="center"/>
              <w:rPr>
                <w:rFonts w:ascii="Times New Roman" w:eastAsia="바탕체" w:hAnsi="Times New Roman" w:cs="Times New Roman"/>
                <w:color w:val="auto"/>
                <w:sz w:val="18"/>
              </w:rPr>
            </w:pPr>
            <w:r w:rsidRPr="00936D2A">
              <w:rPr>
                <w:rFonts w:ascii="Times New Roman" w:eastAsia="바탕체" w:hAnsi="Times New Roman" w:cs="Times New Roman"/>
                <w:color w:val="auto"/>
                <w:sz w:val="18"/>
              </w:rPr>
              <w:t>인출일</w:t>
            </w:r>
          </w:p>
        </w:tc>
        <w:tc>
          <w:tcPr>
            <w:tcW w:w="791" w:type="pct"/>
            <w:vAlign w:val="center"/>
          </w:tcPr>
          <w:p w14:paraId="1BE8FAA3" w14:textId="77777777" w:rsidR="00D02727" w:rsidRPr="00936D2A" w:rsidRDefault="00D02727" w:rsidP="00712ADD">
            <w:pPr>
              <w:pStyle w:val="aa"/>
              <w:jc w:val="center"/>
              <w:rPr>
                <w:rFonts w:ascii="Times New Roman" w:eastAsia="바탕체" w:hAnsi="Times New Roman" w:cs="Times New Roman"/>
                <w:color w:val="auto"/>
                <w:sz w:val="18"/>
              </w:rPr>
            </w:pPr>
            <w:r w:rsidRPr="00936D2A">
              <w:rPr>
                <w:rFonts w:ascii="Times New Roman" w:eastAsia="바탕체" w:hAnsi="Times New Roman" w:cs="Times New Roman"/>
                <w:color w:val="auto"/>
                <w:sz w:val="18"/>
              </w:rPr>
              <w:t>인출요청금액</w:t>
            </w:r>
          </w:p>
        </w:tc>
        <w:tc>
          <w:tcPr>
            <w:tcW w:w="707" w:type="pct"/>
            <w:vAlign w:val="center"/>
          </w:tcPr>
          <w:p w14:paraId="53E40220" w14:textId="77777777" w:rsidR="00D02727" w:rsidRPr="00936D2A" w:rsidRDefault="00D02727" w:rsidP="00712ADD">
            <w:pPr>
              <w:pStyle w:val="aa"/>
              <w:jc w:val="center"/>
              <w:rPr>
                <w:rFonts w:ascii="Times New Roman" w:eastAsia="바탕체" w:hAnsi="Times New Roman" w:cs="Times New Roman"/>
                <w:color w:val="auto"/>
                <w:sz w:val="18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color w:val="auto"/>
                <w:sz w:val="18"/>
              </w:rPr>
              <w:t>지급처</w:t>
            </w:r>
            <w:proofErr w:type="spellEnd"/>
          </w:p>
        </w:tc>
        <w:tc>
          <w:tcPr>
            <w:tcW w:w="1324" w:type="pct"/>
            <w:vAlign w:val="center"/>
          </w:tcPr>
          <w:p w14:paraId="6D326754" w14:textId="77777777" w:rsidR="00D02727" w:rsidRPr="00936D2A" w:rsidRDefault="00D02727" w:rsidP="00712ADD">
            <w:pPr>
              <w:pStyle w:val="aa"/>
              <w:jc w:val="center"/>
              <w:rPr>
                <w:rFonts w:ascii="Times New Roman" w:eastAsia="바탕체" w:hAnsi="Times New Roman" w:cs="Times New Roman"/>
                <w:color w:val="auto"/>
                <w:sz w:val="18"/>
              </w:rPr>
            </w:pPr>
            <w:proofErr w:type="spellStart"/>
            <w:r w:rsidRPr="00936D2A">
              <w:rPr>
                <w:rFonts w:ascii="Times New Roman" w:eastAsia="바탕체" w:hAnsi="Times New Roman" w:cs="Times New Roman"/>
                <w:color w:val="auto"/>
                <w:sz w:val="18"/>
              </w:rPr>
              <w:t>지급처</w:t>
            </w:r>
            <w:proofErr w:type="spellEnd"/>
            <w:r w:rsidRPr="00936D2A">
              <w:rPr>
                <w:rFonts w:ascii="Times New Roman" w:eastAsia="바탕체" w:hAnsi="Times New Roman" w:cs="Times New Roman"/>
                <w:color w:val="auto"/>
                <w:sz w:val="18"/>
              </w:rPr>
              <w:t>(</w:t>
            </w:r>
            <w:r w:rsidRPr="00936D2A">
              <w:rPr>
                <w:rFonts w:ascii="Times New Roman" w:eastAsia="바탕체" w:hAnsi="Times New Roman" w:cs="Times New Roman"/>
                <w:color w:val="auto"/>
                <w:sz w:val="18"/>
              </w:rPr>
              <w:t>수취</w:t>
            </w:r>
            <w:r w:rsidRPr="00936D2A">
              <w:rPr>
                <w:rFonts w:ascii="Times New Roman" w:eastAsia="바탕체" w:hAnsi="Times New Roman" w:cs="Times New Roman"/>
                <w:color w:val="auto"/>
                <w:sz w:val="18"/>
              </w:rPr>
              <w:t>)</w:t>
            </w:r>
            <w:r w:rsidRPr="00936D2A">
              <w:rPr>
                <w:rFonts w:ascii="Times New Roman" w:eastAsia="바탕체" w:hAnsi="Times New Roman" w:cs="Times New Roman"/>
                <w:color w:val="auto"/>
                <w:sz w:val="18"/>
              </w:rPr>
              <w:t>계좌번호</w:t>
            </w:r>
          </w:p>
        </w:tc>
      </w:tr>
      <w:tr w:rsidR="00D02727" w:rsidRPr="00936D2A" w14:paraId="311F8765" w14:textId="77777777" w:rsidTr="00D02727">
        <w:trPr>
          <w:trHeight w:val="106"/>
        </w:trPr>
        <w:tc>
          <w:tcPr>
            <w:tcW w:w="735" w:type="pct"/>
          </w:tcPr>
          <w:p w14:paraId="0A86CAE8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735" w:type="pct"/>
          </w:tcPr>
          <w:p w14:paraId="7022D615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707" w:type="pct"/>
          </w:tcPr>
          <w:p w14:paraId="037BDF7D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791" w:type="pct"/>
          </w:tcPr>
          <w:p w14:paraId="42397BA0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707" w:type="pct"/>
          </w:tcPr>
          <w:p w14:paraId="32489253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1324" w:type="pct"/>
          </w:tcPr>
          <w:p w14:paraId="252254E4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</w:tr>
      <w:tr w:rsidR="00D02727" w:rsidRPr="00936D2A" w14:paraId="592B8C9D" w14:textId="77777777" w:rsidTr="002720E7">
        <w:tc>
          <w:tcPr>
            <w:tcW w:w="735" w:type="pct"/>
          </w:tcPr>
          <w:p w14:paraId="2199FBFE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735" w:type="pct"/>
          </w:tcPr>
          <w:p w14:paraId="2B6511FF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707" w:type="pct"/>
          </w:tcPr>
          <w:p w14:paraId="5F702B7E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791" w:type="pct"/>
          </w:tcPr>
          <w:p w14:paraId="6D416207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707" w:type="pct"/>
          </w:tcPr>
          <w:p w14:paraId="005A9DE8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1324" w:type="pct"/>
          </w:tcPr>
          <w:p w14:paraId="2F688E65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</w:tr>
      <w:tr w:rsidR="00D02727" w:rsidRPr="00936D2A" w14:paraId="4D495420" w14:textId="77777777" w:rsidTr="002720E7">
        <w:tc>
          <w:tcPr>
            <w:tcW w:w="735" w:type="pct"/>
          </w:tcPr>
          <w:p w14:paraId="76BE35AE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735" w:type="pct"/>
          </w:tcPr>
          <w:p w14:paraId="7A1E3B75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707" w:type="pct"/>
          </w:tcPr>
          <w:p w14:paraId="74DC0364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791" w:type="pct"/>
          </w:tcPr>
          <w:p w14:paraId="377B1854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707" w:type="pct"/>
          </w:tcPr>
          <w:p w14:paraId="086111E1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1324" w:type="pct"/>
          </w:tcPr>
          <w:p w14:paraId="0EF7A388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</w:tr>
      <w:tr w:rsidR="00D02727" w:rsidRPr="00936D2A" w14:paraId="331A727D" w14:textId="77777777" w:rsidTr="002720E7">
        <w:tc>
          <w:tcPr>
            <w:tcW w:w="735" w:type="pct"/>
          </w:tcPr>
          <w:p w14:paraId="112D208D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735" w:type="pct"/>
          </w:tcPr>
          <w:p w14:paraId="0B467B4C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707" w:type="pct"/>
          </w:tcPr>
          <w:p w14:paraId="29F4BD52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791" w:type="pct"/>
          </w:tcPr>
          <w:p w14:paraId="2D0FBACC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707" w:type="pct"/>
          </w:tcPr>
          <w:p w14:paraId="4F7DECF0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1324" w:type="pct"/>
          </w:tcPr>
          <w:p w14:paraId="2CF7A24F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</w:tr>
      <w:tr w:rsidR="00D02727" w:rsidRPr="00936D2A" w14:paraId="7C364C68" w14:textId="77777777" w:rsidTr="002720E7">
        <w:tc>
          <w:tcPr>
            <w:tcW w:w="735" w:type="pct"/>
          </w:tcPr>
          <w:p w14:paraId="18A6EB52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735" w:type="pct"/>
          </w:tcPr>
          <w:p w14:paraId="569E6E52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707" w:type="pct"/>
          </w:tcPr>
          <w:p w14:paraId="16FB2F36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791" w:type="pct"/>
          </w:tcPr>
          <w:p w14:paraId="3D4EE1EA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707" w:type="pct"/>
          </w:tcPr>
          <w:p w14:paraId="163DA9CC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1324" w:type="pct"/>
          </w:tcPr>
          <w:p w14:paraId="56A7BE24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</w:tr>
      <w:tr w:rsidR="003C292D" w:rsidRPr="00936D2A" w14:paraId="077B309F" w14:textId="77777777" w:rsidTr="002720E7">
        <w:tc>
          <w:tcPr>
            <w:tcW w:w="1" w:type="pct"/>
            <w:gridSpan w:val="3"/>
          </w:tcPr>
          <w:p w14:paraId="4A1E301C" w14:textId="77777777" w:rsidR="003C292D" w:rsidRPr="00936D2A" w:rsidRDefault="003C292D" w:rsidP="00712ADD">
            <w:pPr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</w:rPr>
              <w:t>합</w:t>
            </w:r>
            <w:r w:rsidRPr="00936D2A">
              <w:rPr>
                <w:rFonts w:ascii="Times New Roman" w:eastAsia="바탕체" w:hAnsi="Times New Roman" w:cs="Times New Roman"/>
                <w:sz w:val="1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18"/>
              </w:rPr>
              <w:t>계</w:t>
            </w:r>
          </w:p>
        </w:tc>
        <w:tc>
          <w:tcPr>
            <w:tcW w:w="791" w:type="pct"/>
          </w:tcPr>
          <w:p w14:paraId="0328859B" w14:textId="77777777" w:rsidR="003C292D" w:rsidRPr="00936D2A" w:rsidRDefault="003C292D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  <w:r w:rsidRPr="00936D2A">
              <w:rPr>
                <w:rFonts w:ascii="Times New Roman" w:eastAsia="바탕체" w:hAnsi="Times New Roman" w:cs="Times New Roman"/>
                <w:sz w:val="18"/>
              </w:rPr>
              <w:t>0</w:t>
            </w:r>
          </w:p>
        </w:tc>
        <w:tc>
          <w:tcPr>
            <w:tcW w:w="707" w:type="pct"/>
          </w:tcPr>
          <w:p w14:paraId="449A4035" w14:textId="77777777" w:rsidR="003C292D" w:rsidRPr="00936D2A" w:rsidRDefault="003C292D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  <w:tc>
          <w:tcPr>
            <w:tcW w:w="1324" w:type="pct"/>
          </w:tcPr>
          <w:p w14:paraId="6C9E143C" w14:textId="77777777" w:rsidR="003C292D" w:rsidRPr="00936D2A" w:rsidRDefault="003C292D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8"/>
              </w:rPr>
            </w:pPr>
          </w:p>
        </w:tc>
      </w:tr>
    </w:tbl>
    <w:p w14:paraId="1C04E9C1" w14:textId="77777777" w:rsidR="00D02727" w:rsidRPr="00936D2A" w:rsidRDefault="00D02727" w:rsidP="00712ADD">
      <w:pPr>
        <w:wordWrap w:val="0"/>
        <w:snapToGrid w:val="0"/>
        <w:spacing w:line="384" w:lineRule="auto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t>첨</w:t>
      </w:r>
      <w:r w:rsidRPr="00936D2A">
        <w:rPr>
          <w:rFonts w:ascii="Times New Roman" w:eastAsia="바탕체" w:hAnsi="Times New Roman" w:cs="Times New Roman"/>
        </w:rPr>
        <w:t xml:space="preserve"> </w:t>
      </w:r>
      <w:proofErr w:type="gramStart"/>
      <w:r w:rsidRPr="00936D2A">
        <w:rPr>
          <w:rFonts w:ascii="Times New Roman" w:eastAsia="바탕체" w:hAnsi="Times New Roman" w:cs="Times New Roman"/>
        </w:rPr>
        <w:t>부</w:t>
      </w:r>
      <w:r w:rsidRPr="00936D2A">
        <w:rPr>
          <w:rFonts w:ascii="Times New Roman" w:eastAsia="바탕체" w:hAnsi="Times New Roman" w:cs="Times New Roman"/>
        </w:rPr>
        <w:t xml:space="preserve"> :</w:t>
      </w:r>
      <w:proofErr w:type="gramEnd"/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관련근거자료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및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통장사본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각</w:t>
      </w:r>
      <w:r w:rsidRPr="00936D2A">
        <w:rPr>
          <w:rFonts w:ascii="Times New Roman" w:eastAsia="바탕체" w:hAnsi="Times New Roman" w:cs="Times New Roman"/>
        </w:rPr>
        <w:t xml:space="preserve"> 1</w:t>
      </w:r>
      <w:r w:rsidRPr="00936D2A">
        <w:rPr>
          <w:rFonts w:ascii="Times New Roman" w:eastAsia="바탕체" w:hAnsi="Times New Roman" w:cs="Times New Roman"/>
        </w:rPr>
        <w:t>부</w:t>
      </w:r>
      <w:r w:rsidRPr="00936D2A">
        <w:rPr>
          <w:rFonts w:ascii="Times New Roman" w:eastAsia="바탕체" w:hAnsi="Times New Roman" w:cs="Times New Roman"/>
        </w:rPr>
        <w:t xml:space="preserve">. </w:t>
      </w:r>
      <w:r w:rsidRPr="00936D2A">
        <w:rPr>
          <w:rFonts w:ascii="Times New Roman" w:eastAsia="바탕체" w:hAnsi="Times New Roman" w:cs="Times New Roman"/>
        </w:rPr>
        <w:t>끝</w:t>
      </w:r>
      <w:r w:rsidRPr="00936D2A">
        <w:rPr>
          <w:rFonts w:ascii="Times New Roman" w:eastAsia="바탕체" w:hAnsi="Times New Roman" w:cs="Times New Roman"/>
        </w:rPr>
        <w:t>.</w:t>
      </w:r>
    </w:p>
    <w:p w14:paraId="0388481D" w14:textId="77777777" w:rsidR="00D02727" w:rsidRPr="00936D2A" w:rsidRDefault="00D02727" w:rsidP="00712ADD">
      <w:pPr>
        <w:wordWrap w:val="0"/>
        <w:snapToGrid w:val="0"/>
        <w:spacing w:line="384" w:lineRule="auto"/>
        <w:textAlignment w:val="baseline"/>
        <w:rPr>
          <w:rFonts w:ascii="Times New Roman" w:eastAsia="바탕체" w:hAnsi="Times New Roman" w:cs="Times New Roman"/>
        </w:rPr>
      </w:pPr>
    </w:p>
    <w:p w14:paraId="1E434074" w14:textId="77777777" w:rsidR="00D02727" w:rsidRPr="00936D2A" w:rsidRDefault="00D02727" w:rsidP="00712ADD">
      <w:pPr>
        <w:wordWrap w:val="0"/>
        <w:snapToGrid w:val="0"/>
        <w:spacing w:line="384" w:lineRule="auto"/>
        <w:jc w:val="center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t xml:space="preserve">20 </w:t>
      </w:r>
      <w:r w:rsidRPr="00936D2A">
        <w:rPr>
          <w:rFonts w:ascii="Times New Roman" w:eastAsia="바탕체" w:hAnsi="Times New Roman" w:cs="Times New Roman"/>
        </w:rPr>
        <w:t>년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월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일</w:t>
      </w:r>
    </w:p>
    <w:p w14:paraId="150C534C" w14:textId="77777777" w:rsidR="00D02727" w:rsidRPr="00936D2A" w:rsidRDefault="00D02727" w:rsidP="00712ADD">
      <w:pPr>
        <w:wordWrap w:val="0"/>
        <w:snapToGrid w:val="0"/>
        <w:spacing w:line="384" w:lineRule="auto"/>
        <w:textAlignment w:val="baseline"/>
        <w:rPr>
          <w:rFonts w:ascii="Times New Roman" w:eastAsia="바탕체" w:hAnsi="Times New Roman" w:cs="Times New Roman"/>
        </w:rPr>
      </w:pPr>
    </w:p>
    <w:p w14:paraId="14E44415" w14:textId="77777777" w:rsidR="00D02727" w:rsidRPr="00936D2A" w:rsidRDefault="00D02727" w:rsidP="00712ADD">
      <w:pPr>
        <w:wordWrap w:val="0"/>
        <w:snapToGrid w:val="0"/>
        <w:spacing w:line="384" w:lineRule="auto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t>자금집행요청자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겸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위탁자</w:t>
      </w:r>
      <w:r w:rsidRPr="00936D2A">
        <w:rPr>
          <w:rFonts w:ascii="Times New Roman" w:eastAsia="바탕체" w:hAnsi="Times New Roman" w:cs="Times New Roman"/>
        </w:rPr>
        <w:tab/>
      </w:r>
      <w:r w:rsidRPr="00936D2A">
        <w:rPr>
          <w:rFonts w:ascii="Times New Roman" w:eastAsia="바탕체" w:hAnsi="Times New Roman" w:cs="Times New Roman"/>
        </w:rPr>
        <w:tab/>
      </w:r>
      <w:r w:rsidRPr="00936D2A">
        <w:rPr>
          <w:rFonts w:ascii="Times New Roman" w:eastAsia="바탕체" w:hAnsi="Times New Roman" w:cs="Times New Roman"/>
        </w:rPr>
        <w:tab/>
        <w:t xml:space="preserve"> </w:t>
      </w:r>
      <w:r w:rsidRPr="00936D2A">
        <w:rPr>
          <w:rFonts w:ascii="Times New Roman" w:eastAsia="바탕체" w:hAnsi="Times New Roman" w:cs="Times New Roman"/>
        </w:rPr>
        <w:t>자금집행요청자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겸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시공사</w:t>
      </w:r>
    </w:p>
    <w:p w14:paraId="14149952" w14:textId="77777777" w:rsidR="00D02727" w:rsidRPr="00936D2A" w:rsidRDefault="00D02727" w:rsidP="00712ADD">
      <w:pPr>
        <w:wordWrap w:val="0"/>
        <w:snapToGrid w:val="0"/>
        <w:spacing w:line="384" w:lineRule="auto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t>주식회사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용인중심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ab/>
        <w:t xml:space="preserve"> </w:t>
      </w:r>
      <w:r w:rsidRPr="00936D2A">
        <w:rPr>
          <w:rFonts w:ascii="Times New Roman" w:eastAsia="바탕체" w:hAnsi="Times New Roman" w:cs="Times New Roman"/>
        </w:rPr>
        <w:tab/>
        <w:t xml:space="preserve"> </w:t>
      </w:r>
      <w:r w:rsidRPr="00936D2A">
        <w:rPr>
          <w:rFonts w:ascii="Times New Roman" w:eastAsia="바탕체" w:hAnsi="Times New Roman" w:cs="Times New Roman"/>
        </w:rPr>
        <w:tab/>
        <w:t xml:space="preserve"> </w:t>
      </w:r>
      <w:r w:rsidRPr="00936D2A">
        <w:rPr>
          <w:rFonts w:ascii="Times New Roman" w:eastAsia="바탕체" w:hAnsi="Times New Roman" w:cs="Times New Roman"/>
        </w:rPr>
        <w:tab/>
        <w:t xml:space="preserve"> </w:t>
      </w:r>
      <w:r w:rsidRPr="00936D2A">
        <w:rPr>
          <w:rFonts w:ascii="Times New Roman" w:eastAsia="바탕체" w:hAnsi="Times New Roman" w:cs="Times New Roman"/>
        </w:rPr>
        <w:t>주식회사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한화</w:t>
      </w:r>
      <w:r w:rsidRPr="00936D2A">
        <w:rPr>
          <w:rFonts w:ascii="Times New Roman" w:eastAsia="바탕체" w:hAnsi="Times New Roman" w:cs="Times New Roman"/>
        </w:rPr>
        <w:t xml:space="preserve"> </w:t>
      </w:r>
    </w:p>
    <w:p w14:paraId="754AA166" w14:textId="77777777" w:rsidR="00D02727" w:rsidRPr="00936D2A" w:rsidRDefault="00D02727" w:rsidP="00712ADD">
      <w:pPr>
        <w:wordWrap w:val="0"/>
        <w:snapToGrid w:val="0"/>
        <w:spacing w:line="384" w:lineRule="auto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t>대표이사</w:t>
      </w:r>
      <w:r w:rsidRPr="00936D2A">
        <w:rPr>
          <w:rFonts w:ascii="Times New Roman" w:eastAsia="바탕체" w:hAnsi="Times New Roman" w:cs="Times New Roman"/>
        </w:rPr>
        <w:t xml:space="preserve"> (</w:t>
      </w:r>
      <w:r w:rsidRPr="00936D2A">
        <w:rPr>
          <w:rFonts w:ascii="Times New Roman" w:eastAsia="바탕체" w:hAnsi="Times New Roman" w:cs="Times New Roman"/>
        </w:rPr>
        <w:t>인</w:t>
      </w:r>
      <w:r w:rsidRPr="00936D2A">
        <w:rPr>
          <w:rFonts w:ascii="Times New Roman" w:eastAsia="바탕체" w:hAnsi="Times New Roman" w:cs="Times New Roman"/>
        </w:rPr>
        <w:t xml:space="preserve">) </w:t>
      </w:r>
      <w:r w:rsidRPr="00936D2A">
        <w:rPr>
          <w:rFonts w:ascii="Times New Roman" w:eastAsia="바탕체" w:hAnsi="Times New Roman" w:cs="Times New Roman"/>
        </w:rPr>
        <w:tab/>
      </w:r>
      <w:r w:rsidRPr="00936D2A">
        <w:rPr>
          <w:rFonts w:ascii="Times New Roman" w:eastAsia="바탕체" w:hAnsi="Times New Roman" w:cs="Times New Roman"/>
        </w:rPr>
        <w:tab/>
        <w:t xml:space="preserve"> </w:t>
      </w:r>
      <w:r w:rsidRPr="00936D2A">
        <w:rPr>
          <w:rFonts w:ascii="Times New Roman" w:eastAsia="바탕체" w:hAnsi="Times New Roman" w:cs="Times New Roman"/>
        </w:rPr>
        <w:tab/>
      </w:r>
      <w:r w:rsidRPr="00936D2A">
        <w:rPr>
          <w:rFonts w:ascii="Times New Roman" w:eastAsia="바탕체" w:hAnsi="Times New Roman" w:cs="Times New Roman"/>
        </w:rPr>
        <w:tab/>
      </w:r>
      <w:r w:rsidRPr="00936D2A">
        <w:rPr>
          <w:rFonts w:ascii="Times New Roman" w:eastAsia="바탕체" w:hAnsi="Times New Roman" w:cs="Times New Roman"/>
        </w:rPr>
        <w:tab/>
        <w:t xml:space="preserve"> </w:t>
      </w:r>
      <w:r w:rsidRPr="00936D2A">
        <w:rPr>
          <w:rFonts w:ascii="Times New Roman" w:eastAsia="바탕체" w:hAnsi="Times New Roman" w:cs="Times New Roman"/>
        </w:rPr>
        <w:t>대표이사</w:t>
      </w:r>
      <w:r w:rsidRPr="00936D2A">
        <w:rPr>
          <w:rFonts w:ascii="Times New Roman" w:eastAsia="바탕체" w:hAnsi="Times New Roman" w:cs="Times New Roman"/>
        </w:rPr>
        <w:t xml:space="preserve"> (</w:t>
      </w:r>
      <w:r w:rsidRPr="00936D2A">
        <w:rPr>
          <w:rFonts w:ascii="Times New Roman" w:eastAsia="바탕체" w:hAnsi="Times New Roman" w:cs="Times New Roman"/>
        </w:rPr>
        <w:t>인</w:t>
      </w:r>
      <w:r w:rsidRPr="00936D2A">
        <w:rPr>
          <w:rFonts w:ascii="Times New Roman" w:eastAsia="바탕체" w:hAnsi="Times New Roman" w:cs="Times New Roman"/>
        </w:rPr>
        <w:t>)</w:t>
      </w:r>
    </w:p>
    <w:p w14:paraId="4B1EB240" w14:textId="77777777" w:rsidR="00D02727" w:rsidRPr="00936D2A" w:rsidRDefault="00D02727" w:rsidP="00712ADD">
      <w:pPr>
        <w:wordWrap w:val="0"/>
        <w:snapToGrid w:val="0"/>
        <w:spacing w:line="384" w:lineRule="auto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tab/>
      </w:r>
      <w:r w:rsidRPr="00936D2A">
        <w:rPr>
          <w:rFonts w:ascii="Times New Roman" w:eastAsia="바탕체" w:hAnsi="Times New Roman" w:cs="Times New Roman"/>
        </w:rPr>
        <w:tab/>
        <w:t xml:space="preserve"> </w:t>
      </w:r>
    </w:p>
    <w:p w14:paraId="73A9262D" w14:textId="77777777" w:rsidR="00D02727" w:rsidRPr="00936D2A" w:rsidRDefault="00D02727" w:rsidP="00712ADD">
      <w:pPr>
        <w:wordWrap w:val="0"/>
        <w:snapToGrid w:val="0"/>
        <w:spacing w:line="384" w:lineRule="auto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lastRenderedPageBreak/>
        <w:t>----------------------------------------------------------------------------------</w:t>
      </w:r>
    </w:p>
    <w:p w14:paraId="3B2A7FE3" w14:textId="77777777" w:rsidR="00D02727" w:rsidRPr="00936D2A" w:rsidRDefault="00D02727" w:rsidP="00712ADD">
      <w:pPr>
        <w:wordWrap w:val="0"/>
        <w:snapToGrid w:val="0"/>
        <w:spacing w:line="384" w:lineRule="auto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t>자금집행동의자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ab/>
      </w:r>
      <w:r w:rsidRPr="00936D2A">
        <w:rPr>
          <w:rFonts w:ascii="Times New Roman" w:eastAsia="바탕체" w:hAnsi="Times New Roman" w:cs="Times New Roman"/>
        </w:rPr>
        <w:t>대리금융기관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교보증권</w:t>
      </w:r>
      <w:r w:rsidRPr="00936D2A">
        <w:rPr>
          <w:rFonts w:ascii="Times New Roman" w:eastAsia="바탕체" w:hAnsi="Times New Roman" w:cs="Times New Roman"/>
        </w:rPr>
        <w:t xml:space="preserve"> </w:t>
      </w:r>
      <w:r w:rsidRPr="00936D2A">
        <w:rPr>
          <w:rFonts w:ascii="Times New Roman" w:eastAsia="바탕체" w:hAnsi="Times New Roman" w:cs="Times New Roman"/>
        </w:rPr>
        <w:t>주식회사</w:t>
      </w:r>
    </w:p>
    <w:p w14:paraId="687904E6" w14:textId="77777777" w:rsidR="00D02727" w:rsidRPr="00936D2A" w:rsidRDefault="00D02727" w:rsidP="00712ADD">
      <w:pPr>
        <w:wordWrap w:val="0"/>
        <w:snapToGrid w:val="0"/>
        <w:spacing w:line="384" w:lineRule="auto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tab/>
      </w:r>
      <w:r w:rsidRPr="00936D2A">
        <w:rPr>
          <w:rFonts w:ascii="Times New Roman" w:eastAsia="바탕체" w:hAnsi="Times New Roman" w:cs="Times New Roman"/>
        </w:rPr>
        <w:tab/>
      </w:r>
      <w:r w:rsidRPr="00936D2A">
        <w:rPr>
          <w:rFonts w:ascii="Times New Roman" w:eastAsia="바탕체" w:hAnsi="Times New Roman" w:cs="Times New Roman"/>
        </w:rPr>
        <w:tab/>
      </w:r>
      <w:r w:rsidRPr="00936D2A">
        <w:rPr>
          <w:rFonts w:ascii="Times New Roman" w:eastAsia="바탕체" w:hAnsi="Times New Roman" w:cs="Times New Roman"/>
        </w:rPr>
        <w:t>대표이사</w:t>
      </w:r>
      <w:r w:rsidRPr="00936D2A">
        <w:rPr>
          <w:rFonts w:ascii="Times New Roman" w:eastAsia="바탕체" w:hAnsi="Times New Roman" w:cs="Times New Roman"/>
        </w:rPr>
        <w:t xml:space="preserve"> (</w:t>
      </w:r>
      <w:r w:rsidRPr="00936D2A">
        <w:rPr>
          <w:rFonts w:ascii="Times New Roman" w:eastAsia="바탕체" w:hAnsi="Times New Roman" w:cs="Times New Roman"/>
        </w:rPr>
        <w:t>인</w:t>
      </w:r>
      <w:r w:rsidRPr="00936D2A">
        <w:rPr>
          <w:rFonts w:ascii="Times New Roman" w:eastAsia="바탕체" w:hAnsi="Times New Roman" w:cs="Times New Roman"/>
        </w:rPr>
        <w:t>)</w:t>
      </w:r>
    </w:p>
    <w:p w14:paraId="05BDD8CE" w14:textId="77777777" w:rsidR="00D02727" w:rsidRPr="00936D2A" w:rsidRDefault="00D02727" w:rsidP="00712ADD">
      <w:pPr>
        <w:wordWrap w:val="0"/>
        <w:rPr>
          <w:rFonts w:ascii="Times New Roman" w:eastAsia="바탕체" w:hAnsi="Times New Roman" w:cs="Times New Roman"/>
          <w:sz w:val="24"/>
          <w:szCs w:val="24"/>
        </w:rPr>
      </w:pPr>
      <w:r w:rsidRPr="00936D2A">
        <w:rPr>
          <w:rFonts w:ascii="Times New Roman" w:eastAsia="바탕체" w:hAnsi="Times New Roman" w:cs="Times New Roman"/>
          <w:sz w:val="24"/>
          <w:szCs w:val="24"/>
        </w:rPr>
        <w:br w:type="page"/>
      </w:r>
    </w:p>
    <w:p w14:paraId="5F3303DE" w14:textId="77777777" w:rsidR="00D02727" w:rsidRPr="00936D2A" w:rsidRDefault="00D02727" w:rsidP="00712ADD">
      <w:pPr>
        <w:wordWrap w:val="0"/>
        <w:snapToGrid w:val="0"/>
        <w:spacing w:line="312" w:lineRule="auto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lastRenderedPageBreak/>
        <w:t>&lt;</w:t>
      </w:r>
      <w:r w:rsidRPr="00936D2A">
        <w:rPr>
          <w:rFonts w:ascii="Times New Roman" w:eastAsia="바탕체" w:hAnsi="Times New Roman" w:cs="Times New Roman"/>
        </w:rPr>
        <w:t>별지</w:t>
      </w:r>
      <w:r w:rsidRPr="00936D2A">
        <w:rPr>
          <w:rFonts w:ascii="Times New Roman" w:eastAsia="바탕체" w:hAnsi="Times New Roman" w:cs="Times New Roman"/>
        </w:rPr>
        <w:t xml:space="preserve"> 9&gt; </w:t>
      </w:r>
    </w:p>
    <w:p w14:paraId="43283BDB" w14:textId="77777777" w:rsidR="00D02727" w:rsidRPr="00936D2A" w:rsidRDefault="00D02727" w:rsidP="00712ADD">
      <w:pPr>
        <w:wordWrap w:val="0"/>
        <w:snapToGrid w:val="0"/>
        <w:spacing w:line="312" w:lineRule="auto"/>
        <w:textAlignment w:val="baseline"/>
        <w:rPr>
          <w:rFonts w:ascii="Times New Roman" w:eastAsia="바탕체" w:hAnsi="Times New Roman" w:cs="Times New Roman"/>
        </w:rPr>
      </w:pPr>
    </w:p>
    <w:p w14:paraId="798D2316" w14:textId="77777777" w:rsidR="00D02727" w:rsidRPr="00936D2A" w:rsidRDefault="00D02727" w:rsidP="00712ADD">
      <w:pPr>
        <w:wordWrap w:val="0"/>
        <w:spacing w:line="384" w:lineRule="auto"/>
        <w:jc w:val="center"/>
        <w:textAlignment w:val="baseline"/>
        <w:rPr>
          <w:rFonts w:ascii="Times New Roman" w:eastAsia="바탕체" w:hAnsi="Times New Roman" w:cs="Times New Roman"/>
          <w:sz w:val="40"/>
          <w:szCs w:val="40"/>
          <w:u w:val="single" w:color="000000"/>
        </w:rPr>
      </w:pPr>
      <w:r w:rsidRPr="00936D2A">
        <w:rPr>
          <w:rFonts w:ascii="Times New Roman" w:eastAsia="바탕체" w:hAnsi="Times New Roman" w:cs="Times New Roman"/>
          <w:sz w:val="40"/>
          <w:szCs w:val="40"/>
          <w:u w:val="single" w:color="000000"/>
        </w:rPr>
        <w:t>토지신탁수익의</w:t>
      </w:r>
      <w:r w:rsidRPr="00936D2A">
        <w:rPr>
          <w:rFonts w:ascii="Times New Roman" w:eastAsia="바탕체" w:hAnsi="Times New Roman" w:cs="Times New Roman"/>
          <w:sz w:val="40"/>
          <w:szCs w:val="40"/>
          <w:u w:val="single" w:color="000000"/>
        </w:rPr>
        <w:t xml:space="preserve"> </w:t>
      </w:r>
      <w:r w:rsidRPr="00936D2A">
        <w:rPr>
          <w:rFonts w:ascii="Times New Roman" w:eastAsia="바탕체" w:hAnsi="Times New Roman" w:cs="Times New Roman"/>
          <w:sz w:val="40"/>
          <w:szCs w:val="40"/>
          <w:u w:val="single" w:color="000000"/>
        </w:rPr>
        <w:t>신탁종료</w:t>
      </w:r>
      <w:r w:rsidRPr="00936D2A">
        <w:rPr>
          <w:rFonts w:ascii="Times New Roman" w:eastAsia="바탕체" w:hAnsi="Times New Roman" w:cs="Times New Roman"/>
          <w:sz w:val="40"/>
          <w:szCs w:val="40"/>
          <w:u w:val="single" w:color="000000"/>
        </w:rPr>
        <w:t xml:space="preserve"> </w:t>
      </w:r>
      <w:r w:rsidRPr="00936D2A">
        <w:rPr>
          <w:rFonts w:ascii="Times New Roman" w:eastAsia="바탕체" w:hAnsi="Times New Roman" w:cs="Times New Roman"/>
          <w:sz w:val="40"/>
          <w:szCs w:val="40"/>
          <w:u w:val="single" w:color="000000"/>
        </w:rPr>
        <w:t>전</w:t>
      </w:r>
      <w:r w:rsidRPr="00936D2A">
        <w:rPr>
          <w:rFonts w:ascii="Times New Roman" w:eastAsia="바탕체" w:hAnsi="Times New Roman" w:cs="Times New Roman"/>
          <w:sz w:val="40"/>
          <w:szCs w:val="40"/>
          <w:u w:val="single" w:color="000000"/>
        </w:rPr>
        <w:t xml:space="preserve"> </w:t>
      </w:r>
      <w:r w:rsidRPr="00936D2A">
        <w:rPr>
          <w:rFonts w:ascii="Times New Roman" w:eastAsia="바탕체" w:hAnsi="Times New Roman" w:cs="Times New Roman"/>
          <w:sz w:val="40"/>
          <w:szCs w:val="40"/>
          <w:u w:val="single" w:color="000000"/>
        </w:rPr>
        <w:t>지급</w:t>
      </w:r>
      <w:r w:rsidRPr="00936D2A">
        <w:rPr>
          <w:rFonts w:ascii="Times New Roman" w:eastAsia="바탕체" w:hAnsi="Times New Roman" w:cs="Times New Roman"/>
          <w:sz w:val="40"/>
          <w:szCs w:val="40"/>
          <w:u w:val="single" w:color="000000"/>
        </w:rPr>
        <w:t xml:space="preserve"> </w:t>
      </w:r>
      <w:r w:rsidRPr="00936D2A">
        <w:rPr>
          <w:rFonts w:ascii="Times New Roman" w:eastAsia="바탕체" w:hAnsi="Times New Roman" w:cs="Times New Roman"/>
          <w:sz w:val="40"/>
          <w:szCs w:val="40"/>
          <w:u w:val="single" w:color="000000"/>
        </w:rPr>
        <w:t>기준</w:t>
      </w:r>
    </w:p>
    <w:p w14:paraId="3687FDBA" w14:textId="77777777" w:rsidR="00D02727" w:rsidRPr="00936D2A" w:rsidRDefault="00D02727" w:rsidP="00712ADD">
      <w:pPr>
        <w:wordWrap w:val="0"/>
        <w:spacing w:line="312" w:lineRule="auto"/>
        <w:ind w:left="1754" w:hanging="876"/>
        <w:jc w:val="center"/>
        <w:textAlignment w:val="baseline"/>
        <w:rPr>
          <w:rFonts w:ascii="Times New Roman" w:eastAsia="바탕체" w:hAnsi="Times New Roman" w:cs="Times New Roman"/>
          <w:b/>
          <w:bCs/>
          <w:spacing w:val="-40"/>
        </w:rPr>
      </w:pPr>
    </w:p>
    <w:p w14:paraId="1A1D906E" w14:textId="77777777" w:rsidR="00D02727" w:rsidRPr="00936D2A" w:rsidRDefault="00D02727" w:rsidP="00712ADD">
      <w:pPr>
        <w:pStyle w:val="a4"/>
        <w:numPr>
          <w:ilvl w:val="0"/>
          <w:numId w:val="108"/>
        </w:numPr>
        <w:wordWrap w:val="0"/>
        <w:snapToGrid w:val="0"/>
        <w:spacing w:line="360" w:lineRule="auto"/>
        <w:ind w:leftChars="0"/>
        <w:jc w:val="both"/>
        <w:textAlignment w:val="baseline"/>
        <w:rPr>
          <w:rFonts w:ascii="Times New Roman" w:eastAsia="바탕체" w:hAnsi="Times New Roman" w:cs="Times New Roman"/>
          <w:sz w:val="24"/>
          <w:szCs w:val="24"/>
        </w:rPr>
      </w:pPr>
      <w:proofErr w:type="spellStart"/>
      <w:r w:rsidRPr="00936D2A">
        <w:rPr>
          <w:rFonts w:ascii="Times New Roman" w:eastAsia="바탕체" w:hAnsi="Times New Roman" w:cs="Times New Roman"/>
          <w:b/>
          <w:bCs/>
          <w:sz w:val="24"/>
          <w:szCs w:val="24"/>
        </w:rPr>
        <w:t>관리형토지신탁</w:t>
      </w:r>
      <w:proofErr w:type="spellEnd"/>
    </w:p>
    <w:tbl>
      <w:tblPr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8036"/>
      </w:tblGrid>
      <w:tr w:rsidR="00936D2A" w:rsidRPr="00936D2A" w14:paraId="30A33F10" w14:textId="77777777" w:rsidTr="002720E7">
        <w:tc>
          <w:tcPr>
            <w:tcW w:w="10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3A86DA" w14:textId="77777777" w:rsidR="00D02727" w:rsidRPr="00936D2A" w:rsidRDefault="00D02727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구</w:t>
            </w:r>
            <w:r w:rsidRPr="00936D2A">
              <w:rPr>
                <w:rFonts w:ascii="Times New Roman" w:eastAsia="바탕체" w:hAnsi="Times New Roman" w:cs="Times New Roman"/>
                <w:b/>
                <w:bCs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분</w:t>
            </w:r>
          </w:p>
        </w:tc>
        <w:tc>
          <w:tcPr>
            <w:tcW w:w="85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54508F" w14:textId="77777777" w:rsidR="00D02727" w:rsidRPr="00936D2A" w:rsidRDefault="00D02727" w:rsidP="00712ADD">
            <w:pPr>
              <w:wordWrap w:val="0"/>
              <w:snapToGrid w:val="0"/>
              <w:spacing w:line="360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내</w:t>
            </w:r>
            <w:r w:rsidRPr="00936D2A">
              <w:rPr>
                <w:rFonts w:ascii="Times New Roman" w:eastAsia="바탕체" w:hAnsi="Times New Roman" w:cs="Times New Roman"/>
                <w:b/>
                <w:bCs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용</w:t>
            </w:r>
          </w:p>
        </w:tc>
      </w:tr>
      <w:tr w:rsidR="00936D2A" w:rsidRPr="00936D2A" w14:paraId="2D9A9C60" w14:textId="77777777" w:rsidTr="002720E7">
        <w:tc>
          <w:tcPr>
            <w:tcW w:w="10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B71CBC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1.</w:t>
            </w: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목적</w:t>
            </w:r>
            <w:r w:rsidRPr="00936D2A">
              <w:rPr>
                <w:rFonts w:ascii="Times New Roman" w:eastAsia="바탕체" w:hAnsi="Times New Roman" w:cs="Times New Roman"/>
                <w:b/>
                <w:bCs/>
              </w:rPr>
              <w:t xml:space="preserve"> </w:t>
            </w:r>
          </w:p>
          <w:p w14:paraId="68D61C8E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및</w:t>
            </w:r>
          </w:p>
          <w:p w14:paraId="79125FA2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정의</w:t>
            </w:r>
          </w:p>
        </w:tc>
        <w:tc>
          <w:tcPr>
            <w:tcW w:w="8528" w:type="dxa"/>
            <w:tcMar>
              <w:top w:w="22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EBB7D8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 xml:space="preserve">□ </w:t>
            </w:r>
            <w:r w:rsidRPr="00936D2A">
              <w:rPr>
                <w:rFonts w:ascii="Times New Roman" w:eastAsia="바탕체" w:hAnsi="Times New Roman" w:cs="Times New Roman"/>
              </w:rPr>
              <w:t>목적</w:t>
            </w:r>
          </w:p>
          <w:p w14:paraId="7DF8CC2E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4CBE046F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 xml:space="preserve">○ </w:t>
            </w:r>
            <w:proofErr w:type="spellStart"/>
            <w:r w:rsidRPr="00936D2A">
              <w:rPr>
                <w:rFonts w:ascii="Times New Roman" w:eastAsia="바탕체" w:hAnsi="Times New Roman" w:cs="Times New Roman"/>
              </w:rPr>
              <w:t>관리형토지신탁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>(</w:t>
            </w:r>
            <w:r w:rsidRPr="00936D2A">
              <w:rPr>
                <w:rFonts w:ascii="Times New Roman" w:eastAsia="바탕체" w:hAnsi="Times New Roman" w:cs="Times New Roman"/>
              </w:rPr>
              <w:t>사업비의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조달의무를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위탁자가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부담하는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신탁을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말한다</w:t>
            </w:r>
            <w:r w:rsidRPr="00936D2A">
              <w:rPr>
                <w:rFonts w:ascii="Times New Roman" w:eastAsia="바탕체" w:hAnsi="Times New Roman" w:cs="Times New Roman"/>
              </w:rPr>
              <w:t>)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에서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4"/>
              </w:rPr>
              <w:t>토지비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대출원리금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의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상환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등을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목적으로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신탁수익을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신탁종료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전에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4"/>
              </w:rPr>
              <w:t>선지급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할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경우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안정적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사업관리가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가능한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4"/>
              </w:rPr>
              <w:t>선지급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범위를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정함</w:t>
            </w:r>
          </w:p>
          <w:p w14:paraId="30BCFCC1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5D393734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 xml:space="preserve">□ </w:t>
            </w:r>
            <w:r w:rsidRPr="00936D2A">
              <w:rPr>
                <w:rFonts w:ascii="Times New Roman" w:eastAsia="바탕체" w:hAnsi="Times New Roman" w:cs="Times New Roman"/>
              </w:rPr>
              <w:t>용어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정의</w:t>
            </w:r>
          </w:p>
          <w:p w14:paraId="77079D7B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7A315E7B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○ </w:t>
            </w:r>
            <w:proofErr w:type="gramStart"/>
            <w:r w:rsidRPr="00936D2A">
              <w:rPr>
                <w:rFonts w:ascii="Times New Roman" w:eastAsia="바탕체" w:hAnsi="Times New Roman" w:cs="Times New Roman"/>
                <w:spacing w:val="-16"/>
              </w:rPr>
              <w:t>분양수입금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:</w:t>
            </w:r>
            <w:proofErr w:type="gramEnd"/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부동산개발사업에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따른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수입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(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임대보증금포함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).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다음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등식이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성립됨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. </w:t>
            </w:r>
          </w:p>
          <w:p w14:paraId="53029CFA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[</w:t>
            </w:r>
            <w:r w:rsidRPr="00936D2A">
              <w:rPr>
                <w:rFonts w:ascii="Times New Roman" w:eastAsia="바탕체" w:hAnsi="Times New Roman" w:cs="Times New Roman"/>
              </w:rPr>
              <w:t>분양수입금</w:t>
            </w:r>
            <w:r w:rsidRPr="00936D2A">
              <w:rPr>
                <w:rFonts w:ascii="Times New Roman" w:eastAsia="바탕체" w:hAnsi="Times New Roman" w:cs="Times New Roman"/>
              </w:rPr>
              <w:t>=</w:t>
            </w:r>
            <w:r w:rsidRPr="00936D2A">
              <w:rPr>
                <w:rFonts w:ascii="Times New Roman" w:eastAsia="바탕체" w:hAnsi="Times New Roman" w:cs="Times New Roman"/>
              </w:rPr>
              <w:t>사업비</w:t>
            </w:r>
            <w:r w:rsidRPr="00936D2A">
              <w:rPr>
                <w:rFonts w:ascii="Times New Roman" w:eastAsia="바탕체" w:hAnsi="Times New Roman" w:cs="Times New Roman"/>
              </w:rPr>
              <w:t>+</w:t>
            </w:r>
            <w:proofErr w:type="spellStart"/>
            <w:r w:rsidRPr="00936D2A">
              <w:rPr>
                <w:rFonts w:ascii="Times New Roman" w:eastAsia="바탕체" w:hAnsi="Times New Roman" w:cs="Times New Roman"/>
              </w:rPr>
              <w:t>토지비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>+</w:t>
            </w:r>
            <w:r w:rsidRPr="00936D2A">
              <w:rPr>
                <w:rFonts w:ascii="Times New Roman" w:eastAsia="바탕체" w:hAnsi="Times New Roman" w:cs="Times New Roman"/>
              </w:rPr>
              <w:t>사업이익</w:t>
            </w:r>
            <w:r w:rsidRPr="00936D2A">
              <w:rPr>
                <w:rFonts w:ascii="Times New Roman" w:eastAsia="바탕체" w:hAnsi="Times New Roman" w:cs="Times New Roman"/>
              </w:rPr>
              <w:t>]</w:t>
            </w:r>
          </w:p>
          <w:p w14:paraId="264D0C3F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74DB962A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 xml:space="preserve">- </w:t>
            </w:r>
            <w:proofErr w:type="gramStart"/>
            <w:r w:rsidRPr="00936D2A">
              <w:rPr>
                <w:rFonts w:ascii="Times New Roman" w:eastAsia="바탕체" w:hAnsi="Times New Roman" w:cs="Times New Roman"/>
              </w:rPr>
              <w:t>사업비</w:t>
            </w:r>
            <w:r w:rsidRPr="00936D2A">
              <w:rPr>
                <w:rFonts w:ascii="Times New Roman" w:eastAsia="바탕체" w:hAnsi="Times New Roman" w:cs="Times New Roman"/>
              </w:rPr>
              <w:t xml:space="preserve"> :</w:t>
            </w:r>
            <w:proofErr w:type="gramEnd"/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공사비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광고비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,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6"/>
              </w:rPr>
              <w:t>분양비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등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부동산개발사업에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드는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모든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비용에서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토지비를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>제외한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>금액</w:t>
            </w:r>
          </w:p>
          <w:p w14:paraId="271CBBD3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  <w:spacing w:val="-10"/>
              </w:rPr>
            </w:pPr>
          </w:p>
          <w:p w14:paraId="145E5D27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pacing w:val="-10"/>
              </w:rPr>
              <w:t xml:space="preserve">- </w:t>
            </w:r>
            <w:proofErr w:type="spellStart"/>
            <w:proofErr w:type="gramStart"/>
            <w:r w:rsidRPr="00936D2A">
              <w:rPr>
                <w:rFonts w:ascii="Times New Roman" w:eastAsia="바탕체" w:hAnsi="Times New Roman" w:cs="Times New Roman"/>
                <w:spacing w:val="-10"/>
              </w:rPr>
              <w:t>토지비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10"/>
              </w:rPr>
              <w:t xml:space="preserve"> :</w:t>
            </w:r>
            <w:proofErr w:type="gramEnd"/>
            <w:r w:rsidRPr="00936D2A">
              <w:rPr>
                <w:rFonts w:ascii="Times New Roman" w:eastAsia="바탕체" w:hAnsi="Times New Roman" w:cs="Times New Roman"/>
                <w:spacing w:val="-1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>부동산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>자체의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>취득가액과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>등기비용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>그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>밖에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>부동산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>취득에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>관련된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>부대비용을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>합한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>금액</w:t>
            </w:r>
          </w:p>
          <w:p w14:paraId="0328704C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- </w:t>
            </w:r>
            <w:proofErr w:type="gramStart"/>
            <w:r w:rsidRPr="00936D2A">
              <w:rPr>
                <w:rFonts w:ascii="Times New Roman" w:eastAsia="바탕체" w:hAnsi="Times New Roman" w:cs="Times New Roman"/>
                <w:spacing w:val="-6"/>
              </w:rPr>
              <w:t>사업이익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:</w:t>
            </w:r>
            <w:proofErr w:type="gramEnd"/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분양수입금에서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사업비와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토지비를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공제한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금액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</w:p>
          <w:p w14:paraId="4168BFE4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6A967514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 xml:space="preserve">○ </w:t>
            </w:r>
            <w:proofErr w:type="gramStart"/>
            <w:r w:rsidRPr="00936D2A">
              <w:rPr>
                <w:rFonts w:ascii="Times New Roman" w:eastAsia="바탕체" w:hAnsi="Times New Roman" w:cs="Times New Roman"/>
              </w:rPr>
              <w:t>신탁수익</w:t>
            </w:r>
            <w:r w:rsidRPr="00936D2A">
              <w:rPr>
                <w:rFonts w:ascii="Times New Roman" w:eastAsia="바탕체" w:hAnsi="Times New Roman" w:cs="Times New Roman"/>
              </w:rPr>
              <w:t xml:space="preserve"> :</w:t>
            </w:r>
            <w:proofErr w:type="gramEnd"/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신탁계약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</w:rPr>
              <w:t>종료시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신탁계약에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따라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수익자에게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지급하는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금액</w:t>
            </w:r>
            <w:r w:rsidRPr="00936D2A">
              <w:rPr>
                <w:rFonts w:ascii="Times New Roman" w:eastAsia="바탕체" w:hAnsi="Times New Roman" w:cs="Times New Roman"/>
              </w:rPr>
              <w:t xml:space="preserve">. </w:t>
            </w:r>
            <w:r w:rsidRPr="00936D2A">
              <w:rPr>
                <w:rFonts w:ascii="Times New Roman" w:eastAsia="바탕체" w:hAnsi="Times New Roman" w:cs="Times New Roman"/>
              </w:rPr>
              <w:t>다음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등식이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성립됨</w:t>
            </w:r>
            <w:r w:rsidRPr="00936D2A">
              <w:rPr>
                <w:rFonts w:ascii="Times New Roman" w:eastAsia="바탕체" w:hAnsi="Times New Roman" w:cs="Times New Roman"/>
              </w:rPr>
              <w:t>.</w:t>
            </w:r>
          </w:p>
          <w:p w14:paraId="29167CA6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[</w:t>
            </w:r>
            <w:r w:rsidRPr="00936D2A">
              <w:rPr>
                <w:rFonts w:ascii="Times New Roman" w:eastAsia="바탕체" w:hAnsi="Times New Roman" w:cs="Times New Roman"/>
              </w:rPr>
              <w:t>신탁수익</w:t>
            </w:r>
            <w:r w:rsidRPr="00936D2A">
              <w:rPr>
                <w:rFonts w:ascii="Times New Roman" w:eastAsia="바탕체" w:hAnsi="Times New Roman" w:cs="Times New Roman"/>
              </w:rPr>
              <w:t>=</w:t>
            </w:r>
            <w:proofErr w:type="spellStart"/>
            <w:r w:rsidRPr="00936D2A">
              <w:rPr>
                <w:rFonts w:ascii="Times New Roman" w:eastAsia="바탕체" w:hAnsi="Times New Roman" w:cs="Times New Roman"/>
              </w:rPr>
              <w:t>토지비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>+</w:t>
            </w:r>
            <w:r w:rsidRPr="00936D2A">
              <w:rPr>
                <w:rFonts w:ascii="Times New Roman" w:eastAsia="바탕체" w:hAnsi="Times New Roman" w:cs="Times New Roman"/>
              </w:rPr>
              <w:t>사업이익</w:t>
            </w:r>
            <w:r w:rsidRPr="00936D2A">
              <w:rPr>
                <w:rFonts w:ascii="Times New Roman" w:eastAsia="바탕체" w:hAnsi="Times New Roman" w:cs="Times New Roman"/>
              </w:rPr>
              <w:t>]</w:t>
            </w:r>
          </w:p>
          <w:p w14:paraId="5EB8B3DC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6ED8EAAB" w14:textId="77777777" w:rsidR="00D02727" w:rsidRPr="00A262C6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  <w:strike/>
                <w:color w:val="FF0000"/>
              </w:rPr>
            </w:pPr>
            <w:commentRangeStart w:id="896"/>
            <w:r w:rsidRPr="00A262C6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○ </w:t>
            </w:r>
            <w:proofErr w:type="gramStart"/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2"/>
              </w:rPr>
              <w:t>책임준공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2"/>
              </w:rPr>
              <w:t xml:space="preserve"> :</w:t>
            </w:r>
            <w:proofErr w:type="gramEnd"/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2"/>
              </w:rPr>
              <w:t xml:space="preserve"> ‘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2"/>
              </w:rPr>
              <w:t>천재지변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2"/>
              </w:rPr>
              <w:t xml:space="preserve">,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2"/>
              </w:rPr>
              <w:t>내란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2"/>
              </w:rPr>
              <w:t xml:space="preserve">,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2"/>
              </w:rPr>
              <w:t>전쟁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2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2"/>
              </w:rPr>
              <w:t>등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2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2"/>
              </w:rPr>
              <w:t>불가항력적인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2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2"/>
              </w:rPr>
              <w:t>경우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2"/>
              </w:rPr>
              <w:t>’</w:t>
            </w:r>
            <w:proofErr w:type="spellStart"/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2"/>
              </w:rPr>
              <w:t>를</w:t>
            </w:r>
            <w:proofErr w:type="spellEnd"/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2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0"/>
              </w:rPr>
              <w:t>제외하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6"/>
              </w:rPr>
              <w:t>고는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6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6"/>
              </w:rPr>
              <w:t>시공사가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6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6"/>
              </w:rPr>
              <w:t>공사비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6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6"/>
              </w:rPr>
              <w:t>지급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6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6"/>
              </w:rPr>
              <w:t>지연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6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6"/>
              </w:rPr>
              <w:t>또는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6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6"/>
              </w:rPr>
              <w:t>민원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6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6"/>
              </w:rPr>
              <w:t>등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6"/>
              </w:rPr>
              <w:t xml:space="preserve"> </w:t>
            </w:r>
            <w:proofErr w:type="spellStart"/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6"/>
              </w:rPr>
              <w:t>여하한</w:t>
            </w:r>
            <w:proofErr w:type="spellEnd"/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6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24"/>
              </w:rPr>
              <w:t>이유로도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24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24"/>
              </w:rPr>
              <w:t>공사를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>중단하거나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>지연할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>수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>없고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>예정된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>기간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>내에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>사용승인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>(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>임시사용승인을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>제외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 xml:space="preserve">,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>이하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>같음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 xml:space="preserve">)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>또는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>준공인가를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>득하기로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>하는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>의무를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>부담하는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18"/>
              </w:rPr>
              <w:t>것</w:t>
            </w:r>
            <w:ins w:id="897" w:author="이용원(Lee Yongwon)" w:date="2025-09-26T13:56:00Z">
              <w:r w:rsidR="00A262C6">
                <w:rPr>
                  <w:rFonts w:ascii="Times New Roman" w:eastAsia="바탕체" w:hAnsi="Times New Roman" w:cs="Times New Roman" w:hint="eastAsia"/>
                  <w:strike/>
                  <w:color w:val="FF0000"/>
                  <w:spacing w:val="-18"/>
                </w:rPr>
                <w:t xml:space="preserve"> </w:t>
              </w:r>
            </w:ins>
            <w:commentRangeEnd w:id="896"/>
            <w:ins w:id="898" w:author="이용원(Lee Yongwon)" w:date="2025-09-29T16:49:00Z">
              <w:r w:rsidR="00900F02">
                <w:rPr>
                  <w:rStyle w:val="af1"/>
                </w:rPr>
                <w:commentReference w:id="896"/>
              </w:r>
            </w:ins>
          </w:p>
          <w:p w14:paraId="12AF839B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725890EC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 xml:space="preserve">○ </w:t>
            </w:r>
            <w:proofErr w:type="spellStart"/>
            <w:proofErr w:type="gramStart"/>
            <w:r w:rsidRPr="00936D2A">
              <w:rPr>
                <w:rFonts w:ascii="Times New Roman" w:eastAsia="바탕체" w:hAnsi="Times New Roman" w:cs="Times New Roman"/>
              </w:rPr>
              <w:t>자금보충약정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:</w:t>
            </w:r>
            <w:proofErr w:type="gramEnd"/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사업비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부족분에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대한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자금조달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부담의무를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지기로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하는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약정</w:t>
            </w:r>
          </w:p>
          <w:p w14:paraId="4ABC8FBE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3EE335FA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pacing w:val="-10"/>
              </w:rPr>
              <w:lastRenderedPageBreak/>
              <w:t xml:space="preserve">○ </w:t>
            </w:r>
            <w:proofErr w:type="gramStart"/>
            <w:r w:rsidRPr="00936D2A">
              <w:rPr>
                <w:rFonts w:ascii="Times New Roman" w:eastAsia="바탕체" w:hAnsi="Times New Roman" w:cs="Times New Roman"/>
                <w:spacing w:val="-10"/>
              </w:rPr>
              <w:t>관계회사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 xml:space="preserve"> :</w:t>
            </w:r>
            <w:proofErr w:type="gramEnd"/>
            <w:r w:rsidRPr="00936D2A">
              <w:rPr>
                <w:rFonts w:ascii="Times New Roman" w:eastAsia="바탕체" w:hAnsi="Times New Roman" w:cs="Times New Roman"/>
                <w:spacing w:val="-1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>「주식회사의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>외부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>감사에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>관한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10"/>
              </w:rPr>
              <w:t>법률」상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1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>관계회사</w:t>
            </w:r>
          </w:p>
        </w:tc>
      </w:tr>
      <w:tr w:rsidR="00936D2A" w:rsidRPr="00936D2A" w14:paraId="69E31CD7" w14:textId="77777777" w:rsidTr="002720E7">
        <w:tc>
          <w:tcPr>
            <w:tcW w:w="10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6DDF93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208" w:hanging="208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pacing w:val="-8"/>
              </w:rPr>
              <w:lastRenderedPageBreak/>
              <w:t>2.</w:t>
            </w:r>
            <w:proofErr w:type="spellStart"/>
            <w:r w:rsidRPr="00936D2A">
              <w:rPr>
                <w:rFonts w:ascii="Times New Roman" w:eastAsia="바탕체" w:hAnsi="Times New Roman" w:cs="Times New Roman"/>
                <w:b/>
                <w:bCs/>
                <w:spacing w:val="-8"/>
              </w:rPr>
              <w:t>선지급</w:t>
            </w:r>
            <w:proofErr w:type="spellEnd"/>
          </w:p>
          <w:p w14:paraId="5526D5EE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208" w:hanging="208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pacing w:val="-8"/>
              </w:rPr>
              <w:t>조건</w:t>
            </w:r>
          </w:p>
        </w:tc>
        <w:tc>
          <w:tcPr>
            <w:tcW w:w="85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E9E8E5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[</w:t>
            </w:r>
            <w:r w:rsidRPr="00936D2A">
              <w:rPr>
                <w:rFonts w:ascii="Times New Roman" w:eastAsia="바탕체" w:hAnsi="Times New Roman" w:cs="Times New Roman"/>
              </w:rPr>
              <w:t>시공사</w:t>
            </w:r>
            <w:r w:rsidRPr="00936D2A">
              <w:rPr>
                <w:rFonts w:ascii="Times New Roman" w:eastAsia="바탕체" w:hAnsi="Times New Roman" w:cs="Times New Roman"/>
              </w:rPr>
              <w:t>]</w:t>
            </w:r>
          </w:p>
          <w:p w14:paraId="21988670" w14:textId="77777777" w:rsidR="00D02727" w:rsidRPr="00936D2A" w:rsidRDefault="00D02727" w:rsidP="00712ADD">
            <w:pPr>
              <w:wordWrap w:val="0"/>
              <w:snapToGrid w:val="0"/>
              <w:spacing w:line="288" w:lineRule="auto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736A4A14" w14:textId="77777777" w:rsidR="00D02727" w:rsidRPr="00A262C6" w:rsidRDefault="00D02727" w:rsidP="00712ADD">
            <w:pPr>
              <w:wordWrap w:val="0"/>
              <w:snapToGrid w:val="0"/>
              <w:spacing w:line="312" w:lineRule="auto"/>
              <w:ind w:left="346" w:hanging="346"/>
              <w:textAlignment w:val="baseline"/>
              <w:rPr>
                <w:rFonts w:ascii="Times New Roman" w:eastAsia="바탕체" w:hAnsi="Times New Roman" w:cs="Times New Roman"/>
                <w:strike/>
                <w:color w:val="FF0000"/>
              </w:rPr>
            </w:pP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8"/>
              </w:rPr>
              <w:t xml:space="preserve">□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8"/>
              </w:rPr>
              <w:t>지급시점을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8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8"/>
              </w:rPr>
              <w:t>기준으로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8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8"/>
              </w:rPr>
              <w:t>회사채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8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8"/>
              </w:rPr>
              <w:t>신용등급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8"/>
              </w:rPr>
              <w:t xml:space="preserve"> BBB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8"/>
                <w:vertAlign w:val="superscript"/>
              </w:rPr>
              <w:t xml:space="preserve">0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8"/>
              </w:rPr>
              <w:t>이상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8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8"/>
              </w:rPr>
              <w:t>시공사의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8"/>
              </w:rPr>
              <w:t xml:space="preserve"> </w:t>
            </w:r>
            <w:proofErr w:type="spellStart"/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8"/>
              </w:rPr>
              <w:t>책임준공약정이</w:t>
            </w:r>
            <w:proofErr w:type="spellEnd"/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8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8"/>
              </w:rPr>
              <w:t>있어야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8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trike/>
                <w:color w:val="FF0000"/>
                <w:spacing w:val="-8"/>
              </w:rPr>
              <w:t>함</w:t>
            </w:r>
          </w:p>
          <w:p w14:paraId="4FA8E7D6" w14:textId="77777777" w:rsidR="00D02727" w:rsidRPr="00936D2A" w:rsidRDefault="00D02727" w:rsidP="00712ADD">
            <w:pPr>
              <w:wordWrap w:val="0"/>
              <w:snapToGrid w:val="0"/>
              <w:spacing w:line="288" w:lineRule="auto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1DD2DF46" w14:textId="77777777" w:rsidR="00D02727" w:rsidRPr="00A262C6" w:rsidRDefault="00D02727" w:rsidP="00712ADD">
            <w:pPr>
              <w:wordWrap w:val="0"/>
              <w:snapToGrid w:val="0"/>
              <w:spacing w:line="312" w:lineRule="auto"/>
              <w:ind w:left="334" w:hanging="334"/>
              <w:textAlignment w:val="baseline"/>
              <w:rPr>
                <w:rFonts w:ascii="Times New Roman" w:eastAsia="바탕체" w:hAnsi="Times New Roman" w:cs="Times New Roman"/>
              </w:rPr>
            </w:pP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※ 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회사채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proofErr w:type="spellStart"/>
            <w:r w:rsidRPr="00A262C6">
              <w:rPr>
                <w:rFonts w:ascii="Times New Roman" w:eastAsia="바탕체" w:hAnsi="Times New Roman" w:cs="Times New Roman"/>
                <w:spacing w:val="-2"/>
              </w:rPr>
              <w:t>미발행</w:t>
            </w:r>
            <w:proofErr w:type="spellEnd"/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시공사의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경우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 CP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등급과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기업신용평가등급을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기준으로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신용도를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판단하며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, 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지급시점을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기준으로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 CP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등급이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 A3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이상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이거나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기업신용평가가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 BBB</w:t>
            </w:r>
            <w:r w:rsidRPr="00A262C6">
              <w:rPr>
                <w:rFonts w:ascii="Times New Roman" w:eastAsia="바탕체" w:hAnsi="Times New Roman" w:cs="Times New Roman"/>
                <w:spacing w:val="-2"/>
                <w:vertAlign w:val="superscript"/>
              </w:rPr>
              <w:t xml:space="preserve">0 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이상인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때에는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 ‘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회사채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신용등급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 BBB</w:t>
            </w:r>
            <w:r w:rsidRPr="00A262C6">
              <w:rPr>
                <w:rFonts w:ascii="Times New Roman" w:eastAsia="바탕체" w:hAnsi="Times New Roman" w:cs="Times New Roman"/>
                <w:spacing w:val="-2"/>
                <w:vertAlign w:val="superscript"/>
              </w:rPr>
              <w:t xml:space="preserve">0 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이상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’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에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해당하는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것으로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봄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. 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이하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>같음</w:t>
            </w:r>
            <w:r w:rsidRPr="00A262C6">
              <w:rPr>
                <w:rFonts w:ascii="Times New Roman" w:eastAsia="바탕체" w:hAnsi="Times New Roman" w:cs="Times New Roman"/>
                <w:spacing w:val="-2"/>
              </w:rPr>
              <w:t xml:space="preserve">. </w:t>
            </w:r>
          </w:p>
          <w:p w14:paraId="3DCC54CD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298" w:hanging="298"/>
              <w:textAlignment w:val="baseline"/>
              <w:rPr>
                <w:rFonts w:ascii="Times New Roman" w:eastAsia="바탕체" w:hAnsi="Times New Roman" w:cs="Times New Roman"/>
                <w:spacing w:val="-2"/>
              </w:rPr>
            </w:pPr>
          </w:p>
          <w:p w14:paraId="62DE042D" w14:textId="77777777" w:rsidR="00D02727" w:rsidRPr="00A262C6" w:rsidRDefault="00D02727" w:rsidP="00712ADD">
            <w:pPr>
              <w:wordWrap w:val="0"/>
              <w:snapToGrid w:val="0"/>
              <w:spacing w:line="312" w:lineRule="auto"/>
              <w:ind w:left="348" w:hanging="348"/>
              <w:textAlignment w:val="baseline"/>
              <w:rPr>
                <w:rFonts w:ascii="Times New Roman" w:eastAsia="바탕체" w:hAnsi="Times New Roman" w:cs="Times New Roman"/>
                <w:color w:val="FF0000"/>
                <w:u w:val="single"/>
              </w:rPr>
            </w:pPr>
            <w:r w:rsidRPr="00A262C6">
              <w:rPr>
                <w:rFonts w:ascii="Times New Roman" w:eastAsia="바탕체" w:hAnsi="Times New Roman" w:cs="Times New Roman"/>
                <w:color w:val="FF0000"/>
                <w:u w:val="single"/>
              </w:rPr>
              <w:t xml:space="preserve">□ 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지급시점을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기준으로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회사채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신용등급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BBB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  <w:vertAlign w:val="superscript"/>
              </w:rPr>
              <w:t>-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이하의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시공사가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책임준공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약정을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한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경우에는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BBB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  <w:vertAlign w:val="superscript"/>
              </w:rPr>
              <w:t>+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이상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시공사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(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당해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사업의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공사도급금액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이상의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시공능력평가액도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함께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보유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)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가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</w:t>
            </w:r>
            <w:proofErr w:type="spellStart"/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자금보충약정</w:t>
            </w:r>
            <w:proofErr w:type="spellEnd"/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또는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책임준공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연대보증을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하여야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 xml:space="preserve"> </w:t>
            </w:r>
            <w:r w:rsidRPr="003922F2">
              <w:rPr>
                <w:rFonts w:ascii="Times New Roman" w:eastAsia="바탕체" w:hAnsi="Times New Roman" w:cs="Times New Roman"/>
                <w:strike/>
                <w:color w:val="FF0000"/>
              </w:rPr>
              <w:t>함</w:t>
            </w:r>
          </w:p>
          <w:p w14:paraId="7A532C07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424" w:hanging="424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63CD0825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[</w:t>
            </w:r>
            <w:r w:rsidRPr="00936D2A">
              <w:rPr>
                <w:rFonts w:ascii="Times New Roman" w:eastAsia="바탕체" w:hAnsi="Times New Roman" w:cs="Times New Roman"/>
              </w:rPr>
              <w:t>신탁계약서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및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개별약정서</w:t>
            </w:r>
            <w:r w:rsidRPr="00936D2A">
              <w:rPr>
                <w:rFonts w:ascii="Times New Roman" w:eastAsia="바탕체" w:hAnsi="Times New Roman" w:cs="Times New Roman"/>
              </w:rPr>
              <w:t>]</w:t>
            </w:r>
          </w:p>
          <w:p w14:paraId="4BBE5A2B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6095FE95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318" w:hanging="318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□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토지비를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대여한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자가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수익권에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대한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12"/>
              </w:rPr>
              <w:t>질권자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또는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우선수익자의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지위에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있을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경우에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한하여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토지비를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대여한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자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에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대한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12"/>
              </w:rPr>
              <w:t>토지비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등의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선지급이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가능함을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관리형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토지신탁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계약서에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명기하여야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함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</w:p>
          <w:p w14:paraId="75548799" w14:textId="77777777" w:rsidR="00D02727" w:rsidRPr="00936D2A" w:rsidRDefault="00D02727" w:rsidP="00712ADD">
            <w:pPr>
              <w:wordWrap w:val="0"/>
              <w:snapToGrid w:val="0"/>
              <w:spacing w:line="288" w:lineRule="auto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46E2E0E2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366" w:hanging="366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 xml:space="preserve">□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「토지신탁수익의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신탁종료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전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지급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4"/>
              </w:rPr>
              <w:t>기준」에서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정한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범위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내에서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선지급이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가능하다는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취지의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조항을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</w:rPr>
              <w:t>관리형토지신탁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계약서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및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개별약정서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등에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명기하여야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함</w:t>
            </w:r>
          </w:p>
          <w:p w14:paraId="08DA11F3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304" w:hanging="304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30EF5492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[</w:t>
            </w:r>
            <w:r w:rsidRPr="00936D2A">
              <w:rPr>
                <w:rFonts w:ascii="Times New Roman" w:eastAsia="바탕체" w:hAnsi="Times New Roman" w:cs="Times New Roman"/>
              </w:rPr>
              <w:t>분양계약서</w:t>
            </w:r>
            <w:r w:rsidRPr="00936D2A">
              <w:rPr>
                <w:rFonts w:ascii="Times New Roman" w:eastAsia="바탕체" w:hAnsi="Times New Roman" w:cs="Times New Roman"/>
              </w:rPr>
              <w:t>]</w:t>
            </w:r>
          </w:p>
          <w:p w14:paraId="688C2ED7" w14:textId="77777777" w:rsidR="00D02727" w:rsidRPr="00936D2A" w:rsidRDefault="00D02727" w:rsidP="00712ADD">
            <w:pPr>
              <w:wordWrap w:val="0"/>
              <w:snapToGrid w:val="0"/>
              <w:spacing w:line="288" w:lineRule="auto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64EDEB15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350" w:hanging="350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 xml:space="preserve">□ 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>수분양자의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>보호를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>위해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>분양대금이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2"/>
              </w:rPr>
              <w:t>토지비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공사비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등의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지급에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사용될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수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있음을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분양계약서에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명기하여야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함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</w:p>
          <w:p w14:paraId="166083EF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376" w:hanging="376"/>
              <w:textAlignment w:val="baseline"/>
              <w:rPr>
                <w:rFonts w:ascii="Times New Roman" w:eastAsia="바탕체" w:hAnsi="Times New Roman" w:cs="Times New Roman"/>
                <w:spacing w:val="-2"/>
              </w:rPr>
            </w:pPr>
          </w:p>
          <w:p w14:paraId="0FB2329B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[</w:t>
            </w:r>
            <w:r w:rsidRPr="00936D2A">
              <w:rPr>
                <w:rFonts w:ascii="Times New Roman" w:eastAsia="바탕체" w:hAnsi="Times New Roman" w:cs="Times New Roman"/>
              </w:rPr>
              <w:t>법인세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등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지급</w:t>
            </w:r>
            <w:r w:rsidRPr="00936D2A">
              <w:rPr>
                <w:rFonts w:ascii="Times New Roman" w:eastAsia="바탕체" w:hAnsi="Times New Roman" w:cs="Times New Roman"/>
              </w:rPr>
              <w:t>]</w:t>
            </w:r>
          </w:p>
          <w:p w14:paraId="424C226D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16"/>
                <w:szCs w:val="16"/>
              </w:rPr>
            </w:pPr>
          </w:p>
          <w:p w14:paraId="7DD17953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ind w:left="332" w:hanging="332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 xml:space="preserve">□ 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>「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 xml:space="preserve">2.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22"/>
              </w:rPr>
              <w:t>선지급조건」의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2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>「법인세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>등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22"/>
              </w:rPr>
              <w:t>지급」조건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2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>외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>다른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>조건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>및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>다음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>조건을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36"/>
              </w:rPr>
              <w:t>모두</w:t>
            </w:r>
            <w:r w:rsidRPr="00936D2A">
              <w:rPr>
                <w:rFonts w:ascii="Times New Roman" w:eastAsia="바탕체" w:hAnsi="Times New Roman" w:cs="Times New Roman"/>
                <w:spacing w:val="-36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32"/>
              </w:rPr>
              <w:t>총족하는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3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32"/>
              </w:rPr>
              <w:t>경우에는</w:t>
            </w:r>
            <w:r w:rsidRPr="00936D2A">
              <w:rPr>
                <w:rFonts w:ascii="Times New Roman" w:eastAsia="바탕체" w:hAnsi="Times New Roman" w:cs="Times New Roman"/>
                <w:spacing w:val="-3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신탁사업에서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발생한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위탁자의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법인세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법인지방</w:t>
            </w:r>
            <w:r w:rsidRPr="00936D2A">
              <w:rPr>
                <w:rFonts w:ascii="Times New Roman" w:eastAsia="바탕체" w:hAnsi="Times New Roman" w:cs="Times New Roman"/>
              </w:rPr>
              <w:t>소득세</w:t>
            </w:r>
            <w:r w:rsidRPr="00936D2A">
              <w:rPr>
                <w:rFonts w:ascii="Times New Roman" w:eastAsia="바탕체" w:hAnsi="Times New Roman" w:cs="Times New Roman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</w:rPr>
              <w:t>종합소득세</w:t>
            </w:r>
            <w:r w:rsidRPr="00936D2A">
              <w:rPr>
                <w:rFonts w:ascii="Times New Roman" w:eastAsia="바탕체" w:hAnsi="Times New Roman" w:cs="Times New Roman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</w:rPr>
              <w:t>개인지방소득세</w:t>
            </w:r>
            <w:r w:rsidRPr="00936D2A">
              <w:rPr>
                <w:rFonts w:ascii="Times New Roman" w:eastAsia="바탕체" w:hAnsi="Times New Roman" w:cs="Times New Roman"/>
              </w:rPr>
              <w:t>(</w:t>
            </w:r>
            <w:r w:rsidRPr="00936D2A">
              <w:rPr>
                <w:rFonts w:ascii="Times New Roman" w:eastAsia="바탕체" w:hAnsi="Times New Roman" w:cs="Times New Roman"/>
              </w:rPr>
              <w:t>이하</w:t>
            </w:r>
            <w:r w:rsidRPr="00936D2A">
              <w:rPr>
                <w:rFonts w:ascii="Times New Roman" w:eastAsia="바탕체" w:hAnsi="Times New Roman" w:cs="Times New Roman"/>
              </w:rPr>
              <w:t>, “</w:t>
            </w:r>
            <w:r w:rsidRPr="00936D2A">
              <w:rPr>
                <w:rFonts w:ascii="Times New Roman" w:eastAsia="바탕체" w:hAnsi="Times New Roman" w:cs="Times New Roman"/>
              </w:rPr>
              <w:t>법인세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등</w:t>
            </w:r>
            <w:r w:rsidRPr="00936D2A">
              <w:rPr>
                <w:rFonts w:ascii="Times New Roman" w:eastAsia="바탕체" w:hAnsi="Times New Roman" w:cs="Times New Roman"/>
              </w:rPr>
              <w:t>”</w:t>
            </w:r>
            <w:r w:rsidRPr="00936D2A">
              <w:rPr>
                <w:rFonts w:ascii="Times New Roman" w:eastAsia="바탕체" w:hAnsi="Times New Roman" w:cs="Times New Roman"/>
              </w:rPr>
              <w:t>이라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한다</w:t>
            </w:r>
            <w:r w:rsidRPr="00936D2A">
              <w:rPr>
                <w:rFonts w:ascii="Times New Roman" w:eastAsia="바탕체" w:hAnsi="Times New Roman" w:cs="Times New Roman"/>
              </w:rPr>
              <w:t xml:space="preserve">.)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지급을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목적으로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선지급금액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범위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내에서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수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lastRenderedPageBreak/>
              <w:t>익자에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대한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6"/>
              </w:rPr>
              <w:t>선지급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가능</w:t>
            </w:r>
          </w:p>
          <w:p w14:paraId="68285B2A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ind w:left="442" w:hanging="442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바탕" w:eastAsia="바탕" w:hAnsi="바탕" w:cs="바탕" w:hint="eastAsia"/>
              </w:rPr>
              <w:t>①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위탁자가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해당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신탁사업의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법인세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등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산정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내역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(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전체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사업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및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사업별로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구분된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사업매출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비용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산출세액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등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신탁회사가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신탁사업의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법인세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등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확인을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위해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요구하는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자료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등</w:t>
            </w:r>
            <w:r w:rsidRPr="00936D2A">
              <w:rPr>
                <w:rFonts w:ascii="Times New Roman" w:eastAsia="바탕체" w:hAnsi="Times New Roman" w:cs="Times New Roman"/>
              </w:rPr>
              <w:t>)</w:t>
            </w:r>
            <w:r w:rsidRPr="00936D2A">
              <w:rPr>
                <w:rFonts w:ascii="Times New Roman" w:eastAsia="바탕체" w:hAnsi="Times New Roman" w:cs="Times New Roman"/>
              </w:rPr>
              <w:t>을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신탁회사에게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제출</w:t>
            </w:r>
          </w:p>
          <w:p w14:paraId="6F3E3764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ind w:left="480" w:hanging="480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바탕" w:eastAsia="바탕" w:hAnsi="바탕" w:cs="바탕" w:hint="eastAsia"/>
              </w:rPr>
              <w:t>②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우선수익자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및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수익권에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대한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</w:rPr>
              <w:t>질권자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전원이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법인세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등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납부를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위한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선지급에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동의</w:t>
            </w:r>
          </w:p>
          <w:p w14:paraId="40DFEF10" w14:textId="77777777" w:rsidR="00D02727" w:rsidRPr="00936D2A" w:rsidRDefault="00D02727" w:rsidP="00712ADD">
            <w:pPr>
              <w:wordWrap w:val="0"/>
              <w:snapToGrid w:val="0"/>
              <w:spacing w:line="384" w:lineRule="auto"/>
              <w:ind w:left="440" w:hanging="440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바탕" w:eastAsia="바탕" w:hAnsi="바탕" w:cs="바탕" w:hint="eastAsia"/>
              </w:rPr>
              <w:t>③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위탁자가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신탁회사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앞으로의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법인세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등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</w:rPr>
              <w:t>환급금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양도를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약정</w:t>
            </w:r>
          </w:p>
        </w:tc>
      </w:tr>
      <w:tr w:rsidR="00936D2A" w:rsidRPr="00936D2A" w14:paraId="6446FE0D" w14:textId="77777777" w:rsidTr="002720E7">
        <w:tc>
          <w:tcPr>
            <w:tcW w:w="10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D650C0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208" w:hanging="208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pacing w:val="-8"/>
              </w:rPr>
              <w:lastRenderedPageBreak/>
              <w:t>3.</w:t>
            </w:r>
            <w:proofErr w:type="spellStart"/>
            <w:r w:rsidRPr="00936D2A">
              <w:rPr>
                <w:rFonts w:ascii="Times New Roman" w:eastAsia="바탕체" w:hAnsi="Times New Roman" w:cs="Times New Roman"/>
                <w:b/>
                <w:bCs/>
                <w:spacing w:val="-8"/>
              </w:rPr>
              <w:t>선지급</w:t>
            </w:r>
            <w:proofErr w:type="spellEnd"/>
          </w:p>
          <w:p w14:paraId="60E4BE20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208" w:hanging="208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pacing w:val="-8"/>
              </w:rPr>
              <w:t>금액</w:t>
            </w:r>
          </w:p>
        </w:tc>
        <w:tc>
          <w:tcPr>
            <w:tcW w:w="85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EAC70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 xml:space="preserve">□ </w:t>
            </w:r>
            <w:proofErr w:type="spellStart"/>
            <w:r w:rsidRPr="00936D2A">
              <w:rPr>
                <w:rFonts w:ascii="Times New Roman" w:eastAsia="바탕체" w:hAnsi="Times New Roman" w:cs="Times New Roman"/>
              </w:rPr>
              <w:t>선지급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금액의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산정</w:t>
            </w:r>
          </w:p>
          <w:p w14:paraId="450A2439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311C68E3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400" w:hanging="400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바탕" w:eastAsia="바탕" w:hAnsi="바탕" w:cs="바탕" w:hint="eastAsia"/>
              </w:rPr>
              <w:t>①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</w:rPr>
              <w:t>선지급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금액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Cambria Math" w:eastAsia="바탕체" w:hAnsi="Cambria Math" w:cs="Cambria Math"/>
              </w:rPr>
              <w:t>≦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분양수입금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* </w:t>
            </w:r>
            <w:r w:rsidRPr="00936D2A">
              <w:rPr>
                <w:rFonts w:ascii="Times New Roman" w:eastAsia="바탕체" w:hAnsi="Times New Roman" w:cs="Times New Roman"/>
              </w:rPr>
              <w:t>× [</w:t>
            </w:r>
            <w:proofErr w:type="spellStart"/>
            <w:r w:rsidRPr="00936D2A">
              <w:rPr>
                <w:rFonts w:ascii="Times New Roman" w:eastAsia="바탕체" w:hAnsi="Times New Roman" w:cs="Times New Roman"/>
              </w:rPr>
              <w:t>토지비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/ (</w:t>
            </w:r>
            <w:proofErr w:type="spellStart"/>
            <w:r w:rsidRPr="00936D2A">
              <w:rPr>
                <w:rFonts w:ascii="Times New Roman" w:eastAsia="바탕체" w:hAnsi="Times New Roman" w:cs="Times New Roman"/>
              </w:rPr>
              <w:t>토지비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>+</w:t>
            </w:r>
            <w:r w:rsidRPr="00936D2A">
              <w:rPr>
                <w:rFonts w:ascii="Times New Roman" w:eastAsia="바탕체" w:hAnsi="Times New Roman" w:cs="Times New Roman"/>
              </w:rPr>
              <w:t>사업비</w:t>
            </w:r>
            <w:r w:rsidRPr="00936D2A">
              <w:rPr>
                <w:rFonts w:ascii="Times New Roman" w:eastAsia="바탕체" w:hAnsi="Times New Roman" w:cs="Times New Roman"/>
              </w:rPr>
              <w:t>)]</w:t>
            </w:r>
          </w:p>
          <w:p w14:paraId="29F09F90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358" w:hanging="358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>(</w:t>
            </w:r>
            <w:r w:rsidRPr="00936D2A">
              <w:rPr>
                <w:rFonts w:ascii="Times New Roman" w:eastAsia="바탕체" w:hAnsi="Times New Roman" w:cs="Times New Roman"/>
              </w:rPr>
              <w:t>기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수납된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분양수입금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중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</w:rPr>
              <w:t>토지비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비율만큼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</w:rPr>
              <w:t>선지급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가능</w:t>
            </w:r>
            <w:r w:rsidRPr="00936D2A">
              <w:rPr>
                <w:rFonts w:ascii="Times New Roman" w:eastAsia="바탕체" w:hAnsi="Times New Roman" w:cs="Times New Roman"/>
              </w:rPr>
              <w:t>)</w:t>
            </w:r>
          </w:p>
          <w:p w14:paraId="0F261BA7" w14:textId="77777777" w:rsidR="00D02727" w:rsidRPr="00936D2A" w:rsidRDefault="00D02727" w:rsidP="00712ADD">
            <w:pPr>
              <w:wordWrap w:val="0"/>
              <w:snapToGrid w:val="0"/>
              <w:spacing w:line="216" w:lineRule="auto"/>
              <w:ind w:left="440" w:hanging="440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43FF7BF5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398" w:hanging="398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*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지급시점의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분양분에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대한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6"/>
              </w:rPr>
              <w:t>기수납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분양수입금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</w:p>
          <w:p w14:paraId="3B4338E0" w14:textId="77777777" w:rsidR="00D02727" w:rsidRPr="00936D2A" w:rsidRDefault="00D02727" w:rsidP="00712ADD">
            <w:pPr>
              <w:wordWrap w:val="0"/>
              <w:snapToGrid w:val="0"/>
              <w:spacing w:line="216" w:lineRule="auto"/>
              <w:ind w:left="256" w:hanging="256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1CE9BF2C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622" w:hanging="622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 xml:space="preserve">※ </w:t>
            </w:r>
            <w:r w:rsidRPr="00936D2A">
              <w:rPr>
                <w:rFonts w:ascii="Times New Roman" w:eastAsia="바탕체" w:hAnsi="Times New Roman" w:cs="Times New Roman"/>
              </w:rPr>
              <w:t>토지비와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사업비는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신탁계약시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사업수지표상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자료를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적용</w:t>
            </w:r>
            <w:r w:rsidRPr="00936D2A">
              <w:rPr>
                <w:rFonts w:ascii="Times New Roman" w:eastAsia="바탕체" w:hAnsi="Times New Roman" w:cs="Times New Roman"/>
              </w:rPr>
              <w:t xml:space="preserve">. </w:t>
            </w:r>
            <w:r w:rsidRPr="00936D2A">
              <w:rPr>
                <w:rFonts w:ascii="Times New Roman" w:eastAsia="바탕체" w:hAnsi="Times New Roman" w:cs="Times New Roman"/>
              </w:rPr>
              <w:t>다만</w:t>
            </w:r>
            <w:r w:rsidRPr="00936D2A">
              <w:rPr>
                <w:rFonts w:ascii="Times New Roman" w:eastAsia="바탕체" w:hAnsi="Times New Roman" w:cs="Times New Roman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</w:rPr>
              <w:t>토지취득에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따른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이자비용은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계산에서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제외함</w:t>
            </w:r>
          </w:p>
          <w:p w14:paraId="4E57ADA3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14AD17F7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440" w:hanging="440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바탕" w:eastAsia="바탕" w:hAnsi="바탕" w:cs="바탕" w:hint="eastAsia"/>
                <w:spacing w:val="-6"/>
              </w:rPr>
              <w:t>②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시공사의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회사채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신용등급이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BBB</w:t>
            </w:r>
            <w:r w:rsidRPr="00936D2A">
              <w:rPr>
                <w:rFonts w:ascii="Times New Roman" w:eastAsia="바탕체" w:hAnsi="Times New Roman" w:cs="Times New Roman"/>
                <w:spacing w:val="-6"/>
                <w:vertAlign w:val="superscript"/>
              </w:rPr>
              <w:t xml:space="preserve">+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이상이며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>예상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>분양수입금이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>사업비의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 xml:space="preserve"> 110%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>를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초과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하고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전체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공사비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(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부지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매입비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제외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)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의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50%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이상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투입이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확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인된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경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우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(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다만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아파트의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경우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16"/>
              </w:rPr>
              <w:t>동별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건축공정이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30%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이상이어야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함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)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로서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직전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14"/>
              </w:rPr>
              <w:t>회차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1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중도금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미납세대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비율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(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미납세대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/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분양세대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)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이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 xml:space="preserve"> 3%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이하일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4"/>
              </w:rPr>
              <w:t>때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에는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다음의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기준을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적용할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수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있다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.</w:t>
            </w:r>
          </w:p>
          <w:p w14:paraId="4F7D18B9" w14:textId="77777777" w:rsidR="00D02727" w:rsidRPr="00936D2A" w:rsidRDefault="00D02727" w:rsidP="00712ADD">
            <w:pPr>
              <w:wordWrap w:val="0"/>
              <w:snapToGrid w:val="0"/>
              <w:spacing w:line="216" w:lineRule="auto"/>
              <w:ind w:left="160" w:hanging="160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0D2A61AE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452" w:hanging="452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-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선지급금액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Cambria Math" w:eastAsia="바탕체" w:hAnsi="Cambria Math" w:cs="Cambria Math"/>
                <w:spacing w:val="-6"/>
              </w:rPr>
              <w:t>≦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(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분양수입금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* –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사업비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**) </w:t>
            </w:r>
          </w:p>
          <w:p w14:paraId="2DF1F5FA" w14:textId="77777777" w:rsidR="00D02727" w:rsidRPr="00936D2A" w:rsidRDefault="00D02727" w:rsidP="00712ADD">
            <w:pPr>
              <w:wordWrap w:val="0"/>
              <w:snapToGrid w:val="0"/>
              <w:spacing w:line="216" w:lineRule="auto"/>
              <w:ind w:left="508" w:hanging="508"/>
              <w:textAlignment w:val="baseline"/>
              <w:rPr>
                <w:rFonts w:ascii="Times New Roman" w:eastAsia="바탕체" w:hAnsi="Times New Roman" w:cs="Times New Roman"/>
                <w:spacing w:val="-6"/>
              </w:rPr>
            </w:pPr>
          </w:p>
          <w:p w14:paraId="36764047" w14:textId="77777777" w:rsidR="00D02727" w:rsidRPr="00936D2A" w:rsidRDefault="00D02727" w:rsidP="00712ADD">
            <w:pPr>
              <w:wordWrap w:val="0"/>
              <w:snapToGrid w:val="0"/>
              <w:spacing w:line="216" w:lineRule="auto"/>
              <w:ind w:left="508" w:hanging="508"/>
              <w:textAlignment w:val="baseline"/>
              <w:rPr>
                <w:rFonts w:ascii="Times New Roman" w:eastAsia="바탕체" w:hAnsi="Times New Roman" w:cs="Times New Roman"/>
                <w:spacing w:val="-6"/>
              </w:rPr>
            </w:pPr>
          </w:p>
          <w:p w14:paraId="718CB011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590" w:hanging="590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 xml:space="preserve">*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지급시점의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분양분에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대한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기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수납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및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12"/>
              </w:rPr>
              <w:t>장래수납예정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분양수입금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총액</w:t>
            </w:r>
          </w:p>
          <w:p w14:paraId="3D4B78EF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524" w:hanging="524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 xml:space="preserve">** </w:t>
            </w:r>
            <w:r w:rsidRPr="00936D2A">
              <w:rPr>
                <w:rFonts w:ascii="Times New Roman" w:eastAsia="바탕체" w:hAnsi="Times New Roman" w:cs="Times New Roman"/>
                <w:spacing w:val="-26"/>
              </w:rPr>
              <w:t>지급시점</w:t>
            </w:r>
            <w:r w:rsidRPr="00936D2A">
              <w:rPr>
                <w:rFonts w:ascii="Times New Roman" w:eastAsia="바탕체" w:hAnsi="Times New Roman" w:cs="Times New Roman"/>
                <w:spacing w:val="-2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6"/>
              </w:rPr>
              <w:t>까지</w:t>
            </w:r>
            <w:r w:rsidRPr="00936D2A">
              <w:rPr>
                <w:rFonts w:ascii="Times New Roman" w:eastAsia="바탕체" w:hAnsi="Times New Roman" w:cs="Times New Roman"/>
                <w:spacing w:val="-2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6"/>
              </w:rPr>
              <w:t>지급된</w:t>
            </w:r>
            <w:r w:rsidRPr="00936D2A">
              <w:rPr>
                <w:rFonts w:ascii="Times New Roman" w:eastAsia="바탕체" w:hAnsi="Times New Roman" w:cs="Times New Roman"/>
                <w:spacing w:val="-2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6"/>
              </w:rPr>
              <w:t>사업비</w:t>
            </w:r>
            <w:r w:rsidRPr="00936D2A">
              <w:rPr>
                <w:rFonts w:ascii="Times New Roman" w:eastAsia="바탕체" w:hAnsi="Times New Roman" w:cs="Times New Roman"/>
                <w:spacing w:val="-2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6"/>
              </w:rPr>
              <w:t>및</w:t>
            </w:r>
            <w:r w:rsidRPr="00936D2A">
              <w:rPr>
                <w:rFonts w:ascii="Times New Roman" w:eastAsia="바탕체" w:hAnsi="Times New Roman" w:cs="Times New Roman"/>
                <w:spacing w:val="-2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6"/>
              </w:rPr>
              <w:t>향후</w:t>
            </w:r>
            <w:r w:rsidRPr="00936D2A">
              <w:rPr>
                <w:rFonts w:ascii="Times New Roman" w:eastAsia="바탕체" w:hAnsi="Times New Roman" w:cs="Times New Roman"/>
                <w:spacing w:val="-2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6"/>
              </w:rPr>
              <w:t>지급</w:t>
            </w:r>
            <w:r w:rsidRPr="00936D2A">
              <w:rPr>
                <w:rFonts w:ascii="Times New Roman" w:eastAsia="바탕체" w:hAnsi="Times New Roman" w:cs="Times New Roman"/>
                <w:spacing w:val="-2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6"/>
              </w:rPr>
              <w:t>예상되는</w:t>
            </w:r>
            <w:r w:rsidRPr="00936D2A">
              <w:rPr>
                <w:rFonts w:ascii="Times New Roman" w:eastAsia="바탕체" w:hAnsi="Times New Roman" w:cs="Times New Roman"/>
                <w:spacing w:val="-2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6"/>
              </w:rPr>
              <w:t>사업비</w:t>
            </w:r>
            <w:r w:rsidRPr="00936D2A">
              <w:rPr>
                <w:rFonts w:ascii="Times New Roman" w:eastAsia="바탕체" w:hAnsi="Times New Roman" w:cs="Times New Roman"/>
                <w:spacing w:val="-22"/>
              </w:rPr>
              <w:t xml:space="preserve"> </w:t>
            </w:r>
          </w:p>
          <w:p w14:paraId="136B2CF0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524" w:hanging="524"/>
              <w:textAlignment w:val="baseline"/>
              <w:rPr>
                <w:rFonts w:ascii="Times New Roman" w:eastAsia="바탕체" w:hAnsi="Times New Roman" w:cs="Times New Roman"/>
                <w:spacing w:val="-22"/>
              </w:rPr>
            </w:pPr>
          </w:p>
          <w:p w14:paraId="11A7AAF0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440" w:hanging="440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pacing w:val="-8"/>
              </w:rPr>
              <w:t>※ [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산정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기준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 </w:t>
            </w:r>
            <w:r w:rsidRPr="00936D2A">
              <w:rPr>
                <w:rFonts w:ascii="바탕" w:eastAsia="바탕" w:hAnsi="바탕" w:cs="바탕" w:hint="eastAsia"/>
                <w:spacing w:val="-8"/>
              </w:rPr>
              <w:t>②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의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적용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이후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]</w:t>
            </w:r>
          </w:p>
          <w:p w14:paraId="6855720E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440" w:hanging="440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pacing w:val="-8"/>
              </w:rPr>
              <w:softHyphen/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산정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기준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 </w:t>
            </w:r>
            <w:r w:rsidRPr="00936D2A">
              <w:rPr>
                <w:rFonts w:ascii="바탕" w:eastAsia="바탕" w:hAnsi="바탕" w:cs="바탕" w:hint="eastAsia"/>
                <w:spacing w:val="-8"/>
              </w:rPr>
              <w:t>②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의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적용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이후에는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 </w:t>
            </w:r>
            <w:r w:rsidRPr="00936D2A">
              <w:rPr>
                <w:rFonts w:ascii="바탕" w:eastAsia="바탕" w:hAnsi="바탕" w:cs="바탕" w:hint="eastAsia"/>
                <w:spacing w:val="-8"/>
              </w:rPr>
              <w:t>①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의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기준에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의한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지급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불가</w:t>
            </w:r>
          </w:p>
          <w:p w14:paraId="31057E1F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412" w:hanging="412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pacing w:val="-8"/>
              </w:rPr>
              <w:softHyphen/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산정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기준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 </w:t>
            </w:r>
            <w:r w:rsidRPr="00936D2A">
              <w:rPr>
                <w:rFonts w:ascii="바탕" w:eastAsia="바탕" w:hAnsi="바탕" w:cs="바탕" w:hint="eastAsia"/>
                <w:spacing w:val="-8"/>
              </w:rPr>
              <w:t>②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의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적용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이후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유지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필요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요건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: 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시공사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회사채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>신용등급이</w:t>
            </w:r>
            <w:r w:rsidRPr="00936D2A">
              <w:rPr>
                <w:rFonts w:ascii="Times New Roman" w:eastAsia="바탕체" w:hAnsi="Times New Roman" w:cs="Times New Roman"/>
                <w:spacing w:val="-8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BBB</w:t>
            </w:r>
            <w:r w:rsidRPr="00936D2A">
              <w:rPr>
                <w:rFonts w:ascii="Times New Roman" w:eastAsia="바탕체" w:hAnsi="Times New Roman" w:cs="Times New Roman"/>
                <w:spacing w:val="-2"/>
                <w:vertAlign w:val="superscript"/>
              </w:rPr>
              <w:t xml:space="preserve">0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이상일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것</w:t>
            </w:r>
          </w:p>
          <w:p w14:paraId="3AC4287B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1251B986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372" w:hanging="372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바탕" w:eastAsia="바탕" w:hAnsi="바탕" w:cs="바탕" w:hint="eastAsia"/>
              </w:rPr>
              <w:t>③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총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</w:rPr>
              <w:t>선지급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금액은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예상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신탁수익금액을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초과할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수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없음</w:t>
            </w:r>
          </w:p>
        </w:tc>
      </w:tr>
      <w:tr w:rsidR="00936D2A" w:rsidRPr="00936D2A" w14:paraId="79244C51" w14:textId="77777777" w:rsidTr="002720E7">
        <w:tc>
          <w:tcPr>
            <w:tcW w:w="1065" w:type="dxa"/>
            <w:tcMar>
              <w:top w:w="0" w:type="dxa"/>
              <w:left w:w="0" w:type="dxa"/>
              <w:bottom w:w="0" w:type="dxa"/>
              <w:right w:w="6" w:type="dxa"/>
            </w:tcMar>
            <w:vAlign w:val="center"/>
            <w:hideMark/>
          </w:tcPr>
          <w:p w14:paraId="128D37A7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208" w:hanging="208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4.</w:t>
            </w: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적용</w:t>
            </w:r>
          </w:p>
          <w:p w14:paraId="4E9CCFF8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208" w:hanging="208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예외</w:t>
            </w:r>
          </w:p>
        </w:tc>
        <w:tc>
          <w:tcPr>
            <w:tcW w:w="85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E32FD0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324" w:hanging="324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□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다음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조건의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어느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하나에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해당하는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경우에는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「토지신탁수익의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신탁종료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전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지급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6"/>
              </w:rPr>
              <w:t>기준」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>의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10"/>
              </w:rPr>
              <w:t xml:space="preserve"> </w:t>
            </w:r>
            <w:proofErr w:type="gramStart"/>
            <w:r w:rsidRPr="00936D2A">
              <w:rPr>
                <w:rFonts w:ascii="Times New Roman" w:eastAsia="바탕체" w:hAnsi="Times New Roman" w:cs="Times New Roman"/>
              </w:rPr>
              <w:t>2.</w:t>
            </w:r>
            <w:r w:rsidRPr="00936D2A">
              <w:rPr>
                <w:rFonts w:ascii="Times New Roman" w:eastAsia="바탕체" w:hAnsi="Times New Roman" w:cs="Times New Roman"/>
              </w:rPr>
              <w:t>선지급조건</w:t>
            </w:r>
            <w:proofErr w:type="gramEnd"/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및</w:t>
            </w:r>
            <w:r w:rsidRPr="00936D2A">
              <w:rPr>
                <w:rFonts w:ascii="Times New Roman" w:eastAsia="바탕체" w:hAnsi="Times New Roman" w:cs="Times New Roman"/>
              </w:rPr>
              <w:t xml:space="preserve"> 3.</w:t>
            </w:r>
            <w:r w:rsidRPr="00936D2A">
              <w:rPr>
                <w:rFonts w:ascii="Times New Roman" w:eastAsia="바탕체" w:hAnsi="Times New Roman" w:cs="Times New Roman"/>
              </w:rPr>
              <w:t>선지급금액의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적용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없이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10"/>
              </w:rPr>
              <w:t>선지급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1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>가능</w:t>
            </w:r>
          </w:p>
          <w:p w14:paraId="56AE2CC8" w14:textId="77777777" w:rsidR="00D02727" w:rsidRPr="00936D2A" w:rsidRDefault="00D02727" w:rsidP="00712ADD">
            <w:pPr>
              <w:wordWrap w:val="0"/>
              <w:snapToGrid w:val="0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72F8D5FC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426" w:hanging="426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lastRenderedPageBreak/>
              <w:t xml:space="preserve">○ 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>대출금융기관이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20"/>
              </w:rPr>
              <w:t>자금보충약정을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2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>한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>경우</w:t>
            </w:r>
          </w:p>
          <w:p w14:paraId="4F3622E0" w14:textId="77777777" w:rsidR="00D02727" w:rsidRPr="00936D2A" w:rsidRDefault="00D02727" w:rsidP="00712ADD">
            <w:pPr>
              <w:wordWrap w:val="0"/>
              <w:snapToGrid w:val="0"/>
              <w:ind w:left="426" w:hanging="426"/>
              <w:textAlignment w:val="baseline"/>
              <w:rPr>
                <w:rFonts w:ascii="Times New Roman" w:eastAsia="바탕체" w:hAnsi="Times New Roman" w:cs="Times New Roman"/>
                <w:spacing w:val="-20"/>
              </w:rPr>
            </w:pPr>
          </w:p>
          <w:p w14:paraId="6AE4CECD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480" w:hanging="480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 xml:space="preserve">○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시공사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(</w:t>
            </w:r>
            <w:proofErr w:type="gramStart"/>
            <w:r w:rsidRPr="00936D2A">
              <w:rPr>
                <w:rFonts w:ascii="Times New Roman" w:eastAsia="바탕체" w:hAnsi="Times New Roman" w:cs="Times New Roman"/>
                <w:spacing w:val="-2"/>
              </w:rPr>
              <w:t>2.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선지급조건의</w:t>
            </w:r>
            <w:proofErr w:type="gramEnd"/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시공사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요건을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갖춘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시공사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)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의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관계회사인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시공사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(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회사채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신용등급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BBB</w:t>
            </w:r>
            <w:r w:rsidRPr="00936D2A">
              <w:rPr>
                <w:rFonts w:ascii="Times New Roman" w:eastAsia="바탕체" w:hAnsi="Times New Roman" w:cs="Times New Roman"/>
                <w:spacing w:val="-2"/>
                <w:vertAlign w:val="superscript"/>
              </w:rPr>
              <w:t xml:space="preserve">+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이상이어야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함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)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가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2"/>
              </w:rPr>
              <w:t>자금보충약정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및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책임준공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연대보증을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한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경우</w:t>
            </w:r>
          </w:p>
          <w:p w14:paraId="66DE9019" w14:textId="77777777" w:rsidR="00D02727" w:rsidRPr="00936D2A" w:rsidRDefault="00D02727" w:rsidP="00712ADD">
            <w:pPr>
              <w:wordWrap w:val="0"/>
              <w:snapToGrid w:val="0"/>
              <w:ind w:left="422" w:hanging="422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034AF237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426" w:hanging="426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 xml:space="preserve">○ </w:t>
            </w:r>
            <w:r w:rsidRPr="00936D2A">
              <w:rPr>
                <w:rFonts w:ascii="Times New Roman" w:eastAsia="바탕체" w:hAnsi="Times New Roman" w:cs="Times New Roman"/>
              </w:rPr>
              <w:t>사용승인일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이후</w:t>
            </w:r>
          </w:p>
          <w:p w14:paraId="6D3AE75E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426" w:hanging="426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07CAF49E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444" w:hanging="444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 xml:space="preserve">○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기관투자자나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펀드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등이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단독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또는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공동으로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분양물건을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>일괄매수한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경우로서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매수자가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확정되고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시공사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(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회사채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신용등급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BBB</w:t>
            </w:r>
            <w:r w:rsidRPr="00936D2A">
              <w:rPr>
                <w:rFonts w:ascii="Times New Roman" w:eastAsia="바탕체" w:hAnsi="Times New Roman" w:cs="Times New Roman"/>
                <w:spacing w:val="-6"/>
                <w:vertAlign w:val="superscript"/>
              </w:rPr>
              <w:t>0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이상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)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의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책임준공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약정이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체결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되었으며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위탁자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및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시공사의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요청과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매수자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>전원의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>서면동의</w:t>
            </w:r>
            <w:r w:rsidRPr="00936D2A">
              <w:rPr>
                <w:rFonts w:ascii="Times New Roman" w:eastAsia="바탕체" w:hAnsi="Times New Roman" w:cs="Times New Roman"/>
                <w:spacing w:val="-26"/>
              </w:rPr>
              <w:t>가</w:t>
            </w:r>
            <w:r w:rsidRPr="00936D2A">
              <w:rPr>
                <w:rFonts w:ascii="Times New Roman" w:eastAsia="바탕체" w:hAnsi="Times New Roman" w:cs="Times New Roman"/>
                <w:spacing w:val="-2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6"/>
              </w:rPr>
              <w:t>있는</w:t>
            </w:r>
            <w:r w:rsidRPr="00936D2A">
              <w:rPr>
                <w:rFonts w:ascii="Times New Roman" w:eastAsia="바탕체" w:hAnsi="Times New Roman" w:cs="Times New Roman"/>
                <w:spacing w:val="-2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6"/>
              </w:rPr>
              <w:t>경우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 xml:space="preserve">. 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>다만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>매수자가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>중도금을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>납입한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>이후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0"/>
              </w:rPr>
              <w:t>또는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사용승인일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까지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계약해제를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금지한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경우에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6"/>
              </w:rPr>
              <w:t>한함</w:t>
            </w:r>
          </w:p>
          <w:p w14:paraId="1017185C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402" w:hanging="402"/>
              <w:textAlignment w:val="baseline"/>
              <w:rPr>
                <w:rFonts w:ascii="Times New Roman" w:eastAsia="바탕체" w:hAnsi="Times New Roman" w:cs="Times New Roman"/>
                <w:spacing w:val="-16"/>
              </w:rPr>
            </w:pPr>
          </w:p>
          <w:p w14:paraId="610E356C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378" w:hanging="378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 xml:space="preserve">○ </w:t>
            </w:r>
            <w:r w:rsidRPr="00936D2A">
              <w:rPr>
                <w:rFonts w:ascii="Times New Roman" w:eastAsia="바탕체" w:hAnsi="Times New Roman" w:cs="Times New Roman"/>
                <w:spacing w:val="4"/>
              </w:rPr>
              <w:t>정부</w:t>
            </w:r>
            <w:r w:rsidRPr="00936D2A">
              <w:rPr>
                <w:rFonts w:ascii="Times New Roman" w:eastAsia="바탕체" w:hAnsi="Times New Roman" w:cs="Times New Roman"/>
                <w:spacing w:val="4"/>
              </w:rPr>
              <w:t>·</w:t>
            </w:r>
            <w:r w:rsidRPr="00936D2A">
              <w:rPr>
                <w:rFonts w:ascii="Times New Roman" w:eastAsia="바탕체" w:hAnsi="Times New Roman" w:cs="Times New Roman"/>
                <w:spacing w:val="4"/>
              </w:rPr>
              <w:t>지방자치단체</w:t>
            </w:r>
            <w:r w:rsidRPr="00936D2A">
              <w:rPr>
                <w:rFonts w:ascii="Times New Roman" w:eastAsia="바탕체" w:hAnsi="Times New Roman" w:cs="Times New Roman"/>
                <w:spacing w:val="4"/>
              </w:rPr>
              <w:t>·</w:t>
            </w:r>
            <w:r w:rsidRPr="00936D2A">
              <w:rPr>
                <w:rFonts w:ascii="Times New Roman" w:eastAsia="바탕체" w:hAnsi="Times New Roman" w:cs="Times New Roman"/>
                <w:spacing w:val="4"/>
              </w:rPr>
              <w:t>공공기관</w:t>
            </w:r>
            <w:r w:rsidRPr="00936D2A">
              <w:rPr>
                <w:rFonts w:ascii="Times New Roman" w:eastAsia="바탕체" w:hAnsi="Times New Roman" w:cs="Times New Roman"/>
                <w:spacing w:val="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4"/>
              </w:rPr>
              <w:t>또는</w:t>
            </w:r>
            <w:r w:rsidRPr="00936D2A">
              <w:rPr>
                <w:rFonts w:ascii="Times New Roman" w:eastAsia="바탕체" w:hAnsi="Times New Roman" w:cs="Times New Roman"/>
                <w:spacing w:val="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4"/>
              </w:rPr>
              <w:t>지방공공기관</w:t>
            </w:r>
            <w:r w:rsidRPr="00936D2A">
              <w:rPr>
                <w:rFonts w:ascii="Times New Roman" w:eastAsia="바탕체" w:hAnsi="Times New Roman" w:cs="Times New Roman"/>
                <w:spacing w:val="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4"/>
              </w:rPr>
              <w:t>등이</w:t>
            </w:r>
            <w:r w:rsidRPr="00936D2A">
              <w:rPr>
                <w:rFonts w:ascii="Times New Roman" w:eastAsia="바탕체" w:hAnsi="Times New Roman" w:cs="Times New Roman"/>
                <w:spacing w:val="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4"/>
              </w:rPr>
              <w:t>단독</w:t>
            </w:r>
            <w:r w:rsidRPr="00936D2A">
              <w:rPr>
                <w:rFonts w:ascii="Times New Roman" w:eastAsia="바탕체" w:hAnsi="Times New Roman" w:cs="Times New Roman"/>
                <w:spacing w:val="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4"/>
              </w:rPr>
              <w:t>또는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공동으로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분양물건을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매수한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경우로서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위탁자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및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시공사의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요청과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매수자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전원의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서면동의가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있는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경우</w:t>
            </w:r>
          </w:p>
        </w:tc>
      </w:tr>
      <w:tr w:rsidR="00936D2A" w:rsidRPr="00936D2A" w14:paraId="6E7FD295" w14:textId="77777777" w:rsidTr="002720E7">
        <w:tc>
          <w:tcPr>
            <w:tcW w:w="106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90C8B3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208" w:hanging="208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</w:rPr>
              <w:lastRenderedPageBreak/>
              <w:t>5.</w:t>
            </w: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금지</w:t>
            </w:r>
          </w:p>
          <w:p w14:paraId="4D702583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208" w:hanging="208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</w:rPr>
              <w:t>사항</w:t>
            </w:r>
          </w:p>
        </w:tc>
        <w:tc>
          <w:tcPr>
            <w:tcW w:w="85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5BEC0E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422" w:hanging="422"/>
              <w:textAlignment w:val="baseline"/>
              <w:rPr>
                <w:rFonts w:ascii="Times New Roman" w:eastAsia="바탕체" w:hAnsi="Times New Roman" w:cs="Times New Roman"/>
                <w:sz w:val="12"/>
                <w:szCs w:val="12"/>
              </w:rPr>
            </w:pPr>
          </w:p>
          <w:p w14:paraId="7B7BB5BD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368" w:hanging="368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 xml:space="preserve">□ </w:t>
            </w:r>
            <w:r w:rsidRPr="00936D2A">
              <w:rPr>
                <w:rFonts w:ascii="Times New Roman" w:eastAsia="바탕체" w:hAnsi="Times New Roman" w:cs="Times New Roman"/>
              </w:rPr>
              <w:t>대출약정의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효력이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신탁계약의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효력과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동등하거나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우선하게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하는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내용의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신탁계약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2"/>
              </w:rPr>
              <w:t>체결금지</w:t>
            </w:r>
          </w:p>
          <w:p w14:paraId="53F82000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70F08214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332" w:hanging="332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pacing w:val="-10"/>
              </w:rPr>
              <w:t xml:space="preserve">□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신탁회사는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「토지신탁수익의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신탁종료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전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지급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12"/>
              </w:rPr>
              <w:t>기준」에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반하는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금융기관과의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임의인출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약정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금융기관과의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자금집행순서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및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방법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임의변경약정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등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체결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6"/>
              </w:rPr>
              <w:t>금지</w:t>
            </w:r>
          </w:p>
          <w:p w14:paraId="55BB308D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094271A9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314" w:hanging="314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</w:rPr>
              <w:t xml:space="preserve">□ </w:t>
            </w:r>
            <w:r w:rsidRPr="00936D2A">
              <w:rPr>
                <w:rFonts w:ascii="Times New Roman" w:eastAsia="바탕체" w:hAnsi="Times New Roman" w:cs="Times New Roman"/>
              </w:rPr>
              <w:t>신탁회사가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당사자가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되는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</w:rPr>
              <w:t>토지비</w:t>
            </w:r>
            <w:proofErr w:type="spellEnd"/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대출약정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체결</w:t>
            </w:r>
            <w:r w:rsidRPr="00936D2A">
              <w:rPr>
                <w:rFonts w:ascii="Times New Roman" w:eastAsia="바탕체" w:hAnsi="Times New Roman" w:cs="Times New Roman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</w:rPr>
              <w:t>금지</w:t>
            </w:r>
          </w:p>
          <w:p w14:paraId="550F0B1A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3D29D2D1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346" w:hanging="346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□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신탁재산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(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분양대금계좌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운영계좌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,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보험금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및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건축중인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건축물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등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)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에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대한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0"/>
              </w:rPr>
              <w:t>대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출금융기관의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질권설정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또는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대출금융기관에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대한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양도담보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제공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등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12"/>
              </w:rPr>
              <w:t>금지</w:t>
            </w:r>
          </w:p>
          <w:p w14:paraId="088964C3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19EB2F3C" w14:textId="77777777" w:rsidR="00D02727" w:rsidRPr="00936D2A" w:rsidRDefault="00D02727" w:rsidP="00712ADD">
            <w:pPr>
              <w:wordWrap w:val="0"/>
              <w:snapToGrid w:val="0"/>
              <w:spacing w:line="312" w:lineRule="auto"/>
              <w:ind w:left="334" w:hanging="334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□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신탁회사의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분양수입금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관리계좌에서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pacing w:val="-4"/>
              </w:rPr>
              <w:t>선지급</w:t>
            </w:r>
            <w:proofErr w:type="spellEnd"/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및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사업비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집행을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위한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이체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외에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시공사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등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제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3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자의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계좌로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이체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pacing w:val="-4"/>
              </w:rPr>
              <w:t>금지</w:t>
            </w:r>
          </w:p>
        </w:tc>
      </w:tr>
    </w:tbl>
    <w:p w14:paraId="38BE8A67" w14:textId="77777777" w:rsidR="00D02727" w:rsidRPr="00936D2A" w:rsidRDefault="00D02727" w:rsidP="00712ADD">
      <w:pPr>
        <w:wordWrap w:val="0"/>
        <w:snapToGrid w:val="0"/>
        <w:spacing w:line="312" w:lineRule="auto"/>
        <w:textAlignment w:val="baseline"/>
        <w:rPr>
          <w:rFonts w:ascii="Times New Roman" w:eastAsia="바탕체" w:hAnsi="Times New Roman" w:cs="Times New Roman"/>
        </w:rPr>
      </w:pPr>
    </w:p>
    <w:p w14:paraId="00D05708" w14:textId="77777777" w:rsidR="00D02727" w:rsidRPr="00936D2A" w:rsidRDefault="00D02727" w:rsidP="00712ADD">
      <w:pPr>
        <w:wordWrap w:val="0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br w:type="page"/>
      </w:r>
    </w:p>
    <w:p w14:paraId="53A77791" w14:textId="77777777" w:rsidR="00D02727" w:rsidRPr="00936D2A" w:rsidRDefault="00D02727" w:rsidP="00712ADD">
      <w:pPr>
        <w:wordWrap w:val="0"/>
        <w:snapToGrid w:val="0"/>
        <w:spacing w:line="312" w:lineRule="auto"/>
        <w:textAlignment w:val="baseline"/>
        <w:rPr>
          <w:rFonts w:ascii="Times New Roman" w:eastAsia="바탕체" w:hAnsi="Times New Roman" w:cs="Times New Roman"/>
        </w:rPr>
      </w:pPr>
      <w:r w:rsidRPr="00936D2A">
        <w:rPr>
          <w:rFonts w:ascii="Times New Roman" w:eastAsia="바탕체" w:hAnsi="Times New Roman" w:cs="Times New Roman"/>
        </w:rPr>
        <w:lastRenderedPageBreak/>
        <w:t>&lt;</w:t>
      </w:r>
      <w:r w:rsidRPr="00936D2A">
        <w:rPr>
          <w:rFonts w:ascii="Times New Roman" w:eastAsia="바탕체" w:hAnsi="Times New Roman" w:cs="Times New Roman"/>
        </w:rPr>
        <w:t>별지</w:t>
      </w:r>
      <w:r w:rsidRPr="00936D2A">
        <w:rPr>
          <w:rFonts w:ascii="Times New Roman" w:eastAsia="바탕체" w:hAnsi="Times New Roman" w:cs="Times New Roman"/>
        </w:rPr>
        <w:t xml:space="preserve"> 10&gt; </w:t>
      </w:r>
    </w:p>
    <w:p w14:paraId="5AA2CF37" w14:textId="77777777" w:rsidR="00D02727" w:rsidRPr="00936D2A" w:rsidRDefault="00D02727" w:rsidP="00712ADD">
      <w:pPr>
        <w:wordWrap w:val="0"/>
        <w:spacing w:line="384" w:lineRule="auto"/>
        <w:jc w:val="center"/>
        <w:textAlignment w:val="baseline"/>
        <w:rPr>
          <w:rFonts w:ascii="Times New Roman" w:eastAsia="바탕체" w:hAnsi="Times New Roman" w:cs="Times New Roman"/>
          <w:sz w:val="40"/>
          <w:szCs w:val="40"/>
          <w:u w:val="single" w:color="000000"/>
        </w:rPr>
      </w:pPr>
      <w:r w:rsidRPr="00936D2A">
        <w:rPr>
          <w:rFonts w:ascii="Times New Roman" w:eastAsia="바탕체" w:hAnsi="Times New Roman" w:cs="Times New Roman"/>
          <w:sz w:val="40"/>
          <w:szCs w:val="40"/>
          <w:u w:color="000000"/>
        </w:rPr>
        <w:t>사업수지</w:t>
      </w:r>
      <w:r w:rsidRPr="00936D2A">
        <w:rPr>
          <w:rFonts w:ascii="Times New Roman" w:eastAsia="바탕체" w:hAnsi="Times New Roman" w:cs="Times New Roman"/>
          <w:sz w:val="40"/>
          <w:szCs w:val="40"/>
          <w:u w:val="single" w:color="000000"/>
        </w:rPr>
        <w:t>표</w:t>
      </w:r>
    </w:p>
    <w:p w14:paraId="32F4589B" w14:textId="77777777" w:rsidR="00D02727" w:rsidRPr="00936D2A" w:rsidRDefault="00D02727" w:rsidP="00712ADD">
      <w:pPr>
        <w:wordWrap w:val="0"/>
        <w:rPr>
          <w:rFonts w:ascii="Times New Roman" w:eastAsia="바탕체" w:hAnsi="Times New Roman" w:cs="Times New Roman"/>
          <w:sz w:val="24"/>
          <w:szCs w:val="24"/>
        </w:rPr>
      </w:pPr>
      <w:r w:rsidRPr="00936D2A">
        <w:rPr>
          <w:rFonts w:ascii="Times New Roman" w:eastAsia="바탕체" w:hAnsi="Times New Roman" w:cs="Times New Roman"/>
          <w:sz w:val="24"/>
          <w:szCs w:val="24"/>
        </w:rP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013"/>
        <w:gridCol w:w="1013"/>
        <w:gridCol w:w="825"/>
        <w:gridCol w:w="2294"/>
        <w:gridCol w:w="2074"/>
        <w:gridCol w:w="113"/>
        <w:gridCol w:w="678"/>
      </w:tblGrid>
      <w:tr w:rsidR="00D02727" w:rsidRPr="00936D2A" w14:paraId="507D132C" w14:textId="77777777" w:rsidTr="00BA7AA8">
        <w:trPr>
          <w:trHeight w:val="316"/>
        </w:trPr>
        <w:tc>
          <w:tcPr>
            <w:tcW w:w="9024" w:type="dxa"/>
            <w:gridSpan w:val="8"/>
            <w:tcBorders>
              <w:top w:val="double" w:sz="6" w:space="0" w:color="000000"/>
              <w:left w:val="double" w:sz="6" w:space="0" w:color="000000"/>
              <w:bottom w:val="nil"/>
              <w:right w:val="doub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F8142A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  <w:p w14:paraId="622A71A3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  <w:p w14:paraId="11566704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32"/>
                <w:szCs w:val="32"/>
              </w:rPr>
              <w:t>신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32"/>
                <w:szCs w:val="32"/>
              </w:rPr>
              <w:t>탁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32"/>
                <w:szCs w:val="32"/>
              </w:rPr>
              <w:t>원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32"/>
                <w:szCs w:val="32"/>
              </w:rPr>
              <w:t>부</w:t>
            </w:r>
          </w:p>
          <w:p w14:paraId="3ABAAE0A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  <w:p w14:paraId="26B38835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</w:tr>
      <w:tr w:rsidR="00936D2A" w:rsidRPr="00936D2A" w14:paraId="53F210D8" w14:textId="77777777" w:rsidTr="00BA7AA8">
        <w:trPr>
          <w:trHeight w:val="430"/>
        </w:trPr>
        <w:tc>
          <w:tcPr>
            <w:tcW w:w="1052" w:type="dxa"/>
            <w:tcBorders>
              <w:top w:val="nil"/>
              <w:left w:val="double" w:sz="6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55687B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962D4C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5484B0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734A19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EE8C28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  <w:tc>
          <w:tcPr>
            <w:tcW w:w="1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83A3AA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>제</w:t>
            </w: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>호</w:t>
            </w:r>
          </w:p>
        </w:tc>
        <w:tc>
          <w:tcPr>
            <w:tcW w:w="790" w:type="dxa"/>
            <w:gridSpan w:val="2"/>
            <w:tcBorders>
              <w:top w:val="nil"/>
              <w:left w:val="single" w:sz="2" w:space="0" w:color="000000"/>
              <w:bottom w:val="nil"/>
              <w:right w:val="doub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2A6F07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</w:tr>
      <w:tr w:rsidR="00936D2A" w:rsidRPr="00936D2A" w14:paraId="7DF2C20F" w14:textId="77777777" w:rsidTr="00BA7AA8">
        <w:trPr>
          <w:trHeight w:val="430"/>
        </w:trPr>
        <w:tc>
          <w:tcPr>
            <w:tcW w:w="1052" w:type="dxa"/>
            <w:tcBorders>
              <w:top w:val="nil"/>
              <w:left w:val="double" w:sz="6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7D1C3E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B1396F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F53908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99BC5B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DB975F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  <w:tc>
          <w:tcPr>
            <w:tcW w:w="1995" w:type="dxa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4AE6B5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  <w:tc>
          <w:tcPr>
            <w:tcW w:w="790" w:type="dxa"/>
            <w:gridSpan w:val="2"/>
            <w:tcBorders>
              <w:top w:val="nil"/>
              <w:left w:val="nil"/>
              <w:bottom w:val="nil"/>
              <w:right w:val="doub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81ADBC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</w:tr>
      <w:tr w:rsidR="00D02727" w:rsidRPr="00936D2A" w14:paraId="0FA718EE" w14:textId="77777777" w:rsidTr="00BA7AA8">
        <w:trPr>
          <w:trHeight w:val="56"/>
        </w:trPr>
        <w:tc>
          <w:tcPr>
            <w:tcW w:w="9024" w:type="dxa"/>
            <w:gridSpan w:val="8"/>
            <w:tcBorders>
              <w:top w:val="nil"/>
              <w:left w:val="double" w:sz="6" w:space="0" w:color="000000"/>
              <w:bottom w:val="nil"/>
              <w:right w:val="doub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0BC590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</w:tr>
      <w:tr w:rsidR="00D02727" w:rsidRPr="00936D2A" w14:paraId="2B77751D" w14:textId="77777777" w:rsidTr="00BA7AA8">
        <w:trPr>
          <w:trHeight w:val="56"/>
        </w:trPr>
        <w:tc>
          <w:tcPr>
            <w:tcW w:w="9024" w:type="dxa"/>
            <w:gridSpan w:val="8"/>
            <w:tcBorders>
              <w:top w:val="nil"/>
              <w:left w:val="double" w:sz="6" w:space="0" w:color="000000"/>
              <w:bottom w:val="nil"/>
              <w:right w:val="doub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74205B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  <w:p w14:paraId="3A09F7E2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ind w:firstLine="780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>위</w:t>
            </w: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>탁</w:t>
            </w: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>자</w:t>
            </w: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 xml:space="preserve"> :</w:t>
            </w:r>
            <w:proofErr w:type="gramEnd"/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D02727" w:rsidRPr="00936D2A" w14:paraId="6996D82F" w14:textId="77777777" w:rsidTr="00BA7AA8">
        <w:trPr>
          <w:trHeight w:val="56"/>
        </w:trPr>
        <w:tc>
          <w:tcPr>
            <w:tcW w:w="9024" w:type="dxa"/>
            <w:gridSpan w:val="8"/>
            <w:tcBorders>
              <w:top w:val="nil"/>
              <w:left w:val="double" w:sz="6" w:space="0" w:color="000000"/>
              <w:bottom w:val="nil"/>
              <w:right w:val="doub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D4B579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  <w:p w14:paraId="1B42B7EE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ind w:firstLine="780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>수</w:t>
            </w: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>탁</w:t>
            </w: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>자</w:t>
            </w: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 xml:space="preserve"> :</w:t>
            </w:r>
            <w:proofErr w:type="gramEnd"/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 xml:space="preserve"> (</w:t>
            </w: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>주</w:t>
            </w: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>)</w:t>
            </w: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>한국토지신탁</w:t>
            </w:r>
          </w:p>
        </w:tc>
      </w:tr>
      <w:tr w:rsidR="00D02727" w:rsidRPr="00936D2A" w14:paraId="2C6FD643" w14:textId="77777777" w:rsidTr="00BA7AA8">
        <w:trPr>
          <w:trHeight w:val="56"/>
        </w:trPr>
        <w:tc>
          <w:tcPr>
            <w:tcW w:w="9024" w:type="dxa"/>
            <w:gridSpan w:val="8"/>
            <w:tcBorders>
              <w:top w:val="nil"/>
              <w:left w:val="double" w:sz="6" w:space="0" w:color="000000"/>
              <w:bottom w:val="nil"/>
              <w:right w:val="doub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F08227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  <w:p w14:paraId="57BDEE67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ind w:firstLine="780"/>
              <w:textAlignment w:val="baseline"/>
              <w:rPr>
                <w:rFonts w:ascii="Times New Roman" w:eastAsia="바탕체" w:hAnsi="Times New Roman" w:cs="Times New Roman"/>
              </w:rPr>
            </w:pPr>
            <w:proofErr w:type="gramStart"/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>신청대리인</w:t>
            </w: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 xml:space="preserve"> :</w:t>
            </w:r>
            <w:proofErr w:type="gramEnd"/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>법무사</w:t>
            </w: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D02727" w:rsidRPr="00936D2A" w14:paraId="74746E20" w14:textId="77777777" w:rsidTr="00BA7AA8">
        <w:trPr>
          <w:trHeight w:val="52"/>
        </w:trPr>
        <w:tc>
          <w:tcPr>
            <w:tcW w:w="9024" w:type="dxa"/>
            <w:gridSpan w:val="8"/>
            <w:tcBorders>
              <w:top w:val="nil"/>
              <w:left w:val="double" w:sz="6" w:space="0" w:color="000000"/>
              <w:bottom w:val="single" w:sz="2" w:space="0" w:color="000000"/>
              <w:right w:val="doub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7B90F2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</w:tr>
      <w:tr w:rsidR="00D02727" w:rsidRPr="00936D2A" w14:paraId="63AC283C" w14:textId="77777777" w:rsidTr="00BA7AA8">
        <w:trPr>
          <w:trHeight w:val="56"/>
        </w:trPr>
        <w:tc>
          <w:tcPr>
            <w:tcW w:w="9024" w:type="dxa"/>
            <w:gridSpan w:val="8"/>
            <w:tcBorders>
              <w:top w:val="nil"/>
              <w:left w:val="double" w:sz="6" w:space="0" w:color="000000"/>
              <w:bottom w:val="nil"/>
              <w:right w:val="doub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B1B624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  <w:p w14:paraId="09A547F1" w14:textId="77777777" w:rsidR="00D02727" w:rsidRPr="00936D2A" w:rsidRDefault="00BA7AA8" w:rsidP="00712ADD">
            <w:pPr>
              <w:tabs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ab/>
            </w:r>
          </w:p>
          <w:p w14:paraId="24C59942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  <w:p w14:paraId="4B952F00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  <w:p w14:paraId="3538EB6B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</w:tr>
      <w:tr w:rsidR="00936D2A" w:rsidRPr="00936D2A" w14:paraId="21A4E8FB" w14:textId="77777777" w:rsidTr="00BA7AA8">
        <w:trPr>
          <w:trHeight w:val="390"/>
        </w:trPr>
        <w:tc>
          <w:tcPr>
            <w:tcW w:w="1052" w:type="dxa"/>
            <w:vMerge w:val="restart"/>
            <w:tcBorders>
              <w:top w:val="nil"/>
              <w:left w:val="double" w:sz="6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9060C2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  <w:tc>
          <w:tcPr>
            <w:tcW w:w="105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DCDFF2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  <w:tc>
          <w:tcPr>
            <w:tcW w:w="105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882F37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  <w:tc>
          <w:tcPr>
            <w:tcW w:w="845" w:type="dxa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8824D4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  <w:tc>
          <w:tcPr>
            <w:tcW w:w="22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F9964E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>신청서</w:t>
            </w:r>
          </w:p>
          <w:p w14:paraId="11081E82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>접</w:t>
            </w: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>수</w:t>
            </w:r>
          </w:p>
        </w:tc>
        <w:tc>
          <w:tcPr>
            <w:tcW w:w="21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87117A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ind w:firstLine="390"/>
              <w:textAlignment w:val="baseline"/>
              <w:rPr>
                <w:rFonts w:ascii="Times New Roman" w:eastAsia="바탕체" w:hAnsi="Times New Roman" w:cs="Times New Roman"/>
              </w:rPr>
            </w:pPr>
            <w:proofErr w:type="gramStart"/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>년</w:t>
            </w: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 xml:space="preserve">  </w:t>
            </w: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>월</w:t>
            </w:r>
            <w:proofErr w:type="gramEnd"/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 xml:space="preserve">  </w:t>
            </w: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>일</w:t>
            </w:r>
          </w:p>
        </w:tc>
        <w:tc>
          <w:tcPr>
            <w:tcW w:w="684" w:type="dxa"/>
            <w:vMerge w:val="restart"/>
            <w:tcBorders>
              <w:top w:val="nil"/>
              <w:left w:val="single" w:sz="2" w:space="0" w:color="000000"/>
              <w:bottom w:val="nil"/>
              <w:right w:val="doub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B6749F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</w:tr>
      <w:tr w:rsidR="00936D2A" w:rsidRPr="00936D2A" w14:paraId="16A4AE04" w14:textId="77777777" w:rsidTr="00BA7AA8">
        <w:trPr>
          <w:trHeight w:val="373"/>
        </w:trPr>
        <w:tc>
          <w:tcPr>
            <w:tcW w:w="1052" w:type="dxa"/>
            <w:vMerge/>
            <w:tcBorders>
              <w:top w:val="nil"/>
              <w:left w:val="double" w:sz="6" w:space="0" w:color="000000"/>
              <w:bottom w:val="nil"/>
              <w:right w:val="nil"/>
            </w:tcBorders>
            <w:vAlign w:val="center"/>
            <w:hideMark/>
          </w:tcPr>
          <w:p w14:paraId="4E8AAA58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B5BE8C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5BCCC3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6FCB2EC0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0CD7AC0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21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EB1375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>제</w:t>
            </w: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 xml:space="preserve">   </w:t>
            </w:r>
            <w:r w:rsidRPr="00936D2A">
              <w:rPr>
                <w:rFonts w:ascii="Times New Roman" w:eastAsia="바탕체" w:hAnsi="Times New Roman" w:cs="Times New Roman"/>
                <w:sz w:val="26"/>
                <w:szCs w:val="26"/>
              </w:rPr>
              <w:t>호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double" w:sz="6" w:space="0" w:color="000000"/>
            </w:tcBorders>
            <w:vAlign w:val="center"/>
            <w:hideMark/>
          </w:tcPr>
          <w:p w14:paraId="66564512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</w:tr>
      <w:tr w:rsidR="00D02727" w:rsidRPr="00936D2A" w14:paraId="16B38EC4" w14:textId="77777777" w:rsidTr="00BA7AA8">
        <w:trPr>
          <w:trHeight w:val="52"/>
        </w:trPr>
        <w:tc>
          <w:tcPr>
            <w:tcW w:w="9024" w:type="dxa"/>
            <w:gridSpan w:val="8"/>
            <w:tcBorders>
              <w:top w:val="nil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B48733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6"/>
                <w:szCs w:val="26"/>
              </w:rPr>
            </w:pPr>
          </w:p>
        </w:tc>
      </w:tr>
    </w:tbl>
    <w:tbl>
      <w:tblPr>
        <w:tblpPr w:vertAnchor="text" w:tblpY="45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426"/>
        <w:gridCol w:w="1140"/>
        <w:gridCol w:w="6503"/>
      </w:tblGrid>
      <w:tr w:rsidR="00D02727" w:rsidRPr="00936D2A" w14:paraId="5DCFF801" w14:textId="77777777" w:rsidTr="002720E7">
        <w:trPr>
          <w:trHeight w:val="1956"/>
        </w:trPr>
        <w:tc>
          <w:tcPr>
            <w:tcW w:w="549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8A383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6"/>
                <w:szCs w:val="26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6"/>
                <w:szCs w:val="26"/>
              </w:rPr>
              <w:t>신</w:t>
            </w:r>
          </w:p>
          <w:p w14:paraId="0C2595CF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6"/>
                <w:szCs w:val="26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6"/>
                <w:szCs w:val="26"/>
              </w:rPr>
              <w:t>탁</w:t>
            </w:r>
          </w:p>
          <w:p w14:paraId="18F0E90A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6"/>
                <w:szCs w:val="26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6"/>
                <w:szCs w:val="26"/>
              </w:rPr>
              <w:t>원</w:t>
            </w:r>
          </w:p>
          <w:p w14:paraId="6D28E482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6"/>
                <w:szCs w:val="26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6"/>
                <w:szCs w:val="26"/>
              </w:rPr>
              <w:t>부</w:t>
            </w:r>
          </w:p>
          <w:p w14:paraId="54D33670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6"/>
                <w:szCs w:val="26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6"/>
                <w:szCs w:val="26"/>
              </w:rPr>
              <w:t>장</w:t>
            </w:r>
          </w:p>
        </w:tc>
        <w:tc>
          <w:tcPr>
            <w:tcW w:w="23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DC5BCD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BA9DA4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위탁자</w:t>
            </w:r>
          </w:p>
        </w:tc>
        <w:tc>
          <w:tcPr>
            <w:tcW w:w="35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3E7212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pacing w:val="-10"/>
                <w:sz w:val="24"/>
                <w:szCs w:val="24"/>
              </w:rPr>
            </w:pPr>
          </w:p>
          <w:p w14:paraId="79AB000A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pacing w:val="-10"/>
                <w:sz w:val="24"/>
                <w:szCs w:val="24"/>
              </w:rPr>
            </w:pPr>
          </w:p>
          <w:p w14:paraId="302D883A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pacing w:val="-10"/>
                <w:sz w:val="24"/>
                <w:szCs w:val="24"/>
              </w:rPr>
            </w:pPr>
          </w:p>
        </w:tc>
      </w:tr>
      <w:tr w:rsidR="00D02727" w:rsidRPr="00936D2A" w14:paraId="6D9EF05D" w14:textId="77777777" w:rsidTr="002720E7">
        <w:tc>
          <w:tcPr>
            <w:tcW w:w="549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E6A1D87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3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FB6B62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534FF1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수탁자</w:t>
            </w:r>
          </w:p>
        </w:tc>
        <w:tc>
          <w:tcPr>
            <w:tcW w:w="35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2E9303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서울시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강남구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테헤란로</w:t>
            </w:r>
            <w:proofErr w:type="spellEnd"/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137(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역삼동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)</w:t>
            </w:r>
          </w:p>
          <w:p w14:paraId="6BCAB859" w14:textId="77777777" w:rsidR="00D02727" w:rsidRPr="00A33EAC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36" w:lineRule="auto"/>
              <w:ind w:left="22" w:right="200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>주식회사</w:t>
            </w:r>
            <w:r w:rsidRPr="00936D2A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A33EAC">
              <w:rPr>
                <w:rFonts w:ascii="Times New Roman" w:eastAsia="바탕체" w:hAnsi="Times New Roman" w:cs="Times New Roman"/>
                <w:sz w:val="24"/>
                <w:szCs w:val="24"/>
              </w:rPr>
              <w:t>한국토지신탁</w:t>
            </w:r>
            <w:r w:rsidRPr="00A33EAC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</w:p>
          <w:p w14:paraId="5B0F1B80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36" w:lineRule="auto"/>
              <w:ind w:left="22" w:right="200"/>
              <w:textAlignment w:val="baseline"/>
              <w:rPr>
                <w:rFonts w:ascii="Times New Roman" w:eastAsia="바탕체" w:hAnsi="Times New Roman" w:cs="Times New Roman"/>
              </w:rPr>
            </w:pPr>
            <w:r w:rsidRPr="00A33EAC">
              <w:rPr>
                <w:rFonts w:ascii="Times New Roman" w:eastAsia="바탕체" w:hAnsi="Times New Roman" w:cs="Times New Roman"/>
                <w:sz w:val="24"/>
                <w:szCs w:val="24"/>
              </w:rPr>
              <w:lastRenderedPageBreak/>
              <w:t>대표이사</w:t>
            </w:r>
            <w:r w:rsidRPr="00A33EAC">
              <w:rPr>
                <w:rFonts w:ascii="Times New Roman" w:eastAsia="바탕체" w:hAnsi="Times New Roman" w:cs="Times New Roman"/>
                <w:sz w:val="24"/>
                <w:szCs w:val="24"/>
              </w:rPr>
              <w:t xml:space="preserve"> </w:t>
            </w:r>
            <w:r w:rsidRPr="00A33EAC">
              <w:rPr>
                <w:rFonts w:ascii="Times New Roman" w:eastAsia="바탕체" w:hAnsi="Times New Roman" w:cs="Times New Roman"/>
                <w:spacing w:val="-10"/>
                <w:sz w:val="24"/>
                <w:szCs w:val="24"/>
              </w:rPr>
              <w:t>김</w:t>
            </w:r>
            <w:r w:rsidRPr="00A33EAC">
              <w:rPr>
                <w:rFonts w:ascii="Times New Roman" w:eastAsia="바탕체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33EAC">
              <w:rPr>
                <w:rFonts w:ascii="Times New Roman" w:eastAsia="바탕체" w:hAnsi="Times New Roman" w:cs="Times New Roman"/>
                <w:spacing w:val="-10"/>
                <w:sz w:val="24"/>
                <w:szCs w:val="24"/>
              </w:rPr>
              <w:t>성</w:t>
            </w:r>
            <w:r w:rsidRPr="00A33EAC">
              <w:rPr>
                <w:rFonts w:ascii="Times New Roman" w:eastAsia="바탕체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33EAC">
              <w:rPr>
                <w:rFonts w:ascii="Times New Roman" w:eastAsia="바탕체" w:hAnsi="Times New Roman" w:cs="Times New Roman"/>
                <w:spacing w:val="-10"/>
                <w:sz w:val="24"/>
                <w:szCs w:val="24"/>
              </w:rPr>
              <w:t>진</w:t>
            </w:r>
          </w:p>
        </w:tc>
      </w:tr>
      <w:tr w:rsidR="00D02727" w:rsidRPr="00936D2A" w14:paraId="53A8969F" w14:textId="77777777" w:rsidTr="002720E7">
        <w:tc>
          <w:tcPr>
            <w:tcW w:w="549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5780B16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3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4E02A9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C90C05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수익자</w:t>
            </w:r>
          </w:p>
        </w:tc>
        <w:tc>
          <w:tcPr>
            <w:tcW w:w="35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DF1AF8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</w:p>
          <w:p w14:paraId="691A7F5F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</w:p>
          <w:p w14:paraId="38955347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</w:p>
        </w:tc>
      </w:tr>
      <w:tr w:rsidR="00D02727" w:rsidRPr="00936D2A" w14:paraId="6B19F97B" w14:textId="77777777" w:rsidTr="003E02EF">
        <w:trPr>
          <w:trHeight w:val="7430"/>
        </w:trPr>
        <w:tc>
          <w:tcPr>
            <w:tcW w:w="549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5A724B6" w14:textId="77777777" w:rsidR="00D02727" w:rsidRPr="00936D2A" w:rsidRDefault="00D02727" w:rsidP="00712ADD">
            <w:pPr>
              <w:wordWrap w:val="0"/>
              <w:rPr>
                <w:rFonts w:ascii="Times New Roman" w:eastAsia="바탕체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3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381083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19DE6CD9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2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029308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</w:p>
          <w:p w14:paraId="4ECF5759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신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탁</w:t>
            </w:r>
          </w:p>
          <w:p w14:paraId="0356C914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조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항</w:t>
            </w:r>
          </w:p>
        </w:tc>
        <w:tc>
          <w:tcPr>
            <w:tcW w:w="358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6CAC47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ind w:left="300" w:hanging="300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</w:p>
        </w:tc>
      </w:tr>
    </w:tbl>
    <w:p w14:paraId="5E84CDC8" w14:textId="77777777" w:rsidR="00D02727" w:rsidRPr="00936D2A" w:rsidRDefault="00D02727" w:rsidP="00712ADD">
      <w:pPr>
        <w:tabs>
          <w:tab w:val="left" w:pos="1860"/>
        </w:tabs>
        <w:wordWrap w:val="0"/>
        <w:snapToGrid w:val="0"/>
        <w:spacing w:before="240"/>
        <w:textAlignment w:val="baseline"/>
        <w:rPr>
          <w:rFonts w:ascii="Times New Roman" w:eastAsia="바탕체" w:hAnsi="Times New Roman" w:cs="Times New Roman"/>
          <w:b/>
          <w:sz w:val="24"/>
          <w:szCs w:val="24"/>
        </w:rPr>
      </w:pPr>
    </w:p>
    <w:tbl>
      <w:tblPr>
        <w:tblpPr w:vertAnchor="text" w:tblpX="103" w:tblpYSpec="top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4300"/>
        <w:gridCol w:w="4298"/>
      </w:tblGrid>
      <w:tr w:rsidR="00D02727" w:rsidRPr="00936D2A" w14:paraId="550A822B" w14:textId="77777777" w:rsidTr="002720E7">
        <w:trPr>
          <w:trHeight w:val="580"/>
        </w:trPr>
        <w:tc>
          <w:tcPr>
            <w:tcW w:w="25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D7534A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  <w:sz w:val="24"/>
                <w:szCs w:val="24"/>
              </w:rPr>
            </w:pPr>
          </w:p>
        </w:tc>
        <w:tc>
          <w:tcPr>
            <w:tcW w:w="23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A30B5D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예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비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란</w:t>
            </w:r>
          </w:p>
        </w:tc>
        <w:tc>
          <w:tcPr>
            <w:tcW w:w="23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F79B38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예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비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란</w:t>
            </w:r>
          </w:p>
        </w:tc>
      </w:tr>
      <w:tr w:rsidR="00D02727" w:rsidRPr="00936D2A" w14:paraId="19CC42B4" w14:textId="77777777" w:rsidTr="002720E7">
        <w:trPr>
          <w:trHeight w:val="12078"/>
        </w:trPr>
        <w:tc>
          <w:tcPr>
            <w:tcW w:w="25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3088C3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신</w:t>
            </w:r>
          </w:p>
          <w:p w14:paraId="53FB4BD9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탁</w:t>
            </w:r>
          </w:p>
          <w:p w14:paraId="6A99A7B6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원</w:t>
            </w:r>
          </w:p>
          <w:p w14:paraId="23C3CFD4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부</w:t>
            </w:r>
          </w:p>
          <w:p w14:paraId="2A08C245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jc w:val="center"/>
              <w:textAlignment w:val="baseline"/>
              <w:rPr>
                <w:rFonts w:ascii="Times New Roman" w:eastAsia="바탕체" w:hAnsi="Times New Roman" w:cs="Times New Roman"/>
              </w:rPr>
            </w:pPr>
            <w:r w:rsidRPr="00936D2A">
              <w:rPr>
                <w:rFonts w:ascii="Times New Roman" w:eastAsia="바탕체" w:hAnsi="Times New Roman" w:cs="Times New Roman"/>
                <w:b/>
                <w:bCs/>
                <w:sz w:val="24"/>
                <w:szCs w:val="24"/>
              </w:rPr>
              <w:t>장</w:t>
            </w:r>
          </w:p>
        </w:tc>
        <w:tc>
          <w:tcPr>
            <w:tcW w:w="23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11AB22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</w:rPr>
            </w:pPr>
          </w:p>
        </w:tc>
        <w:tc>
          <w:tcPr>
            <w:tcW w:w="23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DEF791" w14:textId="77777777" w:rsidR="00D02727" w:rsidRPr="00936D2A" w:rsidRDefault="00D02727" w:rsidP="00712ADD">
            <w:pPr>
              <w:tabs>
                <w:tab w:val="left" w:pos="284"/>
                <w:tab w:val="left" w:pos="566"/>
                <w:tab w:val="left" w:pos="850"/>
                <w:tab w:val="left" w:pos="1132"/>
                <w:tab w:val="left" w:pos="1416"/>
                <w:tab w:val="left" w:pos="1700"/>
                <w:tab w:val="left" w:pos="1982"/>
                <w:tab w:val="left" w:pos="2266"/>
                <w:tab w:val="left" w:pos="2548"/>
                <w:tab w:val="left" w:pos="2832"/>
                <w:tab w:val="left" w:pos="3116"/>
                <w:tab w:val="left" w:pos="3398"/>
                <w:tab w:val="left" w:pos="3682"/>
                <w:tab w:val="left" w:pos="3964"/>
                <w:tab w:val="left" w:pos="4248"/>
                <w:tab w:val="left" w:pos="4532"/>
                <w:tab w:val="left" w:pos="4814"/>
                <w:tab w:val="left" w:pos="5098"/>
                <w:tab w:val="left" w:pos="5380"/>
                <w:tab w:val="left" w:pos="5664"/>
                <w:tab w:val="left" w:pos="5948"/>
                <w:tab w:val="left" w:pos="6230"/>
                <w:tab w:val="left" w:pos="6514"/>
                <w:tab w:val="left" w:pos="6796"/>
                <w:tab w:val="left" w:pos="7080"/>
                <w:tab w:val="left" w:pos="7364"/>
                <w:tab w:val="left" w:pos="7646"/>
                <w:tab w:val="left" w:pos="7930"/>
                <w:tab w:val="left" w:pos="8212"/>
                <w:tab w:val="left" w:pos="8496"/>
                <w:tab w:val="left" w:pos="8780"/>
                <w:tab w:val="left" w:pos="9062"/>
                <w:tab w:val="left" w:pos="9346"/>
                <w:tab w:val="left" w:pos="9628"/>
                <w:tab w:val="left" w:pos="9912"/>
                <w:tab w:val="left" w:pos="10196"/>
                <w:tab w:val="left" w:pos="10478"/>
                <w:tab w:val="left" w:pos="10762"/>
                <w:tab w:val="left" w:pos="11044"/>
                <w:tab w:val="left" w:pos="11328"/>
              </w:tabs>
              <w:wordWrap w:val="0"/>
              <w:snapToGrid w:val="0"/>
              <w:spacing w:line="384" w:lineRule="auto"/>
              <w:textAlignment w:val="baseline"/>
              <w:rPr>
                <w:rFonts w:ascii="Times New Roman" w:eastAsia="바탕체" w:hAnsi="Times New Roman" w:cs="Times New Roman"/>
              </w:rPr>
            </w:pPr>
          </w:p>
        </w:tc>
      </w:tr>
    </w:tbl>
    <w:p w14:paraId="4C27C2BD" w14:textId="77777777" w:rsidR="00C16C9B" w:rsidRPr="00936D2A" w:rsidRDefault="00C16C9B" w:rsidP="00712ADD">
      <w:pPr>
        <w:widowControl/>
        <w:wordWrap w:val="0"/>
        <w:autoSpaceDE/>
        <w:autoSpaceDN/>
        <w:spacing w:line="276" w:lineRule="auto"/>
        <w:rPr>
          <w:rFonts w:ascii="Times New Roman" w:eastAsia="바탕체" w:hAnsi="Times New Roman" w:cs="Times New Roman"/>
          <w:b/>
          <w:sz w:val="23"/>
          <w:szCs w:val="23"/>
        </w:rPr>
      </w:pPr>
    </w:p>
    <w:sectPr w:rsidR="00C16C9B" w:rsidRPr="00936D2A" w:rsidSect="00175E63">
      <w:type w:val="continuous"/>
      <w:pgSz w:w="11906" w:h="16838" w:code="9"/>
      <w:pgMar w:top="1701" w:right="1418" w:bottom="1701" w:left="1418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31" w:author="Wooseok Yang" w:date="2025-10-13T17:57:00Z" w:initials="WY">
    <w:p w14:paraId="2C114793" w14:textId="77777777" w:rsidR="00FA7360" w:rsidRDefault="00FA7360" w:rsidP="006D0C84">
      <w:pPr>
        <w:pStyle w:val="af2"/>
      </w:pPr>
      <w:r>
        <w:rPr>
          <w:rStyle w:val="af1"/>
        </w:rPr>
        <w:annotationRef/>
      </w:r>
      <w:r>
        <w:t>계약서 고정 문구인지 확인필요</w:t>
      </w:r>
    </w:p>
  </w:comment>
  <w:comment w:id="32" w:author="Wooseok Yang" w:date="2025-10-13T17:58:00Z" w:initials="WY">
    <w:p w14:paraId="5BFC6676" w14:textId="77777777" w:rsidR="00FA7360" w:rsidRDefault="00FA7360" w:rsidP="006D0C84">
      <w:pPr>
        <w:pStyle w:val="af2"/>
      </w:pPr>
      <w:r>
        <w:rPr>
          <w:rStyle w:val="af1"/>
        </w:rPr>
        <w:annotationRef/>
      </w:r>
      <w:r>
        <w:t>계약서 고정 문구인지 확인필요</w:t>
      </w:r>
    </w:p>
  </w:comment>
  <w:comment w:id="74" w:author="이용원(Lee Yongwon)" w:date="2025-09-29T07:55:00Z" w:initials="이Y">
    <w:p w14:paraId="490616DA" w14:textId="51C0953E" w:rsidR="00FA7360" w:rsidRDefault="00FA7360">
      <w:pPr>
        <w:pStyle w:val="af2"/>
        <w:rPr>
          <w:rFonts w:ascii="굴림" w:eastAsia="굴림" w:hAnsi="굴림"/>
          <w:color w:val="FF0000"/>
        </w:rPr>
      </w:pPr>
      <w:r>
        <w:rPr>
          <w:rStyle w:val="af1"/>
        </w:rPr>
        <w:annotationRef/>
      </w:r>
      <w:r>
        <w:rPr>
          <w:rFonts w:ascii="굴림" w:eastAsia="굴림" w:hAnsi="굴림" w:hint="eastAsia"/>
          <w:color w:val="FF0000"/>
        </w:rPr>
        <w:t xml:space="preserve">부지조성공사 </w:t>
      </w:r>
      <w:proofErr w:type="spellStart"/>
      <w:r w:rsidRPr="00300E79">
        <w:rPr>
          <w:rFonts w:ascii="굴림" w:eastAsia="굴림" w:hAnsi="굴림" w:hint="eastAsia"/>
          <w:color w:val="FF0000"/>
        </w:rPr>
        <w:t>책임준공</w:t>
      </w:r>
      <w:r>
        <w:rPr>
          <w:rFonts w:ascii="굴림" w:eastAsia="굴림" w:hAnsi="굴림" w:hint="eastAsia"/>
          <w:color w:val="FF0000"/>
        </w:rPr>
        <w:t>이행</w:t>
      </w:r>
      <w:proofErr w:type="spellEnd"/>
      <w:r>
        <w:rPr>
          <w:rFonts w:ascii="굴림" w:eastAsia="굴림" w:hAnsi="굴림" w:hint="eastAsia"/>
          <w:color w:val="FF0000"/>
        </w:rPr>
        <w:t xml:space="preserve"> </w:t>
      </w:r>
      <w:proofErr w:type="gramStart"/>
      <w:r>
        <w:rPr>
          <w:rFonts w:ascii="굴림" w:eastAsia="굴림" w:hAnsi="굴림" w:hint="eastAsia"/>
          <w:color w:val="FF0000"/>
        </w:rPr>
        <w:t>완료(</w:t>
      </w:r>
      <w:r>
        <w:rPr>
          <w:rFonts w:ascii="굴림" w:eastAsia="굴림" w:hAnsi="굴림"/>
          <w:color w:val="FF0000"/>
        </w:rPr>
        <w:t xml:space="preserve"> ‘</w:t>
      </w:r>
      <w:proofErr w:type="gramEnd"/>
      <w:r>
        <w:rPr>
          <w:rFonts w:ascii="굴림" w:eastAsia="굴림" w:hAnsi="굴림"/>
          <w:color w:val="FF0000"/>
        </w:rPr>
        <w:t xml:space="preserve">25.07) </w:t>
      </w:r>
      <w:r>
        <w:rPr>
          <w:rFonts w:ascii="굴림" w:eastAsia="굴림" w:hAnsi="굴림" w:hint="eastAsia"/>
          <w:color w:val="FF0000"/>
        </w:rPr>
        <w:t>및 공사도급계약종료로 책임준공 문구 삭제 필요</w:t>
      </w:r>
    </w:p>
    <w:p w14:paraId="09A78283" w14:textId="77777777" w:rsidR="00FA7360" w:rsidRPr="00300E79" w:rsidRDefault="00FA7360">
      <w:pPr>
        <w:pStyle w:val="af2"/>
        <w:rPr>
          <w:rFonts w:ascii="굴림" w:eastAsia="굴림" w:hAnsi="굴림"/>
          <w:color w:val="FF0000"/>
        </w:rPr>
      </w:pPr>
      <w:r>
        <w:rPr>
          <w:rFonts w:ascii="굴림" w:eastAsia="굴림" w:hAnsi="굴림" w:hint="eastAsia"/>
          <w:color w:val="FF0000"/>
        </w:rPr>
        <w:t>(</w:t>
      </w:r>
      <w:proofErr w:type="spellStart"/>
      <w:r>
        <w:rPr>
          <w:rFonts w:ascii="굴림" w:eastAsia="굴림" w:hAnsi="굴림" w:hint="eastAsia"/>
          <w:color w:val="FF0000"/>
        </w:rPr>
        <w:t>구역외</w:t>
      </w:r>
      <w:proofErr w:type="spellEnd"/>
      <w:r>
        <w:rPr>
          <w:rFonts w:ascii="굴림" w:eastAsia="굴림" w:hAnsi="굴림" w:hint="eastAsia"/>
          <w:color w:val="FF0000"/>
        </w:rPr>
        <w:t xml:space="preserve"> 기반시설현장 책임준공X)</w:t>
      </w:r>
    </w:p>
  </w:comment>
  <w:comment w:id="75" w:author="first20230519" w:date="2025-10-15T16:18:00Z" w:initials="f">
    <w:p w14:paraId="1BF69461" w14:textId="20FC46AF" w:rsidR="00FA7360" w:rsidRDefault="00FA7360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[법무법인 퍼스트]</w:t>
      </w:r>
    </w:p>
    <w:p w14:paraId="09306FBC" w14:textId="77777777" w:rsidR="00FA7360" w:rsidRDefault="00FA7360">
      <w:pPr>
        <w:pStyle w:val="af2"/>
      </w:pPr>
    </w:p>
    <w:p w14:paraId="223B2FB4" w14:textId="6479FB15" w:rsidR="00FA7360" w:rsidRDefault="00FA7360">
      <w:pPr>
        <w:pStyle w:val="af2"/>
      </w:pPr>
      <w:r>
        <w:rPr>
          <w:rFonts w:hint="eastAsia"/>
        </w:rPr>
        <w:t>대출약정서</w:t>
      </w:r>
      <w:r w:rsidRPr="00033FA7">
        <w:rPr>
          <w:rFonts w:hint="eastAsia"/>
          <w:highlight w:val="yellow"/>
        </w:rPr>
        <w:t>(이후 추가,</w:t>
      </w:r>
      <w:r w:rsidRPr="00033FA7">
        <w:rPr>
          <w:highlight w:val="yellow"/>
        </w:rPr>
        <w:t xml:space="preserve"> </w:t>
      </w:r>
      <w:r w:rsidRPr="00033FA7">
        <w:rPr>
          <w:rFonts w:hint="eastAsia"/>
          <w:highlight w:val="yellow"/>
        </w:rPr>
        <w:t>수정 또는 변경된 것을 포함)</w:t>
      </w:r>
      <w:r>
        <w:rPr>
          <w:rFonts w:hint="eastAsia"/>
        </w:rPr>
        <w:t>를 의미한다.</w:t>
      </w:r>
    </w:p>
  </w:comment>
  <w:comment w:id="78" w:author="Wooseok Yang" w:date="2025-10-14T08:22:00Z" w:initials="WY">
    <w:p w14:paraId="1A67B6C9" w14:textId="77777777" w:rsidR="00FA7360" w:rsidRDefault="00FA7360" w:rsidP="002A69B8">
      <w:pPr>
        <w:pStyle w:val="af2"/>
      </w:pPr>
      <w:r>
        <w:rPr>
          <w:rStyle w:val="af1"/>
        </w:rPr>
        <w:annotationRef/>
      </w:r>
      <w:proofErr w:type="spellStart"/>
      <w:r>
        <w:t>첨부드리는</w:t>
      </w:r>
      <w:proofErr w:type="spellEnd"/>
      <w:r>
        <w:t xml:space="preserve">, 대출변경계약서 상 문구로 </w:t>
      </w:r>
      <w:proofErr w:type="spellStart"/>
      <w:r>
        <w:t>수정부탁드립니다</w:t>
      </w:r>
      <w:proofErr w:type="spellEnd"/>
      <w:r>
        <w:t xml:space="preserve">. </w:t>
      </w:r>
    </w:p>
  </w:comment>
  <w:comment w:id="81" w:author="first20230519" w:date="2025-10-15T17:18:00Z" w:initials="f">
    <w:p w14:paraId="38A380EF" w14:textId="77777777" w:rsidR="00FA7360" w:rsidRDefault="00FA7360" w:rsidP="00C91252">
      <w:pPr>
        <w:pStyle w:val="af2"/>
      </w:pPr>
      <w:r>
        <w:rPr>
          <w:rStyle w:val="af1"/>
        </w:rPr>
        <w:annotationRef/>
      </w:r>
      <w:r>
        <w:rPr>
          <w:rStyle w:val="af1"/>
        </w:rPr>
        <w:annotationRef/>
      </w:r>
      <w:r>
        <w:rPr>
          <w:rFonts w:hint="eastAsia"/>
        </w:rPr>
        <w:t>[법무법인 퍼스트]</w:t>
      </w:r>
    </w:p>
    <w:p w14:paraId="73963261" w14:textId="77777777" w:rsidR="00FA7360" w:rsidRDefault="00FA7360" w:rsidP="00C91252">
      <w:pPr>
        <w:pStyle w:val="af2"/>
      </w:pPr>
    </w:p>
    <w:p w14:paraId="6417A01B" w14:textId="3B5C8A75" w:rsidR="00FA7360" w:rsidRDefault="00FA7360" w:rsidP="00C91252">
      <w:pPr>
        <w:pStyle w:val="af2"/>
      </w:pPr>
      <w:r>
        <w:rPr>
          <w:rFonts w:hint="eastAsia"/>
        </w:rPr>
        <w:t xml:space="preserve">대출변경계약서상 문구로 </w:t>
      </w:r>
      <w:proofErr w:type="spellStart"/>
      <w:r>
        <w:rPr>
          <w:rFonts w:hint="eastAsia"/>
        </w:rPr>
        <w:t>반영하여습니다</w:t>
      </w:r>
      <w:proofErr w:type="spellEnd"/>
      <w:r>
        <w:rPr>
          <w:rFonts w:hint="eastAsia"/>
        </w:rPr>
        <w:t>.</w:t>
      </w:r>
    </w:p>
    <w:p w14:paraId="11E1AA6B" w14:textId="19537728" w:rsidR="00FA7360" w:rsidRPr="00C91252" w:rsidRDefault="00FA7360">
      <w:pPr>
        <w:pStyle w:val="af2"/>
      </w:pPr>
    </w:p>
  </w:comment>
  <w:comment w:id="222" w:author="김현주 (Hyunjoo Kim)" w:date="2025-10-31T16:03:00Z" w:initials="김(K">
    <w:p w14:paraId="6C725DDA" w14:textId="537B9ACB" w:rsidR="00FA7360" w:rsidRDefault="00FA7360">
      <w:pPr>
        <w:pStyle w:val="af2"/>
        <w:rPr>
          <w:rFonts w:hint="eastAsia"/>
        </w:rPr>
      </w:pPr>
      <w:r>
        <w:rPr>
          <w:rStyle w:val="af1"/>
        </w:rPr>
        <w:annotationRef/>
      </w:r>
      <w:r>
        <w:rPr>
          <w:rFonts w:hint="eastAsia"/>
        </w:rPr>
        <w:t>분양계약의 이행 또는 해지와 관련하여 발생하는 금전상 채무를 포함시켰습니다.</w:t>
      </w:r>
      <w:r>
        <w:t xml:space="preserve"> </w:t>
      </w:r>
    </w:p>
  </w:comment>
  <w:comment w:id="235" w:author="이용원(Lee Yongwon)" w:date="2025-09-29T08:11:00Z" w:initials="이Y">
    <w:p w14:paraId="7A46A2D8" w14:textId="3780EF62" w:rsidR="00FA7360" w:rsidRDefault="00FA7360" w:rsidP="006A6FFB">
      <w:pPr>
        <w:pStyle w:val="af2"/>
        <w:rPr>
          <w:rFonts w:ascii="굴림" w:eastAsia="굴림" w:hAnsi="굴림"/>
          <w:color w:val="FF0000"/>
        </w:rPr>
      </w:pPr>
      <w:r>
        <w:rPr>
          <w:rStyle w:val="af1"/>
        </w:rPr>
        <w:annotationRef/>
      </w:r>
      <w:r>
        <w:rPr>
          <w:rFonts w:ascii="굴림" w:eastAsia="굴림" w:hAnsi="굴림" w:hint="eastAsia"/>
          <w:color w:val="FF0000"/>
        </w:rPr>
        <w:t xml:space="preserve">부지조성공사 </w:t>
      </w:r>
      <w:proofErr w:type="spellStart"/>
      <w:r w:rsidRPr="00300E79">
        <w:rPr>
          <w:rFonts w:ascii="굴림" w:eastAsia="굴림" w:hAnsi="굴림" w:hint="eastAsia"/>
          <w:color w:val="FF0000"/>
        </w:rPr>
        <w:t>책임준공</w:t>
      </w:r>
      <w:r>
        <w:rPr>
          <w:rFonts w:ascii="굴림" w:eastAsia="굴림" w:hAnsi="굴림" w:hint="eastAsia"/>
          <w:color w:val="FF0000"/>
        </w:rPr>
        <w:t>이행</w:t>
      </w:r>
      <w:proofErr w:type="spellEnd"/>
      <w:r>
        <w:rPr>
          <w:rFonts w:ascii="굴림" w:eastAsia="굴림" w:hAnsi="굴림" w:hint="eastAsia"/>
          <w:color w:val="FF0000"/>
        </w:rPr>
        <w:t xml:space="preserve"> </w:t>
      </w:r>
      <w:proofErr w:type="gramStart"/>
      <w:r>
        <w:rPr>
          <w:rFonts w:ascii="굴림" w:eastAsia="굴림" w:hAnsi="굴림" w:hint="eastAsia"/>
          <w:color w:val="FF0000"/>
        </w:rPr>
        <w:t>완료(</w:t>
      </w:r>
      <w:r>
        <w:rPr>
          <w:rFonts w:ascii="굴림" w:eastAsia="굴림" w:hAnsi="굴림"/>
          <w:color w:val="FF0000"/>
        </w:rPr>
        <w:t xml:space="preserve"> ‘</w:t>
      </w:r>
      <w:proofErr w:type="gramEnd"/>
      <w:r>
        <w:rPr>
          <w:rFonts w:ascii="굴림" w:eastAsia="굴림" w:hAnsi="굴림"/>
          <w:color w:val="FF0000"/>
        </w:rPr>
        <w:t xml:space="preserve">25.07) </w:t>
      </w:r>
      <w:r>
        <w:rPr>
          <w:rFonts w:ascii="굴림" w:eastAsia="굴림" w:hAnsi="굴림" w:hint="eastAsia"/>
          <w:color w:val="FF0000"/>
        </w:rPr>
        <w:t>및 공사도급계약종료로 전체 문구 삭제</w:t>
      </w:r>
    </w:p>
    <w:p w14:paraId="02E22EB6" w14:textId="77777777" w:rsidR="00FA7360" w:rsidRDefault="00FA7360" w:rsidP="006A6FFB">
      <w:pPr>
        <w:pStyle w:val="af2"/>
      </w:pPr>
      <w:r>
        <w:rPr>
          <w:rFonts w:ascii="굴림" w:eastAsia="굴림" w:hAnsi="굴림" w:hint="eastAsia"/>
          <w:color w:val="FF0000"/>
        </w:rPr>
        <w:t>(</w:t>
      </w:r>
      <w:proofErr w:type="spellStart"/>
      <w:r>
        <w:rPr>
          <w:rFonts w:ascii="굴림" w:eastAsia="굴림" w:hAnsi="굴림" w:hint="eastAsia"/>
          <w:color w:val="FF0000"/>
        </w:rPr>
        <w:t>구역외</w:t>
      </w:r>
      <w:proofErr w:type="spellEnd"/>
      <w:r>
        <w:rPr>
          <w:rFonts w:ascii="굴림" w:eastAsia="굴림" w:hAnsi="굴림" w:hint="eastAsia"/>
          <w:color w:val="FF0000"/>
        </w:rPr>
        <w:t xml:space="preserve"> 기반시설현장 책임준공X)</w:t>
      </w:r>
    </w:p>
  </w:comment>
  <w:comment w:id="236" w:author="이용원(Lee Yongwon)" w:date="2025-09-29T08:13:00Z" w:initials="이Y">
    <w:p w14:paraId="3A26A182" w14:textId="77777777" w:rsidR="00FA7360" w:rsidRPr="006A6FFB" w:rsidRDefault="00FA7360">
      <w:pPr>
        <w:pStyle w:val="af2"/>
        <w:rPr>
          <w:rFonts w:ascii="굴림" w:eastAsia="굴림" w:hAnsi="굴림"/>
        </w:rPr>
      </w:pPr>
      <w:r>
        <w:rPr>
          <w:rStyle w:val="af1"/>
        </w:rPr>
        <w:annotationRef/>
      </w:r>
      <w:r w:rsidRPr="007C6890">
        <w:rPr>
          <w:rFonts w:ascii="굴림" w:eastAsia="굴림" w:hAnsi="굴림" w:hint="eastAsia"/>
          <w:color w:val="FF0000"/>
        </w:rPr>
        <w:t xml:space="preserve">부지조성공사 </w:t>
      </w:r>
      <w:r>
        <w:rPr>
          <w:rFonts w:ascii="굴림" w:eastAsia="굴림" w:hAnsi="굴림" w:hint="eastAsia"/>
          <w:color w:val="FF0000"/>
        </w:rPr>
        <w:t xml:space="preserve">책임준공 완료 및 </w:t>
      </w:r>
      <w:r w:rsidRPr="007C6890">
        <w:rPr>
          <w:rFonts w:ascii="굴림" w:eastAsia="굴림" w:hAnsi="굴림" w:hint="eastAsia"/>
          <w:color w:val="FF0000"/>
        </w:rPr>
        <w:t>도급계약 종료</w:t>
      </w:r>
    </w:p>
  </w:comment>
  <w:comment w:id="237" w:author="이용원(Lee Yongwon)" w:date="2025-09-29T08:19:00Z" w:initials="이Y">
    <w:p w14:paraId="770EC434" w14:textId="77777777" w:rsidR="00FA7360" w:rsidRPr="007C6890" w:rsidRDefault="00FA7360">
      <w:pPr>
        <w:pStyle w:val="af2"/>
        <w:rPr>
          <w:rFonts w:ascii="굴림" w:eastAsia="굴림" w:hAnsi="굴림"/>
        </w:rPr>
      </w:pPr>
      <w:r>
        <w:rPr>
          <w:rStyle w:val="af1"/>
        </w:rPr>
        <w:annotationRef/>
      </w:r>
      <w:r w:rsidRPr="007C6890">
        <w:rPr>
          <w:rFonts w:ascii="굴림" w:eastAsia="굴림" w:hAnsi="굴림" w:hint="eastAsia"/>
          <w:color w:val="FF0000"/>
        </w:rPr>
        <w:t xml:space="preserve">시공관련 </w:t>
      </w:r>
      <w:proofErr w:type="spellStart"/>
      <w:r w:rsidRPr="007C6890">
        <w:rPr>
          <w:rFonts w:ascii="굴림" w:eastAsia="굴림" w:hAnsi="굴림" w:hint="eastAsia"/>
          <w:color w:val="FF0000"/>
        </w:rPr>
        <w:t>제용역</w:t>
      </w:r>
      <w:proofErr w:type="spellEnd"/>
      <w:r w:rsidRPr="007C6890">
        <w:rPr>
          <w:rFonts w:ascii="굴림" w:eastAsia="굴림" w:hAnsi="굴림" w:hint="eastAsia"/>
          <w:color w:val="FF0000"/>
        </w:rPr>
        <w:t xml:space="preserve"> 업체관리 및 업무지시는 </w:t>
      </w:r>
      <w:r w:rsidRPr="007C6890">
        <w:rPr>
          <w:rFonts w:ascii="굴림" w:eastAsia="굴림" w:hAnsi="굴림"/>
          <w:color w:val="FF0000"/>
        </w:rPr>
        <w:t>“</w:t>
      </w:r>
      <w:r w:rsidRPr="007C6890">
        <w:rPr>
          <w:rFonts w:ascii="굴림" w:eastAsia="굴림" w:hAnsi="굴림" w:hint="eastAsia"/>
          <w:color w:val="FF0000"/>
        </w:rPr>
        <w:t>갑</w:t>
      </w:r>
      <w:r w:rsidRPr="007C6890">
        <w:rPr>
          <w:rFonts w:ascii="굴림" w:eastAsia="굴림" w:hAnsi="굴림"/>
          <w:color w:val="FF0000"/>
        </w:rPr>
        <w:t>”</w:t>
      </w:r>
      <w:r w:rsidRPr="007C6890">
        <w:rPr>
          <w:rFonts w:ascii="굴림" w:eastAsia="굴림" w:hAnsi="굴림" w:hint="eastAsia"/>
          <w:color w:val="FF0000"/>
        </w:rPr>
        <w:t>에서 시행, 시공사는 업무지원</w:t>
      </w:r>
    </w:p>
  </w:comment>
  <w:comment w:id="238" w:author="이용원(Lee Yongwon)" w:date="2025-09-29T08:42:00Z" w:initials="이Y">
    <w:p w14:paraId="0C89F6C8" w14:textId="77777777" w:rsidR="00FA7360" w:rsidRDefault="00FA7360">
      <w:pPr>
        <w:pStyle w:val="af2"/>
        <w:rPr>
          <w:rFonts w:ascii="굴림" w:eastAsia="굴림" w:hAnsi="굴림"/>
          <w:color w:val="FF0000"/>
        </w:rPr>
      </w:pPr>
      <w:r w:rsidRPr="00C44D69">
        <w:rPr>
          <w:rStyle w:val="af1"/>
          <w:rFonts w:ascii="굴림" w:eastAsia="굴림" w:hAnsi="굴림"/>
          <w:color w:val="FF0000"/>
        </w:rPr>
        <w:annotationRef/>
      </w:r>
      <w:r w:rsidRPr="00C44D69">
        <w:rPr>
          <w:rFonts w:ascii="굴림" w:eastAsia="굴림" w:hAnsi="굴림" w:hint="eastAsia"/>
          <w:color w:val="FF0000"/>
        </w:rPr>
        <w:t>부지조성공사 현장 하자이행보증서 발급</w:t>
      </w:r>
    </w:p>
    <w:p w14:paraId="23CCFBBF" w14:textId="77777777" w:rsidR="00FA7360" w:rsidRPr="00C44D69" w:rsidRDefault="00FA7360">
      <w:pPr>
        <w:pStyle w:val="af2"/>
        <w:rPr>
          <w:rFonts w:ascii="굴림" w:eastAsia="굴림" w:hAnsi="굴림"/>
        </w:rPr>
      </w:pPr>
      <w:proofErr w:type="spellStart"/>
      <w:r>
        <w:rPr>
          <w:rFonts w:ascii="굴림" w:eastAsia="굴림" w:hAnsi="굴림" w:hint="eastAsia"/>
          <w:color w:val="FF0000"/>
        </w:rPr>
        <w:t>구역외도로현장</w:t>
      </w:r>
      <w:proofErr w:type="spellEnd"/>
      <w:r>
        <w:rPr>
          <w:rFonts w:ascii="굴림" w:eastAsia="굴림" w:hAnsi="굴림" w:hint="eastAsia"/>
          <w:color w:val="FF0000"/>
        </w:rPr>
        <w:t xml:space="preserve"> 준공 후 하자이행보증서 발급 예</w:t>
      </w:r>
      <w:r>
        <w:rPr>
          <w:rFonts w:hint="eastAsia"/>
        </w:rPr>
        <w:t>시</w:t>
      </w:r>
    </w:p>
  </w:comment>
  <w:comment w:id="241" w:author="이용원(Lee Yongwon)" w:date="2025-09-29T08:43:00Z" w:initials="이Y">
    <w:p w14:paraId="09E2A4DC" w14:textId="77777777" w:rsidR="00FA7360" w:rsidRPr="00C44D69" w:rsidRDefault="00FA7360">
      <w:pPr>
        <w:pStyle w:val="af2"/>
        <w:rPr>
          <w:rFonts w:ascii="굴림" w:eastAsia="굴림" w:hAnsi="굴림"/>
        </w:rPr>
      </w:pPr>
      <w:r w:rsidRPr="00C44D69">
        <w:rPr>
          <w:rStyle w:val="af1"/>
          <w:rFonts w:ascii="굴림" w:eastAsia="굴림" w:hAnsi="굴림"/>
          <w:color w:val="FF0000"/>
        </w:rPr>
        <w:annotationRef/>
      </w:r>
      <w:r w:rsidRPr="00C44D69">
        <w:rPr>
          <w:rFonts w:ascii="굴림" w:eastAsia="굴림" w:hAnsi="굴림" w:hint="eastAsia"/>
          <w:color w:val="FF0000"/>
        </w:rPr>
        <w:t>단순 도급 시공사에서 관리대행 업무 불가</w:t>
      </w:r>
    </w:p>
  </w:comment>
  <w:comment w:id="242" w:author="이용원(Lee Yongwon)" w:date="2025-09-29T08:46:00Z" w:initials="이Y">
    <w:p w14:paraId="56DB3090" w14:textId="77777777" w:rsidR="00FA7360" w:rsidRPr="00C44D69" w:rsidRDefault="00FA7360">
      <w:pPr>
        <w:pStyle w:val="af2"/>
        <w:rPr>
          <w:rFonts w:ascii="굴림" w:eastAsia="굴림" w:hAnsi="굴림"/>
        </w:rPr>
      </w:pPr>
      <w:r>
        <w:rPr>
          <w:rStyle w:val="af1"/>
        </w:rPr>
        <w:annotationRef/>
      </w:r>
      <w:r w:rsidRPr="00C44D69">
        <w:rPr>
          <w:rFonts w:ascii="굴림" w:eastAsia="굴림" w:hAnsi="굴림" w:hint="eastAsia"/>
          <w:color w:val="FF0000"/>
        </w:rPr>
        <w:t>단순 도급</w:t>
      </w:r>
      <w:r>
        <w:rPr>
          <w:rFonts w:ascii="굴림" w:eastAsia="굴림" w:hAnsi="굴림" w:hint="eastAsia"/>
          <w:color w:val="FF0000"/>
        </w:rPr>
        <w:t xml:space="preserve"> </w:t>
      </w:r>
      <w:r w:rsidRPr="00C44D69">
        <w:rPr>
          <w:rFonts w:ascii="굴림" w:eastAsia="굴림" w:hAnsi="굴림" w:hint="eastAsia"/>
          <w:color w:val="FF0000"/>
        </w:rPr>
        <w:t>시공사로서 시행사에서 시행하는 별도 용역계약 업무 불가</w:t>
      </w:r>
    </w:p>
  </w:comment>
  <w:comment w:id="243" w:author="이용원(Lee Yongwon)" w:date="2025-09-29T08:47:00Z" w:initials="이Y">
    <w:p w14:paraId="31E2D756" w14:textId="77777777" w:rsidR="00FA7360" w:rsidRPr="00C44D69" w:rsidRDefault="00FA7360">
      <w:pPr>
        <w:pStyle w:val="af2"/>
        <w:rPr>
          <w:rFonts w:ascii="굴림" w:eastAsia="굴림" w:hAnsi="굴림"/>
        </w:rPr>
      </w:pPr>
      <w:r>
        <w:rPr>
          <w:rStyle w:val="af1"/>
        </w:rPr>
        <w:annotationRef/>
      </w:r>
      <w:r w:rsidRPr="00C44D69">
        <w:rPr>
          <w:rFonts w:ascii="굴림" w:eastAsia="굴림" w:hAnsi="굴림" w:hint="eastAsia"/>
          <w:color w:val="FF0000"/>
        </w:rPr>
        <w:t xml:space="preserve">하도급 직불 </w:t>
      </w:r>
      <w:proofErr w:type="spellStart"/>
      <w:r w:rsidRPr="00C44D69">
        <w:rPr>
          <w:rFonts w:ascii="굴림" w:eastAsia="굴림" w:hAnsi="굴림" w:hint="eastAsia"/>
          <w:color w:val="FF0000"/>
        </w:rPr>
        <w:t>미시행</w:t>
      </w:r>
      <w:proofErr w:type="spellEnd"/>
    </w:p>
  </w:comment>
  <w:comment w:id="245" w:author="이용원(Lee Yongwon)" w:date="2025-09-29T08:57:00Z" w:initials="이Y">
    <w:p w14:paraId="666BBB9B" w14:textId="77777777" w:rsidR="00FA7360" w:rsidRDefault="00FA7360">
      <w:pPr>
        <w:pStyle w:val="af2"/>
        <w:rPr>
          <w:rFonts w:ascii="굴림" w:eastAsia="굴림" w:hAnsi="굴림"/>
          <w:color w:val="FF0000"/>
        </w:rPr>
      </w:pPr>
      <w:r w:rsidRPr="00C44D69">
        <w:rPr>
          <w:rStyle w:val="af1"/>
          <w:rFonts w:ascii="굴림" w:eastAsia="굴림" w:hAnsi="굴림"/>
          <w:color w:val="FF0000"/>
        </w:rPr>
        <w:annotationRef/>
      </w:r>
      <w:r w:rsidRPr="00C44D69">
        <w:rPr>
          <w:rFonts w:ascii="굴림" w:eastAsia="굴림" w:hAnsi="굴림" w:hint="eastAsia"/>
          <w:color w:val="FF0000"/>
        </w:rPr>
        <w:t xml:space="preserve">부지조성공사 </w:t>
      </w:r>
      <w:r>
        <w:rPr>
          <w:rFonts w:ascii="굴림" w:eastAsia="굴림" w:hAnsi="굴림" w:hint="eastAsia"/>
          <w:color w:val="FF0000"/>
        </w:rPr>
        <w:t xml:space="preserve">책임준공으로 </w:t>
      </w:r>
      <w:proofErr w:type="spellStart"/>
      <w:r>
        <w:rPr>
          <w:rFonts w:ascii="굴림" w:eastAsia="굴림" w:hAnsi="굴림" w:hint="eastAsia"/>
          <w:color w:val="FF0000"/>
        </w:rPr>
        <w:t>미발급</w:t>
      </w:r>
      <w:proofErr w:type="spellEnd"/>
      <w:r>
        <w:rPr>
          <w:rFonts w:ascii="굴림" w:eastAsia="굴림" w:hAnsi="굴림" w:hint="eastAsia"/>
          <w:color w:val="FF0000"/>
        </w:rPr>
        <w:t>(</w:t>
      </w:r>
      <w:r w:rsidRPr="00C44D69">
        <w:rPr>
          <w:rFonts w:ascii="굴림" w:eastAsia="굴림" w:hAnsi="굴림" w:hint="eastAsia"/>
          <w:color w:val="FF0000"/>
        </w:rPr>
        <w:t>도급공사 종료</w:t>
      </w:r>
      <w:r>
        <w:rPr>
          <w:rFonts w:ascii="굴림" w:eastAsia="굴림" w:hAnsi="굴림" w:hint="eastAsia"/>
          <w:color w:val="FF0000"/>
        </w:rPr>
        <w:t>)</w:t>
      </w:r>
    </w:p>
    <w:p w14:paraId="4E092072" w14:textId="77777777" w:rsidR="00FA7360" w:rsidRPr="00C44D69" w:rsidRDefault="00FA7360">
      <w:pPr>
        <w:pStyle w:val="af2"/>
        <w:rPr>
          <w:rFonts w:ascii="굴림" w:eastAsia="굴림" w:hAnsi="굴림"/>
        </w:rPr>
      </w:pPr>
      <w:proofErr w:type="spellStart"/>
      <w:r>
        <w:rPr>
          <w:rFonts w:ascii="굴림" w:eastAsia="굴림" w:hAnsi="굴림" w:hint="eastAsia"/>
          <w:color w:val="FF0000"/>
        </w:rPr>
        <w:t>구역외도로현장</w:t>
      </w:r>
      <w:proofErr w:type="spellEnd"/>
      <w:r>
        <w:rPr>
          <w:rFonts w:ascii="굴림" w:eastAsia="굴림" w:hAnsi="굴림" w:hint="eastAsia"/>
          <w:color w:val="FF0000"/>
        </w:rPr>
        <w:t xml:space="preserve"> 지급보증(연대보증)으로 </w:t>
      </w:r>
      <w:proofErr w:type="spellStart"/>
      <w:r>
        <w:rPr>
          <w:rFonts w:ascii="굴림" w:eastAsia="굴림" w:hAnsi="굴림" w:hint="eastAsia"/>
          <w:color w:val="FF0000"/>
        </w:rPr>
        <w:t>미발급</w:t>
      </w:r>
      <w:proofErr w:type="spellEnd"/>
    </w:p>
  </w:comment>
  <w:comment w:id="248" w:author="이용원(Lee Yongwon)" w:date="2025-09-29T10:01:00Z" w:initials="이Y">
    <w:p w14:paraId="4F2E87E9" w14:textId="77777777" w:rsidR="00FA7360" w:rsidRPr="00FF13C6" w:rsidRDefault="00FA7360">
      <w:pPr>
        <w:pStyle w:val="af2"/>
        <w:rPr>
          <w:rFonts w:ascii="굴림" w:eastAsia="굴림" w:hAnsi="굴림"/>
        </w:rPr>
      </w:pPr>
      <w:r w:rsidRPr="00FF13C6">
        <w:rPr>
          <w:rStyle w:val="af1"/>
          <w:rFonts w:ascii="굴림" w:eastAsia="굴림" w:hAnsi="굴림"/>
          <w:color w:val="FF0000"/>
        </w:rPr>
        <w:annotationRef/>
      </w:r>
      <w:r w:rsidRPr="00FF13C6">
        <w:rPr>
          <w:rFonts w:ascii="굴림" w:eastAsia="굴림" w:hAnsi="굴림"/>
          <w:color w:val="FF0000"/>
        </w:rPr>
        <w:t>“</w:t>
      </w:r>
      <w:r w:rsidRPr="00FF13C6">
        <w:rPr>
          <w:rFonts w:ascii="굴림" w:eastAsia="굴림" w:hAnsi="굴림" w:hint="eastAsia"/>
          <w:color w:val="FF0000"/>
        </w:rPr>
        <w:t>병</w:t>
      </w:r>
      <w:r w:rsidRPr="00FF13C6">
        <w:rPr>
          <w:rFonts w:ascii="굴림" w:eastAsia="굴림" w:hAnsi="굴림"/>
          <w:color w:val="FF0000"/>
        </w:rPr>
        <w:t xml:space="preserve">” </w:t>
      </w:r>
      <w:r w:rsidRPr="00FF13C6">
        <w:rPr>
          <w:rFonts w:ascii="굴림" w:eastAsia="굴림" w:hAnsi="굴림" w:hint="eastAsia"/>
          <w:color w:val="FF0000"/>
        </w:rPr>
        <w:t>책임준공 완료에 따라 대출원리금 전액 변제 문구 삭제</w:t>
      </w:r>
    </w:p>
  </w:comment>
  <w:comment w:id="249" w:author="Wooseok Yang" w:date="2025-10-14T08:35:00Z" w:initials="WY">
    <w:p w14:paraId="29B4A2B0" w14:textId="77777777" w:rsidR="00FA7360" w:rsidRDefault="00FA7360" w:rsidP="00F76E3A">
      <w:pPr>
        <w:pStyle w:val="af2"/>
      </w:pPr>
      <w:r>
        <w:rPr>
          <w:rStyle w:val="af1"/>
        </w:rPr>
        <w:annotationRef/>
      </w:r>
      <w:r>
        <w:t xml:space="preserve">대출변경계약서 상 </w:t>
      </w:r>
      <w:proofErr w:type="spellStart"/>
      <w:r>
        <w:t>관리형토지신탁</w:t>
      </w:r>
      <w:proofErr w:type="spellEnd"/>
      <w:r>
        <w:t xml:space="preserve"> 조항 </w:t>
      </w:r>
      <w:proofErr w:type="spellStart"/>
      <w:r>
        <w:t>참고부탁드립니다</w:t>
      </w:r>
      <w:proofErr w:type="spellEnd"/>
      <w:r>
        <w:t xml:space="preserve">. </w:t>
      </w:r>
    </w:p>
  </w:comment>
  <w:comment w:id="250" w:author="이용원(Lee Yongwon)" w:date="2025-09-29T12:38:00Z" w:initials="이Y">
    <w:p w14:paraId="4720CEF5" w14:textId="5F84FE3F" w:rsidR="00FA7360" w:rsidRPr="00C05A9F" w:rsidRDefault="00FA7360">
      <w:pPr>
        <w:pStyle w:val="af2"/>
        <w:rPr>
          <w:rFonts w:ascii="굴림" w:eastAsia="굴림" w:hAnsi="굴림"/>
        </w:rPr>
      </w:pPr>
      <w:r w:rsidRPr="00C05A9F">
        <w:rPr>
          <w:rStyle w:val="af1"/>
          <w:color w:val="FF0000"/>
        </w:rPr>
        <w:annotationRef/>
      </w:r>
      <w:r w:rsidRPr="00C05A9F">
        <w:rPr>
          <w:rFonts w:ascii="굴림" w:eastAsia="굴림" w:hAnsi="굴림"/>
          <w:color w:val="FF0000"/>
        </w:rPr>
        <w:t>“</w:t>
      </w:r>
      <w:r w:rsidRPr="00C05A9F">
        <w:rPr>
          <w:rFonts w:ascii="굴림" w:eastAsia="굴림" w:hAnsi="굴림" w:hint="eastAsia"/>
          <w:color w:val="FF0000"/>
        </w:rPr>
        <w:t>병</w:t>
      </w:r>
      <w:r w:rsidRPr="00C05A9F">
        <w:rPr>
          <w:rFonts w:ascii="굴림" w:eastAsia="굴림" w:hAnsi="굴림"/>
          <w:color w:val="FF0000"/>
        </w:rPr>
        <w:t>”</w:t>
      </w:r>
      <w:r w:rsidRPr="00C05A9F">
        <w:rPr>
          <w:rFonts w:ascii="굴림" w:eastAsia="굴림" w:hAnsi="굴림" w:hint="eastAsia"/>
          <w:color w:val="FF0000"/>
        </w:rPr>
        <w:t>삭제 시공사는 단순 공사 도급시행으로 소유권보존등기 무관</w:t>
      </w:r>
    </w:p>
  </w:comment>
  <w:comment w:id="252" w:author="first20230519" w:date="2025-10-16T09:19:00Z" w:initials="f">
    <w:p w14:paraId="1D0AFDD1" w14:textId="1221CA24" w:rsidR="00FA7360" w:rsidRDefault="00FA7360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법무법인 퍼스트</w:t>
      </w:r>
    </w:p>
    <w:p w14:paraId="35548C2A" w14:textId="77777777" w:rsidR="00FA7360" w:rsidRDefault="00FA7360">
      <w:pPr>
        <w:pStyle w:val="af2"/>
      </w:pPr>
    </w:p>
    <w:p w14:paraId="0791ECDF" w14:textId="4EB408EA" w:rsidR="00FA7360" w:rsidRDefault="00FA7360">
      <w:pPr>
        <w:pStyle w:val="af2"/>
      </w:pPr>
      <w:r>
        <w:rPr>
          <w:rFonts w:hint="eastAsia"/>
        </w:rPr>
        <w:t>사업장 인도 등 시공사 협조사항이 발생할 수 있으므로,</w:t>
      </w:r>
      <w:r>
        <w:t xml:space="preserve"> </w:t>
      </w:r>
      <w:r>
        <w:rPr>
          <w:rFonts w:hint="eastAsia"/>
        </w:rPr>
        <w:t>부담이 되지 않는 해당 문구 정도는 추가하는 것이 좋겠습니다.</w:t>
      </w:r>
    </w:p>
    <w:p w14:paraId="0438D0AD" w14:textId="77777777" w:rsidR="00FA7360" w:rsidRDefault="00FA7360">
      <w:pPr>
        <w:pStyle w:val="af2"/>
      </w:pPr>
    </w:p>
  </w:comment>
  <w:comment w:id="253" w:author="이용원(Lee Yongwon)" w:date="2025-09-29T12:44:00Z" w:initials="이Y">
    <w:p w14:paraId="50B07AA0" w14:textId="77777777" w:rsidR="00FA7360" w:rsidRPr="00C05A9F" w:rsidRDefault="00FA7360">
      <w:pPr>
        <w:pStyle w:val="af2"/>
        <w:rPr>
          <w:rFonts w:ascii="굴림" w:eastAsia="굴림" w:hAnsi="굴림"/>
        </w:rPr>
      </w:pPr>
      <w:r>
        <w:rPr>
          <w:rStyle w:val="af1"/>
        </w:rPr>
        <w:annotationRef/>
      </w:r>
      <w:r w:rsidRPr="00C05A9F">
        <w:rPr>
          <w:rFonts w:ascii="굴림" w:eastAsia="굴림" w:hAnsi="굴림"/>
          <w:color w:val="FF0000"/>
        </w:rPr>
        <w:t>“</w:t>
      </w:r>
      <w:r w:rsidRPr="00C05A9F">
        <w:rPr>
          <w:rFonts w:ascii="굴림" w:eastAsia="굴림" w:hAnsi="굴림" w:hint="eastAsia"/>
          <w:color w:val="FF0000"/>
        </w:rPr>
        <w:t>병</w:t>
      </w:r>
      <w:r w:rsidRPr="00C05A9F">
        <w:rPr>
          <w:rFonts w:ascii="굴림" w:eastAsia="굴림" w:hAnsi="굴림"/>
          <w:color w:val="FF0000"/>
        </w:rPr>
        <w:t xml:space="preserve">” </w:t>
      </w:r>
      <w:r w:rsidRPr="00C05A9F">
        <w:rPr>
          <w:rFonts w:ascii="굴림" w:eastAsia="굴림" w:hAnsi="굴림" w:hint="eastAsia"/>
          <w:color w:val="FF0000"/>
        </w:rPr>
        <w:t xml:space="preserve">삭제(공사비 미 </w:t>
      </w:r>
      <w:proofErr w:type="spellStart"/>
      <w:r w:rsidRPr="00C05A9F">
        <w:rPr>
          <w:rFonts w:ascii="굴림" w:eastAsia="굴림" w:hAnsi="굴림" w:hint="eastAsia"/>
          <w:color w:val="FF0000"/>
        </w:rPr>
        <w:t>회수시</w:t>
      </w:r>
      <w:proofErr w:type="spellEnd"/>
      <w:r w:rsidRPr="00C05A9F">
        <w:rPr>
          <w:rFonts w:ascii="굴림" w:eastAsia="굴림" w:hAnsi="굴림" w:hint="eastAsia"/>
          <w:color w:val="FF0000"/>
        </w:rPr>
        <w:t xml:space="preserve"> 문제)</w:t>
      </w:r>
    </w:p>
  </w:comment>
  <w:comment w:id="254" w:author="Wooseok Yang" w:date="2025-10-14T08:34:00Z" w:initials="WY">
    <w:p w14:paraId="4E61A6E6" w14:textId="77777777" w:rsidR="00FA7360" w:rsidRDefault="00FA7360" w:rsidP="00F76E3A">
      <w:pPr>
        <w:pStyle w:val="af2"/>
      </w:pPr>
      <w:r>
        <w:rPr>
          <w:rStyle w:val="af1"/>
        </w:rPr>
        <w:annotationRef/>
      </w:r>
      <w:r>
        <w:t xml:space="preserve">공개매각 조항 추가 필요 </w:t>
      </w:r>
    </w:p>
    <w:p w14:paraId="240406F4" w14:textId="77777777" w:rsidR="00FA7360" w:rsidRDefault="00FA7360" w:rsidP="00F76E3A">
      <w:pPr>
        <w:pStyle w:val="af2"/>
        <w:ind w:left="300"/>
      </w:pPr>
      <w:r>
        <w:t>대출변경계약서 참조</w:t>
      </w:r>
    </w:p>
  </w:comment>
  <w:comment w:id="256" w:author="first20230519" w:date="2025-10-15T18:07:00Z" w:initials="f">
    <w:p w14:paraId="582176CE" w14:textId="35314FC7" w:rsidR="00FA7360" w:rsidRDefault="00FA7360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법무법인 퍼스트</w:t>
      </w:r>
    </w:p>
    <w:p w14:paraId="3FCE58FD" w14:textId="77777777" w:rsidR="00FA7360" w:rsidRDefault="00FA7360">
      <w:pPr>
        <w:pStyle w:val="af2"/>
      </w:pPr>
    </w:p>
    <w:p w14:paraId="6A38B7A0" w14:textId="54F183D6" w:rsidR="00FA7360" w:rsidRDefault="00FA7360">
      <w:pPr>
        <w:pStyle w:val="af2"/>
      </w:pPr>
      <w:r>
        <w:rPr>
          <w:rFonts w:hint="eastAsia"/>
        </w:rPr>
        <w:t>대출변경계약서 기준으로 수정 반영하였습니다.</w:t>
      </w:r>
    </w:p>
  </w:comment>
  <w:comment w:id="336" w:author="이용원(Lee Yongwon)" w:date="2025-09-29T12:48:00Z" w:initials="이Y">
    <w:p w14:paraId="1D5D1C00" w14:textId="009C7410" w:rsidR="00FA7360" w:rsidRPr="00C05A9F" w:rsidRDefault="00FA7360">
      <w:pPr>
        <w:pStyle w:val="af2"/>
        <w:rPr>
          <w:rFonts w:ascii="굴림" w:eastAsia="굴림" w:hAnsi="굴림"/>
        </w:rPr>
      </w:pPr>
      <w:r w:rsidRPr="00C05A9F">
        <w:rPr>
          <w:rStyle w:val="af1"/>
          <w:rFonts w:ascii="굴림" w:eastAsia="굴림" w:hAnsi="굴림"/>
          <w:color w:val="FF0000"/>
        </w:rPr>
        <w:annotationRef/>
      </w:r>
      <w:r w:rsidRPr="00C05A9F">
        <w:rPr>
          <w:rFonts w:ascii="굴림" w:eastAsia="굴림" w:hAnsi="굴림"/>
          <w:color w:val="FF0000"/>
        </w:rPr>
        <w:t>“</w:t>
      </w:r>
      <w:r w:rsidRPr="00C05A9F">
        <w:rPr>
          <w:rFonts w:ascii="굴림" w:eastAsia="굴림" w:hAnsi="굴림" w:hint="eastAsia"/>
          <w:color w:val="FF0000"/>
        </w:rPr>
        <w:t>병</w:t>
      </w:r>
      <w:r w:rsidRPr="00C05A9F">
        <w:rPr>
          <w:rFonts w:ascii="굴림" w:eastAsia="굴림" w:hAnsi="굴림"/>
          <w:color w:val="FF0000"/>
        </w:rPr>
        <w:t>”</w:t>
      </w:r>
      <w:r w:rsidRPr="00C05A9F">
        <w:rPr>
          <w:rFonts w:ascii="굴림" w:eastAsia="굴림" w:hAnsi="굴림" w:hint="eastAsia"/>
          <w:color w:val="FF0000"/>
        </w:rPr>
        <w:t xml:space="preserve">삭제 </w:t>
      </w:r>
      <w:r w:rsidRPr="00C05A9F">
        <w:rPr>
          <w:rFonts w:ascii="굴림" w:eastAsia="굴림" w:hAnsi="굴림"/>
          <w:color w:val="FF0000"/>
        </w:rPr>
        <w:t>(</w:t>
      </w:r>
      <w:r w:rsidRPr="00C05A9F">
        <w:rPr>
          <w:rFonts w:ascii="굴림" w:eastAsia="굴림" w:hAnsi="굴림" w:hint="eastAsia"/>
          <w:color w:val="FF0000"/>
        </w:rPr>
        <w:t xml:space="preserve">시공사 책임준공 </w:t>
      </w:r>
      <w:r w:rsidRPr="00C05A9F">
        <w:rPr>
          <w:rFonts w:ascii="굴림" w:eastAsia="굴림" w:hAnsi="굴림"/>
          <w:color w:val="FF0000"/>
        </w:rPr>
        <w:t>X)</w:t>
      </w:r>
    </w:p>
  </w:comment>
  <w:comment w:id="337" w:author="first20230519" w:date="2025-10-16T09:23:00Z" w:initials="f">
    <w:p w14:paraId="02BEA398" w14:textId="3F54970E" w:rsidR="00FA7360" w:rsidRDefault="00FA7360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법무법인 퍼스트</w:t>
      </w:r>
    </w:p>
    <w:p w14:paraId="2B33C7EF" w14:textId="77777777" w:rsidR="00FA7360" w:rsidRDefault="00FA7360">
      <w:pPr>
        <w:pStyle w:val="af2"/>
      </w:pPr>
    </w:p>
    <w:p w14:paraId="7C89D91D" w14:textId="180E1CDF" w:rsidR="00FA7360" w:rsidRDefault="00FA7360">
      <w:pPr>
        <w:pStyle w:val="af2"/>
      </w:pPr>
      <w:r>
        <w:rPr>
          <w:rFonts w:hint="eastAsia"/>
        </w:rPr>
        <w:t>책임준공을 완료하였다고 하더라도,</w:t>
      </w:r>
      <w:r>
        <w:t xml:space="preserve"> </w:t>
      </w:r>
      <w:r>
        <w:rPr>
          <w:rFonts w:hint="eastAsia"/>
        </w:rPr>
        <w:t>기타 신탁계약 위반 사항은 발생할 수 있으므로,</w:t>
      </w:r>
      <w:r>
        <w:t xml:space="preserve"> “</w:t>
      </w:r>
      <w:r>
        <w:rPr>
          <w:rFonts w:hint="eastAsia"/>
        </w:rPr>
        <w:t>병</w:t>
      </w:r>
      <w:r>
        <w:t>”</w:t>
      </w:r>
      <w:r>
        <w:rPr>
          <w:rFonts w:hint="eastAsia"/>
        </w:rPr>
        <w:t>문구는 그대로 유지하는 것이 좋겠습니다.</w:t>
      </w:r>
    </w:p>
  </w:comment>
  <w:comment w:id="338" w:author="first20230519" w:date="2025-10-16T09:24:00Z" w:initials="f">
    <w:p w14:paraId="267AC27B" w14:textId="77777777" w:rsidR="00FA7360" w:rsidRDefault="00FA7360" w:rsidP="00806EC3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법무법인 퍼스트</w:t>
      </w:r>
    </w:p>
    <w:p w14:paraId="4E839DCF" w14:textId="77777777" w:rsidR="00FA7360" w:rsidRDefault="00FA7360" w:rsidP="00806EC3">
      <w:pPr>
        <w:pStyle w:val="af2"/>
      </w:pPr>
    </w:p>
    <w:p w14:paraId="2A49DFB9" w14:textId="5CD5C263" w:rsidR="00FA7360" w:rsidRDefault="00FA7360" w:rsidP="00806EC3">
      <w:pPr>
        <w:pStyle w:val="af2"/>
      </w:pPr>
      <w:r>
        <w:rPr>
          <w:rFonts w:hint="eastAsia"/>
        </w:rPr>
        <w:t>마찬가지 이유에서</w:t>
      </w:r>
      <w:r>
        <w:t xml:space="preserve"> “</w:t>
      </w:r>
      <w:r>
        <w:rPr>
          <w:rFonts w:hint="eastAsia"/>
        </w:rPr>
        <w:t>병</w:t>
      </w:r>
      <w:r>
        <w:t>”</w:t>
      </w:r>
      <w:r>
        <w:rPr>
          <w:rFonts w:hint="eastAsia"/>
        </w:rPr>
        <w:t>문구는 그대로 유지하는 것이 좋겠습니다.</w:t>
      </w:r>
    </w:p>
    <w:p w14:paraId="7076562C" w14:textId="06D4DAE9" w:rsidR="00FA7360" w:rsidRPr="00806EC3" w:rsidRDefault="00FA7360">
      <w:pPr>
        <w:pStyle w:val="af2"/>
      </w:pPr>
    </w:p>
  </w:comment>
  <w:comment w:id="339" w:author="first20230519" w:date="2025-10-16T09:25:00Z" w:initials="f">
    <w:p w14:paraId="6005DD2A" w14:textId="77777777" w:rsidR="00FA7360" w:rsidRDefault="00FA7360" w:rsidP="00806EC3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법무법인 퍼스트</w:t>
      </w:r>
    </w:p>
    <w:p w14:paraId="5C027896" w14:textId="77777777" w:rsidR="00FA7360" w:rsidRDefault="00FA7360" w:rsidP="00806EC3">
      <w:pPr>
        <w:pStyle w:val="af2"/>
      </w:pPr>
    </w:p>
    <w:p w14:paraId="65D90BA6" w14:textId="21450AE2" w:rsidR="00FA7360" w:rsidRDefault="00FA7360" w:rsidP="00806EC3">
      <w:pPr>
        <w:pStyle w:val="af2"/>
      </w:pPr>
      <w:r>
        <w:t>“</w:t>
      </w:r>
      <w:r>
        <w:rPr>
          <w:rFonts w:hint="eastAsia"/>
        </w:rPr>
        <w:t>병</w:t>
      </w:r>
      <w:r>
        <w:t>”</w:t>
      </w:r>
      <w:r>
        <w:rPr>
          <w:rFonts w:hint="eastAsia"/>
        </w:rPr>
        <w:t>문구는 그대로 유지하는 것이 좋겠습니다.</w:t>
      </w:r>
    </w:p>
    <w:p w14:paraId="0F8F2E3A" w14:textId="02ED2DE2" w:rsidR="00FA7360" w:rsidRPr="00806EC3" w:rsidRDefault="00FA7360">
      <w:pPr>
        <w:pStyle w:val="af2"/>
      </w:pPr>
    </w:p>
  </w:comment>
  <w:comment w:id="352" w:author="first20230519" w:date="2025-10-15T17:47:00Z" w:initials="f">
    <w:p w14:paraId="3AB7B925" w14:textId="6DFDA5C0" w:rsidR="00FA7360" w:rsidRDefault="00FA7360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법무법인 퍼스트</w:t>
      </w:r>
    </w:p>
    <w:p w14:paraId="36CCB8C0" w14:textId="77777777" w:rsidR="00FA7360" w:rsidRDefault="00FA7360">
      <w:pPr>
        <w:pStyle w:val="af2"/>
      </w:pPr>
    </w:p>
    <w:p w14:paraId="66D87D48" w14:textId="2CEB54BB" w:rsidR="00FA7360" w:rsidRDefault="00FA7360">
      <w:pPr>
        <w:pStyle w:val="af2"/>
      </w:pPr>
      <w:r>
        <w:rPr>
          <w:rFonts w:hint="eastAsia"/>
        </w:rPr>
        <w:t>대출변경계약서상 내용을 추가하였습니다.</w:t>
      </w:r>
    </w:p>
  </w:comment>
  <w:comment w:id="364" w:author="이용원(Lee Yongwon)" w:date="2025-09-29T12:56:00Z" w:initials="이Y">
    <w:p w14:paraId="1807F79B" w14:textId="77777777" w:rsidR="00FA7360" w:rsidRDefault="00FA7360">
      <w:pPr>
        <w:pStyle w:val="af2"/>
        <w:rPr>
          <w:rFonts w:ascii="굴림" w:eastAsia="굴림" w:hAnsi="굴림"/>
          <w:color w:val="FF0000"/>
        </w:rPr>
      </w:pPr>
      <w:r>
        <w:rPr>
          <w:rStyle w:val="af1"/>
        </w:rPr>
        <w:annotationRef/>
      </w:r>
      <w:r w:rsidRPr="00217D96">
        <w:rPr>
          <w:rFonts w:ascii="굴림" w:eastAsia="굴림" w:hAnsi="굴림" w:hint="eastAsia"/>
          <w:color w:val="FF0000"/>
        </w:rPr>
        <w:t>삭제</w:t>
      </w:r>
      <w:r>
        <w:rPr>
          <w:rFonts w:ascii="굴림" w:eastAsia="굴림" w:hAnsi="굴림" w:hint="eastAsia"/>
          <w:color w:val="FF0000"/>
        </w:rPr>
        <w:t>(</w:t>
      </w:r>
      <w:r>
        <w:rPr>
          <w:rFonts w:ascii="굴림" w:eastAsia="굴림" w:hAnsi="굴림"/>
          <w:color w:val="FF0000"/>
        </w:rPr>
        <w:t>“</w:t>
      </w:r>
      <w:r>
        <w:rPr>
          <w:rFonts w:ascii="굴림" w:eastAsia="굴림" w:hAnsi="굴림" w:hint="eastAsia"/>
          <w:color w:val="FF0000"/>
        </w:rPr>
        <w:t>병</w:t>
      </w:r>
      <w:r>
        <w:rPr>
          <w:rFonts w:ascii="굴림" w:eastAsia="굴림" w:hAnsi="굴림"/>
          <w:color w:val="FF0000"/>
        </w:rPr>
        <w:t xml:space="preserve">” </w:t>
      </w:r>
      <w:r>
        <w:rPr>
          <w:rFonts w:ascii="굴림" w:eastAsia="굴림" w:hAnsi="굴림" w:hint="eastAsia"/>
          <w:color w:val="FF0000"/>
        </w:rPr>
        <w:t>단순 도급공사로 공사비 증가는 시공사 책임 사유가 아님)</w:t>
      </w:r>
    </w:p>
    <w:p w14:paraId="04B2B35A" w14:textId="77777777" w:rsidR="00FA7360" w:rsidRPr="00217D96" w:rsidRDefault="00FA7360">
      <w:pPr>
        <w:pStyle w:val="af2"/>
        <w:rPr>
          <w:rFonts w:ascii="굴림" w:eastAsia="굴림" w:hAnsi="굴림"/>
        </w:rPr>
      </w:pPr>
      <w:r>
        <w:rPr>
          <w:rFonts w:ascii="굴림" w:eastAsia="굴림" w:hAnsi="굴림" w:hint="eastAsia"/>
          <w:color w:val="FF0000"/>
        </w:rPr>
        <w:t>제1</w:t>
      </w:r>
      <w:r>
        <w:rPr>
          <w:rFonts w:ascii="굴림" w:eastAsia="굴림" w:hAnsi="굴림"/>
          <w:color w:val="FF0000"/>
        </w:rPr>
        <w:t>5</w:t>
      </w:r>
      <w:r>
        <w:rPr>
          <w:rFonts w:ascii="굴림" w:eastAsia="굴림" w:hAnsi="굴림" w:hint="eastAsia"/>
          <w:color w:val="FF0000"/>
        </w:rPr>
        <w:t xml:space="preserve">조 </w:t>
      </w:r>
      <w:r>
        <w:rPr>
          <w:rFonts w:ascii="굴림" w:eastAsia="굴림" w:hAnsi="굴림"/>
          <w:color w:val="FF0000"/>
        </w:rPr>
        <w:t>2</w:t>
      </w:r>
      <w:r>
        <w:rPr>
          <w:rFonts w:ascii="굴림" w:eastAsia="굴림" w:hAnsi="굴림" w:hint="eastAsia"/>
          <w:color w:val="FF0000"/>
        </w:rPr>
        <w:t xml:space="preserve">항과 동일한 의미(초과되는 공사비는 </w:t>
      </w:r>
      <w:r>
        <w:rPr>
          <w:rFonts w:ascii="굴림" w:eastAsia="굴림" w:hAnsi="굴림"/>
          <w:color w:val="FF0000"/>
        </w:rPr>
        <w:t>“</w:t>
      </w:r>
      <w:r>
        <w:rPr>
          <w:rFonts w:ascii="굴림" w:eastAsia="굴림" w:hAnsi="굴림" w:hint="eastAsia"/>
          <w:color w:val="FF0000"/>
        </w:rPr>
        <w:t>갑</w:t>
      </w:r>
      <w:r>
        <w:rPr>
          <w:rFonts w:ascii="굴림" w:eastAsia="굴림" w:hAnsi="굴림"/>
          <w:color w:val="FF0000"/>
        </w:rPr>
        <w:t>”</w:t>
      </w:r>
      <w:r>
        <w:rPr>
          <w:rFonts w:ascii="굴림" w:eastAsia="굴림" w:hAnsi="굴림" w:hint="eastAsia"/>
          <w:color w:val="FF0000"/>
        </w:rPr>
        <w:t>의 책임)</w:t>
      </w:r>
    </w:p>
  </w:comment>
  <w:comment w:id="365" w:author="first20230519" w:date="2025-10-16T09:26:00Z" w:initials="f">
    <w:p w14:paraId="29932400" w14:textId="440FBA2A" w:rsidR="00FA7360" w:rsidRDefault="00FA7360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법무법인 퍼스트</w:t>
      </w:r>
    </w:p>
    <w:p w14:paraId="2A65B6B9" w14:textId="77777777" w:rsidR="00FA7360" w:rsidRDefault="00FA7360">
      <w:pPr>
        <w:pStyle w:val="af2"/>
      </w:pPr>
    </w:p>
    <w:p w14:paraId="1B1FAC67" w14:textId="4E387EFF" w:rsidR="00FA7360" w:rsidRDefault="00FA7360">
      <w:pPr>
        <w:pStyle w:val="af2"/>
      </w:pPr>
      <w:r>
        <w:rPr>
          <w:rFonts w:hint="eastAsia"/>
        </w:rPr>
        <w:t>신탁사에서 의견을 줄 것 같기는 한데,</w:t>
      </w:r>
      <w:r>
        <w:t xml:space="preserve"> </w:t>
      </w:r>
      <w:proofErr w:type="spellStart"/>
      <w:r>
        <w:rPr>
          <w:rFonts w:hint="eastAsia"/>
        </w:rPr>
        <w:t>신탁사</w:t>
      </w:r>
      <w:proofErr w:type="spellEnd"/>
      <w:r>
        <w:rPr>
          <w:rFonts w:hint="eastAsia"/>
        </w:rPr>
        <w:t xml:space="preserve"> 고유재산에서 공사비 지급 의무를 부담하지 않는다(신탁재산 범위에서만 부담한다)는 내용이라,</w:t>
      </w:r>
      <w:r>
        <w:t xml:space="preserve"> </w:t>
      </w:r>
      <w:r>
        <w:rPr>
          <w:rFonts w:hint="eastAsia"/>
        </w:rPr>
        <w:t>공사비 증가와는 무관한 내용입니다.</w:t>
      </w:r>
    </w:p>
    <w:p w14:paraId="686CEC47" w14:textId="5F4EB91A" w:rsidR="00FA7360" w:rsidRDefault="00FA7360">
      <w:pPr>
        <w:pStyle w:val="af2"/>
      </w:pPr>
      <w:r>
        <w:rPr>
          <w:rFonts w:hint="eastAsia"/>
        </w:rPr>
        <w:t xml:space="preserve">신탁사는 원안 유지 의견을 줄 것 </w:t>
      </w:r>
      <w:proofErr w:type="spellStart"/>
      <w:r>
        <w:rPr>
          <w:rFonts w:hint="eastAsia"/>
        </w:rPr>
        <w:t>같습ㄴ디ㅏ</w:t>
      </w:r>
      <w:proofErr w:type="spellEnd"/>
      <w:r>
        <w:rPr>
          <w:rFonts w:hint="eastAsia"/>
        </w:rPr>
        <w:t>.</w:t>
      </w:r>
    </w:p>
  </w:comment>
  <w:comment w:id="366" w:author="이용원(Lee Yongwon)" w:date="2025-09-29T13:00:00Z" w:initials="이Y">
    <w:p w14:paraId="56974675" w14:textId="77777777" w:rsidR="00FA7360" w:rsidRDefault="00FA7360">
      <w:pPr>
        <w:pStyle w:val="af2"/>
        <w:rPr>
          <w:rFonts w:ascii="굴림" w:eastAsia="굴림" w:hAnsi="굴림"/>
          <w:color w:val="FF0000"/>
        </w:rPr>
      </w:pPr>
      <w:r>
        <w:rPr>
          <w:rStyle w:val="af1"/>
        </w:rPr>
        <w:annotationRef/>
      </w:r>
      <w:r w:rsidRPr="00217D96">
        <w:rPr>
          <w:rFonts w:ascii="굴림" w:eastAsia="굴림" w:hAnsi="굴림" w:hint="eastAsia"/>
          <w:color w:val="FF0000"/>
        </w:rPr>
        <w:t>삭제</w:t>
      </w:r>
      <w:r>
        <w:rPr>
          <w:rFonts w:ascii="굴림" w:eastAsia="굴림" w:hAnsi="굴림" w:hint="eastAsia"/>
          <w:color w:val="FF0000"/>
        </w:rPr>
        <w:t xml:space="preserve"> 또는 수정 필요(단순 도급공사로 공사비 증가는 시공사 책임 사유가 아님)</w:t>
      </w:r>
      <w:r>
        <w:rPr>
          <w:rFonts w:ascii="굴림" w:eastAsia="굴림" w:hAnsi="굴림"/>
          <w:color w:val="FF0000"/>
        </w:rPr>
        <w:br/>
      </w:r>
      <w:r>
        <w:rPr>
          <w:rFonts w:ascii="굴림" w:eastAsia="굴림" w:hAnsi="굴림" w:hint="eastAsia"/>
          <w:color w:val="FF0000"/>
        </w:rPr>
        <w:t>실제 현장여건에 따른 공사비 변경 가능</w:t>
      </w:r>
    </w:p>
    <w:p w14:paraId="0476CA47" w14:textId="77777777" w:rsidR="00FA7360" w:rsidRPr="0063085E" w:rsidRDefault="00FA7360">
      <w:pPr>
        <w:pStyle w:val="af2"/>
        <w:rPr>
          <w:rFonts w:ascii="굴림" w:eastAsia="굴림" w:hAnsi="굴림"/>
        </w:rPr>
      </w:pPr>
      <w:r>
        <w:rPr>
          <w:rFonts w:ascii="굴림" w:eastAsia="굴림" w:hAnsi="굴림" w:hint="eastAsia"/>
          <w:color w:val="FF0000"/>
        </w:rPr>
        <w:t xml:space="preserve">추가되는 </w:t>
      </w:r>
      <w:proofErr w:type="spellStart"/>
      <w:r>
        <w:rPr>
          <w:rFonts w:ascii="굴림" w:eastAsia="굴림" w:hAnsi="굴림" w:hint="eastAsia"/>
          <w:color w:val="FF0000"/>
        </w:rPr>
        <w:t>공사에대해</w:t>
      </w:r>
      <w:proofErr w:type="spellEnd"/>
      <w:r>
        <w:rPr>
          <w:rFonts w:ascii="굴림" w:eastAsia="굴림" w:hAnsi="굴림"/>
          <w:color w:val="FF0000"/>
        </w:rPr>
        <w:t xml:space="preserve"> </w:t>
      </w:r>
      <w:r>
        <w:rPr>
          <w:rFonts w:ascii="굴림" w:eastAsia="굴림" w:hAnsi="굴림" w:hint="eastAsia"/>
          <w:color w:val="FF0000"/>
        </w:rPr>
        <w:t>추가공사비 미지급시 시공 불가</w:t>
      </w:r>
    </w:p>
  </w:comment>
  <w:comment w:id="368" w:author="first20230519" w:date="2025-10-16T09:29:00Z" w:initials="f">
    <w:p w14:paraId="6A2004B1" w14:textId="7D159FB9" w:rsidR="00FA7360" w:rsidRDefault="00FA7360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법무법인 퍼스트</w:t>
      </w:r>
    </w:p>
    <w:p w14:paraId="419D71C5" w14:textId="77777777" w:rsidR="00FA7360" w:rsidRDefault="00FA7360">
      <w:pPr>
        <w:pStyle w:val="af2"/>
      </w:pPr>
    </w:p>
    <w:p w14:paraId="50226C41" w14:textId="65086A60" w:rsidR="00FA7360" w:rsidRDefault="00FA7360">
      <w:pPr>
        <w:pStyle w:val="af2"/>
      </w:pPr>
      <w:r>
        <w:rPr>
          <w:rFonts w:hint="eastAsia"/>
        </w:rPr>
        <w:t xml:space="preserve">대주입장에서 수용 </w:t>
      </w:r>
      <w:proofErr w:type="spellStart"/>
      <w:r>
        <w:rPr>
          <w:rFonts w:hint="eastAsia"/>
        </w:rPr>
        <w:t>가능하실지</w:t>
      </w:r>
      <w:proofErr w:type="spellEnd"/>
      <w:r>
        <w:rPr>
          <w:rFonts w:hint="eastAsia"/>
        </w:rPr>
        <w:t xml:space="preserve"> 확인 필요합니다. 미수 공사비 </w:t>
      </w:r>
      <w:proofErr w:type="spellStart"/>
      <w:r>
        <w:rPr>
          <w:rFonts w:hint="eastAsia"/>
        </w:rPr>
        <w:t>있을시</w:t>
      </w:r>
      <w:proofErr w:type="spellEnd"/>
      <w:r>
        <w:rPr>
          <w:rFonts w:hint="eastAsia"/>
        </w:rPr>
        <w:t xml:space="preserve"> 시공사 유치권 행사 가능성 있고,</w:t>
      </w:r>
      <w:r>
        <w:t xml:space="preserve"> </w:t>
      </w:r>
      <w:r>
        <w:rPr>
          <w:rFonts w:hint="eastAsia"/>
        </w:rPr>
        <w:t xml:space="preserve">이 경우 공매 지연 사유로 작용할 수도 있을 것 같습니다. </w:t>
      </w:r>
    </w:p>
  </w:comment>
  <w:comment w:id="367" w:author="이용원(Lee Yongwon)" w:date="2025-09-29T13:00:00Z" w:initials="이Y">
    <w:p w14:paraId="5C3ABC1D" w14:textId="77777777" w:rsidR="00FA7360" w:rsidRDefault="00FA7360">
      <w:pPr>
        <w:pStyle w:val="af2"/>
      </w:pPr>
      <w:r>
        <w:rPr>
          <w:rStyle w:val="af1"/>
        </w:rPr>
        <w:annotationRef/>
      </w:r>
      <w:r w:rsidRPr="00217D96">
        <w:rPr>
          <w:rFonts w:ascii="굴림" w:eastAsia="굴림" w:hAnsi="굴림" w:hint="eastAsia"/>
          <w:color w:val="FF0000"/>
        </w:rPr>
        <w:t>삭제</w:t>
      </w:r>
      <w:r>
        <w:rPr>
          <w:rFonts w:ascii="굴림" w:eastAsia="굴림" w:hAnsi="굴림" w:hint="eastAsia"/>
          <w:color w:val="FF0000"/>
        </w:rPr>
        <w:t>(단순 도급공사로 수용 불가)</w:t>
      </w:r>
    </w:p>
  </w:comment>
  <w:comment w:id="370" w:author="first20230519" w:date="2025-10-16T09:32:00Z" w:initials="f">
    <w:p w14:paraId="3E05C56D" w14:textId="4391D202" w:rsidR="00FA7360" w:rsidRDefault="00FA7360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법무법인 퍼스트</w:t>
      </w:r>
    </w:p>
    <w:p w14:paraId="4C3274C3" w14:textId="77777777" w:rsidR="00FA7360" w:rsidRDefault="00FA7360">
      <w:pPr>
        <w:pStyle w:val="af2"/>
      </w:pPr>
    </w:p>
    <w:p w14:paraId="46B6351B" w14:textId="136CE2CA" w:rsidR="00FA7360" w:rsidRDefault="00FA7360">
      <w:pPr>
        <w:pStyle w:val="af2"/>
      </w:pPr>
      <w:r>
        <w:rPr>
          <w:rFonts w:hint="eastAsia"/>
        </w:rPr>
        <w:t xml:space="preserve">비록 </w:t>
      </w:r>
      <w:proofErr w:type="spellStart"/>
      <w:r>
        <w:rPr>
          <w:rFonts w:hint="eastAsia"/>
        </w:rPr>
        <w:t>책준</w:t>
      </w:r>
      <w:proofErr w:type="spellEnd"/>
      <w:r>
        <w:rPr>
          <w:rFonts w:hint="eastAsia"/>
        </w:rPr>
        <w:t xml:space="preserve"> 완료했다고 하더라도,</w:t>
      </w:r>
      <w:r>
        <w:t xml:space="preserve"> </w:t>
      </w:r>
      <w:r>
        <w:rPr>
          <w:rFonts w:hint="eastAsia"/>
        </w:rPr>
        <w:t>일반적인 내용이라 원안 유지하는 것이 좋겠습니다.</w:t>
      </w:r>
    </w:p>
  </w:comment>
  <w:comment w:id="369" w:author="이용원(Lee Yongwon)" w:date="2025-09-29T13:01:00Z" w:initials="이Y">
    <w:p w14:paraId="544F98D3" w14:textId="77777777" w:rsidR="00FA7360" w:rsidRPr="0063085E" w:rsidRDefault="00FA7360">
      <w:pPr>
        <w:pStyle w:val="af2"/>
        <w:rPr>
          <w:rFonts w:ascii="굴림" w:eastAsia="굴림" w:hAnsi="굴림"/>
        </w:rPr>
      </w:pPr>
      <w:r>
        <w:rPr>
          <w:rStyle w:val="af1"/>
        </w:rPr>
        <w:annotationRef/>
      </w:r>
      <w:r w:rsidRPr="0063085E">
        <w:rPr>
          <w:rFonts w:ascii="굴림" w:eastAsia="굴림" w:hAnsi="굴림" w:hint="eastAsia"/>
          <w:color w:val="FF0000"/>
        </w:rPr>
        <w:t>삭제 또는 수정필요(당사는 지구외도로 시공,</w:t>
      </w:r>
      <w:r w:rsidRPr="0063085E">
        <w:rPr>
          <w:rFonts w:ascii="굴림" w:eastAsia="굴림" w:hAnsi="굴림"/>
          <w:color w:val="FF0000"/>
        </w:rPr>
        <w:t xml:space="preserve"> </w:t>
      </w:r>
      <w:r w:rsidRPr="0063085E">
        <w:rPr>
          <w:rFonts w:ascii="굴림" w:eastAsia="굴림" w:hAnsi="굴림" w:hint="eastAsia"/>
          <w:color w:val="FF0000"/>
        </w:rPr>
        <w:t xml:space="preserve">건축물 </w:t>
      </w:r>
      <w:proofErr w:type="spellStart"/>
      <w:r w:rsidRPr="0063085E">
        <w:rPr>
          <w:rFonts w:ascii="굴림" w:eastAsia="굴림" w:hAnsi="굴림" w:hint="eastAsia"/>
          <w:color w:val="FF0000"/>
        </w:rPr>
        <w:t>내외장재</w:t>
      </w:r>
      <w:proofErr w:type="spellEnd"/>
      <w:r w:rsidRPr="0063085E">
        <w:rPr>
          <w:rFonts w:ascii="굴림" w:eastAsia="굴림" w:hAnsi="굴림" w:hint="eastAsia"/>
          <w:color w:val="FF0000"/>
        </w:rPr>
        <w:t>,</w:t>
      </w:r>
      <w:r w:rsidRPr="0063085E">
        <w:rPr>
          <w:rFonts w:ascii="굴림" w:eastAsia="굴림" w:hAnsi="굴림"/>
          <w:color w:val="FF0000"/>
        </w:rPr>
        <w:t xml:space="preserve"> </w:t>
      </w:r>
      <w:r w:rsidRPr="0063085E">
        <w:rPr>
          <w:rFonts w:ascii="굴림" w:eastAsia="굴림" w:hAnsi="굴림" w:hint="eastAsia"/>
          <w:color w:val="FF0000"/>
        </w:rPr>
        <w:t>마감, 설비는 건축공사 내용)</w:t>
      </w:r>
    </w:p>
  </w:comment>
  <w:comment w:id="371" w:author="이용원(Lee Yongwon)" w:date="2025-09-29T13:05:00Z" w:initials="이Y">
    <w:p w14:paraId="0CA6ACE6" w14:textId="77777777" w:rsidR="00FA7360" w:rsidRPr="0063085E" w:rsidRDefault="00FA7360">
      <w:pPr>
        <w:pStyle w:val="af2"/>
        <w:rPr>
          <w:rFonts w:ascii="굴림" w:eastAsia="굴림" w:hAnsi="굴림"/>
        </w:rPr>
      </w:pPr>
      <w:r>
        <w:rPr>
          <w:rStyle w:val="af1"/>
        </w:rPr>
        <w:annotationRef/>
      </w:r>
      <w:r w:rsidRPr="0063085E">
        <w:rPr>
          <w:rFonts w:ascii="굴림" w:eastAsia="굴림" w:hAnsi="굴림" w:hint="eastAsia"/>
          <w:color w:val="FF0000"/>
        </w:rPr>
        <w:t>검토 필요</w:t>
      </w:r>
    </w:p>
  </w:comment>
  <w:comment w:id="372" w:author="이용원(Lee Yongwon)" w:date="2025-09-29T13:05:00Z" w:initials="이Y">
    <w:p w14:paraId="7143A9A6" w14:textId="77777777" w:rsidR="00FA7360" w:rsidRPr="0063085E" w:rsidRDefault="00FA7360">
      <w:pPr>
        <w:pStyle w:val="af2"/>
        <w:rPr>
          <w:rFonts w:ascii="굴림" w:eastAsia="굴림" w:hAnsi="굴림"/>
        </w:rPr>
      </w:pPr>
      <w:r w:rsidRPr="0063085E">
        <w:rPr>
          <w:rStyle w:val="af1"/>
          <w:rFonts w:ascii="굴림" w:eastAsia="굴림" w:hAnsi="굴림"/>
          <w:color w:val="FF0000"/>
        </w:rPr>
        <w:annotationRef/>
      </w:r>
      <w:r w:rsidRPr="0063085E">
        <w:rPr>
          <w:rFonts w:ascii="굴림" w:eastAsia="굴림" w:hAnsi="굴림" w:hint="eastAsia"/>
          <w:color w:val="FF0000"/>
        </w:rPr>
        <w:t>삭제(</w:t>
      </w:r>
      <w:proofErr w:type="spellStart"/>
      <w:r w:rsidRPr="0063085E">
        <w:rPr>
          <w:rFonts w:ascii="굴림" w:eastAsia="굴림" w:hAnsi="굴림" w:hint="eastAsia"/>
          <w:color w:val="FF0000"/>
        </w:rPr>
        <w:t>구역외도로현장</w:t>
      </w:r>
      <w:proofErr w:type="spellEnd"/>
      <w:r w:rsidRPr="0063085E">
        <w:rPr>
          <w:rFonts w:ascii="굴림" w:eastAsia="굴림" w:hAnsi="굴림" w:hint="eastAsia"/>
          <w:color w:val="FF0000"/>
        </w:rPr>
        <w:t xml:space="preserve"> 책임준공X)</w:t>
      </w:r>
    </w:p>
  </w:comment>
  <w:comment w:id="373" w:author="이용원(Lee Yongwon)" w:date="2025-09-29T13:06:00Z" w:initials="이Y">
    <w:p w14:paraId="4BD04B0D" w14:textId="77777777" w:rsidR="00FA7360" w:rsidRPr="0063085E" w:rsidRDefault="00FA7360">
      <w:pPr>
        <w:pStyle w:val="af2"/>
        <w:rPr>
          <w:rFonts w:ascii="굴림" w:eastAsia="굴림" w:hAnsi="굴림"/>
        </w:rPr>
      </w:pPr>
      <w:r>
        <w:rPr>
          <w:rStyle w:val="af1"/>
        </w:rPr>
        <w:annotationRef/>
      </w:r>
      <w:r w:rsidRPr="0063085E">
        <w:rPr>
          <w:rFonts w:ascii="굴림" w:eastAsia="굴림" w:hAnsi="굴림" w:hint="eastAsia"/>
          <w:color w:val="FF0000"/>
        </w:rPr>
        <w:t>검토 필요</w:t>
      </w:r>
    </w:p>
  </w:comment>
  <w:comment w:id="375" w:author="first20230519" w:date="2025-10-16T09:36:00Z" w:initials="f">
    <w:p w14:paraId="30A31CCB" w14:textId="0103A853" w:rsidR="00FA7360" w:rsidRDefault="00FA7360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법무법인 퍼스트</w:t>
      </w:r>
    </w:p>
    <w:p w14:paraId="045D2989" w14:textId="77777777" w:rsidR="00FA7360" w:rsidRDefault="00FA7360">
      <w:pPr>
        <w:pStyle w:val="af2"/>
      </w:pPr>
    </w:p>
    <w:p w14:paraId="506763AA" w14:textId="0C71C55E" w:rsidR="00FA7360" w:rsidRDefault="00FA7360">
      <w:pPr>
        <w:pStyle w:val="af2"/>
      </w:pPr>
      <w:r>
        <w:rPr>
          <w:rFonts w:hint="eastAsia"/>
        </w:rPr>
        <w:t>전체 삭제보다는 아래 문구 수정으로 유지하는 것이 좋겠습니다.</w:t>
      </w:r>
      <w:r>
        <w:t xml:space="preserve"> </w:t>
      </w:r>
      <w:r>
        <w:rPr>
          <w:rFonts w:hint="eastAsia"/>
        </w:rPr>
        <w:t>이를 전제로 제2항도 유지하는 것이 좋겠습니다.</w:t>
      </w:r>
    </w:p>
    <w:p w14:paraId="296740DC" w14:textId="77777777" w:rsidR="00FA7360" w:rsidRDefault="00FA7360">
      <w:pPr>
        <w:pStyle w:val="af2"/>
      </w:pPr>
    </w:p>
    <w:p w14:paraId="050F14C9" w14:textId="61A34A54" w:rsidR="00FA7360" w:rsidRDefault="00FA7360">
      <w:pPr>
        <w:pStyle w:val="af2"/>
      </w:pPr>
      <w:r>
        <w:t>“</w:t>
      </w:r>
      <w:r>
        <w:rPr>
          <w:rFonts w:hint="eastAsia"/>
        </w:rPr>
        <w:t>병</w:t>
      </w:r>
      <w:r>
        <w:t>”</w:t>
      </w:r>
      <w:r>
        <w:rPr>
          <w:rFonts w:hint="eastAsia"/>
        </w:rPr>
        <w:t xml:space="preserve">은 </w:t>
      </w:r>
      <w:r w:rsidRPr="0092748D">
        <w:rPr>
          <w:rFonts w:hint="eastAsia"/>
          <w:highlight w:val="yellow"/>
        </w:rPr>
        <w:t>실시계획 승인</w:t>
      </w:r>
      <w:r>
        <w:rPr>
          <w:rFonts w:hint="eastAsia"/>
        </w:rPr>
        <w:t xml:space="preserve"> 등 인허가조건의 내용이~</w:t>
      </w:r>
      <w:r>
        <w:t>~</w:t>
      </w:r>
    </w:p>
  </w:comment>
  <w:comment w:id="374" w:author="이용원(Lee Yongwon)" w:date="2025-09-29T13:07:00Z" w:initials="이Y">
    <w:p w14:paraId="10DC1468" w14:textId="77777777" w:rsidR="00FA7360" w:rsidRPr="0063085E" w:rsidRDefault="00FA7360">
      <w:pPr>
        <w:pStyle w:val="af2"/>
        <w:rPr>
          <w:rFonts w:ascii="굴림" w:eastAsia="굴림" w:hAnsi="굴림"/>
        </w:rPr>
      </w:pPr>
      <w:r>
        <w:rPr>
          <w:rStyle w:val="af1"/>
        </w:rPr>
        <w:annotationRef/>
      </w:r>
      <w:r w:rsidRPr="0063085E">
        <w:rPr>
          <w:rFonts w:ascii="굴림" w:eastAsia="굴림" w:hAnsi="굴림" w:hint="eastAsia"/>
          <w:color w:val="FF0000"/>
        </w:rPr>
        <w:t>삭제(</w:t>
      </w:r>
      <w:r w:rsidRPr="0063085E">
        <w:rPr>
          <w:rFonts w:ascii="굴림" w:eastAsia="굴림" w:hAnsi="굴림"/>
          <w:color w:val="FF0000"/>
        </w:rPr>
        <w:t>“</w:t>
      </w:r>
      <w:r w:rsidRPr="0063085E">
        <w:rPr>
          <w:rFonts w:ascii="굴림" w:eastAsia="굴림" w:hAnsi="굴림" w:hint="eastAsia"/>
          <w:color w:val="FF0000"/>
        </w:rPr>
        <w:t>병</w:t>
      </w:r>
      <w:r w:rsidRPr="0063085E">
        <w:rPr>
          <w:rFonts w:ascii="굴림" w:eastAsia="굴림" w:hAnsi="굴림"/>
          <w:color w:val="FF0000"/>
        </w:rPr>
        <w:t>”</w:t>
      </w:r>
      <w:r w:rsidRPr="0063085E">
        <w:rPr>
          <w:rFonts w:ascii="굴림" w:eastAsia="굴림" w:hAnsi="굴림" w:hint="eastAsia"/>
          <w:color w:val="FF0000"/>
        </w:rPr>
        <w:t>은 건축공사 시공사가 아님)</w:t>
      </w:r>
    </w:p>
  </w:comment>
  <w:comment w:id="376" w:author="first20230519" w:date="2025-10-16T09:39:00Z" w:initials="f">
    <w:p w14:paraId="3ACC1C02" w14:textId="78BADEC9" w:rsidR="00FA7360" w:rsidRDefault="00FA7360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법무법인 퍼스트</w:t>
      </w:r>
    </w:p>
    <w:p w14:paraId="3401AF0B" w14:textId="77777777" w:rsidR="00FA7360" w:rsidRDefault="00FA7360">
      <w:pPr>
        <w:pStyle w:val="af2"/>
      </w:pPr>
    </w:p>
    <w:p w14:paraId="3FA513BC" w14:textId="2E235B17" w:rsidR="00FA7360" w:rsidRDefault="00FA7360">
      <w:pPr>
        <w:pStyle w:val="af2"/>
      </w:pPr>
      <w:r>
        <w:rPr>
          <w:rFonts w:hint="eastAsia"/>
        </w:rPr>
        <w:t>시공사 하자보수 책임에 관한 일반적인 내용으로 보이는데,</w:t>
      </w:r>
      <w:r>
        <w:t xml:space="preserve"> </w:t>
      </w:r>
      <w:r>
        <w:rPr>
          <w:rFonts w:hint="eastAsia"/>
        </w:rPr>
        <w:t xml:space="preserve">굳이 </w:t>
      </w:r>
      <w:r>
        <w:t>“</w:t>
      </w:r>
      <w:r>
        <w:rPr>
          <w:rFonts w:hint="eastAsia"/>
        </w:rPr>
        <w:t>병</w:t>
      </w:r>
      <w:r>
        <w:t xml:space="preserve">” </w:t>
      </w:r>
      <w:r>
        <w:rPr>
          <w:rFonts w:hint="eastAsia"/>
        </w:rPr>
        <w:t>내용을 삭제할 필요가 있을까 싶습니다.</w:t>
      </w:r>
    </w:p>
  </w:comment>
  <w:comment w:id="377" w:author="이용원(Lee Yongwon)" w:date="2025-09-29T13:10:00Z" w:initials="이Y">
    <w:p w14:paraId="660795B9" w14:textId="77777777" w:rsidR="00FA7360" w:rsidRPr="003F3B3F" w:rsidRDefault="00FA7360">
      <w:pPr>
        <w:pStyle w:val="af2"/>
        <w:rPr>
          <w:rFonts w:ascii="굴림" w:eastAsia="굴림" w:hAnsi="굴림"/>
        </w:rPr>
      </w:pPr>
      <w:r>
        <w:rPr>
          <w:rStyle w:val="af1"/>
        </w:rPr>
        <w:annotationRef/>
      </w:r>
      <w:r w:rsidRPr="003F3B3F">
        <w:rPr>
          <w:rFonts w:ascii="굴림" w:eastAsia="굴림" w:hAnsi="굴림" w:hint="eastAsia"/>
          <w:color w:val="FF0000"/>
        </w:rPr>
        <w:t>삭제</w:t>
      </w:r>
      <w:r>
        <w:rPr>
          <w:rFonts w:ascii="굴림" w:eastAsia="굴림" w:hAnsi="굴림" w:hint="eastAsia"/>
          <w:color w:val="FF0000"/>
        </w:rPr>
        <w:t>(</w:t>
      </w:r>
      <w:r>
        <w:rPr>
          <w:rFonts w:ascii="굴림" w:eastAsia="굴림" w:hAnsi="굴림"/>
          <w:color w:val="FF0000"/>
        </w:rPr>
        <w:t>“</w:t>
      </w:r>
      <w:r>
        <w:rPr>
          <w:rFonts w:ascii="굴림" w:eastAsia="굴림" w:hAnsi="굴림" w:hint="eastAsia"/>
          <w:color w:val="FF0000"/>
        </w:rPr>
        <w:t>병</w:t>
      </w:r>
      <w:r>
        <w:rPr>
          <w:rFonts w:ascii="굴림" w:eastAsia="굴림" w:hAnsi="굴림"/>
          <w:color w:val="FF0000"/>
        </w:rPr>
        <w:t>”</w:t>
      </w:r>
      <w:r>
        <w:rPr>
          <w:rFonts w:ascii="굴림" w:eastAsia="굴림" w:hAnsi="굴림" w:hint="eastAsia"/>
          <w:color w:val="FF0000"/>
        </w:rPr>
        <w:t>은 구역외도로 단순 도급 시공사임)</w:t>
      </w:r>
    </w:p>
  </w:comment>
  <w:comment w:id="378" w:author="이용원(Lee Yongwon)" w:date="2025-09-29T13:09:00Z" w:initials="이Y">
    <w:p w14:paraId="4C07C009" w14:textId="77777777" w:rsidR="00FA7360" w:rsidRPr="003F3B3F" w:rsidRDefault="00FA7360">
      <w:pPr>
        <w:pStyle w:val="af2"/>
        <w:rPr>
          <w:rFonts w:ascii="굴림" w:eastAsia="굴림" w:hAnsi="굴림"/>
        </w:rPr>
      </w:pPr>
      <w:r>
        <w:rPr>
          <w:rStyle w:val="af1"/>
        </w:rPr>
        <w:annotationRef/>
      </w:r>
      <w:r w:rsidRPr="003F3B3F">
        <w:rPr>
          <w:rFonts w:ascii="굴림" w:eastAsia="굴림" w:hAnsi="굴림" w:hint="eastAsia"/>
          <w:color w:val="FF0000"/>
        </w:rPr>
        <w:t>삭제</w:t>
      </w:r>
    </w:p>
  </w:comment>
  <w:comment w:id="379" w:author="이용원(Lee Yongwon)" w:date="2025-09-29T13:12:00Z" w:initials="이Y">
    <w:p w14:paraId="605EED56" w14:textId="77777777" w:rsidR="00FA7360" w:rsidRPr="003F3B3F" w:rsidRDefault="00FA7360">
      <w:pPr>
        <w:pStyle w:val="af2"/>
        <w:rPr>
          <w:rFonts w:ascii="굴림" w:eastAsia="굴림" w:hAnsi="굴림"/>
        </w:rPr>
      </w:pPr>
      <w:r>
        <w:rPr>
          <w:rStyle w:val="af1"/>
        </w:rPr>
        <w:annotationRef/>
      </w:r>
      <w:r w:rsidRPr="003F3B3F">
        <w:rPr>
          <w:rFonts w:ascii="굴림" w:eastAsia="굴림" w:hAnsi="굴림" w:hint="eastAsia"/>
          <w:color w:val="FF0000"/>
        </w:rPr>
        <w:t>삭제</w:t>
      </w:r>
      <w:r>
        <w:rPr>
          <w:rFonts w:ascii="굴림" w:eastAsia="굴림" w:hAnsi="굴림" w:hint="eastAsia"/>
          <w:color w:val="FF0000"/>
        </w:rPr>
        <w:t>(</w:t>
      </w:r>
      <w:r>
        <w:rPr>
          <w:rFonts w:ascii="굴림" w:eastAsia="굴림" w:hAnsi="굴림"/>
          <w:color w:val="FF0000"/>
        </w:rPr>
        <w:t>“</w:t>
      </w:r>
      <w:r>
        <w:rPr>
          <w:rFonts w:ascii="굴림" w:eastAsia="굴림" w:hAnsi="굴림" w:hint="eastAsia"/>
          <w:color w:val="FF0000"/>
        </w:rPr>
        <w:t>병</w:t>
      </w:r>
      <w:r>
        <w:rPr>
          <w:rFonts w:ascii="굴림" w:eastAsia="굴림" w:hAnsi="굴림"/>
          <w:color w:val="FF0000"/>
        </w:rPr>
        <w:t>”</w:t>
      </w:r>
      <w:r>
        <w:rPr>
          <w:rFonts w:ascii="굴림" w:eastAsia="굴림" w:hAnsi="굴림" w:hint="eastAsia"/>
          <w:color w:val="FF0000"/>
        </w:rPr>
        <w:t>은 구역외도로 단순 도급 시공사임)</w:t>
      </w:r>
    </w:p>
  </w:comment>
  <w:comment w:id="380" w:author="이용원(Lee Yongwon)" w:date="2025-09-29T13:13:00Z" w:initials="이Y">
    <w:p w14:paraId="34C3F4CE" w14:textId="77777777" w:rsidR="00FA7360" w:rsidRPr="003F3B3F" w:rsidRDefault="00FA7360">
      <w:pPr>
        <w:pStyle w:val="af2"/>
        <w:rPr>
          <w:rFonts w:ascii="굴림" w:eastAsia="굴림" w:hAnsi="굴림"/>
        </w:rPr>
      </w:pPr>
      <w:r>
        <w:rPr>
          <w:rStyle w:val="af1"/>
        </w:rPr>
        <w:annotationRef/>
      </w:r>
      <w:r w:rsidRPr="003F3B3F">
        <w:rPr>
          <w:rFonts w:ascii="굴림" w:eastAsia="굴림" w:hAnsi="굴림" w:hint="eastAsia"/>
          <w:color w:val="FF0000"/>
        </w:rPr>
        <w:t>삭제</w:t>
      </w:r>
      <w:r>
        <w:rPr>
          <w:rFonts w:ascii="굴림" w:eastAsia="굴림" w:hAnsi="굴림" w:hint="eastAsia"/>
          <w:color w:val="FF0000"/>
        </w:rPr>
        <w:t>(</w:t>
      </w:r>
      <w:r>
        <w:rPr>
          <w:rFonts w:ascii="굴림" w:eastAsia="굴림" w:hAnsi="굴림"/>
          <w:color w:val="FF0000"/>
        </w:rPr>
        <w:t>“</w:t>
      </w:r>
      <w:r>
        <w:rPr>
          <w:rFonts w:ascii="굴림" w:eastAsia="굴림" w:hAnsi="굴림" w:hint="eastAsia"/>
          <w:color w:val="FF0000"/>
        </w:rPr>
        <w:t>병</w:t>
      </w:r>
      <w:r>
        <w:rPr>
          <w:rFonts w:ascii="굴림" w:eastAsia="굴림" w:hAnsi="굴림"/>
          <w:color w:val="FF0000"/>
        </w:rPr>
        <w:t>”</w:t>
      </w:r>
      <w:r>
        <w:rPr>
          <w:rFonts w:ascii="굴림" w:eastAsia="굴림" w:hAnsi="굴림" w:hint="eastAsia"/>
          <w:color w:val="FF0000"/>
        </w:rPr>
        <w:t>은 구역외도로 단순 도급 시공사임)</w:t>
      </w:r>
    </w:p>
  </w:comment>
  <w:comment w:id="381" w:author="Wooseok Yang" w:date="2025-10-14T08:37:00Z" w:initials="WY">
    <w:p w14:paraId="483830E0" w14:textId="77777777" w:rsidR="00FA7360" w:rsidRDefault="00FA7360" w:rsidP="00F76E3A">
      <w:pPr>
        <w:pStyle w:val="af2"/>
      </w:pPr>
      <w:r>
        <w:rPr>
          <w:rStyle w:val="af1"/>
        </w:rPr>
        <w:annotationRef/>
      </w:r>
      <w:r>
        <w:t xml:space="preserve">대출변경계약서상 분양수입금계좌 개설 및 운용에 맞춰 </w:t>
      </w:r>
      <w:proofErr w:type="spellStart"/>
      <w:r>
        <w:t>수정부탁드립니다</w:t>
      </w:r>
      <w:proofErr w:type="spellEnd"/>
      <w:r>
        <w:t xml:space="preserve">. </w:t>
      </w:r>
    </w:p>
  </w:comment>
  <w:comment w:id="382" w:author="first20230519" w:date="2025-10-15T17:29:00Z" w:initials="f">
    <w:p w14:paraId="68CFB752" w14:textId="6D41D120" w:rsidR="00FA7360" w:rsidRDefault="00FA7360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법무법인 퍼스트</w:t>
      </w:r>
    </w:p>
    <w:p w14:paraId="1100AC05" w14:textId="77777777" w:rsidR="00FA7360" w:rsidRDefault="00FA7360">
      <w:pPr>
        <w:pStyle w:val="af2"/>
      </w:pPr>
    </w:p>
    <w:p w14:paraId="61D3E4CD" w14:textId="1A59FD4C" w:rsidR="00FA7360" w:rsidRDefault="00FA7360">
      <w:pPr>
        <w:pStyle w:val="af2"/>
      </w:pPr>
      <w:r>
        <w:rPr>
          <w:rFonts w:hint="eastAsia"/>
        </w:rPr>
        <w:t>이해 내용은 대출변경계약서 내용을 기준으로 반영하였습니다.</w:t>
      </w:r>
    </w:p>
  </w:comment>
  <w:comment w:id="397" w:author="이용원(Lee Yongwon)" w:date="2025-09-29T13:28:00Z" w:initials="이Y">
    <w:p w14:paraId="571754B7" w14:textId="62C5EA7D" w:rsidR="00FA7360" w:rsidRPr="006A4366" w:rsidRDefault="00FA7360">
      <w:pPr>
        <w:pStyle w:val="af2"/>
        <w:rPr>
          <w:rFonts w:ascii="굴림" w:eastAsia="굴림" w:hAnsi="굴림"/>
        </w:rPr>
      </w:pPr>
      <w:r>
        <w:rPr>
          <w:rStyle w:val="af1"/>
        </w:rPr>
        <w:annotationRef/>
      </w:r>
      <w:r w:rsidRPr="006A4366">
        <w:rPr>
          <w:rFonts w:ascii="굴림" w:eastAsia="굴림" w:hAnsi="굴림" w:hint="eastAsia"/>
          <w:color w:val="FF0000"/>
        </w:rPr>
        <w:t>수정필요(대출약정에 대한 변경계약서 준용</w:t>
      </w:r>
      <w:r>
        <w:rPr>
          <w:rFonts w:ascii="굴림" w:eastAsia="굴림" w:hAnsi="굴림" w:hint="eastAsia"/>
          <w:color w:val="FF0000"/>
        </w:rPr>
        <w:t>, 25.08</w:t>
      </w:r>
      <w:r w:rsidRPr="006A4366">
        <w:rPr>
          <w:rFonts w:ascii="굴림" w:eastAsia="굴림" w:hAnsi="굴림" w:hint="eastAsia"/>
          <w:color w:val="FF0000"/>
        </w:rPr>
        <w:t>)</w:t>
      </w:r>
    </w:p>
  </w:comment>
  <w:comment w:id="474" w:author="이용원(Lee Yongwon)" w:date="2025-09-29T14:07:00Z" w:initials="이Y">
    <w:p w14:paraId="35D9E287" w14:textId="77777777" w:rsidR="00FA7360" w:rsidRDefault="00FA7360">
      <w:pPr>
        <w:pStyle w:val="af2"/>
        <w:rPr>
          <w:rFonts w:ascii="굴림" w:eastAsia="굴림" w:hAnsi="굴림"/>
          <w:color w:val="FF0000"/>
        </w:rPr>
      </w:pPr>
      <w:r>
        <w:rPr>
          <w:rStyle w:val="af1"/>
        </w:rPr>
        <w:annotationRef/>
      </w:r>
      <w:r w:rsidRPr="004307A4">
        <w:rPr>
          <w:rFonts w:ascii="굴림" w:eastAsia="굴림" w:hAnsi="굴림" w:hint="eastAsia"/>
          <w:color w:val="FF0000"/>
        </w:rPr>
        <w:t>수정필요</w:t>
      </w:r>
      <w:r w:rsidRPr="006A4366">
        <w:rPr>
          <w:rFonts w:ascii="굴림" w:eastAsia="굴림" w:hAnsi="굴림" w:hint="eastAsia"/>
          <w:color w:val="FF0000"/>
        </w:rPr>
        <w:t>(대출약정에 대한 변경계약서 준용</w:t>
      </w:r>
      <w:r>
        <w:rPr>
          <w:rFonts w:ascii="굴림" w:eastAsia="굴림" w:hAnsi="굴림" w:hint="eastAsia"/>
          <w:color w:val="FF0000"/>
        </w:rPr>
        <w:t>, 25.08</w:t>
      </w:r>
      <w:r w:rsidRPr="006A4366">
        <w:rPr>
          <w:rFonts w:ascii="굴림" w:eastAsia="굴림" w:hAnsi="굴림" w:hint="eastAsia"/>
          <w:color w:val="FF0000"/>
        </w:rPr>
        <w:t>)</w:t>
      </w:r>
    </w:p>
    <w:p w14:paraId="143E8523" w14:textId="1D524307" w:rsidR="00FA7360" w:rsidRPr="004307A4" w:rsidRDefault="00FA7360">
      <w:pPr>
        <w:pStyle w:val="af2"/>
        <w:rPr>
          <w:rFonts w:ascii="굴림" w:eastAsia="굴림" w:hAnsi="굴림"/>
        </w:rPr>
      </w:pPr>
      <w:r>
        <w:rPr>
          <w:rFonts w:ascii="굴림" w:eastAsia="굴림" w:hAnsi="굴림" w:hint="eastAsia"/>
          <w:color w:val="FF0000"/>
        </w:rPr>
        <w:t xml:space="preserve">대리금융기관 및 시공사는 차주의 별도의 요청 및 동의가 없는 경우에도 자금관리 </w:t>
      </w:r>
      <w:proofErr w:type="spellStart"/>
      <w:r>
        <w:rPr>
          <w:rFonts w:ascii="굴림" w:eastAsia="굴림" w:hAnsi="굴림" w:hint="eastAsia"/>
          <w:color w:val="FF0000"/>
        </w:rPr>
        <w:t>대리사무시관에게</w:t>
      </w:r>
      <w:proofErr w:type="spellEnd"/>
      <w:r>
        <w:rPr>
          <w:rFonts w:ascii="굴림" w:eastAsia="굴림" w:hAnsi="굴림" w:hint="eastAsia"/>
          <w:color w:val="FF0000"/>
        </w:rPr>
        <w:t xml:space="preserve"> </w:t>
      </w:r>
      <w:proofErr w:type="spellStart"/>
      <w:r>
        <w:rPr>
          <w:rFonts w:ascii="굴림" w:eastAsia="굴림" w:hAnsi="굴림" w:hint="eastAsia"/>
          <w:color w:val="FF0000"/>
        </w:rPr>
        <w:t>운영계좌릐</w:t>
      </w:r>
      <w:proofErr w:type="spellEnd"/>
      <w:r>
        <w:rPr>
          <w:rFonts w:ascii="굴림" w:eastAsia="굴림" w:hAnsi="굴림" w:hint="eastAsia"/>
          <w:color w:val="FF0000"/>
        </w:rPr>
        <w:t xml:space="preserve"> 잔여 금원으로 지급기일이 도래한 본건 사업의 사업비(공사비 등)의 집행을 요청할 수 있다.</w:t>
      </w:r>
      <w:r>
        <w:rPr>
          <w:rFonts w:ascii="굴림" w:eastAsia="굴림" w:hAnsi="굴림"/>
          <w:color w:val="FF0000"/>
        </w:rPr>
        <w:t xml:space="preserve"> </w:t>
      </w:r>
      <w:r>
        <w:rPr>
          <w:rFonts w:ascii="굴림" w:eastAsia="굴림" w:hAnsi="굴림" w:hint="eastAsia"/>
          <w:color w:val="FF0000"/>
        </w:rPr>
        <w:t>이 경우,</w:t>
      </w:r>
      <w:r>
        <w:rPr>
          <w:rFonts w:ascii="굴림" w:eastAsia="굴림" w:hAnsi="굴림"/>
          <w:color w:val="FF0000"/>
        </w:rPr>
        <w:t xml:space="preserve"> </w:t>
      </w:r>
      <w:r>
        <w:rPr>
          <w:rFonts w:ascii="굴림" w:eastAsia="굴림" w:hAnsi="굴림" w:hint="eastAsia"/>
          <w:color w:val="FF0000"/>
        </w:rPr>
        <w:t>제4항을 준용한다.</w:t>
      </w:r>
    </w:p>
  </w:comment>
  <w:comment w:id="475" w:author="first20230519" w:date="2025-10-16T09:40:00Z" w:initials="f">
    <w:p w14:paraId="0FC1864B" w14:textId="098A0605" w:rsidR="00FA7360" w:rsidRDefault="00FA7360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법무법인 퍼스트</w:t>
      </w:r>
    </w:p>
    <w:p w14:paraId="0F15A9C3" w14:textId="77777777" w:rsidR="00FA7360" w:rsidRDefault="00FA7360">
      <w:pPr>
        <w:pStyle w:val="af2"/>
      </w:pPr>
    </w:p>
    <w:p w14:paraId="4D1E5D4E" w14:textId="6CC08D60" w:rsidR="00FA7360" w:rsidRDefault="00FA7360">
      <w:pPr>
        <w:pStyle w:val="af2"/>
      </w:pPr>
      <w:r>
        <w:rPr>
          <w:rFonts w:hint="eastAsia"/>
        </w:rPr>
        <w:t>아래 운영계좌 내용에 반영하였습니다.</w:t>
      </w:r>
    </w:p>
  </w:comment>
  <w:comment w:id="476" w:author="Wooseok Yang" w:date="2025-10-14T08:39:00Z" w:initials="WY">
    <w:p w14:paraId="499EE092" w14:textId="77777777" w:rsidR="00FA7360" w:rsidRDefault="00FA7360" w:rsidP="00F76E3A">
      <w:pPr>
        <w:pStyle w:val="af2"/>
      </w:pPr>
      <w:r>
        <w:rPr>
          <w:rStyle w:val="af1"/>
        </w:rPr>
        <w:annotationRef/>
      </w:r>
      <w:r>
        <w:t>대출변경계약서 운영계좌의 개설 및 운용 참고</w:t>
      </w:r>
    </w:p>
  </w:comment>
  <w:comment w:id="482" w:author="first20230519" w:date="2025-10-15T17:38:00Z" w:initials="f">
    <w:p w14:paraId="039BCBDD" w14:textId="31579C33" w:rsidR="00FA7360" w:rsidRDefault="00FA7360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법무법인 퍼스트</w:t>
      </w:r>
    </w:p>
    <w:p w14:paraId="09101E28" w14:textId="77777777" w:rsidR="00FA7360" w:rsidRDefault="00FA7360">
      <w:pPr>
        <w:pStyle w:val="af2"/>
      </w:pPr>
    </w:p>
    <w:p w14:paraId="4A619EE6" w14:textId="7C6DBE85" w:rsidR="00FA7360" w:rsidRDefault="00FA7360">
      <w:pPr>
        <w:pStyle w:val="af2"/>
      </w:pPr>
      <w:r>
        <w:rPr>
          <w:rFonts w:hint="eastAsia"/>
        </w:rPr>
        <w:t>운영계좌 관련 내용을 대출변경계약서 내용으로 반영하였습니다.</w:t>
      </w:r>
    </w:p>
  </w:comment>
  <w:comment w:id="483" w:author="이용원(Lee Yongwon)" w:date="2025-09-29T14:36:00Z" w:initials="이Y">
    <w:p w14:paraId="2D15D8EE" w14:textId="3D72B008" w:rsidR="00FA7360" w:rsidRPr="001E7E30" w:rsidRDefault="00FA7360">
      <w:pPr>
        <w:pStyle w:val="af2"/>
        <w:rPr>
          <w:rFonts w:ascii="굴림" w:eastAsia="굴림" w:hAnsi="굴림"/>
        </w:rPr>
      </w:pPr>
      <w:r>
        <w:rPr>
          <w:rStyle w:val="af1"/>
        </w:rPr>
        <w:annotationRef/>
      </w:r>
      <w:r w:rsidRPr="001E7E30">
        <w:rPr>
          <w:rFonts w:ascii="굴림" w:eastAsia="굴림" w:hAnsi="굴림" w:hint="eastAsia"/>
          <w:color w:val="FF0000"/>
        </w:rPr>
        <w:t>검토 필요</w:t>
      </w:r>
    </w:p>
  </w:comment>
  <w:comment w:id="495" w:author="first20230519" w:date="2025-10-15T17:40:00Z" w:initials="f">
    <w:p w14:paraId="776C6305" w14:textId="14408F47" w:rsidR="00FA7360" w:rsidRDefault="00FA7360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법무법인 퍼스트</w:t>
      </w:r>
    </w:p>
    <w:p w14:paraId="0BC54BEC" w14:textId="77777777" w:rsidR="00FA7360" w:rsidRDefault="00FA7360">
      <w:pPr>
        <w:pStyle w:val="af2"/>
      </w:pPr>
    </w:p>
    <w:p w14:paraId="2AFE47E5" w14:textId="6250868D" w:rsidR="00FA7360" w:rsidRDefault="00FA7360">
      <w:pPr>
        <w:pStyle w:val="af2"/>
      </w:pPr>
      <w:r>
        <w:rPr>
          <w:rFonts w:hint="eastAsia"/>
        </w:rPr>
        <w:t>이자유보계좌 관련 내용을 대출변경계약서 기준으로 수정하였습니다.</w:t>
      </w:r>
    </w:p>
  </w:comment>
  <w:comment w:id="496" w:author="Wooseok Yang" w:date="2025-10-14T08:45:00Z" w:initials="WY">
    <w:p w14:paraId="0657FDE9" w14:textId="77777777" w:rsidR="00FA7360" w:rsidRDefault="00FA7360" w:rsidP="00041048">
      <w:pPr>
        <w:pStyle w:val="af2"/>
      </w:pPr>
      <w:r>
        <w:rPr>
          <w:rStyle w:val="af1"/>
        </w:rPr>
        <w:annotationRef/>
      </w:r>
      <w:r>
        <w:t xml:space="preserve"> 대출변경계약 체결하며, 직접사용, 건축PF 분리가 아닌 전체 BL에 해당하는 할당금액이 </w:t>
      </w:r>
      <w:proofErr w:type="spellStart"/>
      <w:r>
        <w:t>도달되는것으로</w:t>
      </w:r>
      <w:proofErr w:type="spellEnd"/>
      <w:r>
        <w:t xml:space="preserve"> 일원화하였습니다. </w:t>
      </w:r>
    </w:p>
    <w:p w14:paraId="4130AFBD" w14:textId="77777777" w:rsidR="00FA7360" w:rsidRDefault="00FA7360" w:rsidP="00041048">
      <w:pPr>
        <w:pStyle w:val="af2"/>
      </w:pPr>
      <w:r>
        <w:t xml:space="preserve"> 전체 BL할당금액을 명시하고, 진행되는 방식에 따라 신탁해지 및 신규 </w:t>
      </w:r>
      <w:proofErr w:type="spellStart"/>
      <w:r>
        <w:t>우선수익권자</w:t>
      </w:r>
      <w:proofErr w:type="spellEnd"/>
      <w:r>
        <w:t xml:space="preserve"> 등재하는 것으로 일반화해서 </w:t>
      </w:r>
      <w:proofErr w:type="spellStart"/>
      <w:r>
        <w:t>기재하는것이</w:t>
      </w:r>
      <w:proofErr w:type="spellEnd"/>
      <w:r>
        <w:t xml:space="preserve"> 좋을 것 같습니다. </w:t>
      </w:r>
    </w:p>
  </w:comment>
  <w:comment w:id="497" w:author="first20230519" w:date="2025-10-15T18:16:00Z" w:initials="f">
    <w:p w14:paraId="5B808C4B" w14:textId="41DFDE48" w:rsidR="00FA7360" w:rsidRDefault="00FA7360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법무법인 퍼스트</w:t>
      </w:r>
    </w:p>
    <w:p w14:paraId="141A19BF" w14:textId="77777777" w:rsidR="00FA7360" w:rsidRDefault="00FA7360">
      <w:pPr>
        <w:pStyle w:val="af2"/>
      </w:pPr>
    </w:p>
    <w:p w14:paraId="07B723DC" w14:textId="2D23B9EF" w:rsidR="00FA7360" w:rsidRDefault="00FA7360">
      <w:pPr>
        <w:pStyle w:val="af2"/>
      </w:pPr>
      <w:r>
        <w:rPr>
          <w:rFonts w:hint="eastAsia"/>
        </w:rPr>
        <w:t>일원화 내용은 위 7-2조 제3항에 기재되어 있으므로,</w:t>
      </w:r>
      <w:r>
        <w:t xml:space="preserve"> </w:t>
      </w:r>
      <w:r>
        <w:rPr>
          <w:rFonts w:hint="eastAsia"/>
        </w:rPr>
        <w:t>본 제26조는 전체 삭제하는 것이 좋을 것 같습니다.</w:t>
      </w:r>
    </w:p>
    <w:p w14:paraId="4DD596F1" w14:textId="77777777" w:rsidR="00FA7360" w:rsidRDefault="00FA7360">
      <w:pPr>
        <w:pStyle w:val="af2"/>
      </w:pPr>
    </w:p>
  </w:comment>
  <w:comment w:id="536" w:author="이용원(Lee Yongwon)" w:date="2025-09-29T16:21:00Z" w:initials="이Y">
    <w:p w14:paraId="016C2975" w14:textId="3F4BB5FD" w:rsidR="00FA7360" w:rsidRPr="002B288D" w:rsidRDefault="00FA7360">
      <w:pPr>
        <w:pStyle w:val="af2"/>
        <w:rPr>
          <w:rFonts w:ascii="굴림" w:eastAsia="굴림" w:hAnsi="굴림"/>
        </w:rPr>
      </w:pPr>
      <w:r>
        <w:rPr>
          <w:rStyle w:val="af1"/>
        </w:rPr>
        <w:annotationRef/>
      </w:r>
      <w:r w:rsidRPr="002B288D">
        <w:rPr>
          <w:rFonts w:ascii="굴림" w:eastAsia="굴림" w:hAnsi="굴림" w:hint="eastAsia"/>
          <w:color w:val="FF0000"/>
        </w:rPr>
        <w:t>삭제</w:t>
      </w:r>
    </w:p>
  </w:comment>
  <w:comment w:id="537" w:author="이용원(Lee Yongwon)" w:date="2025-09-29T16:27:00Z" w:initials="이Y">
    <w:p w14:paraId="17F2405B" w14:textId="3C7ED4D3" w:rsidR="00FA7360" w:rsidRPr="002B288D" w:rsidRDefault="00FA7360">
      <w:pPr>
        <w:pStyle w:val="af2"/>
        <w:rPr>
          <w:rFonts w:ascii="굴림" w:eastAsia="굴림" w:hAnsi="굴림"/>
        </w:rPr>
      </w:pPr>
      <w:r>
        <w:rPr>
          <w:rStyle w:val="af1"/>
        </w:rPr>
        <w:annotationRef/>
      </w:r>
      <w:r w:rsidRPr="002B288D">
        <w:rPr>
          <w:rFonts w:ascii="굴림" w:eastAsia="굴림" w:hAnsi="굴림" w:hint="eastAsia"/>
          <w:color w:val="FF0000"/>
        </w:rPr>
        <w:t>삭제</w:t>
      </w:r>
    </w:p>
  </w:comment>
  <w:comment w:id="538" w:author="이용원(Lee Yongwon)" w:date="2025-09-29T16:28:00Z" w:initials="이Y">
    <w:p w14:paraId="2C413615" w14:textId="27170E5B" w:rsidR="00FA7360" w:rsidRPr="002B288D" w:rsidRDefault="00FA7360">
      <w:pPr>
        <w:pStyle w:val="af2"/>
        <w:rPr>
          <w:rFonts w:ascii="굴림" w:eastAsia="굴림" w:hAnsi="굴림"/>
        </w:rPr>
      </w:pPr>
      <w:r w:rsidRPr="002B288D">
        <w:rPr>
          <w:rStyle w:val="af1"/>
          <w:rFonts w:ascii="굴림" w:eastAsia="굴림" w:hAnsi="굴림"/>
          <w:color w:val="FF0000"/>
        </w:rPr>
        <w:annotationRef/>
      </w:r>
      <w:r w:rsidRPr="002B288D">
        <w:rPr>
          <w:rFonts w:ascii="굴림" w:eastAsia="굴림" w:hAnsi="굴림" w:hint="eastAsia"/>
          <w:color w:val="FF0000"/>
        </w:rPr>
        <w:t>삭제</w:t>
      </w:r>
    </w:p>
  </w:comment>
  <w:comment w:id="539" w:author="이용원(Lee Yongwon)" w:date="2025-09-29T16:31:00Z" w:initials="이Y">
    <w:p w14:paraId="1B2EF493" w14:textId="04746971" w:rsidR="00FA7360" w:rsidRPr="004668D9" w:rsidRDefault="00FA7360">
      <w:pPr>
        <w:pStyle w:val="af2"/>
        <w:rPr>
          <w:rFonts w:ascii="굴림" w:eastAsia="굴림" w:hAnsi="굴림"/>
        </w:rPr>
      </w:pPr>
      <w:r>
        <w:rPr>
          <w:rStyle w:val="af1"/>
        </w:rPr>
        <w:annotationRef/>
      </w:r>
      <w:r w:rsidRPr="004668D9">
        <w:rPr>
          <w:rFonts w:ascii="굴림" w:eastAsia="굴림" w:hAnsi="굴림" w:hint="eastAsia"/>
          <w:color w:val="FF0000"/>
        </w:rPr>
        <w:t xml:space="preserve">삭제(책임준공 </w:t>
      </w:r>
      <w:r w:rsidRPr="004668D9">
        <w:rPr>
          <w:rFonts w:ascii="굴림" w:eastAsia="굴림" w:hAnsi="굴림"/>
          <w:color w:val="FF0000"/>
        </w:rPr>
        <w:t>X)</w:t>
      </w:r>
    </w:p>
  </w:comment>
  <w:comment w:id="540" w:author="first20230519" w:date="2025-10-16T09:42:00Z" w:initials="f">
    <w:p w14:paraId="2B92E652" w14:textId="06DB7A2D" w:rsidR="00FA7360" w:rsidRDefault="00FA7360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법무법인 퍼스트</w:t>
      </w:r>
    </w:p>
    <w:p w14:paraId="2CEACC38" w14:textId="77777777" w:rsidR="00FA7360" w:rsidRDefault="00FA7360">
      <w:pPr>
        <w:pStyle w:val="af2"/>
      </w:pPr>
    </w:p>
    <w:p w14:paraId="46A938D7" w14:textId="51A91B36" w:rsidR="00FA7360" w:rsidRDefault="00FA7360">
      <w:pPr>
        <w:pStyle w:val="af2"/>
      </w:pPr>
      <w:r>
        <w:rPr>
          <w:rFonts w:hint="eastAsia"/>
        </w:rPr>
        <w:t>대주 입장에서는 원안 유지하는 것이 좋겠습니다.</w:t>
      </w:r>
    </w:p>
  </w:comment>
  <w:comment w:id="669" w:author="first20230519" w:date="2025-10-15T18:22:00Z" w:initials="f">
    <w:p w14:paraId="5DCD3FA5" w14:textId="63946D63" w:rsidR="00FA7360" w:rsidRDefault="00FA7360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법무법인 퍼스트</w:t>
      </w:r>
    </w:p>
    <w:p w14:paraId="5035644D" w14:textId="77777777" w:rsidR="00FA7360" w:rsidRDefault="00FA7360">
      <w:pPr>
        <w:pStyle w:val="af2"/>
      </w:pPr>
    </w:p>
    <w:p w14:paraId="2B55C90C" w14:textId="185F9B2E" w:rsidR="00FA7360" w:rsidRDefault="00FA7360">
      <w:pPr>
        <w:pStyle w:val="af2"/>
      </w:pPr>
      <w:proofErr w:type="spellStart"/>
      <w:r>
        <w:rPr>
          <w:rFonts w:hint="eastAsia"/>
        </w:rPr>
        <w:t>블록별</w:t>
      </w:r>
      <w:proofErr w:type="spellEnd"/>
      <w:r>
        <w:rPr>
          <w:rFonts w:hint="eastAsia"/>
        </w:rPr>
        <w:t xml:space="preserve"> 분양계약금액 기재가 필요해 보여 추가하였습니다.</w:t>
      </w:r>
    </w:p>
  </w:comment>
  <w:comment w:id="896" w:author="이용원(Lee Yongwon)" w:date="2025-09-29T16:49:00Z" w:initials="이Y">
    <w:p w14:paraId="7D57DF67" w14:textId="0D9D5B47" w:rsidR="00FA7360" w:rsidRPr="00900F02" w:rsidRDefault="00FA7360">
      <w:pPr>
        <w:pStyle w:val="af2"/>
        <w:rPr>
          <w:rFonts w:ascii="굴림" w:eastAsia="굴림" w:hAnsi="굴림"/>
        </w:rPr>
      </w:pPr>
      <w:r>
        <w:rPr>
          <w:rStyle w:val="af1"/>
        </w:rPr>
        <w:annotationRef/>
      </w:r>
      <w:r w:rsidRPr="00900F02">
        <w:rPr>
          <w:rFonts w:ascii="굴림" w:eastAsia="굴림" w:hAnsi="굴림" w:hint="eastAsia"/>
          <w:color w:val="FF0000"/>
        </w:rPr>
        <w:t>책임준공 삭제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C114793" w15:done="0"/>
  <w15:commentEx w15:paraId="5BFC6676" w15:done="0"/>
  <w15:commentEx w15:paraId="09A78283" w15:done="0"/>
  <w15:commentEx w15:paraId="223B2FB4" w15:done="0"/>
  <w15:commentEx w15:paraId="1A67B6C9" w15:done="0"/>
  <w15:commentEx w15:paraId="11E1AA6B" w15:done="0"/>
  <w15:commentEx w15:paraId="6C725DDA" w15:done="0"/>
  <w15:commentEx w15:paraId="02E22EB6" w15:done="0"/>
  <w15:commentEx w15:paraId="3A26A182" w15:done="0"/>
  <w15:commentEx w15:paraId="770EC434" w15:done="0"/>
  <w15:commentEx w15:paraId="23CCFBBF" w15:done="0"/>
  <w15:commentEx w15:paraId="09E2A4DC" w15:done="0"/>
  <w15:commentEx w15:paraId="56DB3090" w15:done="0"/>
  <w15:commentEx w15:paraId="31E2D756" w15:done="0"/>
  <w15:commentEx w15:paraId="4E092072" w15:done="0"/>
  <w15:commentEx w15:paraId="4F2E87E9" w15:done="0"/>
  <w15:commentEx w15:paraId="29B4A2B0" w15:done="0"/>
  <w15:commentEx w15:paraId="4720CEF5" w15:done="0"/>
  <w15:commentEx w15:paraId="0438D0AD" w15:done="0"/>
  <w15:commentEx w15:paraId="50B07AA0" w15:done="0"/>
  <w15:commentEx w15:paraId="240406F4" w15:done="0"/>
  <w15:commentEx w15:paraId="6A38B7A0" w15:done="0"/>
  <w15:commentEx w15:paraId="1D5D1C00" w15:done="0"/>
  <w15:commentEx w15:paraId="7C89D91D" w15:done="0"/>
  <w15:commentEx w15:paraId="7076562C" w15:done="0"/>
  <w15:commentEx w15:paraId="0F8F2E3A" w15:done="0"/>
  <w15:commentEx w15:paraId="66D87D48" w15:done="0"/>
  <w15:commentEx w15:paraId="04B2B35A" w15:done="0"/>
  <w15:commentEx w15:paraId="686CEC47" w15:done="0"/>
  <w15:commentEx w15:paraId="0476CA47" w15:done="0"/>
  <w15:commentEx w15:paraId="50226C41" w15:done="0"/>
  <w15:commentEx w15:paraId="5C3ABC1D" w15:done="0"/>
  <w15:commentEx w15:paraId="46B6351B" w15:done="0"/>
  <w15:commentEx w15:paraId="544F98D3" w15:done="0"/>
  <w15:commentEx w15:paraId="0CA6ACE6" w15:done="0"/>
  <w15:commentEx w15:paraId="7143A9A6" w15:done="0"/>
  <w15:commentEx w15:paraId="4BD04B0D" w15:done="0"/>
  <w15:commentEx w15:paraId="050F14C9" w15:done="0"/>
  <w15:commentEx w15:paraId="10DC1468" w15:done="0"/>
  <w15:commentEx w15:paraId="3FA513BC" w15:done="0"/>
  <w15:commentEx w15:paraId="660795B9" w15:done="0"/>
  <w15:commentEx w15:paraId="4C07C009" w15:done="0"/>
  <w15:commentEx w15:paraId="605EED56" w15:done="0"/>
  <w15:commentEx w15:paraId="34C3F4CE" w15:done="0"/>
  <w15:commentEx w15:paraId="483830E0" w15:done="0"/>
  <w15:commentEx w15:paraId="61D3E4CD" w15:done="0"/>
  <w15:commentEx w15:paraId="571754B7" w15:done="0"/>
  <w15:commentEx w15:paraId="143E8523" w15:done="0"/>
  <w15:commentEx w15:paraId="4D1E5D4E" w15:done="0"/>
  <w15:commentEx w15:paraId="499EE092" w15:done="0"/>
  <w15:commentEx w15:paraId="4A619EE6" w15:done="0"/>
  <w15:commentEx w15:paraId="2D15D8EE" w15:done="0"/>
  <w15:commentEx w15:paraId="2AFE47E5" w15:done="0"/>
  <w15:commentEx w15:paraId="4130AFBD" w15:done="0"/>
  <w15:commentEx w15:paraId="4DD596F1" w15:done="0"/>
  <w15:commentEx w15:paraId="016C2975" w15:done="0"/>
  <w15:commentEx w15:paraId="17F2405B" w15:done="0"/>
  <w15:commentEx w15:paraId="2C413615" w15:done="0"/>
  <w15:commentEx w15:paraId="1B2EF493" w15:done="0"/>
  <w15:commentEx w15:paraId="46A938D7" w15:done="0"/>
  <w15:commentEx w15:paraId="2B55C90C" w15:done="0"/>
  <w15:commentEx w15:paraId="7D57DF6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790165" w16cex:dateUtc="2025-10-13T08:57:00Z"/>
  <w16cex:commentExtensible w16cex:durableId="025365F5" w16cex:dateUtc="2025-10-13T08:58:00Z"/>
  <w16cex:commentExtensible w16cex:durableId="6C4E6C0A" w16cex:dateUtc="2025-10-13T23:22:00Z"/>
  <w16cex:commentExtensible w16cex:durableId="1BEC9ACC" w16cex:dateUtc="2025-10-13T23:35:00Z"/>
  <w16cex:commentExtensible w16cex:durableId="6DDD2DE9" w16cex:dateUtc="2025-10-13T23:34:00Z"/>
  <w16cex:commentExtensible w16cex:durableId="7EE677B4" w16cex:dateUtc="2025-10-13T23:37:00Z"/>
  <w16cex:commentExtensible w16cex:durableId="5484FD6F" w16cex:dateUtc="2025-10-13T23:39:00Z"/>
  <w16cex:commentExtensible w16cex:durableId="15AE3250" w16cex:dateUtc="2025-10-13T23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C114793" w16cid:durableId="56790165"/>
  <w16cid:commentId w16cid:paraId="5BFC6676" w16cid:durableId="025365F5"/>
  <w16cid:commentId w16cid:paraId="09A78283" w16cid:durableId="09A78283"/>
  <w16cid:commentId w16cid:paraId="223B2FB4" w16cid:durableId="2CAF5BE6"/>
  <w16cid:commentId w16cid:paraId="1A67B6C9" w16cid:durableId="6C4E6C0A"/>
  <w16cid:commentId w16cid:paraId="11E1AA6B" w16cid:durableId="2CAF5BE8"/>
  <w16cid:commentId w16cid:paraId="6C725DDA" w16cid:durableId="2CAF5C62"/>
  <w16cid:commentId w16cid:paraId="02E22EB6" w16cid:durableId="02E22EB6"/>
  <w16cid:commentId w16cid:paraId="3A26A182" w16cid:durableId="3A26A182"/>
  <w16cid:commentId w16cid:paraId="770EC434" w16cid:durableId="770EC434"/>
  <w16cid:commentId w16cid:paraId="23CCFBBF" w16cid:durableId="23CCFBBF"/>
  <w16cid:commentId w16cid:paraId="09E2A4DC" w16cid:durableId="09E2A4DC"/>
  <w16cid:commentId w16cid:paraId="56DB3090" w16cid:durableId="56DB3090"/>
  <w16cid:commentId w16cid:paraId="31E2D756" w16cid:durableId="31E2D756"/>
  <w16cid:commentId w16cid:paraId="4E092072" w16cid:durableId="4E092072"/>
  <w16cid:commentId w16cid:paraId="4F2E87E9" w16cid:durableId="4F2E87E9"/>
  <w16cid:commentId w16cid:paraId="29B4A2B0" w16cid:durableId="1BEC9ACC"/>
  <w16cid:commentId w16cid:paraId="4720CEF5" w16cid:durableId="4720CEF5"/>
  <w16cid:commentId w16cid:paraId="0438D0AD" w16cid:durableId="2CAF5BF4"/>
  <w16cid:commentId w16cid:paraId="50B07AA0" w16cid:durableId="50B07AA0"/>
  <w16cid:commentId w16cid:paraId="240406F4" w16cid:durableId="6DDD2DE9"/>
  <w16cid:commentId w16cid:paraId="6A38B7A0" w16cid:durableId="2CAF5BF7"/>
  <w16cid:commentId w16cid:paraId="1D5D1C00" w16cid:durableId="1D5D1C00"/>
  <w16cid:commentId w16cid:paraId="7C89D91D" w16cid:durableId="2CAF5BF9"/>
  <w16cid:commentId w16cid:paraId="7076562C" w16cid:durableId="2CAF5BFA"/>
  <w16cid:commentId w16cid:paraId="0F8F2E3A" w16cid:durableId="2CAF5BFB"/>
  <w16cid:commentId w16cid:paraId="66D87D48" w16cid:durableId="2CAF5BFC"/>
  <w16cid:commentId w16cid:paraId="04B2B35A" w16cid:durableId="04B2B35A"/>
  <w16cid:commentId w16cid:paraId="686CEC47" w16cid:durableId="2CAF5BFE"/>
  <w16cid:commentId w16cid:paraId="0476CA47" w16cid:durableId="0476CA47"/>
  <w16cid:commentId w16cid:paraId="50226C41" w16cid:durableId="2CAF5C00"/>
  <w16cid:commentId w16cid:paraId="5C3ABC1D" w16cid:durableId="5C3ABC1D"/>
  <w16cid:commentId w16cid:paraId="46B6351B" w16cid:durableId="2CAF5C02"/>
  <w16cid:commentId w16cid:paraId="544F98D3" w16cid:durableId="544F98D3"/>
  <w16cid:commentId w16cid:paraId="0CA6ACE6" w16cid:durableId="0CA6ACE6"/>
  <w16cid:commentId w16cid:paraId="7143A9A6" w16cid:durableId="7143A9A6"/>
  <w16cid:commentId w16cid:paraId="4BD04B0D" w16cid:durableId="4BD04B0D"/>
  <w16cid:commentId w16cid:paraId="050F14C9" w16cid:durableId="2CAF5C07"/>
  <w16cid:commentId w16cid:paraId="10DC1468" w16cid:durableId="10DC1468"/>
  <w16cid:commentId w16cid:paraId="3FA513BC" w16cid:durableId="2CAF5C09"/>
  <w16cid:commentId w16cid:paraId="660795B9" w16cid:durableId="660795B9"/>
  <w16cid:commentId w16cid:paraId="4C07C009" w16cid:durableId="4C07C009"/>
  <w16cid:commentId w16cid:paraId="605EED56" w16cid:durableId="605EED56"/>
  <w16cid:commentId w16cid:paraId="34C3F4CE" w16cid:durableId="34C3F4CE"/>
  <w16cid:commentId w16cid:paraId="483830E0" w16cid:durableId="7EE677B4"/>
  <w16cid:commentId w16cid:paraId="61D3E4CD" w16cid:durableId="2CAF5C0F"/>
  <w16cid:commentId w16cid:paraId="571754B7" w16cid:durableId="571754B7"/>
  <w16cid:commentId w16cid:paraId="143E8523" w16cid:durableId="143E8523"/>
  <w16cid:commentId w16cid:paraId="4D1E5D4E" w16cid:durableId="2CAF5C12"/>
  <w16cid:commentId w16cid:paraId="499EE092" w16cid:durableId="5484FD6F"/>
  <w16cid:commentId w16cid:paraId="4A619EE6" w16cid:durableId="2CAF5C14"/>
  <w16cid:commentId w16cid:paraId="2D15D8EE" w16cid:durableId="2D15D8EE"/>
  <w16cid:commentId w16cid:paraId="2AFE47E5" w16cid:durableId="2CAF5C16"/>
  <w16cid:commentId w16cid:paraId="4130AFBD" w16cid:durableId="15AE3250"/>
  <w16cid:commentId w16cid:paraId="4DD596F1" w16cid:durableId="2CAF5C18"/>
  <w16cid:commentId w16cid:paraId="016C2975" w16cid:durableId="016C2975"/>
  <w16cid:commentId w16cid:paraId="17F2405B" w16cid:durableId="17F2405B"/>
  <w16cid:commentId w16cid:paraId="2C413615" w16cid:durableId="2C413615"/>
  <w16cid:commentId w16cid:paraId="1B2EF493" w16cid:durableId="1B2EF493"/>
  <w16cid:commentId w16cid:paraId="46A938D7" w16cid:durableId="2CAF5C1D"/>
  <w16cid:commentId w16cid:paraId="2B55C90C" w16cid:durableId="2CAF5C1E"/>
  <w16cid:commentId w16cid:paraId="7D57DF67" w16cid:durableId="7D57DF6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E4209C" w14:textId="77777777" w:rsidR="00737BE8" w:rsidRDefault="00737BE8" w:rsidP="00C66FC4">
      <w:r>
        <w:separator/>
      </w:r>
    </w:p>
  </w:endnote>
  <w:endnote w:type="continuationSeparator" w:id="0">
    <w:p w14:paraId="3C863D93" w14:textId="77777777" w:rsidR="00737BE8" w:rsidRDefault="00737BE8" w:rsidP="00C66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견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나눔고딕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맑은 고딕"/>
    <w:charset w:val="81"/>
    <w:family w:val="auto"/>
    <w:pitch w:val="variable"/>
    <w:sig w:usb0="00000000" w:usb1="1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E094F8" w14:textId="77777777" w:rsidR="00FA7360" w:rsidRDefault="00FA7360">
    <w:pPr>
      <w:pStyle w:val="a8"/>
      <w:spacing w:line="14" w:lineRule="auto"/>
      <w:rPr>
        <w:sz w:val="1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A403CE1" wp14:editId="0D6C745C">
              <wp:simplePos x="0" y="0"/>
              <wp:positionH relativeFrom="page">
                <wp:posOffset>3550285</wp:posOffset>
              </wp:positionH>
              <wp:positionV relativeFrom="page">
                <wp:posOffset>10013315</wp:posOffset>
              </wp:positionV>
              <wp:extent cx="496570" cy="152400"/>
              <wp:effectExtent l="0" t="2540" r="1270" b="0"/>
              <wp:wrapNone/>
              <wp:docPr id="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57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4177DB" w14:textId="68A5BF2B" w:rsidR="00FA7360" w:rsidRDefault="00FA7360">
                          <w:pPr>
                            <w:spacing w:line="239" w:lineRule="exact"/>
                            <w:ind w:left="20"/>
                            <w:rPr>
                              <w:rFonts w:ascii="굴림"/>
                              <w:sz w:val="20"/>
                            </w:rPr>
                          </w:pPr>
                          <w:r>
                            <w:rPr>
                              <w:rFonts w:ascii="굴림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굴림"/>
                              <w:spacing w:val="32"/>
                              <w:sz w:val="2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굴림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굴림"/>
                              <w:noProof/>
                              <w:sz w:val="20"/>
                            </w:rPr>
                            <w:t>67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굴림"/>
                              <w:spacing w:val="3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굴림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403CE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279.55pt;margin-top:788.45pt;width:39.1pt;height:12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" filled="f" stroked="f">
              <v:textbox inset="0,0,0,0">
                <w:txbxContent>
                  <w:p w14:paraId="6A4177DB" w14:textId="68A5BF2B" w:rsidR="00FA7360" w:rsidRDefault="00FA7360">
                    <w:pPr>
                      <w:spacing w:line="239" w:lineRule="exact"/>
                      <w:ind w:left="20"/>
                      <w:rPr>
                        <w:rFonts w:ascii="굴림"/>
                        <w:sz w:val="20"/>
                      </w:rPr>
                    </w:pPr>
                    <w:r>
                      <w:rPr>
                        <w:rFonts w:ascii="굴림"/>
                        <w:sz w:val="20"/>
                      </w:rPr>
                      <w:t>-</w:t>
                    </w:r>
                    <w:r>
                      <w:rPr>
                        <w:rFonts w:ascii="굴림"/>
                        <w:spacing w:val="32"/>
                        <w:sz w:val="2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굴림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굴림"/>
                        <w:noProof/>
                        <w:sz w:val="20"/>
                      </w:rPr>
                      <w:t>67</w:t>
                    </w:r>
                    <w:r>
                      <w:fldChar w:fldCharType="end"/>
                    </w:r>
                    <w:r>
                      <w:rPr>
                        <w:rFonts w:ascii="굴림"/>
                        <w:spacing w:val="35"/>
                        <w:sz w:val="20"/>
                      </w:rPr>
                      <w:t xml:space="preserve"> </w:t>
                    </w:r>
                    <w:r>
                      <w:rPr>
                        <w:rFonts w:ascii="굴림"/>
                        <w:sz w:val="2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2B619F" w14:textId="77777777" w:rsidR="00737BE8" w:rsidRDefault="00737BE8" w:rsidP="00C66FC4">
      <w:r>
        <w:separator/>
      </w:r>
    </w:p>
  </w:footnote>
  <w:footnote w:type="continuationSeparator" w:id="0">
    <w:p w14:paraId="1ED0E79F" w14:textId="77777777" w:rsidR="00737BE8" w:rsidRDefault="00737BE8" w:rsidP="00C66F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843A7"/>
    <w:multiLevelType w:val="hybridMultilevel"/>
    <w:tmpl w:val="5B868520"/>
    <w:lvl w:ilvl="0" w:tplc="E13A2A68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0D33EB"/>
    <w:multiLevelType w:val="hybridMultilevel"/>
    <w:tmpl w:val="B35E9AB4"/>
    <w:lvl w:ilvl="0" w:tplc="57CE017A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452636C"/>
    <w:multiLevelType w:val="hybridMultilevel"/>
    <w:tmpl w:val="5B868520"/>
    <w:lvl w:ilvl="0" w:tplc="E13A2A68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5FC33B2"/>
    <w:multiLevelType w:val="hybridMultilevel"/>
    <w:tmpl w:val="3EDA90E2"/>
    <w:lvl w:ilvl="0" w:tplc="C57A752E">
      <w:start w:val="1"/>
      <w:numFmt w:val="decimal"/>
      <w:lvlText w:val="%1."/>
      <w:lvlJc w:val="left"/>
      <w:pPr>
        <w:ind w:left="300" w:hanging="300"/>
      </w:pPr>
      <w:rPr>
        <w:rFonts w:hint="default"/>
        <w:b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60E7B6B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65F2A3F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06CC606F"/>
    <w:multiLevelType w:val="hybridMultilevel"/>
    <w:tmpl w:val="B35E9AB4"/>
    <w:lvl w:ilvl="0" w:tplc="57CE017A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7712586"/>
    <w:multiLevelType w:val="hybridMultilevel"/>
    <w:tmpl w:val="5B868520"/>
    <w:lvl w:ilvl="0" w:tplc="E13A2A68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7A5767B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07F038EB"/>
    <w:multiLevelType w:val="hybridMultilevel"/>
    <w:tmpl w:val="B35E9AB4"/>
    <w:lvl w:ilvl="0" w:tplc="57CE017A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0AE110C6"/>
    <w:multiLevelType w:val="hybridMultilevel"/>
    <w:tmpl w:val="E37C9182"/>
    <w:lvl w:ilvl="0" w:tplc="82D0F35E">
      <w:start w:val="1"/>
      <w:numFmt w:val="decimalEnclosedCircle"/>
      <w:lvlText w:val="%1"/>
      <w:lvlJc w:val="left"/>
      <w:pPr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0AE94C09"/>
    <w:multiLevelType w:val="hybridMultilevel"/>
    <w:tmpl w:val="2486A9E6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730ADC98">
      <w:start w:val="1"/>
      <w:numFmt w:val="ganada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0B323B58"/>
    <w:multiLevelType w:val="hybridMultilevel"/>
    <w:tmpl w:val="E37C9182"/>
    <w:lvl w:ilvl="0" w:tplc="82D0F35E">
      <w:start w:val="1"/>
      <w:numFmt w:val="decimalEnclosedCircle"/>
      <w:lvlText w:val="%1"/>
      <w:lvlJc w:val="left"/>
      <w:pPr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0E614A72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0E7C68D0"/>
    <w:multiLevelType w:val="hybridMultilevel"/>
    <w:tmpl w:val="5B868520"/>
    <w:lvl w:ilvl="0" w:tplc="E13A2A68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0F70726B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105E1531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10B22D73"/>
    <w:multiLevelType w:val="hybridMultilevel"/>
    <w:tmpl w:val="2486A9E6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730ADC98">
      <w:start w:val="1"/>
      <w:numFmt w:val="ganada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10EF5852"/>
    <w:multiLevelType w:val="hybridMultilevel"/>
    <w:tmpl w:val="B35E9AB4"/>
    <w:lvl w:ilvl="0" w:tplc="57CE017A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13AB2D9B"/>
    <w:multiLevelType w:val="hybridMultilevel"/>
    <w:tmpl w:val="E37C9182"/>
    <w:lvl w:ilvl="0" w:tplc="82D0F35E">
      <w:start w:val="1"/>
      <w:numFmt w:val="decimalEnclosedCircle"/>
      <w:lvlText w:val="%1"/>
      <w:lvlJc w:val="left"/>
      <w:pPr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13C1191C"/>
    <w:multiLevelType w:val="hybridMultilevel"/>
    <w:tmpl w:val="73108C5E"/>
    <w:lvl w:ilvl="0" w:tplc="61D2360A">
      <w:start w:val="1"/>
      <w:numFmt w:val="decimal"/>
      <w:lvlText w:val="%1."/>
      <w:lvlJc w:val="left"/>
      <w:pPr>
        <w:ind w:left="400" w:hanging="400"/>
      </w:pPr>
      <w:rPr>
        <w:sz w:val="22"/>
      </w:rPr>
    </w:lvl>
    <w:lvl w:ilvl="1" w:tplc="4D504D8C">
      <w:start w:val="1"/>
      <w:numFmt w:val="decimal"/>
      <w:lvlText w:val="%2)"/>
      <w:lvlJc w:val="left"/>
      <w:pPr>
        <w:ind w:left="284" w:hanging="284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pStyle w:val="61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15D535DD"/>
    <w:multiLevelType w:val="hybridMultilevel"/>
    <w:tmpl w:val="DACA2A24"/>
    <w:lvl w:ilvl="0" w:tplc="22825D96">
      <w:start w:val="1"/>
      <w:numFmt w:val="decimal"/>
      <w:lvlText w:val="%1."/>
      <w:lvlJc w:val="left"/>
      <w:pPr>
        <w:ind w:left="720" w:hanging="360"/>
      </w:pPr>
      <w:rPr>
        <w:rFonts w:ascii="Times New Roman" w:eastAsia="바탕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2" w15:restartNumberingAfterBreak="0">
    <w:nsid w:val="173334D8"/>
    <w:multiLevelType w:val="hybridMultilevel"/>
    <w:tmpl w:val="B35E9AB4"/>
    <w:lvl w:ilvl="0" w:tplc="57CE017A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179437C2"/>
    <w:multiLevelType w:val="hybridMultilevel"/>
    <w:tmpl w:val="388CE3DA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17A01902"/>
    <w:multiLevelType w:val="hybridMultilevel"/>
    <w:tmpl w:val="E37C9182"/>
    <w:lvl w:ilvl="0" w:tplc="82D0F35E">
      <w:start w:val="1"/>
      <w:numFmt w:val="decimalEnclosedCircle"/>
      <w:lvlText w:val="%1"/>
      <w:lvlJc w:val="left"/>
      <w:pPr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1B4677C8"/>
    <w:multiLevelType w:val="hybridMultilevel"/>
    <w:tmpl w:val="2486A9E6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730ADC98">
      <w:start w:val="1"/>
      <w:numFmt w:val="ganada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1D155EB9"/>
    <w:multiLevelType w:val="hybridMultilevel"/>
    <w:tmpl w:val="A4921D68"/>
    <w:lvl w:ilvl="0" w:tplc="57CE017A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1E2B124C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1E61345C"/>
    <w:multiLevelType w:val="hybridMultilevel"/>
    <w:tmpl w:val="2486A9E6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730ADC98">
      <w:start w:val="1"/>
      <w:numFmt w:val="ganada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1E694D01"/>
    <w:multiLevelType w:val="hybridMultilevel"/>
    <w:tmpl w:val="05EC7FB4"/>
    <w:lvl w:ilvl="0" w:tplc="8968DCF4">
      <w:start w:val="1"/>
      <w:numFmt w:val="decimal"/>
      <w:lvlText w:val="%1."/>
      <w:lvlJc w:val="left"/>
      <w:pPr>
        <w:ind w:left="260" w:hanging="360"/>
      </w:pPr>
      <w:rPr>
        <w:rFonts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700" w:hanging="400"/>
      </w:pPr>
    </w:lvl>
    <w:lvl w:ilvl="2" w:tplc="0409001B" w:tentative="1">
      <w:start w:val="1"/>
      <w:numFmt w:val="lowerRoman"/>
      <w:lvlText w:val="%3."/>
      <w:lvlJc w:val="right"/>
      <w:pPr>
        <w:ind w:left="1100" w:hanging="400"/>
      </w:pPr>
    </w:lvl>
    <w:lvl w:ilvl="3" w:tplc="0409000F" w:tentative="1">
      <w:start w:val="1"/>
      <w:numFmt w:val="decimal"/>
      <w:lvlText w:val="%4."/>
      <w:lvlJc w:val="left"/>
      <w:pPr>
        <w:ind w:left="1500" w:hanging="400"/>
      </w:pPr>
    </w:lvl>
    <w:lvl w:ilvl="4" w:tplc="04090019" w:tentative="1">
      <w:start w:val="1"/>
      <w:numFmt w:val="upperLetter"/>
      <w:lvlText w:val="%5."/>
      <w:lvlJc w:val="left"/>
      <w:pPr>
        <w:ind w:left="1900" w:hanging="400"/>
      </w:pPr>
    </w:lvl>
    <w:lvl w:ilvl="5" w:tplc="0409001B" w:tentative="1">
      <w:start w:val="1"/>
      <w:numFmt w:val="lowerRoman"/>
      <w:lvlText w:val="%6."/>
      <w:lvlJc w:val="right"/>
      <w:pPr>
        <w:ind w:left="2300" w:hanging="400"/>
      </w:pPr>
    </w:lvl>
    <w:lvl w:ilvl="6" w:tplc="0409000F" w:tentative="1">
      <w:start w:val="1"/>
      <w:numFmt w:val="decimal"/>
      <w:lvlText w:val="%7."/>
      <w:lvlJc w:val="left"/>
      <w:pPr>
        <w:ind w:left="2700" w:hanging="400"/>
      </w:pPr>
    </w:lvl>
    <w:lvl w:ilvl="7" w:tplc="04090019" w:tentative="1">
      <w:start w:val="1"/>
      <w:numFmt w:val="upperLetter"/>
      <w:lvlText w:val="%8."/>
      <w:lvlJc w:val="left"/>
      <w:pPr>
        <w:ind w:left="3100" w:hanging="400"/>
      </w:pPr>
    </w:lvl>
    <w:lvl w:ilvl="8" w:tplc="0409001B" w:tentative="1">
      <w:start w:val="1"/>
      <w:numFmt w:val="lowerRoman"/>
      <w:lvlText w:val="%9."/>
      <w:lvlJc w:val="right"/>
      <w:pPr>
        <w:ind w:left="3500" w:hanging="400"/>
      </w:pPr>
    </w:lvl>
  </w:abstractNum>
  <w:abstractNum w:abstractNumId="30" w15:restartNumberingAfterBreak="0">
    <w:nsid w:val="1EBB1D9C"/>
    <w:multiLevelType w:val="hybridMultilevel"/>
    <w:tmpl w:val="5B868520"/>
    <w:lvl w:ilvl="0" w:tplc="E13A2A68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1F757599"/>
    <w:multiLevelType w:val="hybridMultilevel"/>
    <w:tmpl w:val="B35E9AB4"/>
    <w:lvl w:ilvl="0" w:tplc="57CE017A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1F872449"/>
    <w:multiLevelType w:val="hybridMultilevel"/>
    <w:tmpl w:val="354868D4"/>
    <w:lvl w:ilvl="0" w:tplc="B13CE636">
      <w:start w:val="1"/>
      <w:numFmt w:val="ganada"/>
      <w:lvlText w:val="%1."/>
      <w:lvlJc w:val="left"/>
      <w:pPr>
        <w:ind w:left="465" w:hanging="465"/>
      </w:pPr>
      <w:rPr>
        <w:rFonts w:hint="default"/>
        <w:sz w:val="26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3" w15:restartNumberingAfterBreak="0">
    <w:nsid w:val="1FD01748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214D45B3"/>
    <w:multiLevelType w:val="hybridMultilevel"/>
    <w:tmpl w:val="B35E9AB4"/>
    <w:lvl w:ilvl="0" w:tplc="57CE017A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28492C06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28CD6F40"/>
    <w:multiLevelType w:val="hybridMultilevel"/>
    <w:tmpl w:val="2486A9E6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730ADC98">
      <w:start w:val="1"/>
      <w:numFmt w:val="ganada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2A581A2D"/>
    <w:multiLevelType w:val="hybridMultilevel"/>
    <w:tmpl w:val="5B868520"/>
    <w:lvl w:ilvl="0" w:tplc="E13A2A68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2A6A5BD5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2A8B541D"/>
    <w:multiLevelType w:val="hybridMultilevel"/>
    <w:tmpl w:val="CF8A79AE"/>
    <w:lvl w:ilvl="0" w:tplc="3E6647BE">
      <w:start w:val="3"/>
      <w:numFmt w:val="bullet"/>
      <w:lvlText w:val="-"/>
      <w:lvlJc w:val="left"/>
      <w:pPr>
        <w:ind w:left="720" w:hanging="36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0" w15:restartNumberingAfterBreak="0">
    <w:nsid w:val="2EE42AC3"/>
    <w:multiLevelType w:val="hybridMultilevel"/>
    <w:tmpl w:val="83BEA51E"/>
    <w:lvl w:ilvl="0" w:tplc="6FFE04D6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1" w15:restartNumberingAfterBreak="0">
    <w:nsid w:val="2F90625C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32214638"/>
    <w:multiLevelType w:val="hybridMultilevel"/>
    <w:tmpl w:val="E37C9182"/>
    <w:lvl w:ilvl="0" w:tplc="82D0F35E">
      <w:start w:val="1"/>
      <w:numFmt w:val="decimalEnclosedCircle"/>
      <w:lvlText w:val="%1"/>
      <w:lvlJc w:val="left"/>
      <w:pPr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326B7CB6"/>
    <w:multiLevelType w:val="hybridMultilevel"/>
    <w:tmpl w:val="B35E9AB4"/>
    <w:lvl w:ilvl="0" w:tplc="57CE017A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32983B42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32FF2942"/>
    <w:multiLevelType w:val="hybridMultilevel"/>
    <w:tmpl w:val="693ED07C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730ADC98">
      <w:start w:val="1"/>
      <w:numFmt w:val="ganada"/>
      <w:lvlText w:val="%2."/>
      <w:lvlJc w:val="left"/>
      <w:pPr>
        <w:ind w:left="1160" w:hanging="360"/>
      </w:pPr>
      <w:rPr>
        <w:rFonts w:hint="default"/>
      </w:rPr>
    </w:lvl>
    <w:lvl w:ilvl="2" w:tplc="2F24FB80">
      <w:start w:val="1"/>
      <w:numFmt w:val="decimal"/>
      <w:lvlText w:val="제%3장"/>
      <w:lvlJc w:val="left"/>
      <w:pPr>
        <w:ind w:left="1920" w:hanging="720"/>
      </w:pPr>
      <w:rPr>
        <w:rFonts w:hint="default"/>
      </w:rPr>
    </w:lvl>
    <w:lvl w:ilvl="3" w:tplc="BCB869EA">
      <w:start w:val="4"/>
      <w:numFmt w:val="decimal"/>
      <w:lvlText w:val="%4"/>
      <w:lvlJc w:val="left"/>
      <w:pPr>
        <w:ind w:left="1960" w:hanging="360"/>
      </w:pPr>
      <w:rPr>
        <w:rFonts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35DC7779"/>
    <w:multiLevelType w:val="hybridMultilevel"/>
    <w:tmpl w:val="2486A9E6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730ADC98">
      <w:start w:val="1"/>
      <w:numFmt w:val="ganada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362206A7"/>
    <w:multiLevelType w:val="hybridMultilevel"/>
    <w:tmpl w:val="5B868520"/>
    <w:lvl w:ilvl="0" w:tplc="E13A2A68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370622FD"/>
    <w:multiLevelType w:val="hybridMultilevel"/>
    <w:tmpl w:val="2486A9E6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730ADC98">
      <w:start w:val="1"/>
      <w:numFmt w:val="ganada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377E0E6E"/>
    <w:multiLevelType w:val="hybridMultilevel"/>
    <w:tmpl w:val="388CE3DA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0" w15:restartNumberingAfterBreak="0">
    <w:nsid w:val="37AD234B"/>
    <w:multiLevelType w:val="hybridMultilevel"/>
    <w:tmpl w:val="A4921D68"/>
    <w:lvl w:ilvl="0" w:tplc="57CE017A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37DA5FCF"/>
    <w:multiLevelType w:val="hybridMultilevel"/>
    <w:tmpl w:val="2486A9E6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730ADC98">
      <w:start w:val="1"/>
      <w:numFmt w:val="ganada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3B072983"/>
    <w:multiLevelType w:val="hybridMultilevel"/>
    <w:tmpl w:val="388CE3DA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3BA901BE"/>
    <w:multiLevelType w:val="hybridMultilevel"/>
    <w:tmpl w:val="A4921D68"/>
    <w:lvl w:ilvl="0" w:tplc="57CE017A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4" w15:restartNumberingAfterBreak="0">
    <w:nsid w:val="3BC23295"/>
    <w:multiLevelType w:val="hybridMultilevel"/>
    <w:tmpl w:val="E37C9182"/>
    <w:lvl w:ilvl="0" w:tplc="82D0F35E">
      <w:start w:val="1"/>
      <w:numFmt w:val="decimalEnclosedCircle"/>
      <w:lvlText w:val="%1"/>
      <w:lvlJc w:val="left"/>
      <w:pPr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3C4D2634"/>
    <w:multiLevelType w:val="hybridMultilevel"/>
    <w:tmpl w:val="2486A9E6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730ADC98">
      <w:start w:val="1"/>
      <w:numFmt w:val="ganada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6" w15:restartNumberingAfterBreak="0">
    <w:nsid w:val="41B034A0"/>
    <w:multiLevelType w:val="hybridMultilevel"/>
    <w:tmpl w:val="AEA0E67A"/>
    <w:lvl w:ilvl="0" w:tplc="50DECC64">
      <w:start w:val="1"/>
      <w:numFmt w:val="ganada"/>
      <w:lvlText w:val="%1."/>
      <w:lvlJc w:val="left"/>
      <w:pPr>
        <w:ind w:left="400" w:hanging="400"/>
      </w:pPr>
      <w:rPr>
        <w:rFonts w:hint="eastAsia"/>
        <w:sz w:val="24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7" w15:restartNumberingAfterBreak="0">
    <w:nsid w:val="435D140B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44FA7A3E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9" w15:restartNumberingAfterBreak="0">
    <w:nsid w:val="45D23BA0"/>
    <w:multiLevelType w:val="hybridMultilevel"/>
    <w:tmpl w:val="2486A9E6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730ADC98">
      <w:start w:val="1"/>
      <w:numFmt w:val="ganada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0" w15:restartNumberingAfterBreak="0">
    <w:nsid w:val="48842ECC"/>
    <w:multiLevelType w:val="hybridMultilevel"/>
    <w:tmpl w:val="A4921D68"/>
    <w:lvl w:ilvl="0" w:tplc="57CE017A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1" w15:restartNumberingAfterBreak="0">
    <w:nsid w:val="4A97487A"/>
    <w:multiLevelType w:val="hybridMultilevel"/>
    <w:tmpl w:val="B35E9AB4"/>
    <w:lvl w:ilvl="0" w:tplc="57CE017A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2" w15:restartNumberingAfterBreak="0">
    <w:nsid w:val="4D5B67C4"/>
    <w:multiLevelType w:val="hybridMultilevel"/>
    <w:tmpl w:val="E37C9182"/>
    <w:lvl w:ilvl="0" w:tplc="82D0F35E">
      <w:start w:val="1"/>
      <w:numFmt w:val="decimalEnclosedCircle"/>
      <w:lvlText w:val="%1"/>
      <w:lvlJc w:val="left"/>
      <w:pPr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3" w15:restartNumberingAfterBreak="0">
    <w:nsid w:val="4D865430"/>
    <w:multiLevelType w:val="hybridMultilevel"/>
    <w:tmpl w:val="2486A9E6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730ADC98">
      <w:start w:val="1"/>
      <w:numFmt w:val="ganada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4" w15:restartNumberingAfterBreak="0">
    <w:nsid w:val="4DA90F0F"/>
    <w:multiLevelType w:val="hybridMultilevel"/>
    <w:tmpl w:val="5B868520"/>
    <w:lvl w:ilvl="0" w:tplc="E13A2A68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5" w15:restartNumberingAfterBreak="0">
    <w:nsid w:val="4E012F57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6" w15:restartNumberingAfterBreak="0">
    <w:nsid w:val="4E892953"/>
    <w:multiLevelType w:val="hybridMultilevel"/>
    <w:tmpl w:val="E37C9182"/>
    <w:lvl w:ilvl="0" w:tplc="82D0F35E">
      <w:start w:val="1"/>
      <w:numFmt w:val="decimalEnclosedCircle"/>
      <w:lvlText w:val="%1"/>
      <w:lvlJc w:val="left"/>
      <w:pPr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7" w15:restartNumberingAfterBreak="0">
    <w:nsid w:val="4F497748"/>
    <w:multiLevelType w:val="hybridMultilevel"/>
    <w:tmpl w:val="5B868520"/>
    <w:lvl w:ilvl="0" w:tplc="E13A2A68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8" w15:restartNumberingAfterBreak="0">
    <w:nsid w:val="51BC70B6"/>
    <w:multiLevelType w:val="hybridMultilevel"/>
    <w:tmpl w:val="5B868520"/>
    <w:lvl w:ilvl="0" w:tplc="E13A2A68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9" w15:restartNumberingAfterBreak="0">
    <w:nsid w:val="52097AD8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0" w15:restartNumberingAfterBreak="0">
    <w:nsid w:val="54602DAE"/>
    <w:multiLevelType w:val="hybridMultilevel"/>
    <w:tmpl w:val="388CE3DA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1" w15:restartNumberingAfterBreak="0">
    <w:nsid w:val="54866C8A"/>
    <w:multiLevelType w:val="hybridMultilevel"/>
    <w:tmpl w:val="E37C9182"/>
    <w:lvl w:ilvl="0" w:tplc="82D0F35E">
      <w:start w:val="1"/>
      <w:numFmt w:val="decimalEnclosedCircle"/>
      <w:lvlText w:val="%1"/>
      <w:lvlJc w:val="left"/>
      <w:pPr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2" w15:restartNumberingAfterBreak="0">
    <w:nsid w:val="5699059A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3" w15:restartNumberingAfterBreak="0">
    <w:nsid w:val="576D2FBF"/>
    <w:multiLevelType w:val="hybridMultilevel"/>
    <w:tmpl w:val="5B868520"/>
    <w:lvl w:ilvl="0" w:tplc="E13A2A68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4" w15:restartNumberingAfterBreak="0">
    <w:nsid w:val="58783FB0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5" w15:restartNumberingAfterBreak="0">
    <w:nsid w:val="59DE7294"/>
    <w:multiLevelType w:val="hybridMultilevel"/>
    <w:tmpl w:val="2486A9E6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730ADC98">
      <w:start w:val="1"/>
      <w:numFmt w:val="ganada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6" w15:restartNumberingAfterBreak="0">
    <w:nsid w:val="5A7A4205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7" w15:restartNumberingAfterBreak="0">
    <w:nsid w:val="5AE1464E"/>
    <w:multiLevelType w:val="hybridMultilevel"/>
    <w:tmpl w:val="9E98AEC6"/>
    <w:lvl w:ilvl="0" w:tplc="912003F4">
      <w:start w:val="1"/>
      <w:numFmt w:val="ganada"/>
      <w:lvlText w:val="%1."/>
      <w:lvlJc w:val="left"/>
      <w:pPr>
        <w:ind w:left="12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8" w15:restartNumberingAfterBreak="0">
    <w:nsid w:val="5BAD500E"/>
    <w:multiLevelType w:val="hybridMultilevel"/>
    <w:tmpl w:val="2486A9E6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730ADC98">
      <w:start w:val="1"/>
      <w:numFmt w:val="ganada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9" w15:restartNumberingAfterBreak="0">
    <w:nsid w:val="5BB74577"/>
    <w:multiLevelType w:val="hybridMultilevel"/>
    <w:tmpl w:val="388CE3DA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0" w15:restartNumberingAfterBreak="0">
    <w:nsid w:val="5DE96BFE"/>
    <w:multiLevelType w:val="hybridMultilevel"/>
    <w:tmpl w:val="B35E9AB4"/>
    <w:lvl w:ilvl="0" w:tplc="57CE017A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1" w15:restartNumberingAfterBreak="0">
    <w:nsid w:val="60100621"/>
    <w:multiLevelType w:val="hybridMultilevel"/>
    <w:tmpl w:val="5B868520"/>
    <w:lvl w:ilvl="0" w:tplc="E13A2A68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2" w15:restartNumberingAfterBreak="0">
    <w:nsid w:val="60527910"/>
    <w:multiLevelType w:val="hybridMultilevel"/>
    <w:tmpl w:val="388CE3DA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3" w15:restartNumberingAfterBreak="0">
    <w:nsid w:val="60735926"/>
    <w:multiLevelType w:val="hybridMultilevel"/>
    <w:tmpl w:val="BF9E9552"/>
    <w:lvl w:ilvl="0" w:tplc="C03C3B9E">
      <w:start w:val="1"/>
      <w:numFmt w:val="decimal"/>
      <w:lvlText w:val="(%1)"/>
      <w:lvlJc w:val="left"/>
      <w:pPr>
        <w:ind w:left="357" w:hanging="357"/>
      </w:pPr>
      <w:rPr>
        <w:rFonts w:cs="함초롬바탕"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4" w15:restartNumberingAfterBreak="0">
    <w:nsid w:val="611E0643"/>
    <w:multiLevelType w:val="hybridMultilevel"/>
    <w:tmpl w:val="5B868520"/>
    <w:lvl w:ilvl="0" w:tplc="E13A2A68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5" w15:restartNumberingAfterBreak="0">
    <w:nsid w:val="61ED0262"/>
    <w:multiLevelType w:val="hybridMultilevel"/>
    <w:tmpl w:val="2486A9E6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730ADC98">
      <w:start w:val="1"/>
      <w:numFmt w:val="ganada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6" w15:restartNumberingAfterBreak="0">
    <w:nsid w:val="628723DB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7" w15:restartNumberingAfterBreak="0">
    <w:nsid w:val="64DB6691"/>
    <w:multiLevelType w:val="hybridMultilevel"/>
    <w:tmpl w:val="E37C9182"/>
    <w:lvl w:ilvl="0" w:tplc="82D0F35E">
      <w:start w:val="1"/>
      <w:numFmt w:val="decimalEnclosedCircle"/>
      <w:lvlText w:val="%1"/>
      <w:lvlJc w:val="left"/>
      <w:pPr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8" w15:restartNumberingAfterBreak="0">
    <w:nsid w:val="660B71BF"/>
    <w:multiLevelType w:val="hybridMultilevel"/>
    <w:tmpl w:val="9D9299E0"/>
    <w:lvl w:ilvl="0" w:tplc="B13CE636">
      <w:start w:val="1"/>
      <w:numFmt w:val="ganada"/>
      <w:lvlText w:val="%1."/>
      <w:lvlJc w:val="left"/>
      <w:pPr>
        <w:ind w:left="865" w:hanging="465"/>
      </w:pPr>
      <w:rPr>
        <w:rFonts w:hint="default"/>
        <w:sz w:val="26"/>
      </w:rPr>
    </w:lvl>
    <w:lvl w:ilvl="1" w:tplc="1674CE9C">
      <w:start w:val="1"/>
      <w:numFmt w:val="decimal"/>
      <w:lvlText w:val="%2."/>
      <w:lvlJc w:val="left"/>
      <w:pPr>
        <w:ind w:left="360" w:hanging="360"/>
      </w:pPr>
      <w:rPr>
        <w:rFonts w:cs="함초롬바탕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9" w15:restartNumberingAfterBreak="0">
    <w:nsid w:val="66C435B9"/>
    <w:multiLevelType w:val="hybridMultilevel"/>
    <w:tmpl w:val="3E4A30CC"/>
    <w:lvl w:ilvl="0" w:tplc="0FD6D534">
      <w:start w:val="1"/>
      <w:numFmt w:val="ganada"/>
      <w:lvlText w:val="%1."/>
      <w:lvlJc w:val="left"/>
      <w:pPr>
        <w:ind w:left="1252" w:hanging="400"/>
      </w:pPr>
      <w:rPr>
        <w:rFonts w:hint="eastAsia"/>
      </w:rPr>
    </w:lvl>
    <w:lvl w:ilvl="1" w:tplc="912003F4">
      <w:start w:val="1"/>
      <w:numFmt w:val="ganada"/>
      <w:lvlText w:val="%2."/>
      <w:lvlJc w:val="left"/>
      <w:pPr>
        <w:ind w:left="1200" w:hanging="400"/>
      </w:pPr>
      <w:rPr>
        <w:rFonts w:hint="eastAsia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0" w15:restartNumberingAfterBreak="0">
    <w:nsid w:val="69007D8F"/>
    <w:multiLevelType w:val="hybridMultilevel"/>
    <w:tmpl w:val="2486A9E6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730ADC98">
      <w:start w:val="1"/>
      <w:numFmt w:val="ganada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1" w15:restartNumberingAfterBreak="0">
    <w:nsid w:val="699F372D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2" w15:restartNumberingAfterBreak="0">
    <w:nsid w:val="6A017AF5"/>
    <w:multiLevelType w:val="hybridMultilevel"/>
    <w:tmpl w:val="03DC8058"/>
    <w:lvl w:ilvl="0" w:tplc="33302012">
      <w:start w:val="1"/>
      <w:numFmt w:val="decimalEnclosedCircle"/>
      <w:lvlText w:val="%1"/>
      <w:lvlJc w:val="left"/>
      <w:pPr>
        <w:ind w:left="440" w:hanging="44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3" w15:restartNumberingAfterBreak="0">
    <w:nsid w:val="6A77270A"/>
    <w:multiLevelType w:val="hybridMultilevel"/>
    <w:tmpl w:val="AA2CE0E4"/>
    <w:lvl w:ilvl="0" w:tplc="76A2BF3A">
      <w:start w:val="1"/>
      <w:numFmt w:val="decimal"/>
      <w:lvlText w:val="%1."/>
      <w:lvlJc w:val="left"/>
      <w:pPr>
        <w:ind w:left="360" w:hanging="360"/>
      </w:pPr>
      <w:rPr>
        <w:rFonts w:eastAsia="바탕"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4" w15:restartNumberingAfterBreak="0">
    <w:nsid w:val="6B323DC7"/>
    <w:multiLevelType w:val="hybridMultilevel"/>
    <w:tmpl w:val="5B868520"/>
    <w:lvl w:ilvl="0" w:tplc="E13A2A68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5" w15:restartNumberingAfterBreak="0">
    <w:nsid w:val="6CD85C6C"/>
    <w:multiLevelType w:val="hybridMultilevel"/>
    <w:tmpl w:val="B35E9AB4"/>
    <w:lvl w:ilvl="0" w:tplc="57CE017A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6" w15:restartNumberingAfterBreak="0">
    <w:nsid w:val="6E4D5B9F"/>
    <w:multiLevelType w:val="hybridMultilevel"/>
    <w:tmpl w:val="E37C9182"/>
    <w:lvl w:ilvl="0" w:tplc="82D0F35E">
      <w:start w:val="1"/>
      <w:numFmt w:val="decimalEnclosedCircle"/>
      <w:lvlText w:val="%1"/>
      <w:lvlJc w:val="left"/>
      <w:pPr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7" w15:restartNumberingAfterBreak="0">
    <w:nsid w:val="742E48D9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8" w15:restartNumberingAfterBreak="0">
    <w:nsid w:val="74692D1A"/>
    <w:multiLevelType w:val="hybridMultilevel"/>
    <w:tmpl w:val="388CE3DA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9" w15:restartNumberingAfterBreak="0">
    <w:nsid w:val="74C800A2"/>
    <w:multiLevelType w:val="hybridMultilevel"/>
    <w:tmpl w:val="388CE3DA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0" w15:restartNumberingAfterBreak="0">
    <w:nsid w:val="756D2F72"/>
    <w:multiLevelType w:val="hybridMultilevel"/>
    <w:tmpl w:val="BC1CF118"/>
    <w:lvl w:ilvl="0" w:tplc="D49AD600">
      <w:start w:val="1"/>
      <w:numFmt w:val="decimal"/>
      <w:lvlText w:val="%1."/>
      <w:lvlJc w:val="left"/>
      <w:pPr>
        <w:ind w:left="835" w:hanging="435"/>
      </w:pPr>
      <w:rPr>
        <w:rFonts w:hint="default"/>
        <w:color w:val="auto"/>
      </w:rPr>
    </w:lvl>
    <w:lvl w:ilvl="1" w:tplc="730ADC98">
      <w:start w:val="1"/>
      <w:numFmt w:val="ganada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1" w15:restartNumberingAfterBreak="0">
    <w:nsid w:val="774F551F"/>
    <w:multiLevelType w:val="hybridMultilevel"/>
    <w:tmpl w:val="5B868520"/>
    <w:lvl w:ilvl="0" w:tplc="E13A2A68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2" w15:restartNumberingAfterBreak="0">
    <w:nsid w:val="77EC7AD4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3" w15:restartNumberingAfterBreak="0">
    <w:nsid w:val="78565BE1"/>
    <w:multiLevelType w:val="hybridMultilevel"/>
    <w:tmpl w:val="5B868520"/>
    <w:lvl w:ilvl="0" w:tplc="E13A2A68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4" w15:restartNumberingAfterBreak="0">
    <w:nsid w:val="786F7A37"/>
    <w:multiLevelType w:val="hybridMultilevel"/>
    <w:tmpl w:val="2486A9E6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730ADC98">
      <w:start w:val="1"/>
      <w:numFmt w:val="ganada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5" w15:restartNumberingAfterBreak="0">
    <w:nsid w:val="793E1C66"/>
    <w:multiLevelType w:val="hybridMultilevel"/>
    <w:tmpl w:val="CA60794C"/>
    <w:lvl w:ilvl="0" w:tplc="11DCA3D6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6" w15:restartNumberingAfterBreak="0">
    <w:nsid w:val="79DE036C"/>
    <w:multiLevelType w:val="hybridMultilevel"/>
    <w:tmpl w:val="2D465ABC"/>
    <w:lvl w:ilvl="0" w:tplc="0BD07990">
      <w:start w:val="3"/>
      <w:numFmt w:val="bullet"/>
      <w:lvlText w:val="-"/>
      <w:lvlJc w:val="left"/>
      <w:pPr>
        <w:ind w:left="958" w:hanging="360"/>
      </w:pPr>
      <w:rPr>
        <w:rFonts w:ascii="바탕" w:eastAsia="바탕" w:hAnsi="바탕" w:cs="굴림" w:hint="eastAsia"/>
        <w:sz w:val="26"/>
      </w:rPr>
    </w:lvl>
    <w:lvl w:ilvl="1" w:tplc="04090003" w:tentative="1">
      <w:start w:val="1"/>
      <w:numFmt w:val="bullet"/>
      <w:lvlText w:val=""/>
      <w:lvlJc w:val="left"/>
      <w:pPr>
        <w:ind w:left="139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8" w:hanging="400"/>
      </w:pPr>
      <w:rPr>
        <w:rFonts w:ascii="Wingdings" w:hAnsi="Wingdings" w:hint="default"/>
      </w:rPr>
    </w:lvl>
  </w:abstractNum>
  <w:abstractNum w:abstractNumId="107" w15:restartNumberingAfterBreak="0">
    <w:nsid w:val="7AE02493"/>
    <w:multiLevelType w:val="hybridMultilevel"/>
    <w:tmpl w:val="63D8D3A8"/>
    <w:lvl w:ilvl="0" w:tplc="6FFE04D6">
      <w:start w:val="1"/>
      <w:numFmt w:val="decimal"/>
      <w:lvlText w:val="(%1)"/>
      <w:lvlJc w:val="left"/>
      <w:pPr>
        <w:ind w:left="1251" w:hanging="283"/>
      </w:pPr>
      <w:rPr>
        <w:rFonts w:hint="eastAsia"/>
      </w:rPr>
    </w:lvl>
    <w:lvl w:ilvl="1" w:tplc="6FFE04D6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EFA89FB8">
      <w:start w:val="5"/>
      <w:numFmt w:val="decimal"/>
      <w:lvlText w:val="%3"/>
      <w:lvlJc w:val="left"/>
      <w:pPr>
        <w:ind w:left="15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8" w15:restartNumberingAfterBreak="0">
    <w:nsid w:val="7C937970"/>
    <w:multiLevelType w:val="hybridMultilevel"/>
    <w:tmpl w:val="B35E9AB4"/>
    <w:lvl w:ilvl="0" w:tplc="57CE017A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9" w15:restartNumberingAfterBreak="0">
    <w:nsid w:val="7D671C76"/>
    <w:multiLevelType w:val="hybridMultilevel"/>
    <w:tmpl w:val="B35E9AB4"/>
    <w:lvl w:ilvl="0" w:tplc="57CE017A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0" w15:restartNumberingAfterBreak="0">
    <w:nsid w:val="7DEE5BDA"/>
    <w:multiLevelType w:val="hybridMultilevel"/>
    <w:tmpl w:val="A4921D68"/>
    <w:lvl w:ilvl="0" w:tplc="57CE017A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1" w15:restartNumberingAfterBreak="0">
    <w:nsid w:val="7E3101B5"/>
    <w:multiLevelType w:val="hybridMultilevel"/>
    <w:tmpl w:val="3678EF5A"/>
    <w:lvl w:ilvl="0" w:tplc="D1FC49AE">
      <w:start w:val="1"/>
      <w:numFmt w:val="decimalEnclosedCircle"/>
      <w:lvlText w:val="%1"/>
      <w:lvlJc w:val="left"/>
      <w:pPr>
        <w:ind w:left="567" w:hanging="567"/>
      </w:pPr>
      <w:rPr>
        <w:rFonts w:hint="eastAsia"/>
        <w:lang w:val="en-US"/>
      </w:rPr>
    </w:lvl>
    <w:lvl w:ilvl="1" w:tplc="A7D40CDE">
      <w:start w:val="1"/>
      <w:numFmt w:val="decimal"/>
      <w:lvlText w:val="(%2)"/>
      <w:lvlJc w:val="left"/>
      <w:pPr>
        <w:ind w:left="1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2" w15:restartNumberingAfterBreak="0">
    <w:nsid w:val="7E7E7F07"/>
    <w:multiLevelType w:val="hybridMultilevel"/>
    <w:tmpl w:val="2486A9E6"/>
    <w:lvl w:ilvl="0" w:tplc="2282298C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730ADC98">
      <w:start w:val="1"/>
      <w:numFmt w:val="ganada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2"/>
  </w:num>
  <w:num w:numId="2">
    <w:abstractNumId w:val="66"/>
  </w:num>
  <w:num w:numId="3">
    <w:abstractNumId w:val="62"/>
  </w:num>
  <w:num w:numId="4">
    <w:abstractNumId w:val="87"/>
  </w:num>
  <w:num w:numId="5">
    <w:abstractNumId w:val="52"/>
  </w:num>
  <w:num w:numId="6">
    <w:abstractNumId w:val="96"/>
  </w:num>
  <w:num w:numId="7">
    <w:abstractNumId w:val="71"/>
  </w:num>
  <w:num w:numId="8">
    <w:abstractNumId w:val="98"/>
  </w:num>
  <w:num w:numId="9">
    <w:abstractNumId w:val="24"/>
  </w:num>
  <w:num w:numId="10">
    <w:abstractNumId w:val="54"/>
  </w:num>
  <w:num w:numId="11">
    <w:abstractNumId w:val="42"/>
  </w:num>
  <w:num w:numId="12">
    <w:abstractNumId w:val="19"/>
  </w:num>
  <w:num w:numId="13">
    <w:abstractNumId w:val="22"/>
  </w:num>
  <w:num w:numId="14">
    <w:abstractNumId w:val="10"/>
  </w:num>
  <w:num w:numId="15">
    <w:abstractNumId w:val="23"/>
  </w:num>
  <w:num w:numId="16">
    <w:abstractNumId w:val="109"/>
  </w:num>
  <w:num w:numId="17">
    <w:abstractNumId w:val="70"/>
  </w:num>
  <w:num w:numId="18">
    <w:abstractNumId w:val="18"/>
  </w:num>
  <w:num w:numId="19">
    <w:abstractNumId w:val="79"/>
  </w:num>
  <w:num w:numId="20">
    <w:abstractNumId w:val="99"/>
  </w:num>
  <w:num w:numId="21">
    <w:abstractNumId w:val="95"/>
  </w:num>
  <w:num w:numId="22">
    <w:abstractNumId w:val="82"/>
  </w:num>
  <w:num w:numId="23">
    <w:abstractNumId w:val="34"/>
  </w:num>
  <w:num w:numId="24">
    <w:abstractNumId w:val="45"/>
  </w:num>
  <w:num w:numId="25">
    <w:abstractNumId w:val="48"/>
  </w:num>
  <w:num w:numId="26">
    <w:abstractNumId w:val="108"/>
  </w:num>
  <w:num w:numId="27">
    <w:abstractNumId w:val="1"/>
  </w:num>
  <w:num w:numId="28">
    <w:abstractNumId w:val="6"/>
  </w:num>
  <w:num w:numId="29">
    <w:abstractNumId w:val="61"/>
  </w:num>
  <w:num w:numId="30">
    <w:abstractNumId w:val="31"/>
  </w:num>
  <w:num w:numId="31">
    <w:abstractNumId w:val="43"/>
  </w:num>
  <w:num w:numId="32">
    <w:abstractNumId w:val="9"/>
  </w:num>
  <w:num w:numId="33">
    <w:abstractNumId w:val="59"/>
  </w:num>
  <w:num w:numId="34">
    <w:abstractNumId w:val="50"/>
  </w:num>
  <w:num w:numId="35">
    <w:abstractNumId w:val="107"/>
  </w:num>
  <w:num w:numId="36">
    <w:abstractNumId w:val="26"/>
  </w:num>
  <w:num w:numId="37">
    <w:abstractNumId w:val="104"/>
  </w:num>
  <w:num w:numId="38">
    <w:abstractNumId w:val="112"/>
  </w:num>
  <w:num w:numId="39">
    <w:abstractNumId w:val="100"/>
  </w:num>
  <w:num w:numId="40">
    <w:abstractNumId w:val="85"/>
  </w:num>
  <w:num w:numId="41">
    <w:abstractNumId w:val="53"/>
  </w:num>
  <w:num w:numId="42">
    <w:abstractNumId w:val="110"/>
  </w:num>
  <w:num w:numId="43">
    <w:abstractNumId w:val="60"/>
  </w:num>
  <w:num w:numId="44">
    <w:abstractNumId w:val="105"/>
  </w:num>
  <w:num w:numId="45">
    <w:abstractNumId w:val="2"/>
  </w:num>
  <w:num w:numId="46">
    <w:abstractNumId w:val="46"/>
  </w:num>
  <w:num w:numId="47">
    <w:abstractNumId w:val="51"/>
  </w:num>
  <w:num w:numId="48">
    <w:abstractNumId w:val="63"/>
  </w:num>
  <w:num w:numId="49">
    <w:abstractNumId w:val="64"/>
  </w:num>
  <w:num w:numId="50">
    <w:abstractNumId w:val="40"/>
  </w:num>
  <w:num w:numId="51">
    <w:abstractNumId w:val="101"/>
  </w:num>
  <w:num w:numId="52">
    <w:abstractNumId w:val="94"/>
  </w:num>
  <w:num w:numId="53">
    <w:abstractNumId w:val="47"/>
  </w:num>
  <w:num w:numId="54">
    <w:abstractNumId w:val="0"/>
  </w:num>
  <w:num w:numId="55">
    <w:abstractNumId w:val="37"/>
  </w:num>
  <w:num w:numId="56">
    <w:abstractNumId w:val="84"/>
  </w:num>
  <w:num w:numId="57">
    <w:abstractNumId w:val="81"/>
  </w:num>
  <w:num w:numId="58">
    <w:abstractNumId w:val="30"/>
  </w:num>
  <w:num w:numId="59">
    <w:abstractNumId w:val="67"/>
  </w:num>
  <w:num w:numId="60">
    <w:abstractNumId w:val="17"/>
  </w:num>
  <w:num w:numId="61">
    <w:abstractNumId w:val="14"/>
  </w:num>
  <w:num w:numId="62">
    <w:abstractNumId w:val="103"/>
  </w:num>
  <w:num w:numId="63">
    <w:abstractNumId w:val="11"/>
  </w:num>
  <w:num w:numId="64">
    <w:abstractNumId w:val="25"/>
  </w:num>
  <w:num w:numId="65">
    <w:abstractNumId w:val="89"/>
  </w:num>
  <w:num w:numId="66">
    <w:abstractNumId w:val="77"/>
  </w:num>
  <w:num w:numId="67">
    <w:abstractNumId w:val="55"/>
  </w:num>
  <w:num w:numId="68">
    <w:abstractNumId w:val="73"/>
  </w:num>
  <w:num w:numId="69">
    <w:abstractNumId w:val="28"/>
  </w:num>
  <w:num w:numId="70">
    <w:abstractNumId w:val="7"/>
  </w:num>
  <w:num w:numId="71">
    <w:abstractNumId w:val="68"/>
  </w:num>
  <w:num w:numId="72">
    <w:abstractNumId w:val="5"/>
  </w:num>
  <w:num w:numId="73">
    <w:abstractNumId w:val="90"/>
  </w:num>
  <w:num w:numId="74">
    <w:abstractNumId w:val="41"/>
  </w:num>
  <w:num w:numId="75">
    <w:abstractNumId w:val="15"/>
  </w:num>
  <w:num w:numId="76">
    <w:abstractNumId w:val="74"/>
  </w:num>
  <w:num w:numId="77">
    <w:abstractNumId w:val="33"/>
  </w:num>
  <w:num w:numId="78">
    <w:abstractNumId w:val="91"/>
  </w:num>
  <w:num w:numId="79">
    <w:abstractNumId w:val="65"/>
  </w:num>
  <w:num w:numId="80">
    <w:abstractNumId w:val="57"/>
  </w:num>
  <w:num w:numId="81">
    <w:abstractNumId w:val="69"/>
  </w:num>
  <w:num w:numId="82">
    <w:abstractNumId w:val="8"/>
  </w:num>
  <w:num w:numId="83">
    <w:abstractNumId w:val="36"/>
  </w:num>
  <w:num w:numId="84">
    <w:abstractNumId w:val="35"/>
  </w:num>
  <w:num w:numId="85">
    <w:abstractNumId w:val="16"/>
  </w:num>
  <w:num w:numId="86">
    <w:abstractNumId w:val="27"/>
  </w:num>
  <w:num w:numId="87">
    <w:abstractNumId w:val="58"/>
  </w:num>
  <w:num w:numId="88">
    <w:abstractNumId w:val="97"/>
  </w:num>
  <w:num w:numId="89">
    <w:abstractNumId w:val="102"/>
  </w:num>
  <w:num w:numId="90">
    <w:abstractNumId w:val="75"/>
  </w:num>
  <w:num w:numId="91">
    <w:abstractNumId w:val="86"/>
  </w:num>
  <w:num w:numId="92">
    <w:abstractNumId w:val="76"/>
  </w:num>
  <w:num w:numId="93">
    <w:abstractNumId w:val="44"/>
  </w:num>
  <w:num w:numId="94">
    <w:abstractNumId w:val="4"/>
  </w:num>
  <w:num w:numId="95">
    <w:abstractNumId w:val="111"/>
  </w:num>
  <w:num w:numId="96">
    <w:abstractNumId w:val="38"/>
  </w:num>
  <w:num w:numId="97">
    <w:abstractNumId w:val="72"/>
  </w:num>
  <w:num w:numId="98">
    <w:abstractNumId w:val="13"/>
  </w:num>
  <w:num w:numId="99">
    <w:abstractNumId w:val="78"/>
  </w:num>
  <w:num w:numId="100">
    <w:abstractNumId w:val="20"/>
  </w:num>
  <w:num w:numId="101">
    <w:abstractNumId w:val="88"/>
  </w:num>
  <w:num w:numId="102">
    <w:abstractNumId w:val="32"/>
  </w:num>
  <w:num w:numId="103">
    <w:abstractNumId w:val="106"/>
  </w:num>
  <w:num w:numId="104">
    <w:abstractNumId w:val="29"/>
  </w:num>
  <w:num w:numId="105">
    <w:abstractNumId w:val="3"/>
  </w:num>
  <w:num w:numId="106">
    <w:abstractNumId w:val="56"/>
  </w:num>
  <w:num w:numId="107">
    <w:abstractNumId w:val="83"/>
  </w:num>
  <w:num w:numId="108">
    <w:abstractNumId w:val="93"/>
  </w:num>
  <w:num w:numId="109">
    <w:abstractNumId w:val="49"/>
  </w:num>
  <w:num w:numId="110">
    <w:abstractNumId w:val="80"/>
  </w:num>
  <w:num w:numId="111">
    <w:abstractNumId w:val="21"/>
  </w:num>
  <w:num w:numId="112">
    <w:abstractNumId w:val="39"/>
  </w:num>
  <w:num w:numId="113">
    <w:abstractNumId w:val="92"/>
  </w:num>
  <w:numIdMacAtCleanup w:val="10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윤필">
    <w15:presenceInfo w15:providerId="AD" w15:userId="S-1-5-21-1249395133-1797972100-3637508208-1925"/>
  </w15:person>
  <w15:person w15:author="Wooseok Yang">
    <w15:presenceInfo w15:providerId="Windows Live" w15:userId="0d19aeed41fd52ea"/>
  </w15:person>
  <w15:person w15:author="이용원(Lee Yongwon)">
    <w15:presenceInfo w15:providerId="AD" w15:userId="S-1-5-21-2744081170-2288272215-2929651082-37652"/>
  </w15:person>
  <w15:person w15:author="first20230519">
    <w15:presenceInfo w15:providerId="None" w15:userId="first20230519"/>
  </w15:person>
  <w15:person w15:author="김현주 (Hyunjoo Kim)">
    <w15:presenceInfo w15:providerId="AD" w15:userId="S-1-12-1-959339916-1126444457-3701622442-21065328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oNotTrackFormatting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C7D"/>
    <w:rsid w:val="00000FAE"/>
    <w:rsid w:val="00000FB6"/>
    <w:rsid w:val="00001309"/>
    <w:rsid w:val="00026A55"/>
    <w:rsid w:val="00032D4A"/>
    <w:rsid w:val="00033FA7"/>
    <w:rsid w:val="000349C6"/>
    <w:rsid w:val="00035C32"/>
    <w:rsid w:val="00041048"/>
    <w:rsid w:val="00044A66"/>
    <w:rsid w:val="0005008C"/>
    <w:rsid w:val="000506A0"/>
    <w:rsid w:val="0005517E"/>
    <w:rsid w:val="000564D4"/>
    <w:rsid w:val="000602D2"/>
    <w:rsid w:val="000763D0"/>
    <w:rsid w:val="000776B0"/>
    <w:rsid w:val="0009424E"/>
    <w:rsid w:val="0009554D"/>
    <w:rsid w:val="00097D88"/>
    <w:rsid w:val="000A5195"/>
    <w:rsid w:val="000A55E1"/>
    <w:rsid w:val="000A6A64"/>
    <w:rsid w:val="000A7272"/>
    <w:rsid w:val="000B4300"/>
    <w:rsid w:val="000B6C6F"/>
    <w:rsid w:val="000C25C9"/>
    <w:rsid w:val="000D45C1"/>
    <w:rsid w:val="000E65D5"/>
    <w:rsid w:val="000F255B"/>
    <w:rsid w:val="000F36B9"/>
    <w:rsid w:val="0010147B"/>
    <w:rsid w:val="001069BC"/>
    <w:rsid w:val="0011523E"/>
    <w:rsid w:val="00125EE0"/>
    <w:rsid w:val="001263E4"/>
    <w:rsid w:val="001269DE"/>
    <w:rsid w:val="001337B9"/>
    <w:rsid w:val="001339BE"/>
    <w:rsid w:val="00134F79"/>
    <w:rsid w:val="0014016F"/>
    <w:rsid w:val="00147295"/>
    <w:rsid w:val="00150473"/>
    <w:rsid w:val="00164761"/>
    <w:rsid w:val="0016480F"/>
    <w:rsid w:val="001722FE"/>
    <w:rsid w:val="00175959"/>
    <w:rsid w:val="00175E63"/>
    <w:rsid w:val="001771A0"/>
    <w:rsid w:val="00180711"/>
    <w:rsid w:val="001860AA"/>
    <w:rsid w:val="00195325"/>
    <w:rsid w:val="00197C44"/>
    <w:rsid w:val="001B0B0A"/>
    <w:rsid w:val="001B1394"/>
    <w:rsid w:val="001B557C"/>
    <w:rsid w:val="001B5C26"/>
    <w:rsid w:val="001B6ABD"/>
    <w:rsid w:val="001C565B"/>
    <w:rsid w:val="001C656E"/>
    <w:rsid w:val="001C6B6F"/>
    <w:rsid w:val="001D29FC"/>
    <w:rsid w:val="001D7190"/>
    <w:rsid w:val="001E2255"/>
    <w:rsid w:val="001E7E30"/>
    <w:rsid w:val="001F0C55"/>
    <w:rsid w:val="001F1799"/>
    <w:rsid w:val="001F4E88"/>
    <w:rsid w:val="001F674F"/>
    <w:rsid w:val="00202CBC"/>
    <w:rsid w:val="00204B6D"/>
    <w:rsid w:val="00207D2F"/>
    <w:rsid w:val="00217D96"/>
    <w:rsid w:val="00221645"/>
    <w:rsid w:val="00221861"/>
    <w:rsid w:val="00232DB7"/>
    <w:rsid w:val="00237745"/>
    <w:rsid w:val="0024041E"/>
    <w:rsid w:val="00240CE1"/>
    <w:rsid w:val="002570B8"/>
    <w:rsid w:val="002653E2"/>
    <w:rsid w:val="00266EBE"/>
    <w:rsid w:val="002720E7"/>
    <w:rsid w:val="00273D70"/>
    <w:rsid w:val="00276BF9"/>
    <w:rsid w:val="00276E6B"/>
    <w:rsid w:val="00287A73"/>
    <w:rsid w:val="00294D10"/>
    <w:rsid w:val="002A3CEA"/>
    <w:rsid w:val="002A69B8"/>
    <w:rsid w:val="002B288D"/>
    <w:rsid w:val="002B3418"/>
    <w:rsid w:val="002C05DE"/>
    <w:rsid w:val="002C5B12"/>
    <w:rsid w:val="002E03D8"/>
    <w:rsid w:val="002F10CE"/>
    <w:rsid w:val="002F1353"/>
    <w:rsid w:val="002F6FBB"/>
    <w:rsid w:val="00300311"/>
    <w:rsid w:val="00300E79"/>
    <w:rsid w:val="00301AD5"/>
    <w:rsid w:val="00307375"/>
    <w:rsid w:val="003258D6"/>
    <w:rsid w:val="00326A52"/>
    <w:rsid w:val="003333D4"/>
    <w:rsid w:val="0033481D"/>
    <w:rsid w:val="00334B89"/>
    <w:rsid w:val="003373A5"/>
    <w:rsid w:val="0034195F"/>
    <w:rsid w:val="00367565"/>
    <w:rsid w:val="003701AB"/>
    <w:rsid w:val="003714C6"/>
    <w:rsid w:val="003805CA"/>
    <w:rsid w:val="00381120"/>
    <w:rsid w:val="003819D2"/>
    <w:rsid w:val="0038492E"/>
    <w:rsid w:val="003922F2"/>
    <w:rsid w:val="00393999"/>
    <w:rsid w:val="00394387"/>
    <w:rsid w:val="003A0DA3"/>
    <w:rsid w:val="003A0DC3"/>
    <w:rsid w:val="003A3C7D"/>
    <w:rsid w:val="003B3EF1"/>
    <w:rsid w:val="003B56EF"/>
    <w:rsid w:val="003B641A"/>
    <w:rsid w:val="003B7CF7"/>
    <w:rsid w:val="003C292D"/>
    <w:rsid w:val="003C603F"/>
    <w:rsid w:val="003D0A74"/>
    <w:rsid w:val="003D27C2"/>
    <w:rsid w:val="003D4D29"/>
    <w:rsid w:val="003D791D"/>
    <w:rsid w:val="003E02EF"/>
    <w:rsid w:val="003E3732"/>
    <w:rsid w:val="003E693E"/>
    <w:rsid w:val="003F2436"/>
    <w:rsid w:val="003F2C2C"/>
    <w:rsid w:val="003F3B3F"/>
    <w:rsid w:val="003F63C5"/>
    <w:rsid w:val="004042D0"/>
    <w:rsid w:val="00404BC5"/>
    <w:rsid w:val="00410B77"/>
    <w:rsid w:val="00413644"/>
    <w:rsid w:val="00417FD6"/>
    <w:rsid w:val="0042352E"/>
    <w:rsid w:val="004307A4"/>
    <w:rsid w:val="00430A5C"/>
    <w:rsid w:val="00447DEC"/>
    <w:rsid w:val="004532F1"/>
    <w:rsid w:val="004654DD"/>
    <w:rsid w:val="004668D9"/>
    <w:rsid w:val="0046694A"/>
    <w:rsid w:val="00466D99"/>
    <w:rsid w:val="004727BD"/>
    <w:rsid w:val="004809FB"/>
    <w:rsid w:val="004813D0"/>
    <w:rsid w:val="00481D5F"/>
    <w:rsid w:val="00494221"/>
    <w:rsid w:val="00494A52"/>
    <w:rsid w:val="004A4AB1"/>
    <w:rsid w:val="004A7E2C"/>
    <w:rsid w:val="004C5519"/>
    <w:rsid w:val="004C5C46"/>
    <w:rsid w:val="004C689E"/>
    <w:rsid w:val="004C6A8E"/>
    <w:rsid w:val="004D49B4"/>
    <w:rsid w:val="004D7424"/>
    <w:rsid w:val="004E09DA"/>
    <w:rsid w:val="004E320F"/>
    <w:rsid w:val="004F2A0E"/>
    <w:rsid w:val="00500DD6"/>
    <w:rsid w:val="00504BD0"/>
    <w:rsid w:val="005108A5"/>
    <w:rsid w:val="00511A7A"/>
    <w:rsid w:val="005160A8"/>
    <w:rsid w:val="00521E5D"/>
    <w:rsid w:val="005354DE"/>
    <w:rsid w:val="00540477"/>
    <w:rsid w:val="005426FD"/>
    <w:rsid w:val="00542FA4"/>
    <w:rsid w:val="00544E56"/>
    <w:rsid w:val="00545385"/>
    <w:rsid w:val="00556961"/>
    <w:rsid w:val="00556D36"/>
    <w:rsid w:val="00563B39"/>
    <w:rsid w:val="00565BE6"/>
    <w:rsid w:val="005741E2"/>
    <w:rsid w:val="005779AA"/>
    <w:rsid w:val="00577FDF"/>
    <w:rsid w:val="0058773B"/>
    <w:rsid w:val="005953C8"/>
    <w:rsid w:val="00596284"/>
    <w:rsid w:val="00597CA3"/>
    <w:rsid w:val="005A1800"/>
    <w:rsid w:val="005A1C13"/>
    <w:rsid w:val="005A28C9"/>
    <w:rsid w:val="005A7EA7"/>
    <w:rsid w:val="005B17F9"/>
    <w:rsid w:val="005B18DD"/>
    <w:rsid w:val="005B509E"/>
    <w:rsid w:val="005C1D02"/>
    <w:rsid w:val="005C41E1"/>
    <w:rsid w:val="005D0280"/>
    <w:rsid w:val="005E4B42"/>
    <w:rsid w:val="005F3097"/>
    <w:rsid w:val="005F5C3C"/>
    <w:rsid w:val="006000CB"/>
    <w:rsid w:val="0062212D"/>
    <w:rsid w:val="0062520E"/>
    <w:rsid w:val="00625601"/>
    <w:rsid w:val="0063085E"/>
    <w:rsid w:val="0063087D"/>
    <w:rsid w:val="00632864"/>
    <w:rsid w:val="006339F7"/>
    <w:rsid w:val="00647627"/>
    <w:rsid w:val="00654115"/>
    <w:rsid w:val="00655066"/>
    <w:rsid w:val="006576F6"/>
    <w:rsid w:val="00666E58"/>
    <w:rsid w:val="00673911"/>
    <w:rsid w:val="0069007C"/>
    <w:rsid w:val="0069255D"/>
    <w:rsid w:val="006968B6"/>
    <w:rsid w:val="006A08F6"/>
    <w:rsid w:val="006A4366"/>
    <w:rsid w:val="006A5DA5"/>
    <w:rsid w:val="006A6FFB"/>
    <w:rsid w:val="006B3866"/>
    <w:rsid w:val="006B5BB0"/>
    <w:rsid w:val="006B7F97"/>
    <w:rsid w:val="006C2CA1"/>
    <w:rsid w:val="006D0C84"/>
    <w:rsid w:val="006D199E"/>
    <w:rsid w:val="006D1B46"/>
    <w:rsid w:val="006D37CE"/>
    <w:rsid w:val="006D5180"/>
    <w:rsid w:val="006D73EF"/>
    <w:rsid w:val="006E0ACC"/>
    <w:rsid w:val="006E1D5A"/>
    <w:rsid w:val="006E3CDF"/>
    <w:rsid w:val="006E45FB"/>
    <w:rsid w:val="006E70BE"/>
    <w:rsid w:val="006F1007"/>
    <w:rsid w:val="006F10AD"/>
    <w:rsid w:val="006F1372"/>
    <w:rsid w:val="006F3E9C"/>
    <w:rsid w:val="006F4CF3"/>
    <w:rsid w:val="00701BFE"/>
    <w:rsid w:val="007020BF"/>
    <w:rsid w:val="00702705"/>
    <w:rsid w:val="00705204"/>
    <w:rsid w:val="007068BB"/>
    <w:rsid w:val="00710A34"/>
    <w:rsid w:val="00710BB4"/>
    <w:rsid w:val="00712582"/>
    <w:rsid w:val="00712ADD"/>
    <w:rsid w:val="007130F0"/>
    <w:rsid w:val="007135DD"/>
    <w:rsid w:val="00721E18"/>
    <w:rsid w:val="0072335F"/>
    <w:rsid w:val="007246B1"/>
    <w:rsid w:val="0072560C"/>
    <w:rsid w:val="0073338C"/>
    <w:rsid w:val="00733F41"/>
    <w:rsid w:val="0073460A"/>
    <w:rsid w:val="00737BE8"/>
    <w:rsid w:val="00742F82"/>
    <w:rsid w:val="00756859"/>
    <w:rsid w:val="00756F86"/>
    <w:rsid w:val="00757FA5"/>
    <w:rsid w:val="00763122"/>
    <w:rsid w:val="00775F29"/>
    <w:rsid w:val="00780AA4"/>
    <w:rsid w:val="007823F1"/>
    <w:rsid w:val="007912B7"/>
    <w:rsid w:val="00795AA2"/>
    <w:rsid w:val="007B7FD4"/>
    <w:rsid w:val="007C6890"/>
    <w:rsid w:val="007E126B"/>
    <w:rsid w:val="007E1632"/>
    <w:rsid w:val="007E2BED"/>
    <w:rsid w:val="007E4CDB"/>
    <w:rsid w:val="007E4E15"/>
    <w:rsid w:val="007E6E2A"/>
    <w:rsid w:val="007F0E66"/>
    <w:rsid w:val="007F5643"/>
    <w:rsid w:val="007F61FD"/>
    <w:rsid w:val="00804FFD"/>
    <w:rsid w:val="00806EC3"/>
    <w:rsid w:val="008071D0"/>
    <w:rsid w:val="00814B5F"/>
    <w:rsid w:val="008150D4"/>
    <w:rsid w:val="008249A3"/>
    <w:rsid w:val="00847BD9"/>
    <w:rsid w:val="00851807"/>
    <w:rsid w:val="00857947"/>
    <w:rsid w:val="00871FF6"/>
    <w:rsid w:val="00876445"/>
    <w:rsid w:val="00881CA5"/>
    <w:rsid w:val="00891016"/>
    <w:rsid w:val="00897BA0"/>
    <w:rsid w:val="008B02E0"/>
    <w:rsid w:val="008B19DB"/>
    <w:rsid w:val="008B2037"/>
    <w:rsid w:val="008B211A"/>
    <w:rsid w:val="008B40FA"/>
    <w:rsid w:val="008B70E4"/>
    <w:rsid w:val="008C20B4"/>
    <w:rsid w:val="008C41AC"/>
    <w:rsid w:val="008C73C9"/>
    <w:rsid w:val="008C75EF"/>
    <w:rsid w:val="008D0846"/>
    <w:rsid w:val="008D32BE"/>
    <w:rsid w:val="008D4866"/>
    <w:rsid w:val="008D4DC6"/>
    <w:rsid w:val="008E0952"/>
    <w:rsid w:val="008E275B"/>
    <w:rsid w:val="008E613B"/>
    <w:rsid w:val="008E7F7C"/>
    <w:rsid w:val="00900F02"/>
    <w:rsid w:val="00902F68"/>
    <w:rsid w:val="009105F7"/>
    <w:rsid w:val="00914722"/>
    <w:rsid w:val="00922142"/>
    <w:rsid w:val="0092748D"/>
    <w:rsid w:val="0093114D"/>
    <w:rsid w:val="00935DC9"/>
    <w:rsid w:val="00936D2A"/>
    <w:rsid w:val="00952F59"/>
    <w:rsid w:val="00961978"/>
    <w:rsid w:val="00962692"/>
    <w:rsid w:val="009656DF"/>
    <w:rsid w:val="00971B84"/>
    <w:rsid w:val="00971DFB"/>
    <w:rsid w:val="00975AC6"/>
    <w:rsid w:val="009805A8"/>
    <w:rsid w:val="0098096A"/>
    <w:rsid w:val="00981232"/>
    <w:rsid w:val="00985464"/>
    <w:rsid w:val="00990A30"/>
    <w:rsid w:val="00995346"/>
    <w:rsid w:val="00995635"/>
    <w:rsid w:val="00996130"/>
    <w:rsid w:val="00997646"/>
    <w:rsid w:val="009A4A82"/>
    <w:rsid w:val="009A7B0F"/>
    <w:rsid w:val="009B0444"/>
    <w:rsid w:val="009B27F2"/>
    <w:rsid w:val="009B6083"/>
    <w:rsid w:val="009B7773"/>
    <w:rsid w:val="009B7E7F"/>
    <w:rsid w:val="009C0937"/>
    <w:rsid w:val="009C2DA5"/>
    <w:rsid w:val="009C7B8F"/>
    <w:rsid w:val="009D1321"/>
    <w:rsid w:val="009D2FD3"/>
    <w:rsid w:val="009D5850"/>
    <w:rsid w:val="009E12F6"/>
    <w:rsid w:val="009F3C1F"/>
    <w:rsid w:val="009F4DD9"/>
    <w:rsid w:val="009F69AA"/>
    <w:rsid w:val="00A074EF"/>
    <w:rsid w:val="00A152A6"/>
    <w:rsid w:val="00A20287"/>
    <w:rsid w:val="00A225E6"/>
    <w:rsid w:val="00A2268F"/>
    <w:rsid w:val="00A262C6"/>
    <w:rsid w:val="00A33EAC"/>
    <w:rsid w:val="00A3416E"/>
    <w:rsid w:val="00A35C3E"/>
    <w:rsid w:val="00A3644A"/>
    <w:rsid w:val="00A46239"/>
    <w:rsid w:val="00A51E68"/>
    <w:rsid w:val="00A5706F"/>
    <w:rsid w:val="00A615ED"/>
    <w:rsid w:val="00A63E60"/>
    <w:rsid w:val="00A74E17"/>
    <w:rsid w:val="00A76ABF"/>
    <w:rsid w:val="00A84F19"/>
    <w:rsid w:val="00AA4BB2"/>
    <w:rsid w:val="00AC18B5"/>
    <w:rsid w:val="00AC1B6E"/>
    <w:rsid w:val="00AC23EC"/>
    <w:rsid w:val="00AC55B3"/>
    <w:rsid w:val="00AD368A"/>
    <w:rsid w:val="00AD67D2"/>
    <w:rsid w:val="00AE0CF0"/>
    <w:rsid w:val="00AE7DAC"/>
    <w:rsid w:val="00AF396B"/>
    <w:rsid w:val="00B038B7"/>
    <w:rsid w:val="00B06BF2"/>
    <w:rsid w:val="00B10962"/>
    <w:rsid w:val="00B135E2"/>
    <w:rsid w:val="00B31FA4"/>
    <w:rsid w:val="00B32AD6"/>
    <w:rsid w:val="00B336BC"/>
    <w:rsid w:val="00B4227F"/>
    <w:rsid w:val="00B4751A"/>
    <w:rsid w:val="00B50AAA"/>
    <w:rsid w:val="00B547EB"/>
    <w:rsid w:val="00B54B5C"/>
    <w:rsid w:val="00B577A8"/>
    <w:rsid w:val="00B609EA"/>
    <w:rsid w:val="00B61123"/>
    <w:rsid w:val="00B6381B"/>
    <w:rsid w:val="00B63D00"/>
    <w:rsid w:val="00B66D56"/>
    <w:rsid w:val="00B72F5A"/>
    <w:rsid w:val="00B7603D"/>
    <w:rsid w:val="00B8019A"/>
    <w:rsid w:val="00BA04C3"/>
    <w:rsid w:val="00BA24E9"/>
    <w:rsid w:val="00BA3467"/>
    <w:rsid w:val="00BA4162"/>
    <w:rsid w:val="00BA623F"/>
    <w:rsid w:val="00BA7AA8"/>
    <w:rsid w:val="00BD6179"/>
    <w:rsid w:val="00BF1087"/>
    <w:rsid w:val="00BF2401"/>
    <w:rsid w:val="00BF4520"/>
    <w:rsid w:val="00C05A9F"/>
    <w:rsid w:val="00C06A0D"/>
    <w:rsid w:val="00C06DD5"/>
    <w:rsid w:val="00C074E1"/>
    <w:rsid w:val="00C16C9B"/>
    <w:rsid w:val="00C16EBF"/>
    <w:rsid w:val="00C2355A"/>
    <w:rsid w:val="00C2376B"/>
    <w:rsid w:val="00C2797C"/>
    <w:rsid w:val="00C41DD9"/>
    <w:rsid w:val="00C44D69"/>
    <w:rsid w:val="00C4672E"/>
    <w:rsid w:val="00C50F14"/>
    <w:rsid w:val="00C53DA1"/>
    <w:rsid w:val="00C55128"/>
    <w:rsid w:val="00C640D9"/>
    <w:rsid w:val="00C66FC4"/>
    <w:rsid w:val="00C70A1A"/>
    <w:rsid w:val="00C75AA9"/>
    <w:rsid w:val="00C82B5D"/>
    <w:rsid w:val="00C832F0"/>
    <w:rsid w:val="00C91252"/>
    <w:rsid w:val="00C9514A"/>
    <w:rsid w:val="00CA146F"/>
    <w:rsid w:val="00CB1647"/>
    <w:rsid w:val="00CB3ACD"/>
    <w:rsid w:val="00CB5D8A"/>
    <w:rsid w:val="00CB5DB0"/>
    <w:rsid w:val="00CC5598"/>
    <w:rsid w:val="00CC6CD1"/>
    <w:rsid w:val="00CD6859"/>
    <w:rsid w:val="00CD6BAC"/>
    <w:rsid w:val="00CD6D5E"/>
    <w:rsid w:val="00CD78B8"/>
    <w:rsid w:val="00CE0CE3"/>
    <w:rsid w:val="00CE19FD"/>
    <w:rsid w:val="00CE2EBC"/>
    <w:rsid w:val="00CE4710"/>
    <w:rsid w:val="00CE56BF"/>
    <w:rsid w:val="00CE6296"/>
    <w:rsid w:val="00D02727"/>
    <w:rsid w:val="00D02EE1"/>
    <w:rsid w:val="00D03702"/>
    <w:rsid w:val="00D041F0"/>
    <w:rsid w:val="00D06319"/>
    <w:rsid w:val="00D06F34"/>
    <w:rsid w:val="00D14F05"/>
    <w:rsid w:val="00D23757"/>
    <w:rsid w:val="00D24B31"/>
    <w:rsid w:val="00D3471C"/>
    <w:rsid w:val="00D35FC4"/>
    <w:rsid w:val="00D42E33"/>
    <w:rsid w:val="00D433C1"/>
    <w:rsid w:val="00D60574"/>
    <w:rsid w:val="00D6095A"/>
    <w:rsid w:val="00D60C0D"/>
    <w:rsid w:val="00D61BDD"/>
    <w:rsid w:val="00D62843"/>
    <w:rsid w:val="00D65449"/>
    <w:rsid w:val="00D70378"/>
    <w:rsid w:val="00D7761A"/>
    <w:rsid w:val="00D83FD2"/>
    <w:rsid w:val="00D951D1"/>
    <w:rsid w:val="00D96E42"/>
    <w:rsid w:val="00DC678D"/>
    <w:rsid w:val="00DC6931"/>
    <w:rsid w:val="00DC6A16"/>
    <w:rsid w:val="00DD1D6E"/>
    <w:rsid w:val="00DD4A92"/>
    <w:rsid w:val="00DE31E1"/>
    <w:rsid w:val="00DE6D1D"/>
    <w:rsid w:val="00DF020B"/>
    <w:rsid w:val="00DF63AF"/>
    <w:rsid w:val="00DF6A13"/>
    <w:rsid w:val="00DF6E32"/>
    <w:rsid w:val="00E02502"/>
    <w:rsid w:val="00E0322D"/>
    <w:rsid w:val="00E1318C"/>
    <w:rsid w:val="00E22A07"/>
    <w:rsid w:val="00E243BE"/>
    <w:rsid w:val="00E26042"/>
    <w:rsid w:val="00E36871"/>
    <w:rsid w:val="00E41B19"/>
    <w:rsid w:val="00E423D8"/>
    <w:rsid w:val="00E53852"/>
    <w:rsid w:val="00E70091"/>
    <w:rsid w:val="00E7038A"/>
    <w:rsid w:val="00E726A9"/>
    <w:rsid w:val="00E74D29"/>
    <w:rsid w:val="00E761A0"/>
    <w:rsid w:val="00E82145"/>
    <w:rsid w:val="00E82DCA"/>
    <w:rsid w:val="00E8649A"/>
    <w:rsid w:val="00E906BD"/>
    <w:rsid w:val="00E97B0A"/>
    <w:rsid w:val="00EA65A4"/>
    <w:rsid w:val="00EB2449"/>
    <w:rsid w:val="00EB2A06"/>
    <w:rsid w:val="00EB339C"/>
    <w:rsid w:val="00EC2B1D"/>
    <w:rsid w:val="00EC306E"/>
    <w:rsid w:val="00EC349A"/>
    <w:rsid w:val="00EC48F6"/>
    <w:rsid w:val="00EC56D3"/>
    <w:rsid w:val="00ED0AAC"/>
    <w:rsid w:val="00ED4EAC"/>
    <w:rsid w:val="00EE203A"/>
    <w:rsid w:val="00EE3267"/>
    <w:rsid w:val="00EE50DB"/>
    <w:rsid w:val="00EE6C4D"/>
    <w:rsid w:val="00EF5192"/>
    <w:rsid w:val="00F05343"/>
    <w:rsid w:val="00F17792"/>
    <w:rsid w:val="00F32019"/>
    <w:rsid w:val="00F34508"/>
    <w:rsid w:val="00F345C6"/>
    <w:rsid w:val="00F45299"/>
    <w:rsid w:val="00F53FC5"/>
    <w:rsid w:val="00F6487A"/>
    <w:rsid w:val="00F7308E"/>
    <w:rsid w:val="00F764AF"/>
    <w:rsid w:val="00F76E3A"/>
    <w:rsid w:val="00F779E9"/>
    <w:rsid w:val="00F8348E"/>
    <w:rsid w:val="00F8441F"/>
    <w:rsid w:val="00F8782F"/>
    <w:rsid w:val="00F87A9D"/>
    <w:rsid w:val="00F9622A"/>
    <w:rsid w:val="00FA7360"/>
    <w:rsid w:val="00FB028D"/>
    <w:rsid w:val="00FB4AA3"/>
    <w:rsid w:val="00FC3D68"/>
    <w:rsid w:val="00FD4064"/>
    <w:rsid w:val="00FD4123"/>
    <w:rsid w:val="00FD5A8F"/>
    <w:rsid w:val="00FD5CB1"/>
    <w:rsid w:val="00FE3282"/>
    <w:rsid w:val="00FF13C6"/>
    <w:rsid w:val="00FF6F00"/>
    <w:rsid w:val="00FF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1A9E8F"/>
  <w15:chartTrackingRefBased/>
  <w15:docId w15:val="{0AEA0C47-79B2-42FC-852E-51107185F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3A3C7D"/>
    <w:pPr>
      <w:widowControl w:val="0"/>
      <w:autoSpaceDE w:val="0"/>
      <w:autoSpaceDN w:val="0"/>
      <w:spacing w:line="240" w:lineRule="auto"/>
      <w:jc w:val="left"/>
    </w:pPr>
    <w:rPr>
      <w:rFonts w:ascii="휴먼옛체" w:eastAsia="휴먼옛체" w:hAnsi="휴먼옛체" w:cs="휴먼옛체"/>
      <w:sz w:val="2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42352E"/>
    <w:pPr>
      <w:outlineLvl w:val="0"/>
    </w:pPr>
  </w:style>
  <w:style w:type="paragraph" w:styleId="2">
    <w:name w:val="heading 2"/>
    <w:basedOn w:val="1"/>
    <w:next w:val="a"/>
    <w:link w:val="2Char"/>
    <w:uiPriority w:val="9"/>
    <w:unhideWhenUsed/>
    <w:qFormat/>
    <w:rsid w:val="0042352E"/>
    <w:pPr>
      <w:outlineLvl w:val="1"/>
    </w:pPr>
  </w:style>
  <w:style w:type="paragraph" w:styleId="3">
    <w:name w:val="heading 3"/>
    <w:basedOn w:val="2"/>
    <w:next w:val="a"/>
    <w:link w:val="3Char"/>
    <w:uiPriority w:val="9"/>
    <w:unhideWhenUsed/>
    <w:qFormat/>
    <w:rsid w:val="0042352E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2352E"/>
    <w:pPr>
      <w:widowControl w:val="0"/>
      <w:wordWrap w:val="0"/>
      <w:autoSpaceDE w:val="0"/>
      <w:autoSpaceDN w:val="0"/>
      <w:spacing w:line="240" w:lineRule="auto"/>
    </w:pPr>
  </w:style>
  <w:style w:type="character" w:customStyle="1" w:styleId="1Char">
    <w:name w:val="제목 1 Char"/>
    <w:basedOn w:val="a0"/>
    <w:link w:val="1"/>
    <w:uiPriority w:val="9"/>
    <w:rsid w:val="0042352E"/>
  </w:style>
  <w:style w:type="character" w:customStyle="1" w:styleId="2Char">
    <w:name w:val="제목 2 Char"/>
    <w:basedOn w:val="a0"/>
    <w:link w:val="2"/>
    <w:uiPriority w:val="9"/>
    <w:rsid w:val="0042352E"/>
  </w:style>
  <w:style w:type="character" w:customStyle="1" w:styleId="3Char">
    <w:name w:val="제목 3 Char"/>
    <w:basedOn w:val="a0"/>
    <w:link w:val="3"/>
    <w:uiPriority w:val="9"/>
    <w:rsid w:val="0042352E"/>
  </w:style>
  <w:style w:type="paragraph" w:styleId="a4">
    <w:name w:val="List Paragraph"/>
    <w:aliases w:val="Source,Driving Outline,1) 제목,6 List Paragraph,7 List Paragraph,Daftar Paragraf,List Paragraph_0,SCR 수준2,설명문단,설명문단CxSpLast,제목5_본문,List Paragraph,표준글,Thang2,bullet,Paragraphe de liste,bullet 1,Bullet List Paragraph,Gaia List Paragraph,표준방법_스타일,쩜목록 단"/>
    <w:basedOn w:val="a"/>
    <w:link w:val="Char"/>
    <w:uiPriority w:val="34"/>
    <w:qFormat/>
    <w:rsid w:val="0042352E"/>
    <w:pPr>
      <w:ind w:leftChars="400" w:left="800"/>
    </w:pPr>
  </w:style>
  <w:style w:type="paragraph" w:styleId="a5">
    <w:name w:val="header"/>
    <w:basedOn w:val="a"/>
    <w:link w:val="Char0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C66FC4"/>
  </w:style>
  <w:style w:type="paragraph" w:styleId="a6">
    <w:name w:val="footer"/>
    <w:basedOn w:val="a"/>
    <w:link w:val="Char1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rsid w:val="00C66FC4"/>
  </w:style>
  <w:style w:type="table" w:styleId="a7">
    <w:name w:val="Table Grid"/>
    <w:basedOn w:val="a1"/>
    <w:uiPriority w:val="59"/>
    <w:rsid w:val="00C70A1A"/>
    <w:pPr>
      <w:spacing w:line="280" w:lineRule="atLeast"/>
    </w:pPr>
    <w:rPr>
      <w:rFonts w:ascii="Times New Roman" w:eastAsia="Times New Roman" w:hAnsi="Times New Roman"/>
      <w:sz w:val="22"/>
      <w:szCs w:val="22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jc w:val="center"/>
      </w:p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</w:style>
  <w:style w:type="paragraph" w:styleId="a8">
    <w:name w:val="Body Text"/>
    <w:basedOn w:val="a"/>
    <w:link w:val="Char2"/>
    <w:uiPriority w:val="99"/>
    <w:qFormat/>
    <w:rsid w:val="003A3C7D"/>
    <w:rPr>
      <w:sz w:val="24"/>
      <w:szCs w:val="24"/>
    </w:rPr>
  </w:style>
  <w:style w:type="character" w:customStyle="1" w:styleId="Char2">
    <w:name w:val="본문 Char"/>
    <w:basedOn w:val="a0"/>
    <w:link w:val="a8"/>
    <w:uiPriority w:val="99"/>
    <w:rsid w:val="003A3C7D"/>
    <w:rPr>
      <w:rFonts w:ascii="휴먼옛체" w:eastAsia="휴먼옛체" w:hAnsi="휴먼옛체" w:cs="휴먼옛체"/>
      <w:sz w:val="24"/>
      <w:szCs w:val="24"/>
    </w:rPr>
  </w:style>
  <w:style w:type="paragraph" w:styleId="a9">
    <w:name w:val="Title"/>
    <w:basedOn w:val="a"/>
    <w:link w:val="Char3"/>
    <w:uiPriority w:val="1"/>
    <w:qFormat/>
    <w:rsid w:val="003A3C7D"/>
    <w:pPr>
      <w:spacing w:line="855" w:lineRule="exact"/>
      <w:ind w:left="96" w:right="378"/>
      <w:jc w:val="center"/>
    </w:pPr>
    <w:rPr>
      <w:sz w:val="60"/>
      <w:szCs w:val="60"/>
    </w:rPr>
  </w:style>
  <w:style w:type="character" w:customStyle="1" w:styleId="Char3">
    <w:name w:val="제목 Char"/>
    <w:basedOn w:val="a0"/>
    <w:link w:val="a9"/>
    <w:uiPriority w:val="1"/>
    <w:rsid w:val="003A3C7D"/>
    <w:rPr>
      <w:rFonts w:ascii="휴먼옛체" w:eastAsia="휴먼옛체" w:hAnsi="휴먼옛체" w:cs="휴먼옛체"/>
      <w:sz w:val="60"/>
      <w:szCs w:val="60"/>
    </w:rPr>
  </w:style>
  <w:style w:type="paragraph" w:customStyle="1" w:styleId="aa">
    <w:name w:val="바탕글"/>
    <w:basedOn w:val="a"/>
    <w:rsid w:val="00147295"/>
    <w:pPr>
      <w:wordWrap w:val="0"/>
      <w:snapToGrid w:val="0"/>
      <w:spacing w:line="384" w:lineRule="auto"/>
      <w:jc w:val="both"/>
      <w:textAlignment w:val="baseline"/>
    </w:pPr>
    <w:rPr>
      <w:rFonts w:ascii="바탕" w:eastAsia="굴림" w:hAnsi="굴림" w:cs="굴림"/>
      <w:color w:val="000000"/>
      <w:sz w:val="20"/>
      <w:szCs w:val="20"/>
    </w:rPr>
  </w:style>
  <w:style w:type="paragraph" w:customStyle="1" w:styleId="xl77">
    <w:name w:val="xl77"/>
    <w:basedOn w:val="a"/>
    <w:rsid w:val="00197C44"/>
    <w:pPr>
      <w:textAlignment w:val="center"/>
    </w:pPr>
    <w:rPr>
      <w:rFonts w:ascii="맑은 고딕" w:eastAsia="굴림" w:hAnsi="굴림" w:cs="굴림"/>
      <w:color w:val="000000"/>
    </w:rPr>
  </w:style>
  <w:style w:type="paragraph" w:customStyle="1" w:styleId="xl80">
    <w:name w:val="xl80"/>
    <w:basedOn w:val="a"/>
    <w:rsid w:val="00197C44"/>
    <w:pPr>
      <w:jc w:val="center"/>
      <w:textAlignment w:val="center"/>
    </w:pPr>
    <w:rPr>
      <w:rFonts w:ascii="맑은 고딕" w:eastAsia="굴림" w:hAnsi="굴림" w:cs="굴림"/>
      <w:color w:val="000000"/>
    </w:rPr>
  </w:style>
  <w:style w:type="paragraph" w:customStyle="1" w:styleId="xl81">
    <w:name w:val="xl81"/>
    <w:basedOn w:val="a"/>
    <w:rsid w:val="00197C44"/>
    <w:pPr>
      <w:jc w:val="center"/>
      <w:textAlignment w:val="baseline"/>
    </w:pPr>
    <w:rPr>
      <w:rFonts w:ascii="맑은 고딕" w:eastAsia="굴림" w:hAnsi="굴림" w:cs="굴림"/>
      <w:b/>
      <w:bCs/>
      <w:color w:val="000000"/>
      <w:sz w:val="16"/>
      <w:szCs w:val="16"/>
    </w:rPr>
  </w:style>
  <w:style w:type="paragraph" w:customStyle="1" w:styleId="xl73">
    <w:name w:val="xl73"/>
    <w:basedOn w:val="a"/>
    <w:rsid w:val="00197C44"/>
    <w:pPr>
      <w:jc w:val="center"/>
      <w:textAlignment w:val="baseline"/>
    </w:pPr>
    <w:rPr>
      <w:rFonts w:ascii="맑은 고딕" w:eastAsia="굴림" w:hAnsi="굴림" w:cs="굴림"/>
      <w:b/>
      <w:bCs/>
      <w:color w:val="000000"/>
      <w:sz w:val="16"/>
      <w:szCs w:val="16"/>
    </w:rPr>
  </w:style>
  <w:style w:type="paragraph" w:customStyle="1" w:styleId="xl74">
    <w:name w:val="xl74"/>
    <w:basedOn w:val="a"/>
    <w:rsid w:val="00197C44"/>
    <w:pPr>
      <w:textAlignment w:val="baseline"/>
    </w:pPr>
    <w:rPr>
      <w:rFonts w:ascii="Arial" w:eastAsia="굴림" w:hAnsi="굴림" w:cs="굴림"/>
      <w:color w:val="000000"/>
      <w:sz w:val="36"/>
      <w:szCs w:val="36"/>
    </w:rPr>
  </w:style>
  <w:style w:type="paragraph" w:customStyle="1" w:styleId="xl75">
    <w:name w:val="xl75"/>
    <w:basedOn w:val="a"/>
    <w:rsid w:val="00197C44"/>
    <w:pPr>
      <w:jc w:val="center"/>
      <w:textAlignment w:val="center"/>
    </w:pPr>
    <w:rPr>
      <w:rFonts w:ascii="맑은 고딕" w:eastAsia="굴림" w:hAnsi="굴림" w:cs="굴림"/>
      <w:color w:val="000000"/>
    </w:rPr>
  </w:style>
  <w:style w:type="paragraph" w:customStyle="1" w:styleId="xl76">
    <w:name w:val="xl76"/>
    <w:basedOn w:val="a"/>
    <w:rsid w:val="00197C44"/>
    <w:pPr>
      <w:jc w:val="center"/>
      <w:textAlignment w:val="baseline"/>
    </w:pPr>
    <w:rPr>
      <w:rFonts w:ascii="맑은 고딕" w:eastAsia="굴림" w:hAnsi="굴림" w:cs="굴림"/>
      <w:b/>
      <w:bCs/>
      <w:color w:val="000000"/>
      <w:sz w:val="16"/>
      <w:szCs w:val="16"/>
    </w:rPr>
  </w:style>
  <w:style w:type="table" w:styleId="ab">
    <w:name w:val="Grid Table Light"/>
    <w:basedOn w:val="a1"/>
    <w:uiPriority w:val="40"/>
    <w:rsid w:val="00D02727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10">
    <w:name w:val="본문(신명조10)"/>
    <w:basedOn w:val="a"/>
    <w:rsid w:val="00D02727"/>
    <w:pPr>
      <w:wordWrap w:val="0"/>
      <w:spacing w:line="360" w:lineRule="auto"/>
      <w:jc w:val="both"/>
      <w:textAlignment w:val="baseline"/>
    </w:pPr>
    <w:rPr>
      <w:rFonts w:ascii="한양신명조" w:eastAsia="굴림" w:hAnsi="굴림" w:cs="굴림"/>
      <w:color w:val="000000"/>
      <w:sz w:val="20"/>
      <w:szCs w:val="20"/>
    </w:rPr>
  </w:style>
  <w:style w:type="paragraph" w:customStyle="1" w:styleId="100">
    <w:name w:val="본문(중고딕10)"/>
    <w:basedOn w:val="a"/>
    <w:rsid w:val="00D02727"/>
    <w:pPr>
      <w:wordWrap w:val="0"/>
      <w:spacing w:line="360" w:lineRule="auto"/>
      <w:jc w:val="both"/>
      <w:textAlignment w:val="baseline"/>
    </w:pPr>
    <w:rPr>
      <w:rFonts w:ascii="한양중고딕" w:eastAsia="굴림" w:hAnsi="굴림" w:cs="굴림"/>
      <w:color w:val="000000"/>
      <w:sz w:val="20"/>
      <w:szCs w:val="20"/>
    </w:rPr>
  </w:style>
  <w:style w:type="paragraph" w:customStyle="1" w:styleId="15">
    <w:name w:val="작은제목(중고딕15)"/>
    <w:basedOn w:val="a"/>
    <w:rsid w:val="00D02727"/>
    <w:pPr>
      <w:wordWrap w:val="0"/>
      <w:spacing w:line="360" w:lineRule="auto"/>
      <w:jc w:val="both"/>
      <w:textAlignment w:val="baseline"/>
    </w:pPr>
    <w:rPr>
      <w:rFonts w:ascii="한양중고딕" w:eastAsia="굴림" w:hAnsi="굴림" w:cs="굴림"/>
      <w:color w:val="000000"/>
      <w:sz w:val="30"/>
      <w:szCs w:val="30"/>
    </w:rPr>
  </w:style>
  <w:style w:type="paragraph" w:customStyle="1" w:styleId="20">
    <w:name w:val="중간제목(옛체20)"/>
    <w:basedOn w:val="a"/>
    <w:rsid w:val="00D02727"/>
    <w:pPr>
      <w:spacing w:line="360" w:lineRule="auto"/>
      <w:jc w:val="center"/>
      <w:textAlignment w:val="baseline"/>
    </w:pPr>
    <w:rPr>
      <w:rFonts w:eastAsia="굴림" w:hAnsi="굴림" w:cs="굴림"/>
      <w:color w:val="000000"/>
      <w:sz w:val="40"/>
      <w:szCs w:val="40"/>
    </w:rPr>
  </w:style>
  <w:style w:type="paragraph" w:customStyle="1" w:styleId="200">
    <w:name w:val="큰제목(견고딕20)"/>
    <w:basedOn w:val="a"/>
    <w:rsid w:val="00D02727"/>
    <w:pPr>
      <w:spacing w:line="360" w:lineRule="auto"/>
      <w:jc w:val="center"/>
      <w:textAlignment w:val="baseline"/>
    </w:pPr>
    <w:rPr>
      <w:rFonts w:ascii="한양견고딕" w:eastAsia="굴림" w:hAnsi="굴림" w:cs="굴림"/>
      <w:color w:val="000000"/>
      <w:sz w:val="40"/>
      <w:szCs w:val="40"/>
    </w:rPr>
  </w:style>
  <w:style w:type="paragraph" w:customStyle="1" w:styleId="30">
    <w:name w:val="큰제목(견고딕30)"/>
    <w:basedOn w:val="a"/>
    <w:rsid w:val="00D02727"/>
    <w:pPr>
      <w:spacing w:line="360" w:lineRule="auto"/>
      <w:jc w:val="center"/>
      <w:textAlignment w:val="baseline"/>
    </w:pPr>
    <w:rPr>
      <w:rFonts w:ascii="한양견고딕" w:eastAsia="굴림" w:hAnsi="굴림" w:cs="굴림"/>
      <w:color w:val="000000"/>
      <w:sz w:val="60"/>
      <w:szCs w:val="60"/>
    </w:rPr>
  </w:style>
  <w:style w:type="paragraph" w:customStyle="1" w:styleId="9">
    <w:name w:val="머리말(신명조9)"/>
    <w:basedOn w:val="a"/>
    <w:rsid w:val="00D02727"/>
    <w:pPr>
      <w:wordWrap w:val="0"/>
      <w:spacing w:line="360" w:lineRule="auto"/>
      <w:jc w:val="both"/>
      <w:textAlignment w:val="baseline"/>
    </w:pPr>
    <w:rPr>
      <w:rFonts w:ascii="한양신명조" w:eastAsia="굴림" w:hAnsi="굴림" w:cs="굴림"/>
      <w:color w:val="000000"/>
      <w:sz w:val="18"/>
      <w:szCs w:val="18"/>
    </w:rPr>
  </w:style>
  <w:style w:type="paragraph" w:customStyle="1" w:styleId="90">
    <w:name w:val="머리말(중고딕9)"/>
    <w:basedOn w:val="a"/>
    <w:rsid w:val="00D02727"/>
    <w:pPr>
      <w:wordWrap w:val="0"/>
      <w:spacing w:line="360" w:lineRule="auto"/>
      <w:jc w:val="both"/>
      <w:textAlignment w:val="baseline"/>
    </w:pPr>
    <w:rPr>
      <w:rFonts w:ascii="한양중고딕" w:eastAsia="굴림" w:hAnsi="굴림" w:cs="굴림"/>
      <w:color w:val="000000"/>
      <w:sz w:val="18"/>
      <w:szCs w:val="18"/>
    </w:rPr>
  </w:style>
  <w:style w:type="paragraph" w:customStyle="1" w:styleId="91">
    <w:name w:val="각주내용(신명조9)"/>
    <w:basedOn w:val="a"/>
    <w:rsid w:val="00D02727"/>
    <w:pPr>
      <w:wordWrap w:val="0"/>
      <w:spacing w:line="336" w:lineRule="auto"/>
      <w:ind w:left="1000" w:right="200" w:hanging="400"/>
      <w:jc w:val="both"/>
      <w:textAlignment w:val="baseline"/>
    </w:pPr>
    <w:rPr>
      <w:rFonts w:ascii="한양신명조" w:eastAsia="굴림" w:hAnsi="굴림" w:cs="굴림"/>
      <w:color w:val="000000"/>
      <w:sz w:val="18"/>
      <w:szCs w:val="18"/>
    </w:rPr>
  </w:style>
  <w:style w:type="paragraph" w:customStyle="1" w:styleId="ac">
    <w:name w:val="쪽번호"/>
    <w:basedOn w:val="a"/>
    <w:rsid w:val="00D02727"/>
    <w:pPr>
      <w:wordWrap w:val="0"/>
      <w:spacing w:line="360" w:lineRule="auto"/>
      <w:jc w:val="both"/>
      <w:textAlignment w:val="baseline"/>
    </w:pPr>
    <w:rPr>
      <w:rFonts w:ascii="한양신명조" w:eastAsia="굴림" w:hAnsi="굴림" w:cs="굴림"/>
      <w:color w:val="000000"/>
      <w:sz w:val="20"/>
      <w:szCs w:val="20"/>
    </w:rPr>
  </w:style>
  <w:style w:type="paragraph" w:customStyle="1" w:styleId="td">
    <w:name w:val="td"/>
    <w:basedOn w:val="a"/>
    <w:rsid w:val="00D02727"/>
    <w:pPr>
      <w:jc w:val="both"/>
      <w:textAlignment w:val="baseline"/>
    </w:pPr>
    <w:rPr>
      <w:rFonts w:ascii="맑은 고딕" w:eastAsia="굴림" w:hAnsi="굴림" w:cs="굴림"/>
      <w:color w:val="000000"/>
    </w:rPr>
  </w:style>
  <w:style w:type="paragraph" w:customStyle="1" w:styleId="xl66">
    <w:name w:val="xl66"/>
    <w:basedOn w:val="a"/>
    <w:rsid w:val="00D02727"/>
    <w:pPr>
      <w:jc w:val="center"/>
      <w:textAlignment w:val="center"/>
    </w:pPr>
    <w:rPr>
      <w:rFonts w:ascii="맑은 고딕" w:eastAsia="굴림" w:hAnsi="굴림" w:cs="굴림"/>
      <w:color w:val="000000"/>
    </w:rPr>
  </w:style>
  <w:style w:type="paragraph" w:customStyle="1" w:styleId="11">
    <w:name w:val="개요 1"/>
    <w:basedOn w:val="a"/>
    <w:rsid w:val="00D02727"/>
    <w:pPr>
      <w:wordWrap w:val="0"/>
      <w:snapToGrid w:val="0"/>
      <w:spacing w:line="384" w:lineRule="auto"/>
      <w:ind w:left="200"/>
      <w:jc w:val="both"/>
      <w:textAlignment w:val="baseline"/>
      <w:outlineLvl w:val="0"/>
    </w:pPr>
    <w:rPr>
      <w:rFonts w:ascii="바탕" w:eastAsia="굴림" w:hAnsi="굴림" w:cs="굴림"/>
      <w:color w:val="000000"/>
      <w:sz w:val="20"/>
      <w:szCs w:val="20"/>
    </w:rPr>
  </w:style>
  <w:style w:type="paragraph" w:customStyle="1" w:styleId="xl63">
    <w:name w:val="xl63"/>
    <w:basedOn w:val="a"/>
    <w:rsid w:val="00D02727"/>
    <w:pPr>
      <w:textAlignment w:val="baseline"/>
    </w:pPr>
    <w:rPr>
      <w:rFonts w:ascii="맑은 고딕" w:eastAsia="굴림" w:hAnsi="굴림" w:cs="굴림"/>
      <w:color w:val="000000"/>
    </w:rPr>
  </w:style>
  <w:style w:type="paragraph" w:customStyle="1" w:styleId="MS">
    <w:name w:val="MS바탕글"/>
    <w:basedOn w:val="a"/>
    <w:rsid w:val="00D02727"/>
    <w:pPr>
      <w:wordWrap w:val="0"/>
      <w:jc w:val="both"/>
      <w:textAlignment w:val="baseline"/>
    </w:pPr>
    <w:rPr>
      <w:rFonts w:ascii="맑은 고딕" w:eastAsia="굴림" w:hAnsi="굴림" w:cs="굴림"/>
      <w:color w:val="000000"/>
      <w:sz w:val="20"/>
      <w:szCs w:val="20"/>
    </w:rPr>
  </w:style>
  <w:style w:type="paragraph" w:customStyle="1" w:styleId="xl131">
    <w:name w:val="xl131"/>
    <w:basedOn w:val="a"/>
    <w:rsid w:val="00D02727"/>
    <w:pPr>
      <w:shd w:val="clear" w:color="auto" w:fill="BDD7EE"/>
      <w:jc w:val="center"/>
      <w:textAlignment w:val="baseline"/>
    </w:pPr>
    <w:rPr>
      <w:rFonts w:ascii="바탕" w:eastAsia="굴림" w:hAnsi="굴림" w:cs="굴림"/>
      <w:color w:val="000000"/>
      <w:sz w:val="18"/>
      <w:szCs w:val="18"/>
    </w:rPr>
  </w:style>
  <w:style w:type="paragraph" w:customStyle="1" w:styleId="xl103">
    <w:name w:val="xl103"/>
    <w:basedOn w:val="a"/>
    <w:rsid w:val="00D02727"/>
    <w:pPr>
      <w:textAlignment w:val="baseline"/>
    </w:pPr>
    <w:rPr>
      <w:rFonts w:ascii="Arial Narrow" w:eastAsia="굴림" w:hAnsi="굴림" w:cs="굴림"/>
      <w:color w:val="000000"/>
      <w:sz w:val="18"/>
      <w:szCs w:val="18"/>
    </w:rPr>
  </w:style>
  <w:style w:type="paragraph" w:customStyle="1" w:styleId="xl104">
    <w:name w:val="xl104"/>
    <w:basedOn w:val="a"/>
    <w:rsid w:val="00D02727"/>
    <w:pPr>
      <w:jc w:val="right"/>
      <w:textAlignment w:val="baseline"/>
    </w:pPr>
    <w:rPr>
      <w:rFonts w:ascii="맑은 고딕" w:eastAsia="굴림" w:hAnsi="굴림" w:cs="굴림"/>
      <w:b/>
      <w:bCs/>
      <w:color w:val="000000"/>
      <w:sz w:val="18"/>
      <w:szCs w:val="18"/>
    </w:rPr>
  </w:style>
  <w:style w:type="paragraph" w:customStyle="1" w:styleId="xl105">
    <w:name w:val="xl105"/>
    <w:basedOn w:val="a"/>
    <w:rsid w:val="00D02727"/>
    <w:pPr>
      <w:shd w:val="clear" w:color="auto" w:fill="C0C0C0"/>
      <w:textAlignment w:val="baseline"/>
    </w:pPr>
    <w:rPr>
      <w:rFonts w:ascii="바탕" w:eastAsia="굴림" w:hAnsi="굴림" w:cs="굴림"/>
      <w:color w:val="000000"/>
      <w:sz w:val="18"/>
      <w:szCs w:val="18"/>
    </w:rPr>
  </w:style>
  <w:style w:type="paragraph" w:customStyle="1" w:styleId="xl111">
    <w:name w:val="xl111"/>
    <w:basedOn w:val="a"/>
    <w:rsid w:val="00D02727"/>
    <w:pPr>
      <w:shd w:val="clear" w:color="auto" w:fill="FFFFFF"/>
      <w:textAlignment w:val="baseline"/>
    </w:pPr>
    <w:rPr>
      <w:rFonts w:ascii="바탕" w:eastAsia="굴림" w:hAnsi="굴림" w:cs="굴림"/>
      <w:color w:val="000000"/>
      <w:sz w:val="18"/>
      <w:szCs w:val="18"/>
    </w:rPr>
  </w:style>
  <w:style w:type="paragraph" w:customStyle="1" w:styleId="xl133">
    <w:name w:val="xl133"/>
    <w:basedOn w:val="a"/>
    <w:rsid w:val="00D02727"/>
    <w:pPr>
      <w:shd w:val="clear" w:color="auto" w:fill="F2F2F2"/>
      <w:jc w:val="center"/>
      <w:textAlignment w:val="baseline"/>
    </w:pPr>
    <w:rPr>
      <w:rFonts w:ascii="맑은 고딕" w:eastAsia="굴림" w:hAnsi="굴림" w:cs="굴림"/>
      <w:color w:val="000000"/>
      <w:sz w:val="18"/>
      <w:szCs w:val="18"/>
    </w:rPr>
  </w:style>
  <w:style w:type="paragraph" w:customStyle="1" w:styleId="xl106">
    <w:name w:val="xl106"/>
    <w:basedOn w:val="a"/>
    <w:rsid w:val="00D02727"/>
    <w:pPr>
      <w:shd w:val="clear" w:color="auto" w:fill="C0C0C0"/>
      <w:textAlignment w:val="baseline"/>
    </w:pPr>
    <w:rPr>
      <w:rFonts w:ascii="바탕" w:eastAsia="굴림" w:hAnsi="굴림" w:cs="굴림"/>
      <w:color w:val="000000"/>
      <w:sz w:val="18"/>
      <w:szCs w:val="18"/>
    </w:rPr>
  </w:style>
  <w:style w:type="paragraph" w:customStyle="1" w:styleId="xl128">
    <w:name w:val="xl128"/>
    <w:basedOn w:val="a"/>
    <w:rsid w:val="00D02727"/>
    <w:pPr>
      <w:shd w:val="clear" w:color="auto" w:fill="FFFFFF"/>
      <w:textAlignment w:val="baseline"/>
    </w:pPr>
    <w:rPr>
      <w:rFonts w:ascii="바탕" w:eastAsia="굴림" w:hAnsi="굴림" w:cs="굴림"/>
      <w:color w:val="000000"/>
      <w:sz w:val="18"/>
      <w:szCs w:val="18"/>
    </w:rPr>
  </w:style>
  <w:style w:type="paragraph" w:customStyle="1" w:styleId="xl112">
    <w:name w:val="xl112"/>
    <w:basedOn w:val="a"/>
    <w:rsid w:val="00D02727"/>
    <w:pPr>
      <w:shd w:val="clear" w:color="auto" w:fill="C0C0C0"/>
      <w:textAlignment w:val="baseline"/>
    </w:pPr>
    <w:rPr>
      <w:rFonts w:ascii="바탕" w:eastAsia="굴림" w:hAnsi="굴림" w:cs="굴림"/>
      <w:b/>
      <w:bCs/>
      <w:color w:val="000000"/>
      <w:sz w:val="18"/>
      <w:szCs w:val="18"/>
    </w:rPr>
  </w:style>
  <w:style w:type="paragraph" w:customStyle="1" w:styleId="xl113">
    <w:name w:val="xl113"/>
    <w:basedOn w:val="a"/>
    <w:rsid w:val="00D02727"/>
    <w:pPr>
      <w:shd w:val="clear" w:color="auto" w:fill="C0C0C0"/>
      <w:textAlignment w:val="baseline"/>
    </w:pPr>
    <w:rPr>
      <w:rFonts w:ascii="바탕" w:eastAsia="굴림" w:hAnsi="굴림" w:cs="굴림"/>
      <w:color w:val="000000"/>
      <w:sz w:val="18"/>
      <w:szCs w:val="18"/>
    </w:rPr>
  </w:style>
  <w:style w:type="paragraph" w:customStyle="1" w:styleId="xl114">
    <w:name w:val="xl114"/>
    <w:basedOn w:val="a"/>
    <w:rsid w:val="00D02727"/>
    <w:pPr>
      <w:shd w:val="clear" w:color="auto" w:fill="C0C0C0"/>
      <w:textAlignment w:val="baseline"/>
    </w:pPr>
    <w:rPr>
      <w:rFonts w:ascii="바탕" w:eastAsia="굴림" w:hAnsi="굴림" w:cs="굴림"/>
      <w:color w:val="000000"/>
      <w:sz w:val="18"/>
      <w:szCs w:val="18"/>
    </w:rPr>
  </w:style>
  <w:style w:type="paragraph" w:customStyle="1" w:styleId="xl124">
    <w:name w:val="xl124"/>
    <w:basedOn w:val="a"/>
    <w:rsid w:val="00D02727"/>
    <w:pPr>
      <w:shd w:val="clear" w:color="auto" w:fill="D9D9D9"/>
      <w:jc w:val="center"/>
      <w:textAlignment w:val="baseline"/>
    </w:pPr>
    <w:rPr>
      <w:rFonts w:ascii="Arial Narrow" w:eastAsia="굴림" w:hAnsi="굴림" w:cs="굴림"/>
      <w:b/>
      <w:bCs/>
      <w:color w:val="000000"/>
      <w:sz w:val="18"/>
      <w:szCs w:val="18"/>
    </w:rPr>
  </w:style>
  <w:style w:type="paragraph" w:customStyle="1" w:styleId="xl107">
    <w:name w:val="xl107"/>
    <w:basedOn w:val="a"/>
    <w:rsid w:val="00D02727"/>
    <w:pPr>
      <w:shd w:val="clear" w:color="auto" w:fill="C0C0C0"/>
      <w:textAlignment w:val="baseline"/>
    </w:pPr>
    <w:rPr>
      <w:rFonts w:ascii="바탕" w:eastAsia="굴림" w:hAnsi="굴림" w:cs="굴림"/>
      <w:b/>
      <w:bCs/>
      <w:color w:val="000000"/>
      <w:sz w:val="18"/>
      <w:szCs w:val="18"/>
    </w:rPr>
  </w:style>
  <w:style w:type="paragraph" w:customStyle="1" w:styleId="xl125">
    <w:name w:val="xl125"/>
    <w:basedOn w:val="a"/>
    <w:rsid w:val="00D02727"/>
    <w:pPr>
      <w:shd w:val="clear" w:color="auto" w:fill="C0C0C0"/>
      <w:jc w:val="center"/>
      <w:textAlignment w:val="baseline"/>
    </w:pPr>
    <w:rPr>
      <w:rFonts w:ascii="Arial Narrow" w:eastAsia="굴림" w:hAnsi="굴림" w:cs="굴림"/>
      <w:b/>
      <w:bCs/>
      <w:color w:val="000000"/>
      <w:sz w:val="18"/>
      <w:szCs w:val="18"/>
    </w:rPr>
  </w:style>
  <w:style w:type="paragraph" w:customStyle="1" w:styleId="xl116">
    <w:name w:val="xl116"/>
    <w:basedOn w:val="a"/>
    <w:rsid w:val="00D02727"/>
    <w:pPr>
      <w:shd w:val="clear" w:color="auto" w:fill="D9D9D9"/>
      <w:textAlignment w:val="baseline"/>
    </w:pPr>
    <w:rPr>
      <w:rFonts w:ascii="바탕" w:eastAsia="굴림" w:hAnsi="굴림" w:cs="굴림"/>
      <w:color w:val="000000"/>
      <w:sz w:val="18"/>
      <w:szCs w:val="18"/>
    </w:rPr>
  </w:style>
  <w:style w:type="paragraph" w:customStyle="1" w:styleId="xl117">
    <w:name w:val="xl117"/>
    <w:basedOn w:val="a"/>
    <w:rsid w:val="00D02727"/>
    <w:pPr>
      <w:shd w:val="clear" w:color="auto" w:fill="D9D9D9"/>
      <w:textAlignment w:val="baseline"/>
    </w:pPr>
    <w:rPr>
      <w:rFonts w:ascii="바탕" w:eastAsia="굴림" w:hAnsi="굴림" w:cs="굴림"/>
      <w:b/>
      <w:bCs/>
      <w:color w:val="000000"/>
      <w:sz w:val="18"/>
      <w:szCs w:val="18"/>
    </w:rPr>
  </w:style>
  <w:style w:type="paragraph" w:customStyle="1" w:styleId="xl115">
    <w:name w:val="xl115"/>
    <w:basedOn w:val="a"/>
    <w:rsid w:val="00D02727"/>
    <w:pPr>
      <w:shd w:val="clear" w:color="auto" w:fill="D9D9D9"/>
      <w:textAlignment w:val="baseline"/>
    </w:pPr>
    <w:rPr>
      <w:rFonts w:ascii="바탕" w:eastAsia="굴림" w:hAnsi="굴림" w:cs="굴림"/>
      <w:color w:val="000000"/>
      <w:sz w:val="18"/>
      <w:szCs w:val="18"/>
    </w:rPr>
  </w:style>
  <w:style w:type="paragraph" w:customStyle="1" w:styleId="xl126">
    <w:name w:val="xl126"/>
    <w:basedOn w:val="a"/>
    <w:rsid w:val="00D02727"/>
    <w:pPr>
      <w:shd w:val="clear" w:color="auto" w:fill="D9D9D9"/>
      <w:textAlignment w:val="baseline"/>
    </w:pPr>
    <w:rPr>
      <w:rFonts w:ascii="바탕" w:eastAsia="굴림" w:hAnsi="굴림" w:cs="굴림"/>
      <w:b/>
      <w:bCs/>
      <w:color w:val="000000"/>
      <w:sz w:val="18"/>
      <w:szCs w:val="18"/>
    </w:rPr>
  </w:style>
  <w:style w:type="paragraph" w:customStyle="1" w:styleId="xl118">
    <w:name w:val="xl118"/>
    <w:basedOn w:val="a"/>
    <w:rsid w:val="00D02727"/>
    <w:pPr>
      <w:shd w:val="clear" w:color="auto" w:fill="D9D9D9"/>
      <w:textAlignment w:val="baseline"/>
    </w:pPr>
    <w:rPr>
      <w:rFonts w:ascii="바탕" w:eastAsia="굴림" w:hAnsi="굴림" w:cs="굴림"/>
      <w:b/>
      <w:bCs/>
      <w:color w:val="000000"/>
      <w:sz w:val="18"/>
      <w:szCs w:val="18"/>
    </w:rPr>
  </w:style>
  <w:style w:type="paragraph" w:customStyle="1" w:styleId="xl119">
    <w:name w:val="xl119"/>
    <w:basedOn w:val="a"/>
    <w:rsid w:val="00D02727"/>
    <w:pPr>
      <w:shd w:val="clear" w:color="auto" w:fill="D9D9D9"/>
      <w:textAlignment w:val="baseline"/>
    </w:pPr>
    <w:rPr>
      <w:rFonts w:ascii="Arial Narrow" w:eastAsia="굴림" w:hAnsi="굴림" w:cs="굴림"/>
      <w:b/>
      <w:bCs/>
      <w:color w:val="000000"/>
      <w:sz w:val="18"/>
      <w:szCs w:val="18"/>
    </w:rPr>
  </w:style>
  <w:style w:type="paragraph" w:customStyle="1" w:styleId="xl120">
    <w:name w:val="xl120"/>
    <w:basedOn w:val="a"/>
    <w:rsid w:val="00D02727"/>
    <w:pPr>
      <w:shd w:val="clear" w:color="auto" w:fill="BDD7EE"/>
      <w:jc w:val="center"/>
      <w:textAlignment w:val="baseline"/>
    </w:pPr>
    <w:rPr>
      <w:rFonts w:ascii="Arial Narrow" w:eastAsia="굴림" w:hAnsi="굴림" w:cs="굴림"/>
      <w:color w:val="000000"/>
      <w:sz w:val="18"/>
      <w:szCs w:val="18"/>
    </w:rPr>
  </w:style>
  <w:style w:type="paragraph" w:customStyle="1" w:styleId="xl109">
    <w:name w:val="xl109"/>
    <w:basedOn w:val="a"/>
    <w:rsid w:val="00D02727"/>
    <w:pPr>
      <w:shd w:val="clear" w:color="auto" w:fill="FFFFFF"/>
      <w:textAlignment w:val="center"/>
    </w:pPr>
    <w:rPr>
      <w:rFonts w:ascii="바탕" w:eastAsia="굴림" w:hAnsi="굴림" w:cs="굴림"/>
      <w:color w:val="000000"/>
      <w:sz w:val="18"/>
      <w:szCs w:val="18"/>
    </w:rPr>
  </w:style>
  <w:style w:type="paragraph" w:customStyle="1" w:styleId="xl129">
    <w:name w:val="xl129"/>
    <w:basedOn w:val="a"/>
    <w:rsid w:val="00D02727"/>
    <w:pPr>
      <w:textAlignment w:val="baseline"/>
    </w:pPr>
    <w:rPr>
      <w:rFonts w:ascii="Arial Narrow" w:eastAsia="굴림" w:hAnsi="굴림" w:cs="굴림"/>
      <w:color w:val="000000"/>
      <w:sz w:val="18"/>
      <w:szCs w:val="18"/>
    </w:rPr>
  </w:style>
  <w:style w:type="paragraph" w:customStyle="1" w:styleId="xl130">
    <w:name w:val="xl130"/>
    <w:basedOn w:val="a"/>
    <w:rsid w:val="00D02727"/>
    <w:pPr>
      <w:jc w:val="center"/>
      <w:textAlignment w:val="baseline"/>
    </w:pPr>
    <w:rPr>
      <w:rFonts w:ascii="Arial Narrow" w:eastAsia="굴림" w:hAnsi="굴림" w:cs="굴림"/>
      <w:color w:val="000000"/>
      <w:sz w:val="18"/>
      <w:szCs w:val="18"/>
    </w:rPr>
  </w:style>
  <w:style w:type="paragraph" w:customStyle="1" w:styleId="xl127">
    <w:name w:val="xl127"/>
    <w:basedOn w:val="a"/>
    <w:rsid w:val="00D02727"/>
    <w:pPr>
      <w:shd w:val="clear" w:color="auto" w:fill="D9D9D9"/>
      <w:textAlignment w:val="baseline"/>
    </w:pPr>
    <w:rPr>
      <w:rFonts w:ascii="바탕" w:eastAsia="굴림" w:hAnsi="굴림" w:cs="굴림"/>
      <w:color w:val="000000"/>
      <w:sz w:val="18"/>
      <w:szCs w:val="18"/>
    </w:rPr>
  </w:style>
  <w:style w:type="paragraph" w:customStyle="1" w:styleId="xl122">
    <w:name w:val="xl122"/>
    <w:basedOn w:val="a"/>
    <w:rsid w:val="00D02727"/>
    <w:pPr>
      <w:jc w:val="center"/>
      <w:textAlignment w:val="baseline"/>
    </w:pPr>
    <w:rPr>
      <w:rFonts w:ascii="Arial Narrow" w:eastAsia="굴림" w:hAnsi="굴림" w:cs="굴림"/>
      <w:color w:val="000000"/>
      <w:sz w:val="18"/>
      <w:szCs w:val="18"/>
    </w:rPr>
  </w:style>
  <w:style w:type="paragraph" w:customStyle="1" w:styleId="xl123">
    <w:name w:val="xl123"/>
    <w:basedOn w:val="a"/>
    <w:rsid w:val="00D02727"/>
    <w:pPr>
      <w:jc w:val="center"/>
      <w:textAlignment w:val="baseline"/>
    </w:pPr>
    <w:rPr>
      <w:rFonts w:ascii="Arial Narrow" w:eastAsia="굴림" w:hAnsi="굴림" w:cs="굴림"/>
      <w:color w:val="000000"/>
      <w:sz w:val="18"/>
      <w:szCs w:val="18"/>
    </w:rPr>
  </w:style>
  <w:style w:type="paragraph" w:customStyle="1" w:styleId="xl121">
    <w:name w:val="xl121"/>
    <w:basedOn w:val="a"/>
    <w:rsid w:val="00D02727"/>
    <w:pPr>
      <w:jc w:val="center"/>
      <w:textAlignment w:val="baseline"/>
    </w:pPr>
    <w:rPr>
      <w:rFonts w:ascii="맑은 고딕" w:eastAsia="굴림" w:hAnsi="굴림" w:cs="굴림"/>
      <w:color w:val="000000"/>
      <w:sz w:val="18"/>
      <w:szCs w:val="18"/>
    </w:rPr>
  </w:style>
  <w:style w:type="paragraph" w:customStyle="1" w:styleId="oa1">
    <w:name w:val="oa1"/>
    <w:basedOn w:val="a"/>
    <w:rsid w:val="00D02727"/>
    <w:pPr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shd w:val="clear" w:color="auto" w:fill="254061"/>
      <w:jc w:val="center"/>
      <w:textAlignment w:val="baseline"/>
    </w:pPr>
    <w:rPr>
      <w:rFonts w:ascii="Arial" w:eastAsia="굴림" w:hAnsi="굴림" w:cs="굴림"/>
      <w:color w:val="000000"/>
      <w:sz w:val="36"/>
      <w:szCs w:val="36"/>
    </w:rPr>
  </w:style>
  <w:style w:type="paragraph" w:customStyle="1" w:styleId="oa3">
    <w:name w:val="oa3"/>
    <w:basedOn w:val="a"/>
    <w:rsid w:val="00D02727"/>
    <w:pPr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shd w:val="clear" w:color="auto" w:fill="F2F2F2"/>
      <w:jc w:val="center"/>
      <w:textAlignment w:val="baseline"/>
    </w:pPr>
    <w:rPr>
      <w:rFonts w:ascii="Arial" w:eastAsia="굴림" w:hAnsi="굴림" w:cs="굴림"/>
      <w:color w:val="000000"/>
      <w:sz w:val="36"/>
      <w:szCs w:val="36"/>
    </w:rPr>
  </w:style>
  <w:style w:type="paragraph" w:customStyle="1" w:styleId="oa4">
    <w:name w:val="oa4"/>
    <w:basedOn w:val="a"/>
    <w:rsid w:val="00D02727"/>
    <w:pPr>
      <w:pBdr>
        <w:top w:val="single" w:sz="2" w:space="0" w:color="000000"/>
        <w:left w:val="single" w:sz="2" w:space="0" w:color="000000"/>
        <w:right w:val="single" w:sz="2" w:space="0" w:color="000000"/>
      </w:pBdr>
      <w:jc w:val="center"/>
      <w:textAlignment w:val="baseline"/>
    </w:pPr>
    <w:rPr>
      <w:rFonts w:ascii="Arial" w:eastAsia="굴림" w:hAnsi="굴림" w:cs="굴림"/>
      <w:color w:val="000000"/>
      <w:sz w:val="36"/>
      <w:szCs w:val="36"/>
    </w:rPr>
  </w:style>
  <w:style w:type="paragraph" w:customStyle="1" w:styleId="oa6">
    <w:name w:val="oa6"/>
    <w:basedOn w:val="a"/>
    <w:rsid w:val="00D02727"/>
    <w:pPr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jc w:val="center"/>
      <w:textAlignment w:val="baseline"/>
    </w:pPr>
    <w:rPr>
      <w:rFonts w:ascii="Arial" w:eastAsia="굴림" w:hAnsi="굴림" w:cs="굴림"/>
      <w:color w:val="000000"/>
      <w:sz w:val="36"/>
      <w:szCs w:val="36"/>
    </w:rPr>
  </w:style>
  <w:style w:type="paragraph" w:customStyle="1" w:styleId="oa7">
    <w:name w:val="oa7"/>
    <w:basedOn w:val="a"/>
    <w:rsid w:val="00D02727"/>
    <w:pPr>
      <w:pBdr>
        <w:left w:val="single" w:sz="2" w:space="0" w:color="000000"/>
        <w:bottom w:val="single" w:sz="2" w:space="0" w:color="000000"/>
        <w:right w:val="single" w:sz="2" w:space="0" w:color="000000"/>
      </w:pBdr>
      <w:textAlignment w:val="baseline"/>
    </w:pPr>
    <w:rPr>
      <w:rFonts w:ascii="Arial" w:eastAsia="굴림" w:hAnsi="굴림" w:cs="굴림"/>
      <w:color w:val="000000"/>
      <w:sz w:val="36"/>
      <w:szCs w:val="36"/>
    </w:rPr>
  </w:style>
  <w:style w:type="paragraph" w:customStyle="1" w:styleId="oa8">
    <w:name w:val="oa8"/>
    <w:basedOn w:val="a"/>
    <w:rsid w:val="00D02727"/>
    <w:pPr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jc w:val="center"/>
      <w:textAlignment w:val="baseline"/>
    </w:pPr>
    <w:rPr>
      <w:rFonts w:ascii="Arial" w:eastAsia="굴림" w:hAnsi="굴림" w:cs="굴림"/>
      <w:color w:val="000000"/>
      <w:sz w:val="36"/>
      <w:szCs w:val="36"/>
    </w:rPr>
  </w:style>
  <w:style w:type="paragraph" w:customStyle="1" w:styleId="oa9">
    <w:name w:val="oa9"/>
    <w:basedOn w:val="a"/>
    <w:rsid w:val="00D02727"/>
    <w:pPr>
      <w:pBdr>
        <w:top w:val="single" w:sz="2" w:space="0" w:color="000000"/>
        <w:left w:val="single" w:sz="2" w:space="0" w:color="000000"/>
        <w:bottom w:val="single" w:sz="2" w:space="0" w:color="000000"/>
      </w:pBdr>
      <w:textAlignment w:val="baseline"/>
    </w:pPr>
    <w:rPr>
      <w:rFonts w:ascii="Arial" w:eastAsia="굴림" w:hAnsi="굴림" w:cs="굴림"/>
      <w:color w:val="000000"/>
      <w:sz w:val="36"/>
      <w:szCs w:val="36"/>
    </w:rPr>
  </w:style>
  <w:style w:type="paragraph" w:customStyle="1" w:styleId="oa10">
    <w:name w:val="oa10"/>
    <w:basedOn w:val="a"/>
    <w:rsid w:val="00D02727"/>
    <w:pPr>
      <w:pBdr>
        <w:top w:val="single" w:sz="2" w:space="0" w:color="000000"/>
        <w:bottom w:val="single" w:sz="2" w:space="0" w:color="000000"/>
        <w:right w:val="single" w:sz="2" w:space="0" w:color="000000"/>
      </w:pBdr>
      <w:jc w:val="center"/>
      <w:textAlignment w:val="baseline"/>
    </w:pPr>
    <w:rPr>
      <w:rFonts w:ascii="Arial" w:eastAsia="굴림" w:hAnsi="굴림" w:cs="굴림"/>
      <w:color w:val="000000"/>
      <w:sz w:val="36"/>
      <w:szCs w:val="36"/>
    </w:rPr>
  </w:style>
  <w:style w:type="paragraph" w:customStyle="1" w:styleId="oa11">
    <w:name w:val="oa11"/>
    <w:basedOn w:val="a"/>
    <w:rsid w:val="00D02727"/>
    <w:pPr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textAlignment w:val="baseline"/>
    </w:pPr>
    <w:rPr>
      <w:rFonts w:ascii="Arial" w:eastAsia="굴림" w:hAnsi="굴림" w:cs="굴림"/>
      <w:color w:val="000000"/>
      <w:sz w:val="36"/>
      <w:szCs w:val="36"/>
    </w:rPr>
  </w:style>
  <w:style w:type="paragraph" w:customStyle="1" w:styleId="oa12">
    <w:name w:val="oa12"/>
    <w:basedOn w:val="a"/>
    <w:rsid w:val="00D02727"/>
    <w:pPr>
      <w:pBdr>
        <w:left w:val="single" w:sz="2" w:space="0" w:color="000000"/>
        <w:bottom w:val="single" w:sz="4" w:space="0" w:color="000000"/>
        <w:right w:val="single" w:sz="2" w:space="0" w:color="000000"/>
      </w:pBdr>
      <w:textAlignment w:val="baseline"/>
    </w:pPr>
    <w:rPr>
      <w:rFonts w:ascii="Arial" w:eastAsia="굴림" w:hAnsi="굴림" w:cs="굴림"/>
      <w:color w:val="000000"/>
      <w:sz w:val="36"/>
      <w:szCs w:val="36"/>
    </w:rPr>
  </w:style>
  <w:style w:type="paragraph" w:customStyle="1" w:styleId="oa13">
    <w:name w:val="oa13"/>
    <w:basedOn w:val="a"/>
    <w:rsid w:val="00D02727"/>
    <w:pPr>
      <w:pBdr>
        <w:top w:val="single" w:sz="4" w:space="0" w:color="000000"/>
        <w:left w:val="single" w:sz="2" w:space="0" w:color="000000"/>
        <w:bottom w:val="single" w:sz="4" w:space="0" w:color="000000"/>
        <w:right w:val="single" w:sz="2" w:space="0" w:color="000000"/>
      </w:pBdr>
      <w:jc w:val="center"/>
      <w:textAlignment w:val="baseline"/>
    </w:pPr>
    <w:rPr>
      <w:rFonts w:ascii="Arial" w:eastAsia="굴림" w:hAnsi="굴림" w:cs="굴림"/>
      <w:color w:val="000000"/>
      <w:sz w:val="36"/>
      <w:szCs w:val="36"/>
    </w:rPr>
  </w:style>
  <w:style w:type="paragraph" w:customStyle="1" w:styleId="oa14">
    <w:name w:val="oa14"/>
    <w:basedOn w:val="a"/>
    <w:rsid w:val="00D02727"/>
    <w:pPr>
      <w:pBdr>
        <w:top w:val="single" w:sz="2" w:space="0" w:color="000000"/>
        <w:left w:val="single" w:sz="2" w:space="0" w:color="000000"/>
        <w:bottom w:val="single" w:sz="4" w:space="0" w:color="000000"/>
        <w:right w:val="single" w:sz="2" w:space="0" w:color="000000"/>
      </w:pBdr>
      <w:jc w:val="center"/>
      <w:textAlignment w:val="baseline"/>
    </w:pPr>
    <w:rPr>
      <w:rFonts w:ascii="Arial" w:eastAsia="굴림" w:hAnsi="굴림" w:cs="굴림"/>
      <w:color w:val="000000"/>
      <w:sz w:val="36"/>
      <w:szCs w:val="36"/>
    </w:rPr>
  </w:style>
  <w:style w:type="paragraph" w:customStyle="1" w:styleId="xl79">
    <w:name w:val="xl79"/>
    <w:basedOn w:val="a"/>
    <w:rsid w:val="00D02727"/>
    <w:pPr>
      <w:shd w:val="clear" w:color="auto" w:fill="F2F2F2"/>
      <w:jc w:val="center"/>
      <w:textAlignment w:val="baseline"/>
    </w:pPr>
    <w:rPr>
      <w:rFonts w:ascii="맑은 고딕" w:eastAsia="굴림" w:hAnsi="굴림" w:cs="굴림"/>
      <w:b/>
      <w:bCs/>
      <w:color w:val="000000"/>
      <w:sz w:val="16"/>
      <w:szCs w:val="16"/>
    </w:rPr>
  </w:style>
  <w:style w:type="paragraph" w:customStyle="1" w:styleId="xl64">
    <w:name w:val="xl64"/>
    <w:basedOn w:val="a"/>
    <w:rsid w:val="00D02727"/>
    <w:pPr>
      <w:shd w:val="clear" w:color="auto" w:fill="F2F2F2"/>
      <w:jc w:val="center"/>
      <w:textAlignment w:val="baseline"/>
    </w:pPr>
    <w:rPr>
      <w:rFonts w:ascii="맑은 고딕" w:eastAsia="굴림" w:hAnsi="굴림" w:cs="굴림"/>
      <w:b/>
      <w:bCs/>
      <w:color w:val="000000"/>
      <w:sz w:val="16"/>
      <w:szCs w:val="16"/>
    </w:rPr>
  </w:style>
  <w:style w:type="paragraph" w:customStyle="1" w:styleId="xl65">
    <w:name w:val="xl65"/>
    <w:basedOn w:val="a"/>
    <w:rsid w:val="00D02727"/>
    <w:pPr>
      <w:shd w:val="clear" w:color="auto" w:fill="F2F2F2"/>
      <w:jc w:val="center"/>
      <w:textAlignment w:val="baseline"/>
    </w:pPr>
    <w:rPr>
      <w:rFonts w:ascii="맑은 고딕" w:eastAsia="굴림" w:hAnsi="굴림" w:cs="굴림"/>
      <w:b/>
      <w:bCs/>
      <w:color w:val="000000"/>
      <w:sz w:val="16"/>
      <w:szCs w:val="16"/>
    </w:rPr>
  </w:style>
  <w:style w:type="paragraph" w:customStyle="1" w:styleId="xl67">
    <w:name w:val="xl67"/>
    <w:basedOn w:val="a"/>
    <w:rsid w:val="00D02727"/>
    <w:pPr>
      <w:jc w:val="center"/>
      <w:textAlignment w:val="center"/>
    </w:pPr>
    <w:rPr>
      <w:rFonts w:ascii="맑은 고딕" w:eastAsia="굴림" w:hAnsi="굴림" w:cs="굴림"/>
      <w:color w:val="000000"/>
    </w:rPr>
  </w:style>
  <w:style w:type="paragraph" w:customStyle="1" w:styleId="xl68">
    <w:name w:val="xl68"/>
    <w:basedOn w:val="a"/>
    <w:rsid w:val="00D02727"/>
    <w:pPr>
      <w:jc w:val="center"/>
      <w:textAlignment w:val="center"/>
    </w:pPr>
    <w:rPr>
      <w:rFonts w:ascii="맑은 고딕" w:eastAsia="굴림" w:hAnsi="굴림" w:cs="굴림"/>
      <w:color w:val="000000"/>
    </w:rPr>
  </w:style>
  <w:style w:type="paragraph" w:customStyle="1" w:styleId="xl69">
    <w:name w:val="xl69"/>
    <w:basedOn w:val="a"/>
    <w:rsid w:val="00D02727"/>
    <w:pPr>
      <w:jc w:val="center"/>
      <w:textAlignment w:val="baseline"/>
    </w:pPr>
    <w:rPr>
      <w:rFonts w:ascii="Arial" w:eastAsia="굴림" w:hAnsi="굴림" w:cs="굴림"/>
      <w:color w:val="000000"/>
      <w:sz w:val="36"/>
      <w:szCs w:val="36"/>
    </w:rPr>
  </w:style>
  <w:style w:type="paragraph" w:customStyle="1" w:styleId="xl83">
    <w:name w:val="xl83"/>
    <w:basedOn w:val="a"/>
    <w:rsid w:val="00D02727"/>
    <w:pPr>
      <w:textAlignment w:val="baseline"/>
    </w:pPr>
    <w:rPr>
      <w:rFonts w:ascii="Arial" w:eastAsia="굴림" w:hAnsi="굴림" w:cs="굴림"/>
      <w:color w:val="000000"/>
      <w:sz w:val="36"/>
      <w:szCs w:val="36"/>
    </w:rPr>
  </w:style>
  <w:style w:type="paragraph" w:customStyle="1" w:styleId="xl70">
    <w:name w:val="xl70"/>
    <w:basedOn w:val="a"/>
    <w:rsid w:val="00D02727"/>
    <w:pPr>
      <w:jc w:val="center"/>
      <w:textAlignment w:val="baseline"/>
    </w:pPr>
    <w:rPr>
      <w:rFonts w:ascii="맑은 고딕" w:eastAsia="굴림" w:hAnsi="굴림" w:cs="굴림"/>
      <w:color w:val="000000"/>
      <w:sz w:val="16"/>
      <w:szCs w:val="16"/>
    </w:rPr>
  </w:style>
  <w:style w:type="paragraph" w:customStyle="1" w:styleId="xl71">
    <w:name w:val="xl71"/>
    <w:basedOn w:val="a"/>
    <w:rsid w:val="00D02727"/>
    <w:pPr>
      <w:jc w:val="center"/>
      <w:textAlignment w:val="baseline"/>
    </w:pPr>
    <w:rPr>
      <w:rFonts w:ascii="Arial Narrow" w:eastAsia="굴림" w:hAnsi="굴림" w:cs="굴림"/>
      <w:color w:val="000000"/>
      <w:sz w:val="16"/>
      <w:szCs w:val="16"/>
    </w:rPr>
  </w:style>
  <w:style w:type="paragraph" w:customStyle="1" w:styleId="xl72">
    <w:name w:val="xl72"/>
    <w:basedOn w:val="a"/>
    <w:rsid w:val="00D02727"/>
    <w:pPr>
      <w:jc w:val="center"/>
      <w:textAlignment w:val="center"/>
    </w:pPr>
    <w:rPr>
      <w:rFonts w:ascii="맑은 고딕" w:eastAsia="굴림" w:hAnsi="굴림" w:cs="굴림"/>
      <w:color w:val="000000"/>
    </w:rPr>
  </w:style>
  <w:style w:type="paragraph" w:customStyle="1" w:styleId="xl85">
    <w:name w:val="xl85"/>
    <w:basedOn w:val="a"/>
    <w:rsid w:val="00D02727"/>
    <w:pPr>
      <w:textAlignment w:val="baseline"/>
    </w:pPr>
    <w:rPr>
      <w:rFonts w:ascii="Arial" w:eastAsia="굴림" w:hAnsi="굴림" w:cs="굴림"/>
      <w:color w:val="000000"/>
      <w:sz w:val="36"/>
      <w:szCs w:val="36"/>
    </w:rPr>
  </w:style>
  <w:style w:type="paragraph" w:customStyle="1" w:styleId="xl87">
    <w:name w:val="xl87"/>
    <w:basedOn w:val="a"/>
    <w:rsid w:val="00D02727"/>
    <w:pPr>
      <w:jc w:val="center"/>
      <w:textAlignment w:val="baseline"/>
    </w:pPr>
    <w:rPr>
      <w:rFonts w:ascii="맑은 고딕" w:eastAsia="굴림" w:hAnsi="굴림" w:cs="굴림"/>
      <w:b/>
      <w:bCs/>
      <w:color w:val="000000"/>
      <w:sz w:val="16"/>
      <w:szCs w:val="16"/>
    </w:rPr>
  </w:style>
  <w:style w:type="paragraph" w:customStyle="1" w:styleId="MsoHeading80">
    <w:name w:val="MsoHeading8"/>
    <w:basedOn w:val="a"/>
    <w:rsid w:val="00D02727"/>
    <w:pPr>
      <w:tabs>
        <w:tab w:val="left" w:pos="1190"/>
        <w:tab w:val="left" w:pos="1276"/>
      </w:tabs>
      <w:wordWrap w:val="0"/>
      <w:spacing w:before="120" w:line="300" w:lineRule="auto"/>
      <w:ind w:left="3176" w:hanging="794"/>
      <w:jc w:val="both"/>
      <w:textAlignment w:val="baseline"/>
    </w:pPr>
    <w:rPr>
      <w:rFonts w:ascii="바탕" w:eastAsia="굴림" w:hAnsi="굴림" w:cs="굴림"/>
      <w:color w:val="000000"/>
    </w:rPr>
  </w:style>
  <w:style w:type="paragraph" w:customStyle="1" w:styleId="ad">
    <w:name w:val="통지처"/>
    <w:basedOn w:val="a"/>
    <w:rsid w:val="00D02727"/>
    <w:pPr>
      <w:tabs>
        <w:tab w:val="left" w:pos="1440"/>
        <w:tab w:val="left" w:pos="1800"/>
        <w:tab w:val="left" w:pos="3060"/>
      </w:tabs>
      <w:spacing w:line="300" w:lineRule="auto"/>
      <w:jc w:val="both"/>
      <w:textAlignment w:val="baseline"/>
    </w:pPr>
    <w:rPr>
      <w:rFonts w:ascii="굴림" w:eastAsia="굴림" w:hAnsi="굴림" w:cs="굴림"/>
      <w:color w:val="000000"/>
    </w:rPr>
  </w:style>
  <w:style w:type="paragraph" w:customStyle="1" w:styleId="12">
    <w:name w:val="표준1"/>
    <w:basedOn w:val="a"/>
    <w:rsid w:val="00D02727"/>
    <w:pPr>
      <w:wordWrap w:val="0"/>
      <w:jc w:val="both"/>
      <w:textAlignment w:val="baseline"/>
    </w:pPr>
    <w:rPr>
      <w:rFonts w:ascii="바탕" w:eastAsia="굴림" w:hAnsi="굴림" w:cs="굴림"/>
      <w:color w:val="000000"/>
      <w:kern w:val="2"/>
      <w:sz w:val="20"/>
      <w:szCs w:val="20"/>
    </w:rPr>
  </w:style>
  <w:style w:type="paragraph" w:customStyle="1" w:styleId="61">
    <w:name w:val="제목 61"/>
    <w:basedOn w:val="a"/>
    <w:rsid w:val="00D02727"/>
    <w:pPr>
      <w:numPr>
        <w:ilvl w:val="5"/>
        <w:numId w:val="100"/>
      </w:numPr>
      <w:wordWrap w:val="0"/>
      <w:spacing w:before="120" w:line="300" w:lineRule="auto"/>
      <w:ind w:left="794" w:hanging="398"/>
      <w:jc w:val="both"/>
      <w:textAlignment w:val="baseline"/>
    </w:pPr>
    <w:rPr>
      <w:rFonts w:ascii="굴림" w:eastAsia="굴림" w:hAnsi="굴림" w:cs="굴림"/>
      <w:color w:val="000000"/>
      <w:kern w:val="2"/>
    </w:rPr>
  </w:style>
  <w:style w:type="paragraph" w:customStyle="1" w:styleId="13">
    <w:name w:val="메모 텍스트1"/>
    <w:basedOn w:val="a"/>
    <w:rsid w:val="00D02727"/>
    <w:pPr>
      <w:wordWrap w:val="0"/>
      <w:spacing w:before="120" w:line="300" w:lineRule="auto"/>
      <w:textAlignment w:val="baseline"/>
    </w:pPr>
    <w:rPr>
      <w:rFonts w:ascii="굴림" w:eastAsia="굴림" w:hAnsi="굴림" w:cs="굴림"/>
      <w:color w:val="000000"/>
      <w:kern w:val="2"/>
    </w:rPr>
  </w:style>
  <w:style w:type="paragraph" w:customStyle="1" w:styleId="31">
    <w:name w:val="제목 31"/>
    <w:basedOn w:val="a"/>
    <w:rsid w:val="00D02727"/>
    <w:pPr>
      <w:keepNext/>
      <w:wordWrap w:val="0"/>
      <w:spacing w:line="384" w:lineRule="auto"/>
      <w:ind w:left="1800" w:hanging="400"/>
      <w:jc w:val="both"/>
      <w:textAlignment w:val="baseline"/>
    </w:pPr>
    <w:rPr>
      <w:rFonts w:ascii="나눔고딕" w:eastAsia="굴림" w:hAnsi="굴림" w:cs="굴림"/>
      <w:color w:val="000000"/>
    </w:rPr>
  </w:style>
  <w:style w:type="paragraph" w:customStyle="1" w:styleId="41">
    <w:name w:val="제목 41"/>
    <w:basedOn w:val="a"/>
    <w:rsid w:val="00D02727"/>
    <w:pPr>
      <w:keepNext/>
      <w:wordWrap w:val="0"/>
      <w:spacing w:line="384" w:lineRule="auto"/>
      <w:ind w:left="2000" w:hanging="400"/>
      <w:jc w:val="both"/>
      <w:textAlignment w:val="baseline"/>
    </w:pPr>
    <w:rPr>
      <w:rFonts w:ascii="나눔고딕" w:eastAsia="굴림" w:hAnsi="굴림" w:cs="굴림"/>
      <w:b/>
      <w:bCs/>
      <w:color w:val="000000"/>
    </w:rPr>
  </w:style>
  <w:style w:type="paragraph" w:customStyle="1" w:styleId="51">
    <w:name w:val="제목 51"/>
    <w:basedOn w:val="a"/>
    <w:rsid w:val="00D02727"/>
    <w:pPr>
      <w:keepNext/>
      <w:wordWrap w:val="0"/>
      <w:spacing w:line="384" w:lineRule="auto"/>
      <w:ind w:left="2200" w:hanging="400"/>
      <w:jc w:val="both"/>
      <w:textAlignment w:val="baseline"/>
    </w:pPr>
    <w:rPr>
      <w:rFonts w:ascii="나눔고딕" w:eastAsia="굴림" w:hAnsi="굴림" w:cs="굴림"/>
      <w:color w:val="000000"/>
    </w:rPr>
  </w:style>
  <w:style w:type="paragraph" w:customStyle="1" w:styleId="71">
    <w:name w:val="제목 71"/>
    <w:basedOn w:val="a"/>
    <w:rsid w:val="00D02727"/>
    <w:pPr>
      <w:keepNext/>
      <w:wordWrap w:val="0"/>
      <w:spacing w:line="384" w:lineRule="auto"/>
      <w:ind w:left="2600" w:hanging="400"/>
      <w:jc w:val="both"/>
      <w:textAlignment w:val="baseline"/>
    </w:pPr>
    <w:rPr>
      <w:rFonts w:ascii="나눔고딕" w:eastAsia="굴림" w:hAnsi="굴림" w:cs="굴림"/>
      <w:color w:val="000000"/>
    </w:rPr>
  </w:style>
  <w:style w:type="paragraph" w:customStyle="1" w:styleId="81">
    <w:name w:val="제목 81"/>
    <w:basedOn w:val="a"/>
    <w:rsid w:val="00D02727"/>
    <w:pPr>
      <w:keepNext/>
      <w:wordWrap w:val="0"/>
      <w:spacing w:line="384" w:lineRule="auto"/>
      <w:ind w:left="2800" w:hanging="400"/>
      <w:jc w:val="both"/>
      <w:textAlignment w:val="baseline"/>
    </w:pPr>
    <w:rPr>
      <w:rFonts w:ascii="나눔고딕" w:eastAsia="굴림" w:hAnsi="굴림" w:cs="굴림"/>
      <w:color w:val="000000"/>
    </w:rPr>
  </w:style>
  <w:style w:type="paragraph" w:customStyle="1" w:styleId="910">
    <w:name w:val="제목 91"/>
    <w:basedOn w:val="a"/>
    <w:rsid w:val="00D02727"/>
    <w:pPr>
      <w:keepNext/>
      <w:wordWrap w:val="0"/>
      <w:spacing w:line="384" w:lineRule="auto"/>
      <w:ind w:left="3000" w:hanging="400"/>
      <w:jc w:val="both"/>
      <w:textAlignment w:val="baseline"/>
    </w:pPr>
    <w:rPr>
      <w:rFonts w:ascii="나눔고딕" w:eastAsia="굴림" w:hAnsi="굴림" w:cs="굴림"/>
      <w:color w:val="000000"/>
    </w:rPr>
  </w:style>
  <w:style w:type="paragraph" w:customStyle="1" w:styleId="14">
    <w:name w:val="부제1"/>
    <w:basedOn w:val="a"/>
    <w:rsid w:val="00D02727"/>
    <w:pPr>
      <w:wordWrap w:val="0"/>
      <w:spacing w:after="60" w:line="384" w:lineRule="auto"/>
      <w:jc w:val="center"/>
      <w:textAlignment w:val="baseline"/>
    </w:pPr>
    <w:rPr>
      <w:rFonts w:ascii="나눔고딕" w:eastAsia="굴림" w:hAnsi="굴림" w:cs="굴림"/>
      <w:color w:val="000000"/>
      <w:sz w:val="24"/>
      <w:szCs w:val="24"/>
    </w:rPr>
  </w:style>
  <w:style w:type="paragraph" w:customStyle="1" w:styleId="16">
    <w:name w:val="약한 강조1"/>
    <w:basedOn w:val="a"/>
    <w:rsid w:val="00D02727"/>
    <w:pPr>
      <w:wordWrap w:val="0"/>
      <w:spacing w:line="384" w:lineRule="auto"/>
      <w:jc w:val="both"/>
      <w:textAlignment w:val="baseline"/>
    </w:pPr>
    <w:rPr>
      <w:rFonts w:ascii="나눔고딕" w:eastAsia="굴림" w:hAnsi="굴림" w:cs="굴림"/>
      <w:i/>
      <w:iCs/>
      <w:color w:val="404040"/>
    </w:rPr>
  </w:style>
  <w:style w:type="paragraph" w:customStyle="1" w:styleId="17">
    <w:name w:val="강조1"/>
    <w:basedOn w:val="a"/>
    <w:rsid w:val="00D02727"/>
    <w:pPr>
      <w:wordWrap w:val="0"/>
      <w:spacing w:line="384" w:lineRule="auto"/>
      <w:jc w:val="both"/>
      <w:textAlignment w:val="baseline"/>
    </w:pPr>
    <w:rPr>
      <w:rFonts w:ascii="나눔고딕" w:eastAsia="굴림" w:hAnsi="굴림" w:cs="굴림"/>
      <w:i/>
      <w:iCs/>
      <w:color w:val="000000"/>
    </w:rPr>
  </w:style>
  <w:style w:type="paragraph" w:customStyle="1" w:styleId="18">
    <w:name w:val="강한 강조1"/>
    <w:basedOn w:val="a"/>
    <w:rsid w:val="00D02727"/>
    <w:pPr>
      <w:wordWrap w:val="0"/>
      <w:spacing w:line="384" w:lineRule="auto"/>
      <w:jc w:val="both"/>
      <w:textAlignment w:val="baseline"/>
    </w:pPr>
    <w:rPr>
      <w:rFonts w:ascii="나눔고딕" w:eastAsia="굴림" w:hAnsi="굴림" w:cs="굴림"/>
      <w:i/>
      <w:iCs/>
      <w:color w:val="5B9BD5"/>
    </w:rPr>
  </w:style>
  <w:style w:type="paragraph" w:customStyle="1" w:styleId="ae">
    <w:name w:val="ꍠᜟ"/>
    <w:basedOn w:val="a"/>
    <w:rsid w:val="00D02727"/>
    <w:pPr>
      <w:wordWrap w:val="0"/>
      <w:spacing w:line="384" w:lineRule="auto"/>
      <w:jc w:val="both"/>
      <w:textAlignment w:val="baseline"/>
    </w:pPr>
    <w:rPr>
      <w:rFonts w:ascii="한양신명조" w:eastAsia="굴림" w:hAnsi="굴림" w:cs="굴림"/>
      <w:color w:val="000000"/>
      <w:sz w:val="20"/>
      <w:szCs w:val="20"/>
    </w:rPr>
  </w:style>
  <w:style w:type="paragraph" w:styleId="af">
    <w:name w:val="Balloon Text"/>
    <w:basedOn w:val="a"/>
    <w:link w:val="Char4"/>
    <w:uiPriority w:val="99"/>
    <w:semiHidden/>
    <w:unhideWhenUsed/>
    <w:rsid w:val="002720E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0"/>
    <w:link w:val="af"/>
    <w:uiPriority w:val="99"/>
    <w:semiHidden/>
    <w:rsid w:val="002720E7"/>
    <w:rPr>
      <w:rFonts w:asciiTheme="majorHAnsi" w:eastAsiaTheme="majorEastAsia" w:hAnsiTheme="majorHAnsi" w:cstheme="majorBidi"/>
      <w:sz w:val="18"/>
      <w:szCs w:val="18"/>
    </w:rPr>
  </w:style>
  <w:style w:type="paragraph" w:styleId="af0">
    <w:name w:val="Revision"/>
    <w:hidden/>
    <w:uiPriority w:val="99"/>
    <w:semiHidden/>
    <w:rsid w:val="002720E7"/>
    <w:pPr>
      <w:spacing w:line="240" w:lineRule="auto"/>
      <w:jc w:val="left"/>
    </w:pPr>
    <w:rPr>
      <w:rFonts w:ascii="휴먼옛체" w:eastAsia="휴먼옛체" w:hAnsi="휴먼옛체" w:cs="휴먼옛체"/>
      <w:sz w:val="22"/>
      <w:szCs w:val="22"/>
    </w:rPr>
  </w:style>
  <w:style w:type="character" w:styleId="af1">
    <w:name w:val="annotation reference"/>
    <w:basedOn w:val="a0"/>
    <w:uiPriority w:val="99"/>
    <w:semiHidden/>
    <w:unhideWhenUsed/>
    <w:rsid w:val="00300E79"/>
    <w:rPr>
      <w:sz w:val="18"/>
      <w:szCs w:val="18"/>
    </w:rPr>
  </w:style>
  <w:style w:type="paragraph" w:styleId="af2">
    <w:name w:val="annotation text"/>
    <w:basedOn w:val="a"/>
    <w:link w:val="Char5"/>
    <w:uiPriority w:val="99"/>
    <w:unhideWhenUsed/>
    <w:rsid w:val="00300E79"/>
  </w:style>
  <w:style w:type="character" w:customStyle="1" w:styleId="Char5">
    <w:name w:val="메모 텍스트 Char"/>
    <w:basedOn w:val="a0"/>
    <w:link w:val="af2"/>
    <w:uiPriority w:val="99"/>
    <w:rsid w:val="00300E79"/>
    <w:rPr>
      <w:rFonts w:ascii="휴먼옛체" w:eastAsia="휴먼옛체" w:hAnsi="휴먼옛체" w:cs="휴먼옛체"/>
      <w:sz w:val="22"/>
      <w:szCs w:val="22"/>
    </w:rPr>
  </w:style>
  <w:style w:type="paragraph" w:styleId="af3">
    <w:name w:val="annotation subject"/>
    <w:basedOn w:val="af2"/>
    <w:next w:val="af2"/>
    <w:link w:val="Char6"/>
    <w:uiPriority w:val="99"/>
    <w:semiHidden/>
    <w:unhideWhenUsed/>
    <w:rsid w:val="00300E79"/>
    <w:rPr>
      <w:b/>
      <w:bCs/>
    </w:rPr>
  </w:style>
  <w:style w:type="character" w:customStyle="1" w:styleId="Char6">
    <w:name w:val="메모 주제 Char"/>
    <w:basedOn w:val="Char5"/>
    <w:link w:val="af3"/>
    <w:uiPriority w:val="99"/>
    <w:semiHidden/>
    <w:rsid w:val="00300E79"/>
    <w:rPr>
      <w:rFonts w:ascii="휴먼옛체" w:eastAsia="휴먼옛체" w:hAnsi="휴먼옛체" w:cs="휴먼옛체"/>
      <w:b/>
      <w:bCs/>
      <w:sz w:val="22"/>
      <w:szCs w:val="22"/>
    </w:rPr>
  </w:style>
  <w:style w:type="character" w:customStyle="1" w:styleId="Char">
    <w:name w:val="목록 단락 Char"/>
    <w:aliases w:val="Source Char,Driving Outline Char,1) 제목 Char,6 List Paragraph Char,7 List Paragraph Char,Daftar Paragraf Char,List Paragraph_0 Char,SCR 수준2 Char,설명문단 Char,설명문단CxSpLast Char,제목5_본문 Char,List Paragraph Char,표준글 Char,Thang2 Char,bullet Char"/>
    <w:link w:val="a4"/>
    <w:uiPriority w:val="34"/>
    <w:qFormat/>
    <w:rsid w:val="00654115"/>
    <w:rPr>
      <w:rFonts w:ascii="휴먼옛체" w:eastAsia="휴먼옛체" w:hAnsi="휴먼옛체" w:cs="휴먼옛체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8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F81B1-D72F-4A91-98A6-0AE5F4727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92</Pages>
  <Words>11118</Words>
  <Characters>63379</Characters>
  <Application>Microsoft Office Word</Application>
  <DocSecurity>0</DocSecurity>
  <Lines>528</Lines>
  <Paragraphs>148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soryeon.park</dc:creator>
  <cp:keywords/>
  <dc:description/>
  <cp:lastModifiedBy>김현주 (Hyunjoo Kim)</cp:lastModifiedBy>
  <cp:revision>2</cp:revision>
  <dcterms:created xsi:type="dcterms:W3CDTF">2025-10-31T07:26:00Z</dcterms:created>
  <dcterms:modified xsi:type="dcterms:W3CDTF">2025-10-31T07:26:00Z</dcterms:modified>
</cp:coreProperties>
</file>