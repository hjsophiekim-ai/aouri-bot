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9B0F72" w14:textId="09B421CC" w:rsidR="007A0FD5" w:rsidRPr="007F5251" w:rsidRDefault="007A0FD5" w:rsidP="007F5251">
      <w:pPr>
        <w:pStyle w:val="CM1"/>
        <w:jc w:val="center"/>
        <w:rPr>
          <w:rFonts w:ascii="Calibri" w:eastAsia="Noto Sans CJK KR Regular" w:hAnsi="Calibri" w:cs="Calibri"/>
          <w:b/>
          <w:bCs/>
          <w:sz w:val="32"/>
          <w:szCs w:val="32"/>
        </w:rPr>
      </w:pPr>
      <w:r w:rsidRPr="007F5251">
        <w:rPr>
          <w:rFonts w:ascii="Calibri" w:eastAsia="Noto Sans CJK KR Regular" w:hAnsi="Calibri" w:cs="Calibri"/>
          <w:b/>
          <w:bCs/>
          <w:sz w:val="32"/>
          <w:szCs w:val="32"/>
        </w:rPr>
        <w:t>Distributorship Agreement</w:t>
      </w:r>
      <w:r w:rsidRPr="007F5251">
        <w:rPr>
          <w:rFonts w:ascii="Calibri" w:eastAsia="Noto Sans CJK KR Regular" w:hAnsi="Calibri" w:cs="Calibri"/>
          <w:b/>
          <w:bCs/>
          <w:sz w:val="32"/>
          <w:szCs w:val="32"/>
        </w:rPr>
        <w:br/>
      </w:r>
    </w:p>
    <w:p w14:paraId="5CC6E5DD" w14:textId="1C2D443C" w:rsidR="007A0FD5" w:rsidRPr="007F5251" w:rsidRDefault="007A0FD5" w:rsidP="007F5251">
      <w:pPr>
        <w:pStyle w:val="CM10"/>
        <w:spacing w:after="0"/>
        <w:jc w:val="both"/>
        <w:rPr>
          <w:rFonts w:ascii="Calibri" w:eastAsia="Noto Sans CJK KR Regular" w:hAnsi="Calibri" w:cs="Calibri"/>
          <w:sz w:val="20"/>
          <w:szCs w:val="20"/>
        </w:rPr>
      </w:pPr>
      <w:r w:rsidRPr="007F5251">
        <w:rPr>
          <w:rFonts w:ascii="Calibri" w:eastAsia="Noto Sans CJK KR Regular" w:hAnsi="Calibri" w:cs="Calibri"/>
          <w:sz w:val="20"/>
          <w:szCs w:val="20"/>
        </w:rPr>
        <w:t>This Agreement is made</w:t>
      </w:r>
      <w:r w:rsidR="00104838" w:rsidRPr="007F5251">
        <w:rPr>
          <w:rFonts w:ascii="Calibri" w:eastAsia="Noto Sans CJK KR Regular" w:hAnsi="Calibri" w:cs="Calibri"/>
          <w:sz w:val="20"/>
          <w:szCs w:val="20"/>
        </w:rPr>
        <w:t xml:space="preserve"> as of (</w:t>
      </w:r>
      <w:r w:rsidR="00B179DB">
        <w:rPr>
          <w:rFonts w:ascii="Calibri" w:eastAsia="Noto Sans CJK KR Regular" w:hAnsi="Calibri" w:cs="Calibri"/>
          <w:sz w:val="20"/>
          <w:szCs w:val="20"/>
        </w:rPr>
        <w:t>2021-01-01</w:t>
      </w:r>
      <w:r w:rsidR="004F2EC0" w:rsidRPr="007F5251">
        <w:rPr>
          <w:rFonts w:ascii="Calibri" w:eastAsia="Noto Sans CJK KR Regular" w:hAnsi="Calibri" w:cs="Calibri"/>
          <w:sz w:val="20"/>
          <w:szCs w:val="20"/>
        </w:rPr>
        <w:t>)</w:t>
      </w:r>
      <w:r w:rsidRPr="007F5251">
        <w:rPr>
          <w:rFonts w:ascii="Calibri" w:eastAsia="Noto Sans CJK KR Regular" w:hAnsi="Calibri" w:cs="Calibri"/>
          <w:sz w:val="20"/>
          <w:szCs w:val="20"/>
        </w:rPr>
        <w:t xml:space="preserve"> by and between, </w:t>
      </w:r>
      <w:commentRangeStart w:id="0"/>
      <w:del w:id="1" w:author="최규현 (Kyoohyun Choi)" w:date="2024-03-12T13:15:00Z">
        <w:r w:rsidR="008936A0" w:rsidDel="00A17D7B">
          <w:rPr>
            <w:rFonts w:ascii="Calibri" w:eastAsia="Noto Sans CJK KR Regular" w:hAnsi="Calibri" w:cs="Calibri"/>
            <w:sz w:val="20"/>
            <w:szCs w:val="20"/>
          </w:rPr>
          <w:delText>DESKER</w:delText>
        </w:r>
      </w:del>
      <w:ins w:id="2" w:author="최규현 (Kyoohyun Choi)" w:date="2024-03-12T13:15:00Z">
        <w:r w:rsidR="00A17D7B">
          <w:rPr>
            <w:rFonts w:ascii="Calibri" w:eastAsia="Noto Sans CJK KR Regular" w:hAnsi="Calibri" w:cs="Calibri"/>
            <w:sz w:val="20"/>
            <w:szCs w:val="20"/>
          </w:rPr>
          <w:t>ILOOM</w:t>
        </w:r>
        <w:commentRangeEnd w:id="0"/>
        <w:r w:rsidR="00783F9C">
          <w:rPr>
            <w:rStyle w:val="a6"/>
            <w:rFonts w:ascii="Calibri" w:hAnsi="Calibri" w:cs="Times New Roman"/>
            <w:lang w:eastAsia="en-US"/>
          </w:rPr>
          <w:commentReference w:id="0"/>
        </w:r>
      </w:ins>
      <w:r w:rsidRPr="007F5251">
        <w:rPr>
          <w:rFonts w:ascii="Calibri" w:eastAsia="Noto Sans CJK KR Regular" w:hAnsi="Calibri" w:cs="Calibri"/>
          <w:sz w:val="20"/>
          <w:szCs w:val="20"/>
        </w:rPr>
        <w:t xml:space="preserve">, </w:t>
      </w:r>
      <w:r w:rsidR="006372A6" w:rsidRPr="007F5251">
        <w:rPr>
          <w:rFonts w:ascii="Calibri" w:eastAsia="Noto Sans CJK KR Regular" w:hAnsi="Calibri" w:cs="Calibri"/>
          <w:sz w:val="20"/>
          <w:szCs w:val="20"/>
        </w:rPr>
        <w:t>I</w:t>
      </w:r>
      <w:r w:rsidR="003D6930" w:rsidRPr="007F5251">
        <w:rPr>
          <w:rFonts w:ascii="Calibri" w:eastAsia="Noto Sans CJK KR Regular" w:hAnsi="Calibri" w:cs="Calibri"/>
          <w:sz w:val="20"/>
          <w:szCs w:val="20"/>
        </w:rPr>
        <w:t>nc.</w:t>
      </w:r>
      <w:r w:rsidRPr="007F5251">
        <w:rPr>
          <w:rFonts w:ascii="Calibri" w:eastAsia="Noto Sans CJK KR Regular" w:hAnsi="Calibri" w:cs="Calibri"/>
          <w:sz w:val="20"/>
          <w:szCs w:val="20"/>
        </w:rPr>
        <w:t xml:space="preserve"> a co</w:t>
      </w:r>
      <w:r w:rsidR="00686E4C" w:rsidRPr="007F5251">
        <w:rPr>
          <w:rFonts w:ascii="Calibri" w:eastAsia="Noto Sans CJK KR Regular" w:hAnsi="Calibri" w:cs="Calibri"/>
          <w:sz w:val="20"/>
          <w:szCs w:val="20"/>
        </w:rPr>
        <w:t>mpany</w:t>
      </w:r>
      <w:r w:rsidRPr="007F5251">
        <w:rPr>
          <w:rFonts w:ascii="Calibri" w:eastAsia="Noto Sans CJK KR Regular" w:hAnsi="Calibri" w:cs="Calibri"/>
          <w:sz w:val="20"/>
          <w:szCs w:val="20"/>
        </w:rPr>
        <w:t xml:space="preserve"> existing under the laws of the Republic of Korea, </w:t>
      </w:r>
      <w:r w:rsidR="004F2EC0" w:rsidRPr="007F5251">
        <w:rPr>
          <w:rFonts w:ascii="Calibri" w:eastAsia="Noto Sans CJK KR Regular" w:hAnsi="Calibri" w:cs="Calibri"/>
          <w:sz w:val="20"/>
          <w:szCs w:val="20"/>
        </w:rPr>
        <w:t xml:space="preserve">with </w:t>
      </w:r>
      <w:r w:rsidRPr="007F5251">
        <w:rPr>
          <w:rFonts w:ascii="Calibri" w:eastAsia="Noto Sans CJK KR Regular" w:hAnsi="Calibri" w:cs="Calibri"/>
          <w:sz w:val="20"/>
          <w:szCs w:val="20"/>
        </w:rPr>
        <w:t xml:space="preserve">its </w:t>
      </w:r>
      <w:r w:rsidR="004F2EC0" w:rsidRPr="007F5251">
        <w:rPr>
          <w:rFonts w:ascii="Calibri" w:eastAsia="Noto Sans CJK KR Regular" w:hAnsi="Calibri" w:cs="Calibri"/>
          <w:sz w:val="20"/>
          <w:szCs w:val="20"/>
        </w:rPr>
        <w:t xml:space="preserve">place of business </w:t>
      </w:r>
      <w:r w:rsidRPr="007F5251">
        <w:rPr>
          <w:rFonts w:ascii="Calibri" w:eastAsia="Noto Sans CJK KR Regular" w:hAnsi="Calibri" w:cs="Calibri"/>
          <w:sz w:val="20"/>
          <w:szCs w:val="20"/>
        </w:rPr>
        <w:t xml:space="preserve">at </w:t>
      </w:r>
      <w:r w:rsidR="00901943" w:rsidRPr="007F5251">
        <w:rPr>
          <w:rFonts w:ascii="Calibri" w:eastAsia="Noto Sans CJK KR Regular" w:hAnsi="Calibri" w:cs="Calibri"/>
          <w:sz w:val="20"/>
          <w:szCs w:val="20"/>
        </w:rPr>
        <w:t xml:space="preserve">67-20, </w:t>
      </w:r>
      <w:proofErr w:type="spellStart"/>
      <w:r w:rsidR="00901943" w:rsidRPr="007F5251">
        <w:rPr>
          <w:rFonts w:ascii="Calibri" w:eastAsia="Noto Sans CJK KR Regular" w:hAnsi="Calibri" w:cs="Calibri"/>
          <w:sz w:val="20"/>
          <w:szCs w:val="20"/>
        </w:rPr>
        <w:t>Segyosandan-ro</w:t>
      </w:r>
      <w:proofErr w:type="spellEnd"/>
      <w:r w:rsidR="00901943" w:rsidRPr="007F5251">
        <w:rPr>
          <w:rFonts w:ascii="Calibri" w:eastAsia="Noto Sans CJK KR Regular" w:hAnsi="Calibri" w:cs="Calibri"/>
          <w:sz w:val="20"/>
          <w:szCs w:val="20"/>
        </w:rPr>
        <w:t>, Pyeongtaek-</w:t>
      </w:r>
      <w:proofErr w:type="spellStart"/>
      <w:r w:rsidR="00901943" w:rsidRPr="007F5251">
        <w:rPr>
          <w:rFonts w:ascii="Calibri" w:eastAsia="Noto Sans CJK KR Regular" w:hAnsi="Calibri" w:cs="Calibri"/>
          <w:sz w:val="20"/>
          <w:szCs w:val="20"/>
        </w:rPr>
        <w:t>si</w:t>
      </w:r>
      <w:proofErr w:type="spellEnd"/>
      <w:r w:rsidR="00901943" w:rsidRPr="007F5251">
        <w:rPr>
          <w:rFonts w:ascii="Calibri" w:eastAsia="Noto Sans CJK KR Regular" w:hAnsi="Calibri" w:cs="Calibri"/>
          <w:sz w:val="20"/>
          <w:szCs w:val="20"/>
        </w:rPr>
        <w:t>, Gyeonggi-do, Republic of Korea</w:t>
      </w:r>
      <w:r w:rsidR="00DA03C8" w:rsidRPr="007F5251">
        <w:rPr>
          <w:rFonts w:ascii="Calibri" w:eastAsia="Noto Sans CJK KR Regular" w:hAnsi="Calibri" w:cs="Calibri"/>
          <w:sz w:val="20"/>
          <w:szCs w:val="20"/>
        </w:rPr>
        <w:t xml:space="preserve">, Korea </w:t>
      </w:r>
      <w:r w:rsidRPr="007F5251">
        <w:rPr>
          <w:rFonts w:ascii="Calibri" w:eastAsia="Noto Sans CJK KR Regular" w:hAnsi="Calibri" w:cs="Calibri"/>
          <w:sz w:val="20"/>
          <w:szCs w:val="20"/>
        </w:rPr>
        <w:t>(hereinafter referred to as “</w:t>
      </w:r>
      <w:r w:rsidR="008936A0">
        <w:rPr>
          <w:rFonts w:ascii="Calibri" w:eastAsia="Noto Sans CJK KR Regular" w:hAnsi="Calibri" w:cs="Calibri"/>
          <w:sz w:val="20"/>
          <w:szCs w:val="20"/>
        </w:rPr>
        <w:t>DESKER</w:t>
      </w:r>
      <w:r w:rsidRPr="007F5251">
        <w:rPr>
          <w:rFonts w:ascii="Calibri" w:eastAsia="Noto Sans CJK KR Regular" w:hAnsi="Calibri" w:cs="Calibri"/>
          <w:sz w:val="20"/>
          <w:szCs w:val="20"/>
        </w:rPr>
        <w:t xml:space="preserve">”), and </w:t>
      </w:r>
      <w:r w:rsidR="006E2404" w:rsidRPr="005551ED">
        <w:rPr>
          <w:rFonts w:ascii="Calibri" w:eastAsia="Noto Sans CJK KR Regular" w:hAnsi="Calibri" w:cs="Calibri"/>
          <w:sz w:val="20"/>
          <w:szCs w:val="20"/>
          <w:highlight w:val="yellow"/>
        </w:rPr>
        <w:t>[</w:t>
      </w:r>
      <w:r w:rsidR="002F023A">
        <w:rPr>
          <w:rFonts w:ascii="Calibri" w:eastAsia="Noto Sans CJK KR Regular" w:hAnsi="Calibri" w:cs="Calibri"/>
          <w:sz w:val="20"/>
          <w:szCs w:val="20"/>
          <w:highlight w:val="yellow"/>
        </w:rPr>
        <w:t>ANUN</w:t>
      </w:r>
      <w:r w:rsidR="006E2404" w:rsidRPr="005551ED">
        <w:rPr>
          <w:rFonts w:ascii="Calibri" w:eastAsia="Noto Sans CJK KR Regular" w:hAnsi="Calibri" w:cs="Calibri"/>
          <w:sz w:val="20"/>
          <w:szCs w:val="20"/>
          <w:highlight w:val="yellow"/>
        </w:rPr>
        <w:t>]</w:t>
      </w:r>
      <w:r w:rsidR="001F7B54" w:rsidRPr="005551ED">
        <w:rPr>
          <w:rFonts w:ascii="Calibri" w:eastAsia="Noto Sans CJK KR Regular" w:hAnsi="Calibri" w:cs="Calibri"/>
          <w:sz w:val="20"/>
          <w:szCs w:val="20"/>
          <w:highlight w:val="yellow"/>
        </w:rPr>
        <w:t>,</w:t>
      </w:r>
      <w:r w:rsidR="00A252E6" w:rsidRPr="007F5251">
        <w:rPr>
          <w:rFonts w:ascii="Calibri" w:eastAsia="Noto Sans CJK KR Regular" w:hAnsi="Calibri" w:cs="Calibri"/>
          <w:sz w:val="20"/>
          <w:szCs w:val="20"/>
        </w:rPr>
        <w:t xml:space="preserve"> </w:t>
      </w:r>
      <w:r w:rsidR="00B179DB" w:rsidRPr="003815B9">
        <w:rPr>
          <w:rFonts w:ascii="Calibri" w:eastAsiaTheme="minorHAnsi" w:hAnsi="Calibri" w:cs="Calibri"/>
          <w:sz w:val="20"/>
          <w:szCs w:val="20"/>
        </w:rPr>
        <w:t xml:space="preserve">a company existing under the laws of </w:t>
      </w:r>
      <w:r w:rsidR="006E2404" w:rsidRPr="006E2404">
        <w:rPr>
          <w:rFonts w:ascii="Calibri" w:eastAsiaTheme="minorHAnsi" w:hAnsi="Calibri" w:cs="Calibri"/>
          <w:sz w:val="20"/>
          <w:szCs w:val="20"/>
          <w:highlight w:val="yellow"/>
        </w:rPr>
        <w:t>[</w:t>
      </w:r>
      <w:r w:rsidR="002F023A">
        <w:rPr>
          <w:rFonts w:ascii="Calibri" w:eastAsia="Noto Sans CJK KR Regular" w:hAnsi="Calibri" w:cs="Calibri"/>
          <w:sz w:val="20"/>
          <w:szCs w:val="20"/>
          <w:highlight w:val="yellow"/>
        </w:rPr>
        <w:t>Mongolia</w:t>
      </w:r>
      <w:r w:rsidR="006E2404" w:rsidRPr="002C6A3E">
        <w:rPr>
          <w:rFonts w:ascii="Calibri" w:eastAsia="Noto Sans CJK KR Regular" w:hAnsi="Calibri" w:cs="Calibri"/>
          <w:sz w:val="20"/>
          <w:szCs w:val="20"/>
          <w:highlight w:val="yellow"/>
        </w:rPr>
        <w:t>]</w:t>
      </w:r>
      <w:r w:rsidR="00B179DB" w:rsidRPr="002C6A3E">
        <w:rPr>
          <w:rFonts w:ascii="Calibri" w:eastAsia="Noto Sans CJK KR Regular" w:hAnsi="Calibri" w:cs="Calibri"/>
          <w:sz w:val="20"/>
          <w:szCs w:val="20"/>
          <w:highlight w:val="yellow"/>
        </w:rPr>
        <w:t xml:space="preserve"> with</w:t>
      </w:r>
      <w:r w:rsidR="00B179DB" w:rsidRPr="00300AFD">
        <w:rPr>
          <w:rFonts w:ascii="Calibri" w:eastAsiaTheme="minorHAnsi" w:hAnsi="Calibri" w:cs="Calibri"/>
          <w:sz w:val="20"/>
          <w:szCs w:val="20"/>
          <w:highlight w:val="yellow"/>
        </w:rPr>
        <w:t xml:space="preserve"> its registered office at </w:t>
      </w:r>
      <w:r w:rsidR="006E2404">
        <w:rPr>
          <w:rFonts w:ascii="Calibri" w:eastAsiaTheme="minorHAnsi" w:hAnsi="Calibri" w:cs="Calibri"/>
          <w:sz w:val="20"/>
          <w:szCs w:val="20"/>
          <w:highlight w:val="yellow"/>
        </w:rPr>
        <w:t>[</w:t>
      </w:r>
      <w:r w:rsidR="006E2404" w:rsidRPr="005551ED">
        <w:rPr>
          <w:rFonts w:ascii="Calibri" w:eastAsiaTheme="minorHAnsi" w:hAnsi="Calibri" w:cs="Calibri"/>
          <w:b/>
          <w:color w:val="FF0000"/>
          <w:sz w:val="20"/>
          <w:szCs w:val="20"/>
          <w:highlight w:val="yellow"/>
        </w:rPr>
        <w:t>ADDRESS</w:t>
      </w:r>
      <w:r w:rsidR="006E2404">
        <w:rPr>
          <w:rFonts w:ascii="Calibri" w:eastAsiaTheme="minorHAnsi" w:hAnsi="Calibri" w:cs="Calibri"/>
          <w:sz w:val="20"/>
          <w:szCs w:val="20"/>
          <w:highlight w:val="yellow"/>
        </w:rPr>
        <w:t>]</w:t>
      </w:r>
      <w:r w:rsidR="00A252E6" w:rsidRPr="007F5251">
        <w:rPr>
          <w:rFonts w:ascii="Calibri" w:eastAsia="Noto Sans CJK KR Regular" w:hAnsi="Calibri" w:cs="Calibri"/>
          <w:sz w:val="20"/>
          <w:szCs w:val="20"/>
        </w:rPr>
        <w:t xml:space="preserve"> </w:t>
      </w:r>
      <w:r w:rsidRPr="007F5251">
        <w:rPr>
          <w:rFonts w:ascii="Calibri" w:eastAsia="Noto Sans CJK KR Regular" w:hAnsi="Calibri" w:cs="Calibri"/>
          <w:sz w:val="20"/>
          <w:szCs w:val="20"/>
        </w:rPr>
        <w:t>(hereinafter referred to as “</w:t>
      </w:r>
      <w:r w:rsidR="00701E29" w:rsidRPr="007F5251">
        <w:rPr>
          <w:rFonts w:ascii="Calibri" w:eastAsia="Noto Sans CJK KR Regular" w:hAnsi="Calibri" w:cs="Calibri"/>
          <w:sz w:val="20"/>
          <w:szCs w:val="20"/>
        </w:rPr>
        <w:t>BUYER”</w:t>
      </w:r>
      <w:r w:rsidRPr="007F5251">
        <w:rPr>
          <w:rFonts w:ascii="Calibri" w:eastAsia="Noto Sans CJK KR Regular" w:hAnsi="Calibri" w:cs="Calibri"/>
          <w:sz w:val="20"/>
          <w:szCs w:val="20"/>
        </w:rPr>
        <w:t>).</w:t>
      </w:r>
    </w:p>
    <w:p w14:paraId="77658939" w14:textId="77777777" w:rsidR="00283209" w:rsidRPr="007F5251" w:rsidRDefault="00283209" w:rsidP="007F5251">
      <w:pPr>
        <w:pStyle w:val="CM10"/>
        <w:spacing w:after="0"/>
        <w:jc w:val="both"/>
        <w:rPr>
          <w:rFonts w:ascii="Calibri" w:eastAsia="Noto Sans CJK KR Regular" w:hAnsi="Calibri" w:cs="Calibri"/>
          <w:sz w:val="20"/>
          <w:szCs w:val="20"/>
        </w:rPr>
      </w:pPr>
    </w:p>
    <w:p w14:paraId="75BFF9EC" w14:textId="49DE7CC6" w:rsidR="00283209" w:rsidRPr="007F5251" w:rsidRDefault="00283209" w:rsidP="007F5251">
      <w:pPr>
        <w:pStyle w:val="CM10"/>
        <w:spacing w:after="0"/>
        <w:jc w:val="both"/>
        <w:rPr>
          <w:rFonts w:ascii="Calibri" w:eastAsia="Noto Sans CJK KR Regular" w:hAnsi="Calibri" w:cs="Calibri"/>
          <w:sz w:val="20"/>
          <w:szCs w:val="20"/>
        </w:rPr>
      </w:pPr>
      <w:r w:rsidRPr="007F5251">
        <w:rPr>
          <w:rFonts w:ascii="Calibri" w:eastAsia="Noto Sans CJK KR Regular" w:hAnsi="Calibri" w:cs="Calibri"/>
          <w:sz w:val="20"/>
          <w:szCs w:val="20"/>
        </w:rPr>
        <w:t>In consideration of the mutual covenants contained herein, the parties hereto agree as follows:</w:t>
      </w:r>
    </w:p>
    <w:p w14:paraId="10D24A04" w14:textId="77777777" w:rsidR="00283209" w:rsidRPr="007F5251" w:rsidRDefault="00283209" w:rsidP="007F5251">
      <w:pPr>
        <w:pStyle w:val="CM10"/>
        <w:spacing w:after="0"/>
        <w:jc w:val="both"/>
        <w:rPr>
          <w:rFonts w:ascii="Calibri" w:eastAsia="Noto Sans CJK KR Regular" w:hAnsi="Calibri" w:cs="Calibri"/>
          <w:b/>
          <w:bCs/>
        </w:rPr>
      </w:pPr>
    </w:p>
    <w:p w14:paraId="7B5EC036" w14:textId="6FD5B08B" w:rsidR="007A0FD5" w:rsidRPr="007F5251" w:rsidRDefault="007D2C03" w:rsidP="007F5251">
      <w:pPr>
        <w:pStyle w:val="CM10"/>
        <w:spacing w:after="0"/>
        <w:jc w:val="both"/>
        <w:rPr>
          <w:rFonts w:ascii="Calibri" w:eastAsia="Noto Sans CJK KR Regular" w:hAnsi="Calibri" w:cs="Calibri"/>
          <w:b/>
          <w:bCs/>
        </w:rPr>
      </w:pPr>
      <w:r w:rsidRPr="007F5251">
        <w:rPr>
          <w:rFonts w:ascii="Calibri" w:eastAsia="Noto Sans CJK KR Regular" w:hAnsi="Calibri" w:cs="Calibri"/>
          <w:b/>
          <w:bCs/>
        </w:rPr>
        <w:t xml:space="preserve">Article 1. </w:t>
      </w:r>
      <w:r w:rsidR="007A0FD5" w:rsidRPr="007F5251">
        <w:rPr>
          <w:rFonts w:ascii="Calibri" w:eastAsia="Noto Sans CJK KR Regular" w:hAnsi="Calibri" w:cs="Calibri"/>
          <w:b/>
          <w:bCs/>
        </w:rPr>
        <w:t>Products</w:t>
      </w:r>
    </w:p>
    <w:p w14:paraId="7D00E4DB" w14:textId="77777777" w:rsidR="007A0FD5" w:rsidRPr="007F5251" w:rsidRDefault="007A0FD5" w:rsidP="007F5251">
      <w:pPr>
        <w:pStyle w:val="Default"/>
        <w:rPr>
          <w:rFonts w:ascii="Calibri" w:eastAsia="Noto Sans CJK KR Regular" w:hAnsi="Calibri" w:cs="Calibri"/>
          <w:color w:val="auto"/>
          <w:sz w:val="20"/>
          <w:szCs w:val="20"/>
        </w:rPr>
      </w:pPr>
    </w:p>
    <w:p w14:paraId="0ACDFB9C" w14:textId="3B19A3A6" w:rsidR="001C723B" w:rsidRPr="007F5251" w:rsidRDefault="00A82B88" w:rsidP="007F5251">
      <w:pPr>
        <w:pStyle w:val="CM10"/>
        <w:numPr>
          <w:ilvl w:val="1"/>
          <w:numId w:val="13"/>
        </w:numPr>
        <w:spacing w:after="0"/>
        <w:jc w:val="both"/>
        <w:rPr>
          <w:rFonts w:ascii="Calibri" w:eastAsia="Noto Sans CJK KR Regular" w:hAnsi="Calibri" w:cs="Calibri"/>
          <w:sz w:val="20"/>
          <w:szCs w:val="20"/>
        </w:rPr>
      </w:pPr>
      <w:r w:rsidRPr="007F5251">
        <w:rPr>
          <w:rFonts w:ascii="Calibri" w:eastAsia="Noto Sans CJK KR Regular" w:hAnsi="Calibri" w:cs="Calibri"/>
          <w:sz w:val="20"/>
          <w:szCs w:val="20"/>
        </w:rPr>
        <w:t xml:space="preserve">The </w:t>
      </w:r>
      <w:r w:rsidR="007D2C03" w:rsidRPr="007F5251">
        <w:rPr>
          <w:rFonts w:ascii="Calibri" w:eastAsia="Noto Sans CJK KR Regular" w:hAnsi="Calibri" w:cs="Calibri"/>
          <w:sz w:val="20"/>
          <w:szCs w:val="20"/>
        </w:rPr>
        <w:t>“</w:t>
      </w:r>
      <w:r w:rsidR="00FA66FA" w:rsidRPr="007F5251">
        <w:rPr>
          <w:rFonts w:ascii="Calibri" w:eastAsia="Noto Sans CJK KR Regular" w:hAnsi="Calibri" w:cs="Calibri"/>
          <w:sz w:val="20"/>
          <w:szCs w:val="20"/>
        </w:rPr>
        <w:t>Products</w:t>
      </w:r>
      <w:r w:rsidR="007A0FD5" w:rsidRPr="007F5251">
        <w:rPr>
          <w:rFonts w:ascii="Calibri" w:eastAsia="Noto Sans CJK KR Regular" w:hAnsi="Calibri" w:cs="Calibri"/>
          <w:sz w:val="20"/>
          <w:szCs w:val="20"/>
        </w:rPr>
        <w:t>”</w:t>
      </w:r>
      <w:r w:rsidR="001F38A8" w:rsidRPr="007F5251">
        <w:rPr>
          <w:rFonts w:ascii="Calibri" w:eastAsia="Noto Sans CJK KR Regular" w:hAnsi="Calibri" w:cs="Calibri"/>
          <w:sz w:val="20"/>
          <w:szCs w:val="20"/>
        </w:rPr>
        <w:t xml:space="preserve"> </w:t>
      </w:r>
      <w:r w:rsidR="002E4821" w:rsidRPr="007F5251">
        <w:rPr>
          <w:rFonts w:ascii="Calibri" w:eastAsia="Noto Sans CJK KR Regular" w:hAnsi="Calibri" w:cs="Calibri"/>
          <w:sz w:val="20"/>
          <w:szCs w:val="20"/>
        </w:rPr>
        <w:t xml:space="preserve">means </w:t>
      </w:r>
      <w:r w:rsidR="008936A0">
        <w:rPr>
          <w:rFonts w:ascii="Calibri" w:eastAsia="Noto Sans CJK KR Regular" w:hAnsi="Calibri" w:cs="Calibri"/>
          <w:sz w:val="20"/>
          <w:szCs w:val="20"/>
        </w:rPr>
        <w:t>furniture</w:t>
      </w:r>
      <w:r w:rsidR="00901943" w:rsidRPr="007F5251">
        <w:rPr>
          <w:rFonts w:ascii="Calibri" w:eastAsia="Noto Sans CJK KR Regular" w:hAnsi="Calibri" w:cs="Calibri"/>
          <w:sz w:val="20"/>
          <w:szCs w:val="20"/>
        </w:rPr>
        <w:t xml:space="preserve"> </w:t>
      </w:r>
      <w:r w:rsidR="0055265F" w:rsidRPr="007F5251">
        <w:rPr>
          <w:rFonts w:ascii="Calibri" w:eastAsia="Noto Sans CJK KR Regular" w:hAnsi="Calibri" w:cs="Calibri"/>
          <w:sz w:val="20"/>
          <w:szCs w:val="20"/>
        </w:rPr>
        <w:t>under this Agreement, additionally subject to any specific terms and conditions for Contract Products as described in an applicable Exhibit A</w:t>
      </w:r>
      <w:r w:rsidR="007D2C03" w:rsidRPr="007F5251">
        <w:rPr>
          <w:rFonts w:ascii="Calibri" w:eastAsia="Noto Sans CJK KR Regular" w:hAnsi="Calibri" w:cs="Calibri"/>
          <w:sz w:val="20"/>
          <w:szCs w:val="20"/>
        </w:rPr>
        <w:t xml:space="preserve"> </w:t>
      </w:r>
      <w:r w:rsidR="007A0FD5" w:rsidRPr="007F5251">
        <w:rPr>
          <w:rFonts w:ascii="Calibri" w:eastAsia="Noto Sans CJK KR Regular" w:hAnsi="Calibri" w:cs="Calibri"/>
          <w:sz w:val="20"/>
          <w:szCs w:val="20"/>
        </w:rPr>
        <w:t>(hereinafter referred to as “</w:t>
      </w:r>
      <w:r w:rsidR="007337BA" w:rsidRPr="007F5251">
        <w:rPr>
          <w:rFonts w:ascii="Calibri" w:eastAsia="Noto Sans CJK KR Regular" w:hAnsi="Calibri" w:cs="Calibri"/>
          <w:sz w:val="20"/>
          <w:szCs w:val="20"/>
        </w:rPr>
        <w:t>P</w:t>
      </w:r>
      <w:r w:rsidR="00F52C19" w:rsidRPr="007F5251">
        <w:rPr>
          <w:rFonts w:ascii="Calibri" w:eastAsia="Noto Sans CJK KR Regular" w:hAnsi="Calibri" w:cs="Calibri"/>
          <w:sz w:val="20"/>
          <w:szCs w:val="20"/>
        </w:rPr>
        <w:t>roducts”)</w:t>
      </w:r>
      <w:r w:rsidR="005F2ED0" w:rsidRPr="007F5251">
        <w:rPr>
          <w:rFonts w:ascii="Calibri" w:eastAsia="Noto Sans CJK KR Regular" w:hAnsi="Calibri" w:cs="Calibri"/>
          <w:sz w:val="20"/>
          <w:szCs w:val="20"/>
        </w:rPr>
        <w:t xml:space="preserve">. </w:t>
      </w:r>
      <w:r w:rsidR="008936A0">
        <w:rPr>
          <w:rFonts w:ascii="Calibri" w:eastAsia="Noto Sans CJK KR Regular" w:hAnsi="Calibri" w:cs="Calibri"/>
          <w:sz w:val="20"/>
          <w:szCs w:val="20"/>
        </w:rPr>
        <w:t>DESKER</w:t>
      </w:r>
      <w:r w:rsidR="00F52C19" w:rsidRPr="007F5251">
        <w:rPr>
          <w:rFonts w:ascii="Calibri" w:eastAsia="Noto Sans CJK KR Regular" w:hAnsi="Calibri" w:cs="Calibri"/>
          <w:sz w:val="20"/>
          <w:szCs w:val="20"/>
        </w:rPr>
        <w:t xml:space="preserve"> and </w:t>
      </w:r>
      <w:r w:rsidR="00701E29" w:rsidRPr="007F5251">
        <w:rPr>
          <w:rFonts w:ascii="Calibri" w:eastAsia="Noto Sans CJK KR Regular" w:hAnsi="Calibri" w:cs="Calibri"/>
          <w:sz w:val="20"/>
          <w:szCs w:val="20"/>
        </w:rPr>
        <w:t>“BUYER”</w:t>
      </w:r>
      <w:r w:rsidR="00901943" w:rsidRPr="007F5251">
        <w:rPr>
          <w:rFonts w:ascii="Calibri" w:eastAsia="Noto Sans CJK KR Regular" w:hAnsi="Calibri" w:cs="Calibri"/>
          <w:sz w:val="20"/>
          <w:szCs w:val="20"/>
        </w:rPr>
        <w:t xml:space="preserve"> is appointed as a </w:t>
      </w:r>
      <w:r w:rsidR="00F52C19" w:rsidRPr="007F5251">
        <w:rPr>
          <w:rFonts w:ascii="Calibri" w:eastAsia="Noto Sans CJK KR Regular" w:hAnsi="Calibri" w:cs="Calibri"/>
          <w:sz w:val="20"/>
          <w:szCs w:val="20"/>
        </w:rPr>
        <w:t>distributor</w:t>
      </w:r>
      <w:r w:rsidR="006939EC" w:rsidRPr="007F5251">
        <w:rPr>
          <w:rFonts w:ascii="Calibri" w:eastAsia="Noto Sans CJK KR Regular" w:hAnsi="Calibri" w:cs="Calibri"/>
          <w:sz w:val="20"/>
          <w:szCs w:val="20"/>
        </w:rPr>
        <w:t xml:space="preserve"> of the Products</w:t>
      </w:r>
      <w:r w:rsidR="000E42D8" w:rsidRPr="007F5251">
        <w:rPr>
          <w:rFonts w:ascii="Calibri" w:eastAsia="Noto Sans CJK KR Regular" w:hAnsi="Calibri" w:cs="Calibri"/>
          <w:sz w:val="20"/>
          <w:szCs w:val="20"/>
        </w:rPr>
        <w:t xml:space="preserve"> on a </w:t>
      </w:r>
      <w:r w:rsidR="006939EC" w:rsidRPr="007F5251">
        <w:rPr>
          <w:rFonts w:ascii="Calibri" w:eastAsia="Noto Sans CJK KR Regular" w:hAnsi="Calibri" w:cs="Calibri"/>
          <w:sz w:val="20"/>
          <w:szCs w:val="20"/>
        </w:rPr>
        <w:t xml:space="preserve">limited, </w:t>
      </w:r>
      <w:r w:rsidR="000E42D8" w:rsidRPr="007F5251">
        <w:rPr>
          <w:rFonts w:ascii="Calibri" w:eastAsia="Noto Sans CJK KR Regular" w:hAnsi="Calibri" w:cs="Calibri"/>
          <w:sz w:val="20"/>
          <w:szCs w:val="20"/>
        </w:rPr>
        <w:t>non-exclusive, non-transferrable</w:t>
      </w:r>
      <w:r w:rsidR="006939EC" w:rsidRPr="007F5251">
        <w:rPr>
          <w:rFonts w:ascii="Calibri" w:eastAsia="Noto Sans CJK KR Regular" w:hAnsi="Calibri" w:cs="Calibri"/>
          <w:sz w:val="20"/>
          <w:szCs w:val="20"/>
        </w:rPr>
        <w:t xml:space="preserve"> basis.</w:t>
      </w:r>
      <w:r w:rsidR="00901943" w:rsidRPr="007F5251">
        <w:rPr>
          <w:rFonts w:ascii="Calibri" w:eastAsia="Noto Sans CJK KR Regular" w:hAnsi="Calibri" w:cs="Calibri"/>
          <w:sz w:val="20"/>
          <w:szCs w:val="20"/>
        </w:rPr>
        <w:br/>
      </w:r>
    </w:p>
    <w:p w14:paraId="560B4FBE" w14:textId="00BE826E" w:rsidR="007A0FD5" w:rsidRPr="007F5251" w:rsidRDefault="008936A0" w:rsidP="007F5251">
      <w:pPr>
        <w:pStyle w:val="CM10"/>
        <w:numPr>
          <w:ilvl w:val="1"/>
          <w:numId w:val="13"/>
        </w:numPr>
        <w:spacing w:after="0"/>
        <w:jc w:val="both"/>
        <w:rPr>
          <w:rFonts w:ascii="Calibri" w:eastAsia="Noto Sans CJK KR Regular" w:hAnsi="Calibri" w:cs="Calibri"/>
          <w:sz w:val="20"/>
          <w:szCs w:val="20"/>
        </w:rPr>
      </w:pPr>
      <w:r>
        <w:rPr>
          <w:rFonts w:ascii="Calibri" w:eastAsia="Noto Sans CJK KR Regular" w:hAnsi="Calibri" w:cs="Calibri"/>
          <w:sz w:val="20"/>
          <w:szCs w:val="20"/>
        </w:rPr>
        <w:t>DESKER</w:t>
      </w:r>
      <w:r w:rsidR="007A0FD5" w:rsidRPr="007F5251">
        <w:rPr>
          <w:rFonts w:ascii="Calibri" w:eastAsia="Noto Sans CJK KR Regular" w:hAnsi="Calibri" w:cs="Calibri"/>
          <w:sz w:val="20"/>
          <w:szCs w:val="20"/>
        </w:rPr>
        <w:t xml:space="preserve"> </w:t>
      </w:r>
      <w:r w:rsidR="00CE0F28" w:rsidRPr="007F5251">
        <w:rPr>
          <w:rFonts w:ascii="Calibri" w:eastAsia="Noto Sans CJK KR Regular" w:hAnsi="Calibri" w:cs="Calibri"/>
          <w:sz w:val="20"/>
          <w:szCs w:val="20"/>
        </w:rPr>
        <w:t xml:space="preserve">may, in its sole discretion, </w:t>
      </w:r>
      <w:r w:rsidR="003A3B76" w:rsidRPr="007F5251">
        <w:rPr>
          <w:rFonts w:ascii="Calibri" w:eastAsia="Noto Sans CJK KR Regular" w:hAnsi="Calibri" w:cs="Calibri"/>
          <w:sz w:val="20"/>
          <w:szCs w:val="20"/>
        </w:rPr>
        <w:t xml:space="preserve">without liability to </w:t>
      </w:r>
      <w:r w:rsidR="00701E29" w:rsidRPr="007F5251">
        <w:rPr>
          <w:rFonts w:ascii="Calibri" w:eastAsia="Noto Sans CJK KR Regular" w:hAnsi="Calibri" w:cs="Calibri"/>
          <w:sz w:val="20"/>
          <w:szCs w:val="20"/>
        </w:rPr>
        <w:t>“BUYER”</w:t>
      </w:r>
      <w:r w:rsidR="003A3B76" w:rsidRPr="007F5251">
        <w:rPr>
          <w:rFonts w:ascii="Calibri" w:eastAsia="Noto Sans CJK KR Regular" w:hAnsi="Calibri" w:cs="Calibri"/>
          <w:sz w:val="20"/>
          <w:szCs w:val="20"/>
        </w:rPr>
        <w:t xml:space="preserve">, </w:t>
      </w:r>
      <w:r w:rsidR="006851AB" w:rsidRPr="007F5251">
        <w:rPr>
          <w:rFonts w:ascii="Calibri" w:eastAsia="Noto Sans CJK KR Regular" w:hAnsi="Calibri" w:cs="Calibri"/>
          <w:sz w:val="20"/>
          <w:szCs w:val="20"/>
        </w:rPr>
        <w:t xml:space="preserve">(a) </w:t>
      </w:r>
      <w:r w:rsidR="00BF10F7" w:rsidRPr="007F5251">
        <w:rPr>
          <w:rFonts w:ascii="Calibri" w:eastAsia="Noto Sans CJK KR Regular" w:hAnsi="Calibri" w:cs="Calibri"/>
          <w:sz w:val="20"/>
          <w:szCs w:val="20"/>
        </w:rPr>
        <w:t xml:space="preserve">change </w:t>
      </w:r>
      <w:r w:rsidR="005F2ED0" w:rsidRPr="007F5251">
        <w:rPr>
          <w:rFonts w:ascii="Calibri" w:eastAsia="Noto Sans CJK KR Regular" w:hAnsi="Calibri" w:cs="Calibri"/>
          <w:sz w:val="20"/>
          <w:szCs w:val="20"/>
        </w:rPr>
        <w:t>the design and/or type</w:t>
      </w:r>
      <w:r w:rsidR="00383B92" w:rsidRPr="007F5251">
        <w:rPr>
          <w:rFonts w:ascii="Calibri" w:eastAsia="Noto Sans CJK KR Regular" w:hAnsi="Calibri" w:cs="Calibri"/>
          <w:sz w:val="20"/>
          <w:szCs w:val="20"/>
        </w:rPr>
        <w:t xml:space="preserve">, </w:t>
      </w:r>
      <w:r w:rsidR="007D2C03" w:rsidRPr="007F5251">
        <w:rPr>
          <w:rFonts w:ascii="Calibri" w:eastAsia="Noto Sans CJK KR Regular" w:hAnsi="Calibri" w:cs="Calibri"/>
          <w:sz w:val="20"/>
          <w:szCs w:val="20"/>
        </w:rPr>
        <w:t>“</w:t>
      </w:r>
      <w:r w:rsidR="00B86D68" w:rsidRPr="007F5251">
        <w:rPr>
          <w:rFonts w:ascii="Calibri" w:eastAsia="Noto Sans CJK KR Regular" w:hAnsi="Calibri" w:cs="Calibri"/>
          <w:sz w:val="20"/>
          <w:szCs w:val="20"/>
        </w:rPr>
        <w:t>P</w:t>
      </w:r>
      <w:r w:rsidR="00552EAF" w:rsidRPr="007F5251">
        <w:rPr>
          <w:rFonts w:ascii="Calibri" w:eastAsia="Noto Sans CJK KR Regular" w:hAnsi="Calibri" w:cs="Calibri"/>
          <w:sz w:val="20"/>
          <w:szCs w:val="20"/>
        </w:rPr>
        <w:t>rice</w:t>
      </w:r>
      <w:r w:rsidR="007D2C03" w:rsidRPr="007F5251">
        <w:rPr>
          <w:rFonts w:ascii="Calibri" w:eastAsia="Noto Sans CJK KR Regular" w:hAnsi="Calibri" w:cs="Calibri"/>
          <w:sz w:val="20"/>
          <w:szCs w:val="20"/>
        </w:rPr>
        <w:t>”</w:t>
      </w:r>
      <w:r w:rsidR="00552EAF" w:rsidRPr="007F5251">
        <w:rPr>
          <w:rFonts w:ascii="Calibri" w:eastAsia="Noto Sans CJK KR Regular" w:hAnsi="Calibri" w:cs="Calibri"/>
          <w:sz w:val="20"/>
          <w:szCs w:val="20"/>
        </w:rPr>
        <w:t xml:space="preserve">, </w:t>
      </w:r>
      <w:r w:rsidR="007D2C03" w:rsidRPr="007F5251">
        <w:rPr>
          <w:rFonts w:ascii="Calibri" w:eastAsia="Noto Sans CJK KR Regular" w:hAnsi="Calibri" w:cs="Calibri"/>
          <w:sz w:val="20"/>
          <w:szCs w:val="20"/>
        </w:rPr>
        <w:t>“</w:t>
      </w:r>
      <w:r w:rsidR="00383B92" w:rsidRPr="007F5251">
        <w:rPr>
          <w:rFonts w:ascii="Calibri" w:eastAsia="Noto Sans CJK KR Regular" w:hAnsi="Calibri" w:cs="Calibri"/>
          <w:sz w:val="20"/>
          <w:szCs w:val="20"/>
        </w:rPr>
        <w:t>Territory</w:t>
      </w:r>
      <w:r w:rsidR="007D2C03" w:rsidRPr="007F5251">
        <w:rPr>
          <w:rFonts w:ascii="Calibri" w:eastAsia="Noto Sans CJK KR Regular" w:hAnsi="Calibri" w:cs="Calibri"/>
          <w:sz w:val="20"/>
          <w:szCs w:val="20"/>
        </w:rPr>
        <w:t>”</w:t>
      </w:r>
      <w:r w:rsidR="00383B92" w:rsidRPr="007F5251">
        <w:rPr>
          <w:rFonts w:ascii="Calibri" w:eastAsia="Noto Sans CJK KR Regular" w:hAnsi="Calibri" w:cs="Calibri"/>
          <w:sz w:val="20"/>
          <w:szCs w:val="20"/>
        </w:rPr>
        <w:t>, Specific Terms and Conditions</w:t>
      </w:r>
      <w:r w:rsidR="00552EAF" w:rsidRPr="007F5251">
        <w:rPr>
          <w:rFonts w:ascii="Calibri" w:eastAsia="Noto Sans CJK KR Regular" w:hAnsi="Calibri" w:cs="Calibri"/>
          <w:sz w:val="20"/>
          <w:szCs w:val="20"/>
        </w:rPr>
        <w:t xml:space="preserve"> of any “Products” </w:t>
      </w:r>
      <w:r w:rsidR="00383B92" w:rsidRPr="007F5251">
        <w:rPr>
          <w:rFonts w:ascii="Calibri" w:eastAsia="Noto Sans CJK KR Regular" w:hAnsi="Calibri" w:cs="Calibri"/>
          <w:sz w:val="20"/>
          <w:szCs w:val="20"/>
        </w:rPr>
        <w:t xml:space="preserve">from time to time </w:t>
      </w:r>
      <w:r w:rsidR="007A0FD5" w:rsidRPr="007F5251">
        <w:rPr>
          <w:rFonts w:ascii="Calibri" w:eastAsia="Noto Sans CJK KR Regular" w:hAnsi="Calibri" w:cs="Calibri"/>
          <w:sz w:val="20"/>
          <w:szCs w:val="20"/>
        </w:rPr>
        <w:t>thereof or</w:t>
      </w:r>
      <w:r w:rsidR="006851AB" w:rsidRPr="007F5251">
        <w:rPr>
          <w:rFonts w:ascii="Calibri" w:eastAsia="Noto Sans CJK KR Regular" w:hAnsi="Calibri" w:cs="Calibri"/>
          <w:sz w:val="20"/>
          <w:szCs w:val="20"/>
        </w:rPr>
        <w:t xml:space="preserve"> (b)</w:t>
      </w:r>
      <w:r w:rsidR="007A0FD5" w:rsidRPr="007F5251">
        <w:rPr>
          <w:rFonts w:ascii="Calibri" w:eastAsia="Noto Sans CJK KR Regular" w:hAnsi="Calibri" w:cs="Calibri"/>
          <w:sz w:val="20"/>
          <w:szCs w:val="20"/>
        </w:rPr>
        <w:t xml:space="preserve"> discontinue</w:t>
      </w:r>
      <w:r w:rsidR="00590D70" w:rsidRPr="007F5251">
        <w:rPr>
          <w:rFonts w:ascii="Calibri" w:eastAsia="Noto Sans CJK KR Regular" w:hAnsi="Calibri" w:cs="Calibri"/>
          <w:sz w:val="20"/>
          <w:szCs w:val="20"/>
        </w:rPr>
        <w:t xml:space="preserve"> the supply of</w:t>
      </w:r>
      <w:r w:rsidR="00F71B84" w:rsidRPr="007F5251">
        <w:rPr>
          <w:rFonts w:ascii="Calibri" w:eastAsia="Noto Sans CJK KR Regular" w:hAnsi="Calibri" w:cs="Calibri"/>
          <w:sz w:val="20"/>
          <w:szCs w:val="20"/>
        </w:rPr>
        <w:t xml:space="preserve"> </w:t>
      </w:r>
      <w:r w:rsidR="007A0FD5" w:rsidRPr="007F5251">
        <w:rPr>
          <w:rFonts w:ascii="Calibri" w:eastAsia="Noto Sans CJK KR Regular" w:hAnsi="Calibri" w:cs="Calibri"/>
          <w:sz w:val="20"/>
          <w:szCs w:val="20"/>
        </w:rPr>
        <w:t>any “</w:t>
      </w:r>
      <w:r w:rsidR="00FA66FA" w:rsidRPr="007F5251">
        <w:rPr>
          <w:rFonts w:ascii="Calibri" w:eastAsia="Noto Sans CJK KR Regular" w:hAnsi="Calibri" w:cs="Calibri"/>
          <w:sz w:val="20"/>
          <w:szCs w:val="20"/>
        </w:rPr>
        <w:t>Products</w:t>
      </w:r>
      <w:r w:rsidR="007A0FD5" w:rsidRPr="007F5251">
        <w:rPr>
          <w:rFonts w:ascii="Calibri" w:eastAsia="Noto Sans CJK KR Regular" w:hAnsi="Calibri" w:cs="Calibri"/>
          <w:sz w:val="20"/>
          <w:szCs w:val="20"/>
        </w:rPr>
        <w:t>”</w:t>
      </w:r>
      <w:r w:rsidR="00BF10F7" w:rsidRPr="007F5251">
        <w:rPr>
          <w:rFonts w:ascii="Calibri" w:eastAsia="Noto Sans CJK KR Regular" w:hAnsi="Calibri" w:cs="Calibri"/>
          <w:sz w:val="20"/>
          <w:szCs w:val="20"/>
        </w:rPr>
        <w:t>, upon</w:t>
      </w:r>
      <w:r w:rsidR="00540C91" w:rsidRPr="007F5251">
        <w:rPr>
          <w:rFonts w:ascii="Calibri" w:eastAsia="Noto Sans CJK KR Regular" w:hAnsi="Calibri" w:cs="Calibri"/>
          <w:sz w:val="20"/>
          <w:szCs w:val="20"/>
        </w:rPr>
        <w:t xml:space="preserve"> </w:t>
      </w:r>
      <w:r w:rsidR="00644C37" w:rsidRPr="007F5251">
        <w:rPr>
          <w:rFonts w:ascii="Calibri" w:eastAsia="Noto Sans CJK KR Regular" w:hAnsi="Calibri" w:cs="Calibri"/>
          <w:sz w:val="20"/>
          <w:szCs w:val="20"/>
        </w:rPr>
        <w:t xml:space="preserve">a </w:t>
      </w:r>
      <w:r w:rsidR="00C95486" w:rsidRPr="007F5251">
        <w:rPr>
          <w:rFonts w:ascii="Calibri" w:eastAsia="Noto Sans CJK KR Regular" w:hAnsi="Calibri" w:cs="Calibri"/>
          <w:sz w:val="20"/>
          <w:szCs w:val="20"/>
        </w:rPr>
        <w:t>nine</w:t>
      </w:r>
      <w:r w:rsidR="00540C91" w:rsidRPr="007F5251">
        <w:rPr>
          <w:rFonts w:ascii="Calibri" w:eastAsia="Noto Sans CJK KR Regular" w:hAnsi="Calibri" w:cs="Calibri"/>
          <w:sz w:val="20"/>
          <w:szCs w:val="20"/>
        </w:rPr>
        <w:t>ty (</w:t>
      </w:r>
      <w:r w:rsidR="00C95486" w:rsidRPr="007F5251">
        <w:rPr>
          <w:rFonts w:ascii="Calibri" w:eastAsia="Noto Sans CJK KR Regular" w:hAnsi="Calibri" w:cs="Calibri"/>
          <w:sz w:val="20"/>
          <w:szCs w:val="20"/>
        </w:rPr>
        <w:t>9</w:t>
      </w:r>
      <w:r w:rsidR="00CB384B" w:rsidRPr="007F5251">
        <w:rPr>
          <w:rFonts w:ascii="Calibri" w:eastAsia="Noto Sans CJK KR Regular" w:hAnsi="Calibri" w:cs="Calibri"/>
          <w:sz w:val="20"/>
          <w:szCs w:val="20"/>
        </w:rPr>
        <w:t>0</w:t>
      </w:r>
      <w:r w:rsidR="00540C91" w:rsidRPr="007F5251">
        <w:rPr>
          <w:rFonts w:ascii="Calibri" w:eastAsia="Noto Sans CJK KR Regular" w:hAnsi="Calibri" w:cs="Calibri"/>
          <w:sz w:val="20"/>
          <w:szCs w:val="20"/>
        </w:rPr>
        <w:t>)</w:t>
      </w:r>
      <w:r w:rsidR="00C63A20" w:rsidRPr="007F5251">
        <w:rPr>
          <w:rFonts w:ascii="Calibri" w:eastAsia="Noto Sans CJK KR Regular" w:hAnsi="Calibri" w:cs="Calibri"/>
          <w:sz w:val="20"/>
          <w:szCs w:val="20"/>
        </w:rPr>
        <w:t xml:space="preserve"> day</w:t>
      </w:r>
      <w:r w:rsidR="001312AA" w:rsidRPr="007F5251">
        <w:rPr>
          <w:rFonts w:ascii="Calibri" w:eastAsia="Noto Sans CJK KR Regular" w:hAnsi="Calibri" w:cs="Calibri"/>
          <w:sz w:val="20"/>
          <w:szCs w:val="20"/>
        </w:rPr>
        <w:t>s</w:t>
      </w:r>
      <w:r w:rsidR="00BF10F7" w:rsidRPr="007F5251">
        <w:rPr>
          <w:rFonts w:ascii="Calibri" w:eastAsia="Noto Sans CJK KR Regular" w:hAnsi="Calibri" w:cs="Calibri"/>
          <w:sz w:val="20"/>
          <w:szCs w:val="20"/>
        </w:rPr>
        <w:t xml:space="preserve"> prior </w:t>
      </w:r>
      <w:r w:rsidR="00644C37" w:rsidRPr="007F5251">
        <w:rPr>
          <w:rFonts w:ascii="Calibri" w:eastAsia="Noto Sans CJK KR Regular" w:hAnsi="Calibri" w:cs="Calibri"/>
          <w:sz w:val="20"/>
          <w:szCs w:val="20"/>
        </w:rPr>
        <w:t>n</w:t>
      </w:r>
      <w:r w:rsidR="00BF10F7" w:rsidRPr="007F5251">
        <w:rPr>
          <w:rFonts w:ascii="Calibri" w:eastAsia="Noto Sans CJK KR Regular" w:hAnsi="Calibri" w:cs="Calibri"/>
          <w:sz w:val="20"/>
          <w:szCs w:val="20"/>
        </w:rPr>
        <w:t>otice</w:t>
      </w:r>
      <w:r w:rsidR="003A3B76" w:rsidRPr="007F5251">
        <w:rPr>
          <w:rFonts w:ascii="Calibri" w:eastAsia="Noto Sans CJK KR Regular" w:hAnsi="Calibri" w:cs="Calibri"/>
          <w:sz w:val="20"/>
          <w:szCs w:val="20"/>
        </w:rPr>
        <w:t>.</w:t>
      </w:r>
    </w:p>
    <w:p w14:paraId="0AFF1B72" w14:textId="77777777" w:rsidR="007A0FD5" w:rsidRPr="007F5251" w:rsidRDefault="007A0FD5" w:rsidP="007F5251">
      <w:pPr>
        <w:pStyle w:val="Default"/>
        <w:rPr>
          <w:rFonts w:ascii="Calibri" w:eastAsia="Noto Sans CJK KR Regular" w:hAnsi="Calibri" w:cs="Calibri"/>
          <w:color w:val="auto"/>
          <w:sz w:val="20"/>
          <w:szCs w:val="20"/>
        </w:rPr>
      </w:pPr>
    </w:p>
    <w:p w14:paraId="77CC9BB5" w14:textId="089256AC" w:rsidR="007A0FD5" w:rsidRPr="007F5251" w:rsidRDefault="007A0FD5" w:rsidP="007F5251">
      <w:pPr>
        <w:pStyle w:val="CM10"/>
        <w:spacing w:after="0"/>
        <w:jc w:val="both"/>
        <w:rPr>
          <w:rFonts w:ascii="Calibri" w:eastAsia="Noto Sans CJK KR Regular" w:hAnsi="Calibri" w:cs="Calibri"/>
          <w:b/>
          <w:bCs/>
        </w:rPr>
      </w:pPr>
      <w:r w:rsidRPr="007F5251">
        <w:rPr>
          <w:rFonts w:ascii="Calibri" w:eastAsia="Noto Sans CJK KR Regular" w:hAnsi="Calibri" w:cs="Calibri"/>
          <w:b/>
          <w:bCs/>
        </w:rPr>
        <w:t>Article 2. Territo</w:t>
      </w:r>
      <w:r w:rsidR="00D34940" w:rsidRPr="007F5251">
        <w:rPr>
          <w:rFonts w:ascii="Calibri" w:eastAsia="Noto Sans CJK KR Regular" w:hAnsi="Calibri" w:cs="Calibri"/>
          <w:b/>
          <w:bCs/>
        </w:rPr>
        <w:t>ry</w:t>
      </w:r>
    </w:p>
    <w:p w14:paraId="7F7E70E7" w14:textId="77777777" w:rsidR="007A0FD5" w:rsidRPr="007F5251" w:rsidRDefault="007A0FD5" w:rsidP="007F5251">
      <w:pPr>
        <w:pStyle w:val="Default"/>
        <w:rPr>
          <w:rFonts w:ascii="Calibri" w:eastAsia="Noto Sans CJK KR Regular" w:hAnsi="Calibri" w:cs="Calibri"/>
          <w:color w:val="auto"/>
          <w:sz w:val="20"/>
          <w:szCs w:val="20"/>
        </w:rPr>
      </w:pPr>
    </w:p>
    <w:p w14:paraId="30BE3B64" w14:textId="3DB379FF" w:rsidR="007A0FD5" w:rsidRPr="007F5251" w:rsidRDefault="00A22C47" w:rsidP="007F5251">
      <w:pPr>
        <w:pStyle w:val="CM10"/>
        <w:spacing w:after="0"/>
        <w:ind w:left="700" w:hangingChars="350" w:hanging="700"/>
        <w:jc w:val="both"/>
        <w:rPr>
          <w:rFonts w:ascii="Calibri" w:eastAsia="Noto Sans CJK KR Regular" w:hAnsi="Calibri" w:cs="Calibri"/>
          <w:sz w:val="20"/>
          <w:szCs w:val="20"/>
        </w:rPr>
      </w:pPr>
      <w:r w:rsidRPr="007F5251">
        <w:rPr>
          <w:rFonts w:ascii="Calibri" w:eastAsia="Noto Sans CJK KR Regular" w:hAnsi="Calibri" w:cs="Calibri"/>
          <w:sz w:val="20"/>
          <w:szCs w:val="20"/>
        </w:rPr>
        <w:t>2.1</w:t>
      </w:r>
      <w:r w:rsidRPr="007F5251">
        <w:rPr>
          <w:rFonts w:ascii="Calibri" w:eastAsia="Noto Sans CJK KR Regular" w:hAnsi="Calibri" w:cs="Calibri"/>
          <w:sz w:val="20"/>
          <w:szCs w:val="20"/>
        </w:rPr>
        <w:tab/>
      </w:r>
      <w:r w:rsidR="007A0FD5" w:rsidRPr="007F5251">
        <w:rPr>
          <w:rFonts w:ascii="Calibri" w:eastAsia="Noto Sans CJK KR Regular" w:hAnsi="Calibri" w:cs="Calibri"/>
          <w:sz w:val="20"/>
          <w:szCs w:val="20"/>
        </w:rPr>
        <w:t>“Territor</w:t>
      </w:r>
      <w:r w:rsidR="00BF10F7" w:rsidRPr="007F5251">
        <w:rPr>
          <w:rFonts w:ascii="Calibri" w:eastAsia="Noto Sans CJK KR Regular" w:hAnsi="Calibri" w:cs="Calibri"/>
          <w:sz w:val="20"/>
          <w:szCs w:val="20"/>
        </w:rPr>
        <w:t>y</w:t>
      </w:r>
      <w:r w:rsidR="007A0FD5" w:rsidRPr="007F5251">
        <w:rPr>
          <w:rFonts w:ascii="Calibri" w:eastAsia="Noto Sans CJK KR Regular" w:hAnsi="Calibri" w:cs="Calibri"/>
          <w:sz w:val="20"/>
          <w:szCs w:val="20"/>
        </w:rPr>
        <w:t>” mean</w:t>
      </w:r>
      <w:r w:rsidR="00C63A20" w:rsidRPr="007F5251">
        <w:rPr>
          <w:rFonts w:ascii="Calibri" w:eastAsia="Noto Sans CJK KR Regular" w:hAnsi="Calibri" w:cs="Calibri"/>
          <w:sz w:val="20"/>
          <w:szCs w:val="20"/>
        </w:rPr>
        <w:t>s</w:t>
      </w:r>
      <w:r w:rsidR="007A0FD5" w:rsidRPr="007F5251">
        <w:rPr>
          <w:rFonts w:ascii="Calibri" w:eastAsia="Noto Sans CJK KR Regular" w:hAnsi="Calibri" w:cs="Calibri"/>
          <w:sz w:val="20"/>
          <w:szCs w:val="20"/>
        </w:rPr>
        <w:t xml:space="preserve"> </w:t>
      </w:r>
      <w:r w:rsidR="00C63A20" w:rsidRPr="007F5251">
        <w:rPr>
          <w:rFonts w:ascii="Calibri" w:eastAsia="Noto Sans CJK KR Regular" w:hAnsi="Calibri" w:cs="Calibri"/>
          <w:sz w:val="20"/>
          <w:szCs w:val="20"/>
        </w:rPr>
        <w:t xml:space="preserve">the </w:t>
      </w:r>
      <w:r w:rsidR="007A0FD5" w:rsidRPr="007F5251">
        <w:rPr>
          <w:rFonts w:ascii="Calibri" w:eastAsia="Noto Sans CJK KR Regular" w:hAnsi="Calibri" w:cs="Calibri"/>
          <w:sz w:val="20"/>
          <w:szCs w:val="20"/>
        </w:rPr>
        <w:t xml:space="preserve">areas where </w:t>
      </w:r>
      <w:r w:rsidR="00701E29" w:rsidRPr="007F5251">
        <w:rPr>
          <w:rFonts w:ascii="Calibri" w:eastAsia="Noto Sans CJK KR Regular" w:hAnsi="Calibri" w:cs="Calibri"/>
          <w:sz w:val="20"/>
          <w:szCs w:val="20"/>
        </w:rPr>
        <w:t>“BUYER”</w:t>
      </w:r>
      <w:r w:rsidR="00D84837" w:rsidRPr="007F5251">
        <w:rPr>
          <w:rFonts w:ascii="Calibri" w:eastAsia="Noto Sans CJK KR Regular" w:hAnsi="Calibri" w:cs="Calibri"/>
          <w:sz w:val="20"/>
          <w:szCs w:val="20"/>
        </w:rPr>
        <w:t xml:space="preserve"> </w:t>
      </w:r>
      <w:r w:rsidR="007A0FD5" w:rsidRPr="007F5251">
        <w:rPr>
          <w:rFonts w:ascii="Calibri" w:eastAsia="Noto Sans CJK KR Regular" w:hAnsi="Calibri" w:cs="Calibri"/>
          <w:sz w:val="20"/>
          <w:szCs w:val="20"/>
        </w:rPr>
        <w:t>can sell “</w:t>
      </w:r>
      <w:r w:rsidR="00FA66FA" w:rsidRPr="007F5251">
        <w:rPr>
          <w:rFonts w:ascii="Calibri" w:eastAsia="Noto Sans CJK KR Regular" w:hAnsi="Calibri" w:cs="Calibri"/>
          <w:sz w:val="20"/>
          <w:szCs w:val="20"/>
        </w:rPr>
        <w:t>Products</w:t>
      </w:r>
      <w:r w:rsidR="007A0FD5" w:rsidRPr="007F5251">
        <w:rPr>
          <w:rFonts w:ascii="Calibri" w:eastAsia="Noto Sans CJK KR Regular" w:hAnsi="Calibri" w:cs="Calibri"/>
          <w:sz w:val="20"/>
          <w:szCs w:val="20"/>
        </w:rPr>
        <w:t>”</w:t>
      </w:r>
      <w:r w:rsidR="00743448" w:rsidRPr="007F5251">
        <w:rPr>
          <w:rFonts w:ascii="Calibri" w:eastAsia="Noto Sans CJK KR Regular" w:hAnsi="Calibri" w:cs="Calibri"/>
          <w:sz w:val="20"/>
          <w:szCs w:val="20"/>
        </w:rPr>
        <w:t xml:space="preserve"> with the brand name “</w:t>
      </w:r>
      <w:r w:rsidR="008936A0">
        <w:rPr>
          <w:rFonts w:ascii="Calibri" w:eastAsia="Noto Sans CJK KR Regular" w:hAnsi="Calibri" w:cs="Calibri"/>
          <w:sz w:val="20"/>
          <w:szCs w:val="20"/>
        </w:rPr>
        <w:t>DESKER</w:t>
      </w:r>
      <w:r w:rsidR="00743448" w:rsidRPr="007F5251">
        <w:rPr>
          <w:rFonts w:ascii="Calibri" w:eastAsia="Noto Sans CJK KR Regular" w:hAnsi="Calibri" w:cs="Calibri"/>
          <w:sz w:val="20"/>
          <w:szCs w:val="20"/>
        </w:rPr>
        <w:t>”</w:t>
      </w:r>
      <w:r w:rsidR="00E355BC" w:rsidRPr="007F5251">
        <w:rPr>
          <w:rFonts w:ascii="Calibri" w:eastAsia="Noto Sans CJK KR Regular" w:hAnsi="Calibri" w:cs="Calibri"/>
          <w:sz w:val="20"/>
          <w:szCs w:val="20"/>
        </w:rPr>
        <w:t xml:space="preserve"> </w:t>
      </w:r>
      <w:r w:rsidR="007A0FD5" w:rsidRPr="007F5251">
        <w:rPr>
          <w:rFonts w:ascii="Calibri" w:eastAsia="Noto Sans CJK KR Regular" w:hAnsi="Calibri" w:cs="Calibri"/>
          <w:sz w:val="20"/>
          <w:szCs w:val="20"/>
        </w:rPr>
        <w:t xml:space="preserve">marketed and sold by </w:t>
      </w:r>
      <w:r w:rsidR="008936A0">
        <w:rPr>
          <w:rFonts w:ascii="Calibri" w:eastAsia="Noto Sans CJK KR Regular" w:hAnsi="Calibri" w:cs="Calibri"/>
          <w:sz w:val="20"/>
          <w:szCs w:val="20"/>
        </w:rPr>
        <w:t>DESKER</w:t>
      </w:r>
      <w:r w:rsidR="00383B92" w:rsidRPr="007F5251">
        <w:rPr>
          <w:rFonts w:ascii="Calibri" w:eastAsia="Noto Sans CJK KR Regular" w:hAnsi="Calibri" w:cs="Calibri"/>
          <w:sz w:val="20"/>
          <w:szCs w:val="20"/>
        </w:rPr>
        <w:t xml:space="preserve"> as described in an Exhibit A</w:t>
      </w:r>
      <w:r w:rsidR="00CD0F0A" w:rsidRPr="007F5251">
        <w:rPr>
          <w:rFonts w:ascii="Calibri" w:eastAsia="Noto Sans CJK KR Regular" w:hAnsi="Calibri" w:cs="Calibri"/>
          <w:sz w:val="20"/>
          <w:szCs w:val="20"/>
        </w:rPr>
        <w:t>.</w:t>
      </w:r>
    </w:p>
    <w:p w14:paraId="0CF92D58" w14:textId="77777777" w:rsidR="007A0FD5" w:rsidRPr="007F5251" w:rsidRDefault="007A0FD5" w:rsidP="007F5251">
      <w:pPr>
        <w:pStyle w:val="CM10"/>
        <w:spacing w:after="0"/>
        <w:ind w:left="700" w:hangingChars="350" w:hanging="700"/>
        <w:jc w:val="both"/>
        <w:rPr>
          <w:rFonts w:ascii="Calibri" w:eastAsia="Noto Sans CJK KR Regular" w:hAnsi="Calibri" w:cs="Calibri"/>
          <w:sz w:val="20"/>
          <w:szCs w:val="20"/>
        </w:rPr>
      </w:pPr>
    </w:p>
    <w:p w14:paraId="4E4D3D6B" w14:textId="6393837A" w:rsidR="007A0FD5" w:rsidRPr="007F5251" w:rsidRDefault="007A0FD5" w:rsidP="007F5251">
      <w:pPr>
        <w:pStyle w:val="CM10"/>
        <w:spacing w:after="0"/>
        <w:ind w:left="700" w:hangingChars="350" w:hanging="700"/>
        <w:jc w:val="both"/>
        <w:rPr>
          <w:rFonts w:ascii="Calibri" w:eastAsia="Noto Sans CJK KR Regular" w:hAnsi="Calibri" w:cs="Calibri"/>
          <w:sz w:val="20"/>
          <w:szCs w:val="20"/>
        </w:rPr>
      </w:pPr>
      <w:r w:rsidRPr="007F5251">
        <w:rPr>
          <w:rFonts w:ascii="Calibri" w:eastAsia="Noto Sans CJK KR Regular" w:hAnsi="Calibri" w:cs="Calibri"/>
          <w:sz w:val="20"/>
          <w:szCs w:val="20"/>
        </w:rPr>
        <w:t xml:space="preserve">2.2 </w:t>
      </w:r>
      <w:proofErr w:type="gramStart"/>
      <w:r w:rsidR="00743448" w:rsidRPr="007F5251">
        <w:rPr>
          <w:rFonts w:ascii="Calibri" w:eastAsia="Noto Sans CJK KR Regular" w:hAnsi="Calibri" w:cs="Calibri"/>
          <w:sz w:val="20"/>
          <w:szCs w:val="20"/>
        </w:rPr>
        <w:t xml:space="preserve">  </w:t>
      </w:r>
      <w:r w:rsidR="004B679E" w:rsidRPr="007F5251">
        <w:rPr>
          <w:rFonts w:ascii="Calibri" w:eastAsia="Noto Sans CJK KR Regular" w:hAnsi="Calibri" w:cs="Calibri"/>
          <w:sz w:val="20"/>
          <w:szCs w:val="20"/>
        </w:rPr>
        <w:t xml:space="preserve"> </w:t>
      </w:r>
      <w:r w:rsidR="00701E29" w:rsidRPr="007F5251">
        <w:rPr>
          <w:rFonts w:ascii="Calibri" w:eastAsia="Noto Sans CJK KR Regular" w:hAnsi="Calibri" w:cs="Calibri"/>
          <w:sz w:val="20"/>
          <w:szCs w:val="20"/>
        </w:rPr>
        <w:t>“</w:t>
      </w:r>
      <w:proofErr w:type="gramEnd"/>
      <w:r w:rsidR="00701E29" w:rsidRPr="007F5251">
        <w:rPr>
          <w:rFonts w:ascii="Calibri" w:eastAsia="Noto Sans CJK KR Regular" w:hAnsi="Calibri" w:cs="Calibri"/>
          <w:sz w:val="20"/>
          <w:szCs w:val="20"/>
        </w:rPr>
        <w:t>BUYER”</w:t>
      </w:r>
      <w:r w:rsidR="00E44F22" w:rsidRPr="007F5251">
        <w:rPr>
          <w:rFonts w:ascii="Calibri" w:eastAsia="Noto Sans CJK KR Regular" w:hAnsi="Calibri" w:cs="Calibri"/>
          <w:sz w:val="20"/>
          <w:szCs w:val="20"/>
        </w:rPr>
        <w:t xml:space="preserve"> </w:t>
      </w:r>
      <w:r w:rsidR="00F6232F" w:rsidRPr="007F5251">
        <w:rPr>
          <w:rFonts w:ascii="Calibri" w:eastAsia="Noto Sans CJK KR Regular" w:hAnsi="Calibri" w:cs="Calibri"/>
          <w:sz w:val="20"/>
          <w:szCs w:val="20"/>
        </w:rPr>
        <w:t xml:space="preserve">is appointed as a </w:t>
      </w:r>
      <w:r w:rsidR="00590D70" w:rsidRPr="007F5251">
        <w:rPr>
          <w:rFonts w:ascii="Calibri" w:eastAsia="Noto Sans CJK KR Regular" w:hAnsi="Calibri" w:cs="Calibri"/>
          <w:sz w:val="20"/>
          <w:szCs w:val="20"/>
        </w:rPr>
        <w:t xml:space="preserve">non-exclusive </w:t>
      </w:r>
      <w:r w:rsidRPr="007F5251">
        <w:rPr>
          <w:rFonts w:ascii="Calibri" w:eastAsia="Noto Sans CJK KR Regular" w:hAnsi="Calibri" w:cs="Calibri"/>
          <w:sz w:val="20"/>
          <w:szCs w:val="20"/>
        </w:rPr>
        <w:t>distributor of the following countries</w:t>
      </w:r>
      <w:r w:rsidR="00CB384B" w:rsidRPr="007F5251">
        <w:rPr>
          <w:rFonts w:ascii="Calibri" w:eastAsia="Noto Sans CJK KR Regular" w:hAnsi="Calibri" w:cs="Calibri"/>
          <w:sz w:val="20"/>
          <w:szCs w:val="20"/>
        </w:rPr>
        <w:t xml:space="preserve">; </w:t>
      </w:r>
      <w:r w:rsidR="00CD0F0A" w:rsidRPr="007F5251">
        <w:rPr>
          <w:rFonts w:ascii="Calibri" w:eastAsia="Noto Sans CJK KR Regular" w:hAnsi="Calibri" w:cs="Calibri"/>
          <w:sz w:val="20"/>
          <w:szCs w:val="20"/>
        </w:rPr>
        <w:t>COUNTRY</w:t>
      </w:r>
      <w:r w:rsidR="00461DA0" w:rsidRPr="007F5251">
        <w:rPr>
          <w:rFonts w:ascii="Calibri" w:eastAsia="Noto Sans CJK KR Regular" w:hAnsi="Calibri" w:cs="Calibri"/>
          <w:sz w:val="20"/>
          <w:szCs w:val="20"/>
        </w:rPr>
        <w:t xml:space="preserve"> </w:t>
      </w:r>
      <w:r w:rsidRPr="007F5251">
        <w:rPr>
          <w:rFonts w:ascii="Calibri" w:eastAsia="Noto Sans CJK KR Regular" w:hAnsi="Calibri" w:cs="Calibri"/>
          <w:sz w:val="20"/>
          <w:szCs w:val="20"/>
        </w:rPr>
        <w:t>(hereinafter referred to as “</w:t>
      </w:r>
      <w:r w:rsidR="006E66CE" w:rsidRPr="007F5251">
        <w:rPr>
          <w:rFonts w:ascii="Calibri" w:eastAsia="Noto Sans CJK KR Regular" w:hAnsi="Calibri" w:cs="Calibri"/>
          <w:sz w:val="20"/>
          <w:szCs w:val="20"/>
        </w:rPr>
        <w:t>T</w:t>
      </w:r>
      <w:r w:rsidRPr="007F5251">
        <w:rPr>
          <w:rFonts w:ascii="Calibri" w:eastAsia="Noto Sans CJK KR Regular" w:hAnsi="Calibri" w:cs="Calibri"/>
          <w:sz w:val="20"/>
          <w:szCs w:val="20"/>
        </w:rPr>
        <w:t>erritor</w:t>
      </w:r>
      <w:r w:rsidR="00BF10F7" w:rsidRPr="007F5251">
        <w:rPr>
          <w:rFonts w:ascii="Calibri" w:eastAsia="Noto Sans CJK KR Regular" w:hAnsi="Calibri" w:cs="Calibri"/>
          <w:sz w:val="20"/>
          <w:szCs w:val="20"/>
        </w:rPr>
        <w:t>y</w:t>
      </w:r>
      <w:r w:rsidRPr="007F5251">
        <w:rPr>
          <w:rFonts w:ascii="Calibri" w:eastAsia="Noto Sans CJK KR Regular" w:hAnsi="Calibri" w:cs="Calibri"/>
          <w:sz w:val="20"/>
          <w:szCs w:val="20"/>
        </w:rPr>
        <w:t>”).</w:t>
      </w:r>
    </w:p>
    <w:p w14:paraId="7F7814FF" w14:textId="77777777" w:rsidR="00CD0F0A" w:rsidRPr="007F5251" w:rsidRDefault="00CD0F0A" w:rsidP="007F5251">
      <w:pPr>
        <w:pStyle w:val="Default"/>
        <w:rPr>
          <w:rFonts w:ascii="Calibri" w:eastAsia="Noto Sans CJK KR Regular" w:hAnsi="Calibri" w:cs="Calibri"/>
        </w:rPr>
      </w:pPr>
    </w:p>
    <w:p w14:paraId="42BA8CF6" w14:textId="4A5F0A16" w:rsidR="007A0FD5" w:rsidRPr="007F5251" w:rsidRDefault="007A0FD5" w:rsidP="007F5251">
      <w:pPr>
        <w:pStyle w:val="CM10"/>
        <w:spacing w:after="0"/>
        <w:ind w:left="700" w:hangingChars="350" w:hanging="700"/>
        <w:jc w:val="both"/>
        <w:rPr>
          <w:rFonts w:ascii="Calibri" w:eastAsia="Noto Sans CJK KR Regular" w:hAnsi="Calibri" w:cs="Calibri"/>
          <w:sz w:val="20"/>
          <w:szCs w:val="20"/>
        </w:rPr>
      </w:pPr>
      <w:r w:rsidRPr="007F5251">
        <w:rPr>
          <w:rFonts w:ascii="Calibri" w:eastAsia="Noto Sans CJK KR Regular" w:hAnsi="Calibri" w:cs="Calibri"/>
          <w:sz w:val="20"/>
          <w:szCs w:val="20"/>
        </w:rPr>
        <w:t xml:space="preserve">2.3 </w:t>
      </w:r>
      <w:r w:rsidR="009C0691" w:rsidRPr="007F5251">
        <w:rPr>
          <w:rFonts w:ascii="Calibri" w:eastAsia="Noto Sans CJK KR Regular" w:hAnsi="Calibri" w:cs="Calibri"/>
          <w:sz w:val="20"/>
          <w:szCs w:val="20"/>
        </w:rPr>
        <w:tab/>
      </w:r>
      <w:r w:rsidR="00701E29" w:rsidRPr="007F5251">
        <w:rPr>
          <w:rFonts w:ascii="Calibri" w:eastAsia="Noto Sans CJK KR Regular" w:hAnsi="Calibri" w:cs="Calibri"/>
          <w:sz w:val="20"/>
          <w:szCs w:val="20"/>
        </w:rPr>
        <w:t>“BUYER”</w:t>
      </w:r>
      <w:r w:rsidR="00E44F22" w:rsidRPr="007F5251">
        <w:rPr>
          <w:rFonts w:ascii="Calibri" w:eastAsia="Noto Sans CJK KR Regular" w:hAnsi="Calibri" w:cs="Calibri"/>
          <w:sz w:val="20"/>
          <w:szCs w:val="20"/>
        </w:rPr>
        <w:t xml:space="preserve"> </w:t>
      </w:r>
      <w:r w:rsidRPr="007F5251">
        <w:rPr>
          <w:rFonts w:ascii="Calibri" w:eastAsia="Noto Sans CJK KR Regular" w:hAnsi="Calibri" w:cs="Calibri"/>
          <w:sz w:val="20"/>
          <w:szCs w:val="20"/>
        </w:rPr>
        <w:t>shall not sell “</w:t>
      </w:r>
      <w:r w:rsidR="00FA66FA" w:rsidRPr="007F5251">
        <w:rPr>
          <w:rFonts w:ascii="Calibri" w:eastAsia="Noto Sans CJK KR Regular" w:hAnsi="Calibri" w:cs="Calibri"/>
          <w:sz w:val="20"/>
          <w:szCs w:val="20"/>
        </w:rPr>
        <w:t>Products</w:t>
      </w:r>
      <w:r w:rsidRPr="007F5251">
        <w:rPr>
          <w:rFonts w:ascii="Calibri" w:eastAsia="Noto Sans CJK KR Regular" w:hAnsi="Calibri" w:cs="Calibri"/>
          <w:sz w:val="20"/>
          <w:szCs w:val="20"/>
        </w:rPr>
        <w:t xml:space="preserve">” to </w:t>
      </w:r>
      <w:r w:rsidR="00E717E2" w:rsidRPr="007F5251">
        <w:rPr>
          <w:rFonts w:ascii="Calibri" w:eastAsia="Noto Sans CJK KR Regular" w:hAnsi="Calibri" w:cs="Calibri"/>
          <w:sz w:val="20"/>
          <w:szCs w:val="20"/>
        </w:rPr>
        <w:t>outside the</w:t>
      </w:r>
      <w:r w:rsidRPr="007F5251">
        <w:rPr>
          <w:rFonts w:ascii="Calibri" w:eastAsia="Noto Sans CJK KR Regular" w:hAnsi="Calibri" w:cs="Calibri"/>
          <w:sz w:val="20"/>
          <w:szCs w:val="20"/>
        </w:rPr>
        <w:t xml:space="preserve"> “</w:t>
      </w:r>
      <w:r w:rsidR="006E66CE" w:rsidRPr="007F5251">
        <w:rPr>
          <w:rFonts w:ascii="Calibri" w:eastAsia="Noto Sans CJK KR Regular" w:hAnsi="Calibri" w:cs="Calibri"/>
          <w:sz w:val="20"/>
          <w:szCs w:val="20"/>
        </w:rPr>
        <w:t>T</w:t>
      </w:r>
      <w:r w:rsidRPr="007F5251">
        <w:rPr>
          <w:rFonts w:ascii="Calibri" w:eastAsia="Noto Sans CJK KR Regular" w:hAnsi="Calibri" w:cs="Calibri"/>
          <w:sz w:val="20"/>
          <w:szCs w:val="20"/>
        </w:rPr>
        <w:t>erritor</w:t>
      </w:r>
      <w:r w:rsidR="006E66CE" w:rsidRPr="007F5251">
        <w:rPr>
          <w:rFonts w:ascii="Calibri" w:eastAsia="Noto Sans CJK KR Regular" w:hAnsi="Calibri" w:cs="Calibri"/>
          <w:sz w:val="20"/>
          <w:szCs w:val="20"/>
        </w:rPr>
        <w:t>y</w:t>
      </w:r>
      <w:r w:rsidRPr="007F5251">
        <w:rPr>
          <w:rFonts w:ascii="Calibri" w:eastAsia="Noto Sans CJK KR Regular" w:hAnsi="Calibri" w:cs="Calibri"/>
          <w:sz w:val="20"/>
          <w:szCs w:val="20"/>
        </w:rPr>
        <w:t>”</w:t>
      </w:r>
      <w:r w:rsidR="00BF1978" w:rsidRPr="007F5251">
        <w:rPr>
          <w:rFonts w:ascii="Calibri" w:eastAsia="Noto Sans CJK KR Regular" w:hAnsi="Calibri" w:cs="Calibri"/>
          <w:sz w:val="20"/>
          <w:szCs w:val="20"/>
        </w:rPr>
        <w:t xml:space="preserve"> </w:t>
      </w:r>
      <w:r w:rsidRPr="007F5251">
        <w:rPr>
          <w:rFonts w:ascii="Calibri" w:eastAsia="Noto Sans CJK KR Regular" w:hAnsi="Calibri" w:cs="Calibri"/>
          <w:sz w:val="20"/>
          <w:szCs w:val="20"/>
        </w:rPr>
        <w:t xml:space="preserve">without the prior written consent of </w:t>
      </w:r>
      <w:r w:rsidR="008936A0">
        <w:rPr>
          <w:rFonts w:ascii="Calibri" w:eastAsia="Noto Sans CJK KR Regular" w:hAnsi="Calibri" w:cs="Calibri"/>
          <w:sz w:val="20"/>
          <w:szCs w:val="20"/>
        </w:rPr>
        <w:t>DESKER</w:t>
      </w:r>
      <w:r w:rsidRPr="007F5251">
        <w:rPr>
          <w:rFonts w:ascii="Calibri" w:eastAsia="Noto Sans CJK KR Regular" w:hAnsi="Calibri" w:cs="Calibri"/>
          <w:sz w:val="20"/>
          <w:szCs w:val="20"/>
        </w:rPr>
        <w:t>, nor sell “</w:t>
      </w:r>
      <w:r w:rsidR="00FA66FA" w:rsidRPr="007F5251">
        <w:rPr>
          <w:rFonts w:ascii="Calibri" w:eastAsia="Noto Sans CJK KR Regular" w:hAnsi="Calibri" w:cs="Calibri"/>
          <w:sz w:val="20"/>
          <w:szCs w:val="20"/>
        </w:rPr>
        <w:t>Products</w:t>
      </w:r>
      <w:r w:rsidRPr="007F5251">
        <w:rPr>
          <w:rFonts w:ascii="Calibri" w:eastAsia="Noto Sans CJK KR Regular" w:hAnsi="Calibri" w:cs="Calibri"/>
          <w:sz w:val="20"/>
          <w:szCs w:val="20"/>
        </w:rPr>
        <w:t xml:space="preserve">” to </w:t>
      </w:r>
      <w:r w:rsidR="00540C91" w:rsidRPr="007F5251">
        <w:rPr>
          <w:rFonts w:ascii="Calibri" w:eastAsia="Noto Sans CJK KR Regular" w:hAnsi="Calibri" w:cs="Calibri"/>
          <w:sz w:val="20"/>
          <w:szCs w:val="20"/>
        </w:rPr>
        <w:t>individuals</w:t>
      </w:r>
      <w:r w:rsidRPr="007F5251">
        <w:rPr>
          <w:rFonts w:ascii="Calibri" w:eastAsia="Noto Sans CJK KR Regular" w:hAnsi="Calibri" w:cs="Calibri"/>
          <w:sz w:val="20"/>
          <w:szCs w:val="20"/>
        </w:rPr>
        <w:t xml:space="preserve"> or </w:t>
      </w:r>
      <w:r w:rsidR="00540C91" w:rsidRPr="007F5251">
        <w:rPr>
          <w:rFonts w:ascii="Calibri" w:eastAsia="Noto Sans CJK KR Regular" w:hAnsi="Calibri" w:cs="Calibri"/>
          <w:sz w:val="20"/>
          <w:szCs w:val="20"/>
        </w:rPr>
        <w:t>companies</w:t>
      </w:r>
      <w:r w:rsidRPr="007F5251">
        <w:rPr>
          <w:rFonts w:ascii="Calibri" w:eastAsia="Noto Sans CJK KR Regular" w:hAnsi="Calibri" w:cs="Calibri"/>
          <w:sz w:val="20"/>
          <w:szCs w:val="20"/>
        </w:rPr>
        <w:t xml:space="preserve"> which </w:t>
      </w:r>
      <w:r w:rsidR="00853F69" w:rsidRPr="007F5251">
        <w:rPr>
          <w:rFonts w:ascii="Calibri" w:eastAsia="Noto Sans CJK KR Regular" w:hAnsi="Calibri" w:cs="Calibri"/>
          <w:sz w:val="20"/>
          <w:szCs w:val="20"/>
        </w:rPr>
        <w:t xml:space="preserve">would </w:t>
      </w:r>
      <w:r w:rsidRPr="007F5251">
        <w:rPr>
          <w:rFonts w:ascii="Calibri" w:eastAsia="Noto Sans CJK KR Regular" w:hAnsi="Calibri" w:cs="Calibri"/>
          <w:sz w:val="20"/>
          <w:szCs w:val="20"/>
        </w:rPr>
        <w:t>resell them outside the “</w:t>
      </w:r>
      <w:r w:rsidR="006E66CE" w:rsidRPr="007F5251">
        <w:rPr>
          <w:rFonts w:ascii="Calibri" w:eastAsia="Noto Sans CJK KR Regular" w:hAnsi="Calibri" w:cs="Calibri"/>
          <w:sz w:val="20"/>
          <w:szCs w:val="20"/>
        </w:rPr>
        <w:t>T</w:t>
      </w:r>
      <w:r w:rsidRPr="007F5251">
        <w:rPr>
          <w:rFonts w:ascii="Calibri" w:eastAsia="Noto Sans CJK KR Regular" w:hAnsi="Calibri" w:cs="Calibri"/>
          <w:sz w:val="20"/>
          <w:szCs w:val="20"/>
        </w:rPr>
        <w:t>erritor</w:t>
      </w:r>
      <w:r w:rsidR="00973E19" w:rsidRPr="007F5251">
        <w:rPr>
          <w:rFonts w:ascii="Calibri" w:eastAsia="Noto Sans CJK KR Regular" w:hAnsi="Calibri" w:cs="Calibri"/>
          <w:sz w:val="20"/>
          <w:szCs w:val="20"/>
        </w:rPr>
        <w:t>y</w:t>
      </w:r>
      <w:r w:rsidRPr="007F5251">
        <w:rPr>
          <w:rFonts w:ascii="Calibri" w:eastAsia="Noto Sans CJK KR Regular" w:hAnsi="Calibri" w:cs="Calibri"/>
          <w:sz w:val="20"/>
          <w:szCs w:val="20"/>
        </w:rPr>
        <w:t>”</w:t>
      </w:r>
      <w:r w:rsidR="00D774D6" w:rsidRPr="007F5251">
        <w:rPr>
          <w:rFonts w:ascii="Calibri" w:eastAsia="Noto Sans CJK KR Regular" w:hAnsi="Calibri" w:cs="Calibri"/>
          <w:sz w:val="20"/>
          <w:szCs w:val="20"/>
        </w:rPr>
        <w:t>.</w:t>
      </w:r>
    </w:p>
    <w:p w14:paraId="09BE8C77" w14:textId="7C8557A4" w:rsidR="007A0FD5" w:rsidRPr="007F5251" w:rsidRDefault="00F90543" w:rsidP="007F5251">
      <w:pPr>
        <w:pStyle w:val="CM10"/>
        <w:spacing w:after="0"/>
        <w:jc w:val="both"/>
        <w:rPr>
          <w:rFonts w:ascii="Calibri" w:eastAsia="Noto Sans CJK KR Regular" w:hAnsi="Calibri" w:cs="Calibri"/>
          <w:sz w:val="20"/>
          <w:szCs w:val="20"/>
        </w:rPr>
      </w:pPr>
      <w:r w:rsidRPr="007F5251">
        <w:rPr>
          <w:rFonts w:ascii="Calibri" w:eastAsia="Noto Sans CJK KR Regular" w:hAnsi="Calibri" w:cs="Calibri"/>
          <w:sz w:val="20"/>
          <w:szCs w:val="20"/>
        </w:rPr>
        <w:tab/>
      </w:r>
    </w:p>
    <w:p w14:paraId="6E1F7590" w14:textId="70A19D5E" w:rsidR="007A0FD5" w:rsidRPr="007F5251" w:rsidRDefault="007A0FD5" w:rsidP="007F5251">
      <w:pPr>
        <w:pStyle w:val="CM10"/>
        <w:spacing w:after="0"/>
        <w:ind w:left="700" w:hangingChars="350" w:hanging="700"/>
        <w:jc w:val="both"/>
        <w:rPr>
          <w:rFonts w:ascii="Calibri" w:eastAsia="Noto Sans CJK KR Regular" w:hAnsi="Calibri" w:cs="Calibri"/>
          <w:sz w:val="20"/>
          <w:szCs w:val="20"/>
        </w:rPr>
      </w:pPr>
      <w:r w:rsidRPr="007F5251">
        <w:rPr>
          <w:rFonts w:ascii="Calibri" w:eastAsia="Noto Sans CJK KR Regular" w:hAnsi="Calibri" w:cs="Calibri"/>
          <w:sz w:val="20"/>
          <w:szCs w:val="20"/>
        </w:rPr>
        <w:t>2.4</w:t>
      </w:r>
      <w:r w:rsidR="00C77604" w:rsidRPr="007F5251">
        <w:rPr>
          <w:rFonts w:ascii="Calibri" w:eastAsia="Noto Sans CJK KR Regular" w:hAnsi="Calibri" w:cs="Calibri"/>
          <w:sz w:val="20"/>
          <w:szCs w:val="20"/>
        </w:rPr>
        <w:t xml:space="preserve"> </w:t>
      </w:r>
      <w:r w:rsidR="00F76986" w:rsidRPr="007F5251">
        <w:rPr>
          <w:rFonts w:ascii="Calibri" w:eastAsia="Noto Sans CJK KR Regular" w:hAnsi="Calibri" w:cs="Calibri"/>
          <w:sz w:val="20"/>
          <w:szCs w:val="20"/>
        </w:rPr>
        <w:t xml:space="preserve">   Both</w:t>
      </w:r>
      <w:r w:rsidRPr="007F5251">
        <w:rPr>
          <w:rFonts w:ascii="Calibri" w:eastAsia="Noto Sans CJK KR Regular" w:hAnsi="Calibri" w:cs="Calibri"/>
          <w:sz w:val="20"/>
          <w:szCs w:val="20"/>
        </w:rPr>
        <w:t xml:space="preserve"> parties may</w:t>
      </w:r>
      <w:r w:rsidR="00F76986" w:rsidRPr="007F5251">
        <w:rPr>
          <w:rFonts w:ascii="Calibri" w:eastAsia="Noto Sans CJK KR Regular" w:hAnsi="Calibri" w:cs="Calibri"/>
          <w:sz w:val="20"/>
          <w:szCs w:val="20"/>
        </w:rPr>
        <w:t xml:space="preserve"> </w:t>
      </w:r>
      <w:r w:rsidR="00540C91" w:rsidRPr="007F5251">
        <w:rPr>
          <w:rFonts w:ascii="Calibri" w:eastAsia="Noto Sans CJK KR Regular" w:hAnsi="Calibri" w:cs="Calibri"/>
          <w:sz w:val="20"/>
          <w:szCs w:val="20"/>
        </w:rPr>
        <w:t>modify</w:t>
      </w:r>
      <w:r w:rsidR="00F76986" w:rsidRPr="007F5251">
        <w:rPr>
          <w:rFonts w:ascii="Calibri" w:eastAsia="Noto Sans CJK KR Regular" w:hAnsi="Calibri" w:cs="Calibri"/>
          <w:sz w:val="20"/>
          <w:szCs w:val="20"/>
        </w:rPr>
        <w:t xml:space="preserve"> “</w:t>
      </w:r>
      <w:r w:rsidR="006E66CE" w:rsidRPr="007F5251">
        <w:rPr>
          <w:rFonts w:ascii="Calibri" w:eastAsia="Noto Sans CJK KR Regular" w:hAnsi="Calibri" w:cs="Calibri"/>
          <w:sz w:val="20"/>
          <w:szCs w:val="20"/>
        </w:rPr>
        <w:t>T</w:t>
      </w:r>
      <w:r w:rsidR="00F76986" w:rsidRPr="007F5251">
        <w:rPr>
          <w:rFonts w:ascii="Calibri" w:eastAsia="Noto Sans CJK KR Regular" w:hAnsi="Calibri" w:cs="Calibri"/>
          <w:sz w:val="20"/>
          <w:szCs w:val="20"/>
        </w:rPr>
        <w:t>erritor</w:t>
      </w:r>
      <w:r w:rsidR="00540C91" w:rsidRPr="007F5251">
        <w:rPr>
          <w:rFonts w:ascii="Calibri" w:eastAsia="Noto Sans CJK KR Regular" w:hAnsi="Calibri" w:cs="Calibri"/>
          <w:sz w:val="20"/>
          <w:szCs w:val="20"/>
        </w:rPr>
        <w:t>y</w:t>
      </w:r>
      <w:r w:rsidR="00F76986" w:rsidRPr="007F5251">
        <w:rPr>
          <w:rFonts w:ascii="Calibri" w:eastAsia="Noto Sans CJK KR Regular" w:hAnsi="Calibri" w:cs="Calibri"/>
          <w:sz w:val="20"/>
          <w:szCs w:val="20"/>
        </w:rPr>
        <w:t xml:space="preserve">” to </w:t>
      </w:r>
      <w:r w:rsidR="00540C91" w:rsidRPr="007F5251">
        <w:rPr>
          <w:rFonts w:ascii="Calibri" w:eastAsia="Noto Sans CJK KR Regular" w:hAnsi="Calibri" w:cs="Calibri"/>
          <w:sz w:val="20"/>
          <w:szCs w:val="20"/>
        </w:rPr>
        <w:t>add</w:t>
      </w:r>
      <w:r w:rsidR="00F76986" w:rsidRPr="007F5251">
        <w:rPr>
          <w:rFonts w:ascii="Calibri" w:eastAsia="Noto Sans CJK KR Regular" w:hAnsi="Calibri" w:cs="Calibri"/>
          <w:sz w:val="20"/>
          <w:szCs w:val="20"/>
        </w:rPr>
        <w:t xml:space="preserve"> </w:t>
      </w:r>
      <w:r w:rsidR="00856814" w:rsidRPr="007F5251">
        <w:rPr>
          <w:rFonts w:ascii="Calibri" w:eastAsia="Noto Sans CJK KR Regular" w:hAnsi="Calibri" w:cs="Calibri"/>
          <w:sz w:val="20"/>
          <w:szCs w:val="20"/>
        </w:rPr>
        <w:t xml:space="preserve">or </w:t>
      </w:r>
      <w:r w:rsidR="006E66CE" w:rsidRPr="007F5251">
        <w:rPr>
          <w:rFonts w:ascii="Calibri" w:eastAsia="Noto Sans CJK KR Regular" w:hAnsi="Calibri" w:cs="Calibri"/>
          <w:sz w:val="20"/>
          <w:szCs w:val="20"/>
        </w:rPr>
        <w:t>exclude</w:t>
      </w:r>
      <w:r w:rsidR="00F76986" w:rsidRPr="007F5251">
        <w:rPr>
          <w:rFonts w:ascii="Calibri" w:eastAsia="Noto Sans CJK KR Regular" w:hAnsi="Calibri" w:cs="Calibri"/>
          <w:sz w:val="20"/>
          <w:szCs w:val="20"/>
        </w:rPr>
        <w:t xml:space="preserve"> any count</w:t>
      </w:r>
      <w:r w:rsidR="00A82B88" w:rsidRPr="007F5251">
        <w:rPr>
          <w:rFonts w:ascii="Calibri" w:eastAsia="Noto Sans CJK KR Regular" w:hAnsi="Calibri" w:cs="Calibri"/>
          <w:sz w:val="20"/>
          <w:szCs w:val="20"/>
        </w:rPr>
        <w:t>ry</w:t>
      </w:r>
      <w:r w:rsidR="00F76986" w:rsidRPr="007F5251">
        <w:rPr>
          <w:rFonts w:ascii="Calibri" w:eastAsia="Noto Sans CJK KR Regular" w:hAnsi="Calibri" w:cs="Calibri"/>
          <w:sz w:val="20"/>
          <w:szCs w:val="20"/>
        </w:rPr>
        <w:t xml:space="preserve"> </w:t>
      </w:r>
      <w:r w:rsidR="006E66CE" w:rsidRPr="007F5251">
        <w:rPr>
          <w:rFonts w:ascii="Calibri" w:eastAsia="Noto Sans CJK KR Regular" w:hAnsi="Calibri" w:cs="Calibri"/>
          <w:sz w:val="20"/>
          <w:szCs w:val="20"/>
        </w:rPr>
        <w:t>by agreeing in writing</w:t>
      </w:r>
      <w:r w:rsidR="00085E37" w:rsidRPr="007F5251">
        <w:rPr>
          <w:rFonts w:ascii="Calibri" w:eastAsia="Noto Sans CJK KR Regular" w:hAnsi="Calibri" w:cs="Calibri"/>
          <w:sz w:val="20"/>
          <w:szCs w:val="20"/>
        </w:rPr>
        <w:t>.</w:t>
      </w:r>
    </w:p>
    <w:p w14:paraId="47EE0854" w14:textId="77777777" w:rsidR="007A0FD5" w:rsidRPr="007F5251" w:rsidRDefault="007A0FD5" w:rsidP="007F5251">
      <w:pPr>
        <w:pStyle w:val="Default"/>
        <w:rPr>
          <w:rFonts w:ascii="Calibri" w:eastAsia="Noto Sans CJK KR Regular" w:hAnsi="Calibri" w:cs="Calibri"/>
          <w:color w:val="auto"/>
          <w:sz w:val="20"/>
          <w:szCs w:val="20"/>
        </w:rPr>
      </w:pPr>
    </w:p>
    <w:p w14:paraId="11C25177" w14:textId="77777777" w:rsidR="007A0FD5" w:rsidRPr="007F5251" w:rsidRDefault="007A0FD5" w:rsidP="007F5251">
      <w:pPr>
        <w:pStyle w:val="CM10"/>
        <w:spacing w:after="0"/>
        <w:jc w:val="both"/>
        <w:rPr>
          <w:rFonts w:ascii="Calibri" w:eastAsia="Noto Sans CJK KR Regular" w:hAnsi="Calibri" w:cs="Calibri"/>
          <w:b/>
          <w:bCs/>
        </w:rPr>
      </w:pPr>
      <w:r w:rsidRPr="007F5251">
        <w:rPr>
          <w:rFonts w:ascii="Calibri" w:eastAsia="Noto Sans CJK KR Regular" w:hAnsi="Calibri" w:cs="Calibri"/>
          <w:b/>
          <w:bCs/>
        </w:rPr>
        <w:t xml:space="preserve">Article 3. Appointment and Acceptance </w:t>
      </w:r>
    </w:p>
    <w:p w14:paraId="66BBF8A0" w14:textId="77777777" w:rsidR="007A0FD5" w:rsidRPr="007F5251" w:rsidRDefault="007A0FD5" w:rsidP="007F5251">
      <w:pPr>
        <w:pStyle w:val="Default"/>
        <w:rPr>
          <w:rFonts w:ascii="Calibri" w:eastAsia="Noto Sans CJK KR Regular" w:hAnsi="Calibri" w:cs="Calibri"/>
          <w:color w:val="auto"/>
          <w:sz w:val="20"/>
          <w:szCs w:val="20"/>
        </w:rPr>
      </w:pPr>
    </w:p>
    <w:p w14:paraId="7D87E41D" w14:textId="5BE4D867" w:rsidR="00D5505A" w:rsidRPr="007F5251" w:rsidRDefault="007A0FD5" w:rsidP="007F5251">
      <w:pPr>
        <w:pStyle w:val="Default"/>
        <w:ind w:left="680" w:hangingChars="340" w:hanging="680"/>
        <w:jc w:val="both"/>
        <w:rPr>
          <w:rFonts w:ascii="Calibri" w:eastAsia="Noto Sans CJK KR Regular" w:hAnsi="Calibri" w:cs="Calibri"/>
          <w:color w:val="auto"/>
          <w:sz w:val="20"/>
          <w:szCs w:val="20"/>
        </w:rPr>
      </w:pPr>
      <w:r w:rsidRPr="007F5251">
        <w:rPr>
          <w:rFonts w:ascii="Calibri" w:eastAsia="Noto Sans CJK KR Regular" w:hAnsi="Calibri" w:cs="Calibri"/>
          <w:color w:val="auto"/>
          <w:sz w:val="20"/>
          <w:szCs w:val="20"/>
        </w:rPr>
        <w:t>3.1</w:t>
      </w:r>
      <w:r w:rsidR="00C77604" w:rsidRPr="007F5251">
        <w:rPr>
          <w:rFonts w:ascii="Calibri" w:eastAsia="Noto Sans CJK KR Regular" w:hAnsi="Calibri" w:cs="Calibri"/>
          <w:color w:val="auto"/>
          <w:sz w:val="20"/>
          <w:szCs w:val="20"/>
        </w:rPr>
        <w:t xml:space="preserve"> </w:t>
      </w:r>
      <w:r w:rsidRPr="007F5251">
        <w:rPr>
          <w:rFonts w:ascii="Calibri" w:eastAsia="Noto Sans CJK KR Regular" w:hAnsi="Calibri" w:cs="Calibri"/>
          <w:color w:val="auto"/>
          <w:sz w:val="20"/>
          <w:szCs w:val="20"/>
        </w:rPr>
        <w:t xml:space="preserve">  </w:t>
      </w:r>
      <w:r w:rsidR="00DE5395" w:rsidRPr="007F5251">
        <w:rPr>
          <w:rFonts w:ascii="Calibri" w:eastAsia="Noto Sans CJK KR Regular" w:hAnsi="Calibri" w:cs="Calibri"/>
          <w:color w:val="auto"/>
          <w:sz w:val="20"/>
          <w:szCs w:val="20"/>
        </w:rPr>
        <w:t xml:space="preserve"> </w:t>
      </w:r>
      <w:r w:rsidR="00856814" w:rsidRPr="007F5251">
        <w:rPr>
          <w:rFonts w:ascii="Calibri" w:eastAsia="Noto Sans CJK KR Regular" w:hAnsi="Calibri" w:cs="Calibri"/>
          <w:color w:val="auto"/>
          <w:sz w:val="20"/>
          <w:szCs w:val="20"/>
        </w:rPr>
        <w:t xml:space="preserve">Upon the </w:t>
      </w:r>
      <w:r w:rsidRPr="007F5251">
        <w:rPr>
          <w:rFonts w:ascii="Calibri" w:eastAsia="Noto Sans CJK KR Regular" w:hAnsi="Calibri" w:cs="Calibri"/>
          <w:color w:val="auto"/>
          <w:sz w:val="20"/>
          <w:szCs w:val="20"/>
        </w:rPr>
        <w:t>term</w:t>
      </w:r>
      <w:r w:rsidR="00856814" w:rsidRPr="007F5251">
        <w:rPr>
          <w:rFonts w:ascii="Calibri" w:eastAsia="Noto Sans CJK KR Regular" w:hAnsi="Calibri" w:cs="Calibri"/>
          <w:color w:val="auto"/>
          <w:sz w:val="20"/>
          <w:szCs w:val="20"/>
        </w:rPr>
        <w:t>s</w:t>
      </w:r>
      <w:r w:rsidRPr="007F5251">
        <w:rPr>
          <w:rFonts w:ascii="Calibri" w:eastAsia="Noto Sans CJK KR Regular" w:hAnsi="Calibri" w:cs="Calibri"/>
          <w:color w:val="auto"/>
          <w:sz w:val="20"/>
          <w:szCs w:val="20"/>
        </w:rPr>
        <w:t xml:space="preserve"> and subject to the conditions herein set forth, </w:t>
      </w:r>
      <w:r w:rsidR="008936A0">
        <w:rPr>
          <w:rFonts w:ascii="Calibri" w:eastAsia="Noto Sans CJK KR Regular" w:hAnsi="Calibri" w:cs="Calibri"/>
          <w:color w:val="auto"/>
          <w:sz w:val="20"/>
          <w:szCs w:val="20"/>
        </w:rPr>
        <w:t>DESKER</w:t>
      </w:r>
      <w:r w:rsidRPr="007F5251">
        <w:rPr>
          <w:rFonts w:ascii="Calibri" w:eastAsia="Noto Sans CJK KR Regular" w:hAnsi="Calibri" w:cs="Calibri"/>
          <w:color w:val="auto"/>
          <w:sz w:val="20"/>
          <w:szCs w:val="20"/>
        </w:rPr>
        <w:t xml:space="preserve"> hereby appoints </w:t>
      </w:r>
      <w:r w:rsidR="00701E29" w:rsidRPr="007F5251">
        <w:rPr>
          <w:rFonts w:ascii="Calibri" w:eastAsia="Noto Sans CJK KR Regular" w:hAnsi="Calibri" w:cs="Calibri"/>
          <w:color w:val="auto"/>
          <w:sz w:val="20"/>
          <w:szCs w:val="20"/>
        </w:rPr>
        <w:t>“BUYER”</w:t>
      </w:r>
      <w:r w:rsidR="00570F55" w:rsidRPr="007F5251">
        <w:rPr>
          <w:rFonts w:ascii="Calibri" w:eastAsia="Noto Sans CJK KR Regular" w:hAnsi="Calibri" w:cs="Calibri"/>
          <w:color w:val="auto"/>
          <w:sz w:val="20"/>
          <w:szCs w:val="20"/>
        </w:rPr>
        <w:t xml:space="preserve"> </w:t>
      </w:r>
      <w:r w:rsidRPr="007F5251">
        <w:rPr>
          <w:rFonts w:ascii="Calibri" w:eastAsia="Noto Sans CJK KR Regular" w:hAnsi="Calibri" w:cs="Calibri"/>
          <w:color w:val="auto"/>
          <w:sz w:val="20"/>
          <w:szCs w:val="20"/>
        </w:rPr>
        <w:t xml:space="preserve">as its distributor </w:t>
      </w:r>
      <w:r w:rsidR="00856814" w:rsidRPr="007F5251">
        <w:rPr>
          <w:rFonts w:ascii="Calibri" w:eastAsia="Noto Sans CJK KR Regular" w:hAnsi="Calibri" w:cs="Calibri"/>
          <w:color w:val="auto"/>
          <w:sz w:val="20"/>
          <w:szCs w:val="20"/>
        </w:rPr>
        <w:t xml:space="preserve">to distribute </w:t>
      </w:r>
      <w:r w:rsidRPr="007F5251">
        <w:rPr>
          <w:rFonts w:ascii="Calibri" w:eastAsia="Noto Sans CJK KR Regular" w:hAnsi="Calibri" w:cs="Calibri"/>
          <w:color w:val="auto"/>
          <w:sz w:val="20"/>
          <w:szCs w:val="20"/>
        </w:rPr>
        <w:t>the “</w:t>
      </w:r>
      <w:r w:rsidR="007337BA" w:rsidRPr="007F5251">
        <w:rPr>
          <w:rFonts w:ascii="Calibri" w:eastAsia="Noto Sans CJK KR Regular" w:hAnsi="Calibri" w:cs="Calibri"/>
          <w:color w:val="auto"/>
          <w:sz w:val="20"/>
          <w:szCs w:val="20"/>
        </w:rPr>
        <w:t>P</w:t>
      </w:r>
      <w:r w:rsidRPr="007F5251">
        <w:rPr>
          <w:rFonts w:ascii="Calibri" w:eastAsia="Noto Sans CJK KR Regular" w:hAnsi="Calibri" w:cs="Calibri"/>
          <w:color w:val="auto"/>
          <w:sz w:val="20"/>
          <w:szCs w:val="20"/>
        </w:rPr>
        <w:t>roducts” in the “</w:t>
      </w:r>
      <w:r w:rsidR="006E66CE" w:rsidRPr="007F5251">
        <w:rPr>
          <w:rFonts w:ascii="Calibri" w:eastAsia="Noto Sans CJK KR Regular" w:hAnsi="Calibri" w:cs="Calibri"/>
          <w:color w:val="auto"/>
          <w:sz w:val="20"/>
          <w:szCs w:val="20"/>
        </w:rPr>
        <w:t>T</w:t>
      </w:r>
      <w:r w:rsidRPr="007F5251">
        <w:rPr>
          <w:rFonts w:ascii="Calibri" w:eastAsia="Noto Sans CJK KR Regular" w:hAnsi="Calibri" w:cs="Calibri"/>
          <w:color w:val="auto"/>
          <w:sz w:val="20"/>
          <w:szCs w:val="20"/>
        </w:rPr>
        <w:t>erritor</w:t>
      </w:r>
      <w:r w:rsidR="006E66CE" w:rsidRPr="007F5251">
        <w:rPr>
          <w:rFonts w:ascii="Calibri" w:eastAsia="Noto Sans CJK KR Regular" w:hAnsi="Calibri" w:cs="Calibri"/>
          <w:color w:val="auto"/>
          <w:sz w:val="20"/>
          <w:szCs w:val="20"/>
        </w:rPr>
        <w:t>y</w:t>
      </w:r>
      <w:r w:rsidRPr="007F5251">
        <w:rPr>
          <w:rFonts w:ascii="Calibri" w:eastAsia="Noto Sans CJK KR Regular" w:hAnsi="Calibri" w:cs="Calibri"/>
          <w:color w:val="auto"/>
          <w:sz w:val="20"/>
          <w:szCs w:val="20"/>
        </w:rPr>
        <w:t>”,</w:t>
      </w:r>
      <w:r w:rsidR="006E66CE" w:rsidRPr="007F5251">
        <w:rPr>
          <w:rFonts w:ascii="Calibri" w:eastAsia="Noto Sans CJK KR Regular" w:hAnsi="Calibri" w:cs="Calibri"/>
          <w:color w:val="auto"/>
          <w:sz w:val="20"/>
          <w:szCs w:val="20"/>
        </w:rPr>
        <w:t xml:space="preserve"> during the term of this </w:t>
      </w:r>
      <w:r w:rsidR="00826D61" w:rsidRPr="007F5251">
        <w:rPr>
          <w:rFonts w:ascii="Calibri" w:eastAsia="Noto Sans CJK KR Regular" w:hAnsi="Calibri" w:cs="Calibri"/>
          <w:color w:val="auto"/>
          <w:sz w:val="20"/>
          <w:szCs w:val="20"/>
        </w:rPr>
        <w:t>A</w:t>
      </w:r>
      <w:r w:rsidR="006E66CE" w:rsidRPr="007F5251">
        <w:rPr>
          <w:rFonts w:ascii="Calibri" w:eastAsia="Noto Sans CJK KR Regular" w:hAnsi="Calibri" w:cs="Calibri"/>
          <w:color w:val="auto"/>
          <w:sz w:val="20"/>
          <w:szCs w:val="20"/>
        </w:rPr>
        <w:t>greement</w:t>
      </w:r>
      <w:r w:rsidRPr="007F5251">
        <w:rPr>
          <w:rFonts w:ascii="Calibri" w:eastAsia="Noto Sans CJK KR Regular" w:hAnsi="Calibri" w:cs="Calibri"/>
          <w:color w:val="auto"/>
          <w:sz w:val="20"/>
          <w:szCs w:val="20"/>
        </w:rPr>
        <w:t xml:space="preserve"> and </w:t>
      </w:r>
      <w:r w:rsidR="00701E29" w:rsidRPr="007F5251">
        <w:rPr>
          <w:rFonts w:ascii="Calibri" w:eastAsia="Noto Sans CJK KR Regular" w:hAnsi="Calibri" w:cs="Calibri"/>
          <w:color w:val="auto"/>
          <w:sz w:val="20"/>
          <w:szCs w:val="20"/>
        </w:rPr>
        <w:t>“BUYER”</w:t>
      </w:r>
      <w:r w:rsidR="00570F55" w:rsidRPr="007F5251">
        <w:rPr>
          <w:rFonts w:ascii="Calibri" w:eastAsia="Noto Sans CJK KR Regular" w:hAnsi="Calibri" w:cs="Calibri"/>
          <w:color w:val="auto"/>
          <w:sz w:val="20"/>
          <w:szCs w:val="20"/>
        </w:rPr>
        <w:t xml:space="preserve"> </w:t>
      </w:r>
      <w:r w:rsidR="006E66CE" w:rsidRPr="007F5251">
        <w:rPr>
          <w:rFonts w:ascii="Calibri" w:eastAsia="Noto Sans CJK KR Regular" w:hAnsi="Calibri" w:cs="Calibri"/>
          <w:color w:val="auto"/>
          <w:sz w:val="20"/>
          <w:szCs w:val="20"/>
        </w:rPr>
        <w:t xml:space="preserve">hereby </w:t>
      </w:r>
      <w:r w:rsidR="00A22C47" w:rsidRPr="007F5251">
        <w:rPr>
          <w:rFonts w:ascii="Calibri" w:eastAsia="Noto Sans CJK KR Regular" w:hAnsi="Calibri" w:cs="Calibri"/>
          <w:color w:val="auto"/>
          <w:sz w:val="20"/>
          <w:szCs w:val="20"/>
        </w:rPr>
        <w:t>accepts such appointment.</w:t>
      </w:r>
    </w:p>
    <w:p w14:paraId="206F4792" w14:textId="77777777" w:rsidR="00A22C47" w:rsidRPr="007F5251" w:rsidRDefault="00A22C47" w:rsidP="007F5251">
      <w:pPr>
        <w:pStyle w:val="Default"/>
        <w:ind w:left="680" w:hangingChars="340" w:hanging="680"/>
        <w:jc w:val="both"/>
        <w:rPr>
          <w:rFonts w:ascii="Calibri" w:eastAsia="Noto Sans CJK KR Regular" w:hAnsi="Calibri" w:cs="Calibri"/>
          <w:color w:val="auto"/>
          <w:sz w:val="20"/>
          <w:szCs w:val="20"/>
        </w:rPr>
      </w:pPr>
    </w:p>
    <w:p w14:paraId="7F6C6ACA" w14:textId="789DE0BE" w:rsidR="007A0FD5" w:rsidRPr="007F5251" w:rsidRDefault="007A0FD5" w:rsidP="007F5251">
      <w:pPr>
        <w:pStyle w:val="Default"/>
        <w:ind w:left="680" w:hangingChars="340" w:hanging="680"/>
        <w:rPr>
          <w:rFonts w:ascii="Calibri" w:eastAsia="Noto Sans CJK KR Regular" w:hAnsi="Calibri" w:cs="Calibri"/>
          <w:color w:val="auto"/>
          <w:sz w:val="20"/>
          <w:szCs w:val="20"/>
        </w:rPr>
      </w:pPr>
      <w:r w:rsidRPr="007F5251">
        <w:rPr>
          <w:rFonts w:ascii="Calibri" w:eastAsia="Noto Sans CJK KR Regular" w:hAnsi="Calibri" w:cs="Calibri"/>
          <w:color w:val="auto"/>
          <w:sz w:val="20"/>
          <w:szCs w:val="20"/>
        </w:rPr>
        <w:t>3.</w:t>
      </w:r>
      <w:r w:rsidR="004870D6" w:rsidRPr="007F5251">
        <w:rPr>
          <w:rFonts w:ascii="Calibri" w:eastAsia="Noto Sans CJK KR Regular" w:hAnsi="Calibri" w:cs="Calibri"/>
          <w:color w:val="auto"/>
          <w:sz w:val="20"/>
          <w:szCs w:val="20"/>
        </w:rPr>
        <w:t>2</w:t>
      </w:r>
      <w:r w:rsidRPr="007F5251">
        <w:rPr>
          <w:rFonts w:ascii="Calibri" w:eastAsia="Noto Sans CJK KR Regular" w:hAnsi="Calibri" w:cs="Calibri"/>
          <w:color w:val="auto"/>
          <w:sz w:val="20"/>
          <w:szCs w:val="20"/>
        </w:rPr>
        <w:t xml:space="preserve"> </w:t>
      </w:r>
      <w:r w:rsidR="00C77604" w:rsidRPr="007F5251">
        <w:rPr>
          <w:rFonts w:ascii="Calibri" w:eastAsia="Noto Sans CJK KR Regular" w:hAnsi="Calibri" w:cs="Calibri"/>
          <w:color w:val="auto"/>
          <w:sz w:val="20"/>
          <w:szCs w:val="20"/>
        </w:rPr>
        <w:tab/>
      </w:r>
      <w:r w:rsidR="00701E29" w:rsidRPr="007F5251">
        <w:rPr>
          <w:rFonts w:ascii="Calibri" w:eastAsia="Noto Sans CJK KR Regular" w:hAnsi="Calibri" w:cs="Calibri"/>
          <w:color w:val="auto"/>
          <w:sz w:val="20"/>
          <w:szCs w:val="20"/>
        </w:rPr>
        <w:t>“BUYER”</w:t>
      </w:r>
      <w:r w:rsidR="00570F55" w:rsidRPr="007F5251">
        <w:rPr>
          <w:rFonts w:ascii="Calibri" w:eastAsia="Noto Sans CJK KR Regular" w:hAnsi="Calibri" w:cs="Calibri"/>
          <w:color w:val="auto"/>
          <w:sz w:val="20"/>
          <w:szCs w:val="20"/>
        </w:rPr>
        <w:t xml:space="preserve"> </w:t>
      </w:r>
      <w:r w:rsidR="00BE776F" w:rsidRPr="007F5251">
        <w:rPr>
          <w:rFonts w:ascii="Calibri" w:eastAsia="Noto Sans CJK KR Regular" w:hAnsi="Calibri" w:cs="Calibri"/>
          <w:color w:val="auto"/>
          <w:sz w:val="20"/>
          <w:szCs w:val="20"/>
        </w:rPr>
        <w:t>shall</w:t>
      </w:r>
      <w:r w:rsidRPr="007F5251">
        <w:rPr>
          <w:rFonts w:ascii="Calibri" w:eastAsia="Noto Sans CJK KR Regular" w:hAnsi="Calibri" w:cs="Calibri"/>
          <w:color w:val="auto"/>
          <w:sz w:val="20"/>
          <w:szCs w:val="20"/>
        </w:rPr>
        <w:t xml:space="preserve"> </w:t>
      </w:r>
      <w:r w:rsidR="006E7280" w:rsidRPr="007F5251">
        <w:rPr>
          <w:rFonts w:ascii="Calibri" w:eastAsia="Noto Sans CJK KR Regular" w:hAnsi="Calibri" w:cs="Calibri"/>
          <w:color w:val="auto"/>
          <w:sz w:val="20"/>
          <w:szCs w:val="20"/>
        </w:rPr>
        <w:t>(</w:t>
      </w:r>
      <w:proofErr w:type="spellStart"/>
      <w:r w:rsidR="006E7280" w:rsidRPr="007F5251">
        <w:rPr>
          <w:rFonts w:ascii="Calibri" w:eastAsia="Noto Sans CJK KR Regular" w:hAnsi="Calibri" w:cs="Calibri"/>
          <w:color w:val="auto"/>
          <w:sz w:val="20"/>
          <w:szCs w:val="20"/>
        </w:rPr>
        <w:t>i</w:t>
      </w:r>
      <w:proofErr w:type="spellEnd"/>
      <w:r w:rsidR="006E7280" w:rsidRPr="007F5251">
        <w:rPr>
          <w:rFonts w:ascii="Calibri" w:eastAsia="Noto Sans CJK KR Regular" w:hAnsi="Calibri" w:cs="Calibri"/>
          <w:color w:val="auto"/>
          <w:sz w:val="20"/>
          <w:szCs w:val="20"/>
        </w:rPr>
        <w:t xml:space="preserve">) conduct business in a manner that reflects favorably at all times on the </w:t>
      </w:r>
      <w:r w:rsidR="00A43B8F" w:rsidRPr="007F5251">
        <w:rPr>
          <w:rFonts w:ascii="Calibri" w:eastAsia="Noto Sans CJK KR Regular" w:hAnsi="Calibri" w:cs="Calibri"/>
          <w:color w:val="auto"/>
          <w:sz w:val="20"/>
          <w:szCs w:val="20"/>
        </w:rPr>
        <w:t>“</w:t>
      </w:r>
      <w:r w:rsidR="006E7280" w:rsidRPr="007F5251">
        <w:rPr>
          <w:rFonts w:ascii="Calibri" w:eastAsia="Noto Sans CJK KR Regular" w:hAnsi="Calibri" w:cs="Calibri"/>
          <w:color w:val="auto"/>
          <w:sz w:val="20"/>
          <w:szCs w:val="20"/>
        </w:rPr>
        <w:t>Products</w:t>
      </w:r>
      <w:r w:rsidR="00A43B8F" w:rsidRPr="007F5251">
        <w:rPr>
          <w:rFonts w:ascii="Calibri" w:eastAsia="Noto Sans CJK KR Regular" w:hAnsi="Calibri" w:cs="Calibri"/>
          <w:color w:val="auto"/>
          <w:sz w:val="20"/>
          <w:szCs w:val="20"/>
        </w:rPr>
        <w:t>”</w:t>
      </w:r>
      <w:r w:rsidR="006E7280" w:rsidRPr="007F5251">
        <w:rPr>
          <w:rFonts w:ascii="Calibri" w:eastAsia="Noto Sans CJK KR Regular" w:hAnsi="Calibri" w:cs="Calibri"/>
          <w:color w:val="auto"/>
          <w:sz w:val="20"/>
          <w:szCs w:val="20"/>
        </w:rPr>
        <w:t xml:space="preserve"> and good name, goodwill and reputation of </w:t>
      </w:r>
      <w:r w:rsidR="008936A0">
        <w:rPr>
          <w:rFonts w:ascii="Calibri" w:eastAsia="Noto Sans CJK KR Regular" w:hAnsi="Calibri" w:cs="Calibri"/>
          <w:color w:val="auto"/>
          <w:sz w:val="20"/>
          <w:szCs w:val="20"/>
        </w:rPr>
        <w:t>DESKER</w:t>
      </w:r>
      <w:r w:rsidR="006E7280" w:rsidRPr="007F5251">
        <w:rPr>
          <w:rFonts w:ascii="Calibri" w:eastAsia="Noto Sans CJK KR Regular" w:hAnsi="Calibri" w:cs="Calibri"/>
          <w:color w:val="auto"/>
          <w:sz w:val="20"/>
          <w:szCs w:val="20"/>
        </w:rPr>
        <w:t xml:space="preserve"> (ii) make no false or misleading representations with regard to </w:t>
      </w:r>
      <w:r w:rsidR="008936A0">
        <w:rPr>
          <w:rFonts w:ascii="Calibri" w:eastAsia="Noto Sans CJK KR Regular" w:hAnsi="Calibri" w:cs="Calibri"/>
          <w:color w:val="auto"/>
          <w:sz w:val="20"/>
          <w:szCs w:val="20"/>
        </w:rPr>
        <w:t>DESKER</w:t>
      </w:r>
      <w:r w:rsidR="006E7280" w:rsidRPr="007F5251">
        <w:rPr>
          <w:rFonts w:ascii="Calibri" w:eastAsia="Noto Sans CJK KR Regular" w:hAnsi="Calibri" w:cs="Calibri"/>
          <w:color w:val="auto"/>
          <w:sz w:val="20"/>
          <w:szCs w:val="20"/>
        </w:rPr>
        <w:t xml:space="preserve">, and the </w:t>
      </w:r>
      <w:r w:rsidR="008D4F2F" w:rsidRPr="007F5251">
        <w:rPr>
          <w:rFonts w:ascii="Calibri" w:eastAsia="Noto Sans CJK KR Regular" w:hAnsi="Calibri" w:cs="Calibri"/>
          <w:color w:val="auto"/>
          <w:sz w:val="20"/>
          <w:szCs w:val="20"/>
        </w:rPr>
        <w:t>“</w:t>
      </w:r>
      <w:r w:rsidR="006E7280" w:rsidRPr="007F5251">
        <w:rPr>
          <w:rFonts w:ascii="Calibri" w:eastAsia="Noto Sans CJK KR Regular" w:hAnsi="Calibri" w:cs="Calibri"/>
          <w:color w:val="auto"/>
          <w:sz w:val="20"/>
          <w:szCs w:val="20"/>
        </w:rPr>
        <w:t>Products</w:t>
      </w:r>
      <w:r w:rsidR="008D4F2F" w:rsidRPr="007F5251">
        <w:rPr>
          <w:rFonts w:ascii="Calibri" w:eastAsia="Noto Sans CJK KR Regular" w:hAnsi="Calibri" w:cs="Calibri"/>
          <w:color w:val="auto"/>
          <w:sz w:val="20"/>
          <w:szCs w:val="20"/>
        </w:rPr>
        <w:t>”</w:t>
      </w:r>
      <w:r w:rsidR="006E7280" w:rsidRPr="007F5251">
        <w:rPr>
          <w:rFonts w:ascii="Calibri" w:eastAsia="Noto Sans CJK KR Regular" w:hAnsi="Calibri" w:cs="Calibri"/>
          <w:color w:val="auto"/>
          <w:sz w:val="20"/>
          <w:szCs w:val="20"/>
        </w:rPr>
        <w:t xml:space="preserve"> (iii) make no representations, warranties or guarantees with respect to the specifications, features or functionality of the Products (iv) </w:t>
      </w:r>
      <w:r w:rsidRPr="007F5251">
        <w:rPr>
          <w:rFonts w:ascii="Calibri" w:eastAsia="Noto Sans CJK KR Regular" w:hAnsi="Calibri" w:cs="Calibri"/>
          <w:color w:val="auto"/>
          <w:sz w:val="20"/>
          <w:szCs w:val="20"/>
        </w:rPr>
        <w:t xml:space="preserve">establish adequate and efficient arrangements for the promotion of sales </w:t>
      </w:r>
      <w:r w:rsidR="00BE776F" w:rsidRPr="007F5251">
        <w:rPr>
          <w:rFonts w:ascii="Calibri" w:eastAsia="Noto Sans CJK KR Regular" w:hAnsi="Calibri" w:cs="Calibri"/>
          <w:color w:val="auto"/>
          <w:sz w:val="20"/>
          <w:szCs w:val="20"/>
        </w:rPr>
        <w:t xml:space="preserve">in the defined area of the “Territory” </w:t>
      </w:r>
      <w:r w:rsidRPr="007F5251">
        <w:rPr>
          <w:rFonts w:ascii="Calibri" w:eastAsia="Noto Sans CJK KR Regular" w:hAnsi="Calibri" w:cs="Calibri"/>
          <w:color w:val="auto"/>
          <w:sz w:val="20"/>
          <w:szCs w:val="20"/>
        </w:rPr>
        <w:t xml:space="preserve">and shall </w:t>
      </w:r>
      <w:r w:rsidR="00BE776F" w:rsidRPr="007F5251">
        <w:rPr>
          <w:rFonts w:ascii="Calibri" w:eastAsia="Noto Sans CJK KR Regular" w:hAnsi="Calibri" w:cs="Calibri"/>
          <w:color w:val="auto"/>
          <w:sz w:val="20"/>
          <w:szCs w:val="20"/>
        </w:rPr>
        <w:t xml:space="preserve">exercise its best effort to diligently </w:t>
      </w:r>
      <w:r w:rsidRPr="007F5251">
        <w:rPr>
          <w:rFonts w:ascii="Calibri" w:eastAsia="Noto Sans CJK KR Regular" w:hAnsi="Calibri" w:cs="Calibri"/>
          <w:color w:val="auto"/>
          <w:sz w:val="20"/>
          <w:szCs w:val="20"/>
        </w:rPr>
        <w:t>obtain</w:t>
      </w:r>
      <w:r w:rsidR="00BE776F" w:rsidRPr="007F5251">
        <w:rPr>
          <w:rFonts w:ascii="Calibri" w:eastAsia="Noto Sans CJK KR Regular" w:hAnsi="Calibri" w:cs="Calibri"/>
          <w:color w:val="auto"/>
          <w:sz w:val="20"/>
          <w:szCs w:val="20"/>
        </w:rPr>
        <w:t xml:space="preserve"> </w:t>
      </w:r>
      <w:r w:rsidRPr="007F5251">
        <w:rPr>
          <w:rFonts w:ascii="Calibri" w:eastAsia="Noto Sans CJK KR Regular" w:hAnsi="Calibri" w:cs="Calibri"/>
          <w:color w:val="auto"/>
          <w:sz w:val="20"/>
          <w:szCs w:val="20"/>
        </w:rPr>
        <w:t>the largest sales volume of the “</w:t>
      </w:r>
      <w:r w:rsidR="006851AB" w:rsidRPr="007F5251">
        <w:rPr>
          <w:rFonts w:ascii="Calibri" w:eastAsia="Noto Sans CJK KR Regular" w:hAnsi="Calibri" w:cs="Calibri"/>
          <w:color w:val="auto"/>
          <w:sz w:val="20"/>
          <w:szCs w:val="20"/>
        </w:rPr>
        <w:t>P</w:t>
      </w:r>
      <w:r w:rsidRPr="007F5251">
        <w:rPr>
          <w:rFonts w:ascii="Calibri" w:eastAsia="Noto Sans CJK KR Regular" w:hAnsi="Calibri" w:cs="Calibri"/>
          <w:color w:val="auto"/>
          <w:sz w:val="20"/>
          <w:szCs w:val="20"/>
        </w:rPr>
        <w:t>roducts” in the “</w:t>
      </w:r>
      <w:r w:rsidR="00BE776F" w:rsidRPr="007F5251">
        <w:rPr>
          <w:rFonts w:ascii="Calibri" w:eastAsia="Noto Sans CJK KR Regular" w:hAnsi="Calibri" w:cs="Calibri"/>
          <w:color w:val="auto"/>
          <w:sz w:val="20"/>
          <w:szCs w:val="20"/>
        </w:rPr>
        <w:t>T</w:t>
      </w:r>
      <w:r w:rsidRPr="007F5251">
        <w:rPr>
          <w:rFonts w:ascii="Calibri" w:eastAsia="Noto Sans CJK KR Regular" w:hAnsi="Calibri" w:cs="Calibri"/>
          <w:color w:val="auto"/>
          <w:sz w:val="20"/>
          <w:szCs w:val="20"/>
        </w:rPr>
        <w:t>erritor</w:t>
      </w:r>
      <w:r w:rsidR="00BE776F" w:rsidRPr="007F5251">
        <w:rPr>
          <w:rFonts w:ascii="Calibri" w:eastAsia="Noto Sans CJK KR Regular" w:hAnsi="Calibri" w:cs="Calibri"/>
          <w:color w:val="auto"/>
          <w:sz w:val="20"/>
          <w:szCs w:val="20"/>
        </w:rPr>
        <w:t>y</w:t>
      </w:r>
      <w:r w:rsidRPr="007F5251">
        <w:rPr>
          <w:rFonts w:ascii="Calibri" w:eastAsia="Noto Sans CJK KR Regular" w:hAnsi="Calibri" w:cs="Calibri"/>
          <w:color w:val="auto"/>
          <w:sz w:val="20"/>
          <w:szCs w:val="20"/>
        </w:rPr>
        <w:t>”</w:t>
      </w:r>
      <w:r w:rsidR="00BE776F" w:rsidRPr="007F5251">
        <w:rPr>
          <w:rFonts w:ascii="Calibri" w:eastAsia="Noto Sans CJK KR Regular" w:hAnsi="Calibri" w:cs="Calibri"/>
          <w:color w:val="auto"/>
          <w:sz w:val="20"/>
          <w:szCs w:val="20"/>
        </w:rPr>
        <w:t>.</w:t>
      </w:r>
    </w:p>
    <w:p w14:paraId="25D014A3" w14:textId="77777777" w:rsidR="00CD0F0A" w:rsidRPr="007F5251" w:rsidRDefault="00CD0F0A" w:rsidP="007F5251">
      <w:pPr>
        <w:pStyle w:val="Default"/>
        <w:rPr>
          <w:rFonts w:ascii="Calibri" w:eastAsia="Noto Sans CJK KR Regular" w:hAnsi="Calibri" w:cs="Calibri"/>
          <w:color w:val="auto"/>
          <w:sz w:val="20"/>
          <w:szCs w:val="20"/>
        </w:rPr>
      </w:pPr>
    </w:p>
    <w:p w14:paraId="125DD889" w14:textId="0EDA7E35" w:rsidR="007A0FD5" w:rsidRPr="007F5251" w:rsidRDefault="007A0FD5" w:rsidP="007F5251">
      <w:pPr>
        <w:pStyle w:val="Default"/>
        <w:ind w:left="680" w:hanging="680"/>
        <w:rPr>
          <w:rFonts w:ascii="Calibri" w:eastAsia="Noto Sans CJK KR Regular" w:hAnsi="Calibri" w:cs="Calibri"/>
          <w:sz w:val="20"/>
          <w:szCs w:val="20"/>
        </w:rPr>
      </w:pPr>
      <w:r w:rsidRPr="007F5251">
        <w:rPr>
          <w:rFonts w:ascii="Calibri" w:eastAsia="Noto Sans CJK KR Regular" w:hAnsi="Calibri" w:cs="Calibri"/>
          <w:color w:val="auto"/>
          <w:sz w:val="20"/>
          <w:szCs w:val="20"/>
        </w:rPr>
        <w:t>3.</w:t>
      </w:r>
      <w:r w:rsidR="004870D6" w:rsidRPr="007F5251">
        <w:rPr>
          <w:rFonts w:ascii="Calibri" w:eastAsia="Noto Sans CJK KR Regular" w:hAnsi="Calibri" w:cs="Calibri"/>
          <w:color w:val="auto"/>
          <w:sz w:val="20"/>
          <w:szCs w:val="20"/>
        </w:rPr>
        <w:t>3</w:t>
      </w:r>
      <w:r w:rsidRPr="007F5251">
        <w:rPr>
          <w:rFonts w:ascii="Calibri" w:eastAsia="Noto Sans CJK KR Regular" w:hAnsi="Calibri" w:cs="Calibri"/>
          <w:color w:val="auto"/>
          <w:sz w:val="20"/>
          <w:szCs w:val="20"/>
        </w:rPr>
        <w:t xml:space="preserve"> </w:t>
      </w:r>
      <w:r w:rsidR="007A7D66" w:rsidRPr="007F5251">
        <w:rPr>
          <w:rFonts w:ascii="Calibri" w:eastAsia="Noto Sans CJK KR Regular" w:hAnsi="Calibri" w:cs="Calibri"/>
          <w:color w:val="auto"/>
          <w:sz w:val="20"/>
          <w:szCs w:val="20"/>
        </w:rPr>
        <w:tab/>
      </w:r>
      <w:r w:rsidR="006939EC" w:rsidRPr="007F5251">
        <w:rPr>
          <w:rFonts w:ascii="Calibri" w:eastAsia="Noto Sans CJK KR Regular" w:hAnsi="Calibri" w:cs="Calibri"/>
          <w:color w:val="auto"/>
          <w:sz w:val="20"/>
          <w:szCs w:val="20"/>
        </w:rPr>
        <w:t xml:space="preserve">Without prior written consent, </w:t>
      </w:r>
      <w:r w:rsidR="008936A0">
        <w:rPr>
          <w:rFonts w:ascii="Calibri" w:eastAsia="Noto Sans CJK KR Regular" w:hAnsi="Calibri" w:cs="Calibri"/>
          <w:color w:val="auto"/>
          <w:sz w:val="20"/>
          <w:szCs w:val="20"/>
        </w:rPr>
        <w:t>DESKER</w:t>
      </w:r>
      <w:r w:rsidRPr="007F5251">
        <w:rPr>
          <w:rFonts w:ascii="Calibri" w:eastAsia="Noto Sans CJK KR Regular" w:hAnsi="Calibri" w:cs="Calibri"/>
          <w:color w:val="auto"/>
          <w:sz w:val="20"/>
          <w:szCs w:val="20"/>
        </w:rPr>
        <w:t xml:space="preserve"> shall not </w:t>
      </w:r>
      <w:r w:rsidR="00813AB9" w:rsidRPr="007F5251">
        <w:rPr>
          <w:rFonts w:ascii="Calibri" w:eastAsia="Noto Sans CJK KR Regular" w:hAnsi="Calibri" w:cs="Calibri"/>
          <w:color w:val="auto"/>
          <w:sz w:val="20"/>
          <w:szCs w:val="20"/>
        </w:rPr>
        <w:t>be</w:t>
      </w:r>
      <w:r w:rsidRPr="007F5251">
        <w:rPr>
          <w:rFonts w:ascii="Calibri" w:eastAsia="Noto Sans CJK KR Regular" w:hAnsi="Calibri" w:cs="Calibri"/>
          <w:color w:val="auto"/>
          <w:sz w:val="20"/>
          <w:szCs w:val="20"/>
        </w:rPr>
        <w:t xml:space="preserve"> </w:t>
      </w:r>
      <w:r w:rsidR="00853F69" w:rsidRPr="007F5251">
        <w:rPr>
          <w:rFonts w:ascii="Calibri" w:eastAsia="Noto Sans CJK KR Regular" w:hAnsi="Calibri" w:cs="Calibri"/>
          <w:color w:val="auto"/>
          <w:sz w:val="20"/>
          <w:szCs w:val="20"/>
        </w:rPr>
        <w:t>liable</w:t>
      </w:r>
      <w:r w:rsidR="004D72C2" w:rsidRPr="007F5251">
        <w:rPr>
          <w:rFonts w:ascii="Calibri" w:eastAsia="Noto Sans CJK KR Regular" w:hAnsi="Calibri" w:cs="Calibri"/>
          <w:color w:val="auto"/>
          <w:sz w:val="20"/>
          <w:szCs w:val="20"/>
        </w:rPr>
        <w:t xml:space="preserve"> for any </w:t>
      </w:r>
      <w:r w:rsidR="000E42D8" w:rsidRPr="007F5251">
        <w:rPr>
          <w:rFonts w:ascii="Calibri" w:eastAsia="Noto Sans CJK KR Regular" w:hAnsi="Calibri" w:cs="Calibri"/>
          <w:color w:val="auto"/>
          <w:sz w:val="20"/>
          <w:szCs w:val="20"/>
        </w:rPr>
        <w:t xml:space="preserve">damages </w:t>
      </w:r>
      <w:r w:rsidR="00853F69" w:rsidRPr="007F5251">
        <w:rPr>
          <w:rFonts w:ascii="Calibri" w:eastAsia="Noto Sans CJK KR Regular" w:hAnsi="Calibri" w:cs="Calibri"/>
          <w:color w:val="auto"/>
          <w:sz w:val="20"/>
          <w:szCs w:val="20"/>
        </w:rPr>
        <w:t xml:space="preserve">or claims caused by the </w:t>
      </w:r>
      <w:r w:rsidRPr="007F5251">
        <w:rPr>
          <w:rFonts w:ascii="Calibri" w:eastAsia="Noto Sans CJK KR Regular" w:hAnsi="Calibri" w:cs="Calibri"/>
          <w:color w:val="auto"/>
          <w:sz w:val="20"/>
          <w:szCs w:val="20"/>
        </w:rPr>
        <w:t>“</w:t>
      </w:r>
      <w:r w:rsidR="007337BA" w:rsidRPr="007F5251">
        <w:rPr>
          <w:rFonts w:ascii="Calibri" w:eastAsia="Noto Sans CJK KR Regular" w:hAnsi="Calibri" w:cs="Calibri"/>
          <w:color w:val="auto"/>
          <w:sz w:val="20"/>
          <w:szCs w:val="20"/>
        </w:rPr>
        <w:t>P</w:t>
      </w:r>
      <w:r w:rsidR="001557CA" w:rsidRPr="007F5251">
        <w:rPr>
          <w:rFonts w:ascii="Calibri" w:eastAsia="Noto Sans CJK KR Regular" w:hAnsi="Calibri" w:cs="Calibri"/>
          <w:color w:val="auto"/>
          <w:sz w:val="20"/>
          <w:szCs w:val="20"/>
        </w:rPr>
        <w:t>roducts”</w:t>
      </w:r>
      <w:r w:rsidRPr="007F5251">
        <w:rPr>
          <w:rFonts w:ascii="Calibri" w:eastAsia="Noto Sans CJK KR Regular" w:hAnsi="Calibri" w:cs="Calibri"/>
          <w:color w:val="auto"/>
          <w:sz w:val="20"/>
          <w:szCs w:val="20"/>
        </w:rPr>
        <w:t xml:space="preserve"> </w:t>
      </w:r>
      <w:r w:rsidR="001C398A" w:rsidRPr="007F5251">
        <w:rPr>
          <w:rFonts w:ascii="Calibri" w:eastAsia="Noto Sans CJK KR Regular" w:hAnsi="Calibri" w:cs="Calibri"/>
          <w:color w:val="auto"/>
          <w:sz w:val="20"/>
          <w:szCs w:val="20"/>
        </w:rPr>
        <w:t>distribute</w:t>
      </w:r>
      <w:r w:rsidRPr="007F5251">
        <w:rPr>
          <w:rFonts w:ascii="Calibri" w:eastAsia="Noto Sans CJK KR Regular" w:hAnsi="Calibri" w:cs="Calibri"/>
          <w:color w:val="auto"/>
          <w:sz w:val="20"/>
          <w:szCs w:val="20"/>
        </w:rPr>
        <w:t>d</w:t>
      </w:r>
      <w:r w:rsidR="007A3F72" w:rsidRPr="007F5251">
        <w:rPr>
          <w:rFonts w:ascii="Calibri" w:eastAsia="Noto Sans CJK KR Regular" w:hAnsi="Calibri" w:cs="Calibri"/>
          <w:color w:val="auto"/>
          <w:sz w:val="20"/>
          <w:szCs w:val="20"/>
        </w:rPr>
        <w:t xml:space="preserve"> by any third party</w:t>
      </w:r>
      <w:r w:rsidR="001C398A" w:rsidRPr="007F5251">
        <w:rPr>
          <w:rFonts w:ascii="Calibri" w:eastAsia="Noto Sans CJK KR Regular" w:hAnsi="Calibri" w:cs="Calibri"/>
          <w:color w:val="auto"/>
          <w:sz w:val="20"/>
          <w:szCs w:val="20"/>
        </w:rPr>
        <w:t xml:space="preserve"> </w:t>
      </w:r>
      <w:r w:rsidR="00CD0F0A" w:rsidRPr="007F5251">
        <w:rPr>
          <w:rFonts w:ascii="Calibri" w:eastAsia="Noto Sans CJK KR Regular" w:hAnsi="Calibri" w:cs="Calibri"/>
          <w:sz w:val="20"/>
          <w:szCs w:val="20"/>
        </w:rPr>
        <w:t>or</w:t>
      </w:r>
      <w:r w:rsidRPr="007F5251">
        <w:rPr>
          <w:rFonts w:ascii="Calibri" w:eastAsia="Noto Sans CJK KR Regular" w:hAnsi="Calibri" w:cs="Calibri"/>
          <w:sz w:val="20"/>
          <w:szCs w:val="20"/>
        </w:rPr>
        <w:t xml:space="preserve"> “</w:t>
      </w:r>
      <w:r w:rsidR="007337BA" w:rsidRPr="007F5251">
        <w:rPr>
          <w:rFonts w:ascii="Calibri" w:eastAsia="Noto Sans CJK KR Regular" w:hAnsi="Calibri" w:cs="Calibri"/>
          <w:sz w:val="20"/>
          <w:szCs w:val="20"/>
        </w:rPr>
        <w:t>P</w:t>
      </w:r>
      <w:r w:rsidRPr="007F5251">
        <w:rPr>
          <w:rFonts w:ascii="Calibri" w:eastAsia="Noto Sans CJK KR Regular" w:hAnsi="Calibri" w:cs="Calibri"/>
          <w:sz w:val="20"/>
          <w:szCs w:val="20"/>
        </w:rPr>
        <w:t>roducts”</w:t>
      </w:r>
      <w:r w:rsidR="006939EC" w:rsidRPr="007F5251">
        <w:rPr>
          <w:rFonts w:ascii="Calibri" w:eastAsia="Noto Sans CJK KR Regular" w:hAnsi="Calibri" w:cs="Calibri"/>
          <w:sz w:val="20"/>
          <w:szCs w:val="20"/>
        </w:rPr>
        <w:t xml:space="preserve"> distributed</w:t>
      </w:r>
      <w:r w:rsidRPr="007F5251">
        <w:rPr>
          <w:rFonts w:ascii="Calibri" w:eastAsia="Noto Sans CJK KR Regular" w:hAnsi="Calibri" w:cs="Calibri"/>
          <w:sz w:val="20"/>
          <w:szCs w:val="20"/>
        </w:rPr>
        <w:t xml:space="preserve"> outside the “</w:t>
      </w:r>
      <w:r w:rsidR="007337BA" w:rsidRPr="007F5251">
        <w:rPr>
          <w:rFonts w:ascii="Calibri" w:eastAsia="Noto Sans CJK KR Regular" w:hAnsi="Calibri" w:cs="Calibri"/>
          <w:sz w:val="20"/>
          <w:szCs w:val="20"/>
        </w:rPr>
        <w:t>T</w:t>
      </w:r>
      <w:r w:rsidRPr="007F5251">
        <w:rPr>
          <w:rFonts w:ascii="Calibri" w:eastAsia="Noto Sans CJK KR Regular" w:hAnsi="Calibri" w:cs="Calibri"/>
          <w:sz w:val="20"/>
          <w:szCs w:val="20"/>
        </w:rPr>
        <w:t>erritor</w:t>
      </w:r>
      <w:r w:rsidR="007337BA" w:rsidRPr="007F5251">
        <w:rPr>
          <w:rFonts w:ascii="Calibri" w:eastAsia="Noto Sans CJK KR Regular" w:hAnsi="Calibri" w:cs="Calibri"/>
          <w:sz w:val="20"/>
          <w:szCs w:val="20"/>
        </w:rPr>
        <w:t>y</w:t>
      </w:r>
      <w:r w:rsidRPr="007F5251">
        <w:rPr>
          <w:rFonts w:ascii="Calibri" w:eastAsia="Noto Sans CJK KR Regular" w:hAnsi="Calibri" w:cs="Calibri"/>
          <w:sz w:val="20"/>
          <w:szCs w:val="20"/>
        </w:rPr>
        <w:t>.</w:t>
      </w:r>
      <w:r w:rsidR="008936A0">
        <w:rPr>
          <w:rFonts w:ascii="Calibri" w:eastAsia="Noto Sans CJK KR Regular" w:hAnsi="Calibri" w:cs="Calibri"/>
          <w:sz w:val="20"/>
          <w:szCs w:val="20"/>
        </w:rPr>
        <w:t>”</w:t>
      </w:r>
    </w:p>
    <w:p w14:paraId="2CAA0159" w14:textId="77777777" w:rsidR="00A22C47" w:rsidRPr="007F5251" w:rsidRDefault="00A22C47" w:rsidP="007F5251">
      <w:pPr>
        <w:pStyle w:val="Default"/>
        <w:ind w:left="680" w:hanging="680"/>
        <w:rPr>
          <w:rFonts w:ascii="Calibri" w:eastAsia="Noto Sans CJK KR Regular" w:hAnsi="Calibri" w:cs="Calibri"/>
          <w:sz w:val="20"/>
          <w:szCs w:val="20"/>
        </w:rPr>
      </w:pPr>
    </w:p>
    <w:p w14:paraId="15E7EA91" w14:textId="3967B201" w:rsidR="007A0FD5" w:rsidRPr="007F5251" w:rsidRDefault="007A0FD5" w:rsidP="007F5251">
      <w:pPr>
        <w:pStyle w:val="Default"/>
        <w:ind w:left="680" w:hangingChars="340" w:hanging="680"/>
        <w:rPr>
          <w:rFonts w:ascii="Calibri" w:eastAsia="Noto Sans CJK KR Regular" w:hAnsi="Calibri" w:cs="Calibri"/>
          <w:color w:val="auto"/>
          <w:sz w:val="20"/>
          <w:szCs w:val="20"/>
        </w:rPr>
      </w:pPr>
      <w:r w:rsidRPr="007F5251">
        <w:rPr>
          <w:rFonts w:ascii="Calibri" w:eastAsia="Noto Sans CJK KR Regular" w:hAnsi="Calibri" w:cs="Calibri"/>
          <w:color w:val="auto"/>
          <w:sz w:val="20"/>
          <w:szCs w:val="20"/>
        </w:rPr>
        <w:t>3.</w:t>
      </w:r>
      <w:r w:rsidR="004870D6" w:rsidRPr="007F5251">
        <w:rPr>
          <w:rFonts w:ascii="Calibri" w:eastAsia="Noto Sans CJK KR Regular" w:hAnsi="Calibri" w:cs="Calibri"/>
          <w:color w:val="auto"/>
          <w:sz w:val="20"/>
          <w:szCs w:val="20"/>
        </w:rPr>
        <w:t>4</w:t>
      </w:r>
      <w:r w:rsidRPr="007F5251">
        <w:rPr>
          <w:rFonts w:ascii="Calibri" w:eastAsia="Noto Sans CJK KR Regular" w:hAnsi="Calibri" w:cs="Calibri"/>
          <w:color w:val="auto"/>
          <w:sz w:val="20"/>
          <w:szCs w:val="20"/>
        </w:rPr>
        <w:t xml:space="preserve"> </w:t>
      </w:r>
      <w:r w:rsidR="009C0691" w:rsidRPr="007F5251">
        <w:rPr>
          <w:rFonts w:ascii="Calibri" w:eastAsia="Noto Sans CJK KR Regular" w:hAnsi="Calibri" w:cs="Calibri"/>
          <w:color w:val="auto"/>
          <w:sz w:val="20"/>
          <w:szCs w:val="20"/>
        </w:rPr>
        <w:tab/>
      </w:r>
      <w:r w:rsidR="00701E29" w:rsidRPr="007F5251">
        <w:rPr>
          <w:rFonts w:ascii="Calibri" w:eastAsia="Noto Sans CJK KR Regular" w:hAnsi="Calibri" w:cs="Calibri"/>
          <w:color w:val="auto"/>
          <w:sz w:val="20"/>
          <w:szCs w:val="20"/>
        </w:rPr>
        <w:t>“BUYER”</w:t>
      </w:r>
      <w:r w:rsidR="00570F55" w:rsidRPr="007F5251">
        <w:rPr>
          <w:rFonts w:ascii="Calibri" w:eastAsia="Noto Sans CJK KR Regular" w:hAnsi="Calibri" w:cs="Calibri"/>
          <w:color w:val="auto"/>
          <w:sz w:val="20"/>
          <w:szCs w:val="20"/>
        </w:rPr>
        <w:t xml:space="preserve"> </w:t>
      </w:r>
      <w:r w:rsidRPr="007F5251">
        <w:rPr>
          <w:rFonts w:ascii="Calibri" w:eastAsia="Noto Sans CJK KR Regular" w:hAnsi="Calibri" w:cs="Calibri"/>
          <w:color w:val="auto"/>
          <w:sz w:val="20"/>
          <w:szCs w:val="20"/>
        </w:rPr>
        <w:t>may appoint sub-d</w:t>
      </w:r>
      <w:r w:rsidR="00876307" w:rsidRPr="007F5251">
        <w:rPr>
          <w:rFonts w:ascii="Calibri" w:eastAsia="Noto Sans CJK KR Regular" w:hAnsi="Calibri" w:cs="Calibri"/>
          <w:color w:val="auto"/>
          <w:sz w:val="20"/>
          <w:szCs w:val="20"/>
        </w:rPr>
        <w:t>ealer</w:t>
      </w:r>
      <w:r w:rsidRPr="007F5251">
        <w:rPr>
          <w:rFonts w:ascii="Calibri" w:eastAsia="Noto Sans CJK KR Regular" w:hAnsi="Calibri" w:cs="Calibri"/>
          <w:color w:val="auto"/>
          <w:sz w:val="20"/>
          <w:szCs w:val="20"/>
        </w:rPr>
        <w:t xml:space="preserve">s </w:t>
      </w:r>
      <w:r w:rsidR="006851AB" w:rsidRPr="007F5251">
        <w:rPr>
          <w:rFonts w:ascii="Calibri" w:eastAsia="Noto Sans CJK KR Regular" w:hAnsi="Calibri" w:cs="Calibri"/>
          <w:color w:val="auto"/>
          <w:sz w:val="20"/>
          <w:szCs w:val="20"/>
        </w:rPr>
        <w:t>which can sell the</w:t>
      </w:r>
      <w:r w:rsidRPr="007F5251">
        <w:rPr>
          <w:rFonts w:ascii="Calibri" w:eastAsia="Noto Sans CJK KR Regular" w:hAnsi="Calibri" w:cs="Calibri"/>
          <w:color w:val="auto"/>
          <w:sz w:val="20"/>
          <w:szCs w:val="20"/>
        </w:rPr>
        <w:t xml:space="preserve"> “Products”</w:t>
      </w:r>
      <w:r w:rsidR="00CE0F28" w:rsidRPr="007F5251">
        <w:rPr>
          <w:rFonts w:ascii="Calibri" w:eastAsia="Noto Sans CJK KR Regular" w:hAnsi="Calibri" w:cs="Calibri"/>
          <w:color w:val="auto"/>
          <w:sz w:val="20"/>
          <w:szCs w:val="20"/>
        </w:rPr>
        <w:t xml:space="preserve"> </w:t>
      </w:r>
      <w:r w:rsidRPr="007F5251">
        <w:rPr>
          <w:rFonts w:ascii="Calibri" w:eastAsia="Noto Sans CJK KR Regular" w:hAnsi="Calibri" w:cs="Calibri"/>
          <w:color w:val="auto"/>
          <w:sz w:val="20"/>
          <w:szCs w:val="20"/>
        </w:rPr>
        <w:t>in the “Territor</w:t>
      </w:r>
      <w:r w:rsidR="006316AB" w:rsidRPr="007F5251">
        <w:rPr>
          <w:rFonts w:ascii="Calibri" w:eastAsia="Noto Sans CJK KR Regular" w:hAnsi="Calibri" w:cs="Calibri"/>
          <w:color w:val="auto"/>
          <w:sz w:val="20"/>
          <w:szCs w:val="20"/>
        </w:rPr>
        <w:t>y</w:t>
      </w:r>
      <w:r w:rsidRPr="007F5251">
        <w:rPr>
          <w:rFonts w:ascii="Calibri" w:eastAsia="Noto Sans CJK KR Regular" w:hAnsi="Calibri" w:cs="Calibri"/>
          <w:color w:val="auto"/>
          <w:sz w:val="20"/>
          <w:szCs w:val="20"/>
        </w:rPr>
        <w:t>” with prior</w:t>
      </w:r>
      <w:r w:rsidR="00CB08DF" w:rsidRPr="007F5251">
        <w:rPr>
          <w:rFonts w:ascii="Calibri" w:eastAsia="Noto Sans CJK KR Regular" w:hAnsi="Calibri" w:cs="Calibri"/>
          <w:color w:val="auto"/>
          <w:sz w:val="20"/>
          <w:szCs w:val="20"/>
        </w:rPr>
        <w:t xml:space="preserve"> written</w:t>
      </w:r>
      <w:r w:rsidRPr="007F5251">
        <w:rPr>
          <w:rFonts w:ascii="Calibri" w:eastAsia="Noto Sans CJK KR Regular" w:hAnsi="Calibri" w:cs="Calibri"/>
          <w:color w:val="auto"/>
          <w:sz w:val="20"/>
          <w:szCs w:val="20"/>
        </w:rPr>
        <w:t xml:space="preserve"> </w:t>
      </w:r>
      <w:r w:rsidR="00CE0F28" w:rsidRPr="007F5251">
        <w:rPr>
          <w:rFonts w:ascii="Calibri" w:eastAsia="Noto Sans CJK KR Regular" w:hAnsi="Calibri" w:cs="Calibri"/>
          <w:color w:val="auto"/>
          <w:sz w:val="20"/>
          <w:szCs w:val="20"/>
        </w:rPr>
        <w:t>consent of</w:t>
      </w:r>
      <w:r w:rsidRPr="007F5251">
        <w:rPr>
          <w:rFonts w:ascii="Calibri" w:eastAsia="Noto Sans CJK KR Regular" w:hAnsi="Calibri" w:cs="Calibri"/>
          <w:color w:val="auto"/>
          <w:sz w:val="20"/>
          <w:szCs w:val="20"/>
        </w:rPr>
        <w:t xml:space="preserve"> </w:t>
      </w:r>
      <w:r w:rsidR="008936A0">
        <w:rPr>
          <w:rFonts w:ascii="Calibri" w:eastAsia="Noto Sans CJK KR Regular" w:hAnsi="Calibri" w:cs="Calibri"/>
          <w:color w:val="auto"/>
          <w:sz w:val="20"/>
          <w:szCs w:val="20"/>
        </w:rPr>
        <w:t>DESKER</w:t>
      </w:r>
      <w:r w:rsidRPr="007F5251">
        <w:rPr>
          <w:rFonts w:ascii="Calibri" w:eastAsia="Noto Sans CJK KR Regular" w:hAnsi="Calibri" w:cs="Calibri"/>
          <w:color w:val="auto"/>
          <w:sz w:val="20"/>
          <w:szCs w:val="20"/>
        </w:rPr>
        <w:t xml:space="preserve">. </w:t>
      </w:r>
    </w:p>
    <w:p w14:paraId="0B73189E" w14:textId="77777777" w:rsidR="007A0FD5" w:rsidRPr="007F5251" w:rsidRDefault="007A0FD5" w:rsidP="007F5251">
      <w:pPr>
        <w:pStyle w:val="Default"/>
        <w:rPr>
          <w:rFonts w:ascii="Calibri" w:eastAsia="Noto Sans CJK KR Regular" w:hAnsi="Calibri" w:cs="Calibri"/>
          <w:color w:val="auto"/>
          <w:sz w:val="20"/>
          <w:szCs w:val="20"/>
        </w:rPr>
      </w:pPr>
    </w:p>
    <w:p w14:paraId="59842CBB" w14:textId="77777777" w:rsidR="007A0FD5" w:rsidRPr="007F5251" w:rsidRDefault="007A0FD5" w:rsidP="007F5251">
      <w:pPr>
        <w:pStyle w:val="CM10"/>
        <w:spacing w:after="0"/>
        <w:jc w:val="both"/>
        <w:rPr>
          <w:rFonts w:ascii="Calibri" w:eastAsia="Noto Sans CJK KR Regular" w:hAnsi="Calibri" w:cs="Calibri"/>
          <w:b/>
          <w:bCs/>
        </w:rPr>
      </w:pPr>
      <w:r w:rsidRPr="007F5251">
        <w:rPr>
          <w:rFonts w:ascii="Calibri" w:eastAsia="Noto Sans CJK KR Regular" w:hAnsi="Calibri" w:cs="Calibri"/>
          <w:b/>
          <w:bCs/>
        </w:rPr>
        <w:t xml:space="preserve">Article 4. Order and Delivery </w:t>
      </w:r>
    </w:p>
    <w:p w14:paraId="3EB4D8C7" w14:textId="77777777" w:rsidR="007A0FD5" w:rsidRPr="007F5251" w:rsidRDefault="007A0FD5" w:rsidP="007F5251">
      <w:pPr>
        <w:pStyle w:val="Default"/>
        <w:rPr>
          <w:rFonts w:ascii="Calibri" w:eastAsia="Noto Sans CJK KR Regular" w:hAnsi="Calibri" w:cs="Calibri"/>
          <w:color w:val="auto"/>
          <w:sz w:val="20"/>
          <w:szCs w:val="20"/>
        </w:rPr>
      </w:pPr>
    </w:p>
    <w:p w14:paraId="3AED11C6" w14:textId="03669D2D" w:rsidR="007A0FD5" w:rsidRPr="007F5251" w:rsidRDefault="007A0FD5" w:rsidP="007F5251">
      <w:pPr>
        <w:pStyle w:val="Default"/>
        <w:ind w:left="680" w:hangingChars="340" w:hanging="680"/>
        <w:rPr>
          <w:rFonts w:ascii="Calibri" w:eastAsia="Noto Sans CJK KR Regular" w:hAnsi="Calibri" w:cs="Calibri"/>
          <w:color w:val="auto"/>
          <w:sz w:val="20"/>
          <w:szCs w:val="20"/>
        </w:rPr>
      </w:pPr>
      <w:r w:rsidRPr="007F5251">
        <w:rPr>
          <w:rFonts w:ascii="Calibri" w:eastAsia="Noto Sans CJK KR Regular" w:hAnsi="Calibri" w:cs="Calibri"/>
          <w:color w:val="auto"/>
          <w:sz w:val="20"/>
          <w:szCs w:val="20"/>
        </w:rPr>
        <w:t>4.1</w:t>
      </w:r>
      <w:r w:rsidR="00C77604" w:rsidRPr="007F5251">
        <w:rPr>
          <w:rFonts w:ascii="Calibri" w:eastAsia="Noto Sans CJK KR Regular" w:hAnsi="Calibri" w:cs="Calibri"/>
          <w:color w:val="auto"/>
          <w:sz w:val="20"/>
          <w:szCs w:val="20"/>
        </w:rPr>
        <w:tab/>
      </w:r>
      <w:r w:rsidRPr="007F5251">
        <w:rPr>
          <w:rFonts w:ascii="Calibri" w:eastAsia="Noto Sans CJK KR Regular" w:hAnsi="Calibri" w:cs="Calibri"/>
          <w:color w:val="auto"/>
          <w:sz w:val="20"/>
          <w:szCs w:val="20"/>
        </w:rPr>
        <w:t xml:space="preserve">In placing orders with </w:t>
      </w:r>
      <w:r w:rsidR="008936A0">
        <w:rPr>
          <w:rFonts w:ascii="Calibri" w:eastAsia="Noto Sans CJK KR Regular" w:hAnsi="Calibri" w:cs="Calibri"/>
          <w:color w:val="auto"/>
          <w:sz w:val="20"/>
          <w:szCs w:val="20"/>
        </w:rPr>
        <w:t>DESKER</w:t>
      </w:r>
      <w:r w:rsidRPr="007F5251">
        <w:rPr>
          <w:rFonts w:ascii="Calibri" w:eastAsia="Noto Sans CJK KR Regular" w:hAnsi="Calibri" w:cs="Calibri"/>
          <w:color w:val="auto"/>
          <w:sz w:val="20"/>
          <w:szCs w:val="20"/>
        </w:rPr>
        <w:t xml:space="preserve">, </w:t>
      </w:r>
      <w:r w:rsidR="00701E29" w:rsidRPr="007F5251">
        <w:rPr>
          <w:rFonts w:ascii="Calibri" w:eastAsia="Noto Sans CJK KR Regular" w:hAnsi="Calibri" w:cs="Calibri"/>
          <w:color w:val="auto"/>
          <w:sz w:val="20"/>
          <w:szCs w:val="20"/>
        </w:rPr>
        <w:t>“BUYER”</w:t>
      </w:r>
      <w:r w:rsidR="00570F55" w:rsidRPr="007F5251">
        <w:rPr>
          <w:rFonts w:ascii="Calibri" w:eastAsia="Noto Sans CJK KR Regular" w:hAnsi="Calibri" w:cs="Calibri"/>
          <w:color w:val="auto"/>
          <w:sz w:val="20"/>
          <w:szCs w:val="20"/>
        </w:rPr>
        <w:t xml:space="preserve"> </w:t>
      </w:r>
      <w:r w:rsidRPr="007F5251">
        <w:rPr>
          <w:rFonts w:ascii="Calibri" w:eastAsia="Noto Sans CJK KR Regular" w:hAnsi="Calibri" w:cs="Calibri"/>
          <w:color w:val="auto"/>
          <w:sz w:val="20"/>
          <w:szCs w:val="20"/>
        </w:rPr>
        <w:t>shall clearly describe the “</w:t>
      </w:r>
      <w:r w:rsidR="0040442B" w:rsidRPr="007F5251">
        <w:rPr>
          <w:rFonts w:ascii="Calibri" w:eastAsia="Noto Sans CJK KR Regular" w:hAnsi="Calibri" w:cs="Calibri"/>
          <w:color w:val="auto"/>
          <w:sz w:val="20"/>
          <w:szCs w:val="20"/>
        </w:rPr>
        <w:t>P</w:t>
      </w:r>
      <w:r w:rsidRPr="007F5251">
        <w:rPr>
          <w:rFonts w:ascii="Calibri" w:eastAsia="Noto Sans CJK KR Regular" w:hAnsi="Calibri" w:cs="Calibri"/>
          <w:color w:val="auto"/>
          <w:sz w:val="20"/>
          <w:szCs w:val="20"/>
        </w:rPr>
        <w:t>roducts” and quantity</w:t>
      </w:r>
      <w:r w:rsidR="000A1D02" w:rsidRPr="007F5251">
        <w:rPr>
          <w:rFonts w:ascii="Calibri" w:eastAsia="Noto Sans CJK KR Regular" w:hAnsi="Calibri" w:cs="Calibri"/>
          <w:color w:val="auto"/>
          <w:sz w:val="20"/>
          <w:szCs w:val="20"/>
        </w:rPr>
        <w:t>, unit price</w:t>
      </w:r>
      <w:r w:rsidRPr="007F5251">
        <w:rPr>
          <w:rFonts w:ascii="Calibri" w:eastAsia="Noto Sans CJK KR Regular" w:hAnsi="Calibri" w:cs="Calibri"/>
          <w:color w:val="auto"/>
          <w:sz w:val="20"/>
          <w:szCs w:val="20"/>
        </w:rPr>
        <w:t xml:space="preserve"> required, and shall </w:t>
      </w:r>
      <w:r w:rsidR="000F2ECE" w:rsidRPr="007F5251">
        <w:rPr>
          <w:rFonts w:ascii="Calibri" w:eastAsia="Noto Sans CJK KR Regular" w:hAnsi="Calibri" w:cs="Calibri"/>
          <w:color w:val="auto"/>
          <w:sz w:val="20"/>
          <w:szCs w:val="20"/>
        </w:rPr>
        <w:t>i</w:t>
      </w:r>
      <w:r w:rsidR="006372A6" w:rsidRPr="007F5251">
        <w:rPr>
          <w:rFonts w:ascii="Calibri" w:eastAsia="Noto Sans CJK KR Regular" w:hAnsi="Calibri" w:cs="Calibri"/>
          <w:color w:val="auto"/>
          <w:sz w:val="20"/>
          <w:szCs w:val="20"/>
        </w:rPr>
        <w:t>nc</w:t>
      </w:r>
      <w:r w:rsidRPr="007F5251">
        <w:rPr>
          <w:rFonts w:ascii="Calibri" w:eastAsia="Noto Sans CJK KR Regular" w:hAnsi="Calibri" w:cs="Calibri"/>
          <w:color w:val="auto"/>
          <w:sz w:val="20"/>
          <w:szCs w:val="20"/>
        </w:rPr>
        <w:t xml:space="preserve">lude precise instructions for packaging, </w:t>
      </w:r>
      <w:r w:rsidR="000A1D02" w:rsidRPr="007F5251">
        <w:rPr>
          <w:rFonts w:ascii="Calibri" w:eastAsia="Noto Sans CJK KR Regular" w:hAnsi="Calibri" w:cs="Calibri"/>
          <w:color w:val="auto"/>
          <w:sz w:val="20"/>
          <w:szCs w:val="20"/>
        </w:rPr>
        <w:t xml:space="preserve">requested shipment, enablement date, </w:t>
      </w:r>
      <w:r w:rsidRPr="007F5251">
        <w:rPr>
          <w:rFonts w:ascii="Calibri" w:eastAsia="Noto Sans CJK KR Regular" w:hAnsi="Calibri" w:cs="Calibri"/>
          <w:color w:val="auto"/>
          <w:sz w:val="20"/>
          <w:szCs w:val="20"/>
        </w:rPr>
        <w:t xml:space="preserve">invoicing and shipping. The orders shall not be binding unless and until they are accepted by </w:t>
      </w:r>
      <w:r w:rsidR="008936A0">
        <w:rPr>
          <w:rFonts w:ascii="Calibri" w:eastAsia="Noto Sans CJK KR Regular" w:hAnsi="Calibri" w:cs="Calibri"/>
          <w:color w:val="auto"/>
          <w:sz w:val="20"/>
          <w:szCs w:val="20"/>
        </w:rPr>
        <w:t>DESKER</w:t>
      </w:r>
      <w:r w:rsidRPr="007F5251">
        <w:rPr>
          <w:rFonts w:ascii="Calibri" w:eastAsia="Noto Sans CJK KR Regular" w:hAnsi="Calibri" w:cs="Calibri"/>
          <w:color w:val="auto"/>
          <w:sz w:val="20"/>
          <w:szCs w:val="20"/>
        </w:rPr>
        <w:t xml:space="preserve"> in its discretion. All orders shall be made from Web Ordering </w:t>
      </w:r>
      <w:r w:rsidR="000C00BC" w:rsidRPr="007F5251">
        <w:rPr>
          <w:rFonts w:ascii="Calibri" w:eastAsia="Noto Sans CJK KR Regular" w:hAnsi="Calibri" w:cs="Calibri"/>
          <w:color w:val="auto"/>
          <w:sz w:val="20"/>
          <w:szCs w:val="20"/>
        </w:rPr>
        <w:t>System as in EDI</w:t>
      </w:r>
      <w:r w:rsidR="000D7700">
        <w:rPr>
          <w:rFonts w:ascii="Calibri" w:eastAsia="Noto Sans CJK KR Regular" w:hAnsi="Calibri" w:cs="Calibri"/>
          <w:color w:val="auto"/>
          <w:sz w:val="20"/>
          <w:szCs w:val="20"/>
        </w:rPr>
        <w:t xml:space="preserve"> </w:t>
      </w:r>
      <w:ins w:id="3" w:author="최규현 (Kyoohyun Choi)" w:date="2024-03-12T13:27:00Z">
        <w:r w:rsidR="0036727A">
          <w:rPr>
            <w:rFonts w:ascii="Calibri" w:eastAsia="Noto Sans CJK KR Regular" w:hAnsi="Calibri" w:cs="Calibri"/>
            <w:color w:val="auto"/>
            <w:sz w:val="20"/>
            <w:szCs w:val="20"/>
          </w:rPr>
          <w:t xml:space="preserve">(Electronic </w:t>
        </w:r>
        <w:r w:rsidR="005C5D9E">
          <w:rPr>
            <w:rFonts w:ascii="Calibri" w:eastAsia="Noto Sans CJK KR Regular" w:hAnsi="Calibri" w:cs="Calibri"/>
            <w:color w:val="auto"/>
            <w:sz w:val="20"/>
            <w:szCs w:val="20"/>
          </w:rPr>
          <w:t>Data Interchange)</w:t>
        </w:r>
      </w:ins>
      <w:r w:rsidR="000C00BC" w:rsidRPr="007F5251">
        <w:rPr>
          <w:rFonts w:ascii="Calibri" w:eastAsia="Noto Sans CJK KR Regular" w:hAnsi="Calibri" w:cs="Calibri"/>
          <w:color w:val="auto"/>
          <w:sz w:val="20"/>
          <w:szCs w:val="20"/>
        </w:rPr>
        <w:t xml:space="preserve"> format </w:t>
      </w:r>
      <w:r w:rsidRPr="007F5251">
        <w:rPr>
          <w:rFonts w:ascii="Calibri" w:eastAsia="Noto Sans CJK KR Regular" w:hAnsi="Calibri" w:cs="Calibri"/>
          <w:color w:val="auto"/>
          <w:sz w:val="20"/>
          <w:szCs w:val="20"/>
        </w:rPr>
        <w:t xml:space="preserve">provided </w:t>
      </w:r>
      <w:r w:rsidR="000C00BC" w:rsidRPr="007F5251">
        <w:rPr>
          <w:rFonts w:ascii="Calibri" w:eastAsia="Noto Sans CJK KR Regular" w:hAnsi="Calibri" w:cs="Calibri"/>
          <w:color w:val="auto"/>
          <w:sz w:val="20"/>
          <w:szCs w:val="20"/>
        </w:rPr>
        <w:t>by</w:t>
      </w:r>
      <w:r w:rsidRPr="007F5251">
        <w:rPr>
          <w:rFonts w:ascii="Calibri" w:eastAsia="Noto Sans CJK KR Regular" w:hAnsi="Calibri" w:cs="Calibri"/>
          <w:color w:val="auto"/>
          <w:sz w:val="20"/>
          <w:szCs w:val="20"/>
        </w:rPr>
        <w:t xml:space="preserve"> </w:t>
      </w:r>
      <w:r w:rsidR="008936A0">
        <w:rPr>
          <w:rFonts w:ascii="Calibri" w:eastAsia="Noto Sans CJK KR Regular" w:hAnsi="Calibri" w:cs="Calibri"/>
          <w:color w:val="auto"/>
          <w:sz w:val="20"/>
          <w:szCs w:val="20"/>
        </w:rPr>
        <w:t>DESKER</w:t>
      </w:r>
      <w:r w:rsidRPr="007F5251">
        <w:rPr>
          <w:rFonts w:ascii="Calibri" w:eastAsia="Noto Sans CJK KR Regular" w:hAnsi="Calibri" w:cs="Calibri"/>
          <w:color w:val="auto"/>
          <w:sz w:val="20"/>
          <w:szCs w:val="20"/>
        </w:rPr>
        <w:t xml:space="preserve">. </w:t>
      </w:r>
    </w:p>
    <w:p w14:paraId="33CFBDB6" w14:textId="77777777" w:rsidR="00C77604" w:rsidRPr="007F5251" w:rsidRDefault="00C77604" w:rsidP="007F5251">
      <w:pPr>
        <w:pStyle w:val="Default"/>
        <w:ind w:left="680" w:hangingChars="340" w:hanging="680"/>
        <w:rPr>
          <w:rFonts w:ascii="Calibri" w:eastAsia="Noto Sans CJK KR Regular" w:hAnsi="Calibri" w:cs="Calibri"/>
          <w:color w:val="auto"/>
          <w:sz w:val="20"/>
          <w:szCs w:val="20"/>
        </w:rPr>
      </w:pPr>
    </w:p>
    <w:p w14:paraId="6973B07E" w14:textId="6114ABFD" w:rsidR="003232FF" w:rsidRPr="007F5251" w:rsidRDefault="007A0FD5" w:rsidP="007F5251">
      <w:pPr>
        <w:pStyle w:val="Default"/>
        <w:ind w:left="680" w:hangingChars="340" w:hanging="680"/>
        <w:jc w:val="both"/>
        <w:rPr>
          <w:rFonts w:ascii="Calibri" w:eastAsia="Noto Sans CJK KR Regular" w:hAnsi="Calibri" w:cs="Calibri"/>
          <w:color w:val="auto"/>
          <w:sz w:val="20"/>
          <w:szCs w:val="20"/>
        </w:rPr>
      </w:pPr>
      <w:r w:rsidRPr="007F5251">
        <w:rPr>
          <w:rFonts w:ascii="Calibri" w:eastAsia="Noto Sans CJK KR Regular" w:hAnsi="Calibri" w:cs="Calibri"/>
          <w:color w:val="auto"/>
          <w:sz w:val="20"/>
          <w:szCs w:val="20"/>
        </w:rPr>
        <w:t xml:space="preserve">4.2 </w:t>
      </w:r>
      <w:r w:rsidR="00E82BA5" w:rsidRPr="007F5251">
        <w:rPr>
          <w:rFonts w:ascii="Calibri" w:eastAsia="Noto Sans CJK KR Regular" w:hAnsi="Calibri" w:cs="Calibri"/>
          <w:color w:val="auto"/>
          <w:sz w:val="20"/>
          <w:szCs w:val="20"/>
        </w:rPr>
        <w:t xml:space="preserve">  </w:t>
      </w:r>
      <w:r w:rsidR="00DE5395" w:rsidRPr="007F5251">
        <w:rPr>
          <w:rFonts w:ascii="Calibri" w:eastAsia="Noto Sans CJK KR Regular" w:hAnsi="Calibri" w:cs="Calibri"/>
          <w:color w:val="auto"/>
          <w:sz w:val="20"/>
          <w:szCs w:val="20"/>
        </w:rPr>
        <w:t xml:space="preserve"> </w:t>
      </w:r>
      <w:r w:rsidR="008936A0">
        <w:rPr>
          <w:rFonts w:ascii="Calibri" w:eastAsia="Noto Sans CJK KR Regular" w:hAnsi="Calibri" w:cs="Calibri"/>
          <w:color w:val="auto"/>
          <w:sz w:val="20"/>
          <w:szCs w:val="20"/>
        </w:rPr>
        <w:t>DESKER</w:t>
      </w:r>
      <w:r w:rsidRPr="007F5251">
        <w:rPr>
          <w:rFonts w:ascii="Calibri" w:eastAsia="Noto Sans CJK KR Regular" w:hAnsi="Calibri" w:cs="Calibri"/>
          <w:color w:val="auto"/>
          <w:sz w:val="20"/>
          <w:szCs w:val="20"/>
        </w:rPr>
        <w:t xml:space="preserve"> shall not bear any liability for non-performance or delay in performance </w:t>
      </w:r>
      <w:r w:rsidR="00335B8C" w:rsidRPr="007F5251">
        <w:rPr>
          <w:rFonts w:ascii="Calibri" w:eastAsia="Noto Sans CJK KR Regular" w:hAnsi="Calibri" w:cs="Calibri"/>
          <w:color w:val="auto"/>
          <w:sz w:val="20"/>
          <w:szCs w:val="20"/>
        </w:rPr>
        <w:t xml:space="preserve">that are due to intervening events or </w:t>
      </w:r>
      <w:r w:rsidRPr="007F5251">
        <w:rPr>
          <w:rFonts w:ascii="Calibri" w:eastAsia="Noto Sans CJK KR Regular" w:hAnsi="Calibri" w:cs="Calibri"/>
          <w:color w:val="auto"/>
          <w:sz w:val="20"/>
          <w:szCs w:val="20"/>
        </w:rPr>
        <w:t>cause</w:t>
      </w:r>
      <w:r w:rsidR="00335B8C" w:rsidRPr="007F5251">
        <w:rPr>
          <w:rFonts w:ascii="Calibri" w:eastAsia="Noto Sans CJK KR Regular" w:hAnsi="Calibri" w:cs="Calibri"/>
          <w:color w:val="auto"/>
          <w:sz w:val="20"/>
          <w:szCs w:val="20"/>
        </w:rPr>
        <w:t xml:space="preserve">s beyond </w:t>
      </w:r>
      <w:r w:rsidR="008936A0">
        <w:rPr>
          <w:rFonts w:ascii="Calibri" w:eastAsia="Noto Sans CJK KR Regular" w:hAnsi="Calibri" w:cs="Calibri"/>
          <w:color w:val="auto"/>
          <w:sz w:val="20"/>
          <w:szCs w:val="20"/>
        </w:rPr>
        <w:t>DESKER</w:t>
      </w:r>
      <w:r w:rsidR="00085E37" w:rsidRPr="007F5251">
        <w:rPr>
          <w:rFonts w:ascii="Calibri" w:eastAsia="Noto Sans CJK KR Regular" w:hAnsi="Calibri" w:cs="Calibri"/>
          <w:color w:val="auto"/>
          <w:sz w:val="20"/>
          <w:szCs w:val="20"/>
        </w:rPr>
        <w:t>’s</w:t>
      </w:r>
      <w:r w:rsidR="0044237B" w:rsidRPr="007F5251">
        <w:rPr>
          <w:rFonts w:ascii="Calibri" w:eastAsia="Noto Sans CJK KR Regular" w:hAnsi="Calibri" w:cs="Calibri"/>
          <w:color w:val="auto"/>
          <w:sz w:val="20"/>
          <w:szCs w:val="20"/>
        </w:rPr>
        <w:t xml:space="preserve"> </w:t>
      </w:r>
      <w:r w:rsidR="00335B8C" w:rsidRPr="007F5251">
        <w:rPr>
          <w:rFonts w:ascii="Calibri" w:eastAsia="Noto Sans CJK KR Regular" w:hAnsi="Calibri" w:cs="Calibri"/>
          <w:color w:val="auto"/>
          <w:sz w:val="20"/>
          <w:szCs w:val="20"/>
        </w:rPr>
        <w:t>control,</w:t>
      </w:r>
      <w:r w:rsidRPr="007F5251">
        <w:rPr>
          <w:rFonts w:ascii="Calibri" w:eastAsia="Noto Sans CJK KR Regular" w:hAnsi="Calibri" w:cs="Calibri"/>
          <w:color w:val="auto"/>
          <w:sz w:val="20"/>
          <w:szCs w:val="20"/>
        </w:rPr>
        <w:t xml:space="preserve"> directly or indirectly</w:t>
      </w:r>
      <w:r w:rsidR="00335B8C" w:rsidRPr="007F5251">
        <w:rPr>
          <w:rFonts w:ascii="Calibri" w:eastAsia="Noto Sans CJK KR Regular" w:hAnsi="Calibri" w:cs="Calibri"/>
          <w:color w:val="auto"/>
          <w:sz w:val="20"/>
          <w:szCs w:val="20"/>
        </w:rPr>
        <w:t>,</w:t>
      </w:r>
      <w:r w:rsidRPr="007F5251">
        <w:rPr>
          <w:rFonts w:ascii="Calibri" w:eastAsia="Noto Sans CJK KR Regular" w:hAnsi="Calibri" w:cs="Calibri"/>
          <w:color w:val="auto"/>
          <w:sz w:val="20"/>
          <w:szCs w:val="20"/>
        </w:rPr>
        <w:t xml:space="preserve"> </w:t>
      </w:r>
      <w:r w:rsidR="00335B8C" w:rsidRPr="007F5251">
        <w:rPr>
          <w:rFonts w:ascii="Calibri" w:eastAsia="Noto Sans CJK KR Regular" w:hAnsi="Calibri" w:cs="Calibri"/>
          <w:color w:val="auto"/>
          <w:sz w:val="20"/>
          <w:szCs w:val="20"/>
        </w:rPr>
        <w:t xml:space="preserve">such as, but not limited to, </w:t>
      </w:r>
      <w:r w:rsidRPr="007F5251">
        <w:rPr>
          <w:rFonts w:ascii="Calibri" w:eastAsia="Noto Sans CJK KR Regular" w:hAnsi="Calibri" w:cs="Calibri"/>
          <w:color w:val="auto"/>
          <w:sz w:val="20"/>
          <w:szCs w:val="20"/>
        </w:rPr>
        <w:t xml:space="preserve">any act of God, war, insurrection, riots, strikes, work stoppages, </w:t>
      </w:r>
      <w:r w:rsidR="000A1D02" w:rsidRPr="007F5251">
        <w:rPr>
          <w:rFonts w:ascii="Calibri" w:eastAsia="Noto Sans CJK KR Regular" w:hAnsi="Calibri" w:cs="Calibri"/>
          <w:color w:val="auto"/>
          <w:sz w:val="20"/>
          <w:szCs w:val="20"/>
        </w:rPr>
        <w:t xml:space="preserve">epidemic, pandemic, </w:t>
      </w:r>
      <w:r w:rsidRPr="007F5251">
        <w:rPr>
          <w:rFonts w:ascii="Calibri" w:eastAsia="Noto Sans CJK KR Regular" w:hAnsi="Calibri" w:cs="Calibri"/>
          <w:color w:val="auto"/>
          <w:sz w:val="20"/>
          <w:szCs w:val="20"/>
        </w:rPr>
        <w:t>natural disaster, act of any government or any other causes</w:t>
      </w:r>
      <w:r w:rsidR="004345DA" w:rsidRPr="007F5251">
        <w:rPr>
          <w:rFonts w:ascii="Calibri" w:eastAsia="Noto Sans CJK KR Regular" w:hAnsi="Calibri" w:cs="Calibri"/>
          <w:color w:val="auto"/>
          <w:sz w:val="20"/>
          <w:szCs w:val="20"/>
        </w:rPr>
        <w:t>.</w:t>
      </w:r>
      <w:r w:rsidRPr="007F5251">
        <w:rPr>
          <w:rFonts w:ascii="Calibri" w:eastAsia="Noto Sans CJK KR Regular" w:hAnsi="Calibri" w:cs="Calibri"/>
          <w:color w:val="auto"/>
          <w:sz w:val="20"/>
          <w:szCs w:val="20"/>
        </w:rPr>
        <w:t xml:space="preserve"> </w:t>
      </w:r>
    </w:p>
    <w:p w14:paraId="7906BE95" w14:textId="77777777" w:rsidR="007A0FD5" w:rsidRPr="007F5251" w:rsidRDefault="007A0FD5" w:rsidP="007F5251">
      <w:pPr>
        <w:pStyle w:val="Default"/>
        <w:rPr>
          <w:rFonts w:ascii="Calibri" w:eastAsia="Noto Sans CJK KR Regular" w:hAnsi="Calibri" w:cs="Calibri"/>
          <w:color w:val="auto"/>
          <w:sz w:val="20"/>
          <w:szCs w:val="20"/>
        </w:rPr>
      </w:pPr>
    </w:p>
    <w:p w14:paraId="12CA5F0E" w14:textId="77777777" w:rsidR="007A0FD5" w:rsidRPr="007F5251" w:rsidRDefault="007A0FD5" w:rsidP="007F5251">
      <w:pPr>
        <w:pStyle w:val="CM10"/>
        <w:spacing w:after="0"/>
        <w:jc w:val="both"/>
        <w:rPr>
          <w:rFonts w:ascii="Calibri" w:eastAsia="Noto Sans CJK KR Regular" w:hAnsi="Calibri" w:cs="Calibri"/>
          <w:b/>
          <w:bCs/>
        </w:rPr>
      </w:pPr>
      <w:r w:rsidRPr="007F5251">
        <w:rPr>
          <w:rFonts w:ascii="Calibri" w:eastAsia="Noto Sans CJK KR Regular" w:hAnsi="Calibri" w:cs="Calibri"/>
          <w:b/>
          <w:bCs/>
        </w:rPr>
        <w:t xml:space="preserve">Article 5. Price and Payment </w:t>
      </w:r>
    </w:p>
    <w:p w14:paraId="78AD588D" w14:textId="77777777" w:rsidR="007A0FD5" w:rsidRPr="007F5251" w:rsidRDefault="007A0FD5" w:rsidP="007F5251">
      <w:pPr>
        <w:pStyle w:val="Default"/>
        <w:rPr>
          <w:rFonts w:ascii="Calibri" w:eastAsia="Noto Sans CJK KR Regular" w:hAnsi="Calibri" w:cs="Calibri"/>
          <w:color w:val="auto"/>
          <w:sz w:val="20"/>
          <w:szCs w:val="20"/>
        </w:rPr>
      </w:pPr>
    </w:p>
    <w:p w14:paraId="61849FC1" w14:textId="13C1E018" w:rsidR="00CD0F0A" w:rsidRPr="007F5251" w:rsidRDefault="003F3512" w:rsidP="007F5251">
      <w:pPr>
        <w:pStyle w:val="Default"/>
        <w:ind w:left="680" w:hangingChars="340" w:hanging="680"/>
        <w:rPr>
          <w:rFonts w:ascii="Calibri" w:eastAsia="Noto Sans CJK KR Regular" w:hAnsi="Calibri" w:cs="Calibri"/>
          <w:color w:val="auto"/>
          <w:sz w:val="20"/>
          <w:szCs w:val="20"/>
        </w:rPr>
      </w:pPr>
      <w:r w:rsidRPr="007F5251">
        <w:rPr>
          <w:rFonts w:ascii="Calibri" w:eastAsia="Noto Sans CJK KR Regular" w:hAnsi="Calibri" w:cs="Calibri"/>
          <w:color w:val="auto"/>
          <w:sz w:val="20"/>
          <w:szCs w:val="20"/>
        </w:rPr>
        <w:t>5.1</w:t>
      </w:r>
      <w:r w:rsidRPr="007F5251">
        <w:rPr>
          <w:rFonts w:ascii="Calibri" w:eastAsia="Noto Sans CJK KR Regular" w:hAnsi="Calibri" w:cs="Calibri"/>
          <w:color w:val="auto"/>
          <w:sz w:val="20"/>
          <w:szCs w:val="20"/>
        </w:rPr>
        <w:tab/>
      </w:r>
      <w:r w:rsidR="007D2C03" w:rsidRPr="007F5251">
        <w:rPr>
          <w:rFonts w:ascii="Calibri" w:eastAsia="Noto Sans CJK KR Regular" w:hAnsi="Calibri" w:cs="Calibri"/>
          <w:color w:val="auto"/>
          <w:sz w:val="20"/>
          <w:szCs w:val="20"/>
        </w:rPr>
        <w:t xml:space="preserve">The “Price” follows as written in Exhibit A. </w:t>
      </w:r>
      <w:r w:rsidR="00A25654" w:rsidRPr="007F5251">
        <w:rPr>
          <w:rFonts w:ascii="Calibri" w:eastAsia="Noto Sans CJK KR Regular" w:hAnsi="Calibri" w:cs="Calibri"/>
          <w:color w:val="auto"/>
          <w:sz w:val="20"/>
          <w:szCs w:val="20"/>
        </w:rPr>
        <w:t xml:space="preserve">The </w:t>
      </w:r>
      <w:r w:rsidR="007D2C03" w:rsidRPr="007F5251">
        <w:rPr>
          <w:rFonts w:ascii="Calibri" w:eastAsia="Noto Sans CJK KR Regular" w:hAnsi="Calibri" w:cs="Calibri"/>
          <w:color w:val="auto"/>
          <w:sz w:val="20"/>
          <w:szCs w:val="20"/>
        </w:rPr>
        <w:t>“P</w:t>
      </w:r>
      <w:r w:rsidR="00A25654" w:rsidRPr="007F5251">
        <w:rPr>
          <w:rFonts w:ascii="Calibri" w:eastAsia="Noto Sans CJK KR Regular" w:hAnsi="Calibri" w:cs="Calibri"/>
          <w:color w:val="auto"/>
          <w:sz w:val="20"/>
          <w:szCs w:val="20"/>
        </w:rPr>
        <w:t>rice</w:t>
      </w:r>
      <w:r w:rsidR="007D2C03" w:rsidRPr="007F5251">
        <w:rPr>
          <w:rFonts w:ascii="Calibri" w:eastAsia="Noto Sans CJK KR Regular" w:hAnsi="Calibri" w:cs="Calibri"/>
          <w:color w:val="auto"/>
          <w:sz w:val="20"/>
          <w:szCs w:val="20"/>
        </w:rPr>
        <w:t>”</w:t>
      </w:r>
      <w:r w:rsidR="00A25654" w:rsidRPr="007F5251">
        <w:rPr>
          <w:rFonts w:ascii="Calibri" w:eastAsia="Noto Sans CJK KR Regular" w:hAnsi="Calibri" w:cs="Calibri"/>
          <w:color w:val="auto"/>
          <w:sz w:val="20"/>
          <w:szCs w:val="20"/>
        </w:rPr>
        <w:t xml:space="preserve"> of the “Products” shall be set forth in the</w:t>
      </w:r>
      <w:r w:rsidR="007B7E12" w:rsidRPr="007F5251">
        <w:rPr>
          <w:rFonts w:ascii="Calibri" w:eastAsia="Noto Sans CJK KR Regular" w:hAnsi="Calibri" w:cs="Calibri"/>
          <w:color w:val="auto"/>
          <w:sz w:val="20"/>
          <w:szCs w:val="20"/>
        </w:rPr>
        <w:t xml:space="preserve"> P</w:t>
      </w:r>
      <w:r w:rsidR="00085E37" w:rsidRPr="007F5251">
        <w:rPr>
          <w:rFonts w:ascii="Calibri" w:eastAsia="Noto Sans CJK KR Regular" w:hAnsi="Calibri" w:cs="Calibri"/>
          <w:color w:val="auto"/>
          <w:sz w:val="20"/>
          <w:szCs w:val="20"/>
        </w:rPr>
        <w:t>roforma Invoice</w:t>
      </w:r>
      <w:r w:rsidR="00A25654" w:rsidRPr="007F5251">
        <w:rPr>
          <w:rFonts w:ascii="Calibri" w:eastAsia="Noto Sans CJK KR Regular" w:hAnsi="Calibri" w:cs="Calibri"/>
          <w:color w:val="auto"/>
          <w:sz w:val="20"/>
          <w:szCs w:val="20"/>
        </w:rPr>
        <w:t xml:space="preserve"> </w:t>
      </w:r>
      <w:r w:rsidR="00811DBC" w:rsidRPr="007F5251">
        <w:rPr>
          <w:rFonts w:ascii="Calibri" w:eastAsia="Noto Sans CJK KR Regular" w:hAnsi="Calibri" w:cs="Calibri"/>
          <w:color w:val="auto"/>
          <w:sz w:val="20"/>
          <w:szCs w:val="20"/>
        </w:rPr>
        <w:t xml:space="preserve">and the standard </w:t>
      </w:r>
      <w:r w:rsidR="00766075" w:rsidRPr="007F5251">
        <w:rPr>
          <w:rFonts w:ascii="Calibri" w:eastAsia="Noto Sans CJK KR Regular" w:hAnsi="Calibri" w:cs="Calibri"/>
          <w:color w:val="auto"/>
          <w:sz w:val="20"/>
          <w:szCs w:val="20"/>
        </w:rPr>
        <w:t xml:space="preserve">trade </w:t>
      </w:r>
      <w:r w:rsidR="00811DBC" w:rsidRPr="007F5251">
        <w:rPr>
          <w:rFonts w:ascii="Calibri" w:eastAsia="Noto Sans CJK KR Regular" w:hAnsi="Calibri" w:cs="Calibri"/>
          <w:color w:val="auto"/>
          <w:sz w:val="20"/>
          <w:szCs w:val="20"/>
        </w:rPr>
        <w:t>term is FOB</w:t>
      </w:r>
      <w:r w:rsidR="00C43B93" w:rsidRPr="007F5251">
        <w:rPr>
          <w:rFonts w:ascii="Calibri" w:eastAsia="Noto Sans CJK KR Regular" w:hAnsi="Calibri" w:cs="Calibri"/>
          <w:color w:val="auto"/>
          <w:sz w:val="20"/>
          <w:szCs w:val="20"/>
        </w:rPr>
        <w:t>, Busan</w:t>
      </w:r>
      <w:r w:rsidR="00D93932" w:rsidRPr="007F5251">
        <w:rPr>
          <w:rFonts w:ascii="Calibri" w:eastAsia="Noto Sans CJK KR Regular" w:hAnsi="Calibri" w:cs="Calibri"/>
          <w:color w:val="auto"/>
          <w:sz w:val="20"/>
          <w:szCs w:val="20"/>
        </w:rPr>
        <w:t xml:space="preserve"> in Korea</w:t>
      </w:r>
      <w:r w:rsidR="00811DBC" w:rsidRPr="007F5251">
        <w:rPr>
          <w:rFonts w:ascii="Calibri" w:eastAsia="Noto Sans CJK KR Regular" w:hAnsi="Calibri" w:cs="Calibri"/>
          <w:color w:val="auto"/>
          <w:sz w:val="20"/>
          <w:szCs w:val="20"/>
        </w:rPr>
        <w:t>.</w:t>
      </w:r>
      <w:r w:rsidR="00085E37" w:rsidRPr="007F5251">
        <w:rPr>
          <w:rFonts w:ascii="Calibri" w:eastAsia="Noto Sans CJK KR Regular" w:hAnsi="Calibri" w:cs="Calibri"/>
          <w:color w:val="auto"/>
          <w:sz w:val="20"/>
          <w:szCs w:val="20"/>
        </w:rPr>
        <w:t xml:space="preserve"> EXW term will be applied if the amount of order by container is not over USD 15,000 for 20FT, 30,000 for 40FT.</w:t>
      </w:r>
    </w:p>
    <w:p w14:paraId="78E83D75" w14:textId="609C45F8" w:rsidR="00EF0EF4" w:rsidRPr="007F5251" w:rsidRDefault="00811DBC" w:rsidP="007F5251">
      <w:pPr>
        <w:pStyle w:val="Default"/>
        <w:ind w:left="680" w:hangingChars="340" w:hanging="680"/>
        <w:rPr>
          <w:rFonts w:ascii="Calibri" w:eastAsia="Noto Sans CJK KR Regular" w:hAnsi="Calibri" w:cs="Calibri"/>
          <w:color w:val="auto"/>
          <w:sz w:val="20"/>
          <w:szCs w:val="20"/>
        </w:rPr>
      </w:pPr>
      <w:r w:rsidRPr="007F5251">
        <w:rPr>
          <w:rFonts w:ascii="Calibri" w:eastAsia="Noto Sans CJK KR Regular" w:hAnsi="Calibri" w:cs="Calibri"/>
          <w:color w:val="auto"/>
          <w:sz w:val="20"/>
          <w:szCs w:val="20"/>
        </w:rPr>
        <w:t xml:space="preserve"> </w:t>
      </w:r>
    </w:p>
    <w:p w14:paraId="3C80650C" w14:textId="5530A78A" w:rsidR="00E20906" w:rsidRPr="007F5251" w:rsidRDefault="00564B5B" w:rsidP="007F5251">
      <w:pPr>
        <w:pStyle w:val="Default"/>
        <w:ind w:left="680" w:hangingChars="340" w:hanging="680"/>
        <w:rPr>
          <w:rFonts w:ascii="Calibri" w:eastAsia="Noto Sans CJK KR Regular" w:hAnsi="Calibri" w:cs="Calibri"/>
          <w:color w:val="auto"/>
          <w:sz w:val="20"/>
          <w:szCs w:val="20"/>
        </w:rPr>
      </w:pPr>
      <w:r w:rsidRPr="007F5251">
        <w:rPr>
          <w:rFonts w:ascii="Calibri" w:eastAsia="Noto Sans CJK KR Regular" w:hAnsi="Calibri" w:cs="Calibri"/>
          <w:color w:val="auto"/>
          <w:sz w:val="20"/>
          <w:szCs w:val="20"/>
        </w:rPr>
        <w:t xml:space="preserve">5.2    </w:t>
      </w:r>
      <w:r w:rsidR="001557CA" w:rsidRPr="007F5251">
        <w:rPr>
          <w:rFonts w:ascii="Calibri" w:eastAsia="Noto Sans CJK KR Regular" w:hAnsi="Calibri" w:cs="Calibri"/>
          <w:color w:val="auto"/>
          <w:sz w:val="20"/>
          <w:szCs w:val="20"/>
        </w:rPr>
        <w:t>Th</w:t>
      </w:r>
      <w:r w:rsidR="00DB3607" w:rsidRPr="007F5251">
        <w:rPr>
          <w:rFonts w:ascii="Calibri" w:eastAsia="Noto Sans CJK KR Regular" w:hAnsi="Calibri" w:cs="Calibri"/>
          <w:color w:val="auto"/>
          <w:sz w:val="20"/>
          <w:szCs w:val="20"/>
        </w:rPr>
        <w:t xml:space="preserve">e </w:t>
      </w:r>
      <w:r w:rsidR="007D2C03" w:rsidRPr="007F5251">
        <w:rPr>
          <w:rFonts w:ascii="Calibri" w:eastAsia="Noto Sans CJK KR Regular" w:hAnsi="Calibri" w:cs="Calibri"/>
          <w:color w:val="auto"/>
          <w:sz w:val="20"/>
          <w:szCs w:val="20"/>
        </w:rPr>
        <w:t>“P</w:t>
      </w:r>
      <w:r w:rsidR="00E355BC" w:rsidRPr="007F5251">
        <w:rPr>
          <w:rFonts w:ascii="Calibri" w:eastAsia="Noto Sans CJK KR Regular" w:hAnsi="Calibri" w:cs="Calibri"/>
          <w:color w:val="auto"/>
          <w:sz w:val="20"/>
          <w:szCs w:val="20"/>
        </w:rPr>
        <w:t>ayment term</w:t>
      </w:r>
      <w:r w:rsidR="007D2C03" w:rsidRPr="007F5251">
        <w:rPr>
          <w:rFonts w:ascii="Calibri" w:eastAsia="Noto Sans CJK KR Regular" w:hAnsi="Calibri" w:cs="Calibri"/>
          <w:color w:val="auto"/>
          <w:sz w:val="20"/>
          <w:szCs w:val="20"/>
        </w:rPr>
        <w:t>”</w:t>
      </w:r>
      <w:r w:rsidR="00E355BC" w:rsidRPr="007F5251">
        <w:rPr>
          <w:rFonts w:ascii="Calibri" w:eastAsia="Noto Sans CJK KR Regular" w:hAnsi="Calibri" w:cs="Calibri"/>
          <w:color w:val="auto"/>
          <w:sz w:val="20"/>
          <w:szCs w:val="20"/>
        </w:rPr>
        <w:t xml:space="preserve"> follows as written in Exhibit A according to prior consultation with </w:t>
      </w:r>
      <w:r w:rsidR="008936A0">
        <w:rPr>
          <w:rFonts w:ascii="Calibri" w:eastAsia="Noto Sans CJK KR Regular" w:hAnsi="Calibri" w:cs="Calibri"/>
          <w:color w:val="auto"/>
          <w:sz w:val="20"/>
          <w:szCs w:val="20"/>
        </w:rPr>
        <w:t>DESKER</w:t>
      </w:r>
      <w:r w:rsidR="00E67A78" w:rsidRPr="007F5251">
        <w:rPr>
          <w:rFonts w:ascii="Calibri" w:eastAsia="Noto Sans CJK KR Regular" w:hAnsi="Calibri" w:cs="Calibri"/>
          <w:color w:val="auto"/>
          <w:sz w:val="20"/>
          <w:szCs w:val="20"/>
        </w:rPr>
        <w:t>.</w:t>
      </w:r>
      <w:r w:rsidR="00171D2F">
        <w:rPr>
          <w:rFonts w:ascii="Calibri" w:eastAsia="Noto Sans CJK KR Regular" w:hAnsi="Calibri" w:cs="Calibri"/>
          <w:color w:val="auto"/>
          <w:sz w:val="20"/>
          <w:szCs w:val="20"/>
        </w:rPr>
        <w:t xml:space="preserve"> </w:t>
      </w:r>
      <w:ins w:id="4" w:author="최규현 (Kyoohyun Choi)" w:date="2024-03-12T14:25:00Z">
        <w:r w:rsidR="007A1175">
          <w:rPr>
            <w:rFonts w:ascii="Calibri" w:eastAsia="Noto Sans CJK KR Regular" w:hAnsi="Calibri" w:cs="Calibri"/>
            <w:color w:val="auto"/>
            <w:sz w:val="20"/>
            <w:szCs w:val="20"/>
          </w:rPr>
          <w:t xml:space="preserve">Buyer shall pay the invoiced </w:t>
        </w:r>
      </w:ins>
      <w:ins w:id="5" w:author="최규현 (Kyoohyun Choi)" w:date="2024-03-12T14:26:00Z">
        <w:r w:rsidR="007A1175">
          <w:rPr>
            <w:rFonts w:ascii="Calibri" w:eastAsia="Noto Sans CJK KR Regular" w:hAnsi="Calibri" w:cs="Calibri"/>
            <w:color w:val="auto"/>
            <w:sz w:val="20"/>
            <w:szCs w:val="20"/>
          </w:rPr>
          <w:t xml:space="preserve">amount </w:t>
        </w:r>
        <w:proofErr w:type="gramStart"/>
        <w:r w:rsidR="007A1175">
          <w:rPr>
            <w:rFonts w:ascii="Calibri" w:eastAsia="Noto Sans CJK KR Regular" w:hAnsi="Calibri" w:cs="Calibri"/>
            <w:color w:val="auto"/>
            <w:sz w:val="20"/>
            <w:szCs w:val="20"/>
          </w:rPr>
          <w:t>[  ]</w:t>
        </w:r>
        <w:proofErr w:type="gramEnd"/>
        <w:r w:rsidR="007A1175">
          <w:rPr>
            <w:rFonts w:ascii="Calibri" w:eastAsia="Noto Sans CJK KR Regular" w:hAnsi="Calibri" w:cs="Calibri"/>
            <w:color w:val="auto"/>
            <w:sz w:val="20"/>
            <w:szCs w:val="20"/>
          </w:rPr>
          <w:t xml:space="preserve"> days</w:t>
        </w:r>
      </w:ins>
      <w:ins w:id="6" w:author="최규현 (Kyoohyun Choi)" w:date="2024-03-12T14:28:00Z">
        <w:r w:rsidR="001D0D52">
          <w:rPr>
            <w:rFonts w:ascii="Calibri" w:eastAsia="Noto Sans CJK KR Regular" w:hAnsi="Calibri" w:cs="Calibri"/>
            <w:color w:val="auto"/>
            <w:sz w:val="20"/>
            <w:szCs w:val="20"/>
          </w:rPr>
          <w:t xml:space="preserve"> in advance</w:t>
        </w:r>
      </w:ins>
      <w:ins w:id="7" w:author="최규현 (Kyoohyun Choi)" w:date="2024-03-12T14:26:00Z">
        <w:r w:rsidR="007A1175">
          <w:rPr>
            <w:rFonts w:ascii="Calibri" w:eastAsia="Noto Sans CJK KR Regular" w:hAnsi="Calibri" w:cs="Calibri"/>
            <w:color w:val="auto"/>
            <w:sz w:val="20"/>
            <w:szCs w:val="20"/>
          </w:rPr>
          <w:t xml:space="preserve"> before the Products is loaded to freight forwarder.</w:t>
        </w:r>
      </w:ins>
    </w:p>
    <w:p w14:paraId="61259909" w14:textId="547639C6" w:rsidR="00CD0F0A" w:rsidRPr="007F5251" w:rsidRDefault="00CD0F0A" w:rsidP="007F5251">
      <w:pPr>
        <w:pStyle w:val="Default"/>
        <w:rPr>
          <w:rFonts w:ascii="Calibri" w:eastAsia="Noto Sans CJK KR Regular" w:hAnsi="Calibri" w:cs="Calibri"/>
          <w:color w:val="auto"/>
          <w:sz w:val="20"/>
          <w:szCs w:val="20"/>
        </w:rPr>
      </w:pPr>
    </w:p>
    <w:p w14:paraId="25E06317" w14:textId="0F368CE9" w:rsidR="00402542" w:rsidRPr="007F5251" w:rsidRDefault="00402542" w:rsidP="007F5251">
      <w:pPr>
        <w:pStyle w:val="Default"/>
        <w:ind w:left="680" w:hangingChars="340" w:hanging="680"/>
        <w:rPr>
          <w:rFonts w:ascii="Calibri" w:eastAsia="Noto Sans CJK KR Regular" w:hAnsi="Calibri" w:cs="Calibri"/>
          <w:color w:val="auto"/>
          <w:sz w:val="20"/>
          <w:szCs w:val="20"/>
        </w:rPr>
      </w:pPr>
      <w:r w:rsidRPr="007F5251">
        <w:rPr>
          <w:rFonts w:ascii="Calibri" w:eastAsia="Noto Sans CJK KR Regular" w:hAnsi="Calibri" w:cs="Calibri"/>
          <w:color w:val="auto"/>
          <w:sz w:val="20"/>
          <w:szCs w:val="20"/>
        </w:rPr>
        <w:t>5</w:t>
      </w:r>
      <w:r w:rsidR="007D2C03" w:rsidRPr="007F5251">
        <w:rPr>
          <w:rFonts w:ascii="Calibri" w:eastAsia="Noto Sans CJK KR Regular" w:hAnsi="Calibri" w:cs="Calibri"/>
          <w:color w:val="auto"/>
          <w:sz w:val="20"/>
          <w:szCs w:val="20"/>
        </w:rPr>
        <w:t>.3    The “P</w:t>
      </w:r>
      <w:r w:rsidRPr="007F5251">
        <w:rPr>
          <w:rFonts w:ascii="Calibri" w:eastAsia="Noto Sans CJK KR Regular" w:hAnsi="Calibri" w:cs="Calibri"/>
          <w:color w:val="auto"/>
          <w:sz w:val="20"/>
          <w:szCs w:val="20"/>
        </w:rPr>
        <w:t>rice</w:t>
      </w:r>
      <w:r w:rsidR="007D2C03" w:rsidRPr="007F5251">
        <w:rPr>
          <w:rFonts w:ascii="Calibri" w:eastAsia="Noto Sans CJK KR Regular" w:hAnsi="Calibri" w:cs="Calibri"/>
          <w:color w:val="auto"/>
          <w:sz w:val="20"/>
          <w:szCs w:val="20"/>
        </w:rPr>
        <w:t>”</w:t>
      </w:r>
      <w:r w:rsidRPr="007F5251">
        <w:rPr>
          <w:rFonts w:ascii="Calibri" w:eastAsia="Noto Sans CJK KR Regular" w:hAnsi="Calibri" w:cs="Calibri"/>
          <w:color w:val="auto"/>
          <w:sz w:val="20"/>
          <w:szCs w:val="20"/>
        </w:rPr>
        <w:t xml:space="preserve"> specified in this agreement do</w:t>
      </w:r>
      <w:r w:rsidR="00DE30C4" w:rsidRPr="007F5251">
        <w:rPr>
          <w:rFonts w:ascii="Calibri" w:eastAsia="Noto Sans CJK KR Regular" w:hAnsi="Calibri" w:cs="Calibri"/>
          <w:color w:val="auto"/>
          <w:sz w:val="20"/>
          <w:szCs w:val="20"/>
        </w:rPr>
        <w:t>es</w:t>
      </w:r>
      <w:r w:rsidRPr="007F5251">
        <w:rPr>
          <w:rFonts w:ascii="Calibri" w:eastAsia="Noto Sans CJK KR Regular" w:hAnsi="Calibri" w:cs="Calibri"/>
          <w:color w:val="auto"/>
          <w:sz w:val="20"/>
          <w:szCs w:val="20"/>
        </w:rPr>
        <w:t xml:space="preserve"> not includes taxes, duties or fees. </w:t>
      </w:r>
      <w:r w:rsidR="00701E29" w:rsidRPr="007F5251">
        <w:rPr>
          <w:rFonts w:ascii="Calibri" w:eastAsia="Noto Sans CJK KR Regular" w:hAnsi="Calibri" w:cs="Calibri"/>
          <w:color w:val="auto"/>
          <w:sz w:val="20"/>
          <w:szCs w:val="20"/>
        </w:rPr>
        <w:t>“BUYER”</w:t>
      </w:r>
      <w:r w:rsidRPr="007F5251">
        <w:rPr>
          <w:rFonts w:ascii="Calibri" w:eastAsia="Noto Sans CJK KR Regular" w:hAnsi="Calibri" w:cs="Calibri"/>
          <w:color w:val="auto"/>
          <w:sz w:val="20"/>
          <w:szCs w:val="20"/>
        </w:rPr>
        <w:t xml:space="preserve"> </w:t>
      </w:r>
      <w:r w:rsidR="004D133C" w:rsidRPr="007F5251">
        <w:rPr>
          <w:rFonts w:ascii="Calibri" w:eastAsia="Noto Sans CJK KR Regular" w:hAnsi="Calibri" w:cs="Calibri"/>
          <w:color w:val="auto"/>
          <w:sz w:val="20"/>
          <w:szCs w:val="20"/>
        </w:rPr>
        <w:t xml:space="preserve">agrees to pay, indemnify and hold </w:t>
      </w:r>
      <w:r w:rsidR="008936A0">
        <w:rPr>
          <w:rFonts w:ascii="Calibri" w:eastAsia="Noto Sans CJK KR Regular" w:hAnsi="Calibri" w:cs="Calibri"/>
          <w:color w:val="auto"/>
          <w:sz w:val="20"/>
          <w:szCs w:val="20"/>
        </w:rPr>
        <w:t>DESKER</w:t>
      </w:r>
      <w:r w:rsidR="004D133C" w:rsidRPr="007F5251">
        <w:rPr>
          <w:rFonts w:ascii="Calibri" w:eastAsia="Noto Sans CJK KR Regular" w:hAnsi="Calibri" w:cs="Calibri"/>
          <w:color w:val="auto"/>
          <w:sz w:val="20"/>
          <w:szCs w:val="20"/>
        </w:rPr>
        <w:t xml:space="preserve"> harmless form any sales, use, excise, import or export, value -added or similar tax or duty, and any other tax not based on </w:t>
      </w:r>
      <w:r w:rsidR="008936A0">
        <w:rPr>
          <w:rFonts w:ascii="Calibri" w:eastAsia="Noto Sans CJK KR Regular" w:hAnsi="Calibri" w:cs="Calibri"/>
          <w:color w:val="auto"/>
          <w:sz w:val="20"/>
          <w:szCs w:val="20"/>
        </w:rPr>
        <w:t>DESKER</w:t>
      </w:r>
      <w:r w:rsidR="004D133C" w:rsidRPr="007F5251">
        <w:rPr>
          <w:rFonts w:ascii="Calibri" w:eastAsia="Noto Sans CJK KR Regular" w:hAnsi="Calibri" w:cs="Calibri"/>
          <w:color w:val="auto"/>
          <w:sz w:val="20"/>
          <w:szCs w:val="20"/>
        </w:rPr>
        <w:t xml:space="preserve">’s net income, including any penalties and interest due to any payment to be made by </w:t>
      </w:r>
      <w:r w:rsidR="00701E29" w:rsidRPr="007F5251">
        <w:rPr>
          <w:rFonts w:ascii="Calibri" w:eastAsia="Noto Sans CJK KR Regular" w:hAnsi="Calibri" w:cs="Calibri"/>
          <w:color w:val="auto"/>
          <w:sz w:val="20"/>
          <w:szCs w:val="20"/>
        </w:rPr>
        <w:t>“BUYER”</w:t>
      </w:r>
      <w:r w:rsidR="004D133C" w:rsidRPr="007F5251">
        <w:rPr>
          <w:rFonts w:ascii="Calibri" w:eastAsia="Noto Sans CJK KR Regular" w:hAnsi="Calibri" w:cs="Calibri"/>
          <w:color w:val="auto"/>
          <w:sz w:val="20"/>
          <w:szCs w:val="20"/>
        </w:rPr>
        <w:t xml:space="preserve"> pursuant to this agreement.</w:t>
      </w:r>
    </w:p>
    <w:p w14:paraId="620B3974" w14:textId="77777777" w:rsidR="003D0910" w:rsidRPr="007F5251" w:rsidRDefault="003D0910" w:rsidP="007F5251">
      <w:pPr>
        <w:pStyle w:val="Default"/>
        <w:rPr>
          <w:rFonts w:ascii="Calibri" w:eastAsia="Noto Sans CJK KR Regular" w:hAnsi="Calibri" w:cs="Calibri"/>
        </w:rPr>
      </w:pPr>
    </w:p>
    <w:p w14:paraId="008ABA67" w14:textId="14798170" w:rsidR="007A0FD5" w:rsidRPr="007F5251" w:rsidRDefault="007A0FD5" w:rsidP="007F5251">
      <w:pPr>
        <w:pStyle w:val="Default"/>
        <w:rPr>
          <w:rFonts w:ascii="Calibri" w:eastAsia="Noto Sans CJK KR Regular" w:hAnsi="Calibri" w:cs="Calibri"/>
          <w:b/>
          <w:bCs/>
          <w:color w:val="auto"/>
        </w:rPr>
      </w:pPr>
      <w:r w:rsidRPr="007F5251">
        <w:rPr>
          <w:rFonts w:ascii="Calibri" w:eastAsia="Noto Sans CJK KR Regular" w:hAnsi="Calibri" w:cs="Calibri"/>
          <w:b/>
          <w:bCs/>
          <w:color w:val="auto"/>
        </w:rPr>
        <w:t xml:space="preserve">Article </w:t>
      </w:r>
      <w:r w:rsidR="00646320" w:rsidRPr="007F5251">
        <w:rPr>
          <w:rFonts w:ascii="Calibri" w:eastAsia="Noto Sans CJK KR Regular" w:hAnsi="Calibri" w:cs="Calibri"/>
          <w:b/>
          <w:bCs/>
          <w:color w:val="auto"/>
        </w:rPr>
        <w:t>6</w:t>
      </w:r>
      <w:r w:rsidRPr="007F5251">
        <w:rPr>
          <w:rFonts w:ascii="Calibri" w:eastAsia="Noto Sans CJK KR Regular" w:hAnsi="Calibri" w:cs="Calibri"/>
          <w:b/>
          <w:bCs/>
          <w:color w:val="auto"/>
        </w:rPr>
        <w:t>. Trademark</w:t>
      </w:r>
      <w:r w:rsidR="00B5046A" w:rsidRPr="007F5251">
        <w:rPr>
          <w:rFonts w:ascii="Calibri" w:eastAsia="Noto Sans CJK KR Regular" w:hAnsi="Calibri" w:cs="Calibri"/>
          <w:b/>
          <w:bCs/>
          <w:color w:val="auto"/>
        </w:rPr>
        <w:t>s</w:t>
      </w:r>
      <w:r w:rsidRPr="007F5251">
        <w:rPr>
          <w:rFonts w:ascii="Calibri" w:eastAsia="Noto Sans CJK KR Regular" w:hAnsi="Calibri" w:cs="Calibri"/>
          <w:b/>
          <w:bCs/>
          <w:color w:val="auto"/>
        </w:rPr>
        <w:t xml:space="preserve"> </w:t>
      </w:r>
    </w:p>
    <w:p w14:paraId="651DAF7F" w14:textId="77777777" w:rsidR="007A0FD5" w:rsidRPr="007F5251" w:rsidRDefault="007A0FD5" w:rsidP="007F5251">
      <w:pPr>
        <w:pStyle w:val="Default"/>
        <w:rPr>
          <w:rFonts w:ascii="Calibri" w:eastAsia="Noto Sans CJK KR Regular" w:hAnsi="Calibri" w:cs="Calibri"/>
          <w:color w:val="auto"/>
          <w:sz w:val="20"/>
          <w:szCs w:val="20"/>
        </w:rPr>
      </w:pPr>
    </w:p>
    <w:p w14:paraId="3EE2902D" w14:textId="58346295" w:rsidR="007A0FD5" w:rsidRPr="007F5251" w:rsidRDefault="00646320" w:rsidP="007F5251">
      <w:pPr>
        <w:pStyle w:val="CM10"/>
        <w:spacing w:after="0"/>
        <w:ind w:leftChars="9" w:left="820" w:hangingChars="400" w:hanging="800"/>
        <w:jc w:val="both"/>
        <w:rPr>
          <w:rFonts w:ascii="Calibri" w:eastAsia="Noto Sans CJK KR Regular" w:hAnsi="Calibri" w:cs="Calibri"/>
          <w:sz w:val="20"/>
          <w:szCs w:val="20"/>
        </w:rPr>
      </w:pPr>
      <w:r w:rsidRPr="007F5251">
        <w:rPr>
          <w:rFonts w:ascii="Calibri" w:eastAsia="Noto Sans CJK KR Regular" w:hAnsi="Calibri" w:cs="Calibri"/>
          <w:sz w:val="20"/>
          <w:szCs w:val="20"/>
        </w:rPr>
        <w:t>6</w:t>
      </w:r>
      <w:r w:rsidR="00ED7834" w:rsidRPr="007F5251">
        <w:rPr>
          <w:rFonts w:ascii="Calibri" w:eastAsia="Noto Sans CJK KR Regular" w:hAnsi="Calibri" w:cs="Calibri"/>
          <w:sz w:val="20"/>
          <w:szCs w:val="20"/>
        </w:rPr>
        <w:t>.1</w:t>
      </w:r>
      <w:r w:rsidR="00ED7834" w:rsidRPr="007F5251">
        <w:rPr>
          <w:rFonts w:ascii="Calibri" w:eastAsia="Noto Sans CJK KR Regular" w:hAnsi="Calibri" w:cs="Calibri"/>
          <w:sz w:val="20"/>
          <w:szCs w:val="20"/>
        </w:rPr>
        <w:tab/>
      </w:r>
      <w:r w:rsidR="000B3B99" w:rsidRPr="007F5251">
        <w:rPr>
          <w:rFonts w:ascii="Calibri" w:eastAsia="Noto Sans CJK KR Regular" w:hAnsi="Calibri" w:cs="Calibri"/>
          <w:sz w:val="20"/>
          <w:szCs w:val="20"/>
        </w:rPr>
        <w:t>“</w:t>
      </w:r>
      <w:r w:rsidR="008936A0">
        <w:rPr>
          <w:rFonts w:ascii="Calibri" w:eastAsia="Noto Sans CJK KR Regular" w:hAnsi="Calibri" w:cs="Calibri"/>
          <w:sz w:val="20"/>
          <w:szCs w:val="20"/>
        </w:rPr>
        <w:t>DESKER</w:t>
      </w:r>
      <w:r w:rsidR="000B3B99" w:rsidRPr="007F5251">
        <w:rPr>
          <w:rFonts w:ascii="Calibri" w:eastAsia="Noto Sans CJK KR Regular" w:hAnsi="Calibri" w:cs="Calibri"/>
          <w:sz w:val="20"/>
          <w:szCs w:val="20"/>
        </w:rPr>
        <w:t xml:space="preserve"> Mark” means any name, logo or trademark of </w:t>
      </w:r>
      <w:r w:rsidR="008936A0">
        <w:rPr>
          <w:rFonts w:ascii="Calibri" w:eastAsia="Noto Sans CJK KR Regular" w:hAnsi="Calibri" w:cs="Calibri"/>
          <w:sz w:val="20"/>
          <w:szCs w:val="20"/>
        </w:rPr>
        <w:t>DESKER</w:t>
      </w:r>
      <w:r w:rsidR="000B3B99" w:rsidRPr="007F5251">
        <w:rPr>
          <w:rFonts w:ascii="Calibri" w:eastAsia="Noto Sans CJK KR Regular" w:hAnsi="Calibri" w:cs="Calibri"/>
          <w:sz w:val="20"/>
          <w:szCs w:val="20"/>
        </w:rPr>
        <w:t xml:space="preserve"> used to identify the Products and that </w:t>
      </w:r>
      <w:r w:rsidR="008936A0">
        <w:rPr>
          <w:rFonts w:ascii="Calibri" w:eastAsia="Noto Sans CJK KR Regular" w:hAnsi="Calibri" w:cs="Calibri"/>
          <w:sz w:val="20"/>
          <w:szCs w:val="20"/>
        </w:rPr>
        <w:t>DESKER</w:t>
      </w:r>
      <w:r w:rsidR="000B3B99" w:rsidRPr="007F5251">
        <w:rPr>
          <w:rFonts w:ascii="Calibri" w:eastAsia="Noto Sans CJK KR Regular" w:hAnsi="Calibri" w:cs="Calibri"/>
          <w:sz w:val="20"/>
          <w:szCs w:val="20"/>
        </w:rPr>
        <w:t xml:space="preserve"> provides to </w:t>
      </w:r>
      <w:r w:rsidR="00701E29" w:rsidRPr="007F5251">
        <w:rPr>
          <w:rFonts w:ascii="Calibri" w:eastAsia="Noto Sans CJK KR Regular" w:hAnsi="Calibri" w:cs="Calibri"/>
          <w:sz w:val="20"/>
          <w:szCs w:val="20"/>
        </w:rPr>
        <w:t>“BUYER”</w:t>
      </w:r>
      <w:r w:rsidR="000B3B99" w:rsidRPr="007F5251">
        <w:rPr>
          <w:rFonts w:ascii="Calibri" w:eastAsia="Noto Sans CJK KR Regular" w:hAnsi="Calibri" w:cs="Calibri"/>
          <w:sz w:val="20"/>
          <w:szCs w:val="20"/>
        </w:rPr>
        <w:t xml:space="preserve"> under this agreement. </w:t>
      </w:r>
      <w:r w:rsidR="00A43B8F" w:rsidRPr="007F5251">
        <w:rPr>
          <w:rFonts w:ascii="Calibri" w:eastAsia="Noto Sans CJK KR Regular" w:hAnsi="Calibri" w:cs="Calibri"/>
          <w:sz w:val="20"/>
          <w:szCs w:val="20"/>
        </w:rPr>
        <w:t xml:space="preserve">Subject to </w:t>
      </w:r>
      <w:r w:rsidR="00701E29" w:rsidRPr="007F5251">
        <w:rPr>
          <w:rFonts w:ascii="Calibri" w:eastAsia="Noto Sans CJK KR Regular" w:hAnsi="Calibri" w:cs="Calibri"/>
          <w:sz w:val="20"/>
          <w:szCs w:val="20"/>
        </w:rPr>
        <w:t>“BUYER”</w:t>
      </w:r>
      <w:r w:rsidR="00A43B8F" w:rsidRPr="007F5251">
        <w:rPr>
          <w:rFonts w:ascii="Calibri" w:eastAsia="Noto Sans CJK KR Regular" w:hAnsi="Calibri" w:cs="Calibri"/>
          <w:sz w:val="20"/>
          <w:szCs w:val="20"/>
        </w:rPr>
        <w:t>’s compliance with the terms and conditions of this agreement, i</w:t>
      </w:r>
      <w:r w:rsidR="00B5046A" w:rsidRPr="007F5251">
        <w:rPr>
          <w:rFonts w:ascii="Calibri" w:eastAsia="Noto Sans CJK KR Regular" w:hAnsi="Calibri" w:cs="Calibri"/>
          <w:sz w:val="20"/>
          <w:szCs w:val="20"/>
        </w:rPr>
        <w:t>n the “Territory”, d</w:t>
      </w:r>
      <w:r w:rsidR="007A0FD5" w:rsidRPr="007F5251">
        <w:rPr>
          <w:rFonts w:ascii="Calibri" w:eastAsia="Noto Sans CJK KR Regular" w:hAnsi="Calibri" w:cs="Calibri"/>
          <w:sz w:val="20"/>
          <w:szCs w:val="20"/>
        </w:rPr>
        <w:t xml:space="preserve">uring the term of this Agreement, </w:t>
      </w:r>
      <w:r w:rsidR="008936A0">
        <w:rPr>
          <w:rFonts w:ascii="Calibri" w:eastAsia="Noto Sans CJK KR Regular" w:hAnsi="Calibri" w:cs="Calibri"/>
          <w:sz w:val="20"/>
          <w:szCs w:val="20"/>
        </w:rPr>
        <w:t>DESKER</w:t>
      </w:r>
      <w:r w:rsidR="00B5046A" w:rsidRPr="007F5251">
        <w:rPr>
          <w:rFonts w:ascii="Calibri" w:eastAsia="Noto Sans CJK KR Regular" w:hAnsi="Calibri" w:cs="Calibri"/>
          <w:sz w:val="20"/>
          <w:szCs w:val="20"/>
        </w:rPr>
        <w:t xml:space="preserve"> </w:t>
      </w:r>
      <w:r w:rsidR="007A0FD5" w:rsidRPr="007F5251">
        <w:rPr>
          <w:rFonts w:ascii="Calibri" w:eastAsia="Noto Sans CJK KR Regular" w:hAnsi="Calibri" w:cs="Calibri"/>
          <w:sz w:val="20"/>
          <w:szCs w:val="20"/>
        </w:rPr>
        <w:t xml:space="preserve">hereby grants to </w:t>
      </w:r>
      <w:r w:rsidR="00701E29" w:rsidRPr="007F5251">
        <w:rPr>
          <w:rFonts w:ascii="Calibri" w:eastAsia="Noto Sans CJK KR Regular" w:hAnsi="Calibri" w:cs="Calibri"/>
          <w:sz w:val="20"/>
          <w:szCs w:val="20"/>
        </w:rPr>
        <w:t>“BUYER”</w:t>
      </w:r>
      <w:r w:rsidR="00570F55" w:rsidRPr="007F5251">
        <w:rPr>
          <w:rFonts w:ascii="Calibri" w:eastAsia="Noto Sans CJK KR Regular" w:hAnsi="Calibri" w:cs="Calibri"/>
          <w:sz w:val="20"/>
          <w:szCs w:val="20"/>
        </w:rPr>
        <w:t xml:space="preserve"> </w:t>
      </w:r>
      <w:r w:rsidR="00CF4719" w:rsidRPr="007F5251">
        <w:rPr>
          <w:rFonts w:ascii="Calibri" w:eastAsia="Noto Sans CJK KR Regular" w:hAnsi="Calibri" w:cs="Calibri"/>
          <w:sz w:val="20"/>
          <w:szCs w:val="20"/>
        </w:rPr>
        <w:t>a</w:t>
      </w:r>
      <w:r w:rsidR="00F706F4" w:rsidRPr="007F5251">
        <w:rPr>
          <w:rFonts w:ascii="Calibri" w:eastAsia="Noto Sans CJK KR Regular" w:hAnsi="Calibri" w:cs="Calibri"/>
          <w:sz w:val="20"/>
          <w:szCs w:val="20"/>
        </w:rPr>
        <w:t xml:space="preserve"> </w:t>
      </w:r>
      <w:r w:rsidR="00A43B8F" w:rsidRPr="007F5251">
        <w:rPr>
          <w:rFonts w:ascii="Calibri" w:eastAsia="Noto Sans CJK KR Regular" w:hAnsi="Calibri" w:cs="Calibri"/>
          <w:sz w:val="20"/>
          <w:szCs w:val="20"/>
        </w:rPr>
        <w:t xml:space="preserve">non-exclusive, non-transferrable </w:t>
      </w:r>
      <w:r w:rsidR="00BD27D8" w:rsidRPr="007F5251">
        <w:rPr>
          <w:rFonts w:ascii="Calibri" w:eastAsia="Noto Sans CJK KR Regular" w:hAnsi="Calibri" w:cs="Calibri"/>
          <w:sz w:val="20"/>
          <w:szCs w:val="20"/>
        </w:rPr>
        <w:t xml:space="preserve">license to use </w:t>
      </w:r>
      <w:r w:rsidR="00B5046A" w:rsidRPr="007F5251">
        <w:rPr>
          <w:rFonts w:ascii="Calibri" w:eastAsia="Noto Sans CJK KR Regular" w:hAnsi="Calibri" w:cs="Calibri"/>
          <w:sz w:val="20"/>
          <w:szCs w:val="20"/>
        </w:rPr>
        <w:t xml:space="preserve">the </w:t>
      </w:r>
      <w:r w:rsidR="00E305BC" w:rsidRPr="007F5251">
        <w:rPr>
          <w:rFonts w:ascii="Calibri" w:eastAsia="Noto Sans CJK KR Regular" w:hAnsi="Calibri" w:cs="Calibri"/>
          <w:sz w:val="20"/>
          <w:szCs w:val="20"/>
        </w:rPr>
        <w:t>“</w:t>
      </w:r>
      <w:r w:rsidR="008936A0">
        <w:rPr>
          <w:rFonts w:ascii="Calibri" w:eastAsia="Noto Sans CJK KR Regular" w:hAnsi="Calibri" w:cs="Calibri"/>
          <w:sz w:val="20"/>
          <w:szCs w:val="20"/>
        </w:rPr>
        <w:t>DESKER</w:t>
      </w:r>
      <w:r w:rsidR="000B3B99" w:rsidRPr="007F5251">
        <w:rPr>
          <w:rFonts w:ascii="Calibri" w:eastAsia="Noto Sans CJK KR Regular" w:hAnsi="Calibri" w:cs="Calibri"/>
          <w:sz w:val="20"/>
          <w:szCs w:val="20"/>
        </w:rPr>
        <w:t xml:space="preserve"> Mark</w:t>
      </w:r>
      <w:r w:rsidR="00B5046A" w:rsidRPr="007F5251">
        <w:rPr>
          <w:rFonts w:ascii="Calibri" w:eastAsia="Noto Sans CJK KR Regular" w:hAnsi="Calibri" w:cs="Calibri"/>
          <w:sz w:val="20"/>
          <w:szCs w:val="20"/>
        </w:rPr>
        <w:t>”</w:t>
      </w:r>
      <w:r w:rsidR="00BD27D8" w:rsidRPr="007F5251">
        <w:rPr>
          <w:rFonts w:ascii="Calibri" w:eastAsia="Noto Sans CJK KR Regular" w:hAnsi="Calibri" w:cs="Calibri"/>
          <w:sz w:val="20"/>
          <w:szCs w:val="20"/>
        </w:rPr>
        <w:t>.</w:t>
      </w:r>
      <w:r w:rsidR="007A0FD5" w:rsidRPr="007F5251">
        <w:rPr>
          <w:rFonts w:ascii="Calibri" w:eastAsia="Noto Sans CJK KR Regular" w:hAnsi="Calibri" w:cs="Calibri"/>
          <w:sz w:val="20"/>
          <w:szCs w:val="20"/>
        </w:rPr>
        <w:t xml:space="preserve"> </w:t>
      </w:r>
      <w:r w:rsidR="00701E29" w:rsidRPr="007F5251">
        <w:rPr>
          <w:rFonts w:ascii="Calibri" w:eastAsia="Noto Sans CJK KR Regular" w:hAnsi="Calibri" w:cs="Calibri"/>
          <w:sz w:val="20"/>
          <w:szCs w:val="20"/>
        </w:rPr>
        <w:t>“BUYER”</w:t>
      </w:r>
      <w:r w:rsidR="00570F55" w:rsidRPr="007F5251">
        <w:rPr>
          <w:rFonts w:ascii="Calibri" w:eastAsia="Noto Sans CJK KR Regular" w:hAnsi="Calibri" w:cs="Calibri"/>
          <w:sz w:val="20"/>
          <w:szCs w:val="20"/>
        </w:rPr>
        <w:t xml:space="preserve"> </w:t>
      </w:r>
      <w:r w:rsidR="007A0FD5" w:rsidRPr="007F5251">
        <w:rPr>
          <w:rFonts w:ascii="Calibri" w:eastAsia="Noto Sans CJK KR Regular" w:hAnsi="Calibri" w:cs="Calibri"/>
          <w:sz w:val="20"/>
          <w:szCs w:val="20"/>
        </w:rPr>
        <w:t xml:space="preserve">shall use the granted rights only for the purpose of sales and </w:t>
      </w:r>
      <w:r w:rsidR="00A43B8F" w:rsidRPr="007F5251">
        <w:rPr>
          <w:rFonts w:ascii="Calibri" w:eastAsia="Noto Sans CJK KR Regular" w:hAnsi="Calibri" w:cs="Calibri"/>
          <w:sz w:val="20"/>
          <w:szCs w:val="20"/>
        </w:rPr>
        <w:t xml:space="preserve">marketing, </w:t>
      </w:r>
      <w:r w:rsidR="007A0FD5" w:rsidRPr="007F5251">
        <w:rPr>
          <w:rFonts w:ascii="Calibri" w:eastAsia="Noto Sans CJK KR Regular" w:hAnsi="Calibri" w:cs="Calibri"/>
          <w:sz w:val="20"/>
          <w:szCs w:val="20"/>
        </w:rPr>
        <w:t xml:space="preserve">promotion </w:t>
      </w:r>
      <w:r w:rsidR="00A43B8F" w:rsidRPr="007F5251">
        <w:rPr>
          <w:rFonts w:ascii="Calibri" w:eastAsia="Noto Sans CJK KR Regular" w:hAnsi="Calibri" w:cs="Calibri"/>
          <w:sz w:val="20"/>
          <w:szCs w:val="20"/>
        </w:rPr>
        <w:t xml:space="preserve">of the “Products” </w:t>
      </w:r>
      <w:r w:rsidR="007A0FD5" w:rsidRPr="007F5251">
        <w:rPr>
          <w:rFonts w:ascii="Calibri" w:eastAsia="Noto Sans CJK KR Regular" w:hAnsi="Calibri" w:cs="Calibri"/>
          <w:sz w:val="20"/>
          <w:szCs w:val="20"/>
        </w:rPr>
        <w:t>in the “</w:t>
      </w:r>
      <w:r w:rsidR="00B5046A" w:rsidRPr="007F5251">
        <w:rPr>
          <w:rFonts w:ascii="Calibri" w:eastAsia="Noto Sans CJK KR Regular" w:hAnsi="Calibri" w:cs="Calibri"/>
          <w:sz w:val="20"/>
          <w:szCs w:val="20"/>
        </w:rPr>
        <w:t>T</w:t>
      </w:r>
      <w:r w:rsidR="007A0FD5" w:rsidRPr="007F5251">
        <w:rPr>
          <w:rFonts w:ascii="Calibri" w:eastAsia="Noto Sans CJK KR Regular" w:hAnsi="Calibri" w:cs="Calibri"/>
          <w:sz w:val="20"/>
          <w:szCs w:val="20"/>
        </w:rPr>
        <w:t>erritor</w:t>
      </w:r>
      <w:r w:rsidR="00B5046A" w:rsidRPr="007F5251">
        <w:rPr>
          <w:rFonts w:ascii="Calibri" w:eastAsia="Noto Sans CJK KR Regular" w:hAnsi="Calibri" w:cs="Calibri"/>
          <w:sz w:val="20"/>
          <w:szCs w:val="20"/>
        </w:rPr>
        <w:t>y</w:t>
      </w:r>
      <w:r w:rsidR="007A0FD5" w:rsidRPr="007F5251">
        <w:rPr>
          <w:rFonts w:ascii="Calibri" w:eastAsia="Noto Sans CJK KR Regular" w:hAnsi="Calibri" w:cs="Calibri"/>
          <w:sz w:val="20"/>
          <w:szCs w:val="20"/>
        </w:rPr>
        <w:t xml:space="preserve">”. </w:t>
      </w:r>
      <w:r w:rsidR="00A43B8F" w:rsidRPr="007F5251">
        <w:rPr>
          <w:rFonts w:ascii="Calibri" w:eastAsia="Noto Sans CJK KR Regular" w:hAnsi="Calibri" w:cs="Calibri"/>
          <w:sz w:val="20"/>
          <w:szCs w:val="20"/>
        </w:rPr>
        <w:t xml:space="preserve">Any use of a </w:t>
      </w:r>
      <w:r w:rsidR="00015495" w:rsidRPr="007F5251">
        <w:rPr>
          <w:rFonts w:ascii="Calibri" w:eastAsia="Noto Sans CJK KR Regular" w:hAnsi="Calibri" w:cs="Calibri"/>
          <w:sz w:val="20"/>
          <w:szCs w:val="20"/>
        </w:rPr>
        <w:t>“</w:t>
      </w:r>
      <w:r w:rsidR="008936A0">
        <w:rPr>
          <w:rFonts w:ascii="Calibri" w:eastAsia="Noto Sans CJK KR Regular" w:hAnsi="Calibri" w:cs="Calibri"/>
          <w:sz w:val="20"/>
          <w:szCs w:val="20"/>
        </w:rPr>
        <w:t>DESKER</w:t>
      </w:r>
      <w:r w:rsidR="00A43B8F" w:rsidRPr="007F5251">
        <w:rPr>
          <w:rFonts w:ascii="Calibri" w:eastAsia="Noto Sans CJK KR Regular" w:hAnsi="Calibri" w:cs="Calibri"/>
          <w:sz w:val="20"/>
          <w:szCs w:val="20"/>
        </w:rPr>
        <w:t xml:space="preserve"> Mark</w:t>
      </w:r>
      <w:r w:rsidR="00015495" w:rsidRPr="007F5251">
        <w:rPr>
          <w:rFonts w:ascii="Calibri" w:eastAsia="Noto Sans CJK KR Regular" w:hAnsi="Calibri" w:cs="Calibri"/>
          <w:sz w:val="20"/>
          <w:szCs w:val="20"/>
        </w:rPr>
        <w:t>”</w:t>
      </w:r>
      <w:r w:rsidR="00A43B8F" w:rsidRPr="007F5251">
        <w:rPr>
          <w:rFonts w:ascii="Calibri" w:eastAsia="Noto Sans CJK KR Regular" w:hAnsi="Calibri" w:cs="Calibri"/>
          <w:sz w:val="20"/>
          <w:szCs w:val="20"/>
        </w:rPr>
        <w:t xml:space="preserve"> by </w:t>
      </w:r>
      <w:r w:rsidR="00701E29" w:rsidRPr="007F5251">
        <w:rPr>
          <w:rFonts w:ascii="Calibri" w:eastAsia="Noto Sans CJK KR Regular" w:hAnsi="Calibri" w:cs="Calibri"/>
          <w:sz w:val="20"/>
          <w:szCs w:val="20"/>
        </w:rPr>
        <w:t>“BUYER”</w:t>
      </w:r>
      <w:r w:rsidR="00A43B8F" w:rsidRPr="007F5251">
        <w:rPr>
          <w:rFonts w:ascii="Calibri" w:eastAsia="Noto Sans CJK KR Regular" w:hAnsi="Calibri" w:cs="Calibri"/>
          <w:sz w:val="20"/>
          <w:szCs w:val="20"/>
        </w:rPr>
        <w:t xml:space="preserve"> must correctly attribute ownership of such mark to </w:t>
      </w:r>
      <w:r w:rsidR="008936A0">
        <w:rPr>
          <w:rFonts w:ascii="Calibri" w:eastAsia="Noto Sans CJK KR Regular" w:hAnsi="Calibri" w:cs="Calibri"/>
          <w:sz w:val="20"/>
          <w:szCs w:val="20"/>
        </w:rPr>
        <w:t>DESKER</w:t>
      </w:r>
      <w:r w:rsidR="00A43B8F" w:rsidRPr="007F5251">
        <w:rPr>
          <w:rFonts w:ascii="Calibri" w:eastAsia="Noto Sans CJK KR Regular" w:hAnsi="Calibri" w:cs="Calibri"/>
          <w:sz w:val="20"/>
          <w:szCs w:val="20"/>
        </w:rPr>
        <w:t xml:space="preserve"> and must be in accordance with applicable law and </w:t>
      </w:r>
      <w:r w:rsidR="008936A0">
        <w:rPr>
          <w:rFonts w:ascii="Calibri" w:eastAsia="Noto Sans CJK KR Regular" w:hAnsi="Calibri" w:cs="Calibri"/>
          <w:sz w:val="20"/>
          <w:szCs w:val="20"/>
        </w:rPr>
        <w:t>DESKER</w:t>
      </w:r>
      <w:r w:rsidR="00A43B8F" w:rsidRPr="007F5251">
        <w:rPr>
          <w:rFonts w:ascii="Calibri" w:eastAsia="Noto Sans CJK KR Regular" w:hAnsi="Calibri" w:cs="Calibri"/>
          <w:sz w:val="20"/>
          <w:szCs w:val="20"/>
        </w:rPr>
        <w:t xml:space="preserve">’s trademark usage guidelines. </w:t>
      </w:r>
      <w:r w:rsidR="00701E29" w:rsidRPr="007F5251">
        <w:rPr>
          <w:rFonts w:ascii="Calibri" w:eastAsia="Noto Sans CJK KR Regular" w:hAnsi="Calibri" w:cs="Calibri"/>
          <w:sz w:val="20"/>
          <w:szCs w:val="20"/>
        </w:rPr>
        <w:t>“BUYER”</w:t>
      </w:r>
      <w:r w:rsidR="00A43B8F" w:rsidRPr="007F5251">
        <w:rPr>
          <w:rFonts w:ascii="Calibri" w:eastAsia="Noto Sans CJK KR Regular" w:hAnsi="Calibri" w:cs="Calibri"/>
          <w:sz w:val="20"/>
          <w:szCs w:val="20"/>
        </w:rPr>
        <w:t xml:space="preserve"> </w:t>
      </w:r>
      <w:r w:rsidR="00630972" w:rsidRPr="007F5251">
        <w:rPr>
          <w:rFonts w:ascii="Calibri" w:eastAsia="Noto Sans CJK KR Regular" w:hAnsi="Calibri" w:cs="Calibri"/>
          <w:sz w:val="20"/>
          <w:szCs w:val="20"/>
        </w:rPr>
        <w:t>shall</w:t>
      </w:r>
      <w:r w:rsidR="00A43B8F" w:rsidRPr="007F5251">
        <w:rPr>
          <w:rFonts w:ascii="Calibri" w:eastAsia="Noto Sans CJK KR Regular" w:hAnsi="Calibri" w:cs="Calibri"/>
          <w:sz w:val="20"/>
          <w:szCs w:val="20"/>
        </w:rPr>
        <w:t xml:space="preserve"> maintain a </w:t>
      </w:r>
      <w:r w:rsidR="00015495" w:rsidRPr="007F5251">
        <w:rPr>
          <w:rFonts w:ascii="Calibri" w:eastAsia="Noto Sans CJK KR Regular" w:hAnsi="Calibri" w:cs="Calibri"/>
          <w:sz w:val="20"/>
          <w:szCs w:val="20"/>
        </w:rPr>
        <w:t>high-quality</w:t>
      </w:r>
      <w:r w:rsidR="00A43B8F" w:rsidRPr="007F5251">
        <w:rPr>
          <w:rFonts w:ascii="Calibri" w:eastAsia="Noto Sans CJK KR Regular" w:hAnsi="Calibri" w:cs="Calibri"/>
          <w:sz w:val="20"/>
          <w:szCs w:val="20"/>
        </w:rPr>
        <w:t xml:space="preserve"> standard in marketing “Products”</w:t>
      </w:r>
      <w:r w:rsidR="000B3B99" w:rsidRPr="007F5251">
        <w:rPr>
          <w:rFonts w:ascii="Calibri" w:eastAsia="Noto Sans CJK KR Regular" w:hAnsi="Calibri" w:cs="Calibri"/>
          <w:sz w:val="20"/>
          <w:szCs w:val="20"/>
        </w:rPr>
        <w:t xml:space="preserve"> </w:t>
      </w:r>
      <w:r w:rsidR="00A43B8F" w:rsidRPr="007F5251">
        <w:rPr>
          <w:rFonts w:ascii="Calibri" w:eastAsia="Noto Sans CJK KR Regular" w:hAnsi="Calibri" w:cs="Calibri"/>
          <w:sz w:val="20"/>
          <w:szCs w:val="20"/>
        </w:rPr>
        <w:t xml:space="preserve">in connection with the </w:t>
      </w:r>
      <w:r w:rsidR="00015495" w:rsidRPr="007F5251">
        <w:rPr>
          <w:rFonts w:ascii="Calibri" w:eastAsia="Noto Sans CJK KR Regular" w:hAnsi="Calibri" w:cs="Calibri"/>
          <w:sz w:val="20"/>
          <w:szCs w:val="20"/>
        </w:rPr>
        <w:t>“</w:t>
      </w:r>
      <w:r w:rsidR="008936A0">
        <w:rPr>
          <w:rFonts w:ascii="Calibri" w:eastAsia="Noto Sans CJK KR Regular" w:hAnsi="Calibri" w:cs="Calibri"/>
          <w:sz w:val="20"/>
          <w:szCs w:val="20"/>
        </w:rPr>
        <w:t>DESKER</w:t>
      </w:r>
      <w:r w:rsidR="000B3B99" w:rsidRPr="007F5251">
        <w:rPr>
          <w:rFonts w:ascii="Calibri" w:eastAsia="Noto Sans CJK KR Regular" w:hAnsi="Calibri" w:cs="Calibri"/>
          <w:sz w:val="20"/>
          <w:szCs w:val="20"/>
        </w:rPr>
        <w:t xml:space="preserve"> </w:t>
      </w:r>
      <w:r w:rsidR="00015495" w:rsidRPr="007F5251">
        <w:rPr>
          <w:rFonts w:ascii="Calibri" w:eastAsia="Noto Sans CJK KR Regular" w:hAnsi="Calibri" w:cs="Calibri"/>
          <w:sz w:val="20"/>
          <w:szCs w:val="20"/>
        </w:rPr>
        <w:t>M</w:t>
      </w:r>
      <w:r w:rsidR="000B3B99" w:rsidRPr="007F5251">
        <w:rPr>
          <w:rFonts w:ascii="Calibri" w:eastAsia="Noto Sans CJK KR Regular" w:hAnsi="Calibri" w:cs="Calibri"/>
          <w:sz w:val="20"/>
          <w:szCs w:val="20"/>
        </w:rPr>
        <w:t>ark</w:t>
      </w:r>
      <w:r w:rsidR="00015495" w:rsidRPr="007F5251">
        <w:rPr>
          <w:rFonts w:ascii="Calibri" w:eastAsia="Noto Sans CJK KR Regular" w:hAnsi="Calibri" w:cs="Calibri"/>
          <w:sz w:val="20"/>
          <w:szCs w:val="20"/>
        </w:rPr>
        <w:t>”</w:t>
      </w:r>
      <w:r w:rsidR="000B3B99" w:rsidRPr="007F5251">
        <w:rPr>
          <w:rFonts w:ascii="Calibri" w:eastAsia="Noto Sans CJK KR Regular" w:hAnsi="Calibri" w:cs="Calibri"/>
          <w:sz w:val="20"/>
          <w:szCs w:val="20"/>
        </w:rPr>
        <w:t xml:space="preserve">. </w:t>
      </w:r>
      <w:r w:rsidR="00701E29" w:rsidRPr="007F5251">
        <w:rPr>
          <w:rFonts w:ascii="Calibri" w:eastAsia="Noto Sans CJK KR Regular" w:hAnsi="Calibri" w:cs="Calibri"/>
          <w:sz w:val="20"/>
          <w:szCs w:val="20"/>
        </w:rPr>
        <w:t>“BUYER”</w:t>
      </w:r>
      <w:r w:rsidR="000B3B99" w:rsidRPr="007F5251">
        <w:rPr>
          <w:rFonts w:ascii="Calibri" w:eastAsia="Noto Sans CJK KR Regular" w:hAnsi="Calibri" w:cs="Calibri"/>
          <w:sz w:val="20"/>
          <w:szCs w:val="20"/>
        </w:rPr>
        <w:t xml:space="preserve"> </w:t>
      </w:r>
      <w:r w:rsidR="00630972" w:rsidRPr="007F5251">
        <w:rPr>
          <w:rFonts w:ascii="Calibri" w:eastAsia="Noto Sans CJK KR Regular" w:hAnsi="Calibri" w:cs="Calibri"/>
          <w:sz w:val="20"/>
          <w:szCs w:val="20"/>
        </w:rPr>
        <w:t>shall</w:t>
      </w:r>
      <w:r w:rsidR="000B3B99" w:rsidRPr="007F5251">
        <w:rPr>
          <w:rFonts w:ascii="Calibri" w:eastAsia="Noto Sans CJK KR Regular" w:hAnsi="Calibri" w:cs="Calibri"/>
          <w:sz w:val="20"/>
          <w:szCs w:val="20"/>
        </w:rPr>
        <w:t xml:space="preserve"> not remove or obscure any </w:t>
      </w:r>
      <w:r w:rsidR="00015495" w:rsidRPr="007F5251">
        <w:rPr>
          <w:rFonts w:ascii="Calibri" w:eastAsia="Noto Sans CJK KR Regular" w:hAnsi="Calibri" w:cs="Calibri"/>
          <w:sz w:val="20"/>
          <w:szCs w:val="20"/>
        </w:rPr>
        <w:t>“</w:t>
      </w:r>
      <w:r w:rsidR="008936A0">
        <w:rPr>
          <w:rFonts w:ascii="Calibri" w:eastAsia="Noto Sans CJK KR Regular" w:hAnsi="Calibri" w:cs="Calibri"/>
          <w:sz w:val="20"/>
          <w:szCs w:val="20"/>
        </w:rPr>
        <w:t>DESKER</w:t>
      </w:r>
      <w:r w:rsidR="000B3B99" w:rsidRPr="007F5251">
        <w:rPr>
          <w:rFonts w:ascii="Calibri" w:eastAsia="Noto Sans CJK KR Regular" w:hAnsi="Calibri" w:cs="Calibri"/>
          <w:sz w:val="20"/>
          <w:szCs w:val="20"/>
        </w:rPr>
        <w:t xml:space="preserve"> </w:t>
      </w:r>
      <w:r w:rsidR="00015495" w:rsidRPr="007F5251">
        <w:rPr>
          <w:rFonts w:ascii="Calibri" w:eastAsia="Noto Sans CJK KR Regular" w:hAnsi="Calibri" w:cs="Calibri"/>
          <w:sz w:val="20"/>
          <w:szCs w:val="20"/>
        </w:rPr>
        <w:t>M</w:t>
      </w:r>
      <w:r w:rsidR="000B3B99" w:rsidRPr="007F5251">
        <w:rPr>
          <w:rFonts w:ascii="Calibri" w:eastAsia="Noto Sans CJK KR Regular" w:hAnsi="Calibri" w:cs="Calibri"/>
          <w:sz w:val="20"/>
          <w:szCs w:val="20"/>
        </w:rPr>
        <w:t>ark</w:t>
      </w:r>
      <w:r w:rsidR="00015495" w:rsidRPr="007F5251">
        <w:rPr>
          <w:rFonts w:ascii="Calibri" w:eastAsia="Noto Sans CJK KR Regular" w:hAnsi="Calibri" w:cs="Calibri"/>
          <w:sz w:val="20"/>
          <w:szCs w:val="20"/>
        </w:rPr>
        <w:t>”</w:t>
      </w:r>
      <w:r w:rsidR="000B3B99" w:rsidRPr="007F5251">
        <w:rPr>
          <w:rFonts w:ascii="Calibri" w:eastAsia="Noto Sans CJK KR Regular" w:hAnsi="Calibri" w:cs="Calibri"/>
          <w:sz w:val="20"/>
          <w:szCs w:val="20"/>
        </w:rPr>
        <w:t xml:space="preserve">, and </w:t>
      </w:r>
      <w:r w:rsidR="00630972" w:rsidRPr="007F5251">
        <w:rPr>
          <w:rFonts w:ascii="Calibri" w:eastAsia="Noto Sans CJK KR Regular" w:hAnsi="Calibri" w:cs="Calibri"/>
          <w:sz w:val="20"/>
          <w:szCs w:val="20"/>
        </w:rPr>
        <w:t>shall</w:t>
      </w:r>
      <w:r w:rsidR="000B3B99" w:rsidRPr="007F5251">
        <w:rPr>
          <w:rFonts w:ascii="Calibri" w:eastAsia="Noto Sans CJK KR Regular" w:hAnsi="Calibri" w:cs="Calibri"/>
          <w:sz w:val="20"/>
          <w:szCs w:val="20"/>
        </w:rPr>
        <w:t xml:space="preserve"> not attach any additional trademark, logos, or trade designations on or to the “Products”. </w:t>
      </w:r>
      <w:r w:rsidR="00701E29" w:rsidRPr="007F5251">
        <w:rPr>
          <w:rFonts w:ascii="Calibri" w:eastAsia="Noto Sans CJK KR Regular" w:hAnsi="Calibri" w:cs="Calibri"/>
          <w:sz w:val="20"/>
          <w:szCs w:val="20"/>
        </w:rPr>
        <w:t>“BUYER”</w:t>
      </w:r>
      <w:r w:rsidR="000B3B99" w:rsidRPr="007F5251">
        <w:rPr>
          <w:rFonts w:ascii="Calibri" w:eastAsia="Noto Sans CJK KR Regular" w:hAnsi="Calibri" w:cs="Calibri"/>
          <w:sz w:val="20"/>
          <w:szCs w:val="20"/>
        </w:rPr>
        <w:t xml:space="preserve"> acknowledges and agrees that </w:t>
      </w:r>
      <w:r w:rsidR="008936A0">
        <w:rPr>
          <w:rFonts w:ascii="Calibri" w:eastAsia="Noto Sans CJK KR Regular" w:hAnsi="Calibri" w:cs="Calibri"/>
          <w:sz w:val="20"/>
          <w:szCs w:val="20"/>
        </w:rPr>
        <w:t>DESKER</w:t>
      </w:r>
      <w:r w:rsidR="000B3B99" w:rsidRPr="007F5251">
        <w:rPr>
          <w:rFonts w:ascii="Calibri" w:eastAsia="Noto Sans CJK KR Regular" w:hAnsi="Calibri" w:cs="Calibri"/>
          <w:sz w:val="20"/>
          <w:szCs w:val="20"/>
        </w:rPr>
        <w:t xml:space="preserve"> owns the </w:t>
      </w:r>
      <w:r w:rsidR="00015495" w:rsidRPr="007F5251">
        <w:rPr>
          <w:rFonts w:ascii="Calibri" w:eastAsia="Noto Sans CJK KR Regular" w:hAnsi="Calibri" w:cs="Calibri"/>
          <w:sz w:val="20"/>
          <w:szCs w:val="20"/>
        </w:rPr>
        <w:t>“</w:t>
      </w:r>
      <w:r w:rsidR="008936A0">
        <w:rPr>
          <w:rFonts w:ascii="Calibri" w:eastAsia="Noto Sans CJK KR Regular" w:hAnsi="Calibri" w:cs="Calibri"/>
          <w:sz w:val="20"/>
          <w:szCs w:val="20"/>
        </w:rPr>
        <w:t>DESKER</w:t>
      </w:r>
      <w:r w:rsidR="000B3B99" w:rsidRPr="007F5251">
        <w:rPr>
          <w:rFonts w:ascii="Calibri" w:eastAsia="Noto Sans CJK KR Regular" w:hAnsi="Calibri" w:cs="Calibri"/>
          <w:sz w:val="20"/>
          <w:szCs w:val="20"/>
        </w:rPr>
        <w:t xml:space="preserve"> Mark</w:t>
      </w:r>
      <w:r w:rsidR="00015495" w:rsidRPr="007F5251">
        <w:rPr>
          <w:rFonts w:ascii="Calibri" w:eastAsia="Noto Sans CJK KR Regular" w:hAnsi="Calibri" w:cs="Calibri"/>
          <w:sz w:val="20"/>
          <w:szCs w:val="20"/>
        </w:rPr>
        <w:t>”</w:t>
      </w:r>
      <w:r w:rsidR="000B3B99" w:rsidRPr="007F5251">
        <w:rPr>
          <w:rFonts w:ascii="Calibri" w:eastAsia="Noto Sans CJK KR Regular" w:hAnsi="Calibri" w:cs="Calibri"/>
          <w:sz w:val="20"/>
          <w:szCs w:val="20"/>
        </w:rPr>
        <w:t xml:space="preserve"> and the </w:t>
      </w:r>
      <w:r w:rsidR="00701E29" w:rsidRPr="007F5251">
        <w:rPr>
          <w:rFonts w:ascii="Calibri" w:eastAsia="Noto Sans CJK KR Regular" w:hAnsi="Calibri" w:cs="Calibri"/>
          <w:sz w:val="20"/>
          <w:szCs w:val="20"/>
        </w:rPr>
        <w:t>“BUYER”</w:t>
      </w:r>
      <w:r w:rsidR="000B3B99" w:rsidRPr="007F5251">
        <w:rPr>
          <w:rFonts w:ascii="Calibri" w:eastAsia="Noto Sans CJK KR Regular" w:hAnsi="Calibri" w:cs="Calibri"/>
          <w:sz w:val="20"/>
          <w:szCs w:val="20"/>
        </w:rPr>
        <w:t xml:space="preserve">’s use of the </w:t>
      </w:r>
      <w:r w:rsidR="00015495" w:rsidRPr="007F5251">
        <w:rPr>
          <w:rFonts w:ascii="Calibri" w:eastAsia="Noto Sans CJK KR Regular" w:hAnsi="Calibri" w:cs="Calibri"/>
          <w:sz w:val="20"/>
          <w:szCs w:val="20"/>
        </w:rPr>
        <w:t>“</w:t>
      </w:r>
      <w:r w:rsidR="008936A0">
        <w:rPr>
          <w:rFonts w:ascii="Calibri" w:eastAsia="Noto Sans CJK KR Regular" w:hAnsi="Calibri" w:cs="Calibri"/>
          <w:sz w:val="20"/>
          <w:szCs w:val="20"/>
        </w:rPr>
        <w:t>DESKER</w:t>
      </w:r>
      <w:r w:rsidR="000B3B99" w:rsidRPr="007F5251">
        <w:rPr>
          <w:rFonts w:ascii="Calibri" w:eastAsia="Noto Sans CJK KR Regular" w:hAnsi="Calibri" w:cs="Calibri"/>
          <w:sz w:val="20"/>
          <w:szCs w:val="20"/>
        </w:rPr>
        <w:t xml:space="preserve"> </w:t>
      </w:r>
      <w:r w:rsidR="00015495" w:rsidRPr="007F5251">
        <w:rPr>
          <w:rFonts w:ascii="Calibri" w:eastAsia="Noto Sans CJK KR Regular" w:hAnsi="Calibri" w:cs="Calibri"/>
          <w:sz w:val="20"/>
          <w:szCs w:val="20"/>
        </w:rPr>
        <w:t>M</w:t>
      </w:r>
      <w:r w:rsidR="000B3B99" w:rsidRPr="007F5251">
        <w:rPr>
          <w:rFonts w:ascii="Calibri" w:eastAsia="Noto Sans CJK KR Regular" w:hAnsi="Calibri" w:cs="Calibri"/>
          <w:sz w:val="20"/>
          <w:szCs w:val="20"/>
        </w:rPr>
        <w:t>ark</w:t>
      </w:r>
      <w:r w:rsidR="00015495" w:rsidRPr="007F5251">
        <w:rPr>
          <w:rFonts w:ascii="Calibri" w:eastAsia="Noto Sans CJK KR Regular" w:hAnsi="Calibri" w:cs="Calibri"/>
          <w:sz w:val="20"/>
          <w:szCs w:val="20"/>
        </w:rPr>
        <w:t>”</w:t>
      </w:r>
      <w:r w:rsidR="000B3B99" w:rsidRPr="007F5251">
        <w:rPr>
          <w:rFonts w:ascii="Calibri" w:eastAsia="Noto Sans CJK KR Regular" w:hAnsi="Calibri" w:cs="Calibri"/>
          <w:sz w:val="20"/>
          <w:szCs w:val="20"/>
        </w:rPr>
        <w:t xml:space="preserve"> hereunder inure solely to the </w:t>
      </w:r>
      <w:r w:rsidR="008936A0">
        <w:rPr>
          <w:rFonts w:ascii="Calibri" w:eastAsia="Noto Sans CJK KR Regular" w:hAnsi="Calibri" w:cs="Calibri"/>
          <w:sz w:val="20"/>
          <w:szCs w:val="20"/>
        </w:rPr>
        <w:t>DESKER</w:t>
      </w:r>
      <w:r w:rsidR="000B3B99" w:rsidRPr="007F5251">
        <w:rPr>
          <w:rFonts w:ascii="Calibri" w:eastAsia="Noto Sans CJK KR Regular" w:hAnsi="Calibri" w:cs="Calibri"/>
          <w:sz w:val="20"/>
          <w:szCs w:val="20"/>
        </w:rPr>
        <w:t xml:space="preserve">’s benefit. </w:t>
      </w:r>
    </w:p>
    <w:p w14:paraId="14C1E904" w14:textId="77777777" w:rsidR="007A0FD5" w:rsidRPr="007F5251" w:rsidRDefault="007A0FD5" w:rsidP="007F5251">
      <w:pPr>
        <w:pStyle w:val="Default"/>
        <w:rPr>
          <w:rFonts w:ascii="Calibri" w:eastAsia="Noto Sans CJK KR Regular" w:hAnsi="Calibri" w:cs="Calibri"/>
          <w:color w:val="auto"/>
          <w:sz w:val="20"/>
          <w:szCs w:val="20"/>
        </w:rPr>
      </w:pPr>
    </w:p>
    <w:p w14:paraId="6E14E9AF" w14:textId="59B343A3" w:rsidR="007A0FD5" w:rsidRPr="007F5251" w:rsidRDefault="00646320" w:rsidP="007F5251">
      <w:pPr>
        <w:pStyle w:val="Default"/>
        <w:ind w:leftChars="10" w:left="722" w:hangingChars="350" w:hanging="700"/>
        <w:rPr>
          <w:rFonts w:ascii="Calibri" w:eastAsia="Noto Sans CJK KR Regular" w:hAnsi="Calibri" w:cs="Calibri"/>
          <w:color w:val="auto"/>
          <w:sz w:val="20"/>
          <w:szCs w:val="20"/>
        </w:rPr>
      </w:pPr>
      <w:r w:rsidRPr="007F5251">
        <w:rPr>
          <w:rFonts w:ascii="Calibri" w:eastAsia="Noto Sans CJK KR Regular" w:hAnsi="Calibri" w:cs="Calibri"/>
          <w:color w:val="auto"/>
          <w:sz w:val="20"/>
          <w:szCs w:val="20"/>
        </w:rPr>
        <w:t>6</w:t>
      </w:r>
      <w:r w:rsidR="007A0FD5" w:rsidRPr="007F5251">
        <w:rPr>
          <w:rFonts w:ascii="Calibri" w:eastAsia="Noto Sans CJK KR Regular" w:hAnsi="Calibri" w:cs="Calibri"/>
          <w:color w:val="auto"/>
          <w:sz w:val="20"/>
          <w:szCs w:val="20"/>
        </w:rPr>
        <w:t xml:space="preserve">.2 </w:t>
      </w:r>
      <w:r w:rsidR="000A0D38" w:rsidRPr="007F5251">
        <w:rPr>
          <w:rFonts w:ascii="Calibri" w:eastAsia="Noto Sans CJK KR Regular" w:hAnsi="Calibri" w:cs="Calibri"/>
          <w:color w:val="auto"/>
          <w:sz w:val="20"/>
          <w:szCs w:val="20"/>
        </w:rPr>
        <w:tab/>
      </w:r>
      <w:r w:rsidR="00701E29" w:rsidRPr="007F5251">
        <w:rPr>
          <w:rFonts w:ascii="Calibri" w:eastAsia="Noto Sans CJK KR Regular" w:hAnsi="Calibri" w:cs="Calibri"/>
          <w:color w:val="auto"/>
          <w:sz w:val="20"/>
          <w:szCs w:val="20"/>
        </w:rPr>
        <w:t>“BUYER”</w:t>
      </w:r>
      <w:r w:rsidR="00570F55" w:rsidRPr="007F5251">
        <w:rPr>
          <w:rFonts w:ascii="Calibri" w:eastAsia="Noto Sans CJK KR Regular" w:hAnsi="Calibri" w:cs="Calibri"/>
          <w:color w:val="auto"/>
          <w:sz w:val="20"/>
          <w:szCs w:val="20"/>
        </w:rPr>
        <w:t xml:space="preserve"> </w:t>
      </w:r>
      <w:r w:rsidR="007A0FD5" w:rsidRPr="007F5251">
        <w:rPr>
          <w:rFonts w:ascii="Calibri" w:eastAsia="Noto Sans CJK KR Regular" w:hAnsi="Calibri" w:cs="Calibri"/>
          <w:color w:val="auto"/>
          <w:sz w:val="20"/>
          <w:szCs w:val="20"/>
        </w:rPr>
        <w:t xml:space="preserve">shall not use the </w:t>
      </w:r>
      <w:r w:rsidR="00BD27D8" w:rsidRPr="007F5251">
        <w:rPr>
          <w:rFonts w:ascii="Calibri" w:eastAsia="Noto Sans CJK KR Regular" w:hAnsi="Calibri" w:cs="Calibri"/>
          <w:color w:val="auto"/>
          <w:sz w:val="20"/>
          <w:szCs w:val="20"/>
        </w:rPr>
        <w:t xml:space="preserve">trademark </w:t>
      </w:r>
      <w:r w:rsidR="00B5046A" w:rsidRPr="007F5251">
        <w:rPr>
          <w:rFonts w:ascii="Calibri" w:eastAsia="Noto Sans CJK KR Regular" w:hAnsi="Calibri" w:cs="Calibri"/>
          <w:color w:val="auto"/>
          <w:sz w:val="20"/>
          <w:szCs w:val="20"/>
        </w:rPr>
        <w:t>of “</w:t>
      </w:r>
      <w:r w:rsidR="008936A0">
        <w:rPr>
          <w:rFonts w:ascii="Calibri" w:eastAsia="Noto Sans CJK KR Regular" w:hAnsi="Calibri" w:cs="Calibri"/>
          <w:color w:val="auto"/>
          <w:sz w:val="20"/>
          <w:szCs w:val="20"/>
        </w:rPr>
        <w:t>DESKER</w:t>
      </w:r>
      <w:r w:rsidR="00B5046A" w:rsidRPr="007F5251">
        <w:rPr>
          <w:rFonts w:ascii="Calibri" w:eastAsia="Noto Sans CJK KR Regular" w:hAnsi="Calibri" w:cs="Calibri"/>
          <w:color w:val="auto"/>
          <w:sz w:val="20"/>
          <w:szCs w:val="20"/>
        </w:rPr>
        <w:t xml:space="preserve">” </w:t>
      </w:r>
      <w:r w:rsidR="007A0FD5" w:rsidRPr="007F5251">
        <w:rPr>
          <w:rFonts w:ascii="Calibri" w:eastAsia="Noto Sans CJK KR Regular" w:hAnsi="Calibri" w:cs="Calibri"/>
          <w:color w:val="auto"/>
          <w:sz w:val="20"/>
          <w:szCs w:val="20"/>
        </w:rPr>
        <w:t xml:space="preserve">other </w:t>
      </w:r>
      <w:r w:rsidR="00EA09A9" w:rsidRPr="007F5251">
        <w:rPr>
          <w:rFonts w:ascii="Calibri" w:eastAsia="Noto Sans CJK KR Regular" w:hAnsi="Calibri" w:cs="Calibri"/>
          <w:color w:val="auto"/>
          <w:sz w:val="20"/>
          <w:szCs w:val="20"/>
        </w:rPr>
        <w:t xml:space="preserve">than </w:t>
      </w:r>
      <w:r w:rsidR="007A0FD5" w:rsidRPr="007F5251">
        <w:rPr>
          <w:rFonts w:ascii="Calibri" w:eastAsia="Noto Sans CJK KR Regular" w:hAnsi="Calibri" w:cs="Calibri"/>
          <w:color w:val="auto"/>
          <w:sz w:val="20"/>
          <w:szCs w:val="20"/>
        </w:rPr>
        <w:t>the</w:t>
      </w:r>
      <w:r w:rsidR="00EA09A9" w:rsidRPr="007F5251">
        <w:rPr>
          <w:rFonts w:ascii="Calibri" w:eastAsia="Noto Sans CJK KR Regular" w:hAnsi="Calibri" w:cs="Calibri"/>
          <w:color w:val="auto"/>
          <w:sz w:val="20"/>
          <w:szCs w:val="20"/>
        </w:rPr>
        <w:t xml:space="preserve"> “Product”</w:t>
      </w:r>
      <w:r w:rsidR="007A0FD5" w:rsidRPr="007F5251">
        <w:rPr>
          <w:rFonts w:ascii="Calibri" w:eastAsia="Noto Sans CJK KR Regular" w:hAnsi="Calibri" w:cs="Calibri"/>
          <w:color w:val="auto"/>
          <w:sz w:val="20"/>
          <w:szCs w:val="20"/>
        </w:rPr>
        <w:t xml:space="preserve"> and shall not use</w:t>
      </w:r>
      <w:r w:rsidR="00232366" w:rsidRPr="007F5251">
        <w:rPr>
          <w:rFonts w:ascii="Calibri" w:eastAsia="Noto Sans CJK KR Regular" w:hAnsi="Calibri" w:cs="Calibri"/>
          <w:color w:val="auto"/>
          <w:sz w:val="20"/>
          <w:szCs w:val="20"/>
        </w:rPr>
        <w:t xml:space="preserve"> </w:t>
      </w:r>
      <w:r w:rsidR="007A0FD5" w:rsidRPr="007F5251">
        <w:rPr>
          <w:rFonts w:ascii="Calibri" w:eastAsia="Noto Sans CJK KR Regular" w:hAnsi="Calibri" w:cs="Calibri"/>
          <w:color w:val="auto"/>
          <w:sz w:val="20"/>
          <w:szCs w:val="20"/>
        </w:rPr>
        <w:t xml:space="preserve">similar trademarks or trade name in relation. </w:t>
      </w:r>
      <w:r w:rsidR="00701E29" w:rsidRPr="007F5251">
        <w:rPr>
          <w:rFonts w:ascii="Calibri" w:eastAsia="Noto Sans CJK KR Regular" w:hAnsi="Calibri" w:cs="Calibri"/>
          <w:sz w:val="20"/>
          <w:szCs w:val="20"/>
        </w:rPr>
        <w:t>“BUYER”</w:t>
      </w:r>
      <w:r w:rsidR="0058364C" w:rsidRPr="007F5251">
        <w:rPr>
          <w:rFonts w:ascii="Calibri" w:eastAsia="Noto Sans CJK KR Regular" w:hAnsi="Calibri" w:cs="Calibri"/>
          <w:sz w:val="20"/>
          <w:szCs w:val="20"/>
        </w:rPr>
        <w:t xml:space="preserve"> </w:t>
      </w:r>
      <w:r w:rsidR="00630972" w:rsidRPr="007F5251">
        <w:rPr>
          <w:rFonts w:ascii="Calibri" w:eastAsia="Noto Sans CJK KR Regular" w:hAnsi="Calibri" w:cs="Calibri"/>
          <w:sz w:val="20"/>
          <w:szCs w:val="20"/>
        </w:rPr>
        <w:t xml:space="preserve">shall </w:t>
      </w:r>
      <w:r w:rsidR="0058364C" w:rsidRPr="007F5251">
        <w:rPr>
          <w:rFonts w:ascii="Calibri" w:eastAsia="Noto Sans CJK KR Regular" w:hAnsi="Calibri" w:cs="Calibri"/>
          <w:sz w:val="20"/>
          <w:szCs w:val="20"/>
        </w:rPr>
        <w:t xml:space="preserve">at no time register any trademark, trade name or </w:t>
      </w:r>
      <w:ins w:id="8" w:author="김현주 (Hyunjoo Kim)" w:date="2024-03-13T10:52:00Z">
        <w:r w:rsidR="0091018C">
          <w:rPr>
            <w:rFonts w:ascii="Calibri" w:eastAsia="Noto Sans CJK KR Regular" w:hAnsi="Calibri" w:cs="Calibri"/>
            <w:sz w:val="20"/>
            <w:szCs w:val="20"/>
          </w:rPr>
          <w:t>use DESKER’s name in d</w:t>
        </w:r>
      </w:ins>
      <w:ins w:id="9" w:author="김현주 (Hyunjoo Kim)" w:date="2024-03-13T10:53:00Z">
        <w:r w:rsidR="0091018C">
          <w:rPr>
            <w:rFonts w:ascii="Calibri" w:eastAsia="Noto Sans CJK KR Regular" w:hAnsi="Calibri" w:cs="Calibri"/>
            <w:sz w:val="20"/>
            <w:szCs w:val="20"/>
          </w:rPr>
          <w:t>o</w:t>
        </w:r>
      </w:ins>
      <w:ins w:id="10" w:author="김현주 (Hyunjoo Kim)" w:date="2024-03-13T10:52:00Z">
        <w:r w:rsidR="0091018C">
          <w:rPr>
            <w:rFonts w:ascii="Calibri" w:eastAsia="Noto Sans CJK KR Regular" w:hAnsi="Calibri" w:cs="Calibri"/>
            <w:sz w:val="20"/>
            <w:szCs w:val="20"/>
          </w:rPr>
          <w:t xml:space="preserve">main address or </w:t>
        </w:r>
      </w:ins>
      <w:r w:rsidR="0058364C" w:rsidRPr="007F5251">
        <w:rPr>
          <w:rFonts w:ascii="Calibri" w:eastAsia="Noto Sans CJK KR Regular" w:hAnsi="Calibri" w:cs="Calibri"/>
          <w:sz w:val="20"/>
          <w:szCs w:val="20"/>
        </w:rPr>
        <w:t>other designation that is confusing similar to any “</w:t>
      </w:r>
      <w:r w:rsidR="008936A0">
        <w:rPr>
          <w:rFonts w:ascii="Calibri" w:eastAsia="Noto Sans CJK KR Regular" w:hAnsi="Calibri" w:cs="Calibri"/>
          <w:sz w:val="20"/>
          <w:szCs w:val="20"/>
        </w:rPr>
        <w:t>DESKER</w:t>
      </w:r>
      <w:r w:rsidR="0058364C" w:rsidRPr="007F5251">
        <w:rPr>
          <w:rFonts w:ascii="Calibri" w:eastAsia="Noto Sans CJK KR Regular" w:hAnsi="Calibri" w:cs="Calibri"/>
          <w:sz w:val="20"/>
          <w:szCs w:val="20"/>
        </w:rPr>
        <w:t xml:space="preserve"> mark”. </w:t>
      </w:r>
      <w:r w:rsidR="007A0FD5" w:rsidRPr="007F5251">
        <w:rPr>
          <w:rFonts w:ascii="Calibri" w:eastAsia="Noto Sans CJK KR Regular" w:hAnsi="Calibri" w:cs="Calibri"/>
          <w:color w:val="auto"/>
          <w:sz w:val="20"/>
          <w:szCs w:val="20"/>
        </w:rPr>
        <w:t xml:space="preserve">  </w:t>
      </w:r>
    </w:p>
    <w:p w14:paraId="3355D75C" w14:textId="77777777" w:rsidR="007A0FD5" w:rsidRPr="007F5251" w:rsidRDefault="007A0FD5" w:rsidP="007F5251">
      <w:pPr>
        <w:pStyle w:val="Default"/>
        <w:rPr>
          <w:rFonts w:ascii="Calibri" w:eastAsia="Noto Sans CJK KR Regular" w:hAnsi="Calibri" w:cs="Calibri"/>
          <w:strike/>
          <w:color w:val="auto"/>
          <w:sz w:val="20"/>
          <w:szCs w:val="20"/>
        </w:rPr>
      </w:pPr>
    </w:p>
    <w:p w14:paraId="7F33B6C4" w14:textId="36CC93FB" w:rsidR="007A0FD5" w:rsidRPr="007F5251" w:rsidRDefault="00646320" w:rsidP="007F5251">
      <w:pPr>
        <w:pStyle w:val="CM10"/>
        <w:spacing w:after="0"/>
        <w:ind w:leftChars="9" w:left="720" w:hangingChars="350" w:hanging="700"/>
        <w:rPr>
          <w:rFonts w:ascii="Calibri" w:eastAsia="Noto Sans CJK KR Regular" w:hAnsi="Calibri" w:cs="Calibri"/>
          <w:sz w:val="20"/>
          <w:szCs w:val="20"/>
        </w:rPr>
      </w:pPr>
      <w:r w:rsidRPr="007F5251">
        <w:rPr>
          <w:rFonts w:ascii="Calibri" w:eastAsia="Noto Sans CJK KR Regular" w:hAnsi="Calibri" w:cs="Calibri"/>
          <w:sz w:val="20"/>
          <w:szCs w:val="20"/>
        </w:rPr>
        <w:t>6</w:t>
      </w:r>
      <w:r w:rsidR="007A0FD5" w:rsidRPr="007F5251">
        <w:rPr>
          <w:rFonts w:ascii="Calibri" w:eastAsia="Noto Sans CJK KR Regular" w:hAnsi="Calibri" w:cs="Calibri"/>
          <w:sz w:val="20"/>
          <w:szCs w:val="20"/>
        </w:rPr>
        <w:t xml:space="preserve">.3 </w:t>
      </w:r>
      <w:r w:rsidR="000A0D38" w:rsidRPr="007F5251">
        <w:rPr>
          <w:rFonts w:ascii="Calibri" w:eastAsia="Noto Sans CJK KR Regular" w:hAnsi="Calibri" w:cs="Calibri"/>
          <w:sz w:val="20"/>
          <w:szCs w:val="20"/>
        </w:rPr>
        <w:tab/>
      </w:r>
      <w:r w:rsidR="00701E29" w:rsidRPr="007F5251">
        <w:rPr>
          <w:rFonts w:ascii="Calibri" w:eastAsia="Noto Sans CJK KR Regular" w:hAnsi="Calibri" w:cs="Calibri"/>
          <w:sz w:val="20"/>
          <w:szCs w:val="20"/>
        </w:rPr>
        <w:t>“BUYER”</w:t>
      </w:r>
      <w:r w:rsidR="00570F55" w:rsidRPr="007F5251">
        <w:rPr>
          <w:rFonts w:ascii="Calibri" w:eastAsia="Noto Sans CJK KR Regular" w:hAnsi="Calibri" w:cs="Calibri"/>
          <w:sz w:val="20"/>
          <w:szCs w:val="20"/>
        </w:rPr>
        <w:t xml:space="preserve"> </w:t>
      </w:r>
      <w:r w:rsidR="007A0FD5" w:rsidRPr="007F5251">
        <w:rPr>
          <w:rFonts w:ascii="Calibri" w:eastAsia="Noto Sans CJK KR Regular" w:hAnsi="Calibri" w:cs="Calibri"/>
          <w:sz w:val="20"/>
          <w:szCs w:val="20"/>
        </w:rPr>
        <w:t xml:space="preserve">shall recognize that any of the trademark, trade names, </w:t>
      </w:r>
      <w:r w:rsidR="0058364C" w:rsidRPr="007F5251">
        <w:rPr>
          <w:rFonts w:ascii="Calibri" w:eastAsia="Noto Sans CJK KR Regular" w:hAnsi="Calibri" w:cs="Calibri"/>
          <w:sz w:val="20"/>
          <w:szCs w:val="20"/>
        </w:rPr>
        <w:t xml:space="preserve">logos, </w:t>
      </w:r>
      <w:r w:rsidR="007A0FD5" w:rsidRPr="007F5251">
        <w:rPr>
          <w:rFonts w:ascii="Calibri" w:eastAsia="Noto Sans CJK KR Regular" w:hAnsi="Calibri" w:cs="Calibri"/>
          <w:sz w:val="20"/>
          <w:szCs w:val="20"/>
        </w:rPr>
        <w:t xml:space="preserve">designs, copyrights and other intellectual property rights shall be an exclusive right of </w:t>
      </w:r>
      <w:r w:rsidR="00232366" w:rsidRPr="007F5251">
        <w:rPr>
          <w:rFonts w:ascii="Calibri" w:eastAsia="Noto Sans CJK KR Regular" w:hAnsi="Calibri" w:cs="Calibri"/>
          <w:sz w:val="20"/>
          <w:szCs w:val="20"/>
        </w:rPr>
        <w:t>“</w:t>
      </w:r>
      <w:r w:rsidR="008936A0">
        <w:rPr>
          <w:rFonts w:ascii="Calibri" w:eastAsia="Noto Sans CJK KR Regular" w:hAnsi="Calibri" w:cs="Calibri"/>
          <w:sz w:val="20"/>
          <w:szCs w:val="20"/>
        </w:rPr>
        <w:t>DESKER</w:t>
      </w:r>
      <w:r w:rsidR="00232366" w:rsidRPr="007F5251">
        <w:rPr>
          <w:rFonts w:ascii="Calibri" w:eastAsia="Noto Sans CJK KR Regular" w:hAnsi="Calibri" w:cs="Calibri"/>
          <w:sz w:val="20"/>
          <w:szCs w:val="20"/>
        </w:rPr>
        <w:t>”</w:t>
      </w:r>
      <w:r w:rsidR="007A0FD5" w:rsidRPr="007F5251">
        <w:rPr>
          <w:rFonts w:ascii="Calibri" w:eastAsia="Noto Sans CJK KR Regular" w:hAnsi="Calibri" w:cs="Calibri"/>
          <w:sz w:val="20"/>
          <w:szCs w:val="20"/>
        </w:rPr>
        <w:t xml:space="preserve"> and must </w:t>
      </w:r>
      <w:r w:rsidR="00A16D27" w:rsidRPr="007F5251">
        <w:rPr>
          <w:rFonts w:ascii="Calibri" w:eastAsia="Noto Sans CJK KR Regular" w:hAnsi="Calibri" w:cs="Calibri"/>
          <w:sz w:val="20"/>
          <w:szCs w:val="20"/>
        </w:rPr>
        <w:t>make best effort</w:t>
      </w:r>
      <w:r w:rsidR="00826D61" w:rsidRPr="007F5251">
        <w:rPr>
          <w:rFonts w:ascii="Calibri" w:eastAsia="Noto Sans CJK KR Regular" w:hAnsi="Calibri" w:cs="Calibri"/>
          <w:sz w:val="20"/>
          <w:szCs w:val="20"/>
        </w:rPr>
        <w:t>s</w:t>
      </w:r>
      <w:r w:rsidR="007A0FD5" w:rsidRPr="007F5251">
        <w:rPr>
          <w:rFonts w:ascii="Calibri" w:eastAsia="Noto Sans CJK KR Regular" w:hAnsi="Calibri" w:cs="Calibri"/>
          <w:sz w:val="20"/>
          <w:szCs w:val="20"/>
        </w:rPr>
        <w:t xml:space="preserve"> to protect its rights. </w:t>
      </w:r>
      <w:r w:rsidR="00BD27D8" w:rsidRPr="007F5251">
        <w:rPr>
          <w:rFonts w:ascii="Calibri" w:eastAsia="Noto Sans CJK KR Regular" w:hAnsi="Calibri" w:cs="Calibri"/>
          <w:sz w:val="20"/>
          <w:szCs w:val="20"/>
        </w:rPr>
        <w:t>If</w:t>
      </w:r>
      <w:r w:rsidR="007A0FD5" w:rsidRPr="007F5251">
        <w:rPr>
          <w:rFonts w:ascii="Calibri" w:eastAsia="Noto Sans CJK KR Regular" w:hAnsi="Calibri" w:cs="Calibri"/>
          <w:sz w:val="20"/>
          <w:szCs w:val="20"/>
        </w:rPr>
        <w:t xml:space="preserve"> a third party infringes or impairs </w:t>
      </w:r>
      <w:r w:rsidR="0058047F" w:rsidRPr="007F5251">
        <w:rPr>
          <w:rFonts w:ascii="Calibri" w:eastAsia="Noto Sans CJK KR Regular" w:hAnsi="Calibri" w:cs="Calibri"/>
          <w:sz w:val="20"/>
          <w:szCs w:val="20"/>
        </w:rPr>
        <w:t>intellectual property rights of “</w:t>
      </w:r>
      <w:r w:rsidR="008936A0">
        <w:rPr>
          <w:rFonts w:ascii="Calibri" w:eastAsia="Noto Sans CJK KR Regular" w:hAnsi="Calibri" w:cs="Calibri"/>
          <w:sz w:val="20"/>
          <w:szCs w:val="20"/>
        </w:rPr>
        <w:t>DESKER</w:t>
      </w:r>
      <w:r w:rsidR="0058047F" w:rsidRPr="007F5251">
        <w:rPr>
          <w:rFonts w:ascii="Calibri" w:eastAsia="Noto Sans CJK KR Regular" w:hAnsi="Calibri" w:cs="Calibri"/>
          <w:sz w:val="20"/>
          <w:szCs w:val="20"/>
        </w:rPr>
        <w:t>”</w:t>
      </w:r>
      <w:r w:rsidR="007A0FD5" w:rsidRPr="007F5251">
        <w:rPr>
          <w:rFonts w:ascii="Calibri" w:eastAsia="Noto Sans CJK KR Regular" w:hAnsi="Calibri" w:cs="Calibri"/>
          <w:sz w:val="20"/>
          <w:szCs w:val="20"/>
        </w:rPr>
        <w:t xml:space="preserve"> or </w:t>
      </w:r>
      <w:r w:rsidR="008936A0">
        <w:rPr>
          <w:rFonts w:ascii="Calibri" w:eastAsia="Noto Sans CJK KR Regular" w:hAnsi="Calibri" w:cs="Calibri"/>
          <w:sz w:val="20"/>
          <w:szCs w:val="20"/>
        </w:rPr>
        <w:t>DESKER</w:t>
      </w:r>
      <w:r w:rsidR="00A31F88" w:rsidRPr="007F5251">
        <w:rPr>
          <w:rFonts w:ascii="Calibri" w:eastAsia="Noto Sans CJK KR Regular" w:hAnsi="Calibri" w:cs="Calibri"/>
          <w:sz w:val="20"/>
          <w:szCs w:val="20"/>
        </w:rPr>
        <w:t>’S</w:t>
      </w:r>
      <w:r w:rsidR="007A0FD5" w:rsidRPr="007F5251">
        <w:rPr>
          <w:rFonts w:ascii="Calibri" w:eastAsia="Noto Sans CJK KR Regular" w:hAnsi="Calibri" w:cs="Calibri"/>
          <w:sz w:val="20"/>
          <w:szCs w:val="20"/>
        </w:rPr>
        <w:t xml:space="preserve"> goodwill involved therein, or </w:t>
      </w:r>
      <w:r w:rsidR="0058047F" w:rsidRPr="007F5251">
        <w:rPr>
          <w:rFonts w:ascii="Calibri" w:eastAsia="Noto Sans CJK KR Regular" w:hAnsi="Calibri" w:cs="Calibri"/>
          <w:sz w:val="20"/>
          <w:szCs w:val="20"/>
        </w:rPr>
        <w:t xml:space="preserve">take </w:t>
      </w:r>
      <w:r w:rsidR="007A0FD5" w:rsidRPr="007F5251">
        <w:rPr>
          <w:rFonts w:ascii="Calibri" w:eastAsia="Noto Sans CJK KR Regular" w:hAnsi="Calibri" w:cs="Calibri"/>
          <w:sz w:val="20"/>
          <w:szCs w:val="20"/>
        </w:rPr>
        <w:t xml:space="preserve">a claim, suit or action against </w:t>
      </w:r>
      <w:r w:rsidR="0058047F" w:rsidRPr="007F5251">
        <w:rPr>
          <w:rFonts w:ascii="Calibri" w:eastAsia="Noto Sans CJK KR Regular" w:hAnsi="Calibri" w:cs="Calibri"/>
          <w:sz w:val="20"/>
          <w:szCs w:val="20"/>
        </w:rPr>
        <w:t>“</w:t>
      </w:r>
      <w:r w:rsidR="008936A0">
        <w:rPr>
          <w:rFonts w:ascii="Calibri" w:eastAsia="Noto Sans CJK KR Regular" w:hAnsi="Calibri" w:cs="Calibri"/>
          <w:sz w:val="20"/>
          <w:szCs w:val="20"/>
        </w:rPr>
        <w:t>DESKER</w:t>
      </w:r>
      <w:r w:rsidR="0058047F" w:rsidRPr="007F5251">
        <w:rPr>
          <w:rFonts w:ascii="Calibri" w:eastAsia="Noto Sans CJK KR Regular" w:hAnsi="Calibri" w:cs="Calibri"/>
          <w:sz w:val="20"/>
          <w:szCs w:val="20"/>
        </w:rPr>
        <w:t>”</w:t>
      </w:r>
      <w:r w:rsidR="007A0FD5" w:rsidRPr="007F5251">
        <w:rPr>
          <w:rFonts w:ascii="Calibri" w:eastAsia="Noto Sans CJK KR Regular" w:hAnsi="Calibri" w:cs="Calibri"/>
          <w:sz w:val="20"/>
          <w:szCs w:val="20"/>
        </w:rPr>
        <w:t xml:space="preserve">, </w:t>
      </w:r>
      <w:r w:rsidR="00701E29" w:rsidRPr="007F5251">
        <w:rPr>
          <w:rFonts w:ascii="Calibri" w:eastAsia="Noto Sans CJK KR Regular" w:hAnsi="Calibri" w:cs="Calibri"/>
          <w:sz w:val="20"/>
          <w:szCs w:val="20"/>
        </w:rPr>
        <w:t>“BUYER”</w:t>
      </w:r>
      <w:r w:rsidR="00570F55" w:rsidRPr="007F5251">
        <w:rPr>
          <w:rFonts w:ascii="Calibri" w:eastAsia="Noto Sans CJK KR Regular" w:hAnsi="Calibri" w:cs="Calibri"/>
          <w:sz w:val="20"/>
          <w:szCs w:val="20"/>
        </w:rPr>
        <w:t xml:space="preserve"> </w:t>
      </w:r>
      <w:r w:rsidR="007A0FD5" w:rsidRPr="007F5251">
        <w:rPr>
          <w:rFonts w:ascii="Calibri" w:eastAsia="Noto Sans CJK KR Regular" w:hAnsi="Calibri" w:cs="Calibri"/>
          <w:sz w:val="20"/>
          <w:szCs w:val="20"/>
        </w:rPr>
        <w:t>shall</w:t>
      </w:r>
      <w:r w:rsidR="0058047F" w:rsidRPr="007F5251">
        <w:rPr>
          <w:rFonts w:ascii="Calibri" w:eastAsia="Noto Sans CJK KR Regular" w:hAnsi="Calibri" w:cs="Calibri"/>
          <w:sz w:val="20"/>
          <w:szCs w:val="20"/>
        </w:rPr>
        <w:t xml:space="preserve"> </w:t>
      </w:r>
      <w:r w:rsidR="007A0FD5" w:rsidRPr="007F5251">
        <w:rPr>
          <w:rFonts w:ascii="Calibri" w:eastAsia="Noto Sans CJK KR Regular" w:hAnsi="Calibri" w:cs="Calibri"/>
          <w:sz w:val="20"/>
          <w:szCs w:val="20"/>
        </w:rPr>
        <w:t xml:space="preserve">promptly </w:t>
      </w:r>
      <w:r w:rsidR="0058047F" w:rsidRPr="007F5251">
        <w:rPr>
          <w:rFonts w:ascii="Calibri" w:eastAsia="Noto Sans CJK KR Regular" w:hAnsi="Calibri" w:cs="Calibri"/>
          <w:sz w:val="20"/>
          <w:szCs w:val="20"/>
        </w:rPr>
        <w:t xml:space="preserve">notify </w:t>
      </w:r>
      <w:r w:rsidR="008936A0">
        <w:rPr>
          <w:rFonts w:ascii="Calibri" w:eastAsia="Noto Sans CJK KR Regular" w:hAnsi="Calibri" w:cs="Calibri"/>
          <w:sz w:val="20"/>
          <w:szCs w:val="20"/>
        </w:rPr>
        <w:t>DESKER</w:t>
      </w:r>
      <w:r w:rsidR="007A0FD5" w:rsidRPr="007F5251">
        <w:rPr>
          <w:rFonts w:ascii="Calibri" w:eastAsia="Noto Sans CJK KR Regular" w:hAnsi="Calibri" w:cs="Calibri"/>
          <w:sz w:val="20"/>
          <w:szCs w:val="20"/>
        </w:rPr>
        <w:t xml:space="preserve"> thereof and </w:t>
      </w:r>
      <w:r w:rsidR="00701E29" w:rsidRPr="007F5251">
        <w:rPr>
          <w:rFonts w:ascii="Calibri" w:eastAsia="Noto Sans CJK KR Regular" w:hAnsi="Calibri" w:cs="Calibri"/>
          <w:sz w:val="20"/>
          <w:szCs w:val="20"/>
        </w:rPr>
        <w:t>“BUYER”</w:t>
      </w:r>
      <w:r w:rsidR="0058364C" w:rsidRPr="007F5251">
        <w:rPr>
          <w:rFonts w:ascii="Calibri" w:eastAsia="Noto Sans CJK KR Regular" w:hAnsi="Calibri" w:cs="Calibri"/>
          <w:sz w:val="20"/>
          <w:szCs w:val="20"/>
        </w:rPr>
        <w:t xml:space="preserve"> </w:t>
      </w:r>
      <w:r w:rsidR="00EB3596" w:rsidRPr="007F5251">
        <w:rPr>
          <w:rFonts w:ascii="Calibri" w:eastAsia="Noto Sans CJK KR Regular" w:hAnsi="Calibri" w:cs="Calibri"/>
          <w:sz w:val="20"/>
          <w:szCs w:val="20"/>
        </w:rPr>
        <w:t>shall cooperate</w:t>
      </w:r>
      <w:r w:rsidR="007A0FD5" w:rsidRPr="007F5251">
        <w:rPr>
          <w:rFonts w:ascii="Calibri" w:eastAsia="Noto Sans CJK KR Regular" w:hAnsi="Calibri" w:cs="Calibri"/>
          <w:sz w:val="20"/>
          <w:szCs w:val="20"/>
        </w:rPr>
        <w:t xml:space="preserve"> with </w:t>
      </w:r>
      <w:r w:rsidR="0058047F" w:rsidRPr="007F5251">
        <w:rPr>
          <w:rFonts w:ascii="Calibri" w:eastAsia="Noto Sans CJK KR Regular" w:hAnsi="Calibri" w:cs="Calibri"/>
          <w:sz w:val="20"/>
          <w:szCs w:val="20"/>
        </w:rPr>
        <w:t>“</w:t>
      </w:r>
      <w:r w:rsidR="008936A0">
        <w:rPr>
          <w:rFonts w:ascii="Calibri" w:eastAsia="Noto Sans CJK KR Regular" w:hAnsi="Calibri" w:cs="Calibri"/>
          <w:sz w:val="20"/>
          <w:szCs w:val="20"/>
        </w:rPr>
        <w:t>DESKER</w:t>
      </w:r>
      <w:r w:rsidR="0058047F" w:rsidRPr="007F5251">
        <w:rPr>
          <w:rFonts w:ascii="Calibri" w:eastAsia="Noto Sans CJK KR Regular" w:hAnsi="Calibri" w:cs="Calibri"/>
          <w:sz w:val="20"/>
          <w:szCs w:val="20"/>
        </w:rPr>
        <w:t>”</w:t>
      </w:r>
      <w:r w:rsidR="007A0FD5" w:rsidRPr="007F5251">
        <w:rPr>
          <w:rFonts w:ascii="Calibri" w:eastAsia="Noto Sans CJK KR Regular" w:hAnsi="Calibri" w:cs="Calibri"/>
          <w:sz w:val="20"/>
          <w:szCs w:val="20"/>
        </w:rPr>
        <w:t xml:space="preserve"> to settle the matter. </w:t>
      </w:r>
    </w:p>
    <w:p w14:paraId="7DF76EF1" w14:textId="77777777" w:rsidR="007A0FD5" w:rsidRPr="007F5251" w:rsidRDefault="007A0FD5" w:rsidP="007F5251">
      <w:pPr>
        <w:pStyle w:val="Default"/>
        <w:rPr>
          <w:rFonts w:ascii="Calibri" w:eastAsia="Noto Sans CJK KR Regular" w:hAnsi="Calibri" w:cs="Calibri"/>
          <w:color w:val="auto"/>
          <w:sz w:val="20"/>
          <w:szCs w:val="20"/>
        </w:rPr>
      </w:pPr>
    </w:p>
    <w:p w14:paraId="18680991" w14:textId="342DF522" w:rsidR="007A0FD5" w:rsidRPr="007F5251" w:rsidRDefault="00646320" w:rsidP="007F5251">
      <w:pPr>
        <w:pStyle w:val="CM10"/>
        <w:spacing w:after="0"/>
        <w:ind w:leftChars="9" w:left="620" w:hangingChars="300" w:hanging="600"/>
        <w:jc w:val="both"/>
        <w:rPr>
          <w:rFonts w:ascii="Calibri" w:eastAsia="Noto Sans CJK KR Regular" w:hAnsi="Calibri" w:cs="Calibri"/>
          <w:sz w:val="20"/>
          <w:szCs w:val="20"/>
        </w:rPr>
      </w:pPr>
      <w:r w:rsidRPr="007F5251">
        <w:rPr>
          <w:rFonts w:ascii="Calibri" w:eastAsia="Noto Sans CJK KR Regular" w:hAnsi="Calibri" w:cs="Calibri"/>
          <w:sz w:val="20"/>
          <w:szCs w:val="20"/>
        </w:rPr>
        <w:t>6</w:t>
      </w:r>
      <w:r w:rsidR="007A0FD5" w:rsidRPr="007F5251">
        <w:rPr>
          <w:rFonts w:ascii="Calibri" w:eastAsia="Noto Sans CJK KR Regular" w:hAnsi="Calibri" w:cs="Calibri"/>
          <w:sz w:val="20"/>
          <w:szCs w:val="20"/>
        </w:rPr>
        <w:t xml:space="preserve">.4    </w:t>
      </w:r>
      <w:r w:rsidR="0058047F" w:rsidRPr="007F5251">
        <w:rPr>
          <w:rFonts w:ascii="Calibri" w:eastAsia="Noto Sans CJK KR Regular" w:hAnsi="Calibri" w:cs="Calibri"/>
          <w:sz w:val="20"/>
          <w:szCs w:val="20"/>
        </w:rPr>
        <w:t>Upon</w:t>
      </w:r>
      <w:r w:rsidR="007A0FD5" w:rsidRPr="007F5251">
        <w:rPr>
          <w:rFonts w:ascii="Calibri" w:eastAsia="Noto Sans CJK KR Regular" w:hAnsi="Calibri" w:cs="Calibri"/>
          <w:sz w:val="20"/>
          <w:szCs w:val="20"/>
        </w:rPr>
        <w:t xml:space="preserve"> termination of this Agreement for any cause, </w:t>
      </w:r>
      <w:r w:rsidR="00701E29" w:rsidRPr="007F5251">
        <w:rPr>
          <w:rFonts w:ascii="Calibri" w:eastAsia="Noto Sans CJK KR Regular" w:hAnsi="Calibri" w:cs="Calibri"/>
          <w:sz w:val="20"/>
          <w:szCs w:val="20"/>
        </w:rPr>
        <w:t>“BUYER”</w:t>
      </w:r>
      <w:r w:rsidR="00570F55" w:rsidRPr="007F5251">
        <w:rPr>
          <w:rFonts w:ascii="Calibri" w:eastAsia="Noto Sans CJK KR Regular" w:hAnsi="Calibri" w:cs="Calibri"/>
          <w:sz w:val="20"/>
          <w:szCs w:val="20"/>
        </w:rPr>
        <w:t xml:space="preserve"> </w:t>
      </w:r>
      <w:r w:rsidR="007A0FD5" w:rsidRPr="007F5251">
        <w:rPr>
          <w:rFonts w:ascii="Calibri" w:eastAsia="Noto Sans CJK KR Regular" w:hAnsi="Calibri" w:cs="Calibri"/>
          <w:sz w:val="20"/>
          <w:szCs w:val="20"/>
        </w:rPr>
        <w:t xml:space="preserve">shall cease holding itself out as a </w:t>
      </w:r>
      <w:r w:rsidR="0058047F" w:rsidRPr="007F5251">
        <w:rPr>
          <w:rFonts w:ascii="Calibri" w:eastAsia="Noto Sans CJK KR Regular" w:hAnsi="Calibri" w:cs="Calibri"/>
          <w:sz w:val="20"/>
          <w:szCs w:val="20"/>
        </w:rPr>
        <w:t>distributor</w:t>
      </w:r>
      <w:r w:rsidR="007A0FD5" w:rsidRPr="007F5251">
        <w:rPr>
          <w:rFonts w:ascii="Calibri" w:eastAsia="Noto Sans CJK KR Regular" w:hAnsi="Calibri" w:cs="Calibri"/>
          <w:sz w:val="20"/>
          <w:szCs w:val="20"/>
        </w:rPr>
        <w:t xml:space="preserve"> of the “</w:t>
      </w:r>
      <w:r w:rsidR="0058047F" w:rsidRPr="007F5251">
        <w:rPr>
          <w:rFonts w:ascii="Calibri" w:eastAsia="Noto Sans CJK KR Regular" w:hAnsi="Calibri" w:cs="Calibri"/>
          <w:sz w:val="20"/>
          <w:szCs w:val="20"/>
        </w:rPr>
        <w:t>P</w:t>
      </w:r>
      <w:r w:rsidR="007A0FD5" w:rsidRPr="007F5251">
        <w:rPr>
          <w:rFonts w:ascii="Calibri" w:eastAsia="Noto Sans CJK KR Regular" w:hAnsi="Calibri" w:cs="Calibri"/>
          <w:sz w:val="20"/>
          <w:szCs w:val="20"/>
        </w:rPr>
        <w:t>roducts</w:t>
      </w:r>
      <w:r w:rsidR="00057D4C" w:rsidRPr="007F5251">
        <w:rPr>
          <w:rFonts w:ascii="Calibri" w:eastAsia="Noto Sans CJK KR Regular" w:hAnsi="Calibri" w:cs="Calibri"/>
          <w:sz w:val="20"/>
          <w:szCs w:val="20"/>
        </w:rPr>
        <w:t xml:space="preserve">” and cease using in any way </w:t>
      </w:r>
      <w:r w:rsidR="008936A0">
        <w:rPr>
          <w:rFonts w:ascii="Calibri" w:eastAsia="Noto Sans CJK KR Regular" w:hAnsi="Calibri" w:cs="Calibri"/>
          <w:sz w:val="20"/>
          <w:szCs w:val="20"/>
        </w:rPr>
        <w:t>DESKER</w:t>
      </w:r>
      <w:r w:rsidR="00A31F88" w:rsidRPr="007F5251">
        <w:rPr>
          <w:rFonts w:ascii="Calibri" w:eastAsia="Noto Sans CJK KR Regular" w:hAnsi="Calibri" w:cs="Calibri"/>
          <w:sz w:val="20"/>
          <w:szCs w:val="20"/>
        </w:rPr>
        <w:t>’S</w:t>
      </w:r>
      <w:r w:rsidR="007A0FD5" w:rsidRPr="007F5251">
        <w:rPr>
          <w:rFonts w:ascii="Calibri" w:eastAsia="Noto Sans CJK KR Regular" w:hAnsi="Calibri" w:cs="Calibri"/>
          <w:sz w:val="20"/>
          <w:szCs w:val="20"/>
        </w:rPr>
        <w:t xml:space="preserve"> name</w:t>
      </w:r>
      <w:r w:rsidR="00BD27D8" w:rsidRPr="007F5251">
        <w:rPr>
          <w:rFonts w:ascii="Calibri" w:eastAsia="Noto Sans CJK KR Regular" w:hAnsi="Calibri" w:cs="Calibri"/>
          <w:sz w:val="20"/>
          <w:szCs w:val="20"/>
        </w:rPr>
        <w:t xml:space="preserve">, or its </w:t>
      </w:r>
      <w:r w:rsidR="00826D61" w:rsidRPr="007F5251">
        <w:rPr>
          <w:rFonts w:ascii="Calibri" w:eastAsia="Noto Sans CJK KR Regular" w:hAnsi="Calibri" w:cs="Calibri"/>
          <w:sz w:val="20"/>
          <w:szCs w:val="20"/>
        </w:rPr>
        <w:t>i</w:t>
      </w:r>
      <w:r w:rsidR="00BD27D8" w:rsidRPr="007F5251">
        <w:rPr>
          <w:rFonts w:ascii="Calibri" w:eastAsia="Noto Sans CJK KR Regular" w:hAnsi="Calibri" w:cs="Calibri"/>
          <w:sz w:val="20"/>
          <w:szCs w:val="20"/>
        </w:rPr>
        <w:t>ntellectual property r</w:t>
      </w:r>
      <w:r w:rsidR="007A0FD5" w:rsidRPr="007F5251">
        <w:rPr>
          <w:rFonts w:ascii="Calibri" w:eastAsia="Noto Sans CJK KR Regular" w:hAnsi="Calibri" w:cs="Calibri"/>
          <w:sz w:val="20"/>
          <w:szCs w:val="20"/>
        </w:rPr>
        <w:t xml:space="preserve">ights or any materials similar thereto immediately.  </w:t>
      </w:r>
    </w:p>
    <w:p w14:paraId="6A43B672" w14:textId="77777777" w:rsidR="007A0FD5" w:rsidRPr="007F5251" w:rsidRDefault="007A0FD5" w:rsidP="007F5251">
      <w:pPr>
        <w:pStyle w:val="Default"/>
        <w:rPr>
          <w:rFonts w:ascii="Calibri" w:eastAsia="Noto Sans CJK KR Regular" w:hAnsi="Calibri" w:cs="Calibri"/>
          <w:color w:val="auto"/>
          <w:sz w:val="20"/>
          <w:szCs w:val="20"/>
        </w:rPr>
      </w:pPr>
    </w:p>
    <w:p w14:paraId="42BB2B26" w14:textId="33EEB0D1" w:rsidR="007A0FD5" w:rsidRPr="007F5251" w:rsidRDefault="00646320" w:rsidP="007F5251">
      <w:pPr>
        <w:pStyle w:val="CM10"/>
        <w:spacing w:after="0"/>
        <w:jc w:val="both"/>
        <w:rPr>
          <w:rFonts w:ascii="Calibri" w:eastAsia="Noto Sans CJK KR Regular" w:hAnsi="Calibri" w:cs="Calibri"/>
          <w:b/>
          <w:bCs/>
        </w:rPr>
      </w:pPr>
      <w:r w:rsidRPr="007F5251">
        <w:rPr>
          <w:rFonts w:ascii="Calibri" w:eastAsia="Noto Sans CJK KR Regular" w:hAnsi="Calibri" w:cs="Calibri"/>
          <w:b/>
          <w:bCs/>
        </w:rPr>
        <w:t>Article 7</w:t>
      </w:r>
      <w:r w:rsidR="007A0FD5" w:rsidRPr="007F5251">
        <w:rPr>
          <w:rFonts w:ascii="Calibri" w:eastAsia="Noto Sans CJK KR Regular" w:hAnsi="Calibri" w:cs="Calibri"/>
          <w:b/>
          <w:bCs/>
        </w:rPr>
        <w:t xml:space="preserve">. </w:t>
      </w:r>
      <w:r w:rsidR="00575A58" w:rsidRPr="007F5251">
        <w:rPr>
          <w:rFonts w:ascii="Calibri" w:eastAsia="Noto Sans CJK KR Regular" w:hAnsi="Calibri" w:cs="Calibri"/>
          <w:b/>
          <w:bCs/>
        </w:rPr>
        <w:t>Compliance with Laws</w:t>
      </w:r>
    </w:p>
    <w:p w14:paraId="217334B0" w14:textId="77777777" w:rsidR="007A0FD5" w:rsidRPr="007F5251" w:rsidRDefault="007A0FD5" w:rsidP="007F5251">
      <w:pPr>
        <w:pStyle w:val="Default"/>
        <w:rPr>
          <w:rFonts w:ascii="Calibri" w:eastAsia="Noto Sans CJK KR Regular" w:hAnsi="Calibri" w:cs="Calibri"/>
          <w:color w:val="auto"/>
          <w:sz w:val="20"/>
          <w:szCs w:val="20"/>
        </w:rPr>
      </w:pPr>
    </w:p>
    <w:p w14:paraId="5BB8FC48" w14:textId="21212CC0" w:rsidR="007A0FD5" w:rsidRPr="007F5251" w:rsidRDefault="00646320" w:rsidP="007F5251">
      <w:pPr>
        <w:pStyle w:val="CM10"/>
        <w:spacing w:after="0"/>
        <w:ind w:leftChars="9" w:left="620" w:hangingChars="300" w:hanging="600"/>
        <w:jc w:val="both"/>
        <w:rPr>
          <w:rFonts w:ascii="Calibri" w:eastAsia="Noto Sans CJK KR Regular" w:hAnsi="Calibri" w:cs="Calibri"/>
          <w:sz w:val="20"/>
          <w:szCs w:val="20"/>
        </w:rPr>
      </w:pPr>
      <w:r w:rsidRPr="007F5251">
        <w:rPr>
          <w:rFonts w:ascii="Calibri" w:eastAsia="Noto Sans CJK KR Regular" w:hAnsi="Calibri" w:cs="Calibri"/>
          <w:sz w:val="20"/>
          <w:szCs w:val="20"/>
        </w:rPr>
        <w:t>7</w:t>
      </w:r>
      <w:r w:rsidR="007A0FD5" w:rsidRPr="007F5251">
        <w:rPr>
          <w:rFonts w:ascii="Calibri" w:eastAsia="Noto Sans CJK KR Regular" w:hAnsi="Calibri" w:cs="Calibri"/>
          <w:sz w:val="20"/>
          <w:szCs w:val="20"/>
        </w:rPr>
        <w:t>.1</w:t>
      </w:r>
      <w:r w:rsidR="000A0D38" w:rsidRPr="007F5251">
        <w:rPr>
          <w:rFonts w:ascii="Calibri" w:eastAsia="Noto Sans CJK KR Regular" w:hAnsi="Calibri" w:cs="Calibri"/>
          <w:sz w:val="20"/>
          <w:szCs w:val="20"/>
        </w:rPr>
        <w:tab/>
      </w:r>
      <w:r w:rsidR="00701E29" w:rsidRPr="007F5251">
        <w:rPr>
          <w:rFonts w:ascii="Calibri" w:eastAsia="Noto Sans CJK KR Regular" w:hAnsi="Calibri" w:cs="Calibri"/>
          <w:sz w:val="20"/>
          <w:szCs w:val="20"/>
        </w:rPr>
        <w:t>“BUYER”</w:t>
      </w:r>
      <w:r w:rsidR="00570F55" w:rsidRPr="007F5251">
        <w:rPr>
          <w:rFonts w:ascii="Calibri" w:eastAsia="Noto Sans CJK KR Regular" w:hAnsi="Calibri" w:cs="Calibri"/>
          <w:sz w:val="20"/>
          <w:szCs w:val="20"/>
        </w:rPr>
        <w:t xml:space="preserve"> </w:t>
      </w:r>
      <w:r w:rsidR="007A0FD5" w:rsidRPr="007F5251">
        <w:rPr>
          <w:rFonts w:ascii="Calibri" w:eastAsia="Noto Sans CJK KR Regular" w:hAnsi="Calibri" w:cs="Calibri"/>
          <w:sz w:val="20"/>
          <w:szCs w:val="20"/>
        </w:rPr>
        <w:t>shall, at all times, comply with all applicable laws, regulations, and orders of any government of the “</w:t>
      </w:r>
      <w:r w:rsidR="00DC058D" w:rsidRPr="007F5251">
        <w:rPr>
          <w:rFonts w:ascii="Calibri" w:eastAsia="Noto Sans CJK KR Regular" w:hAnsi="Calibri" w:cs="Calibri"/>
          <w:sz w:val="20"/>
          <w:szCs w:val="20"/>
        </w:rPr>
        <w:t>T</w:t>
      </w:r>
      <w:r w:rsidR="007A0FD5" w:rsidRPr="007F5251">
        <w:rPr>
          <w:rFonts w:ascii="Calibri" w:eastAsia="Noto Sans CJK KR Regular" w:hAnsi="Calibri" w:cs="Calibri"/>
          <w:sz w:val="20"/>
          <w:szCs w:val="20"/>
        </w:rPr>
        <w:t>erritor</w:t>
      </w:r>
      <w:r w:rsidR="00DC058D" w:rsidRPr="007F5251">
        <w:rPr>
          <w:rFonts w:ascii="Calibri" w:eastAsia="Noto Sans CJK KR Regular" w:hAnsi="Calibri" w:cs="Calibri"/>
          <w:sz w:val="20"/>
          <w:szCs w:val="20"/>
        </w:rPr>
        <w:t>y</w:t>
      </w:r>
      <w:r w:rsidR="007A0FD5" w:rsidRPr="007F5251">
        <w:rPr>
          <w:rFonts w:ascii="Calibri" w:eastAsia="Noto Sans CJK KR Regular" w:hAnsi="Calibri" w:cs="Calibri"/>
          <w:sz w:val="20"/>
          <w:szCs w:val="20"/>
        </w:rPr>
        <w:t xml:space="preserve">” or political subdivisions thereof, relating to or in any way affecting this Agreement and </w:t>
      </w:r>
      <w:r w:rsidR="00701E29" w:rsidRPr="007F5251">
        <w:rPr>
          <w:rFonts w:ascii="Calibri" w:eastAsia="Noto Sans CJK KR Regular" w:hAnsi="Calibri" w:cs="Calibri"/>
          <w:sz w:val="20"/>
          <w:szCs w:val="20"/>
        </w:rPr>
        <w:t>“BUYER”</w:t>
      </w:r>
      <w:r w:rsidR="007A0FD5" w:rsidRPr="007F5251">
        <w:rPr>
          <w:rFonts w:ascii="Calibri" w:eastAsia="Noto Sans CJK KR Regular" w:hAnsi="Calibri" w:cs="Calibri"/>
          <w:sz w:val="20"/>
          <w:szCs w:val="20"/>
        </w:rPr>
        <w:t>’</w:t>
      </w:r>
      <w:r w:rsidR="00B22D81" w:rsidRPr="007F5251">
        <w:rPr>
          <w:rFonts w:ascii="Calibri" w:eastAsia="Noto Sans CJK KR Regular" w:hAnsi="Calibri" w:cs="Calibri"/>
          <w:sz w:val="20"/>
          <w:szCs w:val="20"/>
        </w:rPr>
        <w:t>s</w:t>
      </w:r>
      <w:r w:rsidR="007A0FD5" w:rsidRPr="007F5251">
        <w:rPr>
          <w:rFonts w:ascii="Calibri" w:eastAsia="Noto Sans CJK KR Regular" w:hAnsi="Calibri" w:cs="Calibri"/>
          <w:sz w:val="20"/>
          <w:szCs w:val="20"/>
        </w:rPr>
        <w:t xml:space="preserve"> performance hereunder, </w:t>
      </w:r>
      <w:r w:rsidR="00E2040F" w:rsidRPr="007F5251">
        <w:rPr>
          <w:rFonts w:ascii="Calibri" w:eastAsia="Noto Sans CJK KR Regular" w:hAnsi="Calibri" w:cs="Calibri"/>
          <w:sz w:val="20"/>
          <w:szCs w:val="20"/>
        </w:rPr>
        <w:t>i</w:t>
      </w:r>
      <w:r w:rsidR="006372A6" w:rsidRPr="007F5251">
        <w:rPr>
          <w:rFonts w:ascii="Calibri" w:eastAsia="Noto Sans CJK KR Regular" w:hAnsi="Calibri" w:cs="Calibri"/>
          <w:sz w:val="20"/>
          <w:szCs w:val="20"/>
        </w:rPr>
        <w:t>nc</w:t>
      </w:r>
      <w:r w:rsidR="007A0FD5" w:rsidRPr="007F5251">
        <w:rPr>
          <w:rFonts w:ascii="Calibri" w:eastAsia="Noto Sans CJK KR Regular" w:hAnsi="Calibri" w:cs="Calibri"/>
          <w:sz w:val="20"/>
          <w:szCs w:val="20"/>
        </w:rPr>
        <w:t xml:space="preserve">luding the obtaining of any required licenses, permits or approvals.  </w:t>
      </w:r>
    </w:p>
    <w:p w14:paraId="6C27218A" w14:textId="77777777" w:rsidR="00575A58" w:rsidRPr="007F5251" w:rsidRDefault="00575A58" w:rsidP="007F5251">
      <w:pPr>
        <w:pStyle w:val="Default"/>
        <w:rPr>
          <w:rFonts w:ascii="Calibri" w:eastAsia="Noto Sans CJK KR Regular" w:hAnsi="Calibri" w:cs="Calibri"/>
        </w:rPr>
      </w:pPr>
    </w:p>
    <w:p w14:paraId="1CBFF161" w14:textId="0F13DD67" w:rsidR="00ED7834" w:rsidRPr="007F5251" w:rsidRDefault="00575A58" w:rsidP="007F5251">
      <w:pPr>
        <w:spacing w:after="0" w:line="240" w:lineRule="auto"/>
        <w:ind w:left="698" w:hanging="698"/>
        <w:rPr>
          <w:rFonts w:eastAsia="Noto Sans CJK KR Regular" w:cs="Calibri"/>
          <w:sz w:val="20"/>
          <w:szCs w:val="20"/>
          <w:lang w:eastAsia="ko-KR"/>
        </w:rPr>
      </w:pPr>
      <w:r w:rsidRPr="007F5251">
        <w:rPr>
          <w:rFonts w:eastAsia="Noto Sans CJK KR Regular" w:cs="Calibri"/>
        </w:rPr>
        <w:t>7.2</w:t>
      </w:r>
      <w:proofErr w:type="gramStart"/>
      <w:r w:rsidRPr="007F5251">
        <w:rPr>
          <w:rFonts w:eastAsia="Noto Sans CJK KR Regular" w:cs="Calibri"/>
        </w:rPr>
        <w:t xml:space="preserve">   </w:t>
      </w:r>
      <w:r w:rsidR="00701E29" w:rsidRPr="007F5251">
        <w:rPr>
          <w:rFonts w:eastAsia="Noto Sans CJK KR Regular" w:cs="Calibri"/>
          <w:sz w:val="20"/>
          <w:szCs w:val="20"/>
          <w:lang w:eastAsia="ko-KR"/>
        </w:rPr>
        <w:t>“</w:t>
      </w:r>
      <w:proofErr w:type="gramEnd"/>
      <w:r w:rsidR="00701E29" w:rsidRPr="007F5251">
        <w:rPr>
          <w:rFonts w:eastAsia="Noto Sans CJK KR Regular" w:cs="Calibri"/>
          <w:sz w:val="20"/>
          <w:szCs w:val="20"/>
          <w:lang w:eastAsia="ko-KR"/>
        </w:rPr>
        <w:t>BUYER”</w:t>
      </w:r>
      <w:r w:rsidR="00E66C03" w:rsidRPr="007F5251">
        <w:rPr>
          <w:rFonts w:eastAsia="Noto Sans CJK KR Regular" w:cs="Calibri"/>
          <w:sz w:val="20"/>
          <w:szCs w:val="20"/>
          <w:lang w:eastAsia="ko-KR"/>
        </w:rPr>
        <w:t xml:space="preserve"> hereby affirms that all of </w:t>
      </w:r>
      <w:r w:rsidR="00701E29" w:rsidRPr="007F5251">
        <w:rPr>
          <w:rFonts w:eastAsia="Noto Sans CJK KR Regular" w:cs="Calibri"/>
          <w:sz w:val="20"/>
          <w:szCs w:val="20"/>
          <w:lang w:eastAsia="ko-KR"/>
        </w:rPr>
        <w:t>“BUYER”</w:t>
      </w:r>
      <w:r w:rsidR="00F90543" w:rsidRPr="007F5251">
        <w:rPr>
          <w:rFonts w:eastAsia="Noto Sans CJK KR Regular" w:cs="Calibri"/>
          <w:sz w:val="20"/>
          <w:szCs w:val="20"/>
          <w:lang w:eastAsia="ko-KR"/>
        </w:rPr>
        <w:t>’</w:t>
      </w:r>
      <w:r w:rsidR="00E66C03" w:rsidRPr="007F5251">
        <w:rPr>
          <w:rFonts w:eastAsia="Noto Sans CJK KR Regular" w:cs="Calibri"/>
          <w:sz w:val="20"/>
          <w:szCs w:val="20"/>
          <w:lang w:eastAsia="ko-KR"/>
        </w:rPr>
        <w:t>s activities or dealings associated with any “Products” shall comply with “Anti-bribery laws” including (but not limited to) “Improper solicitation and graft Act” of Korea, U.S “Foreign Corrupt Practices Act”, Anti Bribery Act of UK, United Nations Convention against Corruption, OECD Anti Bribery Convention on Combating Bribery of Foreign Public Officials in international business transactions</w:t>
      </w:r>
      <w:r w:rsidR="00ED7834" w:rsidRPr="007F5251">
        <w:rPr>
          <w:rFonts w:eastAsia="Noto Sans CJK KR Regular" w:cs="Calibri"/>
          <w:sz w:val="20"/>
          <w:szCs w:val="20"/>
          <w:lang w:eastAsia="ko-KR"/>
        </w:rPr>
        <w:t xml:space="preserve"> </w:t>
      </w:r>
      <w:r w:rsidR="00E66C03" w:rsidRPr="007F5251">
        <w:rPr>
          <w:rFonts w:eastAsia="Noto Sans CJK KR Regular" w:cs="Calibri"/>
          <w:sz w:val="20"/>
          <w:szCs w:val="20"/>
          <w:lang w:eastAsia="ko-KR"/>
        </w:rPr>
        <w:t xml:space="preserve">(hereinafter “Anti-Bribery Laws”). In addition, </w:t>
      </w:r>
      <w:r w:rsidR="00701E29" w:rsidRPr="007F5251">
        <w:rPr>
          <w:rFonts w:eastAsia="Noto Sans CJK KR Regular" w:cs="Calibri"/>
          <w:sz w:val="20"/>
          <w:szCs w:val="20"/>
          <w:lang w:eastAsia="ko-KR"/>
        </w:rPr>
        <w:t>“BUYER”</w:t>
      </w:r>
      <w:r w:rsidR="00E66C03" w:rsidRPr="007F5251">
        <w:rPr>
          <w:rFonts w:eastAsia="Noto Sans CJK KR Regular" w:cs="Calibri"/>
          <w:sz w:val="20"/>
          <w:szCs w:val="20"/>
          <w:lang w:eastAsia="ko-KR"/>
        </w:rPr>
        <w:t xml:space="preserve"> hereby agrees to provide </w:t>
      </w:r>
      <w:r w:rsidR="008936A0">
        <w:rPr>
          <w:rFonts w:eastAsia="Noto Sans CJK KR Regular" w:cs="Calibri"/>
          <w:sz w:val="20"/>
          <w:szCs w:val="20"/>
          <w:lang w:eastAsia="ko-KR"/>
        </w:rPr>
        <w:t>DESKER</w:t>
      </w:r>
      <w:r w:rsidR="00E66C03" w:rsidRPr="007F5251">
        <w:rPr>
          <w:rFonts w:eastAsia="Noto Sans CJK KR Regular" w:cs="Calibri"/>
          <w:sz w:val="20"/>
          <w:szCs w:val="20"/>
          <w:lang w:eastAsia="ko-KR"/>
        </w:rPr>
        <w:t xml:space="preserve"> information reasonably necessary in order to ensure compliance with the Anti-Bribery Laws and to participate in any commercially reasonable training or compliance programs as deemed necessary by </w:t>
      </w:r>
      <w:r w:rsidR="008936A0">
        <w:rPr>
          <w:rFonts w:eastAsia="Noto Sans CJK KR Regular" w:cs="Calibri"/>
          <w:sz w:val="20"/>
          <w:szCs w:val="20"/>
          <w:lang w:eastAsia="ko-KR"/>
        </w:rPr>
        <w:t>DESKER</w:t>
      </w:r>
      <w:r w:rsidR="000310B8" w:rsidRPr="007F5251">
        <w:rPr>
          <w:rFonts w:eastAsia="Noto Sans CJK KR Regular" w:cs="Calibri"/>
          <w:sz w:val="20"/>
          <w:szCs w:val="20"/>
          <w:lang w:eastAsia="ko-KR"/>
        </w:rPr>
        <w:t>.</w:t>
      </w:r>
    </w:p>
    <w:p w14:paraId="62B346C6" w14:textId="7D2C04C5" w:rsidR="007A0FD5" w:rsidRPr="007F5251" w:rsidRDefault="00ED7834" w:rsidP="007F5251">
      <w:pPr>
        <w:spacing w:after="0" w:line="240" w:lineRule="auto"/>
        <w:ind w:left="698" w:hanging="698"/>
        <w:rPr>
          <w:rFonts w:eastAsia="Noto Sans CJK KR Regular" w:cs="Calibri"/>
          <w:sz w:val="20"/>
          <w:szCs w:val="20"/>
        </w:rPr>
      </w:pPr>
      <w:r w:rsidRPr="007F5251">
        <w:rPr>
          <w:rFonts w:eastAsia="Noto Sans CJK KR Regular" w:cs="Calibri"/>
          <w:sz w:val="20"/>
          <w:szCs w:val="20"/>
        </w:rPr>
        <w:t xml:space="preserve"> </w:t>
      </w:r>
    </w:p>
    <w:p w14:paraId="12AEF3FF" w14:textId="45A8657C" w:rsidR="007A0FD5" w:rsidRPr="007F5251" w:rsidRDefault="00646320" w:rsidP="007F5251">
      <w:pPr>
        <w:pStyle w:val="CM10"/>
        <w:spacing w:after="0"/>
        <w:jc w:val="both"/>
        <w:rPr>
          <w:rFonts w:ascii="Calibri" w:eastAsia="Noto Sans CJK KR Regular" w:hAnsi="Calibri" w:cs="Calibri"/>
          <w:b/>
          <w:bCs/>
        </w:rPr>
      </w:pPr>
      <w:r w:rsidRPr="007F5251">
        <w:rPr>
          <w:rFonts w:ascii="Calibri" w:eastAsia="Noto Sans CJK KR Regular" w:hAnsi="Calibri" w:cs="Calibri"/>
          <w:b/>
          <w:bCs/>
        </w:rPr>
        <w:t>Article 8</w:t>
      </w:r>
      <w:r w:rsidR="007A0FD5" w:rsidRPr="007F5251">
        <w:rPr>
          <w:rFonts w:ascii="Calibri" w:eastAsia="Noto Sans CJK KR Regular" w:hAnsi="Calibri" w:cs="Calibri"/>
          <w:b/>
          <w:bCs/>
        </w:rPr>
        <w:t xml:space="preserve">. </w:t>
      </w:r>
      <w:r w:rsidR="00BD27D8" w:rsidRPr="007F5251">
        <w:rPr>
          <w:rFonts w:ascii="Calibri" w:eastAsia="Noto Sans CJK KR Regular" w:hAnsi="Calibri" w:cs="Calibri"/>
          <w:b/>
          <w:bCs/>
        </w:rPr>
        <w:t>Contractual Term</w:t>
      </w:r>
    </w:p>
    <w:p w14:paraId="5CD33DD9" w14:textId="77777777" w:rsidR="007A0FD5" w:rsidRPr="007F5251" w:rsidRDefault="007A0FD5" w:rsidP="007F5251">
      <w:pPr>
        <w:pStyle w:val="Default"/>
        <w:rPr>
          <w:rFonts w:ascii="Calibri" w:eastAsia="Noto Sans CJK KR Regular" w:hAnsi="Calibri" w:cs="Calibri"/>
          <w:color w:val="auto"/>
          <w:sz w:val="20"/>
          <w:szCs w:val="20"/>
        </w:rPr>
      </w:pPr>
    </w:p>
    <w:p w14:paraId="2EF8A139" w14:textId="76F3821A" w:rsidR="007A0FD5" w:rsidRPr="007F5251" w:rsidRDefault="00646320" w:rsidP="007F5251">
      <w:pPr>
        <w:pStyle w:val="CM10"/>
        <w:spacing w:after="0"/>
        <w:ind w:leftChars="9" w:left="620" w:hangingChars="300" w:hanging="600"/>
        <w:jc w:val="both"/>
        <w:rPr>
          <w:rFonts w:ascii="Calibri" w:eastAsia="Noto Sans CJK KR Regular" w:hAnsi="Calibri" w:cs="Calibri"/>
          <w:sz w:val="20"/>
          <w:szCs w:val="20"/>
        </w:rPr>
      </w:pPr>
      <w:r w:rsidRPr="007F5251">
        <w:rPr>
          <w:rFonts w:ascii="Calibri" w:eastAsia="Noto Sans CJK KR Regular" w:hAnsi="Calibri" w:cs="Calibri"/>
          <w:sz w:val="20"/>
          <w:szCs w:val="20"/>
        </w:rPr>
        <w:t>8</w:t>
      </w:r>
      <w:r w:rsidR="00BD27D8" w:rsidRPr="007F5251">
        <w:rPr>
          <w:rFonts w:ascii="Calibri" w:eastAsia="Noto Sans CJK KR Regular" w:hAnsi="Calibri" w:cs="Calibri"/>
          <w:sz w:val="20"/>
          <w:szCs w:val="20"/>
        </w:rPr>
        <w:t>.1</w:t>
      </w:r>
      <w:r w:rsidR="002A45C9" w:rsidRPr="007F5251">
        <w:rPr>
          <w:rFonts w:ascii="Calibri" w:eastAsia="Noto Sans CJK KR Regular" w:hAnsi="Calibri" w:cs="Calibri"/>
          <w:sz w:val="20"/>
          <w:szCs w:val="20"/>
        </w:rPr>
        <w:tab/>
      </w:r>
      <w:r w:rsidR="007A0FD5" w:rsidRPr="007F5251">
        <w:rPr>
          <w:rFonts w:ascii="Calibri" w:eastAsia="Noto Sans CJK KR Regular" w:hAnsi="Calibri" w:cs="Calibri"/>
          <w:sz w:val="20"/>
          <w:szCs w:val="20"/>
        </w:rPr>
        <w:t>This Agreement shall become effective</w:t>
      </w:r>
      <w:r w:rsidR="00DC058D" w:rsidRPr="007F5251">
        <w:rPr>
          <w:rFonts w:ascii="Calibri" w:eastAsia="Noto Sans CJK KR Regular" w:hAnsi="Calibri" w:cs="Calibri"/>
          <w:sz w:val="20"/>
          <w:szCs w:val="20"/>
        </w:rPr>
        <w:t xml:space="preserve"> upon sig</w:t>
      </w:r>
      <w:r w:rsidR="00E06DB8" w:rsidRPr="007F5251">
        <w:rPr>
          <w:rFonts w:ascii="Calibri" w:eastAsia="Noto Sans CJK KR Regular" w:hAnsi="Calibri" w:cs="Calibri"/>
          <w:sz w:val="20"/>
          <w:szCs w:val="20"/>
        </w:rPr>
        <w:t>n</w:t>
      </w:r>
      <w:r w:rsidR="00DC058D" w:rsidRPr="007F5251">
        <w:rPr>
          <w:rFonts w:ascii="Calibri" w:eastAsia="Noto Sans CJK KR Regular" w:hAnsi="Calibri" w:cs="Calibri"/>
          <w:sz w:val="20"/>
          <w:szCs w:val="20"/>
        </w:rPr>
        <w:t xml:space="preserve">ing </w:t>
      </w:r>
      <w:r w:rsidR="007A0FD5" w:rsidRPr="007F5251">
        <w:rPr>
          <w:rFonts w:ascii="Calibri" w:eastAsia="Noto Sans CJK KR Regular" w:hAnsi="Calibri" w:cs="Calibri"/>
          <w:sz w:val="20"/>
          <w:szCs w:val="20"/>
        </w:rPr>
        <w:t>and shall c</w:t>
      </w:r>
      <w:r w:rsidR="00F226E1" w:rsidRPr="007F5251">
        <w:rPr>
          <w:rFonts w:ascii="Calibri" w:eastAsia="Noto Sans CJK KR Regular" w:hAnsi="Calibri" w:cs="Calibri"/>
          <w:sz w:val="20"/>
          <w:szCs w:val="20"/>
        </w:rPr>
        <w:t>ontinue in full force</w:t>
      </w:r>
      <w:r w:rsidR="007A0FD5" w:rsidRPr="007F5251">
        <w:rPr>
          <w:rFonts w:ascii="Calibri" w:eastAsia="Noto Sans CJK KR Regular" w:hAnsi="Calibri" w:cs="Calibri"/>
          <w:sz w:val="20"/>
          <w:szCs w:val="20"/>
        </w:rPr>
        <w:t xml:space="preserve"> </w:t>
      </w:r>
      <w:r w:rsidR="00DC058D" w:rsidRPr="007F5251">
        <w:rPr>
          <w:rFonts w:ascii="Calibri" w:eastAsia="Noto Sans CJK KR Regular" w:hAnsi="Calibri" w:cs="Calibri"/>
          <w:sz w:val="20"/>
          <w:szCs w:val="20"/>
        </w:rPr>
        <w:t xml:space="preserve">and effect </w:t>
      </w:r>
      <w:r w:rsidR="007A0FD5" w:rsidRPr="007F5251">
        <w:rPr>
          <w:rFonts w:ascii="Calibri" w:eastAsia="Noto Sans CJK KR Regular" w:hAnsi="Calibri" w:cs="Calibri"/>
          <w:sz w:val="20"/>
          <w:szCs w:val="20"/>
        </w:rPr>
        <w:t xml:space="preserve">for a period from </w:t>
      </w:r>
      <w:r w:rsidR="00B44CC0" w:rsidRPr="00EC6BBA">
        <w:rPr>
          <w:rFonts w:ascii="Calibri" w:eastAsia="Noto Sans CJK KR Regular" w:hAnsi="Calibri" w:cs="Calibri"/>
          <w:sz w:val="20"/>
          <w:szCs w:val="20"/>
          <w:highlight w:val="yellow"/>
        </w:rPr>
        <w:t>20</w:t>
      </w:r>
      <w:r w:rsidR="00361192" w:rsidRPr="00EC6BBA">
        <w:rPr>
          <w:rFonts w:ascii="Calibri" w:eastAsia="Noto Sans CJK KR Regular" w:hAnsi="Calibri" w:cs="Calibri"/>
          <w:sz w:val="20"/>
          <w:szCs w:val="20"/>
          <w:highlight w:val="yellow"/>
        </w:rPr>
        <w:t>2</w:t>
      </w:r>
      <w:r w:rsidR="002F023A">
        <w:rPr>
          <w:rFonts w:ascii="Calibri" w:eastAsia="Noto Sans CJK KR Regular" w:hAnsi="Calibri" w:cs="Calibri"/>
          <w:sz w:val="20"/>
          <w:szCs w:val="20"/>
          <w:highlight w:val="yellow"/>
        </w:rPr>
        <w:t>4</w:t>
      </w:r>
      <w:r w:rsidR="00B44CC0" w:rsidRPr="00EC6BBA">
        <w:rPr>
          <w:rFonts w:ascii="Calibri" w:eastAsia="Noto Sans CJK KR Regular" w:hAnsi="Calibri" w:cs="Calibri"/>
          <w:sz w:val="20"/>
          <w:szCs w:val="20"/>
          <w:highlight w:val="yellow"/>
        </w:rPr>
        <w:t>.</w:t>
      </w:r>
      <w:r w:rsidR="00361192" w:rsidRPr="00EC6BBA">
        <w:rPr>
          <w:rFonts w:ascii="Calibri" w:eastAsia="Noto Sans CJK KR Regular" w:hAnsi="Calibri" w:cs="Calibri"/>
          <w:sz w:val="20"/>
          <w:szCs w:val="20"/>
          <w:highlight w:val="yellow"/>
        </w:rPr>
        <w:t>0</w:t>
      </w:r>
      <w:r w:rsidR="002C6A3E">
        <w:rPr>
          <w:rFonts w:ascii="Calibri" w:eastAsia="Noto Sans CJK KR Regular" w:hAnsi="Calibri" w:cs="Calibri"/>
          <w:sz w:val="20"/>
          <w:szCs w:val="20"/>
          <w:highlight w:val="yellow"/>
        </w:rPr>
        <w:t>4</w:t>
      </w:r>
      <w:r w:rsidR="00B44CC0" w:rsidRPr="00EC6BBA">
        <w:rPr>
          <w:rFonts w:ascii="Calibri" w:eastAsia="Noto Sans CJK KR Regular" w:hAnsi="Calibri" w:cs="Calibri"/>
          <w:sz w:val="20"/>
          <w:szCs w:val="20"/>
          <w:highlight w:val="yellow"/>
        </w:rPr>
        <w:t>.01</w:t>
      </w:r>
      <w:r w:rsidR="007A0FD5" w:rsidRPr="00EC6BBA">
        <w:rPr>
          <w:rFonts w:ascii="Calibri" w:eastAsia="Noto Sans CJK KR Regular" w:hAnsi="Calibri" w:cs="Calibri"/>
          <w:sz w:val="20"/>
          <w:szCs w:val="20"/>
          <w:highlight w:val="yellow"/>
        </w:rPr>
        <w:t xml:space="preserve"> </w:t>
      </w:r>
      <w:r w:rsidR="007A0FD5" w:rsidRPr="007F5251">
        <w:rPr>
          <w:rFonts w:ascii="Calibri" w:eastAsia="Noto Sans CJK KR Regular" w:hAnsi="Calibri" w:cs="Calibri"/>
          <w:sz w:val="20"/>
          <w:szCs w:val="20"/>
        </w:rPr>
        <w:t xml:space="preserve">to </w:t>
      </w:r>
      <w:r w:rsidR="00F226E1" w:rsidRPr="00EC6BBA">
        <w:rPr>
          <w:rFonts w:ascii="Calibri" w:eastAsia="Noto Sans CJK KR Regular" w:hAnsi="Calibri" w:cs="Calibri"/>
          <w:sz w:val="20"/>
          <w:szCs w:val="20"/>
          <w:highlight w:val="yellow"/>
        </w:rPr>
        <w:t>202</w:t>
      </w:r>
      <w:r w:rsidR="002F023A">
        <w:rPr>
          <w:rFonts w:ascii="Calibri" w:eastAsia="Noto Sans CJK KR Regular" w:hAnsi="Calibri" w:cs="Calibri"/>
          <w:sz w:val="20"/>
          <w:szCs w:val="20"/>
          <w:highlight w:val="yellow"/>
        </w:rPr>
        <w:t>4</w:t>
      </w:r>
      <w:r w:rsidR="00F226E1" w:rsidRPr="00EC6BBA">
        <w:rPr>
          <w:rFonts w:ascii="Calibri" w:eastAsia="Noto Sans CJK KR Regular" w:hAnsi="Calibri" w:cs="Calibri"/>
          <w:sz w:val="20"/>
          <w:szCs w:val="20"/>
          <w:highlight w:val="yellow"/>
        </w:rPr>
        <w:t>.</w:t>
      </w:r>
      <w:r w:rsidR="00F5416E" w:rsidRPr="00EC6BBA">
        <w:rPr>
          <w:rFonts w:ascii="Calibri" w:eastAsia="Noto Sans CJK KR Regular" w:hAnsi="Calibri" w:cs="Calibri"/>
          <w:sz w:val="20"/>
          <w:szCs w:val="20"/>
          <w:highlight w:val="yellow"/>
        </w:rPr>
        <w:t>1</w:t>
      </w:r>
      <w:r w:rsidR="00361192" w:rsidRPr="00EC6BBA">
        <w:rPr>
          <w:rFonts w:ascii="Calibri" w:eastAsia="Noto Sans CJK KR Regular" w:hAnsi="Calibri" w:cs="Calibri"/>
          <w:sz w:val="20"/>
          <w:szCs w:val="20"/>
          <w:highlight w:val="yellow"/>
        </w:rPr>
        <w:t>2</w:t>
      </w:r>
      <w:r w:rsidR="00F226E1" w:rsidRPr="00EC6BBA">
        <w:rPr>
          <w:rFonts w:ascii="Calibri" w:eastAsia="Noto Sans CJK KR Regular" w:hAnsi="Calibri" w:cs="Calibri"/>
          <w:sz w:val="20"/>
          <w:szCs w:val="20"/>
          <w:highlight w:val="yellow"/>
        </w:rPr>
        <w:t>.3</w:t>
      </w:r>
      <w:r w:rsidR="00361192" w:rsidRPr="00EC6BBA">
        <w:rPr>
          <w:rFonts w:ascii="Calibri" w:eastAsia="Noto Sans CJK KR Regular" w:hAnsi="Calibri" w:cs="Calibri"/>
          <w:sz w:val="20"/>
          <w:szCs w:val="20"/>
          <w:highlight w:val="yellow"/>
        </w:rPr>
        <w:t>1</w:t>
      </w:r>
      <w:r w:rsidR="00DC0B16" w:rsidRPr="00EC6BBA">
        <w:rPr>
          <w:rFonts w:ascii="Calibri" w:eastAsia="Noto Sans CJK KR Regular" w:hAnsi="Calibri" w:cs="Calibri"/>
          <w:sz w:val="20"/>
          <w:szCs w:val="20"/>
          <w:highlight w:val="yellow"/>
        </w:rPr>
        <w:t xml:space="preserve">. </w:t>
      </w:r>
      <w:r w:rsidR="00DC0B16" w:rsidRPr="007F5251">
        <w:rPr>
          <w:rFonts w:ascii="Calibri" w:eastAsia="Noto Sans CJK KR Regular" w:hAnsi="Calibri" w:cs="Calibri"/>
          <w:sz w:val="20"/>
          <w:szCs w:val="20"/>
        </w:rPr>
        <w:t>Unless</w:t>
      </w:r>
      <w:r w:rsidR="005C37E5" w:rsidRPr="007F5251">
        <w:rPr>
          <w:rFonts w:ascii="Calibri" w:eastAsia="Noto Sans CJK KR Regular" w:hAnsi="Calibri" w:cs="Calibri"/>
          <w:sz w:val="20"/>
          <w:szCs w:val="20"/>
        </w:rPr>
        <w:t xml:space="preserve"> both parties reach an agreement regarding the extension or renewal of </w:t>
      </w:r>
      <w:r w:rsidR="00876CC9" w:rsidRPr="007F5251">
        <w:rPr>
          <w:rFonts w:ascii="Calibri" w:eastAsia="Noto Sans CJK KR Regular" w:hAnsi="Calibri" w:cs="Calibri"/>
          <w:sz w:val="20"/>
          <w:szCs w:val="20"/>
        </w:rPr>
        <w:t xml:space="preserve">the Agreement 60 days prior to expiration, </w:t>
      </w:r>
      <w:r w:rsidR="003A1BE4" w:rsidRPr="007F5251">
        <w:rPr>
          <w:rFonts w:ascii="Calibri" w:eastAsia="Noto Sans CJK KR Regular" w:hAnsi="Calibri" w:cs="Calibri"/>
          <w:sz w:val="20"/>
          <w:szCs w:val="20"/>
        </w:rPr>
        <w:t>this Agreement</w:t>
      </w:r>
      <w:r w:rsidR="007A0FD5" w:rsidRPr="007F5251">
        <w:rPr>
          <w:rFonts w:ascii="Calibri" w:eastAsia="Noto Sans CJK KR Regular" w:hAnsi="Calibri" w:cs="Calibri"/>
          <w:sz w:val="20"/>
          <w:szCs w:val="20"/>
        </w:rPr>
        <w:t xml:space="preserve"> </w:t>
      </w:r>
      <w:r w:rsidR="00DC0B16" w:rsidRPr="007F5251">
        <w:rPr>
          <w:rFonts w:ascii="Calibri" w:eastAsia="Noto Sans CJK KR Regular" w:hAnsi="Calibri" w:cs="Calibri"/>
          <w:sz w:val="20"/>
          <w:szCs w:val="20"/>
        </w:rPr>
        <w:t>will be terminated.</w:t>
      </w:r>
    </w:p>
    <w:p w14:paraId="134DD70F" w14:textId="77777777" w:rsidR="00CE52C5" w:rsidRPr="007F5251" w:rsidRDefault="00CE52C5" w:rsidP="007F5251">
      <w:pPr>
        <w:pStyle w:val="CM10"/>
        <w:spacing w:after="0"/>
        <w:ind w:leftChars="9" w:left="620" w:hangingChars="300" w:hanging="600"/>
        <w:jc w:val="both"/>
        <w:rPr>
          <w:rFonts w:ascii="Calibri" w:eastAsia="Noto Sans CJK KR Regular" w:hAnsi="Calibri" w:cs="Calibri"/>
          <w:sz w:val="20"/>
          <w:szCs w:val="20"/>
        </w:rPr>
      </w:pPr>
    </w:p>
    <w:p w14:paraId="2C401BA3" w14:textId="33368A8F" w:rsidR="00CE52C5" w:rsidRPr="007F5251" w:rsidRDefault="00646320" w:rsidP="007F5251">
      <w:pPr>
        <w:pStyle w:val="CM10"/>
        <w:spacing w:after="0"/>
        <w:ind w:leftChars="9" w:left="620" w:hangingChars="300" w:hanging="600"/>
        <w:jc w:val="both"/>
        <w:rPr>
          <w:rFonts w:ascii="Calibri" w:eastAsia="Noto Sans CJK KR Regular" w:hAnsi="Calibri" w:cs="Calibri"/>
          <w:sz w:val="20"/>
          <w:szCs w:val="20"/>
        </w:rPr>
      </w:pPr>
      <w:r w:rsidRPr="007F5251">
        <w:rPr>
          <w:rFonts w:ascii="Calibri" w:eastAsia="Noto Sans CJK KR Regular" w:hAnsi="Calibri" w:cs="Calibri"/>
          <w:sz w:val="20"/>
          <w:szCs w:val="20"/>
        </w:rPr>
        <w:lastRenderedPageBreak/>
        <w:t>8</w:t>
      </w:r>
      <w:r w:rsidR="00CE52C5" w:rsidRPr="007F5251">
        <w:rPr>
          <w:rFonts w:ascii="Calibri" w:eastAsia="Noto Sans CJK KR Regular" w:hAnsi="Calibri" w:cs="Calibri"/>
          <w:sz w:val="20"/>
          <w:szCs w:val="20"/>
        </w:rPr>
        <w:t>.</w:t>
      </w:r>
      <w:r w:rsidR="00165D0C" w:rsidRPr="007F5251">
        <w:rPr>
          <w:rFonts w:ascii="Calibri" w:eastAsia="Noto Sans CJK KR Regular" w:hAnsi="Calibri" w:cs="Calibri"/>
          <w:sz w:val="20"/>
          <w:szCs w:val="20"/>
        </w:rPr>
        <w:t>2</w:t>
      </w:r>
      <w:r w:rsidR="00CE52C5" w:rsidRPr="007F5251">
        <w:rPr>
          <w:rFonts w:ascii="Calibri" w:eastAsia="Noto Sans CJK KR Regular" w:hAnsi="Calibri" w:cs="Calibri"/>
          <w:sz w:val="20"/>
          <w:szCs w:val="20"/>
        </w:rPr>
        <w:tab/>
        <w:t xml:space="preserve">Both parties </w:t>
      </w:r>
      <w:r w:rsidR="00EE3860" w:rsidRPr="007F5251">
        <w:rPr>
          <w:rFonts w:ascii="Calibri" w:eastAsia="Noto Sans CJK KR Regular" w:hAnsi="Calibri" w:cs="Calibri"/>
          <w:sz w:val="20"/>
          <w:szCs w:val="20"/>
        </w:rPr>
        <w:t>are</w:t>
      </w:r>
      <w:r w:rsidR="00CE52C5" w:rsidRPr="007F5251">
        <w:rPr>
          <w:rFonts w:ascii="Calibri" w:eastAsia="Noto Sans CJK KR Regular" w:hAnsi="Calibri" w:cs="Calibri"/>
          <w:sz w:val="20"/>
          <w:szCs w:val="20"/>
        </w:rPr>
        <w:t xml:space="preserve"> eligible to </w:t>
      </w:r>
      <w:r w:rsidR="005148A1" w:rsidRPr="007F5251">
        <w:rPr>
          <w:rFonts w:ascii="Calibri" w:eastAsia="Noto Sans CJK KR Regular" w:hAnsi="Calibri" w:cs="Calibri"/>
          <w:sz w:val="20"/>
          <w:szCs w:val="20"/>
        </w:rPr>
        <w:t>carry</w:t>
      </w:r>
      <w:r w:rsidR="00CE52C5" w:rsidRPr="007F5251">
        <w:rPr>
          <w:rFonts w:ascii="Calibri" w:eastAsia="Noto Sans CJK KR Regular" w:hAnsi="Calibri" w:cs="Calibri"/>
          <w:sz w:val="20"/>
          <w:szCs w:val="20"/>
        </w:rPr>
        <w:t xml:space="preserve"> out contract renegotiations </w:t>
      </w:r>
      <w:r w:rsidR="003A1BE4" w:rsidRPr="007F5251">
        <w:rPr>
          <w:rFonts w:ascii="Calibri" w:eastAsia="Noto Sans CJK KR Regular" w:hAnsi="Calibri" w:cs="Calibri"/>
          <w:sz w:val="20"/>
          <w:szCs w:val="20"/>
        </w:rPr>
        <w:t>during the term of this Agreement. T</w:t>
      </w:r>
      <w:r w:rsidR="00CE52C5" w:rsidRPr="007F5251">
        <w:rPr>
          <w:rFonts w:ascii="Calibri" w:eastAsia="Noto Sans CJK KR Regular" w:hAnsi="Calibri" w:cs="Calibri"/>
          <w:sz w:val="20"/>
          <w:szCs w:val="20"/>
        </w:rPr>
        <w:t xml:space="preserve">he provisions of the new / modified term(s) </w:t>
      </w:r>
      <w:r w:rsidR="003A1BE4" w:rsidRPr="007F5251">
        <w:rPr>
          <w:rFonts w:ascii="Calibri" w:eastAsia="Noto Sans CJK KR Regular" w:hAnsi="Calibri" w:cs="Calibri"/>
          <w:sz w:val="20"/>
          <w:szCs w:val="20"/>
        </w:rPr>
        <w:t xml:space="preserve">shall not </w:t>
      </w:r>
      <w:r w:rsidR="00CE52C5" w:rsidRPr="007F5251">
        <w:rPr>
          <w:rFonts w:ascii="Calibri" w:eastAsia="Noto Sans CJK KR Regular" w:hAnsi="Calibri" w:cs="Calibri"/>
          <w:sz w:val="20"/>
          <w:szCs w:val="20"/>
        </w:rPr>
        <w:t>take effect and carry out</w:t>
      </w:r>
      <w:r w:rsidR="003A1BE4" w:rsidRPr="007F5251">
        <w:rPr>
          <w:rFonts w:ascii="Calibri" w:eastAsia="Noto Sans CJK KR Regular" w:hAnsi="Calibri" w:cs="Calibri"/>
          <w:sz w:val="20"/>
          <w:szCs w:val="20"/>
        </w:rPr>
        <w:t xml:space="preserve"> unless </w:t>
      </w:r>
      <w:r w:rsidR="00525AED" w:rsidRPr="007F5251">
        <w:rPr>
          <w:rFonts w:ascii="Calibri" w:eastAsia="Noto Sans CJK KR Regular" w:hAnsi="Calibri" w:cs="Calibri"/>
          <w:sz w:val="20"/>
          <w:szCs w:val="20"/>
        </w:rPr>
        <w:t>b</w:t>
      </w:r>
      <w:r w:rsidR="003A1BE4" w:rsidRPr="007F5251">
        <w:rPr>
          <w:rFonts w:ascii="Calibri" w:eastAsia="Noto Sans CJK KR Regular" w:hAnsi="Calibri" w:cs="Calibri"/>
          <w:sz w:val="20"/>
          <w:szCs w:val="20"/>
        </w:rPr>
        <w:t>oth parties</w:t>
      </w:r>
      <w:r w:rsidR="00525AED" w:rsidRPr="007F5251">
        <w:rPr>
          <w:rFonts w:ascii="Calibri" w:eastAsia="Noto Sans CJK KR Regular" w:hAnsi="Calibri" w:cs="Calibri"/>
          <w:sz w:val="20"/>
          <w:szCs w:val="20"/>
        </w:rPr>
        <w:t xml:space="preserve"> reach an agreement.</w:t>
      </w:r>
    </w:p>
    <w:p w14:paraId="3271171B" w14:textId="77777777" w:rsidR="003D13D0" w:rsidRPr="007F5251" w:rsidRDefault="003D13D0" w:rsidP="007F5251">
      <w:pPr>
        <w:pStyle w:val="Default"/>
        <w:ind w:left="800" w:hangingChars="400" w:hanging="800"/>
        <w:jc w:val="both"/>
        <w:rPr>
          <w:rFonts w:ascii="Calibri" w:eastAsia="Noto Sans CJK KR Regular" w:hAnsi="Calibri" w:cs="Calibri"/>
          <w:sz w:val="20"/>
          <w:szCs w:val="20"/>
        </w:rPr>
      </w:pPr>
      <w:r w:rsidRPr="007F5251">
        <w:rPr>
          <w:rFonts w:ascii="Calibri" w:eastAsia="Noto Sans CJK KR Regular" w:hAnsi="Calibri" w:cs="Calibri"/>
          <w:sz w:val="20"/>
          <w:szCs w:val="20"/>
        </w:rPr>
        <w:tab/>
      </w:r>
    </w:p>
    <w:p w14:paraId="379026F3" w14:textId="490DF832" w:rsidR="007A0FD5" w:rsidRPr="007F5251" w:rsidRDefault="00646320" w:rsidP="007F5251">
      <w:pPr>
        <w:pStyle w:val="CM10"/>
        <w:spacing w:after="0"/>
        <w:jc w:val="both"/>
        <w:rPr>
          <w:rFonts w:ascii="Calibri" w:eastAsia="Noto Sans CJK KR Regular" w:hAnsi="Calibri" w:cs="Calibri"/>
          <w:b/>
          <w:bCs/>
        </w:rPr>
      </w:pPr>
      <w:r w:rsidRPr="007F5251">
        <w:rPr>
          <w:rFonts w:ascii="Calibri" w:eastAsia="Noto Sans CJK KR Regular" w:hAnsi="Calibri" w:cs="Calibri"/>
          <w:b/>
          <w:bCs/>
        </w:rPr>
        <w:t>Article 9</w:t>
      </w:r>
      <w:r w:rsidR="007A0FD5" w:rsidRPr="007F5251">
        <w:rPr>
          <w:rFonts w:ascii="Calibri" w:eastAsia="Noto Sans CJK KR Regular" w:hAnsi="Calibri" w:cs="Calibri"/>
          <w:b/>
          <w:bCs/>
        </w:rPr>
        <w:t xml:space="preserve">. Termination </w:t>
      </w:r>
      <w:r w:rsidR="00F226E1" w:rsidRPr="007F5251">
        <w:rPr>
          <w:rFonts w:ascii="Calibri" w:eastAsia="Noto Sans CJK KR Regular" w:hAnsi="Calibri" w:cs="Calibri"/>
          <w:b/>
          <w:bCs/>
        </w:rPr>
        <w:t>of the Contract</w:t>
      </w:r>
    </w:p>
    <w:p w14:paraId="3032FE56" w14:textId="77777777" w:rsidR="007A0FD5" w:rsidRPr="007F5251" w:rsidRDefault="007A0FD5" w:rsidP="007F5251">
      <w:pPr>
        <w:pStyle w:val="Default"/>
        <w:rPr>
          <w:rFonts w:ascii="Calibri" w:eastAsia="Noto Sans CJK KR Regular" w:hAnsi="Calibri" w:cs="Calibri"/>
          <w:color w:val="auto"/>
          <w:sz w:val="20"/>
          <w:szCs w:val="20"/>
        </w:rPr>
      </w:pPr>
    </w:p>
    <w:p w14:paraId="68D1D558" w14:textId="77777777" w:rsidR="00ED7834" w:rsidRPr="007F5251" w:rsidRDefault="00646320" w:rsidP="007F5251">
      <w:pPr>
        <w:pStyle w:val="CM10"/>
        <w:spacing w:after="0"/>
        <w:ind w:leftChars="9" w:left="620" w:hangingChars="300" w:hanging="600"/>
        <w:jc w:val="both"/>
        <w:rPr>
          <w:rFonts w:ascii="Calibri" w:eastAsia="Noto Sans CJK KR Regular" w:hAnsi="Calibri" w:cs="Calibri"/>
          <w:sz w:val="20"/>
          <w:szCs w:val="20"/>
        </w:rPr>
      </w:pPr>
      <w:r w:rsidRPr="007F5251">
        <w:rPr>
          <w:rFonts w:ascii="Calibri" w:eastAsia="Noto Sans CJK KR Regular" w:hAnsi="Calibri" w:cs="Calibri"/>
          <w:sz w:val="20"/>
          <w:szCs w:val="20"/>
        </w:rPr>
        <w:t>9</w:t>
      </w:r>
      <w:r w:rsidR="00ED7834" w:rsidRPr="007F5251">
        <w:rPr>
          <w:rFonts w:ascii="Calibri" w:eastAsia="Noto Sans CJK KR Regular" w:hAnsi="Calibri" w:cs="Calibri"/>
          <w:sz w:val="20"/>
          <w:szCs w:val="20"/>
        </w:rPr>
        <w:t>.1</w:t>
      </w:r>
      <w:r w:rsidR="00ED7834" w:rsidRPr="007F5251">
        <w:rPr>
          <w:rFonts w:ascii="Calibri" w:eastAsia="Noto Sans CJK KR Regular" w:hAnsi="Calibri" w:cs="Calibri"/>
          <w:sz w:val="20"/>
          <w:szCs w:val="20"/>
        </w:rPr>
        <w:tab/>
      </w:r>
      <w:r w:rsidR="00F226E1" w:rsidRPr="007F5251">
        <w:rPr>
          <w:rFonts w:ascii="Calibri" w:eastAsia="Noto Sans CJK KR Regular" w:hAnsi="Calibri" w:cs="Calibri"/>
          <w:sz w:val="20"/>
          <w:szCs w:val="20"/>
        </w:rPr>
        <w:t>Either party</w:t>
      </w:r>
      <w:r w:rsidR="007A0FD5" w:rsidRPr="007F5251">
        <w:rPr>
          <w:rFonts w:ascii="Calibri" w:eastAsia="Noto Sans CJK KR Regular" w:hAnsi="Calibri" w:cs="Calibri"/>
          <w:sz w:val="20"/>
          <w:szCs w:val="20"/>
        </w:rPr>
        <w:t xml:space="preserve"> is eligible to terminate this Agreement at any time by giving written notice of termination to the other party, if any of th</w:t>
      </w:r>
      <w:r w:rsidR="00F226E1" w:rsidRPr="007F5251">
        <w:rPr>
          <w:rFonts w:ascii="Calibri" w:eastAsia="Noto Sans CJK KR Regular" w:hAnsi="Calibri" w:cs="Calibri"/>
          <w:sz w:val="20"/>
          <w:szCs w:val="20"/>
        </w:rPr>
        <w:t>e following events has occurred</w:t>
      </w:r>
      <w:r w:rsidR="000E3844" w:rsidRPr="007F5251">
        <w:rPr>
          <w:rFonts w:ascii="Calibri" w:eastAsia="Noto Sans CJK KR Regular" w:hAnsi="Calibri" w:cs="Calibri"/>
          <w:sz w:val="20"/>
          <w:szCs w:val="20"/>
        </w:rPr>
        <w:t>;</w:t>
      </w:r>
    </w:p>
    <w:p w14:paraId="77ACC2AE" w14:textId="77777777" w:rsidR="00ED7834" w:rsidRPr="007F5251" w:rsidRDefault="00ED7834" w:rsidP="007F5251">
      <w:pPr>
        <w:pStyle w:val="CM10"/>
        <w:spacing w:after="0"/>
        <w:ind w:leftChars="9" w:left="620" w:hangingChars="300" w:hanging="600"/>
        <w:jc w:val="both"/>
        <w:rPr>
          <w:rFonts w:ascii="Calibri" w:eastAsia="Noto Sans CJK KR Regular" w:hAnsi="Calibri" w:cs="Calibri"/>
          <w:sz w:val="20"/>
          <w:szCs w:val="20"/>
        </w:rPr>
      </w:pPr>
    </w:p>
    <w:p w14:paraId="775157A0" w14:textId="77777777" w:rsidR="00ED7834" w:rsidRPr="007F5251" w:rsidRDefault="002003A5" w:rsidP="007F5251">
      <w:pPr>
        <w:pStyle w:val="CM10"/>
        <w:spacing w:after="0"/>
        <w:ind w:leftChars="9" w:left="20" w:firstLine="780"/>
        <w:jc w:val="both"/>
        <w:rPr>
          <w:rFonts w:ascii="Calibri" w:eastAsia="Noto Sans CJK KR Regular" w:hAnsi="Calibri" w:cs="Calibri"/>
          <w:sz w:val="20"/>
          <w:szCs w:val="20"/>
        </w:rPr>
      </w:pPr>
      <w:r w:rsidRPr="007F5251">
        <w:rPr>
          <w:rFonts w:ascii="Calibri" w:eastAsia="Noto Sans CJK KR Regular" w:hAnsi="Calibri" w:cs="Calibri"/>
          <w:sz w:val="20"/>
          <w:szCs w:val="20"/>
        </w:rPr>
        <w:t>a)</w:t>
      </w:r>
      <w:r w:rsidR="002D6D93" w:rsidRPr="007F5251">
        <w:rPr>
          <w:rFonts w:ascii="Calibri" w:eastAsia="Noto Sans CJK KR Regular" w:hAnsi="Calibri" w:cs="Calibri"/>
          <w:sz w:val="20"/>
          <w:szCs w:val="20"/>
        </w:rPr>
        <w:t xml:space="preserve"> </w:t>
      </w:r>
      <w:r w:rsidRPr="007F5251">
        <w:rPr>
          <w:rFonts w:ascii="Calibri" w:eastAsia="Noto Sans CJK KR Regular" w:hAnsi="Calibri" w:cs="Calibri"/>
          <w:sz w:val="20"/>
          <w:szCs w:val="20"/>
        </w:rPr>
        <w:t>If significant setbacks occurred wit</w:t>
      </w:r>
      <w:r w:rsidR="00F226E1" w:rsidRPr="007F5251">
        <w:rPr>
          <w:rFonts w:ascii="Calibri" w:eastAsia="Noto Sans CJK KR Regular" w:hAnsi="Calibri" w:cs="Calibri"/>
          <w:sz w:val="20"/>
          <w:szCs w:val="20"/>
        </w:rPr>
        <w:t>h the</w:t>
      </w:r>
      <w:r w:rsidR="00C7390F" w:rsidRPr="007F5251">
        <w:rPr>
          <w:rFonts w:ascii="Calibri" w:eastAsia="Noto Sans CJK KR Regular" w:hAnsi="Calibri" w:cs="Calibri"/>
          <w:sz w:val="20"/>
          <w:szCs w:val="20"/>
        </w:rPr>
        <w:t xml:space="preserve"> business plan</w:t>
      </w:r>
      <w:r w:rsidR="00F226E1" w:rsidRPr="007F5251">
        <w:rPr>
          <w:rFonts w:ascii="Calibri" w:eastAsia="Noto Sans CJK KR Regular" w:hAnsi="Calibri" w:cs="Calibri"/>
          <w:sz w:val="20"/>
          <w:szCs w:val="20"/>
        </w:rPr>
        <w:t xml:space="preserve"> which both partie</w:t>
      </w:r>
      <w:r w:rsidRPr="007F5251">
        <w:rPr>
          <w:rFonts w:ascii="Calibri" w:eastAsia="Noto Sans CJK KR Regular" w:hAnsi="Calibri" w:cs="Calibri"/>
          <w:sz w:val="20"/>
          <w:szCs w:val="20"/>
        </w:rPr>
        <w:t>s agreed</w:t>
      </w:r>
      <w:r w:rsidR="000E3844" w:rsidRPr="007F5251">
        <w:rPr>
          <w:rFonts w:ascii="Calibri" w:eastAsia="Noto Sans CJK KR Regular" w:hAnsi="Calibri" w:cs="Calibri"/>
          <w:sz w:val="20"/>
          <w:szCs w:val="20"/>
        </w:rPr>
        <w:t>; or</w:t>
      </w:r>
    </w:p>
    <w:p w14:paraId="533211C6" w14:textId="2D963B9A" w:rsidR="002B3EAB" w:rsidRPr="007F5251" w:rsidRDefault="002003A5" w:rsidP="007F5251">
      <w:pPr>
        <w:pStyle w:val="CM10"/>
        <w:spacing w:after="0"/>
        <w:ind w:leftChars="9" w:left="20" w:firstLine="780"/>
        <w:jc w:val="both"/>
        <w:rPr>
          <w:rFonts w:ascii="Calibri" w:eastAsia="Noto Sans CJK KR Regular" w:hAnsi="Calibri" w:cs="Calibri"/>
          <w:sz w:val="20"/>
          <w:szCs w:val="20"/>
        </w:rPr>
      </w:pPr>
      <w:r w:rsidRPr="007F5251">
        <w:rPr>
          <w:rFonts w:ascii="Calibri" w:eastAsia="Noto Sans CJK KR Regular" w:hAnsi="Calibri" w:cs="Calibri"/>
          <w:sz w:val="20"/>
          <w:szCs w:val="20"/>
        </w:rPr>
        <w:t xml:space="preserve">b) If </w:t>
      </w:r>
      <w:r w:rsidR="00701E29" w:rsidRPr="007F5251">
        <w:rPr>
          <w:rFonts w:ascii="Calibri" w:eastAsia="Noto Sans CJK KR Regular" w:hAnsi="Calibri" w:cs="Calibri"/>
          <w:sz w:val="20"/>
          <w:szCs w:val="20"/>
        </w:rPr>
        <w:t>“BUYER”</w:t>
      </w:r>
      <w:r w:rsidR="00570F55" w:rsidRPr="007F5251">
        <w:rPr>
          <w:rFonts w:ascii="Calibri" w:eastAsia="Noto Sans CJK KR Regular" w:hAnsi="Calibri" w:cs="Calibri"/>
          <w:sz w:val="20"/>
          <w:szCs w:val="20"/>
        </w:rPr>
        <w:t xml:space="preserve"> </w:t>
      </w:r>
      <w:r w:rsidR="00C337F0" w:rsidRPr="007F5251">
        <w:rPr>
          <w:rFonts w:ascii="Calibri" w:eastAsia="Noto Sans CJK KR Regular" w:hAnsi="Calibri" w:cs="Calibri"/>
          <w:sz w:val="20"/>
          <w:szCs w:val="20"/>
        </w:rPr>
        <w:t xml:space="preserve">damages </w:t>
      </w:r>
      <w:r w:rsidRPr="007F5251">
        <w:rPr>
          <w:rFonts w:ascii="Calibri" w:eastAsia="Noto Sans CJK KR Regular" w:hAnsi="Calibri" w:cs="Calibri"/>
          <w:sz w:val="20"/>
          <w:szCs w:val="20"/>
        </w:rPr>
        <w:t>the brand image</w:t>
      </w:r>
      <w:r w:rsidR="002B3EAB" w:rsidRPr="007F5251">
        <w:rPr>
          <w:rFonts w:ascii="Calibri" w:eastAsia="Noto Sans CJK KR Regular" w:hAnsi="Calibri" w:cs="Calibri"/>
          <w:sz w:val="20"/>
          <w:szCs w:val="20"/>
        </w:rPr>
        <w:t xml:space="preserve"> or dignity</w:t>
      </w:r>
      <w:r w:rsidRPr="007F5251">
        <w:rPr>
          <w:rFonts w:ascii="Calibri" w:eastAsia="Noto Sans CJK KR Regular" w:hAnsi="Calibri" w:cs="Calibri"/>
          <w:sz w:val="20"/>
          <w:szCs w:val="20"/>
        </w:rPr>
        <w:t xml:space="preserve"> due to violation or ne</w:t>
      </w:r>
      <w:r w:rsidR="00C337F0" w:rsidRPr="007F5251">
        <w:rPr>
          <w:rFonts w:ascii="Calibri" w:eastAsia="Noto Sans CJK KR Regular" w:hAnsi="Calibri" w:cs="Calibri"/>
          <w:sz w:val="20"/>
          <w:szCs w:val="20"/>
        </w:rPr>
        <w:t>gligence</w:t>
      </w:r>
      <w:r w:rsidR="000E3844" w:rsidRPr="007F5251">
        <w:rPr>
          <w:rFonts w:ascii="Calibri" w:eastAsia="Noto Sans CJK KR Regular" w:hAnsi="Calibri" w:cs="Calibri"/>
          <w:sz w:val="20"/>
          <w:szCs w:val="20"/>
        </w:rPr>
        <w:t>; or</w:t>
      </w:r>
    </w:p>
    <w:p w14:paraId="43B80466" w14:textId="0779A7BE" w:rsidR="002003A5" w:rsidRPr="007F5251" w:rsidRDefault="002003A5" w:rsidP="007F5251">
      <w:pPr>
        <w:pStyle w:val="Default"/>
        <w:ind w:left="800"/>
        <w:rPr>
          <w:rFonts w:ascii="Calibri" w:eastAsia="Noto Sans CJK KR Regular" w:hAnsi="Calibri" w:cs="Calibri"/>
          <w:color w:val="auto"/>
          <w:sz w:val="20"/>
          <w:szCs w:val="20"/>
        </w:rPr>
      </w:pPr>
      <w:r w:rsidRPr="007F5251">
        <w:rPr>
          <w:rFonts w:ascii="Calibri" w:eastAsia="Noto Sans CJK KR Regular" w:hAnsi="Calibri" w:cs="Calibri"/>
          <w:color w:val="auto"/>
          <w:sz w:val="20"/>
          <w:szCs w:val="20"/>
        </w:rPr>
        <w:t xml:space="preserve">c) If the contractual rights and obligations are transferred without the consent of </w:t>
      </w:r>
      <w:r w:rsidR="008936A0">
        <w:rPr>
          <w:rFonts w:ascii="Calibri" w:eastAsia="Noto Sans CJK KR Regular" w:hAnsi="Calibri" w:cs="Calibri"/>
          <w:color w:val="auto"/>
          <w:sz w:val="20"/>
          <w:szCs w:val="20"/>
        </w:rPr>
        <w:t>DESKER</w:t>
      </w:r>
      <w:r w:rsidR="000E3844" w:rsidRPr="007F5251">
        <w:rPr>
          <w:rFonts w:ascii="Calibri" w:eastAsia="Noto Sans CJK KR Regular" w:hAnsi="Calibri" w:cs="Calibri"/>
          <w:color w:val="auto"/>
          <w:sz w:val="20"/>
          <w:szCs w:val="20"/>
        </w:rPr>
        <w:t>; or</w:t>
      </w:r>
    </w:p>
    <w:p w14:paraId="24137EAB" w14:textId="5F158808" w:rsidR="007A0FD5" w:rsidRPr="007F5251" w:rsidRDefault="00642068" w:rsidP="007F5251">
      <w:pPr>
        <w:pStyle w:val="Default"/>
        <w:ind w:firstLine="800"/>
        <w:rPr>
          <w:rFonts w:ascii="Calibri" w:eastAsia="Noto Sans CJK KR Regular" w:hAnsi="Calibri" w:cs="Calibri"/>
          <w:color w:val="auto"/>
          <w:sz w:val="20"/>
          <w:szCs w:val="20"/>
        </w:rPr>
      </w:pPr>
      <w:r w:rsidRPr="007F5251">
        <w:rPr>
          <w:rFonts w:ascii="Calibri" w:eastAsia="Noto Sans CJK KR Regular" w:hAnsi="Calibri" w:cs="Calibri"/>
          <w:color w:val="auto"/>
          <w:sz w:val="20"/>
          <w:szCs w:val="20"/>
        </w:rPr>
        <w:t>d</w:t>
      </w:r>
      <w:r w:rsidR="002003A5" w:rsidRPr="007F5251">
        <w:rPr>
          <w:rFonts w:ascii="Calibri" w:eastAsia="Noto Sans CJK KR Regular" w:hAnsi="Calibri" w:cs="Calibri"/>
          <w:color w:val="auto"/>
          <w:sz w:val="20"/>
          <w:szCs w:val="20"/>
        </w:rPr>
        <w:t xml:space="preserve">) </w:t>
      </w:r>
      <w:r w:rsidR="007A0FD5" w:rsidRPr="007F5251">
        <w:rPr>
          <w:rFonts w:ascii="Calibri" w:eastAsia="Noto Sans CJK KR Regular" w:hAnsi="Calibri" w:cs="Calibri"/>
          <w:color w:val="auto"/>
          <w:sz w:val="20"/>
          <w:szCs w:val="20"/>
        </w:rPr>
        <w:t xml:space="preserve">If the performance of this Agreement by </w:t>
      </w:r>
      <w:r w:rsidR="008936A0">
        <w:rPr>
          <w:rFonts w:ascii="Calibri" w:eastAsia="Noto Sans CJK KR Regular" w:hAnsi="Calibri" w:cs="Calibri"/>
          <w:color w:val="auto"/>
          <w:sz w:val="20"/>
          <w:szCs w:val="20"/>
        </w:rPr>
        <w:t>DESKER</w:t>
      </w:r>
      <w:r w:rsidR="007A0FD5" w:rsidRPr="007F5251">
        <w:rPr>
          <w:rFonts w:ascii="Calibri" w:eastAsia="Noto Sans CJK KR Regular" w:hAnsi="Calibri" w:cs="Calibri"/>
          <w:color w:val="auto"/>
          <w:sz w:val="20"/>
          <w:szCs w:val="20"/>
        </w:rPr>
        <w:t xml:space="preserve"> or </w:t>
      </w:r>
      <w:r w:rsidR="00701E29" w:rsidRPr="007F5251">
        <w:rPr>
          <w:rFonts w:ascii="Calibri" w:eastAsia="Noto Sans CJK KR Regular" w:hAnsi="Calibri" w:cs="Calibri"/>
          <w:color w:val="auto"/>
          <w:sz w:val="20"/>
          <w:szCs w:val="20"/>
        </w:rPr>
        <w:t>“BUYER”</w:t>
      </w:r>
      <w:r w:rsidR="00570F55" w:rsidRPr="007F5251">
        <w:rPr>
          <w:rFonts w:ascii="Calibri" w:eastAsia="Noto Sans CJK KR Regular" w:hAnsi="Calibri" w:cs="Calibri"/>
          <w:color w:val="auto"/>
          <w:sz w:val="20"/>
          <w:szCs w:val="20"/>
        </w:rPr>
        <w:t xml:space="preserve"> </w:t>
      </w:r>
      <w:r w:rsidR="007A0FD5" w:rsidRPr="007F5251">
        <w:rPr>
          <w:rFonts w:ascii="Calibri" w:eastAsia="Noto Sans CJK KR Regular" w:hAnsi="Calibri" w:cs="Calibri"/>
          <w:color w:val="auto"/>
          <w:sz w:val="20"/>
          <w:szCs w:val="20"/>
        </w:rPr>
        <w:t xml:space="preserve">is </w:t>
      </w:r>
      <w:r w:rsidR="00FF43E8" w:rsidRPr="007F5251">
        <w:rPr>
          <w:rFonts w:ascii="Calibri" w:eastAsia="Noto Sans CJK KR Regular" w:hAnsi="Calibri" w:cs="Calibri"/>
          <w:color w:val="auto"/>
          <w:sz w:val="20"/>
          <w:szCs w:val="20"/>
        </w:rPr>
        <w:t xml:space="preserve">failed </w:t>
      </w:r>
      <w:r w:rsidR="007A0FD5" w:rsidRPr="007F5251">
        <w:rPr>
          <w:rFonts w:ascii="Calibri" w:eastAsia="Noto Sans CJK KR Regular" w:hAnsi="Calibri" w:cs="Calibri"/>
          <w:color w:val="auto"/>
          <w:sz w:val="20"/>
          <w:szCs w:val="20"/>
        </w:rPr>
        <w:t xml:space="preserve">or substantially </w:t>
      </w:r>
      <w:r w:rsidR="00682042" w:rsidRPr="007F5251">
        <w:rPr>
          <w:rFonts w:ascii="Calibri" w:eastAsia="Noto Sans CJK KR Regular" w:hAnsi="Calibri" w:cs="Calibri"/>
          <w:color w:val="auto"/>
          <w:sz w:val="20"/>
          <w:szCs w:val="20"/>
        </w:rPr>
        <w:br/>
      </w:r>
      <w:r w:rsidR="00682042" w:rsidRPr="007F5251">
        <w:rPr>
          <w:rFonts w:ascii="Calibri" w:eastAsia="Noto Sans CJK KR Regular" w:hAnsi="Calibri" w:cs="Calibri"/>
          <w:color w:val="auto"/>
          <w:sz w:val="20"/>
          <w:szCs w:val="20"/>
        </w:rPr>
        <w:tab/>
      </w:r>
      <w:r w:rsidR="007A0FD5" w:rsidRPr="007F5251">
        <w:rPr>
          <w:rFonts w:ascii="Calibri" w:eastAsia="Noto Sans CJK KR Regular" w:hAnsi="Calibri" w:cs="Calibri"/>
          <w:color w:val="auto"/>
          <w:sz w:val="20"/>
          <w:szCs w:val="20"/>
        </w:rPr>
        <w:t xml:space="preserve">interfered with </w:t>
      </w:r>
      <w:r w:rsidR="00FF43E8" w:rsidRPr="007F5251">
        <w:rPr>
          <w:rFonts w:ascii="Calibri" w:eastAsia="Noto Sans CJK KR Regular" w:hAnsi="Calibri" w:cs="Calibri"/>
          <w:color w:val="auto"/>
          <w:sz w:val="20"/>
          <w:szCs w:val="20"/>
        </w:rPr>
        <w:t>by a</w:t>
      </w:r>
      <w:r w:rsidR="007A0FD5" w:rsidRPr="007F5251">
        <w:rPr>
          <w:rFonts w:ascii="Calibri" w:eastAsia="Noto Sans CJK KR Regular" w:hAnsi="Calibri" w:cs="Calibri"/>
          <w:color w:val="auto"/>
          <w:sz w:val="20"/>
          <w:szCs w:val="20"/>
        </w:rPr>
        <w:t>n event of Force Majeure for a period o</w:t>
      </w:r>
      <w:r w:rsidR="00F832C8" w:rsidRPr="007F5251">
        <w:rPr>
          <w:rFonts w:ascii="Calibri" w:eastAsia="Noto Sans CJK KR Regular" w:hAnsi="Calibri" w:cs="Calibri"/>
          <w:color w:val="auto"/>
          <w:sz w:val="20"/>
          <w:szCs w:val="20"/>
        </w:rPr>
        <w:t>f more than ninety (90) days</w:t>
      </w:r>
      <w:r w:rsidR="000E3844" w:rsidRPr="007F5251">
        <w:rPr>
          <w:rFonts w:ascii="Calibri" w:eastAsia="Noto Sans CJK KR Regular" w:hAnsi="Calibri" w:cs="Calibri"/>
          <w:color w:val="auto"/>
          <w:sz w:val="20"/>
          <w:szCs w:val="20"/>
        </w:rPr>
        <w:t>; or</w:t>
      </w:r>
    </w:p>
    <w:p w14:paraId="1AEF1FD2" w14:textId="0ADFCF1D" w:rsidR="007A0FD5" w:rsidRPr="007F5251" w:rsidRDefault="00642068" w:rsidP="007F5251">
      <w:pPr>
        <w:pStyle w:val="Default"/>
        <w:ind w:left="800"/>
        <w:rPr>
          <w:rFonts w:ascii="Calibri" w:eastAsia="Noto Sans CJK KR Regular" w:hAnsi="Calibri" w:cs="Calibri"/>
          <w:color w:val="auto"/>
          <w:sz w:val="20"/>
          <w:szCs w:val="20"/>
        </w:rPr>
      </w:pPr>
      <w:r w:rsidRPr="007F5251">
        <w:rPr>
          <w:rFonts w:ascii="Calibri" w:eastAsia="Noto Sans CJK KR Regular" w:hAnsi="Calibri" w:cs="Calibri"/>
          <w:color w:val="auto"/>
          <w:sz w:val="20"/>
          <w:szCs w:val="20"/>
        </w:rPr>
        <w:t>e</w:t>
      </w:r>
      <w:r w:rsidR="0075080E" w:rsidRPr="007F5251">
        <w:rPr>
          <w:rFonts w:ascii="Calibri" w:eastAsia="Noto Sans CJK KR Regular" w:hAnsi="Calibri" w:cs="Calibri"/>
          <w:color w:val="auto"/>
          <w:sz w:val="20"/>
          <w:szCs w:val="20"/>
        </w:rPr>
        <w:t xml:space="preserve">) </w:t>
      </w:r>
      <w:r w:rsidR="007A0FD5" w:rsidRPr="007F5251">
        <w:rPr>
          <w:rFonts w:ascii="Calibri" w:eastAsia="Noto Sans CJK KR Regular" w:hAnsi="Calibri" w:cs="Calibri"/>
          <w:color w:val="auto"/>
          <w:sz w:val="20"/>
          <w:szCs w:val="20"/>
        </w:rPr>
        <w:t xml:space="preserve">If </w:t>
      </w:r>
      <w:r w:rsidR="008936A0">
        <w:rPr>
          <w:rFonts w:ascii="Calibri" w:eastAsia="Noto Sans CJK KR Regular" w:hAnsi="Calibri" w:cs="Calibri"/>
          <w:color w:val="auto"/>
          <w:sz w:val="20"/>
          <w:szCs w:val="20"/>
        </w:rPr>
        <w:t>DESKER</w:t>
      </w:r>
      <w:r w:rsidR="007A0FD5" w:rsidRPr="007F5251">
        <w:rPr>
          <w:rFonts w:ascii="Calibri" w:eastAsia="Noto Sans CJK KR Regular" w:hAnsi="Calibri" w:cs="Calibri"/>
          <w:color w:val="auto"/>
          <w:sz w:val="20"/>
          <w:szCs w:val="20"/>
        </w:rPr>
        <w:t xml:space="preserve"> or </w:t>
      </w:r>
      <w:r w:rsidR="00701E29" w:rsidRPr="007F5251">
        <w:rPr>
          <w:rFonts w:ascii="Calibri" w:eastAsia="Noto Sans CJK KR Regular" w:hAnsi="Calibri" w:cs="Calibri"/>
          <w:color w:val="auto"/>
          <w:sz w:val="20"/>
          <w:szCs w:val="20"/>
        </w:rPr>
        <w:t>“BUYER”</w:t>
      </w:r>
      <w:r w:rsidR="00570F55" w:rsidRPr="007F5251">
        <w:rPr>
          <w:rFonts w:ascii="Calibri" w:eastAsia="Noto Sans CJK KR Regular" w:hAnsi="Calibri" w:cs="Calibri"/>
          <w:color w:val="auto"/>
          <w:sz w:val="20"/>
          <w:szCs w:val="20"/>
        </w:rPr>
        <w:t xml:space="preserve"> </w:t>
      </w:r>
      <w:r w:rsidR="007A0FD5" w:rsidRPr="007F5251">
        <w:rPr>
          <w:rFonts w:ascii="Calibri" w:eastAsia="Noto Sans CJK KR Regular" w:hAnsi="Calibri" w:cs="Calibri"/>
          <w:color w:val="auto"/>
          <w:sz w:val="20"/>
          <w:szCs w:val="20"/>
        </w:rPr>
        <w:t xml:space="preserve">is in breach of any of their obligations under this Agreement, respectively, </w:t>
      </w:r>
      <w:r w:rsidR="00687C0C" w:rsidRPr="007F5251">
        <w:rPr>
          <w:rFonts w:ascii="Calibri" w:eastAsia="Noto Sans CJK KR Regular" w:hAnsi="Calibri" w:cs="Calibri"/>
          <w:color w:val="auto"/>
          <w:sz w:val="20"/>
          <w:szCs w:val="20"/>
        </w:rPr>
        <w:t>and fails to cure such breach within 30 days following notice thereof from the non-breaching party</w:t>
      </w:r>
    </w:p>
    <w:p w14:paraId="08189F6A" w14:textId="2ED824A9" w:rsidR="00687C0C" w:rsidRPr="007F5251" w:rsidRDefault="00687C0C" w:rsidP="007F5251">
      <w:pPr>
        <w:pStyle w:val="Default"/>
        <w:ind w:left="800"/>
        <w:rPr>
          <w:rFonts w:ascii="Calibri" w:eastAsia="Noto Sans CJK KR Regular" w:hAnsi="Calibri" w:cs="Calibri"/>
          <w:color w:val="auto"/>
          <w:sz w:val="20"/>
          <w:szCs w:val="20"/>
        </w:rPr>
      </w:pPr>
      <w:r w:rsidRPr="007F5251">
        <w:rPr>
          <w:rFonts w:ascii="Calibri" w:eastAsia="Noto Sans CJK KR Regular" w:hAnsi="Calibri" w:cs="Calibri"/>
          <w:color w:val="auto"/>
          <w:sz w:val="20"/>
          <w:szCs w:val="20"/>
        </w:rPr>
        <w:t xml:space="preserve">f) If </w:t>
      </w:r>
      <w:r w:rsidR="00701E29" w:rsidRPr="007F5251">
        <w:rPr>
          <w:rFonts w:ascii="Calibri" w:eastAsia="Noto Sans CJK KR Regular" w:hAnsi="Calibri" w:cs="Calibri"/>
          <w:color w:val="auto"/>
          <w:sz w:val="20"/>
          <w:szCs w:val="20"/>
        </w:rPr>
        <w:t>“BUYER”</w:t>
      </w:r>
      <w:r w:rsidRPr="007F5251">
        <w:rPr>
          <w:rFonts w:ascii="Calibri" w:eastAsia="Noto Sans CJK KR Regular" w:hAnsi="Calibri" w:cs="Calibri"/>
          <w:color w:val="auto"/>
          <w:sz w:val="20"/>
          <w:szCs w:val="20"/>
        </w:rPr>
        <w:t xml:space="preserve"> breaches any payment related obligation and fails to cure such breach within 30 days following notice thereof from </w:t>
      </w:r>
      <w:r w:rsidR="008936A0">
        <w:rPr>
          <w:rFonts w:ascii="Calibri" w:eastAsia="Noto Sans CJK KR Regular" w:hAnsi="Calibri" w:cs="Calibri"/>
          <w:color w:val="auto"/>
          <w:sz w:val="20"/>
          <w:szCs w:val="20"/>
        </w:rPr>
        <w:t>DESKER</w:t>
      </w:r>
    </w:p>
    <w:p w14:paraId="077C8E56" w14:textId="77777777" w:rsidR="00ED7834" w:rsidRPr="007F5251" w:rsidRDefault="00ED7834" w:rsidP="007F5251">
      <w:pPr>
        <w:pStyle w:val="Default"/>
        <w:ind w:left="800"/>
        <w:rPr>
          <w:rFonts w:ascii="Calibri" w:eastAsia="Noto Sans CJK KR Regular" w:hAnsi="Calibri" w:cs="Calibri"/>
          <w:color w:val="auto"/>
          <w:sz w:val="20"/>
          <w:szCs w:val="20"/>
        </w:rPr>
      </w:pPr>
    </w:p>
    <w:p w14:paraId="5870EFED" w14:textId="55865386" w:rsidR="007A0FD5" w:rsidRPr="007F5251" w:rsidRDefault="00646320" w:rsidP="007F5251">
      <w:pPr>
        <w:pStyle w:val="Default"/>
        <w:ind w:left="600" w:hangingChars="300" w:hanging="600"/>
        <w:rPr>
          <w:rFonts w:ascii="Calibri" w:eastAsia="Noto Sans CJK KR Regular" w:hAnsi="Calibri" w:cs="Calibri"/>
          <w:color w:val="auto"/>
          <w:sz w:val="20"/>
          <w:szCs w:val="20"/>
        </w:rPr>
      </w:pPr>
      <w:r w:rsidRPr="007F5251">
        <w:rPr>
          <w:rFonts w:ascii="Calibri" w:eastAsia="Noto Sans CJK KR Regular" w:hAnsi="Calibri" w:cs="Calibri"/>
          <w:color w:val="auto"/>
          <w:sz w:val="20"/>
          <w:szCs w:val="20"/>
        </w:rPr>
        <w:t>9</w:t>
      </w:r>
      <w:r w:rsidR="00C5534A" w:rsidRPr="007F5251">
        <w:rPr>
          <w:rFonts w:ascii="Calibri" w:eastAsia="Noto Sans CJK KR Regular" w:hAnsi="Calibri" w:cs="Calibri"/>
          <w:color w:val="auto"/>
          <w:sz w:val="20"/>
          <w:szCs w:val="20"/>
        </w:rPr>
        <w:t xml:space="preserve">.2   </w:t>
      </w:r>
      <w:r w:rsidR="007A0FD5" w:rsidRPr="007F5251">
        <w:rPr>
          <w:rFonts w:ascii="Calibri" w:eastAsia="Noto Sans CJK KR Regular" w:hAnsi="Calibri" w:cs="Calibri"/>
          <w:color w:val="auto"/>
          <w:sz w:val="20"/>
          <w:szCs w:val="20"/>
        </w:rPr>
        <w:t xml:space="preserve">This </w:t>
      </w:r>
      <w:r w:rsidR="00525AED" w:rsidRPr="007F5251">
        <w:rPr>
          <w:rFonts w:ascii="Calibri" w:eastAsia="Noto Sans CJK KR Regular" w:hAnsi="Calibri" w:cs="Calibri"/>
          <w:color w:val="auto"/>
          <w:sz w:val="20"/>
          <w:szCs w:val="20"/>
        </w:rPr>
        <w:t>A</w:t>
      </w:r>
      <w:r w:rsidR="007A0FD5" w:rsidRPr="007F5251">
        <w:rPr>
          <w:rFonts w:ascii="Calibri" w:eastAsia="Noto Sans CJK KR Regular" w:hAnsi="Calibri" w:cs="Calibri"/>
          <w:color w:val="auto"/>
          <w:sz w:val="20"/>
          <w:szCs w:val="20"/>
        </w:rPr>
        <w:t xml:space="preserve">greement may be terminated </w:t>
      </w:r>
      <w:r w:rsidR="0020753E" w:rsidRPr="007F5251">
        <w:rPr>
          <w:rFonts w:ascii="Calibri" w:eastAsia="Noto Sans CJK KR Regular" w:hAnsi="Calibri" w:cs="Calibri"/>
          <w:color w:val="auto"/>
          <w:sz w:val="20"/>
          <w:szCs w:val="20"/>
        </w:rPr>
        <w:t xml:space="preserve">forthwith </w:t>
      </w:r>
      <w:r w:rsidR="007A0FD5" w:rsidRPr="007F5251">
        <w:rPr>
          <w:rFonts w:ascii="Calibri" w:eastAsia="Noto Sans CJK KR Regular" w:hAnsi="Calibri" w:cs="Calibri"/>
          <w:color w:val="auto"/>
          <w:sz w:val="20"/>
          <w:szCs w:val="20"/>
        </w:rPr>
        <w:t>upon written notice</w:t>
      </w:r>
      <w:r w:rsidR="0020753E" w:rsidRPr="007F5251">
        <w:rPr>
          <w:rFonts w:ascii="Calibri" w:eastAsia="Noto Sans CJK KR Regular" w:hAnsi="Calibri" w:cs="Calibri"/>
          <w:color w:val="auto"/>
          <w:sz w:val="20"/>
          <w:szCs w:val="20"/>
        </w:rPr>
        <w:t xml:space="preserve"> from </w:t>
      </w:r>
      <w:r w:rsidR="008936A0">
        <w:rPr>
          <w:rFonts w:ascii="Calibri" w:eastAsia="Noto Sans CJK KR Regular" w:hAnsi="Calibri" w:cs="Calibri"/>
          <w:color w:val="auto"/>
          <w:sz w:val="20"/>
          <w:szCs w:val="20"/>
        </w:rPr>
        <w:t>DESKER</w:t>
      </w:r>
      <w:r w:rsidR="007A0FD5" w:rsidRPr="007F5251">
        <w:rPr>
          <w:rFonts w:ascii="Calibri" w:eastAsia="Noto Sans CJK KR Regular" w:hAnsi="Calibri" w:cs="Calibri"/>
          <w:color w:val="auto"/>
          <w:sz w:val="20"/>
          <w:szCs w:val="20"/>
        </w:rPr>
        <w:t xml:space="preserve"> to </w:t>
      </w:r>
      <w:r w:rsidR="00701E29" w:rsidRPr="007F5251">
        <w:rPr>
          <w:rFonts w:ascii="Calibri" w:eastAsia="Noto Sans CJK KR Regular" w:hAnsi="Calibri" w:cs="Calibri"/>
          <w:color w:val="auto"/>
          <w:sz w:val="20"/>
          <w:szCs w:val="20"/>
        </w:rPr>
        <w:t>“BUYER”</w:t>
      </w:r>
      <w:r w:rsidR="00570F55" w:rsidRPr="007F5251">
        <w:rPr>
          <w:rFonts w:ascii="Calibri" w:eastAsia="Noto Sans CJK KR Regular" w:hAnsi="Calibri" w:cs="Calibri"/>
          <w:color w:val="auto"/>
          <w:sz w:val="20"/>
          <w:szCs w:val="20"/>
        </w:rPr>
        <w:t xml:space="preserve"> </w:t>
      </w:r>
      <w:r w:rsidR="007A0FD5" w:rsidRPr="007F5251">
        <w:rPr>
          <w:rFonts w:ascii="Calibri" w:eastAsia="Noto Sans CJK KR Regular" w:hAnsi="Calibri" w:cs="Calibri"/>
          <w:color w:val="auto"/>
          <w:sz w:val="20"/>
          <w:szCs w:val="20"/>
        </w:rPr>
        <w:t>upon the occurrence</w:t>
      </w:r>
      <w:r w:rsidR="00BB6C4A" w:rsidRPr="007F5251">
        <w:rPr>
          <w:rFonts w:ascii="Calibri" w:eastAsia="Noto Sans CJK KR Regular" w:hAnsi="Calibri" w:cs="Calibri"/>
          <w:color w:val="auto"/>
          <w:sz w:val="20"/>
          <w:szCs w:val="20"/>
        </w:rPr>
        <w:t xml:space="preserve"> of any of the following events;</w:t>
      </w:r>
    </w:p>
    <w:p w14:paraId="7FB1446A" w14:textId="77777777" w:rsidR="007A0FD5" w:rsidRPr="007F5251" w:rsidRDefault="007A0FD5" w:rsidP="007F5251">
      <w:pPr>
        <w:pStyle w:val="Default"/>
        <w:ind w:left="760"/>
        <w:rPr>
          <w:rFonts w:ascii="Calibri" w:eastAsia="Noto Sans CJK KR Regular" w:hAnsi="Calibri" w:cs="Calibri"/>
          <w:color w:val="auto"/>
          <w:sz w:val="20"/>
          <w:szCs w:val="20"/>
        </w:rPr>
      </w:pPr>
    </w:p>
    <w:p w14:paraId="4E9A973C" w14:textId="7619537F" w:rsidR="007A0FD5" w:rsidRPr="007F5251" w:rsidRDefault="007A0FD5" w:rsidP="007F5251">
      <w:pPr>
        <w:pStyle w:val="Default"/>
        <w:numPr>
          <w:ilvl w:val="0"/>
          <w:numId w:val="3"/>
        </w:numPr>
        <w:rPr>
          <w:rFonts w:ascii="Calibri" w:eastAsia="Noto Sans CJK KR Regular" w:hAnsi="Calibri" w:cs="Calibri"/>
          <w:color w:val="auto"/>
          <w:sz w:val="20"/>
          <w:szCs w:val="20"/>
        </w:rPr>
      </w:pPr>
      <w:r w:rsidRPr="007F5251">
        <w:rPr>
          <w:rFonts w:ascii="Calibri" w:eastAsia="Noto Sans CJK KR Regular" w:hAnsi="Calibri" w:cs="Calibri"/>
          <w:color w:val="auto"/>
          <w:sz w:val="20"/>
          <w:szCs w:val="20"/>
        </w:rPr>
        <w:t xml:space="preserve">IF </w:t>
      </w:r>
      <w:r w:rsidR="00701E29" w:rsidRPr="007F5251">
        <w:rPr>
          <w:rFonts w:ascii="Calibri" w:eastAsia="Noto Sans CJK KR Regular" w:hAnsi="Calibri" w:cs="Calibri"/>
          <w:color w:val="auto"/>
          <w:sz w:val="20"/>
          <w:szCs w:val="20"/>
        </w:rPr>
        <w:t>“BUYER”</w:t>
      </w:r>
      <w:r w:rsidR="00570F55" w:rsidRPr="007F5251">
        <w:rPr>
          <w:rFonts w:ascii="Calibri" w:eastAsia="Noto Sans CJK KR Regular" w:hAnsi="Calibri" w:cs="Calibri"/>
          <w:color w:val="auto"/>
          <w:sz w:val="20"/>
          <w:szCs w:val="20"/>
        </w:rPr>
        <w:t xml:space="preserve"> </w:t>
      </w:r>
      <w:r w:rsidRPr="007F5251">
        <w:rPr>
          <w:rFonts w:ascii="Calibri" w:eastAsia="Noto Sans CJK KR Regular" w:hAnsi="Calibri" w:cs="Calibri"/>
          <w:color w:val="auto"/>
          <w:sz w:val="20"/>
          <w:szCs w:val="20"/>
        </w:rPr>
        <w:t>is dissolved, liquidated, consolidated or reorganized, becomes insolvent or bankrupt, or if other events occur which are of similar effect under the laws of the “Territor</w:t>
      </w:r>
      <w:r w:rsidR="00D92A8F" w:rsidRPr="007F5251">
        <w:rPr>
          <w:rFonts w:ascii="Calibri" w:eastAsia="Noto Sans CJK KR Regular" w:hAnsi="Calibri" w:cs="Calibri"/>
          <w:color w:val="auto"/>
          <w:sz w:val="20"/>
          <w:szCs w:val="20"/>
        </w:rPr>
        <w:t>y</w:t>
      </w:r>
      <w:r w:rsidRPr="007F5251">
        <w:rPr>
          <w:rFonts w:ascii="Calibri" w:eastAsia="Noto Sans CJK KR Regular" w:hAnsi="Calibri" w:cs="Calibri"/>
          <w:color w:val="auto"/>
          <w:sz w:val="20"/>
          <w:szCs w:val="20"/>
        </w:rPr>
        <w:t xml:space="preserve">”, or if for any other reason </w:t>
      </w:r>
      <w:r w:rsidR="00701E29" w:rsidRPr="007F5251">
        <w:rPr>
          <w:rFonts w:ascii="Calibri" w:eastAsia="Noto Sans CJK KR Regular" w:hAnsi="Calibri" w:cs="Calibri"/>
          <w:color w:val="auto"/>
          <w:sz w:val="20"/>
          <w:szCs w:val="20"/>
        </w:rPr>
        <w:t>“BUYER”</w:t>
      </w:r>
      <w:r w:rsidR="00570F55" w:rsidRPr="007F5251">
        <w:rPr>
          <w:rFonts w:ascii="Calibri" w:eastAsia="Noto Sans CJK KR Regular" w:hAnsi="Calibri" w:cs="Calibri"/>
          <w:color w:val="auto"/>
          <w:sz w:val="20"/>
          <w:szCs w:val="20"/>
        </w:rPr>
        <w:t xml:space="preserve"> </w:t>
      </w:r>
      <w:r w:rsidRPr="007F5251">
        <w:rPr>
          <w:rFonts w:ascii="Calibri" w:eastAsia="Noto Sans CJK KR Regular" w:hAnsi="Calibri" w:cs="Calibri"/>
          <w:color w:val="auto"/>
          <w:sz w:val="20"/>
          <w:szCs w:val="20"/>
        </w:rPr>
        <w:t>is unable to pay its debts</w:t>
      </w:r>
    </w:p>
    <w:p w14:paraId="1BA8B509" w14:textId="113B212A" w:rsidR="007A0FD5" w:rsidRPr="007F5251" w:rsidRDefault="007A0FD5" w:rsidP="007F5251">
      <w:pPr>
        <w:pStyle w:val="Default"/>
        <w:numPr>
          <w:ilvl w:val="0"/>
          <w:numId w:val="3"/>
        </w:numPr>
        <w:rPr>
          <w:rFonts w:ascii="Calibri" w:eastAsia="Noto Sans CJK KR Regular" w:hAnsi="Calibri" w:cs="Calibri"/>
          <w:color w:val="auto"/>
          <w:sz w:val="20"/>
          <w:szCs w:val="20"/>
        </w:rPr>
      </w:pPr>
      <w:r w:rsidRPr="007F5251">
        <w:rPr>
          <w:rFonts w:ascii="Calibri" w:eastAsia="Noto Sans CJK KR Regular" w:hAnsi="Calibri" w:cs="Calibri"/>
          <w:color w:val="auto"/>
          <w:sz w:val="20"/>
          <w:szCs w:val="20"/>
        </w:rPr>
        <w:t xml:space="preserve">IF </w:t>
      </w:r>
      <w:r w:rsidR="00701E29" w:rsidRPr="007F5251">
        <w:rPr>
          <w:rFonts w:ascii="Calibri" w:eastAsia="Noto Sans CJK KR Regular" w:hAnsi="Calibri" w:cs="Calibri"/>
          <w:color w:val="auto"/>
          <w:sz w:val="20"/>
          <w:szCs w:val="20"/>
        </w:rPr>
        <w:t>“BUYER”</w:t>
      </w:r>
      <w:r w:rsidR="00570F55" w:rsidRPr="007F5251">
        <w:rPr>
          <w:rFonts w:ascii="Calibri" w:eastAsia="Noto Sans CJK KR Regular" w:hAnsi="Calibri" w:cs="Calibri"/>
          <w:color w:val="auto"/>
          <w:sz w:val="20"/>
          <w:szCs w:val="20"/>
        </w:rPr>
        <w:t xml:space="preserve"> </w:t>
      </w:r>
      <w:r w:rsidRPr="007F5251">
        <w:rPr>
          <w:rFonts w:ascii="Calibri" w:eastAsia="Noto Sans CJK KR Regular" w:hAnsi="Calibri" w:cs="Calibri"/>
          <w:color w:val="auto"/>
          <w:sz w:val="20"/>
          <w:szCs w:val="20"/>
        </w:rPr>
        <w:t>ceases to function as a going concern</w:t>
      </w:r>
    </w:p>
    <w:p w14:paraId="3235E4C0" w14:textId="77777777" w:rsidR="003941A4" w:rsidRPr="007F5251" w:rsidRDefault="003941A4" w:rsidP="007F5251">
      <w:pPr>
        <w:pStyle w:val="Default"/>
        <w:ind w:left="1000" w:firstLine="80"/>
        <w:rPr>
          <w:rFonts w:ascii="Calibri" w:eastAsia="Noto Sans CJK KR Regular" w:hAnsi="Calibri" w:cs="Calibri"/>
          <w:color w:val="auto"/>
          <w:sz w:val="20"/>
          <w:szCs w:val="20"/>
        </w:rPr>
      </w:pPr>
    </w:p>
    <w:p w14:paraId="5895625B" w14:textId="7F6C7BCE" w:rsidR="007A0FD5" w:rsidRPr="007F5251" w:rsidRDefault="00646320" w:rsidP="007F5251">
      <w:pPr>
        <w:pStyle w:val="Default"/>
        <w:ind w:left="600" w:hangingChars="300" w:hanging="600"/>
        <w:rPr>
          <w:rFonts w:ascii="Calibri" w:eastAsia="Noto Sans CJK KR Regular" w:hAnsi="Calibri" w:cs="Calibri"/>
          <w:color w:val="auto"/>
          <w:sz w:val="20"/>
          <w:szCs w:val="20"/>
        </w:rPr>
      </w:pPr>
      <w:r w:rsidRPr="007F5251">
        <w:rPr>
          <w:rFonts w:ascii="Calibri" w:eastAsia="Noto Sans CJK KR Regular" w:hAnsi="Calibri" w:cs="Calibri"/>
          <w:color w:val="auto"/>
          <w:sz w:val="20"/>
          <w:szCs w:val="20"/>
        </w:rPr>
        <w:t>9</w:t>
      </w:r>
      <w:r w:rsidR="00C5534A" w:rsidRPr="007F5251">
        <w:rPr>
          <w:rFonts w:ascii="Calibri" w:eastAsia="Noto Sans CJK KR Regular" w:hAnsi="Calibri" w:cs="Calibri"/>
          <w:color w:val="auto"/>
          <w:sz w:val="20"/>
          <w:szCs w:val="20"/>
        </w:rPr>
        <w:t xml:space="preserve">.3 </w:t>
      </w:r>
      <w:r w:rsidR="0075080E" w:rsidRPr="007F5251">
        <w:rPr>
          <w:rFonts w:ascii="Calibri" w:eastAsia="Noto Sans CJK KR Regular" w:hAnsi="Calibri" w:cs="Calibri"/>
          <w:color w:val="auto"/>
          <w:sz w:val="20"/>
          <w:szCs w:val="20"/>
        </w:rPr>
        <w:tab/>
      </w:r>
      <w:r w:rsidR="00701E29" w:rsidRPr="007F5251">
        <w:rPr>
          <w:rFonts w:ascii="Calibri" w:eastAsia="Noto Sans CJK KR Regular" w:hAnsi="Calibri" w:cs="Calibri"/>
          <w:color w:val="auto"/>
          <w:sz w:val="20"/>
          <w:szCs w:val="20"/>
        </w:rPr>
        <w:t>“BUYER”</w:t>
      </w:r>
      <w:r w:rsidR="00570F55" w:rsidRPr="007F5251">
        <w:rPr>
          <w:rFonts w:ascii="Calibri" w:eastAsia="Noto Sans CJK KR Regular" w:hAnsi="Calibri" w:cs="Calibri"/>
          <w:color w:val="auto"/>
          <w:sz w:val="20"/>
          <w:szCs w:val="20"/>
        </w:rPr>
        <w:t xml:space="preserve"> </w:t>
      </w:r>
      <w:r w:rsidR="007A0FD5" w:rsidRPr="007F5251">
        <w:rPr>
          <w:rFonts w:ascii="Calibri" w:eastAsia="Noto Sans CJK KR Regular" w:hAnsi="Calibri" w:cs="Calibri"/>
          <w:color w:val="auto"/>
          <w:sz w:val="20"/>
          <w:szCs w:val="20"/>
        </w:rPr>
        <w:t xml:space="preserve">shall </w:t>
      </w:r>
      <w:r w:rsidR="00D92A8F" w:rsidRPr="007F5251">
        <w:rPr>
          <w:rFonts w:ascii="Calibri" w:eastAsia="Noto Sans CJK KR Regular" w:hAnsi="Calibri" w:cs="Calibri"/>
          <w:color w:val="auto"/>
          <w:sz w:val="20"/>
          <w:szCs w:val="20"/>
        </w:rPr>
        <w:t>remove and discontinue the</w:t>
      </w:r>
      <w:r w:rsidR="00623CE4" w:rsidRPr="007F5251">
        <w:rPr>
          <w:rFonts w:ascii="Calibri" w:eastAsia="Noto Sans CJK KR Regular" w:hAnsi="Calibri" w:cs="Calibri"/>
          <w:color w:val="auto"/>
          <w:sz w:val="20"/>
          <w:szCs w:val="20"/>
        </w:rPr>
        <w:t xml:space="preserve"> us</w:t>
      </w:r>
      <w:r w:rsidR="00D92A8F" w:rsidRPr="007F5251">
        <w:rPr>
          <w:rFonts w:ascii="Calibri" w:eastAsia="Noto Sans CJK KR Regular" w:hAnsi="Calibri" w:cs="Calibri"/>
          <w:color w:val="auto"/>
          <w:sz w:val="20"/>
          <w:szCs w:val="20"/>
        </w:rPr>
        <w:t>e of the name and all trademarks of “</w:t>
      </w:r>
      <w:r w:rsidR="008936A0">
        <w:rPr>
          <w:rFonts w:ascii="Calibri" w:eastAsia="Noto Sans CJK KR Regular" w:hAnsi="Calibri" w:cs="Calibri"/>
          <w:color w:val="auto"/>
          <w:sz w:val="20"/>
          <w:szCs w:val="20"/>
        </w:rPr>
        <w:t>DESKER</w:t>
      </w:r>
      <w:r w:rsidR="00D92A8F" w:rsidRPr="007F5251">
        <w:rPr>
          <w:rFonts w:ascii="Calibri" w:eastAsia="Noto Sans CJK KR Regular" w:hAnsi="Calibri" w:cs="Calibri"/>
          <w:color w:val="auto"/>
          <w:sz w:val="20"/>
          <w:szCs w:val="20"/>
        </w:rPr>
        <w:t>”</w:t>
      </w:r>
      <w:r w:rsidR="00F92586" w:rsidRPr="007F5251">
        <w:rPr>
          <w:rFonts w:ascii="Calibri" w:eastAsia="Noto Sans CJK KR Regular" w:hAnsi="Calibri" w:cs="Calibri"/>
          <w:color w:val="auto"/>
          <w:sz w:val="20"/>
          <w:szCs w:val="20"/>
        </w:rPr>
        <w:t xml:space="preserve"> </w:t>
      </w:r>
      <w:r w:rsidR="007A0FD5" w:rsidRPr="007F5251">
        <w:rPr>
          <w:rFonts w:ascii="Calibri" w:eastAsia="Noto Sans CJK KR Regular" w:hAnsi="Calibri" w:cs="Calibri"/>
          <w:color w:val="auto"/>
          <w:sz w:val="20"/>
          <w:szCs w:val="20"/>
        </w:rPr>
        <w:t>or a</w:t>
      </w:r>
      <w:r w:rsidR="00623CE4" w:rsidRPr="007F5251">
        <w:rPr>
          <w:rFonts w:ascii="Calibri" w:eastAsia="Noto Sans CJK KR Regular" w:hAnsi="Calibri" w:cs="Calibri"/>
          <w:color w:val="auto"/>
          <w:sz w:val="20"/>
          <w:szCs w:val="20"/>
        </w:rPr>
        <w:t>ny</w:t>
      </w:r>
      <w:r w:rsidR="007A0FD5" w:rsidRPr="007F5251">
        <w:rPr>
          <w:rFonts w:ascii="Calibri" w:eastAsia="Noto Sans CJK KR Regular" w:hAnsi="Calibri" w:cs="Calibri"/>
          <w:color w:val="auto"/>
          <w:sz w:val="20"/>
          <w:szCs w:val="20"/>
        </w:rPr>
        <w:t xml:space="preserve"> word</w:t>
      </w:r>
      <w:r w:rsidR="00623CE4" w:rsidRPr="007F5251">
        <w:rPr>
          <w:rFonts w:ascii="Calibri" w:eastAsia="Noto Sans CJK KR Regular" w:hAnsi="Calibri" w:cs="Calibri"/>
          <w:color w:val="auto"/>
          <w:sz w:val="20"/>
          <w:szCs w:val="20"/>
        </w:rPr>
        <w:t>s</w:t>
      </w:r>
      <w:r w:rsidR="007A0FD5" w:rsidRPr="007F5251">
        <w:rPr>
          <w:rFonts w:ascii="Calibri" w:eastAsia="Noto Sans CJK KR Regular" w:hAnsi="Calibri" w:cs="Calibri"/>
          <w:color w:val="auto"/>
          <w:sz w:val="20"/>
          <w:szCs w:val="20"/>
        </w:rPr>
        <w:t xml:space="preserve"> similar to </w:t>
      </w:r>
      <w:r w:rsidR="00D92A8F" w:rsidRPr="007F5251">
        <w:rPr>
          <w:rFonts w:ascii="Calibri" w:eastAsia="Noto Sans CJK KR Regular" w:hAnsi="Calibri" w:cs="Calibri"/>
          <w:color w:val="auto"/>
          <w:sz w:val="20"/>
          <w:szCs w:val="20"/>
        </w:rPr>
        <w:t>“</w:t>
      </w:r>
      <w:r w:rsidR="008936A0">
        <w:rPr>
          <w:rFonts w:ascii="Calibri" w:eastAsia="Noto Sans CJK KR Regular" w:hAnsi="Calibri" w:cs="Calibri"/>
          <w:color w:val="auto"/>
          <w:sz w:val="20"/>
          <w:szCs w:val="20"/>
        </w:rPr>
        <w:t>DESKER</w:t>
      </w:r>
      <w:r w:rsidR="00D92A8F" w:rsidRPr="007F5251">
        <w:rPr>
          <w:rFonts w:ascii="Calibri" w:eastAsia="Noto Sans CJK KR Regular" w:hAnsi="Calibri" w:cs="Calibri"/>
          <w:color w:val="auto"/>
          <w:sz w:val="20"/>
          <w:szCs w:val="20"/>
        </w:rPr>
        <w:t>”</w:t>
      </w:r>
      <w:r w:rsidR="00F92586" w:rsidRPr="007F5251">
        <w:rPr>
          <w:rFonts w:ascii="Calibri" w:eastAsia="Noto Sans CJK KR Regular" w:hAnsi="Calibri" w:cs="Calibri"/>
          <w:color w:val="auto"/>
          <w:sz w:val="20"/>
          <w:szCs w:val="20"/>
        </w:rPr>
        <w:t xml:space="preserve"> </w:t>
      </w:r>
      <w:r w:rsidR="007A0FD5" w:rsidRPr="007F5251">
        <w:rPr>
          <w:rFonts w:ascii="Calibri" w:eastAsia="Noto Sans CJK KR Regular" w:hAnsi="Calibri" w:cs="Calibri"/>
          <w:color w:val="auto"/>
          <w:sz w:val="20"/>
          <w:szCs w:val="20"/>
        </w:rPr>
        <w:t xml:space="preserve">within 30 days after the termination of this agreement.  </w:t>
      </w:r>
    </w:p>
    <w:p w14:paraId="75EB1745" w14:textId="77777777" w:rsidR="00962034" w:rsidRPr="007F5251" w:rsidRDefault="00962034" w:rsidP="007F5251">
      <w:pPr>
        <w:pStyle w:val="Default"/>
        <w:ind w:left="660"/>
        <w:rPr>
          <w:rFonts w:ascii="Calibri" w:eastAsia="Noto Sans CJK KR Regular" w:hAnsi="Calibri" w:cs="Calibri"/>
          <w:color w:val="auto"/>
          <w:sz w:val="20"/>
          <w:szCs w:val="20"/>
        </w:rPr>
      </w:pPr>
    </w:p>
    <w:p w14:paraId="56E8A694" w14:textId="72FAAEC7" w:rsidR="00425C39" w:rsidRPr="007F5251" w:rsidRDefault="00646320" w:rsidP="007F5251">
      <w:pPr>
        <w:pStyle w:val="Default"/>
        <w:ind w:left="600" w:hangingChars="300" w:hanging="600"/>
        <w:rPr>
          <w:rFonts w:ascii="Calibri" w:eastAsia="Noto Sans CJK KR Regular" w:hAnsi="Calibri" w:cs="Calibri"/>
          <w:color w:val="auto"/>
          <w:sz w:val="20"/>
          <w:szCs w:val="20"/>
        </w:rPr>
      </w:pPr>
      <w:r w:rsidRPr="007F5251">
        <w:rPr>
          <w:rFonts w:ascii="Calibri" w:eastAsia="Noto Sans CJK KR Regular" w:hAnsi="Calibri" w:cs="Calibri"/>
          <w:color w:val="auto"/>
          <w:sz w:val="20"/>
          <w:szCs w:val="20"/>
        </w:rPr>
        <w:t>9</w:t>
      </w:r>
      <w:r w:rsidR="00425C39" w:rsidRPr="007F5251">
        <w:rPr>
          <w:rFonts w:ascii="Calibri" w:eastAsia="Noto Sans CJK KR Regular" w:hAnsi="Calibri" w:cs="Calibri"/>
          <w:color w:val="auto"/>
          <w:sz w:val="20"/>
          <w:szCs w:val="20"/>
        </w:rPr>
        <w:t xml:space="preserve">.4 </w:t>
      </w:r>
      <w:r w:rsidR="00425C39" w:rsidRPr="007F5251">
        <w:rPr>
          <w:rFonts w:ascii="Calibri" w:eastAsia="Noto Sans CJK KR Regular" w:hAnsi="Calibri" w:cs="Calibri"/>
          <w:color w:val="auto"/>
          <w:sz w:val="20"/>
          <w:szCs w:val="20"/>
        </w:rPr>
        <w:tab/>
        <w:t xml:space="preserve">Upon the termination of this agreement, (a) </w:t>
      </w:r>
      <w:r w:rsidR="008936A0">
        <w:rPr>
          <w:rFonts w:ascii="Calibri" w:eastAsia="Noto Sans CJK KR Regular" w:hAnsi="Calibri" w:cs="Calibri"/>
          <w:color w:val="auto"/>
          <w:sz w:val="20"/>
          <w:szCs w:val="20"/>
        </w:rPr>
        <w:t>DESKER</w:t>
      </w:r>
      <w:r w:rsidR="002B6406" w:rsidRPr="007F5251">
        <w:rPr>
          <w:rFonts w:ascii="Calibri" w:eastAsia="Noto Sans CJK KR Regular" w:hAnsi="Calibri" w:cs="Calibri"/>
          <w:color w:val="auto"/>
          <w:sz w:val="20"/>
          <w:szCs w:val="20"/>
        </w:rPr>
        <w:t xml:space="preserve"> shall perform all orders confirmed when the Agreement was in force, unless the Parties agree otherwise </w:t>
      </w:r>
      <w:r w:rsidR="00876452" w:rsidRPr="007F5251">
        <w:rPr>
          <w:rFonts w:ascii="Calibri" w:eastAsia="Noto Sans CJK KR Regular" w:hAnsi="Calibri" w:cs="Calibri"/>
          <w:color w:val="auto"/>
          <w:sz w:val="20"/>
          <w:szCs w:val="20"/>
        </w:rPr>
        <w:t>(</w:t>
      </w:r>
      <w:r w:rsidR="002E3572" w:rsidRPr="007F5251">
        <w:rPr>
          <w:rFonts w:ascii="Calibri" w:eastAsia="Noto Sans CJK KR Regular" w:hAnsi="Calibri" w:cs="Calibri"/>
          <w:color w:val="auto"/>
          <w:sz w:val="20"/>
          <w:szCs w:val="20"/>
        </w:rPr>
        <w:t>b</w:t>
      </w:r>
      <w:r w:rsidR="00876452" w:rsidRPr="007F5251">
        <w:rPr>
          <w:rFonts w:ascii="Calibri" w:eastAsia="Noto Sans CJK KR Regular" w:hAnsi="Calibri" w:cs="Calibri"/>
          <w:color w:val="auto"/>
          <w:sz w:val="20"/>
          <w:szCs w:val="20"/>
        </w:rPr>
        <w:t xml:space="preserve">) </w:t>
      </w:r>
      <w:r w:rsidR="00425C39" w:rsidRPr="007F5251">
        <w:rPr>
          <w:rFonts w:ascii="Calibri" w:eastAsia="Noto Sans CJK KR Regular" w:hAnsi="Calibri" w:cs="Calibri"/>
          <w:color w:val="auto"/>
          <w:sz w:val="20"/>
          <w:szCs w:val="20"/>
        </w:rPr>
        <w:t xml:space="preserve">all rights granted by </w:t>
      </w:r>
      <w:r w:rsidR="008936A0">
        <w:rPr>
          <w:rFonts w:ascii="Calibri" w:eastAsia="Noto Sans CJK KR Regular" w:hAnsi="Calibri" w:cs="Calibri"/>
          <w:color w:val="auto"/>
          <w:sz w:val="20"/>
          <w:szCs w:val="20"/>
        </w:rPr>
        <w:t>DESKER</w:t>
      </w:r>
      <w:r w:rsidR="00425C39" w:rsidRPr="007F5251">
        <w:rPr>
          <w:rFonts w:ascii="Calibri" w:eastAsia="Noto Sans CJK KR Regular" w:hAnsi="Calibri" w:cs="Calibri"/>
          <w:color w:val="auto"/>
          <w:sz w:val="20"/>
          <w:szCs w:val="20"/>
        </w:rPr>
        <w:t xml:space="preserve"> to </w:t>
      </w:r>
      <w:r w:rsidR="00701E29" w:rsidRPr="007F5251">
        <w:rPr>
          <w:rFonts w:ascii="Calibri" w:eastAsia="Noto Sans CJK KR Regular" w:hAnsi="Calibri" w:cs="Calibri"/>
          <w:color w:val="auto"/>
          <w:sz w:val="20"/>
          <w:szCs w:val="20"/>
        </w:rPr>
        <w:t>“BUYER”</w:t>
      </w:r>
      <w:r w:rsidR="00570F55" w:rsidRPr="007F5251">
        <w:rPr>
          <w:rFonts w:ascii="Calibri" w:eastAsia="Noto Sans CJK KR Regular" w:hAnsi="Calibri" w:cs="Calibri"/>
          <w:color w:val="auto"/>
          <w:sz w:val="20"/>
          <w:szCs w:val="20"/>
        </w:rPr>
        <w:t xml:space="preserve"> </w:t>
      </w:r>
      <w:r w:rsidR="00425C39" w:rsidRPr="007F5251">
        <w:rPr>
          <w:rFonts w:ascii="Calibri" w:eastAsia="Noto Sans CJK KR Regular" w:hAnsi="Calibri" w:cs="Calibri"/>
          <w:color w:val="auto"/>
          <w:sz w:val="20"/>
          <w:szCs w:val="20"/>
        </w:rPr>
        <w:t>shall</w:t>
      </w:r>
      <w:r w:rsidR="00876452" w:rsidRPr="007F5251">
        <w:rPr>
          <w:rFonts w:ascii="Calibri" w:eastAsia="Noto Sans CJK KR Regular" w:hAnsi="Calibri" w:cs="Calibri"/>
          <w:color w:val="auto"/>
          <w:sz w:val="20"/>
          <w:szCs w:val="20"/>
        </w:rPr>
        <w:t xml:space="preserve"> be extinguished</w:t>
      </w:r>
      <w:r w:rsidR="006D183B" w:rsidRPr="007F5251">
        <w:rPr>
          <w:rFonts w:ascii="Calibri" w:eastAsia="Noto Sans CJK KR Regular" w:hAnsi="Calibri" w:cs="Calibri"/>
          <w:color w:val="auto"/>
          <w:sz w:val="20"/>
          <w:szCs w:val="20"/>
        </w:rPr>
        <w:t xml:space="preserve"> (c) </w:t>
      </w:r>
      <w:r w:rsidR="00701E29" w:rsidRPr="007F5251">
        <w:rPr>
          <w:rFonts w:ascii="Calibri" w:eastAsia="Noto Sans CJK KR Regular" w:hAnsi="Calibri" w:cs="Calibri"/>
          <w:color w:val="auto"/>
          <w:sz w:val="20"/>
          <w:szCs w:val="20"/>
        </w:rPr>
        <w:t>“BUYER”</w:t>
      </w:r>
      <w:r w:rsidR="006D183B" w:rsidRPr="007F5251">
        <w:rPr>
          <w:rFonts w:ascii="Calibri" w:eastAsia="Noto Sans CJK KR Regular" w:hAnsi="Calibri" w:cs="Calibri"/>
          <w:color w:val="auto"/>
          <w:sz w:val="20"/>
          <w:szCs w:val="20"/>
        </w:rPr>
        <w:t xml:space="preserve"> shall promptly return to </w:t>
      </w:r>
      <w:r w:rsidR="008936A0">
        <w:rPr>
          <w:rFonts w:ascii="Calibri" w:eastAsia="Noto Sans CJK KR Regular" w:hAnsi="Calibri" w:cs="Calibri"/>
          <w:color w:val="auto"/>
          <w:sz w:val="20"/>
          <w:szCs w:val="20"/>
        </w:rPr>
        <w:t>DESKER</w:t>
      </w:r>
      <w:r w:rsidR="006D183B" w:rsidRPr="007F5251">
        <w:rPr>
          <w:rFonts w:ascii="Calibri" w:eastAsia="Noto Sans CJK KR Regular" w:hAnsi="Calibri" w:cs="Calibri"/>
          <w:color w:val="auto"/>
          <w:sz w:val="20"/>
          <w:szCs w:val="20"/>
        </w:rPr>
        <w:t xml:space="preserve"> all related document</w:t>
      </w:r>
      <w:r w:rsidR="00402542" w:rsidRPr="007F5251">
        <w:rPr>
          <w:rFonts w:ascii="Calibri" w:eastAsia="Noto Sans CJK KR Regular" w:hAnsi="Calibri" w:cs="Calibri"/>
          <w:color w:val="auto"/>
          <w:sz w:val="20"/>
          <w:szCs w:val="20"/>
        </w:rPr>
        <w:t xml:space="preserve">ation (if any) and confidential information within its possession or control (d) all outstanding invoices/amounts payable by </w:t>
      </w:r>
      <w:r w:rsidR="00701E29" w:rsidRPr="007F5251">
        <w:rPr>
          <w:rFonts w:ascii="Calibri" w:eastAsia="Noto Sans CJK KR Regular" w:hAnsi="Calibri" w:cs="Calibri"/>
          <w:color w:val="auto"/>
          <w:sz w:val="20"/>
          <w:szCs w:val="20"/>
        </w:rPr>
        <w:t>“BUYER”</w:t>
      </w:r>
      <w:r w:rsidR="00402542" w:rsidRPr="007F5251">
        <w:rPr>
          <w:rFonts w:ascii="Calibri" w:eastAsia="Noto Sans CJK KR Regular" w:hAnsi="Calibri" w:cs="Calibri"/>
          <w:color w:val="auto"/>
          <w:sz w:val="20"/>
          <w:szCs w:val="20"/>
        </w:rPr>
        <w:t xml:space="preserve"> become due and payable immediately on the</w:t>
      </w:r>
      <w:r w:rsidR="00ED7834" w:rsidRPr="007F5251">
        <w:rPr>
          <w:rFonts w:ascii="Calibri" w:eastAsia="Noto Sans CJK KR Regular" w:hAnsi="Calibri" w:cs="Calibri"/>
          <w:color w:val="auto"/>
          <w:sz w:val="20"/>
          <w:szCs w:val="20"/>
        </w:rPr>
        <w:t xml:space="preserve"> effective date of termination. </w:t>
      </w:r>
    </w:p>
    <w:p w14:paraId="02F333FC" w14:textId="471DED50" w:rsidR="00AA0469" w:rsidRPr="007F5251" w:rsidRDefault="00AA0469" w:rsidP="007F5251">
      <w:pPr>
        <w:pStyle w:val="Default"/>
        <w:ind w:left="600" w:hangingChars="300" w:hanging="600"/>
        <w:rPr>
          <w:rFonts w:ascii="Calibri" w:eastAsia="Noto Sans CJK KR Regular" w:hAnsi="Calibri" w:cs="Calibri"/>
          <w:color w:val="auto"/>
          <w:sz w:val="20"/>
          <w:szCs w:val="20"/>
        </w:rPr>
      </w:pPr>
    </w:p>
    <w:p w14:paraId="686F538F" w14:textId="3608FD4E" w:rsidR="004B0F7C" w:rsidRPr="007F5251" w:rsidRDefault="004B0F7C" w:rsidP="007F5251">
      <w:pPr>
        <w:pStyle w:val="CM10"/>
        <w:spacing w:after="0"/>
        <w:jc w:val="both"/>
        <w:rPr>
          <w:rFonts w:ascii="Calibri" w:eastAsia="Noto Sans CJK KR Regular" w:hAnsi="Calibri" w:cs="Calibri"/>
          <w:b/>
          <w:bCs/>
        </w:rPr>
      </w:pPr>
      <w:r w:rsidRPr="007F5251">
        <w:rPr>
          <w:rFonts w:ascii="Calibri" w:eastAsia="Noto Sans CJK KR Regular" w:hAnsi="Calibri" w:cs="Calibri"/>
          <w:b/>
          <w:bCs/>
        </w:rPr>
        <w:t>Article 10. Warranty</w:t>
      </w:r>
    </w:p>
    <w:p w14:paraId="2E363AC0" w14:textId="77777777" w:rsidR="004B0F7C" w:rsidRPr="007F5251" w:rsidRDefault="004B0F7C" w:rsidP="007F5251">
      <w:pPr>
        <w:spacing w:after="0" w:line="240" w:lineRule="auto"/>
        <w:rPr>
          <w:rFonts w:eastAsia="Noto Sans CJK KR Regular" w:cs="Calibri"/>
          <w:sz w:val="20"/>
          <w:szCs w:val="20"/>
          <w:lang w:eastAsia="ko-KR"/>
        </w:rPr>
      </w:pPr>
    </w:p>
    <w:p w14:paraId="7216C00C" w14:textId="2DA33043" w:rsidR="00AA0469" w:rsidRPr="007F5251" w:rsidRDefault="00AA0469" w:rsidP="007F5251">
      <w:pPr>
        <w:spacing w:after="0" w:line="240" w:lineRule="auto"/>
        <w:rPr>
          <w:rFonts w:eastAsia="Noto Sans CJK KR Regular" w:cs="Calibri"/>
          <w:sz w:val="20"/>
          <w:szCs w:val="20"/>
          <w:lang w:eastAsia="ko-KR"/>
        </w:rPr>
      </w:pPr>
      <w:r w:rsidRPr="007F5251">
        <w:rPr>
          <w:rFonts w:eastAsia="Noto Sans CJK KR Regular" w:cs="Calibri"/>
          <w:sz w:val="20"/>
          <w:szCs w:val="20"/>
          <w:lang w:eastAsia="ko-KR"/>
        </w:rPr>
        <w:t xml:space="preserve">10.1    Any available warranty for an “Products” is as stated in the applicable Exhibit </w:t>
      </w:r>
      <w:r w:rsidR="00601A75" w:rsidRPr="007F5251">
        <w:rPr>
          <w:rFonts w:eastAsia="Noto Sans CJK KR Regular" w:cs="Calibri"/>
          <w:sz w:val="20"/>
          <w:szCs w:val="20"/>
          <w:lang w:eastAsia="ko-KR"/>
        </w:rPr>
        <w:t>B</w:t>
      </w:r>
    </w:p>
    <w:p w14:paraId="2FD19DCD" w14:textId="77777777" w:rsidR="00A438EA" w:rsidRPr="007F5251" w:rsidRDefault="00A438EA" w:rsidP="007F5251">
      <w:pPr>
        <w:pStyle w:val="Default"/>
        <w:rPr>
          <w:rFonts w:ascii="Calibri" w:eastAsia="Noto Sans CJK KR Regular" w:hAnsi="Calibri" w:cs="Calibri"/>
          <w:color w:val="auto"/>
          <w:sz w:val="20"/>
          <w:szCs w:val="20"/>
        </w:rPr>
      </w:pPr>
    </w:p>
    <w:p w14:paraId="05BACEFB" w14:textId="5BB4D455" w:rsidR="007A0FD5" w:rsidRPr="007F5251" w:rsidRDefault="007A0FD5" w:rsidP="007F5251">
      <w:pPr>
        <w:pStyle w:val="CM10"/>
        <w:spacing w:after="0"/>
        <w:jc w:val="both"/>
        <w:rPr>
          <w:rFonts w:ascii="Calibri" w:eastAsia="Noto Sans CJK KR Regular" w:hAnsi="Calibri" w:cs="Calibri"/>
          <w:b/>
          <w:bCs/>
        </w:rPr>
      </w:pPr>
      <w:r w:rsidRPr="007F5251">
        <w:rPr>
          <w:rFonts w:ascii="Calibri" w:eastAsia="Noto Sans CJK KR Regular" w:hAnsi="Calibri" w:cs="Calibri"/>
          <w:b/>
          <w:bCs/>
        </w:rPr>
        <w:t>Article 1</w:t>
      </w:r>
      <w:r w:rsidR="00B17658" w:rsidRPr="007F5251">
        <w:rPr>
          <w:rFonts w:ascii="Calibri" w:eastAsia="Noto Sans CJK KR Regular" w:hAnsi="Calibri" w:cs="Calibri"/>
          <w:b/>
          <w:bCs/>
        </w:rPr>
        <w:t>1</w:t>
      </w:r>
      <w:r w:rsidRPr="007F5251">
        <w:rPr>
          <w:rFonts w:ascii="Calibri" w:eastAsia="Noto Sans CJK KR Regular" w:hAnsi="Calibri" w:cs="Calibri"/>
          <w:b/>
          <w:bCs/>
        </w:rPr>
        <w:t>. Indemnit</w:t>
      </w:r>
      <w:r w:rsidR="00425C39" w:rsidRPr="007F5251">
        <w:rPr>
          <w:rFonts w:ascii="Calibri" w:eastAsia="Noto Sans CJK KR Regular" w:hAnsi="Calibri" w:cs="Calibri"/>
          <w:b/>
          <w:bCs/>
        </w:rPr>
        <w:t>y</w:t>
      </w:r>
      <w:r w:rsidRPr="007F5251">
        <w:rPr>
          <w:rFonts w:ascii="Calibri" w:eastAsia="Noto Sans CJK KR Regular" w:hAnsi="Calibri" w:cs="Calibri"/>
          <w:b/>
          <w:bCs/>
        </w:rPr>
        <w:t xml:space="preserve"> </w:t>
      </w:r>
    </w:p>
    <w:p w14:paraId="6AA32934" w14:textId="77777777" w:rsidR="007A0FD5" w:rsidRPr="007F5251" w:rsidRDefault="007A0FD5" w:rsidP="007F5251">
      <w:pPr>
        <w:pStyle w:val="Default"/>
        <w:rPr>
          <w:rFonts w:ascii="Calibri" w:eastAsia="Noto Sans CJK KR Regular" w:hAnsi="Calibri" w:cs="Calibri"/>
          <w:color w:val="auto"/>
          <w:sz w:val="20"/>
          <w:szCs w:val="20"/>
        </w:rPr>
      </w:pPr>
    </w:p>
    <w:p w14:paraId="58F76F83" w14:textId="7D376381" w:rsidR="0036063A" w:rsidRPr="007F5251" w:rsidRDefault="00623CE4" w:rsidP="007F5251">
      <w:pPr>
        <w:spacing w:after="0" w:line="240" w:lineRule="auto"/>
        <w:ind w:left="697" w:hanging="697"/>
        <w:rPr>
          <w:rFonts w:eastAsia="Noto Sans CJK KR Regular" w:cs="Calibri"/>
          <w:sz w:val="20"/>
          <w:szCs w:val="20"/>
          <w:lang w:eastAsia="ko-KR"/>
        </w:rPr>
      </w:pPr>
      <w:r w:rsidRPr="007F5251">
        <w:rPr>
          <w:rFonts w:eastAsia="Noto Sans CJK KR Regular" w:cs="Calibri"/>
          <w:sz w:val="20"/>
          <w:szCs w:val="20"/>
        </w:rPr>
        <w:t>1</w:t>
      </w:r>
      <w:r w:rsidR="00601A75" w:rsidRPr="007F5251">
        <w:rPr>
          <w:rFonts w:eastAsia="Noto Sans CJK KR Regular" w:cs="Calibri"/>
          <w:sz w:val="20"/>
          <w:szCs w:val="20"/>
        </w:rPr>
        <w:t>1</w:t>
      </w:r>
      <w:r w:rsidRPr="007F5251">
        <w:rPr>
          <w:rFonts w:eastAsia="Noto Sans CJK KR Regular" w:cs="Calibri"/>
          <w:sz w:val="20"/>
          <w:szCs w:val="20"/>
        </w:rPr>
        <w:t>.1</w:t>
      </w:r>
      <w:r w:rsidR="007A0FD5" w:rsidRPr="007F5251">
        <w:rPr>
          <w:rFonts w:eastAsia="Noto Sans CJK KR Regular" w:cs="Calibri"/>
          <w:sz w:val="20"/>
          <w:szCs w:val="20"/>
        </w:rPr>
        <w:tab/>
      </w:r>
      <w:r w:rsidR="007A0FD5" w:rsidRPr="007F5251">
        <w:rPr>
          <w:rFonts w:eastAsia="Noto Sans CJK KR Regular" w:cs="Calibri"/>
          <w:sz w:val="20"/>
          <w:szCs w:val="20"/>
          <w:lang w:eastAsia="ko-KR"/>
        </w:rPr>
        <w:t xml:space="preserve">Except as otherwise </w:t>
      </w:r>
      <w:r w:rsidR="0036063A" w:rsidRPr="007F5251">
        <w:rPr>
          <w:rFonts w:eastAsia="Noto Sans CJK KR Regular" w:cs="Calibri"/>
          <w:sz w:val="20"/>
          <w:szCs w:val="20"/>
          <w:lang w:eastAsia="ko-KR"/>
        </w:rPr>
        <w:t>agreed</w:t>
      </w:r>
      <w:r w:rsidR="002E3572" w:rsidRPr="007F5251">
        <w:rPr>
          <w:rFonts w:eastAsia="Noto Sans CJK KR Regular" w:cs="Calibri"/>
          <w:sz w:val="20"/>
          <w:szCs w:val="20"/>
          <w:lang w:eastAsia="ko-KR"/>
        </w:rPr>
        <w:t xml:space="preserve">, both parties shall comply with the laws for the indemnification obligations for any loss or profit, goodwill, advertising costs, costs of samples, termination of employees, employees’ salaries, or the like. </w:t>
      </w:r>
      <w:r w:rsidR="008936A0">
        <w:rPr>
          <w:rFonts w:eastAsia="Noto Sans CJK KR Regular" w:cs="Calibri"/>
          <w:sz w:val="20"/>
          <w:szCs w:val="20"/>
          <w:lang w:eastAsia="ko-KR"/>
        </w:rPr>
        <w:t>DESKER</w:t>
      </w:r>
      <w:r w:rsidR="007A0FD5" w:rsidRPr="007F5251">
        <w:rPr>
          <w:rFonts w:eastAsia="Noto Sans CJK KR Regular" w:cs="Calibri"/>
          <w:sz w:val="20"/>
          <w:szCs w:val="20"/>
          <w:lang w:eastAsia="ko-KR"/>
        </w:rPr>
        <w:t xml:space="preserve"> shall</w:t>
      </w:r>
      <w:r w:rsidR="00402542" w:rsidRPr="007F5251">
        <w:rPr>
          <w:rFonts w:eastAsia="Noto Sans CJK KR Regular" w:cs="Calibri"/>
          <w:sz w:val="20"/>
          <w:szCs w:val="20"/>
          <w:lang w:eastAsia="ko-KR"/>
        </w:rPr>
        <w:t xml:space="preserve"> reserve the right</w:t>
      </w:r>
      <w:r w:rsidR="007A0FD5" w:rsidRPr="007F5251">
        <w:rPr>
          <w:rFonts w:eastAsia="Noto Sans CJK KR Regular" w:cs="Calibri"/>
          <w:sz w:val="20"/>
          <w:szCs w:val="20"/>
          <w:lang w:eastAsia="ko-KR"/>
        </w:rPr>
        <w:t xml:space="preserve">, as of the date of expiration or termination of this Agreement, to appoint another </w:t>
      </w:r>
      <w:r w:rsidR="00425C39" w:rsidRPr="007F5251">
        <w:rPr>
          <w:rFonts w:eastAsia="Noto Sans CJK KR Regular" w:cs="Calibri"/>
          <w:sz w:val="20"/>
          <w:szCs w:val="20"/>
          <w:lang w:eastAsia="ko-KR"/>
        </w:rPr>
        <w:t>distributor</w:t>
      </w:r>
      <w:r w:rsidR="007A0FD5" w:rsidRPr="007F5251">
        <w:rPr>
          <w:rFonts w:eastAsia="Noto Sans CJK KR Regular" w:cs="Calibri"/>
          <w:sz w:val="20"/>
          <w:szCs w:val="20"/>
          <w:lang w:eastAsia="ko-KR"/>
        </w:rPr>
        <w:t xml:space="preserve"> for the “</w:t>
      </w:r>
      <w:r w:rsidR="00425C39" w:rsidRPr="007F5251">
        <w:rPr>
          <w:rFonts w:eastAsia="Noto Sans CJK KR Regular" w:cs="Calibri"/>
          <w:sz w:val="20"/>
          <w:szCs w:val="20"/>
          <w:lang w:eastAsia="ko-KR"/>
        </w:rPr>
        <w:t>P</w:t>
      </w:r>
      <w:r w:rsidR="007A0FD5" w:rsidRPr="007F5251">
        <w:rPr>
          <w:rFonts w:eastAsia="Noto Sans CJK KR Regular" w:cs="Calibri"/>
          <w:sz w:val="20"/>
          <w:szCs w:val="20"/>
          <w:lang w:eastAsia="ko-KR"/>
        </w:rPr>
        <w:t>roducts” in the “</w:t>
      </w:r>
      <w:r w:rsidR="00425C39" w:rsidRPr="007F5251">
        <w:rPr>
          <w:rFonts w:eastAsia="Noto Sans CJK KR Regular" w:cs="Calibri"/>
          <w:sz w:val="20"/>
          <w:szCs w:val="20"/>
          <w:lang w:eastAsia="ko-KR"/>
        </w:rPr>
        <w:t>T</w:t>
      </w:r>
      <w:r w:rsidR="007A0FD5" w:rsidRPr="007F5251">
        <w:rPr>
          <w:rFonts w:eastAsia="Noto Sans CJK KR Regular" w:cs="Calibri"/>
          <w:sz w:val="20"/>
          <w:szCs w:val="20"/>
          <w:lang w:eastAsia="ko-KR"/>
        </w:rPr>
        <w:t>erritor</w:t>
      </w:r>
      <w:r w:rsidR="00425C39" w:rsidRPr="007F5251">
        <w:rPr>
          <w:rFonts w:eastAsia="Noto Sans CJK KR Regular" w:cs="Calibri"/>
          <w:sz w:val="20"/>
          <w:szCs w:val="20"/>
          <w:lang w:eastAsia="ko-KR"/>
        </w:rPr>
        <w:t>y</w:t>
      </w:r>
      <w:r w:rsidR="007A0FD5" w:rsidRPr="007F5251">
        <w:rPr>
          <w:rFonts w:eastAsia="Noto Sans CJK KR Regular" w:cs="Calibri"/>
          <w:sz w:val="20"/>
          <w:szCs w:val="20"/>
          <w:lang w:eastAsia="ko-KR"/>
        </w:rPr>
        <w:t>”.</w:t>
      </w:r>
    </w:p>
    <w:p w14:paraId="57341FD9" w14:textId="14C91556" w:rsidR="00FA2C1E" w:rsidRPr="007F5251" w:rsidRDefault="00FA2C1E" w:rsidP="007F5251">
      <w:pPr>
        <w:spacing w:after="0" w:line="240" w:lineRule="auto"/>
        <w:ind w:left="697" w:hanging="697"/>
        <w:rPr>
          <w:rFonts w:eastAsia="Noto Sans CJK KR Regular" w:cs="Calibri"/>
          <w:sz w:val="20"/>
          <w:szCs w:val="20"/>
          <w:lang w:eastAsia="ko-KR"/>
        </w:rPr>
      </w:pPr>
      <w:r w:rsidRPr="007F5251">
        <w:rPr>
          <w:rFonts w:eastAsia="Noto Sans CJK KR Regular" w:cs="Calibri"/>
          <w:sz w:val="20"/>
          <w:szCs w:val="20"/>
          <w:lang w:eastAsia="ko-KR"/>
        </w:rPr>
        <w:t xml:space="preserve">       </w:t>
      </w:r>
    </w:p>
    <w:p w14:paraId="1070AEAC" w14:textId="75467805" w:rsidR="00461DE6" w:rsidRDefault="009B786A" w:rsidP="007F5251">
      <w:pPr>
        <w:spacing w:after="0" w:line="240" w:lineRule="auto"/>
        <w:ind w:left="697" w:hanging="697"/>
        <w:rPr>
          <w:ins w:id="11" w:author="김현주 (Hyunjoo Kim)" w:date="2024-03-13T10:49:00Z"/>
          <w:rFonts w:eastAsia="Noto Sans CJK KR Regular" w:cs="Calibri"/>
          <w:sz w:val="20"/>
          <w:szCs w:val="20"/>
          <w:lang w:eastAsia="ko-KR"/>
        </w:rPr>
      </w:pPr>
      <w:r w:rsidRPr="007F5251">
        <w:rPr>
          <w:rFonts w:eastAsia="Noto Sans CJK KR Regular" w:cs="Calibri"/>
          <w:sz w:val="20"/>
          <w:szCs w:val="20"/>
          <w:lang w:eastAsia="ko-KR"/>
        </w:rPr>
        <w:t>1</w:t>
      </w:r>
      <w:r w:rsidR="00B17658" w:rsidRPr="007F5251">
        <w:rPr>
          <w:rFonts w:eastAsia="Noto Sans CJK KR Regular" w:cs="Calibri"/>
          <w:sz w:val="20"/>
          <w:szCs w:val="20"/>
          <w:lang w:eastAsia="ko-KR"/>
        </w:rPr>
        <w:t>1</w:t>
      </w:r>
      <w:r w:rsidRPr="007F5251">
        <w:rPr>
          <w:rFonts w:eastAsia="Noto Sans CJK KR Regular" w:cs="Calibri"/>
          <w:sz w:val="20"/>
          <w:szCs w:val="20"/>
          <w:lang w:eastAsia="ko-KR"/>
        </w:rPr>
        <w:t xml:space="preserve">. </w:t>
      </w:r>
      <w:r w:rsidR="00B17658" w:rsidRPr="007F5251">
        <w:rPr>
          <w:rFonts w:eastAsia="Noto Sans CJK KR Regular" w:cs="Calibri"/>
          <w:sz w:val="20"/>
          <w:szCs w:val="20"/>
          <w:lang w:eastAsia="ko-KR"/>
        </w:rPr>
        <w:t>2</w:t>
      </w:r>
      <w:r w:rsidRPr="007F5251">
        <w:rPr>
          <w:rFonts w:eastAsia="Noto Sans CJK KR Regular" w:cs="Calibri"/>
          <w:sz w:val="20"/>
          <w:szCs w:val="20"/>
          <w:lang w:eastAsia="ko-KR"/>
        </w:rPr>
        <w:t xml:space="preserve">    </w:t>
      </w:r>
      <w:r w:rsidR="00701E29" w:rsidRPr="007F5251">
        <w:rPr>
          <w:rFonts w:eastAsia="Noto Sans CJK KR Regular" w:cs="Calibri"/>
          <w:sz w:val="20"/>
          <w:szCs w:val="20"/>
        </w:rPr>
        <w:t>“BUYER”</w:t>
      </w:r>
      <w:r w:rsidR="00262977" w:rsidRPr="007F5251">
        <w:rPr>
          <w:rFonts w:eastAsia="Noto Sans CJK KR Regular" w:cs="Calibri"/>
          <w:sz w:val="20"/>
          <w:szCs w:val="20"/>
        </w:rPr>
        <w:t xml:space="preserve"> will defend or settle, indemnify and hold </w:t>
      </w:r>
      <w:r w:rsidR="008936A0">
        <w:rPr>
          <w:rFonts w:eastAsia="Noto Sans CJK KR Regular" w:cs="Calibri"/>
          <w:sz w:val="20"/>
          <w:szCs w:val="20"/>
        </w:rPr>
        <w:t>DESKER</w:t>
      </w:r>
      <w:r w:rsidR="00262977" w:rsidRPr="007F5251">
        <w:rPr>
          <w:rFonts w:eastAsia="Noto Sans CJK KR Regular" w:cs="Calibri"/>
          <w:sz w:val="20"/>
          <w:szCs w:val="20"/>
        </w:rPr>
        <w:t xml:space="preserve"> harmless from any liability, damages, and expenses (including court costs and reasonable attorney</w:t>
      </w:r>
      <w:r w:rsidR="00262977" w:rsidRPr="007F5251">
        <w:rPr>
          <w:rFonts w:eastAsia="Noto Sans CJK KR Regular" w:cs="Calibri"/>
          <w:sz w:val="20"/>
          <w:szCs w:val="20"/>
          <w:lang w:eastAsia="ko-KR"/>
        </w:rPr>
        <w:t>’s fees) arising out of or resulting from any third-party claim based on or otherwise attributable to; (</w:t>
      </w:r>
      <w:proofErr w:type="spellStart"/>
      <w:r w:rsidR="00262977" w:rsidRPr="007F5251">
        <w:rPr>
          <w:rFonts w:eastAsia="Noto Sans CJK KR Regular" w:cs="Calibri"/>
          <w:sz w:val="20"/>
          <w:szCs w:val="20"/>
          <w:lang w:eastAsia="ko-KR"/>
        </w:rPr>
        <w:t>i</w:t>
      </w:r>
      <w:proofErr w:type="spellEnd"/>
      <w:r w:rsidR="00262977" w:rsidRPr="007F5251">
        <w:rPr>
          <w:rFonts w:eastAsia="Noto Sans CJK KR Regular" w:cs="Calibri"/>
          <w:sz w:val="20"/>
          <w:szCs w:val="20"/>
          <w:lang w:eastAsia="ko-KR"/>
        </w:rPr>
        <w:t xml:space="preserve">) </w:t>
      </w:r>
      <w:r w:rsidR="00701E29" w:rsidRPr="007F5251">
        <w:rPr>
          <w:rFonts w:eastAsia="Noto Sans CJK KR Regular" w:cs="Calibri"/>
          <w:sz w:val="20"/>
          <w:szCs w:val="20"/>
          <w:lang w:eastAsia="ko-KR"/>
        </w:rPr>
        <w:t>“BUYER”</w:t>
      </w:r>
      <w:r w:rsidR="00262977" w:rsidRPr="007F5251">
        <w:rPr>
          <w:rFonts w:eastAsia="Noto Sans CJK KR Regular" w:cs="Calibri"/>
          <w:sz w:val="20"/>
          <w:szCs w:val="20"/>
          <w:lang w:eastAsia="ko-KR"/>
        </w:rPr>
        <w:t xml:space="preserve">’s gross negligence or intentional misconduct, (ii) any misrepresentations made by </w:t>
      </w:r>
      <w:r w:rsidR="00701E29" w:rsidRPr="007F5251">
        <w:rPr>
          <w:rFonts w:eastAsia="Noto Sans CJK KR Regular" w:cs="Calibri"/>
          <w:sz w:val="20"/>
          <w:szCs w:val="20"/>
          <w:lang w:eastAsia="ko-KR"/>
        </w:rPr>
        <w:t>“BUYER”</w:t>
      </w:r>
      <w:r w:rsidR="00262977" w:rsidRPr="007F5251">
        <w:rPr>
          <w:rFonts w:eastAsia="Noto Sans CJK KR Regular" w:cs="Calibri"/>
          <w:sz w:val="20"/>
          <w:szCs w:val="20"/>
          <w:lang w:eastAsia="ko-KR"/>
        </w:rPr>
        <w:t xml:space="preserve"> with respect to </w:t>
      </w:r>
      <w:r w:rsidR="008936A0">
        <w:rPr>
          <w:rFonts w:eastAsia="Noto Sans CJK KR Regular" w:cs="Calibri"/>
          <w:sz w:val="20"/>
          <w:szCs w:val="20"/>
          <w:lang w:eastAsia="ko-KR"/>
        </w:rPr>
        <w:t>DESKER</w:t>
      </w:r>
      <w:r w:rsidR="00262977" w:rsidRPr="007F5251">
        <w:rPr>
          <w:rFonts w:eastAsia="Noto Sans CJK KR Regular" w:cs="Calibri"/>
          <w:sz w:val="20"/>
          <w:szCs w:val="20"/>
          <w:lang w:eastAsia="ko-KR"/>
        </w:rPr>
        <w:t xml:space="preserve">, the Price list, the “Products” (iii) any error, misrepresentation, mistranslation, or false or misleading statement occurring in connection with the translation or localization of any </w:t>
      </w:r>
      <w:r w:rsidR="008936A0">
        <w:rPr>
          <w:rFonts w:eastAsia="Noto Sans CJK KR Regular" w:cs="Calibri"/>
          <w:sz w:val="20"/>
          <w:szCs w:val="20"/>
          <w:lang w:eastAsia="ko-KR"/>
        </w:rPr>
        <w:t>DESKER</w:t>
      </w:r>
      <w:r w:rsidR="00262977" w:rsidRPr="007F5251">
        <w:rPr>
          <w:rFonts w:eastAsia="Noto Sans CJK KR Regular" w:cs="Calibri"/>
          <w:sz w:val="20"/>
          <w:szCs w:val="20"/>
          <w:lang w:eastAsia="ko-KR"/>
        </w:rPr>
        <w:t xml:space="preserve"> documentation, advertising, or marketing collateral for the “Products” or (iv) </w:t>
      </w:r>
      <w:r w:rsidR="00701E29" w:rsidRPr="007F5251">
        <w:rPr>
          <w:rFonts w:eastAsia="Noto Sans CJK KR Regular" w:cs="Calibri"/>
          <w:sz w:val="20"/>
          <w:szCs w:val="20"/>
          <w:lang w:eastAsia="ko-KR"/>
        </w:rPr>
        <w:t>“BUYER”</w:t>
      </w:r>
      <w:r w:rsidR="00262977" w:rsidRPr="007F5251">
        <w:rPr>
          <w:rFonts w:eastAsia="Noto Sans CJK KR Regular" w:cs="Calibri"/>
          <w:sz w:val="20"/>
          <w:szCs w:val="20"/>
          <w:lang w:eastAsia="ko-KR"/>
        </w:rPr>
        <w:t>’s distribution con</w:t>
      </w:r>
      <w:r w:rsidR="00283209" w:rsidRPr="007F5251">
        <w:rPr>
          <w:rFonts w:eastAsia="Noto Sans CJK KR Regular" w:cs="Calibri"/>
          <w:sz w:val="20"/>
          <w:szCs w:val="20"/>
          <w:lang w:eastAsia="ko-KR"/>
        </w:rPr>
        <w:t>duct related to this agreement.</w:t>
      </w:r>
    </w:p>
    <w:p w14:paraId="2B77425E" w14:textId="77777777" w:rsidR="0091018C" w:rsidRDefault="0091018C" w:rsidP="007F5251">
      <w:pPr>
        <w:spacing w:after="0" w:line="240" w:lineRule="auto"/>
        <w:ind w:left="697" w:hanging="697"/>
        <w:rPr>
          <w:ins w:id="12" w:author="김현주 (Hyunjoo Kim)" w:date="2024-03-13T10:49:00Z"/>
          <w:rFonts w:eastAsia="Noto Sans CJK KR Regular" w:cs="Calibri" w:hint="eastAsia"/>
          <w:sz w:val="20"/>
          <w:szCs w:val="20"/>
          <w:lang w:eastAsia="ko-KR"/>
        </w:rPr>
      </w:pPr>
    </w:p>
    <w:p w14:paraId="7E11FA41" w14:textId="5BAF7555" w:rsidR="0091018C" w:rsidRDefault="0091018C" w:rsidP="0091018C">
      <w:pPr>
        <w:keepNext/>
        <w:keepLines/>
        <w:suppressAutoHyphens/>
        <w:spacing w:after="0" w:line="1" w:lineRule="atLeast"/>
        <w:textDirection w:val="btLr"/>
        <w:textAlignment w:val="top"/>
        <w:outlineLvl w:val="0"/>
        <w:rPr>
          <w:ins w:id="13" w:author="김현주 (Hyunjoo Kim)" w:date="2024-03-13T10:49:00Z"/>
          <w:rFonts w:ascii="Arial" w:eastAsia="Arial" w:hAnsi="Arial" w:cs="Arial"/>
          <w:sz w:val="18"/>
          <w:szCs w:val="18"/>
        </w:rPr>
        <w:pPrChange w:id="14" w:author="김현주 (Hyunjoo Kim)" w:date="2024-03-13T10:50:00Z">
          <w:pPr>
            <w:keepNext/>
            <w:keepLines/>
            <w:numPr>
              <w:numId w:val="22"/>
            </w:numPr>
            <w:suppressAutoHyphens/>
            <w:spacing w:after="0" w:line="1" w:lineRule="atLeast"/>
            <w:ind w:leftChars="-1" w:hangingChars="1" w:hanging="2"/>
            <w:textDirection w:val="btLr"/>
            <w:textAlignment w:val="top"/>
            <w:outlineLvl w:val="0"/>
          </w:pPr>
        </w:pPrChange>
      </w:pPr>
      <w:ins w:id="15" w:author="김현주 (Hyunjoo Kim)" w:date="2024-03-13T10:50:00Z">
        <w:r w:rsidRPr="0091018C">
          <w:rPr>
            <w:rFonts w:eastAsia="Noto Sans CJK KR Regular" w:cs="Calibri"/>
            <w:b/>
            <w:sz w:val="24"/>
            <w:szCs w:val="24"/>
            <w:lang w:eastAsia="ko-KR"/>
            <w:rPrChange w:id="16" w:author="김현주 (Hyunjoo Kim)" w:date="2024-03-13T10:54:00Z">
              <w:rPr>
                <w:rFonts w:ascii="Arial" w:eastAsia="Arial" w:hAnsi="Arial" w:cs="Arial"/>
                <w:b/>
                <w:sz w:val="18"/>
                <w:szCs w:val="18"/>
              </w:rPr>
            </w:rPrChange>
          </w:rPr>
          <w:t xml:space="preserve">Article </w:t>
        </w:r>
      </w:ins>
      <w:proofErr w:type="gramStart"/>
      <w:ins w:id="17" w:author="김현주 (Hyunjoo Kim)" w:date="2024-03-13T10:54:00Z">
        <w:r w:rsidRPr="0091018C">
          <w:rPr>
            <w:rFonts w:eastAsia="Noto Sans CJK KR Regular" w:cs="Calibri"/>
            <w:b/>
            <w:sz w:val="24"/>
            <w:szCs w:val="24"/>
            <w:lang w:eastAsia="ko-KR"/>
            <w:rPrChange w:id="18" w:author="김현주 (Hyunjoo Kim)" w:date="2024-03-13T10:54:00Z">
              <w:rPr>
                <w:rFonts w:ascii="Arial" w:eastAsia="Arial" w:hAnsi="Arial" w:cs="Arial"/>
                <w:b/>
                <w:sz w:val="18"/>
                <w:szCs w:val="18"/>
              </w:rPr>
            </w:rPrChange>
          </w:rPr>
          <w:t>(  )</w:t>
        </w:r>
      </w:ins>
      <w:proofErr w:type="gramEnd"/>
      <w:ins w:id="19" w:author="김현주 (Hyunjoo Kim)" w:date="2024-03-13T10:50:00Z">
        <w:r w:rsidRPr="0091018C">
          <w:rPr>
            <w:rFonts w:eastAsia="Noto Sans CJK KR Regular" w:cs="Calibri"/>
            <w:b/>
            <w:sz w:val="24"/>
            <w:szCs w:val="24"/>
            <w:lang w:eastAsia="ko-KR"/>
            <w:rPrChange w:id="20" w:author="김현주 (Hyunjoo Kim)" w:date="2024-03-13T10:54:00Z">
              <w:rPr>
                <w:rFonts w:ascii="Arial" w:eastAsia="Arial" w:hAnsi="Arial" w:cs="Arial"/>
                <w:b/>
                <w:sz w:val="18"/>
                <w:szCs w:val="18"/>
              </w:rPr>
            </w:rPrChange>
          </w:rPr>
          <w:t>.</w:t>
        </w:r>
        <w:r>
          <w:rPr>
            <w:rFonts w:ascii="Arial" w:eastAsia="Arial" w:hAnsi="Arial" w:cs="Arial"/>
            <w:b/>
            <w:sz w:val="18"/>
            <w:szCs w:val="18"/>
          </w:rPr>
          <w:t xml:space="preserve"> </w:t>
        </w:r>
      </w:ins>
      <w:ins w:id="21" w:author="김현주 (Hyunjoo Kim)" w:date="2024-03-13T10:49:00Z">
        <w:r>
          <w:rPr>
            <w:rFonts w:ascii="Arial" w:eastAsia="Arial" w:hAnsi="Arial" w:cs="Arial"/>
            <w:b/>
            <w:sz w:val="18"/>
            <w:szCs w:val="18"/>
          </w:rPr>
          <w:t>DISCLAIMER; LIMITATION OF LIABILITY</w:t>
        </w:r>
      </w:ins>
    </w:p>
    <w:p w14:paraId="12BA9D4E" w14:textId="4F66328B" w:rsidR="0091018C" w:rsidRDefault="0091018C" w:rsidP="0091018C">
      <w:pPr>
        <w:keepNext/>
        <w:keepLines/>
        <w:ind w:hanging="2"/>
        <w:rPr>
          <w:ins w:id="22" w:author="김현주 (Hyunjoo Kim)" w:date="2024-03-13T10:49:00Z"/>
          <w:rFonts w:ascii="Arial" w:eastAsia="Arial" w:hAnsi="Arial" w:cs="Arial"/>
          <w:b/>
          <w:sz w:val="18"/>
          <w:szCs w:val="18"/>
        </w:rPr>
      </w:pPr>
      <w:ins w:id="23" w:author="김현주 (Hyunjoo Kim)" w:date="2024-03-13T10:49:00Z">
        <w:r>
          <w:rPr>
            <w:rFonts w:ascii="Arial" w:eastAsia="Arial" w:hAnsi="Arial" w:cs="Arial"/>
            <w:b/>
            <w:sz w:val="18"/>
            <w:szCs w:val="18"/>
          </w:rPr>
          <w:t xml:space="preserve">EXCEPT AS MAY BE EXPRESSLY SET FORTH HEREUNDER, </w:t>
        </w:r>
      </w:ins>
      <w:ins w:id="24" w:author="김현주 (Hyunjoo Kim)" w:date="2024-03-13T10:50:00Z">
        <w:r>
          <w:rPr>
            <w:rFonts w:ascii="Arial" w:eastAsia="Arial" w:hAnsi="Arial" w:cs="Arial"/>
            <w:b/>
            <w:sz w:val="18"/>
            <w:szCs w:val="18"/>
          </w:rPr>
          <w:t>DESTKER</w:t>
        </w:r>
      </w:ins>
      <w:ins w:id="25" w:author="김현주 (Hyunjoo Kim)" w:date="2024-03-13T10:49:00Z">
        <w:r>
          <w:rPr>
            <w:rFonts w:ascii="Arial" w:eastAsia="Arial" w:hAnsi="Arial" w:cs="Arial"/>
            <w:b/>
            <w:sz w:val="18"/>
            <w:szCs w:val="18"/>
          </w:rPr>
          <w:t xml:space="preserve"> MAKES NO WARRANTIES OF ANY KIND, WHETHER EXPRESS, IMPLIED OR STATUTORY, INCLUDING ANY WARRANTIES OF MERCHANTABILITY, OR FITNESS FOR A PARTICULAR PURPOSE, ALL OF WHICH ARE EXPRESSLY DISCLAIMED.</w:t>
        </w:r>
      </w:ins>
    </w:p>
    <w:p w14:paraId="1C317F65" w14:textId="77777777" w:rsidR="0091018C" w:rsidRDefault="0091018C" w:rsidP="0091018C">
      <w:pPr>
        <w:ind w:hanging="2"/>
        <w:rPr>
          <w:ins w:id="26" w:author="김현주 (Hyunjoo Kim)" w:date="2024-03-13T10:49:00Z"/>
          <w:rFonts w:ascii="Arial" w:eastAsia="Arial" w:hAnsi="Arial" w:cs="Arial"/>
          <w:b/>
          <w:sz w:val="18"/>
          <w:szCs w:val="18"/>
        </w:rPr>
      </w:pPr>
    </w:p>
    <w:p w14:paraId="31F1192A" w14:textId="300172FE" w:rsidR="0091018C" w:rsidRDefault="0091018C" w:rsidP="0091018C">
      <w:pPr>
        <w:ind w:hanging="2"/>
        <w:rPr>
          <w:ins w:id="27" w:author="김현주 (Hyunjoo Kim)" w:date="2024-03-13T10:49:00Z"/>
          <w:rFonts w:ascii="Arial" w:eastAsia="Arial" w:hAnsi="Arial" w:cs="Arial"/>
          <w:b/>
          <w:sz w:val="18"/>
          <w:szCs w:val="18"/>
        </w:rPr>
      </w:pPr>
      <w:ins w:id="28" w:author="김현주 (Hyunjoo Kim)" w:date="2024-03-13T10:49:00Z">
        <w:r>
          <w:rPr>
            <w:rFonts w:ascii="Arial" w:eastAsia="Arial" w:hAnsi="Arial" w:cs="Arial"/>
            <w:b/>
            <w:sz w:val="18"/>
            <w:szCs w:val="18"/>
          </w:rPr>
          <w:t xml:space="preserve">IN NO EVENT SHALL EITHER PARTY BE LIABLE FOR ANY INCIDENTAL, CONSEQUENTIAL, SPECIAL, OR INDIRECT DAMAGES OF ANY KIND, INCLUDING WITHOUT LIMITATION THOSE RELATING TO LOSS OF USE, LOST PROFITS OR </w:t>
        </w:r>
        <w:r>
          <w:rPr>
            <w:rFonts w:ascii="Arial" w:eastAsia="Arial" w:hAnsi="Arial" w:cs="Arial"/>
            <w:b/>
            <w:sz w:val="18"/>
            <w:szCs w:val="18"/>
          </w:rPr>
          <w:lastRenderedPageBreak/>
          <w:t xml:space="preserve">REVENUES, INTERRUPTION OF BUSINESS, AND/OR COST OF PROCUREMENT OF SUBSTITUTE GOODS, REGARDLESS OF (A) THE FORM OF ACTION, WHETHER IN CONTRACT, TORT OR OTHERWISE, (B) WHETHER OR NOT FORESEEABLE, AND (C) EVEN IF ADVISED OF THE POSSIBILITY OF SUCH DAMAGES.  NEITHER PARTY’S AGGREGATE LIABILITY SHALL EXCEED THE TOTAL COMPENSATION PAID (IN THE CASE OF </w:t>
        </w:r>
      </w:ins>
      <w:ins w:id="29" w:author="김현주 (Hyunjoo Kim)" w:date="2024-03-13T10:51:00Z">
        <w:r>
          <w:rPr>
            <w:rFonts w:ascii="Arial" w:eastAsia="Arial" w:hAnsi="Arial" w:cs="Arial"/>
            <w:b/>
            <w:sz w:val="18"/>
            <w:szCs w:val="18"/>
          </w:rPr>
          <w:t>DESKER</w:t>
        </w:r>
      </w:ins>
      <w:ins w:id="30" w:author="김현주 (Hyunjoo Kim)" w:date="2024-03-13T10:49:00Z">
        <w:r>
          <w:rPr>
            <w:rFonts w:ascii="Arial" w:eastAsia="Arial" w:hAnsi="Arial" w:cs="Arial"/>
            <w:b/>
            <w:sz w:val="18"/>
            <w:szCs w:val="18"/>
          </w:rPr>
          <w:t xml:space="preserve">'S LIABILITY) OR PAYABLE (IN THE CASE OF </w:t>
        </w:r>
      </w:ins>
      <w:ins w:id="31" w:author="김현주 (Hyunjoo Kim)" w:date="2024-03-13T10:51:00Z">
        <w:r>
          <w:rPr>
            <w:rFonts w:ascii="Arial" w:eastAsia="Arial" w:hAnsi="Arial" w:cs="Arial"/>
            <w:b/>
            <w:sz w:val="18"/>
            <w:szCs w:val="18"/>
          </w:rPr>
          <w:t>BUYER</w:t>
        </w:r>
      </w:ins>
      <w:ins w:id="32" w:author="김현주 (Hyunjoo Kim)" w:date="2024-03-13T10:49:00Z">
        <w:r>
          <w:rPr>
            <w:rFonts w:ascii="Arial" w:eastAsia="Arial" w:hAnsi="Arial" w:cs="Arial"/>
            <w:b/>
            <w:sz w:val="18"/>
            <w:szCs w:val="18"/>
          </w:rPr>
          <w:t xml:space="preserve">'S LIABILITY) TO </w:t>
        </w:r>
      </w:ins>
      <w:ins w:id="33" w:author="김현주 (Hyunjoo Kim)" w:date="2024-03-13T10:51:00Z">
        <w:r>
          <w:rPr>
            <w:rFonts w:ascii="Arial" w:eastAsia="Arial" w:hAnsi="Arial" w:cs="Arial"/>
            <w:b/>
            <w:sz w:val="18"/>
            <w:szCs w:val="18"/>
          </w:rPr>
          <w:t>DESKER</w:t>
        </w:r>
      </w:ins>
      <w:ins w:id="34" w:author="김현주 (Hyunjoo Kim)" w:date="2024-03-13T10:49:00Z">
        <w:r>
          <w:rPr>
            <w:rFonts w:ascii="Arial" w:eastAsia="Arial" w:hAnsi="Arial" w:cs="Arial"/>
            <w:b/>
            <w:sz w:val="18"/>
            <w:szCs w:val="18"/>
          </w:rPr>
          <w:t xml:space="preserve"> IN CONNECTION WITH THE STATEMENT OF WORK TO WHICH ANY SUCH LIABILITY RELATES, REGARDLESS OF CAUSE OR ORIGIN, WHETHER RESULTI</w:t>
        </w:r>
        <w:bookmarkStart w:id="35" w:name="_GoBack"/>
        <w:bookmarkEnd w:id="35"/>
        <w:r>
          <w:rPr>
            <w:rFonts w:ascii="Arial" w:eastAsia="Arial" w:hAnsi="Arial" w:cs="Arial"/>
            <w:b/>
            <w:sz w:val="18"/>
            <w:szCs w:val="18"/>
          </w:rPr>
          <w:t>NG FROM PERFORMANCE OR NONPERFORMANCE OF CONTRACTUAL OBLIGATIONS IMPOSED BY THIS AGREEMENT OR FROM NEGLIGENCE, ACTIVE OR OTHERWISE. THE LIMITATION OF LIABILITY PROVISIONS IN THIS AGREEMENT SHALL APPLY EVEN IF A PARTY’S REMEDIES UNDER THIS AGREEMENT FAIL OF THEIR ESSENTIAL PURPOSE. EACH PARTY ACKNOWLEDGES AND AGREES THAT THE PARTIES ENTERED INTO THIS AGREEMENT IN RELIANCE ON THE LIMITATIONS OF LIABILITY IN THIS SECTION 7, THAT THE SAME REFLECT AN ALLOCATION OF RISK BETWEEN THE PARTIES (INCLUDING THE RISK THAT A CONTRACT REMEDY MAY FAIL OF ITS ESSENTIAL PURPOSE AND CAUSE CONSEQUENTIAL LOSS), AND THAT THE SAME FORM AN ESSENTIAL BASIS OF THE BARGAIN BETWEEN THE PARTIES.</w:t>
        </w:r>
      </w:ins>
    </w:p>
    <w:p w14:paraId="095F2113" w14:textId="77777777" w:rsidR="0091018C" w:rsidRDefault="0091018C" w:rsidP="0091018C">
      <w:pPr>
        <w:ind w:hanging="2"/>
        <w:rPr>
          <w:ins w:id="36" w:author="김현주 (Hyunjoo Kim)" w:date="2024-03-13T10:49:00Z"/>
          <w:rFonts w:ascii="Arial" w:eastAsia="Arial" w:hAnsi="Arial" w:cs="Arial"/>
          <w:b/>
          <w:sz w:val="18"/>
          <w:szCs w:val="18"/>
        </w:rPr>
      </w:pPr>
    </w:p>
    <w:p w14:paraId="6F1E7240" w14:textId="6261EFA8" w:rsidR="0091018C" w:rsidRPr="007F5251" w:rsidRDefault="0091018C" w:rsidP="0091018C">
      <w:pPr>
        <w:spacing w:after="0" w:line="240" w:lineRule="auto"/>
        <w:ind w:left="697" w:hanging="697"/>
        <w:rPr>
          <w:rFonts w:eastAsia="Noto Sans CJK KR Regular" w:cs="Calibri"/>
          <w:sz w:val="20"/>
          <w:szCs w:val="20"/>
        </w:rPr>
      </w:pPr>
      <w:ins w:id="37" w:author="김현주 (Hyunjoo Kim)" w:date="2024-03-13T10:50:00Z">
        <w:r>
          <w:rPr>
            <w:rFonts w:ascii="Arial" w:eastAsia="Arial" w:hAnsi="Arial" w:cs="Arial"/>
            <w:b/>
            <w:sz w:val="18"/>
            <w:szCs w:val="18"/>
          </w:rPr>
          <w:t>BUYER</w:t>
        </w:r>
      </w:ins>
      <w:ins w:id="38" w:author="김현주 (Hyunjoo Kim)" w:date="2024-03-13T10:49:00Z">
        <w:r>
          <w:rPr>
            <w:rFonts w:ascii="Arial" w:eastAsia="Arial" w:hAnsi="Arial" w:cs="Arial"/>
            <w:b/>
            <w:sz w:val="18"/>
            <w:szCs w:val="18"/>
          </w:rPr>
          <w:t xml:space="preserve"> ACKNOWLEDGES AND AGREES THAT </w:t>
        </w:r>
      </w:ins>
      <w:ins w:id="39" w:author="김현주 (Hyunjoo Kim)" w:date="2024-03-13T10:51:00Z">
        <w:r>
          <w:rPr>
            <w:rFonts w:ascii="Arial" w:eastAsia="Arial" w:hAnsi="Arial" w:cs="Arial"/>
            <w:b/>
            <w:sz w:val="18"/>
            <w:szCs w:val="18"/>
          </w:rPr>
          <w:t>BUYER</w:t>
        </w:r>
      </w:ins>
      <w:ins w:id="40" w:author="김현주 (Hyunjoo Kim)" w:date="2024-03-13T10:49:00Z">
        <w:r>
          <w:rPr>
            <w:rFonts w:ascii="Arial" w:eastAsia="Arial" w:hAnsi="Arial" w:cs="Arial"/>
            <w:b/>
            <w:sz w:val="18"/>
            <w:szCs w:val="18"/>
          </w:rPr>
          <w:t xml:space="preserve"> HAS BEEN ADVISED TO CONSULT WITH LEGAL COUNSEL REGARDING THE TERMS OF THIS AGREEMENT AND THAT </w:t>
        </w:r>
      </w:ins>
      <w:ins w:id="41" w:author="김현주 (Hyunjoo Kim)" w:date="2024-03-13T10:51:00Z">
        <w:r>
          <w:rPr>
            <w:rFonts w:ascii="Arial" w:eastAsia="Arial" w:hAnsi="Arial" w:cs="Arial"/>
            <w:b/>
            <w:sz w:val="18"/>
            <w:szCs w:val="18"/>
          </w:rPr>
          <w:t>BUYER</w:t>
        </w:r>
      </w:ins>
      <w:ins w:id="42" w:author="김현주 (Hyunjoo Kim)" w:date="2024-03-13T10:49:00Z">
        <w:r>
          <w:rPr>
            <w:rFonts w:ascii="Arial" w:eastAsia="Arial" w:hAnsi="Arial" w:cs="Arial"/>
            <w:b/>
            <w:sz w:val="18"/>
            <w:szCs w:val="18"/>
          </w:rPr>
          <w:t xml:space="preserve"> HAD THE OPPORTUNITY TO DO SO.</w:t>
        </w:r>
      </w:ins>
    </w:p>
    <w:p w14:paraId="343DBE48" w14:textId="520C863F" w:rsidR="00F323E3" w:rsidRPr="007F5251" w:rsidRDefault="00F323E3" w:rsidP="007F5251">
      <w:pPr>
        <w:spacing w:after="0" w:line="240" w:lineRule="auto"/>
        <w:rPr>
          <w:rFonts w:eastAsia="Noto Sans CJK KR Regular" w:cs="Calibri"/>
          <w:sz w:val="20"/>
          <w:szCs w:val="20"/>
          <w:lang w:eastAsia="ko-KR"/>
        </w:rPr>
      </w:pPr>
    </w:p>
    <w:p w14:paraId="15D2B129" w14:textId="43576D91" w:rsidR="00326937" w:rsidRPr="007F5251" w:rsidRDefault="00326937" w:rsidP="00326937">
      <w:pPr>
        <w:spacing w:after="0" w:line="240" w:lineRule="auto"/>
        <w:rPr>
          <w:ins w:id="43" w:author="최규현 (Kyoohyun Choi)" w:date="2024-03-12T14:33:00Z"/>
          <w:rFonts w:eastAsia="Noto Sans CJK KR Regular" w:cs="Calibri"/>
          <w:b/>
          <w:sz w:val="24"/>
          <w:szCs w:val="24"/>
          <w:lang w:eastAsia="ko-KR"/>
        </w:rPr>
      </w:pPr>
      <w:ins w:id="44" w:author="최규현 (Kyoohyun Choi)" w:date="2024-03-12T14:33:00Z">
        <w:r w:rsidRPr="007F5251">
          <w:rPr>
            <w:rFonts w:eastAsia="Noto Sans CJK KR Regular" w:cs="Calibri"/>
            <w:b/>
            <w:sz w:val="24"/>
            <w:szCs w:val="24"/>
            <w:lang w:eastAsia="ko-KR"/>
          </w:rPr>
          <w:t xml:space="preserve">Article </w:t>
        </w:r>
        <w:proofErr w:type="gramStart"/>
        <w:r>
          <w:rPr>
            <w:rFonts w:eastAsia="Noto Sans CJK KR Regular" w:cs="Calibri"/>
            <w:b/>
            <w:sz w:val="24"/>
            <w:szCs w:val="24"/>
            <w:lang w:eastAsia="ko-KR"/>
          </w:rPr>
          <w:t>[  ]</w:t>
        </w:r>
        <w:proofErr w:type="gramEnd"/>
        <w:r w:rsidRPr="007F5251">
          <w:rPr>
            <w:rFonts w:eastAsia="Noto Sans CJK KR Regular" w:cs="Calibri"/>
            <w:b/>
            <w:sz w:val="24"/>
            <w:szCs w:val="24"/>
            <w:lang w:eastAsia="ko-KR"/>
          </w:rPr>
          <w:t xml:space="preserve">. </w:t>
        </w:r>
        <w:r>
          <w:rPr>
            <w:rFonts w:eastAsia="Noto Sans CJK KR Regular" w:cs="Calibri" w:hint="eastAsia"/>
            <w:b/>
            <w:sz w:val="24"/>
            <w:szCs w:val="24"/>
            <w:lang w:eastAsia="ko-KR"/>
          </w:rPr>
          <w:t>D</w:t>
        </w:r>
        <w:r>
          <w:rPr>
            <w:rFonts w:eastAsia="Noto Sans CJK KR Regular" w:cs="Calibri"/>
            <w:b/>
            <w:sz w:val="24"/>
            <w:szCs w:val="24"/>
            <w:lang w:eastAsia="ko-KR"/>
          </w:rPr>
          <w:t>amages</w:t>
        </w:r>
      </w:ins>
    </w:p>
    <w:p w14:paraId="369A2D85" w14:textId="4457504F" w:rsidR="00326937" w:rsidRDefault="00326937" w:rsidP="007F5251">
      <w:pPr>
        <w:spacing w:after="0" w:line="240" w:lineRule="auto"/>
        <w:rPr>
          <w:ins w:id="45" w:author="최규현 (Kyoohyun Choi)" w:date="2024-03-12T14:33:00Z"/>
          <w:rFonts w:eastAsia="Noto Sans CJK KR Regular" w:cs="Calibri"/>
          <w:b/>
          <w:sz w:val="24"/>
          <w:szCs w:val="24"/>
          <w:lang w:eastAsia="ko-KR"/>
        </w:rPr>
      </w:pPr>
    </w:p>
    <w:p w14:paraId="64B0C70E" w14:textId="00C92D86" w:rsidR="00326937" w:rsidRDefault="00326937" w:rsidP="007F5251">
      <w:pPr>
        <w:spacing w:after="0" w:line="240" w:lineRule="auto"/>
        <w:rPr>
          <w:ins w:id="46" w:author="최규현 (Kyoohyun Choi)" w:date="2024-03-12T15:10:00Z"/>
          <w:rFonts w:eastAsia="Noto Sans CJK KR Regular" w:cs="Calibri"/>
          <w:sz w:val="20"/>
          <w:szCs w:val="20"/>
          <w:lang w:eastAsia="ko-KR"/>
        </w:rPr>
      </w:pPr>
      <w:ins w:id="47" w:author="최규현 (Kyoohyun Choi)" w:date="2024-03-12T14:33:00Z">
        <w:r>
          <w:rPr>
            <w:rFonts w:eastAsia="Noto Sans CJK KR Regular" w:cs="Calibri"/>
            <w:sz w:val="20"/>
            <w:szCs w:val="20"/>
            <w:lang w:eastAsia="ko-KR"/>
          </w:rPr>
          <w:t>[ ]</w:t>
        </w:r>
        <w:r w:rsidRPr="007F5251">
          <w:rPr>
            <w:rFonts w:eastAsia="Noto Sans CJK KR Regular" w:cs="Calibri"/>
            <w:sz w:val="20"/>
            <w:szCs w:val="20"/>
            <w:lang w:eastAsia="ko-KR"/>
          </w:rPr>
          <w:t xml:space="preserve">. </w:t>
        </w:r>
        <w:r>
          <w:rPr>
            <w:rFonts w:eastAsia="Noto Sans CJK KR Regular" w:cs="Calibri"/>
            <w:sz w:val="20"/>
            <w:szCs w:val="20"/>
            <w:lang w:eastAsia="ko-KR"/>
          </w:rPr>
          <w:t>1</w:t>
        </w:r>
      </w:ins>
      <w:ins w:id="48" w:author="최규현 (Kyoohyun Choi)" w:date="2024-03-12T14:34:00Z">
        <w:r>
          <w:rPr>
            <w:rFonts w:eastAsia="Noto Sans CJK KR Regular" w:cs="Calibri"/>
            <w:sz w:val="20"/>
            <w:szCs w:val="20"/>
            <w:lang w:eastAsia="ko-KR"/>
          </w:rPr>
          <w:tab/>
        </w:r>
        <w:r w:rsidRPr="00326937">
          <w:rPr>
            <w:rFonts w:eastAsia="Noto Sans CJK KR Regular" w:cs="Calibri"/>
            <w:sz w:val="20"/>
            <w:szCs w:val="20"/>
            <w:lang w:eastAsia="ko-KR"/>
          </w:rPr>
          <w:t xml:space="preserve">In the event either party breaches an obligation under this </w:t>
        </w:r>
      </w:ins>
      <w:ins w:id="49" w:author="최규현 (Kyoohyun Choi)" w:date="2024-03-12T14:35:00Z">
        <w:r w:rsidR="004D0A04">
          <w:rPr>
            <w:rFonts w:eastAsia="Noto Sans CJK KR Regular" w:cs="Calibri"/>
            <w:sz w:val="20"/>
            <w:szCs w:val="20"/>
            <w:lang w:eastAsia="ko-KR"/>
          </w:rPr>
          <w:t>Agreement</w:t>
        </w:r>
      </w:ins>
      <w:ins w:id="50" w:author="최규현 (Kyoohyun Choi)" w:date="2024-03-12T14:34:00Z">
        <w:r w:rsidRPr="00326937">
          <w:rPr>
            <w:rFonts w:eastAsia="Noto Sans CJK KR Regular" w:cs="Calibri"/>
            <w:sz w:val="20"/>
            <w:szCs w:val="20"/>
            <w:lang w:eastAsia="ko-KR"/>
          </w:rPr>
          <w:t xml:space="preserve"> or toward a third party, or delays or</w:t>
        </w:r>
      </w:ins>
      <w:ins w:id="51" w:author="최규현 (Kyoohyun Choi)" w:date="2024-03-12T14:36:00Z">
        <w:r w:rsidR="00B625F1">
          <w:rPr>
            <w:rFonts w:eastAsia="Noto Sans CJK KR Regular" w:cs="Calibri"/>
            <w:sz w:val="20"/>
            <w:szCs w:val="20"/>
            <w:lang w:eastAsia="ko-KR"/>
          </w:rPr>
          <w:t xml:space="preserve"> </w:t>
        </w:r>
      </w:ins>
      <w:ins w:id="52" w:author="최규현 (Kyoohyun Choi)" w:date="2024-03-12T14:34:00Z">
        <w:r w:rsidRPr="00326937">
          <w:rPr>
            <w:rFonts w:eastAsia="Noto Sans CJK KR Regular" w:cs="Calibri"/>
            <w:sz w:val="20"/>
            <w:szCs w:val="20"/>
            <w:lang w:eastAsia="ko-KR"/>
          </w:rPr>
          <w:t xml:space="preserve">interferes with the other party in the performance of this </w:t>
        </w:r>
      </w:ins>
      <w:ins w:id="53" w:author="최규현 (Kyoohyun Choi)" w:date="2024-03-12T14:36:00Z">
        <w:r w:rsidR="001670F4">
          <w:rPr>
            <w:rFonts w:eastAsia="Noto Sans CJK KR Regular" w:cs="Calibri"/>
            <w:sz w:val="20"/>
            <w:szCs w:val="20"/>
            <w:lang w:eastAsia="ko-KR"/>
          </w:rPr>
          <w:t>Agreement</w:t>
        </w:r>
      </w:ins>
      <w:ins w:id="54" w:author="최규현 (Kyoohyun Choi)" w:date="2024-03-12T14:34:00Z">
        <w:r w:rsidRPr="00326937">
          <w:rPr>
            <w:rFonts w:eastAsia="Noto Sans CJK KR Regular" w:cs="Calibri"/>
            <w:sz w:val="20"/>
            <w:szCs w:val="20"/>
            <w:lang w:eastAsia="ko-KR"/>
          </w:rPr>
          <w:t>, it shall be liable to the other party, but</w:t>
        </w:r>
      </w:ins>
      <w:ins w:id="55" w:author="최규현 (Kyoohyun Choi)" w:date="2024-03-12T14:35:00Z">
        <w:r w:rsidR="00A94E4B">
          <w:rPr>
            <w:rFonts w:eastAsia="Noto Sans CJK KR Regular" w:cs="Calibri"/>
            <w:sz w:val="20"/>
            <w:szCs w:val="20"/>
            <w:lang w:eastAsia="ko-KR"/>
          </w:rPr>
          <w:t xml:space="preserve"> </w:t>
        </w:r>
      </w:ins>
      <w:ins w:id="56" w:author="최규현 (Kyoohyun Choi)" w:date="2024-03-12T14:34:00Z">
        <w:r w:rsidRPr="00326937">
          <w:rPr>
            <w:rFonts w:eastAsia="Noto Sans CJK KR Regular" w:cs="Calibri"/>
            <w:sz w:val="20"/>
            <w:szCs w:val="20"/>
            <w:lang w:eastAsia="ko-KR"/>
          </w:rPr>
          <w:t>neither party shall be liable to the other party for any consequential damages or incidental damages, such as loss of</w:t>
        </w:r>
      </w:ins>
      <w:ins w:id="57" w:author="최규현 (Kyoohyun Choi)" w:date="2024-03-12T14:35:00Z">
        <w:r w:rsidR="00A94E4B">
          <w:rPr>
            <w:rFonts w:eastAsia="Noto Sans CJK KR Regular" w:cs="Calibri"/>
            <w:sz w:val="20"/>
            <w:szCs w:val="20"/>
            <w:lang w:eastAsia="ko-KR"/>
          </w:rPr>
          <w:t xml:space="preserve"> </w:t>
        </w:r>
      </w:ins>
      <w:ins w:id="58" w:author="최규현 (Kyoohyun Choi)" w:date="2024-03-12T14:34:00Z">
        <w:r w:rsidRPr="00326937">
          <w:rPr>
            <w:rFonts w:eastAsia="Noto Sans CJK KR Regular" w:cs="Calibri"/>
            <w:sz w:val="20"/>
            <w:szCs w:val="20"/>
            <w:lang w:eastAsia="ko-KR"/>
          </w:rPr>
          <w:t xml:space="preserve">profit. Each party shall pay all reasonable expenses, including the costs of litigation and attorneys' fees, reasonable incurred by the other party in enforcing this </w:t>
        </w:r>
      </w:ins>
      <w:ins w:id="59" w:author="최규현 (Kyoohyun Choi)" w:date="2024-03-12T14:35:00Z">
        <w:r w:rsidR="00AE5AEF">
          <w:rPr>
            <w:rFonts w:eastAsia="Noto Sans CJK KR Regular" w:cs="Calibri"/>
            <w:sz w:val="20"/>
            <w:szCs w:val="20"/>
            <w:lang w:eastAsia="ko-KR"/>
          </w:rPr>
          <w:t>Agreement</w:t>
        </w:r>
      </w:ins>
      <w:ins w:id="60" w:author="최규현 (Kyoohyun Choi)" w:date="2024-03-12T14:34:00Z">
        <w:r w:rsidRPr="00326937">
          <w:rPr>
            <w:rFonts w:eastAsia="Noto Sans CJK KR Regular" w:cs="Calibri"/>
            <w:sz w:val="20"/>
            <w:szCs w:val="20"/>
            <w:lang w:eastAsia="ko-KR"/>
          </w:rPr>
          <w:t>. In the event a third party commences any proceeding for which a party hereto intends to claim indemnification against the other party, such party shall promptly notify thereof the other party and allow equitable participation in all stages of the proceeding and settlement thereof.</w:t>
        </w:r>
      </w:ins>
    </w:p>
    <w:p w14:paraId="40E40F19" w14:textId="08240C60" w:rsidR="00C71494" w:rsidRDefault="00C71494" w:rsidP="007F5251">
      <w:pPr>
        <w:spacing w:after="0" w:line="240" w:lineRule="auto"/>
        <w:rPr>
          <w:ins w:id="61" w:author="최규현 (Kyoohyun Choi)" w:date="2024-03-12T15:10:00Z"/>
          <w:rFonts w:eastAsia="Noto Sans CJK KR Regular" w:cs="Calibri"/>
          <w:b/>
          <w:sz w:val="24"/>
          <w:szCs w:val="24"/>
          <w:lang w:eastAsia="ko-KR"/>
        </w:rPr>
      </w:pPr>
    </w:p>
    <w:p w14:paraId="0E6D7742" w14:textId="02B7AC32" w:rsidR="00C71494" w:rsidRPr="007F5251" w:rsidRDefault="00C71494" w:rsidP="00C71494">
      <w:pPr>
        <w:spacing w:after="0" w:line="240" w:lineRule="auto"/>
        <w:rPr>
          <w:ins w:id="62" w:author="최규현 (Kyoohyun Choi)" w:date="2024-03-12T15:10:00Z"/>
          <w:rFonts w:eastAsia="Noto Sans CJK KR Regular" w:cs="Calibri"/>
          <w:b/>
          <w:sz w:val="24"/>
          <w:szCs w:val="24"/>
          <w:lang w:eastAsia="ko-KR"/>
        </w:rPr>
      </w:pPr>
      <w:ins w:id="63" w:author="최규현 (Kyoohyun Choi)" w:date="2024-03-12T15:10:00Z">
        <w:r w:rsidRPr="007F5251">
          <w:rPr>
            <w:rFonts w:eastAsia="Noto Sans CJK KR Regular" w:cs="Calibri"/>
            <w:b/>
            <w:sz w:val="24"/>
            <w:szCs w:val="24"/>
            <w:lang w:eastAsia="ko-KR"/>
          </w:rPr>
          <w:t xml:space="preserve">Article </w:t>
        </w:r>
        <w:proofErr w:type="gramStart"/>
        <w:r>
          <w:rPr>
            <w:rFonts w:eastAsia="Noto Sans CJK KR Regular" w:cs="Calibri"/>
            <w:b/>
            <w:sz w:val="24"/>
            <w:szCs w:val="24"/>
            <w:lang w:eastAsia="ko-KR"/>
          </w:rPr>
          <w:t>[  ]</w:t>
        </w:r>
        <w:proofErr w:type="gramEnd"/>
        <w:r w:rsidRPr="007F5251">
          <w:rPr>
            <w:rFonts w:eastAsia="Noto Sans CJK KR Regular" w:cs="Calibri"/>
            <w:b/>
            <w:sz w:val="24"/>
            <w:szCs w:val="24"/>
            <w:lang w:eastAsia="ko-KR"/>
          </w:rPr>
          <w:t xml:space="preserve">. </w:t>
        </w:r>
        <w:r>
          <w:rPr>
            <w:rFonts w:eastAsia="Noto Sans CJK KR Regular" w:cs="Calibri"/>
            <w:b/>
            <w:sz w:val="24"/>
            <w:szCs w:val="24"/>
            <w:lang w:eastAsia="ko-KR"/>
          </w:rPr>
          <w:t>Force Majeure</w:t>
        </w:r>
      </w:ins>
    </w:p>
    <w:p w14:paraId="1884D9F3" w14:textId="77777777" w:rsidR="00C71494" w:rsidRDefault="00C71494" w:rsidP="00C71494">
      <w:pPr>
        <w:spacing w:after="0" w:line="240" w:lineRule="auto"/>
        <w:rPr>
          <w:ins w:id="64" w:author="최규현 (Kyoohyun Choi)" w:date="2024-03-12T15:10:00Z"/>
          <w:rFonts w:eastAsia="Noto Sans CJK KR Regular" w:cs="Calibri"/>
          <w:b/>
          <w:sz w:val="24"/>
          <w:szCs w:val="24"/>
          <w:lang w:eastAsia="ko-KR"/>
        </w:rPr>
      </w:pPr>
    </w:p>
    <w:p w14:paraId="69FB7918" w14:textId="181504FC" w:rsidR="00C71494" w:rsidRPr="00C71494" w:rsidRDefault="00C71494" w:rsidP="00C71494">
      <w:pPr>
        <w:spacing w:after="0" w:line="240" w:lineRule="auto"/>
        <w:rPr>
          <w:ins w:id="65" w:author="최규현 (Kyoohyun Choi)" w:date="2024-03-12T14:33:00Z"/>
          <w:rFonts w:eastAsia="Noto Sans CJK KR Regular" w:cs="Calibri"/>
          <w:b/>
          <w:sz w:val="24"/>
          <w:szCs w:val="24"/>
          <w:lang w:eastAsia="ko-KR"/>
        </w:rPr>
      </w:pPr>
      <w:ins w:id="66" w:author="최규현 (Kyoohyun Choi)" w:date="2024-03-12T15:10:00Z">
        <w:r>
          <w:rPr>
            <w:rFonts w:eastAsia="Noto Sans CJK KR Regular" w:cs="Calibri"/>
            <w:sz w:val="20"/>
            <w:szCs w:val="20"/>
            <w:lang w:eastAsia="ko-KR"/>
          </w:rPr>
          <w:t>[ ]</w:t>
        </w:r>
        <w:r w:rsidRPr="007F5251">
          <w:rPr>
            <w:rFonts w:eastAsia="Noto Sans CJK KR Regular" w:cs="Calibri"/>
            <w:sz w:val="20"/>
            <w:szCs w:val="20"/>
            <w:lang w:eastAsia="ko-KR"/>
          </w:rPr>
          <w:t xml:space="preserve">. </w:t>
        </w:r>
        <w:r>
          <w:rPr>
            <w:rFonts w:eastAsia="Noto Sans CJK KR Regular" w:cs="Calibri"/>
            <w:sz w:val="20"/>
            <w:szCs w:val="20"/>
            <w:lang w:eastAsia="ko-KR"/>
          </w:rPr>
          <w:t>1</w:t>
        </w:r>
        <w:r>
          <w:rPr>
            <w:rFonts w:eastAsia="Noto Sans CJK KR Regular" w:cs="Calibri"/>
            <w:sz w:val="20"/>
            <w:szCs w:val="20"/>
            <w:lang w:eastAsia="ko-KR"/>
          </w:rPr>
          <w:tab/>
        </w:r>
        <w:r w:rsidRPr="00C71494">
          <w:rPr>
            <w:rFonts w:eastAsia="Noto Sans CJK KR Regular" w:cs="Calibri"/>
            <w:sz w:val="20"/>
            <w:szCs w:val="20"/>
            <w:lang w:eastAsia="ko-KR"/>
          </w:rPr>
          <w:t xml:space="preserve">A party shall not be liable for a failure to perform any of his obligations herein if he proves that the failure was due to an impediment beyond his control such as prohibition of exportation, suspension of issuance of export license or other government restriction, act of God, war, blockade, revolution, insurrection, mobilization, strike, lockout or any labor dispute, civil commotion, riot, plague or other epidemic, fire, typhoon, flood, etc., and that he proves that he could not reasonably be expected to have taken the impediment into account at the time of the conclusion of this </w:t>
        </w:r>
      </w:ins>
      <w:ins w:id="67" w:author="최규현 (Kyoohyun Choi)" w:date="2024-03-12T15:11:00Z">
        <w:r>
          <w:rPr>
            <w:rFonts w:eastAsia="Noto Sans CJK KR Regular" w:cs="Calibri"/>
            <w:sz w:val="20"/>
            <w:szCs w:val="20"/>
            <w:lang w:eastAsia="ko-KR"/>
          </w:rPr>
          <w:t>Agreement</w:t>
        </w:r>
      </w:ins>
      <w:ins w:id="68" w:author="최규현 (Kyoohyun Choi)" w:date="2024-03-12T15:10:00Z">
        <w:r w:rsidRPr="00C71494">
          <w:rPr>
            <w:rFonts w:eastAsia="Noto Sans CJK KR Regular" w:cs="Calibri"/>
            <w:sz w:val="20"/>
            <w:szCs w:val="20"/>
            <w:lang w:eastAsia="ko-KR"/>
          </w:rPr>
          <w:t xml:space="preserve"> or to have avoided or overcome its consequences.</w:t>
        </w:r>
      </w:ins>
    </w:p>
    <w:p w14:paraId="35A597B7" w14:textId="77777777" w:rsidR="00326937" w:rsidRDefault="00326937" w:rsidP="007F5251">
      <w:pPr>
        <w:spacing w:after="0" w:line="240" w:lineRule="auto"/>
        <w:rPr>
          <w:ins w:id="69" w:author="최규현 (Kyoohyun Choi)" w:date="2024-03-12T14:33:00Z"/>
          <w:rFonts w:eastAsia="Noto Sans CJK KR Regular" w:cs="Calibri"/>
          <w:b/>
          <w:sz w:val="24"/>
          <w:szCs w:val="24"/>
          <w:lang w:eastAsia="ko-KR"/>
        </w:rPr>
      </w:pPr>
    </w:p>
    <w:p w14:paraId="3FB9A400" w14:textId="7B924CD3" w:rsidR="00245C2A" w:rsidRPr="007F5251" w:rsidRDefault="00245C2A" w:rsidP="007F5251">
      <w:pPr>
        <w:spacing w:after="0" w:line="240" w:lineRule="auto"/>
        <w:rPr>
          <w:rFonts w:eastAsia="Noto Sans CJK KR Regular" w:cs="Calibri"/>
          <w:b/>
          <w:sz w:val="24"/>
          <w:szCs w:val="24"/>
          <w:lang w:eastAsia="ko-KR"/>
        </w:rPr>
      </w:pPr>
      <w:r w:rsidRPr="007F5251">
        <w:rPr>
          <w:rFonts w:eastAsia="Noto Sans CJK KR Regular" w:cs="Calibri"/>
          <w:b/>
          <w:sz w:val="24"/>
          <w:szCs w:val="24"/>
          <w:lang w:eastAsia="ko-KR"/>
        </w:rPr>
        <w:t>Article 1</w:t>
      </w:r>
      <w:r w:rsidR="00283209" w:rsidRPr="007F5251">
        <w:rPr>
          <w:rFonts w:eastAsia="Noto Sans CJK KR Regular" w:cs="Calibri"/>
          <w:b/>
          <w:sz w:val="24"/>
          <w:szCs w:val="24"/>
          <w:lang w:eastAsia="ko-KR"/>
        </w:rPr>
        <w:t>2</w:t>
      </w:r>
      <w:r w:rsidRPr="007F5251">
        <w:rPr>
          <w:rFonts w:eastAsia="Noto Sans CJK KR Regular" w:cs="Calibri"/>
          <w:b/>
          <w:sz w:val="24"/>
          <w:szCs w:val="24"/>
          <w:lang w:eastAsia="ko-KR"/>
        </w:rPr>
        <w:t xml:space="preserve">. Business </w:t>
      </w:r>
      <w:r w:rsidR="00876307" w:rsidRPr="007F5251">
        <w:rPr>
          <w:rFonts w:eastAsia="Noto Sans CJK KR Regular" w:cs="Calibri"/>
          <w:b/>
          <w:sz w:val="24"/>
          <w:szCs w:val="24"/>
          <w:lang w:eastAsia="ko-KR"/>
        </w:rPr>
        <w:t>Plan</w:t>
      </w:r>
    </w:p>
    <w:p w14:paraId="4FD577A7" w14:textId="77777777" w:rsidR="003A7AA3" w:rsidRPr="007F5251" w:rsidRDefault="003A7AA3" w:rsidP="007F5251">
      <w:pPr>
        <w:pStyle w:val="Default"/>
        <w:rPr>
          <w:rFonts w:ascii="Calibri" w:eastAsia="Noto Sans CJK KR Regular" w:hAnsi="Calibri" w:cs="Calibri"/>
          <w:color w:val="auto"/>
          <w:sz w:val="20"/>
          <w:szCs w:val="20"/>
        </w:rPr>
      </w:pPr>
    </w:p>
    <w:p w14:paraId="4B5C31D6" w14:textId="1FFD9D57" w:rsidR="00AE012C" w:rsidRPr="007F5251" w:rsidRDefault="00AE012C" w:rsidP="007F5251">
      <w:pPr>
        <w:pStyle w:val="CM10"/>
        <w:spacing w:after="0"/>
        <w:ind w:leftChars="6" w:left="663" w:hangingChars="325" w:hanging="650"/>
        <w:jc w:val="both"/>
        <w:rPr>
          <w:rFonts w:ascii="Calibri" w:eastAsia="Noto Sans CJK KR Regular" w:hAnsi="Calibri" w:cs="Calibri"/>
          <w:sz w:val="20"/>
          <w:szCs w:val="20"/>
        </w:rPr>
      </w:pPr>
      <w:r w:rsidRPr="007F5251">
        <w:rPr>
          <w:rFonts w:ascii="Calibri" w:eastAsia="Noto Sans CJK KR Regular" w:hAnsi="Calibri" w:cs="Calibri"/>
          <w:sz w:val="20"/>
          <w:szCs w:val="20"/>
        </w:rPr>
        <w:t>1</w:t>
      </w:r>
      <w:r w:rsidR="00283209" w:rsidRPr="007F5251">
        <w:rPr>
          <w:rFonts w:ascii="Calibri" w:eastAsia="Noto Sans CJK KR Regular" w:hAnsi="Calibri" w:cs="Calibri"/>
          <w:sz w:val="20"/>
          <w:szCs w:val="20"/>
        </w:rPr>
        <w:t>2</w:t>
      </w:r>
      <w:r w:rsidR="00ED7834" w:rsidRPr="007F5251">
        <w:rPr>
          <w:rFonts w:ascii="Calibri" w:eastAsia="Noto Sans CJK KR Regular" w:hAnsi="Calibri" w:cs="Calibri"/>
          <w:sz w:val="20"/>
          <w:szCs w:val="20"/>
        </w:rPr>
        <w:t>.1</w:t>
      </w:r>
      <w:r w:rsidR="00ED7834" w:rsidRPr="007F5251">
        <w:rPr>
          <w:rFonts w:ascii="Calibri" w:eastAsia="Noto Sans CJK KR Regular" w:hAnsi="Calibri" w:cs="Calibri"/>
          <w:sz w:val="20"/>
          <w:szCs w:val="20"/>
        </w:rPr>
        <w:tab/>
      </w:r>
      <w:r w:rsidR="00701E29" w:rsidRPr="007F5251">
        <w:rPr>
          <w:rFonts w:ascii="Calibri" w:eastAsia="Noto Sans CJK KR Regular" w:hAnsi="Calibri" w:cs="Calibri"/>
          <w:sz w:val="20"/>
          <w:szCs w:val="20"/>
        </w:rPr>
        <w:t>“BUYER”</w:t>
      </w:r>
      <w:r w:rsidR="00570F55" w:rsidRPr="007F5251">
        <w:rPr>
          <w:rFonts w:ascii="Calibri" w:eastAsia="Noto Sans CJK KR Regular" w:hAnsi="Calibri" w:cs="Calibri"/>
          <w:sz w:val="20"/>
          <w:szCs w:val="20"/>
        </w:rPr>
        <w:t xml:space="preserve"> </w:t>
      </w:r>
      <w:r w:rsidRPr="007F5251">
        <w:rPr>
          <w:rFonts w:ascii="Calibri" w:eastAsia="Noto Sans CJK KR Regular" w:hAnsi="Calibri" w:cs="Calibri"/>
          <w:sz w:val="20"/>
          <w:szCs w:val="20"/>
        </w:rPr>
        <w:t xml:space="preserve">shall </w:t>
      </w:r>
      <w:r w:rsidR="006D7442" w:rsidRPr="007F5251">
        <w:rPr>
          <w:rFonts w:ascii="Calibri" w:eastAsia="Noto Sans CJK KR Regular" w:hAnsi="Calibri" w:cs="Calibri"/>
          <w:sz w:val="20"/>
          <w:szCs w:val="20"/>
        </w:rPr>
        <w:t>share and consult</w:t>
      </w:r>
      <w:r w:rsidRPr="007F5251">
        <w:rPr>
          <w:rFonts w:ascii="Calibri" w:eastAsia="Noto Sans CJK KR Regular" w:hAnsi="Calibri" w:cs="Calibri"/>
          <w:sz w:val="20"/>
          <w:szCs w:val="20"/>
        </w:rPr>
        <w:t xml:space="preserve"> a business plan </w:t>
      </w:r>
      <w:r w:rsidR="00331E2E" w:rsidRPr="007F5251">
        <w:rPr>
          <w:rFonts w:ascii="Calibri" w:eastAsia="Noto Sans CJK KR Regular" w:hAnsi="Calibri" w:cs="Calibri"/>
          <w:sz w:val="20"/>
          <w:szCs w:val="20"/>
        </w:rPr>
        <w:t>with</w:t>
      </w:r>
      <w:r w:rsidRPr="007F5251">
        <w:rPr>
          <w:rFonts w:ascii="Calibri" w:eastAsia="Noto Sans CJK KR Regular" w:hAnsi="Calibri" w:cs="Calibri"/>
          <w:sz w:val="20"/>
          <w:szCs w:val="20"/>
        </w:rPr>
        <w:t xml:space="preserve"> </w:t>
      </w:r>
      <w:r w:rsidR="008936A0">
        <w:rPr>
          <w:rFonts w:ascii="Calibri" w:eastAsia="Noto Sans CJK KR Regular" w:hAnsi="Calibri" w:cs="Calibri"/>
          <w:sz w:val="20"/>
          <w:szCs w:val="20"/>
        </w:rPr>
        <w:t>DESKER</w:t>
      </w:r>
      <w:r w:rsidRPr="007F5251">
        <w:rPr>
          <w:rFonts w:ascii="Calibri" w:eastAsia="Noto Sans CJK KR Regular" w:hAnsi="Calibri" w:cs="Calibri"/>
          <w:sz w:val="20"/>
          <w:szCs w:val="20"/>
        </w:rPr>
        <w:t xml:space="preserve"> on upcoming year’s predicted sales report regarding information on its Product sales and general market conditions every end of the calendar year.</w:t>
      </w:r>
      <w:r w:rsidR="003A7AA3" w:rsidRPr="007F5251">
        <w:rPr>
          <w:rFonts w:ascii="Calibri" w:eastAsia="Noto Sans CJK KR Regular" w:hAnsi="Calibri" w:cs="Calibri"/>
          <w:sz w:val="20"/>
          <w:szCs w:val="20"/>
        </w:rPr>
        <w:t xml:space="preserve"> The contents should be </w:t>
      </w:r>
      <w:r w:rsidR="005D19E5" w:rsidRPr="007F5251">
        <w:rPr>
          <w:rFonts w:ascii="Calibri" w:eastAsia="Noto Sans CJK KR Regular" w:hAnsi="Calibri" w:cs="Calibri"/>
          <w:sz w:val="20"/>
          <w:szCs w:val="20"/>
        </w:rPr>
        <w:t>i</w:t>
      </w:r>
      <w:r w:rsidR="006372A6" w:rsidRPr="007F5251">
        <w:rPr>
          <w:rFonts w:ascii="Calibri" w:eastAsia="Noto Sans CJK KR Regular" w:hAnsi="Calibri" w:cs="Calibri"/>
          <w:sz w:val="20"/>
          <w:szCs w:val="20"/>
        </w:rPr>
        <w:t>nc</w:t>
      </w:r>
      <w:r w:rsidR="003A7AA3" w:rsidRPr="007F5251">
        <w:rPr>
          <w:rFonts w:ascii="Calibri" w:eastAsia="Noto Sans CJK KR Regular" w:hAnsi="Calibri" w:cs="Calibri"/>
          <w:sz w:val="20"/>
          <w:szCs w:val="20"/>
        </w:rPr>
        <w:t>luded as following;</w:t>
      </w:r>
    </w:p>
    <w:p w14:paraId="2AF0B55C" w14:textId="77777777" w:rsidR="003A7AA3" w:rsidRPr="007F5251" w:rsidRDefault="003A7AA3" w:rsidP="007F5251">
      <w:pPr>
        <w:pStyle w:val="Default"/>
        <w:rPr>
          <w:rFonts w:ascii="Calibri" w:eastAsia="Noto Sans CJK KR Regular" w:hAnsi="Calibri" w:cs="Calibri"/>
          <w:color w:val="auto"/>
        </w:rPr>
      </w:pPr>
    </w:p>
    <w:p w14:paraId="6F6A635C" w14:textId="77777777" w:rsidR="005D19E5" w:rsidRPr="007F5251" w:rsidRDefault="003A7AA3" w:rsidP="007F5251">
      <w:pPr>
        <w:pStyle w:val="Default"/>
        <w:rPr>
          <w:rFonts w:ascii="Calibri" w:eastAsia="Noto Sans CJK KR Regular" w:hAnsi="Calibri" w:cs="Calibri"/>
          <w:color w:val="auto"/>
          <w:sz w:val="20"/>
          <w:szCs w:val="20"/>
        </w:rPr>
      </w:pPr>
      <w:r w:rsidRPr="007F5251">
        <w:rPr>
          <w:rFonts w:ascii="Calibri" w:eastAsia="Noto Sans CJK KR Regular" w:hAnsi="Calibri" w:cs="Calibri"/>
          <w:color w:val="auto"/>
          <w:sz w:val="20"/>
          <w:szCs w:val="20"/>
        </w:rPr>
        <w:t xml:space="preserve"> </w:t>
      </w:r>
      <w:r w:rsidRPr="007F5251">
        <w:rPr>
          <w:rFonts w:ascii="Calibri" w:eastAsia="Noto Sans CJK KR Regular" w:hAnsi="Calibri" w:cs="Calibri"/>
          <w:color w:val="auto"/>
          <w:sz w:val="20"/>
          <w:szCs w:val="20"/>
        </w:rPr>
        <w:tab/>
        <w:t xml:space="preserve">a) Sales Review and estimated sales for </w:t>
      </w:r>
      <w:r w:rsidR="00C337F0" w:rsidRPr="007F5251">
        <w:rPr>
          <w:rFonts w:ascii="Calibri" w:eastAsia="Noto Sans CJK KR Regular" w:hAnsi="Calibri" w:cs="Calibri"/>
          <w:color w:val="auto"/>
          <w:sz w:val="20"/>
          <w:szCs w:val="20"/>
        </w:rPr>
        <w:t>the following year</w:t>
      </w:r>
    </w:p>
    <w:p w14:paraId="5F72B190" w14:textId="77777777" w:rsidR="003A7AA3" w:rsidRPr="007F5251" w:rsidRDefault="003A7AA3" w:rsidP="007F5251">
      <w:pPr>
        <w:pStyle w:val="Default"/>
        <w:rPr>
          <w:rFonts w:ascii="Calibri" w:eastAsia="Noto Sans CJK KR Regular" w:hAnsi="Calibri" w:cs="Calibri"/>
          <w:color w:val="auto"/>
          <w:sz w:val="20"/>
          <w:szCs w:val="20"/>
        </w:rPr>
      </w:pPr>
      <w:r w:rsidRPr="007F5251">
        <w:rPr>
          <w:rFonts w:ascii="Calibri" w:eastAsia="Noto Sans CJK KR Regular" w:hAnsi="Calibri" w:cs="Calibri"/>
          <w:color w:val="auto"/>
          <w:sz w:val="20"/>
          <w:szCs w:val="20"/>
        </w:rPr>
        <w:tab/>
        <w:t xml:space="preserve">b) </w:t>
      </w:r>
      <w:r w:rsidR="005B70DB" w:rsidRPr="007F5251">
        <w:rPr>
          <w:rFonts w:ascii="Calibri" w:eastAsia="Noto Sans CJK KR Regular" w:hAnsi="Calibri" w:cs="Calibri"/>
          <w:color w:val="auto"/>
          <w:sz w:val="20"/>
          <w:szCs w:val="20"/>
        </w:rPr>
        <w:t>Reaction of dealers and customers toward</w:t>
      </w:r>
      <w:r w:rsidR="00C337F0" w:rsidRPr="007F5251">
        <w:rPr>
          <w:rFonts w:ascii="Calibri" w:eastAsia="Noto Sans CJK KR Regular" w:hAnsi="Calibri" w:cs="Calibri"/>
          <w:color w:val="auto"/>
          <w:sz w:val="20"/>
          <w:szCs w:val="20"/>
        </w:rPr>
        <w:t>s</w:t>
      </w:r>
      <w:r w:rsidR="005B70DB" w:rsidRPr="007F5251">
        <w:rPr>
          <w:rFonts w:ascii="Calibri" w:eastAsia="Noto Sans CJK KR Regular" w:hAnsi="Calibri" w:cs="Calibri"/>
          <w:color w:val="auto"/>
          <w:sz w:val="20"/>
          <w:szCs w:val="20"/>
        </w:rPr>
        <w:t xml:space="preserve"> the </w:t>
      </w:r>
      <w:r w:rsidR="008B20BA" w:rsidRPr="007F5251">
        <w:rPr>
          <w:rFonts w:ascii="Calibri" w:eastAsia="Noto Sans CJK KR Regular" w:hAnsi="Calibri" w:cs="Calibri"/>
          <w:color w:val="auto"/>
          <w:sz w:val="20"/>
          <w:szCs w:val="20"/>
        </w:rPr>
        <w:t>P</w:t>
      </w:r>
      <w:r w:rsidR="005B70DB" w:rsidRPr="007F5251">
        <w:rPr>
          <w:rFonts w:ascii="Calibri" w:eastAsia="Noto Sans CJK KR Regular" w:hAnsi="Calibri" w:cs="Calibri"/>
          <w:color w:val="auto"/>
          <w:sz w:val="20"/>
          <w:szCs w:val="20"/>
        </w:rPr>
        <w:t>roducts</w:t>
      </w:r>
    </w:p>
    <w:p w14:paraId="4E12C5F1" w14:textId="77777777" w:rsidR="0052052D" w:rsidRPr="007F5251" w:rsidRDefault="0052052D" w:rsidP="007F5251">
      <w:pPr>
        <w:spacing w:after="0" w:line="240" w:lineRule="auto"/>
        <w:ind w:leftChars="200" w:left="440" w:firstLine="360"/>
        <w:rPr>
          <w:rFonts w:eastAsia="Noto Sans CJK KR Regular" w:cs="Calibri"/>
          <w:sz w:val="20"/>
          <w:szCs w:val="20"/>
          <w:lang w:eastAsia="ko-KR"/>
        </w:rPr>
      </w:pPr>
      <w:r w:rsidRPr="007F5251">
        <w:rPr>
          <w:rFonts w:eastAsia="Noto Sans CJK KR Regular" w:cs="Calibri"/>
          <w:sz w:val="20"/>
          <w:szCs w:val="20"/>
          <w:lang w:eastAsia="ko-KR"/>
        </w:rPr>
        <w:t xml:space="preserve">c) </w:t>
      </w:r>
      <w:r w:rsidR="00C337F0" w:rsidRPr="007F5251">
        <w:rPr>
          <w:rFonts w:eastAsia="Noto Sans CJK KR Regular" w:cs="Calibri"/>
          <w:sz w:val="20"/>
          <w:szCs w:val="20"/>
          <w:lang w:eastAsia="ko-KR"/>
        </w:rPr>
        <w:t>Distribution Network</w:t>
      </w:r>
      <w:r w:rsidRPr="007F5251">
        <w:rPr>
          <w:rFonts w:eastAsia="Noto Sans CJK KR Regular" w:cs="Calibri"/>
          <w:sz w:val="20"/>
          <w:szCs w:val="20"/>
          <w:lang w:eastAsia="ko-KR"/>
        </w:rPr>
        <w:t xml:space="preserve"> Plan</w:t>
      </w:r>
      <w:r w:rsidR="00C337F0" w:rsidRPr="007F5251">
        <w:rPr>
          <w:rFonts w:eastAsia="Noto Sans CJK KR Regular" w:cs="Calibri"/>
          <w:sz w:val="20"/>
          <w:szCs w:val="20"/>
          <w:lang w:eastAsia="ko-KR"/>
        </w:rPr>
        <w:t>ning</w:t>
      </w:r>
    </w:p>
    <w:p w14:paraId="41408638" w14:textId="77777777" w:rsidR="005B70DB" w:rsidRPr="007F5251" w:rsidRDefault="0052052D" w:rsidP="007F5251">
      <w:pPr>
        <w:spacing w:after="0" w:line="240" w:lineRule="auto"/>
        <w:ind w:leftChars="200" w:left="440" w:firstLine="360"/>
        <w:rPr>
          <w:rFonts w:eastAsia="Noto Sans CJK KR Regular" w:cs="Calibri"/>
          <w:sz w:val="20"/>
          <w:szCs w:val="20"/>
          <w:lang w:eastAsia="ko-KR"/>
        </w:rPr>
      </w:pPr>
      <w:r w:rsidRPr="007F5251">
        <w:rPr>
          <w:rFonts w:eastAsia="Noto Sans CJK KR Regular" w:cs="Calibri"/>
          <w:sz w:val="20"/>
          <w:szCs w:val="20"/>
          <w:lang w:eastAsia="ko-KR"/>
        </w:rPr>
        <w:t>d</w:t>
      </w:r>
      <w:r w:rsidR="005B70DB" w:rsidRPr="007F5251">
        <w:rPr>
          <w:rFonts w:eastAsia="Noto Sans CJK KR Regular" w:cs="Calibri"/>
          <w:sz w:val="20"/>
          <w:szCs w:val="20"/>
          <w:lang w:eastAsia="ko-KR"/>
        </w:rPr>
        <w:t xml:space="preserve">) Marketing program reviews and plans for </w:t>
      </w:r>
      <w:r w:rsidR="00C337F0" w:rsidRPr="007F5251">
        <w:rPr>
          <w:rFonts w:eastAsia="Noto Sans CJK KR Regular" w:cs="Calibri"/>
          <w:sz w:val="20"/>
          <w:szCs w:val="20"/>
          <w:lang w:eastAsia="ko-KR"/>
        </w:rPr>
        <w:t xml:space="preserve">the </w:t>
      </w:r>
      <w:r w:rsidR="005B70DB" w:rsidRPr="007F5251">
        <w:rPr>
          <w:rFonts w:eastAsia="Noto Sans CJK KR Regular" w:cs="Calibri"/>
          <w:sz w:val="20"/>
          <w:szCs w:val="20"/>
          <w:lang w:eastAsia="ko-KR"/>
        </w:rPr>
        <w:t>following</w:t>
      </w:r>
      <w:r w:rsidR="00C337F0" w:rsidRPr="007F5251">
        <w:rPr>
          <w:rFonts w:eastAsia="Noto Sans CJK KR Regular" w:cs="Calibri"/>
          <w:sz w:val="20"/>
          <w:szCs w:val="20"/>
          <w:lang w:eastAsia="ko-KR"/>
        </w:rPr>
        <w:t xml:space="preserve"> year</w:t>
      </w:r>
    </w:p>
    <w:p w14:paraId="6369D9C0" w14:textId="77777777" w:rsidR="005B70DB" w:rsidRPr="007F5251" w:rsidRDefault="0052052D" w:rsidP="007F5251">
      <w:pPr>
        <w:spacing w:after="0" w:line="240" w:lineRule="auto"/>
        <w:ind w:leftChars="200" w:left="440" w:firstLine="360"/>
        <w:rPr>
          <w:rFonts w:eastAsia="Noto Sans CJK KR Regular" w:cs="Calibri"/>
          <w:sz w:val="20"/>
          <w:szCs w:val="20"/>
          <w:lang w:eastAsia="ko-KR"/>
        </w:rPr>
      </w:pPr>
      <w:r w:rsidRPr="007F5251">
        <w:rPr>
          <w:rFonts w:eastAsia="Noto Sans CJK KR Regular" w:cs="Calibri"/>
          <w:sz w:val="20"/>
          <w:szCs w:val="20"/>
          <w:lang w:eastAsia="ko-KR"/>
        </w:rPr>
        <w:t>e</w:t>
      </w:r>
      <w:r w:rsidR="005B70DB" w:rsidRPr="007F5251">
        <w:rPr>
          <w:rFonts w:eastAsia="Noto Sans CJK KR Regular" w:cs="Calibri"/>
          <w:sz w:val="20"/>
          <w:szCs w:val="20"/>
          <w:lang w:eastAsia="ko-KR"/>
        </w:rPr>
        <w:t xml:space="preserve">) </w:t>
      </w:r>
      <w:r w:rsidR="00045B53" w:rsidRPr="007F5251">
        <w:rPr>
          <w:rFonts w:eastAsia="Noto Sans CJK KR Regular" w:cs="Calibri"/>
          <w:sz w:val="20"/>
          <w:szCs w:val="20"/>
          <w:lang w:eastAsia="ko-KR"/>
        </w:rPr>
        <w:t>The</w:t>
      </w:r>
      <w:r w:rsidR="008A2469" w:rsidRPr="007F5251">
        <w:rPr>
          <w:rFonts w:eastAsia="Noto Sans CJK KR Regular" w:cs="Calibri"/>
          <w:sz w:val="20"/>
          <w:szCs w:val="20"/>
          <w:lang w:eastAsia="ko-KR"/>
        </w:rPr>
        <w:t xml:space="preserve"> condition of loss and profit</w:t>
      </w:r>
      <w:r w:rsidR="005B70DB" w:rsidRPr="007F5251">
        <w:rPr>
          <w:rFonts w:eastAsia="Noto Sans CJK KR Regular" w:cs="Calibri"/>
          <w:sz w:val="20"/>
          <w:szCs w:val="20"/>
          <w:lang w:eastAsia="ko-KR"/>
        </w:rPr>
        <w:t xml:space="preserve"> </w:t>
      </w:r>
    </w:p>
    <w:p w14:paraId="6ED3788F" w14:textId="77777777" w:rsidR="005B70DB" w:rsidRPr="007F5251" w:rsidRDefault="005B70DB" w:rsidP="007F5251">
      <w:pPr>
        <w:spacing w:after="0" w:line="240" w:lineRule="auto"/>
        <w:ind w:left="800"/>
        <w:rPr>
          <w:rFonts w:eastAsia="Noto Sans CJK KR Regular" w:cs="Calibri"/>
          <w:sz w:val="20"/>
          <w:szCs w:val="20"/>
          <w:lang w:eastAsia="ko-KR"/>
        </w:rPr>
      </w:pPr>
    </w:p>
    <w:p w14:paraId="41C4EFAC" w14:textId="413B6DD2" w:rsidR="000B4046" w:rsidRPr="007F5251" w:rsidRDefault="00601A75" w:rsidP="007F5251">
      <w:pPr>
        <w:pStyle w:val="Default"/>
        <w:ind w:left="722" w:hangingChars="361" w:hanging="722"/>
        <w:rPr>
          <w:rFonts w:ascii="Calibri" w:eastAsia="Noto Sans CJK KR Regular" w:hAnsi="Calibri" w:cs="Calibri"/>
          <w:color w:val="auto"/>
          <w:sz w:val="20"/>
          <w:szCs w:val="20"/>
        </w:rPr>
      </w:pPr>
      <w:r w:rsidRPr="007F5251">
        <w:rPr>
          <w:rFonts w:ascii="Calibri" w:eastAsia="Noto Sans CJK KR Regular" w:hAnsi="Calibri" w:cs="Calibri"/>
          <w:color w:val="auto"/>
          <w:sz w:val="20"/>
          <w:szCs w:val="20"/>
        </w:rPr>
        <w:t>1</w:t>
      </w:r>
      <w:r w:rsidR="00283209" w:rsidRPr="007F5251">
        <w:rPr>
          <w:rFonts w:ascii="Calibri" w:eastAsia="Noto Sans CJK KR Regular" w:hAnsi="Calibri" w:cs="Calibri"/>
          <w:color w:val="auto"/>
          <w:sz w:val="20"/>
          <w:szCs w:val="20"/>
        </w:rPr>
        <w:t>2</w:t>
      </w:r>
      <w:r w:rsidR="00ED7834" w:rsidRPr="007F5251">
        <w:rPr>
          <w:rFonts w:ascii="Calibri" w:eastAsia="Noto Sans CJK KR Regular" w:hAnsi="Calibri" w:cs="Calibri"/>
          <w:color w:val="auto"/>
          <w:sz w:val="20"/>
          <w:szCs w:val="20"/>
        </w:rPr>
        <w:t>.2</w:t>
      </w:r>
      <w:r w:rsidR="00ED7834" w:rsidRPr="007F5251">
        <w:rPr>
          <w:rFonts w:ascii="Calibri" w:eastAsia="Noto Sans CJK KR Regular" w:hAnsi="Calibri" w:cs="Calibri"/>
          <w:color w:val="auto"/>
          <w:sz w:val="20"/>
          <w:szCs w:val="20"/>
        </w:rPr>
        <w:tab/>
      </w:r>
      <w:r w:rsidR="006D7442" w:rsidRPr="007F5251">
        <w:rPr>
          <w:rFonts w:ascii="Calibri" w:eastAsia="Noto Sans CJK KR Regular" w:hAnsi="Calibri" w:cs="Calibri"/>
          <w:color w:val="auto"/>
          <w:sz w:val="20"/>
          <w:szCs w:val="20"/>
        </w:rPr>
        <w:t>If request to modify</w:t>
      </w:r>
      <w:r w:rsidR="000B4046" w:rsidRPr="007F5251">
        <w:rPr>
          <w:rFonts w:ascii="Calibri" w:eastAsia="Noto Sans CJK KR Regular" w:hAnsi="Calibri" w:cs="Calibri"/>
          <w:color w:val="auto"/>
          <w:sz w:val="20"/>
          <w:szCs w:val="20"/>
        </w:rPr>
        <w:t xml:space="preserve"> the </w:t>
      </w:r>
      <w:r w:rsidR="00D4594D" w:rsidRPr="007F5251">
        <w:rPr>
          <w:rFonts w:ascii="Calibri" w:eastAsia="Noto Sans CJK KR Regular" w:hAnsi="Calibri" w:cs="Calibri"/>
          <w:color w:val="auto"/>
          <w:sz w:val="20"/>
          <w:szCs w:val="20"/>
        </w:rPr>
        <w:t>business plan</w:t>
      </w:r>
      <w:r w:rsidR="006D7442" w:rsidRPr="007F5251">
        <w:rPr>
          <w:rFonts w:ascii="Calibri" w:eastAsia="Noto Sans CJK KR Regular" w:hAnsi="Calibri" w:cs="Calibri"/>
          <w:color w:val="auto"/>
          <w:sz w:val="20"/>
          <w:szCs w:val="20"/>
        </w:rPr>
        <w:t xml:space="preserve"> is proposed, the business plan can be revised if both parties agree, b</w:t>
      </w:r>
      <w:r w:rsidR="000B4046" w:rsidRPr="007F5251">
        <w:rPr>
          <w:rFonts w:ascii="Calibri" w:eastAsia="Noto Sans CJK KR Regular" w:hAnsi="Calibri" w:cs="Calibri"/>
          <w:color w:val="auto"/>
          <w:sz w:val="20"/>
          <w:szCs w:val="20"/>
        </w:rPr>
        <w:t xml:space="preserve">ut if fails to reach an agreement, the </w:t>
      </w:r>
      <w:r w:rsidR="00D4594D" w:rsidRPr="007F5251">
        <w:rPr>
          <w:rFonts w:ascii="Calibri" w:eastAsia="Noto Sans CJK KR Regular" w:hAnsi="Calibri" w:cs="Calibri"/>
          <w:color w:val="auto"/>
          <w:sz w:val="20"/>
          <w:szCs w:val="20"/>
        </w:rPr>
        <w:t xml:space="preserve">business plan </w:t>
      </w:r>
      <w:r w:rsidR="000B4046" w:rsidRPr="007F5251">
        <w:rPr>
          <w:rFonts w:ascii="Calibri" w:eastAsia="Noto Sans CJK KR Regular" w:hAnsi="Calibri" w:cs="Calibri"/>
          <w:color w:val="auto"/>
          <w:sz w:val="20"/>
          <w:szCs w:val="20"/>
        </w:rPr>
        <w:t xml:space="preserve">should be </w:t>
      </w:r>
      <w:r w:rsidR="005D19E5" w:rsidRPr="007F5251">
        <w:rPr>
          <w:rFonts w:ascii="Calibri" w:eastAsia="Noto Sans CJK KR Regular" w:hAnsi="Calibri" w:cs="Calibri"/>
          <w:color w:val="auto"/>
          <w:sz w:val="20"/>
          <w:szCs w:val="20"/>
        </w:rPr>
        <w:t>resumed</w:t>
      </w:r>
      <w:r w:rsidR="0004460B" w:rsidRPr="007F5251">
        <w:rPr>
          <w:rFonts w:ascii="Calibri" w:eastAsia="Noto Sans CJK KR Regular" w:hAnsi="Calibri" w:cs="Calibri"/>
          <w:color w:val="auto"/>
          <w:sz w:val="20"/>
          <w:szCs w:val="20"/>
        </w:rPr>
        <w:t xml:space="preserve"> as set up in the first. </w:t>
      </w:r>
    </w:p>
    <w:p w14:paraId="02D23F6D" w14:textId="77777777" w:rsidR="00443A31" w:rsidRPr="007F5251" w:rsidRDefault="00443A31" w:rsidP="007F5251">
      <w:pPr>
        <w:pStyle w:val="CM10"/>
        <w:spacing w:after="0"/>
        <w:rPr>
          <w:rFonts w:ascii="Calibri" w:eastAsia="Noto Sans CJK KR Regular" w:hAnsi="Calibri" w:cs="Calibri"/>
          <w:bCs/>
          <w:sz w:val="20"/>
          <w:szCs w:val="20"/>
        </w:rPr>
      </w:pPr>
    </w:p>
    <w:p w14:paraId="56D7F30A" w14:textId="459EF67A" w:rsidR="007A0FD5" w:rsidRPr="007F5251" w:rsidRDefault="007A0FD5" w:rsidP="007F5251">
      <w:pPr>
        <w:pStyle w:val="CM10"/>
        <w:spacing w:after="0"/>
        <w:rPr>
          <w:rFonts w:ascii="Calibri" w:eastAsia="Noto Sans CJK KR Regular" w:hAnsi="Calibri" w:cs="Calibri"/>
          <w:b/>
          <w:bCs/>
        </w:rPr>
      </w:pPr>
      <w:r w:rsidRPr="007F5251">
        <w:rPr>
          <w:rFonts w:ascii="Calibri" w:eastAsia="Noto Sans CJK KR Regular" w:hAnsi="Calibri" w:cs="Calibri"/>
          <w:b/>
          <w:bCs/>
        </w:rPr>
        <w:t>Article 1</w:t>
      </w:r>
      <w:r w:rsidR="00283209" w:rsidRPr="007F5251">
        <w:rPr>
          <w:rFonts w:ascii="Calibri" w:eastAsia="Noto Sans CJK KR Regular" w:hAnsi="Calibri" w:cs="Calibri"/>
          <w:b/>
          <w:bCs/>
        </w:rPr>
        <w:t>3</w:t>
      </w:r>
      <w:r w:rsidRPr="007F5251">
        <w:rPr>
          <w:rFonts w:ascii="Calibri" w:eastAsia="Noto Sans CJK KR Regular" w:hAnsi="Calibri" w:cs="Calibri"/>
          <w:b/>
          <w:bCs/>
        </w:rPr>
        <w:t xml:space="preserve">. </w:t>
      </w:r>
      <w:r w:rsidR="00E42838" w:rsidRPr="007F5251">
        <w:rPr>
          <w:rFonts w:ascii="Calibri" w:eastAsia="Noto Sans CJK KR Regular" w:hAnsi="Calibri" w:cs="Calibri"/>
          <w:b/>
          <w:bCs/>
        </w:rPr>
        <w:t>Right of assignment</w:t>
      </w:r>
    </w:p>
    <w:p w14:paraId="3593BA8D" w14:textId="77777777" w:rsidR="008B20BA" w:rsidRPr="007F5251" w:rsidRDefault="008B20BA" w:rsidP="007F5251">
      <w:pPr>
        <w:pStyle w:val="Default"/>
        <w:rPr>
          <w:rFonts w:ascii="Calibri" w:eastAsia="Noto Sans CJK KR Regular" w:hAnsi="Calibri" w:cs="Calibri"/>
          <w:color w:val="auto"/>
          <w:sz w:val="20"/>
          <w:szCs w:val="20"/>
        </w:rPr>
      </w:pPr>
    </w:p>
    <w:p w14:paraId="7F687D9F" w14:textId="1063B92E" w:rsidR="00C62CDA" w:rsidRPr="007F5251" w:rsidRDefault="00C62CDA" w:rsidP="007F5251">
      <w:pPr>
        <w:pStyle w:val="Default"/>
        <w:ind w:left="722" w:hangingChars="361" w:hanging="722"/>
        <w:rPr>
          <w:rFonts w:ascii="Calibri" w:eastAsia="Noto Sans CJK KR Regular" w:hAnsi="Calibri" w:cs="Calibri"/>
          <w:color w:val="auto"/>
          <w:sz w:val="20"/>
          <w:szCs w:val="20"/>
        </w:rPr>
      </w:pPr>
      <w:r w:rsidRPr="007F5251">
        <w:rPr>
          <w:rFonts w:ascii="Calibri" w:eastAsia="Noto Sans CJK KR Regular" w:hAnsi="Calibri" w:cs="Calibri"/>
          <w:color w:val="auto"/>
          <w:sz w:val="20"/>
          <w:szCs w:val="20"/>
        </w:rPr>
        <w:t>1</w:t>
      </w:r>
      <w:r w:rsidR="00283209" w:rsidRPr="007F5251">
        <w:rPr>
          <w:rFonts w:ascii="Calibri" w:eastAsia="Noto Sans CJK KR Regular" w:hAnsi="Calibri" w:cs="Calibri"/>
          <w:color w:val="auto"/>
          <w:sz w:val="20"/>
          <w:szCs w:val="20"/>
        </w:rPr>
        <w:t>3</w:t>
      </w:r>
      <w:r w:rsidRPr="007F5251">
        <w:rPr>
          <w:rFonts w:ascii="Calibri" w:eastAsia="Noto Sans CJK KR Regular" w:hAnsi="Calibri" w:cs="Calibri"/>
          <w:color w:val="auto"/>
          <w:sz w:val="20"/>
          <w:szCs w:val="20"/>
        </w:rPr>
        <w:t xml:space="preserve">.1 </w:t>
      </w:r>
      <w:r w:rsidR="00E1417A" w:rsidRPr="007F5251">
        <w:rPr>
          <w:rFonts w:ascii="Calibri" w:eastAsia="Noto Sans CJK KR Regular" w:hAnsi="Calibri" w:cs="Calibri"/>
          <w:color w:val="auto"/>
          <w:sz w:val="20"/>
          <w:szCs w:val="20"/>
        </w:rPr>
        <w:tab/>
      </w:r>
      <w:r w:rsidR="008B20BA" w:rsidRPr="007F5251">
        <w:rPr>
          <w:rFonts w:ascii="Calibri" w:eastAsia="Noto Sans CJK KR Regular" w:hAnsi="Calibri" w:cs="Calibri"/>
          <w:color w:val="auto"/>
          <w:sz w:val="20"/>
          <w:szCs w:val="20"/>
        </w:rPr>
        <w:t>No assignment of this Agreement shall be valid without the prior written consent of the other party.</w:t>
      </w:r>
      <w:r w:rsidRPr="007F5251">
        <w:rPr>
          <w:rFonts w:ascii="Calibri" w:eastAsia="Noto Sans CJK KR Regular" w:hAnsi="Calibri" w:cs="Calibri"/>
          <w:color w:val="auto"/>
          <w:sz w:val="20"/>
          <w:szCs w:val="20"/>
        </w:rPr>
        <w:t xml:space="preserve"> </w:t>
      </w:r>
    </w:p>
    <w:p w14:paraId="66A84B20" w14:textId="77777777" w:rsidR="00692F88" w:rsidRPr="007F5251" w:rsidRDefault="00692F88" w:rsidP="007F5251">
      <w:pPr>
        <w:pStyle w:val="Default"/>
        <w:rPr>
          <w:rFonts w:ascii="Calibri" w:eastAsia="Noto Sans CJK KR Regular" w:hAnsi="Calibri" w:cs="Calibri"/>
          <w:color w:val="auto"/>
          <w:sz w:val="20"/>
          <w:szCs w:val="20"/>
        </w:rPr>
      </w:pPr>
    </w:p>
    <w:p w14:paraId="6156E8F5" w14:textId="795B2D96" w:rsidR="007A0FD5" w:rsidRPr="007F5251" w:rsidRDefault="007A0FD5" w:rsidP="007F5251">
      <w:pPr>
        <w:pStyle w:val="CM10"/>
        <w:spacing w:after="0"/>
        <w:rPr>
          <w:rFonts w:ascii="Calibri" w:eastAsia="Noto Sans CJK KR Regular" w:hAnsi="Calibri" w:cs="Calibri"/>
          <w:b/>
          <w:bCs/>
        </w:rPr>
      </w:pPr>
      <w:r w:rsidRPr="007F5251">
        <w:rPr>
          <w:rFonts w:ascii="Calibri" w:eastAsia="Noto Sans CJK KR Regular" w:hAnsi="Calibri" w:cs="Calibri"/>
          <w:b/>
          <w:bCs/>
        </w:rPr>
        <w:t>Article 1</w:t>
      </w:r>
      <w:r w:rsidR="00283209" w:rsidRPr="007F5251">
        <w:rPr>
          <w:rFonts w:ascii="Calibri" w:eastAsia="Noto Sans CJK KR Regular" w:hAnsi="Calibri" w:cs="Calibri"/>
          <w:b/>
          <w:bCs/>
        </w:rPr>
        <w:t>4</w:t>
      </w:r>
      <w:r w:rsidRPr="007F5251">
        <w:rPr>
          <w:rFonts w:ascii="Calibri" w:eastAsia="Noto Sans CJK KR Regular" w:hAnsi="Calibri" w:cs="Calibri"/>
          <w:b/>
          <w:bCs/>
        </w:rPr>
        <w:t xml:space="preserve">. Confidentiality </w:t>
      </w:r>
    </w:p>
    <w:p w14:paraId="5E33F324" w14:textId="77777777" w:rsidR="007A0FD5" w:rsidRPr="007F5251" w:rsidRDefault="007A0FD5" w:rsidP="007F5251">
      <w:pPr>
        <w:pStyle w:val="Default"/>
        <w:rPr>
          <w:rFonts w:ascii="Calibri" w:eastAsia="Noto Sans CJK KR Regular" w:hAnsi="Calibri" w:cs="Calibri"/>
          <w:color w:val="auto"/>
          <w:sz w:val="20"/>
          <w:szCs w:val="20"/>
        </w:rPr>
      </w:pPr>
    </w:p>
    <w:p w14:paraId="0A039AC0" w14:textId="0A3FE36D" w:rsidR="007A0FD5" w:rsidRPr="007F5251" w:rsidRDefault="00516A7C" w:rsidP="007F5251">
      <w:pPr>
        <w:pStyle w:val="CM10"/>
        <w:spacing w:after="0"/>
        <w:ind w:left="800" w:hanging="800"/>
        <w:rPr>
          <w:rFonts w:ascii="Calibri" w:eastAsia="Noto Sans CJK KR Regular" w:hAnsi="Calibri" w:cs="Calibri"/>
          <w:sz w:val="20"/>
          <w:szCs w:val="20"/>
        </w:rPr>
      </w:pPr>
      <w:r w:rsidRPr="007F5251">
        <w:rPr>
          <w:rFonts w:ascii="Calibri" w:eastAsia="Noto Sans CJK KR Regular" w:hAnsi="Calibri" w:cs="Calibri"/>
          <w:sz w:val="20"/>
          <w:szCs w:val="20"/>
        </w:rPr>
        <w:t>1</w:t>
      </w:r>
      <w:r w:rsidR="00283209" w:rsidRPr="007F5251">
        <w:rPr>
          <w:rFonts w:ascii="Calibri" w:eastAsia="Noto Sans CJK KR Regular" w:hAnsi="Calibri" w:cs="Calibri"/>
          <w:sz w:val="20"/>
          <w:szCs w:val="20"/>
        </w:rPr>
        <w:t>4</w:t>
      </w:r>
      <w:r w:rsidRPr="007F5251">
        <w:rPr>
          <w:rFonts w:ascii="Calibri" w:eastAsia="Noto Sans CJK KR Regular" w:hAnsi="Calibri" w:cs="Calibri"/>
          <w:sz w:val="20"/>
          <w:szCs w:val="20"/>
        </w:rPr>
        <w:t xml:space="preserve">.1 </w:t>
      </w:r>
      <w:r w:rsidRPr="007F5251">
        <w:rPr>
          <w:rFonts w:ascii="Calibri" w:eastAsia="Noto Sans CJK KR Regular" w:hAnsi="Calibri" w:cs="Calibri"/>
          <w:sz w:val="20"/>
          <w:szCs w:val="20"/>
        </w:rPr>
        <w:tab/>
      </w:r>
      <w:r w:rsidR="007A0FD5" w:rsidRPr="007F5251">
        <w:rPr>
          <w:rFonts w:ascii="Calibri" w:eastAsia="Noto Sans CJK KR Regular" w:hAnsi="Calibri" w:cs="Calibri"/>
          <w:sz w:val="20"/>
          <w:szCs w:val="20"/>
        </w:rPr>
        <w:t xml:space="preserve">During the term of the Agreement as well as after its termination/ expiration, </w:t>
      </w:r>
      <w:r w:rsidR="00701E29" w:rsidRPr="007F5251">
        <w:rPr>
          <w:rFonts w:ascii="Calibri" w:eastAsia="Noto Sans CJK KR Regular" w:hAnsi="Calibri" w:cs="Calibri"/>
          <w:sz w:val="20"/>
          <w:szCs w:val="20"/>
        </w:rPr>
        <w:t>“BUYER”</w:t>
      </w:r>
      <w:r w:rsidR="00570F55" w:rsidRPr="007F5251">
        <w:rPr>
          <w:rFonts w:ascii="Calibri" w:eastAsia="Noto Sans CJK KR Regular" w:hAnsi="Calibri" w:cs="Calibri"/>
          <w:sz w:val="20"/>
          <w:szCs w:val="20"/>
        </w:rPr>
        <w:t xml:space="preserve"> </w:t>
      </w:r>
      <w:r w:rsidR="007A0FD5" w:rsidRPr="007F5251">
        <w:rPr>
          <w:rFonts w:ascii="Calibri" w:eastAsia="Noto Sans CJK KR Regular" w:hAnsi="Calibri" w:cs="Calibri"/>
          <w:sz w:val="20"/>
          <w:szCs w:val="20"/>
        </w:rPr>
        <w:t xml:space="preserve">shall not disclose </w:t>
      </w:r>
      <w:r w:rsidR="0062333F" w:rsidRPr="007F5251">
        <w:rPr>
          <w:rFonts w:ascii="Calibri" w:eastAsia="Noto Sans CJK KR Regular" w:hAnsi="Calibri" w:cs="Calibri"/>
          <w:sz w:val="20"/>
          <w:szCs w:val="20"/>
        </w:rPr>
        <w:t xml:space="preserve">any confidential information relating to </w:t>
      </w:r>
      <w:r w:rsidR="008936A0">
        <w:rPr>
          <w:rFonts w:ascii="Calibri" w:eastAsia="Noto Sans CJK KR Regular" w:hAnsi="Calibri" w:cs="Calibri"/>
          <w:sz w:val="20"/>
          <w:szCs w:val="20"/>
        </w:rPr>
        <w:t>DESKER</w:t>
      </w:r>
      <w:r w:rsidR="00A31F88" w:rsidRPr="007F5251">
        <w:rPr>
          <w:rFonts w:ascii="Calibri" w:eastAsia="Noto Sans CJK KR Regular" w:hAnsi="Calibri" w:cs="Calibri"/>
          <w:sz w:val="20"/>
          <w:szCs w:val="20"/>
        </w:rPr>
        <w:t>’S</w:t>
      </w:r>
      <w:r w:rsidR="0041601D" w:rsidRPr="007F5251">
        <w:rPr>
          <w:rFonts w:ascii="Calibri" w:eastAsia="Noto Sans CJK KR Regular" w:hAnsi="Calibri" w:cs="Calibri"/>
          <w:sz w:val="20"/>
          <w:szCs w:val="20"/>
        </w:rPr>
        <w:t xml:space="preserve"> ownership or </w:t>
      </w:r>
      <w:r w:rsidR="0062333F" w:rsidRPr="007F5251">
        <w:rPr>
          <w:rFonts w:ascii="Calibri" w:eastAsia="Noto Sans CJK KR Regular" w:hAnsi="Calibri" w:cs="Calibri"/>
          <w:sz w:val="20"/>
          <w:szCs w:val="20"/>
        </w:rPr>
        <w:t xml:space="preserve">business transactions which </w:t>
      </w:r>
      <w:r w:rsidR="00701E29" w:rsidRPr="007F5251">
        <w:rPr>
          <w:rFonts w:ascii="Calibri" w:eastAsia="Noto Sans CJK KR Regular" w:hAnsi="Calibri" w:cs="Calibri"/>
          <w:sz w:val="20"/>
          <w:szCs w:val="20"/>
        </w:rPr>
        <w:t>“BUYER”</w:t>
      </w:r>
      <w:r w:rsidR="00570F55" w:rsidRPr="007F5251">
        <w:rPr>
          <w:rFonts w:ascii="Calibri" w:eastAsia="Noto Sans CJK KR Regular" w:hAnsi="Calibri" w:cs="Calibri"/>
          <w:sz w:val="20"/>
          <w:szCs w:val="20"/>
        </w:rPr>
        <w:t xml:space="preserve"> </w:t>
      </w:r>
      <w:r w:rsidR="0062333F" w:rsidRPr="007F5251">
        <w:rPr>
          <w:rFonts w:ascii="Calibri" w:eastAsia="Noto Sans CJK KR Regular" w:hAnsi="Calibri" w:cs="Calibri"/>
          <w:sz w:val="20"/>
          <w:szCs w:val="20"/>
        </w:rPr>
        <w:t xml:space="preserve">acquires in the course of its transactions with </w:t>
      </w:r>
      <w:r w:rsidR="008936A0">
        <w:rPr>
          <w:rFonts w:ascii="Calibri" w:eastAsia="Noto Sans CJK KR Regular" w:hAnsi="Calibri" w:cs="Calibri"/>
          <w:sz w:val="20"/>
          <w:szCs w:val="20"/>
        </w:rPr>
        <w:t>DESKER</w:t>
      </w:r>
      <w:r w:rsidR="0062333F" w:rsidRPr="007F5251">
        <w:rPr>
          <w:rFonts w:ascii="Calibri" w:eastAsia="Noto Sans CJK KR Regular" w:hAnsi="Calibri" w:cs="Calibri"/>
          <w:sz w:val="20"/>
          <w:szCs w:val="20"/>
        </w:rPr>
        <w:t xml:space="preserve"> </w:t>
      </w:r>
      <w:r w:rsidR="007A0FD5" w:rsidRPr="007F5251">
        <w:rPr>
          <w:rFonts w:ascii="Calibri" w:eastAsia="Noto Sans CJK KR Regular" w:hAnsi="Calibri" w:cs="Calibri"/>
          <w:sz w:val="20"/>
          <w:szCs w:val="20"/>
        </w:rPr>
        <w:t xml:space="preserve">to any third party, without the prior written consent of </w:t>
      </w:r>
      <w:r w:rsidR="008936A0">
        <w:rPr>
          <w:rFonts w:ascii="Calibri" w:eastAsia="Noto Sans CJK KR Regular" w:hAnsi="Calibri" w:cs="Calibri"/>
          <w:sz w:val="20"/>
          <w:szCs w:val="20"/>
        </w:rPr>
        <w:t>DESKER</w:t>
      </w:r>
      <w:r w:rsidR="007A0FD5" w:rsidRPr="007F5251">
        <w:rPr>
          <w:rFonts w:ascii="Calibri" w:eastAsia="Noto Sans CJK KR Regular" w:hAnsi="Calibri" w:cs="Calibri"/>
          <w:sz w:val="20"/>
          <w:szCs w:val="20"/>
        </w:rPr>
        <w:t xml:space="preserve">, or use for any </w:t>
      </w:r>
      <w:r w:rsidR="007A0FD5" w:rsidRPr="007F5251">
        <w:rPr>
          <w:rFonts w:ascii="Calibri" w:eastAsia="Noto Sans CJK KR Regular" w:hAnsi="Calibri" w:cs="Calibri"/>
          <w:sz w:val="20"/>
          <w:szCs w:val="20"/>
        </w:rPr>
        <w:lastRenderedPageBreak/>
        <w:t>purpose other than the performance of its o</w:t>
      </w:r>
      <w:r w:rsidR="0062333F" w:rsidRPr="007F5251">
        <w:rPr>
          <w:rFonts w:ascii="Calibri" w:eastAsia="Noto Sans CJK KR Regular" w:hAnsi="Calibri" w:cs="Calibri"/>
          <w:sz w:val="20"/>
          <w:szCs w:val="20"/>
        </w:rPr>
        <w:t>bligations under this Agreement</w:t>
      </w:r>
      <w:r w:rsidR="007A0FD5" w:rsidRPr="007F5251">
        <w:rPr>
          <w:rFonts w:ascii="Calibri" w:eastAsia="Noto Sans CJK KR Regular" w:hAnsi="Calibri" w:cs="Calibri"/>
          <w:sz w:val="20"/>
          <w:szCs w:val="20"/>
        </w:rPr>
        <w:t xml:space="preserve">.  In the event </w:t>
      </w:r>
      <w:r w:rsidR="00701E29" w:rsidRPr="007F5251">
        <w:rPr>
          <w:rFonts w:ascii="Calibri" w:eastAsia="Noto Sans CJK KR Regular" w:hAnsi="Calibri" w:cs="Calibri"/>
          <w:sz w:val="20"/>
          <w:szCs w:val="20"/>
        </w:rPr>
        <w:t>“BUYER”</w:t>
      </w:r>
      <w:r w:rsidR="00570F55" w:rsidRPr="007F5251">
        <w:rPr>
          <w:rFonts w:ascii="Calibri" w:eastAsia="Noto Sans CJK KR Regular" w:hAnsi="Calibri" w:cs="Calibri"/>
          <w:sz w:val="20"/>
          <w:szCs w:val="20"/>
        </w:rPr>
        <w:t xml:space="preserve"> </w:t>
      </w:r>
      <w:r w:rsidR="007A0FD5" w:rsidRPr="007F5251">
        <w:rPr>
          <w:rFonts w:ascii="Calibri" w:eastAsia="Noto Sans CJK KR Regular" w:hAnsi="Calibri" w:cs="Calibri"/>
          <w:sz w:val="20"/>
          <w:szCs w:val="20"/>
        </w:rPr>
        <w:t xml:space="preserve">or its sub </w:t>
      </w:r>
      <w:r w:rsidR="005D19E5" w:rsidRPr="007F5251">
        <w:rPr>
          <w:rFonts w:ascii="Calibri" w:eastAsia="Noto Sans CJK KR Regular" w:hAnsi="Calibri" w:cs="Calibri"/>
          <w:sz w:val="20"/>
          <w:szCs w:val="20"/>
        </w:rPr>
        <w:t>d</w:t>
      </w:r>
      <w:r w:rsidR="007A0FD5" w:rsidRPr="007F5251">
        <w:rPr>
          <w:rFonts w:ascii="Calibri" w:eastAsia="Noto Sans CJK KR Regular" w:hAnsi="Calibri" w:cs="Calibri"/>
          <w:sz w:val="20"/>
          <w:szCs w:val="20"/>
        </w:rPr>
        <w:t xml:space="preserve">ealers determine that it is necessary to disclose the confidential information of </w:t>
      </w:r>
      <w:r w:rsidR="008936A0">
        <w:rPr>
          <w:rFonts w:ascii="Calibri" w:eastAsia="Noto Sans CJK KR Regular" w:hAnsi="Calibri" w:cs="Calibri"/>
          <w:sz w:val="20"/>
          <w:szCs w:val="20"/>
        </w:rPr>
        <w:t>DESKER</w:t>
      </w:r>
      <w:r w:rsidR="007A0FD5" w:rsidRPr="007F5251">
        <w:rPr>
          <w:rFonts w:ascii="Calibri" w:eastAsia="Noto Sans CJK KR Regular" w:hAnsi="Calibri" w:cs="Calibri"/>
          <w:sz w:val="20"/>
          <w:szCs w:val="20"/>
        </w:rPr>
        <w:t xml:space="preserve"> (</w:t>
      </w:r>
      <w:r w:rsidR="00876307" w:rsidRPr="007F5251">
        <w:rPr>
          <w:rFonts w:ascii="Calibri" w:eastAsia="Noto Sans CJK KR Regular" w:hAnsi="Calibri" w:cs="Calibri"/>
          <w:sz w:val="20"/>
          <w:szCs w:val="20"/>
        </w:rPr>
        <w:t>i</w:t>
      </w:r>
      <w:r w:rsidR="006372A6" w:rsidRPr="007F5251">
        <w:rPr>
          <w:rFonts w:ascii="Calibri" w:eastAsia="Noto Sans CJK KR Regular" w:hAnsi="Calibri" w:cs="Calibri"/>
          <w:sz w:val="20"/>
          <w:szCs w:val="20"/>
        </w:rPr>
        <w:t>nc</w:t>
      </w:r>
      <w:r w:rsidR="007A0FD5" w:rsidRPr="007F5251">
        <w:rPr>
          <w:rFonts w:ascii="Calibri" w:eastAsia="Noto Sans CJK KR Regular" w:hAnsi="Calibri" w:cs="Calibri"/>
          <w:sz w:val="20"/>
          <w:szCs w:val="20"/>
        </w:rPr>
        <w:t xml:space="preserve">luding orders from courts or government agencies), </w:t>
      </w:r>
      <w:r w:rsidR="00701E29" w:rsidRPr="007F5251">
        <w:rPr>
          <w:rFonts w:ascii="Calibri" w:eastAsia="Noto Sans CJK KR Regular" w:hAnsi="Calibri" w:cs="Calibri"/>
          <w:sz w:val="20"/>
          <w:szCs w:val="20"/>
        </w:rPr>
        <w:t>“BUYER”</w:t>
      </w:r>
      <w:r w:rsidR="00570F55" w:rsidRPr="007F5251">
        <w:rPr>
          <w:rFonts w:ascii="Calibri" w:eastAsia="Noto Sans CJK KR Regular" w:hAnsi="Calibri" w:cs="Calibri"/>
          <w:sz w:val="20"/>
          <w:szCs w:val="20"/>
        </w:rPr>
        <w:t xml:space="preserve"> </w:t>
      </w:r>
      <w:r w:rsidR="007A0FD5" w:rsidRPr="007F5251">
        <w:rPr>
          <w:rFonts w:ascii="Calibri" w:eastAsia="Noto Sans CJK KR Regular" w:hAnsi="Calibri" w:cs="Calibri"/>
          <w:sz w:val="20"/>
          <w:szCs w:val="20"/>
        </w:rPr>
        <w:t xml:space="preserve">shall first notify </w:t>
      </w:r>
      <w:r w:rsidR="008936A0">
        <w:rPr>
          <w:rFonts w:ascii="Calibri" w:eastAsia="Noto Sans CJK KR Regular" w:hAnsi="Calibri" w:cs="Calibri"/>
          <w:sz w:val="20"/>
          <w:szCs w:val="20"/>
        </w:rPr>
        <w:t>DESKER</w:t>
      </w:r>
      <w:r w:rsidR="007A0FD5" w:rsidRPr="007F5251">
        <w:rPr>
          <w:rFonts w:ascii="Calibri" w:eastAsia="Noto Sans CJK KR Regular" w:hAnsi="Calibri" w:cs="Calibri"/>
          <w:sz w:val="20"/>
          <w:szCs w:val="20"/>
        </w:rPr>
        <w:t xml:space="preserve"> of such fact and </w:t>
      </w:r>
      <w:r w:rsidR="00384094" w:rsidRPr="007F5251">
        <w:rPr>
          <w:rFonts w:ascii="Calibri" w:eastAsia="Noto Sans CJK KR Regular" w:hAnsi="Calibri" w:cs="Calibri"/>
          <w:sz w:val="20"/>
          <w:szCs w:val="20"/>
        </w:rPr>
        <w:t>assure</w:t>
      </w:r>
      <w:r w:rsidR="007A0FD5" w:rsidRPr="007F5251">
        <w:rPr>
          <w:rFonts w:ascii="Calibri" w:eastAsia="Noto Sans CJK KR Regular" w:hAnsi="Calibri" w:cs="Calibri"/>
          <w:sz w:val="20"/>
          <w:szCs w:val="20"/>
        </w:rPr>
        <w:t xml:space="preserve"> </w:t>
      </w:r>
      <w:r w:rsidR="008936A0">
        <w:rPr>
          <w:rFonts w:ascii="Calibri" w:eastAsia="Noto Sans CJK KR Regular" w:hAnsi="Calibri" w:cs="Calibri"/>
          <w:sz w:val="20"/>
          <w:szCs w:val="20"/>
        </w:rPr>
        <w:t>DESKER</w:t>
      </w:r>
      <w:r w:rsidR="00A31F88" w:rsidRPr="007F5251">
        <w:rPr>
          <w:rFonts w:ascii="Calibri" w:eastAsia="Noto Sans CJK KR Regular" w:hAnsi="Calibri" w:cs="Calibri"/>
          <w:sz w:val="20"/>
          <w:szCs w:val="20"/>
        </w:rPr>
        <w:t>’S</w:t>
      </w:r>
      <w:r w:rsidR="007A0FD5" w:rsidRPr="007F5251">
        <w:rPr>
          <w:rFonts w:ascii="Calibri" w:eastAsia="Noto Sans CJK KR Regular" w:hAnsi="Calibri" w:cs="Calibri"/>
          <w:sz w:val="20"/>
          <w:szCs w:val="20"/>
        </w:rPr>
        <w:t xml:space="preserve"> written consent, in order to allow </w:t>
      </w:r>
      <w:r w:rsidR="008936A0">
        <w:rPr>
          <w:rFonts w:ascii="Calibri" w:eastAsia="Noto Sans CJK KR Regular" w:hAnsi="Calibri" w:cs="Calibri"/>
          <w:sz w:val="20"/>
          <w:szCs w:val="20"/>
        </w:rPr>
        <w:t>DESKER</w:t>
      </w:r>
      <w:r w:rsidR="007A0FD5" w:rsidRPr="007F5251">
        <w:rPr>
          <w:rFonts w:ascii="Calibri" w:eastAsia="Noto Sans CJK KR Regular" w:hAnsi="Calibri" w:cs="Calibri"/>
          <w:sz w:val="20"/>
          <w:szCs w:val="20"/>
        </w:rPr>
        <w:t xml:space="preserve"> to restrict to the extent possible the scope of information to be disclosed. </w:t>
      </w:r>
    </w:p>
    <w:p w14:paraId="47547617" w14:textId="77777777" w:rsidR="00E12B7A" w:rsidRPr="007F5251" w:rsidRDefault="00E12B7A" w:rsidP="007F5251">
      <w:pPr>
        <w:pStyle w:val="CM10"/>
        <w:spacing w:after="0"/>
        <w:jc w:val="both"/>
        <w:rPr>
          <w:rFonts w:ascii="Calibri" w:eastAsia="Noto Sans CJK KR Regular" w:hAnsi="Calibri" w:cs="Calibri"/>
          <w:bCs/>
          <w:sz w:val="20"/>
          <w:szCs w:val="20"/>
        </w:rPr>
      </w:pPr>
    </w:p>
    <w:p w14:paraId="36C84ADF" w14:textId="77777777" w:rsidR="001D2AE0" w:rsidRPr="007F5251" w:rsidRDefault="001D2AE0" w:rsidP="007F5251">
      <w:pPr>
        <w:pStyle w:val="Default"/>
        <w:ind w:left="794"/>
        <w:rPr>
          <w:rFonts w:ascii="Calibri" w:eastAsia="Noto Sans CJK KR Regular" w:hAnsi="Calibri" w:cs="Calibri"/>
          <w:color w:val="auto"/>
          <w:sz w:val="20"/>
          <w:szCs w:val="20"/>
        </w:rPr>
      </w:pPr>
    </w:p>
    <w:p w14:paraId="3CED220E" w14:textId="478A6EA4" w:rsidR="00FF6735" w:rsidRPr="007F5251" w:rsidRDefault="00FF6735" w:rsidP="007F5251">
      <w:pPr>
        <w:pStyle w:val="CM10"/>
        <w:spacing w:after="0"/>
        <w:jc w:val="both"/>
        <w:rPr>
          <w:rFonts w:ascii="Calibri" w:eastAsia="Noto Sans CJK KR Regular" w:hAnsi="Calibri" w:cs="Calibri"/>
          <w:b/>
          <w:bCs/>
        </w:rPr>
      </w:pPr>
      <w:r w:rsidRPr="007F5251">
        <w:rPr>
          <w:rFonts w:ascii="Calibri" w:eastAsia="Noto Sans CJK KR Regular" w:hAnsi="Calibri" w:cs="Calibri"/>
          <w:b/>
          <w:bCs/>
        </w:rPr>
        <w:t>Article 1</w:t>
      </w:r>
      <w:r w:rsidR="00283209" w:rsidRPr="007F5251">
        <w:rPr>
          <w:rFonts w:ascii="Calibri" w:eastAsia="Noto Sans CJK KR Regular" w:hAnsi="Calibri" w:cs="Calibri"/>
          <w:b/>
          <w:bCs/>
        </w:rPr>
        <w:t>5</w:t>
      </w:r>
      <w:r w:rsidRPr="007F5251">
        <w:rPr>
          <w:rFonts w:ascii="Calibri" w:eastAsia="Noto Sans CJK KR Regular" w:hAnsi="Calibri" w:cs="Calibri"/>
          <w:b/>
          <w:bCs/>
        </w:rPr>
        <w:t xml:space="preserve">. Governing Law and Jurisdiction </w:t>
      </w:r>
    </w:p>
    <w:p w14:paraId="70405324" w14:textId="77777777" w:rsidR="002821FB" w:rsidRPr="007F5251" w:rsidRDefault="002821FB" w:rsidP="007F5251">
      <w:pPr>
        <w:pStyle w:val="Default"/>
        <w:rPr>
          <w:rFonts w:ascii="Calibri" w:eastAsia="Noto Sans CJK KR Regular" w:hAnsi="Calibri" w:cs="Calibri"/>
          <w:color w:val="auto"/>
          <w:sz w:val="20"/>
          <w:szCs w:val="20"/>
        </w:rPr>
      </w:pPr>
    </w:p>
    <w:p w14:paraId="6EC28708" w14:textId="7E7E106D" w:rsidR="002821FB" w:rsidRPr="007F5251" w:rsidRDefault="00FF6735" w:rsidP="007F5251">
      <w:pPr>
        <w:pStyle w:val="Default"/>
        <w:ind w:left="722" w:hangingChars="361" w:hanging="722"/>
        <w:jc w:val="both"/>
        <w:rPr>
          <w:rFonts w:ascii="Calibri" w:eastAsia="Noto Sans CJK KR Regular" w:hAnsi="Calibri" w:cs="Calibri"/>
          <w:color w:val="auto"/>
          <w:sz w:val="20"/>
          <w:szCs w:val="20"/>
        </w:rPr>
      </w:pPr>
      <w:r w:rsidRPr="007F5251">
        <w:rPr>
          <w:rFonts w:ascii="Calibri" w:eastAsia="Noto Sans CJK KR Regular" w:hAnsi="Calibri" w:cs="Calibri"/>
          <w:color w:val="auto"/>
          <w:sz w:val="20"/>
          <w:szCs w:val="20"/>
        </w:rPr>
        <w:t>1</w:t>
      </w:r>
      <w:r w:rsidR="00283209" w:rsidRPr="007F5251">
        <w:rPr>
          <w:rFonts w:ascii="Calibri" w:eastAsia="Noto Sans CJK KR Regular" w:hAnsi="Calibri" w:cs="Calibri"/>
          <w:color w:val="auto"/>
          <w:sz w:val="20"/>
          <w:szCs w:val="20"/>
        </w:rPr>
        <w:t>5</w:t>
      </w:r>
      <w:r w:rsidRPr="007F5251">
        <w:rPr>
          <w:rFonts w:ascii="Calibri" w:eastAsia="Noto Sans CJK KR Regular" w:hAnsi="Calibri" w:cs="Calibri"/>
          <w:color w:val="auto"/>
          <w:sz w:val="20"/>
          <w:szCs w:val="20"/>
        </w:rPr>
        <w:t xml:space="preserve">.1  </w:t>
      </w:r>
      <w:r w:rsidR="00DE5395" w:rsidRPr="007F5251">
        <w:rPr>
          <w:rFonts w:ascii="Calibri" w:eastAsia="Noto Sans CJK KR Regular" w:hAnsi="Calibri" w:cs="Calibri"/>
          <w:color w:val="auto"/>
          <w:sz w:val="20"/>
          <w:szCs w:val="20"/>
        </w:rPr>
        <w:t xml:space="preserve"> </w:t>
      </w:r>
      <w:r w:rsidR="009C3F92" w:rsidRPr="007F5251">
        <w:rPr>
          <w:rFonts w:ascii="Calibri" w:eastAsia="Noto Sans CJK KR Regular" w:hAnsi="Calibri" w:cs="Calibri"/>
          <w:color w:val="auto"/>
          <w:sz w:val="20"/>
          <w:szCs w:val="20"/>
        </w:rPr>
        <w:t xml:space="preserve"> </w:t>
      </w:r>
      <w:r w:rsidRPr="007F5251">
        <w:rPr>
          <w:rFonts w:ascii="Calibri" w:eastAsia="Noto Sans CJK KR Regular" w:hAnsi="Calibri" w:cs="Calibri"/>
          <w:color w:val="auto"/>
          <w:sz w:val="20"/>
          <w:szCs w:val="20"/>
        </w:rPr>
        <w:t xml:space="preserve">This Agreement shall be interpreted and governed by the laws of the Republic of Korea. </w:t>
      </w:r>
    </w:p>
    <w:p w14:paraId="37C340F5" w14:textId="77777777" w:rsidR="00FF6735" w:rsidRPr="007F5251" w:rsidRDefault="00FF6735" w:rsidP="007F5251">
      <w:pPr>
        <w:pStyle w:val="Default"/>
        <w:rPr>
          <w:rFonts w:ascii="Calibri" w:eastAsia="Noto Sans CJK KR Regular" w:hAnsi="Calibri" w:cs="Calibri"/>
          <w:color w:val="auto"/>
          <w:sz w:val="20"/>
          <w:szCs w:val="20"/>
        </w:rPr>
      </w:pPr>
    </w:p>
    <w:p w14:paraId="589FC501" w14:textId="1D6E6A64" w:rsidR="00FF6735" w:rsidRPr="007F5251" w:rsidRDefault="00283209" w:rsidP="007F5251">
      <w:pPr>
        <w:pStyle w:val="Default"/>
        <w:ind w:left="800" w:hangingChars="400" w:hanging="800"/>
        <w:rPr>
          <w:rFonts w:ascii="Calibri" w:eastAsia="Noto Sans CJK KR Regular" w:hAnsi="Calibri" w:cs="Calibri"/>
          <w:color w:val="auto"/>
          <w:sz w:val="20"/>
          <w:szCs w:val="20"/>
        </w:rPr>
      </w:pPr>
      <w:r w:rsidRPr="007F5251">
        <w:rPr>
          <w:rFonts w:ascii="Calibri" w:eastAsia="Noto Sans CJK KR Regular" w:hAnsi="Calibri" w:cs="Calibri"/>
          <w:color w:val="auto"/>
          <w:sz w:val="20"/>
          <w:szCs w:val="20"/>
        </w:rPr>
        <w:t>15</w:t>
      </w:r>
      <w:r w:rsidR="002821FB" w:rsidRPr="007F5251">
        <w:rPr>
          <w:rFonts w:ascii="Calibri" w:eastAsia="Noto Sans CJK KR Regular" w:hAnsi="Calibri" w:cs="Calibri"/>
          <w:color w:val="auto"/>
          <w:sz w:val="20"/>
          <w:szCs w:val="20"/>
        </w:rPr>
        <w:t xml:space="preserve">.2    </w:t>
      </w:r>
      <w:r w:rsidR="002821FB" w:rsidRPr="007F5251">
        <w:rPr>
          <w:rFonts w:ascii="Calibri" w:eastAsia="Noto Sans CJK KR Regular" w:hAnsi="Calibri" w:cs="Calibri"/>
          <w:bCs/>
          <w:color w:val="auto"/>
          <w:sz w:val="20"/>
          <w:szCs w:val="20"/>
          <w:shd w:val="clear" w:color="auto" w:fill="FFFFFF"/>
        </w:rPr>
        <w:t xml:space="preserve">All disputes, controversies or differences which may arise between the parties out of or in relation to or in connection with this Agreement or for the breach thereof shall be finally settled through </w:t>
      </w:r>
      <w:r w:rsidR="00FF6735" w:rsidRPr="007F5251">
        <w:rPr>
          <w:rFonts w:ascii="Calibri" w:eastAsia="Noto Sans CJK KR Regular" w:hAnsi="Calibri" w:cs="Calibri"/>
          <w:color w:val="auto"/>
          <w:sz w:val="20"/>
          <w:szCs w:val="20"/>
        </w:rPr>
        <w:t xml:space="preserve">consultation by both parties. In case no settlement can be reached through consultation in ninety (90) days, both parties agree to submit the </w:t>
      </w:r>
      <w:r w:rsidR="00303FF0" w:rsidRPr="007F5251">
        <w:rPr>
          <w:rFonts w:ascii="Calibri" w:eastAsia="Noto Sans CJK KR Regular" w:hAnsi="Calibri" w:cs="Calibri"/>
          <w:color w:val="auto"/>
          <w:sz w:val="20"/>
          <w:szCs w:val="20"/>
        </w:rPr>
        <w:t>dispute to</w:t>
      </w:r>
      <w:r w:rsidR="002D0297" w:rsidRPr="007F5251">
        <w:rPr>
          <w:rFonts w:ascii="Calibri" w:eastAsia="Noto Sans CJK KR Regular" w:hAnsi="Calibri" w:cs="Calibri"/>
          <w:color w:val="auto"/>
          <w:sz w:val="20"/>
          <w:szCs w:val="20"/>
        </w:rPr>
        <w:t xml:space="preserve"> the</w:t>
      </w:r>
      <w:r w:rsidR="00793957" w:rsidRPr="007F5251">
        <w:rPr>
          <w:rFonts w:ascii="Calibri" w:eastAsia="Noto Sans CJK KR Regular" w:hAnsi="Calibri" w:cs="Calibri"/>
          <w:color w:val="auto"/>
          <w:sz w:val="20"/>
          <w:szCs w:val="20"/>
        </w:rPr>
        <w:t xml:space="preserve"> </w:t>
      </w:r>
      <w:r w:rsidR="0045539D" w:rsidRPr="007F5251">
        <w:rPr>
          <w:rFonts w:ascii="Calibri" w:eastAsia="Noto Sans CJK KR Regular" w:hAnsi="Calibri" w:cs="Calibri"/>
          <w:color w:val="auto"/>
          <w:sz w:val="20"/>
          <w:szCs w:val="20"/>
        </w:rPr>
        <w:t xml:space="preserve">Seoul District Court, </w:t>
      </w:r>
      <w:r w:rsidR="00793957" w:rsidRPr="007F5251">
        <w:rPr>
          <w:rFonts w:ascii="Calibri" w:eastAsia="Noto Sans CJK KR Regular" w:hAnsi="Calibri" w:cs="Calibri"/>
          <w:color w:val="auto"/>
          <w:sz w:val="20"/>
          <w:szCs w:val="20"/>
        </w:rPr>
        <w:t xml:space="preserve">Korean </w:t>
      </w:r>
      <w:r w:rsidR="0045539D" w:rsidRPr="007F5251">
        <w:rPr>
          <w:rFonts w:ascii="Calibri" w:eastAsia="Noto Sans CJK KR Regular" w:hAnsi="Calibri" w:cs="Calibri"/>
          <w:color w:val="auto"/>
          <w:sz w:val="20"/>
          <w:szCs w:val="20"/>
        </w:rPr>
        <w:t xml:space="preserve">and this court </w:t>
      </w:r>
      <w:r w:rsidR="00713788" w:rsidRPr="007F5251">
        <w:rPr>
          <w:rFonts w:ascii="Calibri" w:eastAsia="Noto Sans CJK KR Regular" w:hAnsi="Calibri" w:cs="Calibri"/>
          <w:color w:val="auto"/>
          <w:sz w:val="20"/>
          <w:szCs w:val="20"/>
        </w:rPr>
        <w:t>shall have</w:t>
      </w:r>
      <w:r w:rsidR="00793957" w:rsidRPr="007F5251">
        <w:rPr>
          <w:rFonts w:ascii="Calibri" w:eastAsia="Noto Sans CJK KR Regular" w:hAnsi="Calibri" w:cs="Calibri"/>
          <w:color w:val="auto"/>
          <w:sz w:val="20"/>
          <w:szCs w:val="20"/>
        </w:rPr>
        <w:t xml:space="preserve"> exclusive jurisdiction</w:t>
      </w:r>
      <w:r w:rsidR="002D0297" w:rsidRPr="007F5251">
        <w:rPr>
          <w:rFonts w:ascii="Calibri" w:eastAsia="Noto Sans CJK KR Regular" w:hAnsi="Calibri" w:cs="Calibri"/>
          <w:color w:val="auto"/>
          <w:sz w:val="20"/>
          <w:szCs w:val="20"/>
        </w:rPr>
        <w:t xml:space="preserve"> </w:t>
      </w:r>
      <w:r w:rsidR="00EA1653" w:rsidRPr="007F5251">
        <w:rPr>
          <w:rFonts w:ascii="Calibri" w:eastAsia="Noto Sans CJK KR Regular" w:hAnsi="Calibri" w:cs="Calibri"/>
          <w:color w:val="auto"/>
          <w:sz w:val="20"/>
          <w:szCs w:val="20"/>
        </w:rPr>
        <w:t xml:space="preserve">of </w:t>
      </w:r>
      <w:r w:rsidR="0045539D" w:rsidRPr="007F5251">
        <w:rPr>
          <w:rFonts w:ascii="Calibri" w:eastAsia="Noto Sans CJK KR Regular" w:hAnsi="Calibri" w:cs="Calibri"/>
          <w:color w:val="auto"/>
          <w:sz w:val="20"/>
          <w:szCs w:val="20"/>
        </w:rPr>
        <w:t xml:space="preserve">the claim between the parties. </w:t>
      </w:r>
    </w:p>
    <w:p w14:paraId="04559494" w14:textId="77777777" w:rsidR="007A0FD5" w:rsidRPr="007F5251" w:rsidRDefault="007A0FD5" w:rsidP="007F5251">
      <w:pPr>
        <w:pStyle w:val="Default"/>
        <w:rPr>
          <w:rFonts w:ascii="Calibri" w:eastAsia="Noto Sans CJK KR Regular" w:hAnsi="Calibri" w:cs="Calibri"/>
          <w:color w:val="auto"/>
          <w:sz w:val="20"/>
          <w:szCs w:val="20"/>
        </w:rPr>
      </w:pPr>
    </w:p>
    <w:p w14:paraId="6231A3BE" w14:textId="6D36165F" w:rsidR="007A0FD5" w:rsidRPr="007F5251" w:rsidRDefault="007A0FD5" w:rsidP="007F5251">
      <w:pPr>
        <w:pStyle w:val="CM10"/>
        <w:spacing w:after="0"/>
        <w:jc w:val="both"/>
        <w:rPr>
          <w:rFonts w:ascii="Calibri" w:eastAsia="Noto Sans CJK KR Regular" w:hAnsi="Calibri" w:cs="Calibri"/>
          <w:b/>
          <w:bCs/>
        </w:rPr>
      </w:pPr>
      <w:r w:rsidRPr="007F5251">
        <w:rPr>
          <w:rFonts w:ascii="Calibri" w:eastAsia="Noto Sans CJK KR Regular" w:hAnsi="Calibri" w:cs="Calibri"/>
          <w:b/>
          <w:bCs/>
        </w:rPr>
        <w:t>Article 1</w:t>
      </w:r>
      <w:r w:rsidR="00E355BC" w:rsidRPr="007F5251">
        <w:rPr>
          <w:rFonts w:ascii="Calibri" w:eastAsia="Noto Sans CJK KR Regular" w:hAnsi="Calibri" w:cs="Calibri"/>
          <w:b/>
          <w:bCs/>
        </w:rPr>
        <w:t>6</w:t>
      </w:r>
      <w:r w:rsidRPr="007F5251">
        <w:rPr>
          <w:rFonts w:ascii="Calibri" w:eastAsia="Noto Sans CJK KR Regular" w:hAnsi="Calibri" w:cs="Calibri"/>
          <w:b/>
          <w:bCs/>
        </w:rPr>
        <w:t xml:space="preserve">. Entire Agreement </w:t>
      </w:r>
    </w:p>
    <w:p w14:paraId="25638FC9" w14:textId="77777777" w:rsidR="007A0FD5" w:rsidRPr="007F5251" w:rsidRDefault="007A0FD5" w:rsidP="007F5251">
      <w:pPr>
        <w:pStyle w:val="Default"/>
        <w:rPr>
          <w:rFonts w:ascii="Calibri" w:eastAsia="Noto Sans CJK KR Regular" w:hAnsi="Calibri" w:cs="Calibri"/>
          <w:bCs/>
          <w:color w:val="auto"/>
          <w:sz w:val="20"/>
          <w:szCs w:val="20"/>
        </w:rPr>
      </w:pPr>
    </w:p>
    <w:p w14:paraId="778FCABD" w14:textId="69E33971" w:rsidR="00A1684F" w:rsidRPr="007F5251" w:rsidRDefault="00594304" w:rsidP="007F5251">
      <w:pPr>
        <w:pStyle w:val="Default"/>
        <w:ind w:left="795" w:hanging="795"/>
        <w:rPr>
          <w:rFonts w:ascii="Calibri" w:eastAsia="Noto Sans CJK KR Regular" w:hAnsi="Calibri" w:cs="Calibri"/>
          <w:bCs/>
          <w:color w:val="auto"/>
          <w:sz w:val="20"/>
          <w:szCs w:val="20"/>
        </w:rPr>
      </w:pPr>
      <w:r w:rsidRPr="007F5251">
        <w:rPr>
          <w:rFonts w:ascii="Calibri" w:eastAsia="Noto Sans CJK KR Regular" w:hAnsi="Calibri" w:cs="Calibri"/>
          <w:bCs/>
          <w:color w:val="auto"/>
          <w:sz w:val="20"/>
          <w:szCs w:val="20"/>
        </w:rPr>
        <w:t>1</w:t>
      </w:r>
      <w:r w:rsidR="00E355BC" w:rsidRPr="007F5251">
        <w:rPr>
          <w:rFonts w:ascii="Calibri" w:eastAsia="Noto Sans CJK KR Regular" w:hAnsi="Calibri" w:cs="Calibri"/>
          <w:bCs/>
          <w:color w:val="auto"/>
          <w:sz w:val="20"/>
          <w:szCs w:val="20"/>
        </w:rPr>
        <w:t>6</w:t>
      </w:r>
      <w:r w:rsidRPr="007F5251">
        <w:rPr>
          <w:rFonts w:ascii="Calibri" w:eastAsia="Noto Sans CJK KR Regular" w:hAnsi="Calibri" w:cs="Calibri"/>
          <w:bCs/>
          <w:color w:val="auto"/>
          <w:sz w:val="20"/>
          <w:szCs w:val="20"/>
        </w:rPr>
        <w:t xml:space="preserve">.1 </w:t>
      </w:r>
      <w:r w:rsidRPr="007F5251">
        <w:rPr>
          <w:rFonts w:ascii="Calibri" w:eastAsia="Noto Sans CJK KR Regular" w:hAnsi="Calibri" w:cs="Calibri"/>
          <w:bCs/>
          <w:color w:val="auto"/>
          <w:sz w:val="20"/>
          <w:szCs w:val="20"/>
        </w:rPr>
        <w:tab/>
      </w:r>
      <w:r w:rsidR="00A1684F" w:rsidRPr="007F5251">
        <w:rPr>
          <w:rFonts w:ascii="Calibri" w:eastAsia="Noto Sans CJK KR Regular" w:hAnsi="Calibri" w:cs="Calibri"/>
          <w:bCs/>
          <w:color w:val="auto"/>
          <w:sz w:val="20"/>
          <w:szCs w:val="20"/>
        </w:rPr>
        <w:t>This Agreement constitutes the entire agreement between the parties with respect to the</w:t>
      </w:r>
      <w:r w:rsidR="00322C7B" w:rsidRPr="007F5251">
        <w:rPr>
          <w:rFonts w:ascii="Calibri" w:eastAsia="Noto Sans CJK KR Regular" w:hAnsi="Calibri" w:cs="Calibri"/>
          <w:bCs/>
          <w:color w:val="auto"/>
          <w:sz w:val="20"/>
          <w:szCs w:val="20"/>
        </w:rPr>
        <w:t xml:space="preserve"> </w:t>
      </w:r>
      <w:r w:rsidR="00E1417A" w:rsidRPr="007F5251">
        <w:rPr>
          <w:rFonts w:ascii="Calibri" w:eastAsia="Noto Sans CJK KR Regular" w:hAnsi="Calibri" w:cs="Calibri"/>
          <w:bCs/>
          <w:color w:val="auto"/>
          <w:sz w:val="20"/>
          <w:szCs w:val="20"/>
        </w:rPr>
        <w:t>subject</w:t>
      </w:r>
      <w:r w:rsidR="00A1684F" w:rsidRPr="007F5251">
        <w:rPr>
          <w:rFonts w:ascii="Calibri" w:eastAsia="Noto Sans CJK KR Regular" w:hAnsi="Calibri" w:cs="Calibri"/>
          <w:bCs/>
          <w:color w:val="auto"/>
          <w:sz w:val="20"/>
          <w:szCs w:val="20"/>
        </w:rPr>
        <w:t xml:space="preserve"> matter hereof. </w:t>
      </w:r>
    </w:p>
    <w:p w14:paraId="6261A1C1" w14:textId="08CEC181" w:rsidR="00A1684F" w:rsidRPr="007F5251" w:rsidRDefault="00A1684F" w:rsidP="007F5251">
      <w:pPr>
        <w:pStyle w:val="Default"/>
        <w:rPr>
          <w:rFonts w:ascii="Calibri" w:eastAsia="Noto Sans CJK KR Regular" w:hAnsi="Calibri" w:cs="Calibri"/>
          <w:bCs/>
          <w:color w:val="auto"/>
          <w:sz w:val="20"/>
          <w:szCs w:val="20"/>
        </w:rPr>
      </w:pPr>
    </w:p>
    <w:p w14:paraId="7EE230B9" w14:textId="77777777" w:rsidR="00ED7834" w:rsidRPr="007F5251" w:rsidRDefault="00ED7834" w:rsidP="007F5251">
      <w:pPr>
        <w:pStyle w:val="Default"/>
        <w:rPr>
          <w:rFonts w:ascii="Calibri" w:eastAsia="Noto Sans CJK KR Regular" w:hAnsi="Calibri" w:cs="Calibri"/>
          <w:bCs/>
          <w:color w:val="auto"/>
          <w:sz w:val="20"/>
          <w:szCs w:val="20"/>
        </w:rPr>
      </w:pPr>
    </w:p>
    <w:p w14:paraId="568754EF" w14:textId="65AF4D06" w:rsidR="007F15E0" w:rsidRPr="007F5251" w:rsidRDefault="00097637" w:rsidP="007F5251">
      <w:pPr>
        <w:spacing w:after="0" w:line="240" w:lineRule="auto"/>
        <w:rPr>
          <w:rFonts w:eastAsia="Noto Sans CJK KR Regular" w:cs="Calibri"/>
          <w:sz w:val="20"/>
          <w:szCs w:val="20"/>
          <w:lang w:val="en-GB" w:eastAsia="ko-KR"/>
        </w:rPr>
      </w:pPr>
      <w:r w:rsidRPr="007F5251">
        <w:rPr>
          <w:rFonts w:eastAsia="Noto Sans CJK KR Regular" w:cs="Calibri"/>
          <w:sz w:val="20"/>
          <w:szCs w:val="20"/>
          <w:lang w:val="en-GB" w:eastAsia="fr-FR"/>
        </w:rPr>
        <w:t>IN WITNESS WHEREOF, the Parties hereto ha</w:t>
      </w:r>
      <w:r w:rsidR="004C7F7E" w:rsidRPr="007F5251">
        <w:rPr>
          <w:rFonts w:eastAsia="Noto Sans CJK KR Regular" w:cs="Calibri"/>
          <w:sz w:val="20"/>
          <w:szCs w:val="20"/>
          <w:lang w:val="en-GB" w:eastAsia="fr-FR"/>
        </w:rPr>
        <w:t>ve</w:t>
      </w:r>
      <w:r w:rsidRPr="007F5251">
        <w:rPr>
          <w:rFonts w:eastAsia="Noto Sans CJK KR Regular" w:cs="Calibri"/>
          <w:sz w:val="20"/>
          <w:szCs w:val="20"/>
          <w:lang w:val="en-GB" w:eastAsia="fr-FR"/>
        </w:rPr>
        <w:t xml:space="preserve"> caused this Agreement to be executed in two (2) original copies by </w:t>
      </w:r>
      <w:r w:rsidR="004C7F7E" w:rsidRPr="007F5251">
        <w:rPr>
          <w:rFonts w:eastAsia="Noto Sans CJK KR Regular" w:cs="Calibri"/>
          <w:sz w:val="20"/>
          <w:szCs w:val="20"/>
          <w:lang w:val="en-GB" w:eastAsia="fr-FR"/>
        </w:rPr>
        <w:t>their</w:t>
      </w:r>
      <w:r w:rsidRPr="007F5251">
        <w:rPr>
          <w:rFonts w:eastAsia="Noto Sans CJK KR Regular" w:cs="Calibri"/>
          <w:sz w:val="20"/>
          <w:szCs w:val="20"/>
          <w:lang w:val="en-GB" w:eastAsia="fr-FR"/>
        </w:rPr>
        <w:t xml:space="preserve"> duly authorized officers or representatives on</w:t>
      </w:r>
      <w:r w:rsidR="00A252E6" w:rsidRPr="007F5251">
        <w:rPr>
          <w:rFonts w:eastAsia="Noto Sans CJK KR Regular" w:cs="Calibri"/>
          <w:sz w:val="20"/>
          <w:szCs w:val="20"/>
          <w:lang w:val="en-GB" w:eastAsia="fr-FR"/>
        </w:rPr>
        <w:t xml:space="preserve"> </w:t>
      </w:r>
      <w:r w:rsidR="00C24A16" w:rsidRPr="0054560B">
        <w:rPr>
          <w:rFonts w:eastAsia="Noto Sans CJK KR Regular" w:cs="Calibri"/>
          <w:sz w:val="20"/>
          <w:szCs w:val="20"/>
          <w:highlight w:val="yellow"/>
          <w:lang w:val="en-GB" w:eastAsia="fr-FR"/>
        </w:rPr>
        <w:t>202</w:t>
      </w:r>
      <w:r w:rsidR="00072C9B">
        <w:rPr>
          <w:rFonts w:eastAsia="Noto Sans CJK KR Regular" w:cs="Calibri"/>
          <w:sz w:val="20"/>
          <w:szCs w:val="20"/>
          <w:highlight w:val="yellow"/>
          <w:lang w:val="en-GB" w:eastAsia="fr-FR"/>
        </w:rPr>
        <w:t>4</w:t>
      </w:r>
      <w:r w:rsidR="00C24A16" w:rsidRPr="0054560B">
        <w:rPr>
          <w:rFonts w:eastAsia="Noto Sans CJK KR Regular" w:cs="Calibri"/>
          <w:sz w:val="20"/>
          <w:szCs w:val="20"/>
          <w:highlight w:val="yellow"/>
          <w:lang w:val="en-GB" w:eastAsia="fr-FR"/>
        </w:rPr>
        <w:t>.04.03</w:t>
      </w:r>
      <w:r w:rsidR="007F15E0" w:rsidRPr="007F5251">
        <w:rPr>
          <w:rFonts w:eastAsia="Noto Sans CJK KR Regular" w:cs="Calibri"/>
          <w:sz w:val="20"/>
          <w:szCs w:val="20"/>
          <w:lang w:val="en-GB" w:eastAsia="ko-KR"/>
        </w:rPr>
        <w:t xml:space="preserve"> </w:t>
      </w:r>
    </w:p>
    <w:p w14:paraId="20D23D47" w14:textId="1FF0F7B8" w:rsidR="0014394A" w:rsidRPr="007F5251" w:rsidRDefault="0014394A" w:rsidP="007F5251">
      <w:pPr>
        <w:spacing w:after="0" w:line="240" w:lineRule="auto"/>
        <w:rPr>
          <w:rFonts w:eastAsia="Noto Sans CJK KR Regular" w:cs="Calibri"/>
          <w:sz w:val="20"/>
          <w:szCs w:val="20"/>
          <w:lang w:val="en-GB" w:eastAsia="ko-KR"/>
        </w:rPr>
      </w:pPr>
    </w:p>
    <w:p w14:paraId="2FDB3D63" w14:textId="4C4881AE" w:rsidR="00ED7834" w:rsidRPr="007F5251" w:rsidRDefault="00ED7834" w:rsidP="007F5251">
      <w:pPr>
        <w:spacing w:after="0" w:line="240" w:lineRule="auto"/>
        <w:rPr>
          <w:rFonts w:eastAsia="Noto Sans CJK KR Regular" w:cs="Calibri"/>
          <w:sz w:val="20"/>
          <w:szCs w:val="20"/>
          <w:lang w:val="en-GB" w:eastAsia="ko-KR"/>
        </w:rPr>
      </w:pPr>
    </w:p>
    <w:p w14:paraId="339270DE" w14:textId="77777777" w:rsidR="00A252E6" w:rsidRPr="007F5251" w:rsidRDefault="00A252E6" w:rsidP="007F5251">
      <w:pPr>
        <w:pStyle w:val="Default"/>
        <w:rPr>
          <w:rFonts w:ascii="Calibri" w:eastAsia="Noto Sans CJK KR Regular" w:hAnsi="Calibri" w:cs="Calibri"/>
          <w:color w:val="auto"/>
          <w:sz w:val="20"/>
          <w:szCs w:val="20"/>
          <w:u w:val="single"/>
        </w:rPr>
        <w:sectPr w:rsidR="00A252E6" w:rsidRPr="007F5251" w:rsidSect="00D13BFF">
          <w:pgSz w:w="11900" w:h="16840"/>
          <w:pgMar w:top="720" w:right="720" w:bottom="720" w:left="720" w:header="720" w:footer="720" w:gutter="0"/>
          <w:cols w:space="720"/>
          <w:noEndnote/>
          <w:docGrid w:linePitch="299"/>
        </w:sectPr>
      </w:pPr>
    </w:p>
    <w:p w14:paraId="69C75B07" w14:textId="4F4E83FA" w:rsidR="007A2E9D" w:rsidRPr="007F5251" w:rsidRDefault="0054560B" w:rsidP="007F5251">
      <w:pPr>
        <w:pStyle w:val="Default"/>
        <w:rPr>
          <w:rFonts w:ascii="Calibri" w:eastAsia="Noto Sans CJK KR Regular" w:hAnsi="Calibri" w:cs="Calibri"/>
          <w:bCs/>
          <w:color w:val="auto"/>
          <w:sz w:val="20"/>
          <w:szCs w:val="20"/>
        </w:rPr>
      </w:pPr>
      <w:r>
        <w:rPr>
          <w:rFonts w:ascii="Calibri" w:eastAsia="Noto Sans CJK KR Regular" w:hAnsi="Calibri" w:cs="Calibri"/>
          <w:color w:val="auto"/>
          <w:sz w:val="20"/>
          <w:szCs w:val="20"/>
          <w:u w:val="single"/>
        </w:rPr>
        <w:t>ILOOM</w:t>
      </w:r>
      <w:r w:rsidR="007A2E9D" w:rsidRPr="007F5251">
        <w:rPr>
          <w:rFonts w:ascii="Calibri" w:eastAsia="Noto Sans CJK KR Regular" w:hAnsi="Calibri" w:cs="Calibri"/>
          <w:bCs/>
          <w:color w:val="auto"/>
          <w:sz w:val="20"/>
          <w:szCs w:val="20"/>
          <w:u w:val="single"/>
        </w:rPr>
        <w:t xml:space="preserve"> </w:t>
      </w:r>
      <w:r w:rsidR="006372A6" w:rsidRPr="007F5251">
        <w:rPr>
          <w:rFonts w:ascii="Calibri" w:eastAsia="Noto Sans CJK KR Regular" w:hAnsi="Calibri" w:cs="Calibri"/>
          <w:bCs/>
          <w:color w:val="auto"/>
          <w:sz w:val="20"/>
          <w:szCs w:val="20"/>
          <w:u w:val="single"/>
        </w:rPr>
        <w:t>Inc.</w:t>
      </w:r>
      <w:r w:rsidR="00306DB0" w:rsidRPr="007F5251">
        <w:rPr>
          <w:rFonts w:ascii="Calibri" w:eastAsia="Noto Sans CJK KR Regular" w:hAnsi="Calibri" w:cs="Calibri"/>
          <w:bCs/>
          <w:color w:val="auto"/>
          <w:sz w:val="20"/>
          <w:szCs w:val="20"/>
        </w:rPr>
        <w:t xml:space="preserve">                     </w:t>
      </w:r>
      <w:r w:rsidR="00AE7A57" w:rsidRPr="007F5251">
        <w:rPr>
          <w:rFonts w:ascii="Calibri" w:eastAsia="Noto Sans CJK KR Regular" w:hAnsi="Calibri" w:cs="Calibri"/>
          <w:bCs/>
          <w:color w:val="auto"/>
          <w:sz w:val="20"/>
          <w:szCs w:val="20"/>
        </w:rPr>
        <w:t xml:space="preserve">                    </w:t>
      </w:r>
      <w:r w:rsidR="00A84E19" w:rsidRPr="007F5251">
        <w:rPr>
          <w:rFonts w:ascii="Calibri" w:eastAsia="Noto Sans CJK KR Regular" w:hAnsi="Calibri" w:cs="Calibri"/>
          <w:bCs/>
          <w:color w:val="auto"/>
          <w:sz w:val="20"/>
          <w:szCs w:val="20"/>
        </w:rPr>
        <w:t xml:space="preserve"> </w:t>
      </w:r>
      <w:r w:rsidR="00682042" w:rsidRPr="007F5251">
        <w:rPr>
          <w:rFonts w:ascii="Calibri" w:eastAsia="Noto Sans CJK KR Regular" w:hAnsi="Calibri" w:cs="Calibri"/>
          <w:bCs/>
          <w:color w:val="auto"/>
          <w:sz w:val="20"/>
          <w:szCs w:val="20"/>
        </w:rPr>
        <w:t xml:space="preserve">  </w:t>
      </w:r>
      <w:r w:rsidR="003427D8" w:rsidRPr="007F5251">
        <w:rPr>
          <w:rFonts w:ascii="Calibri" w:eastAsia="Noto Sans CJK KR Regular" w:hAnsi="Calibri" w:cs="Calibri"/>
          <w:bCs/>
          <w:color w:val="auto"/>
          <w:sz w:val="20"/>
          <w:szCs w:val="20"/>
        </w:rPr>
        <w:t xml:space="preserve"> </w:t>
      </w:r>
    </w:p>
    <w:p w14:paraId="31DABA72" w14:textId="0DF01897" w:rsidR="00C24A16" w:rsidRPr="00C24A16" w:rsidRDefault="007A2E9D" w:rsidP="007F5251">
      <w:pPr>
        <w:pStyle w:val="Default"/>
        <w:rPr>
          <w:rFonts w:ascii="Calibri" w:eastAsia="Noto Sans CJK KR Regular" w:hAnsi="Calibri" w:cs="Calibri"/>
          <w:color w:val="auto"/>
          <w:sz w:val="20"/>
          <w:szCs w:val="20"/>
        </w:rPr>
      </w:pPr>
      <w:r w:rsidRPr="007F5251">
        <w:rPr>
          <w:rFonts w:ascii="Calibri" w:eastAsia="Noto Sans CJK KR Regular" w:hAnsi="Calibri" w:cs="Calibri"/>
          <w:color w:val="auto"/>
          <w:sz w:val="20"/>
          <w:szCs w:val="20"/>
        </w:rPr>
        <w:t>SIGNED</w:t>
      </w:r>
      <w:r w:rsidR="0022144A" w:rsidRPr="007F5251">
        <w:rPr>
          <w:rFonts w:ascii="Calibri" w:eastAsia="Noto Sans CJK KR Regular" w:hAnsi="Calibri" w:cs="Calibri"/>
          <w:color w:val="auto"/>
          <w:sz w:val="20"/>
          <w:szCs w:val="20"/>
        </w:rPr>
        <w:t xml:space="preserve"> BY </w:t>
      </w:r>
      <w:r w:rsidR="00AE7A57" w:rsidRPr="007F5251">
        <w:rPr>
          <w:rFonts w:ascii="Calibri" w:eastAsia="Noto Sans CJK KR Regular" w:hAnsi="Calibri" w:cs="Calibri"/>
          <w:color w:val="auto"/>
          <w:sz w:val="20"/>
          <w:szCs w:val="20"/>
        </w:rPr>
        <w:t xml:space="preserve">                    </w:t>
      </w:r>
      <w:r w:rsidRPr="007F5251">
        <w:rPr>
          <w:rFonts w:ascii="Calibri" w:eastAsia="Noto Sans CJK KR Regular" w:hAnsi="Calibri" w:cs="Calibri"/>
          <w:color w:val="auto"/>
          <w:sz w:val="20"/>
          <w:szCs w:val="20"/>
        </w:rPr>
        <w:t xml:space="preserve"> </w:t>
      </w:r>
      <w:r w:rsidR="00AE7A57" w:rsidRPr="007F5251">
        <w:rPr>
          <w:rFonts w:ascii="Calibri" w:eastAsia="Noto Sans CJK KR Regular" w:hAnsi="Calibri" w:cs="Calibri"/>
          <w:color w:val="auto"/>
          <w:sz w:val="20"/>
          <w:szCs w:val="20"/>
        </w:rPr>
        <w:t xml:space="preserve">                     </w:t>
      </w:r>
      <w:r w:rsidR="003427D8" w:rsidRPr="007F5251">
        <w:rPr>
          <w:rFonts w:ascii="Calibri" w:eastAsia="Noto Sans CJK KR Regular" w:hAnsi="Calibri" w:cs="Calibri"/>
          <w:color w:val="auto"/>
          <w:sz w:val="16"/>
          <w:szCs w:val="20"/>
        </w:rPr>
        <w:t xml:space="preserve"> </w:t>
      </w:r>
    </w:p>
    <w:p w14:paraId="7FE6AB28" w14:textId="56223385" w:rsidR="00614AFD" w:rsidRDefault="00614AFD" w:rsidP="007F5251">
      <w:pPr>
        <w:pStyle w:val="Default"/>
        <w:rPr>
          <w:rFonts w:ascii="Calibri" w:eastAsia="Noto Sans CJK KR Regular" w:hAnsi="Calibri" w:cs="Calibri"/>
          <w:szCs w:val="20"/>
        </w:rPr>
      </w:pPr>
    </w:p>
    <w:p w14:paraId="791F48EF" w14:textId="403DEDF0" w:rsidR="00C24A16" w:rsidRDefault="00C24A16" w:rsidP="007F5251">
      <w:pPr>
        <w:pStyle w:val="Default"/>
        <w:rPr>
          <w:rFonts w:ascii="Calibri" w:eastAsia="Noto Sans CJK KR Regular" w:hAnsi="Calibri" w:cs="Calibri"/>
          <w:szCs w:val="20"/>
        </w:rPr>
      </w:pPr>
    </w:p>
    <w:p w14:paraId="22DDE66F" w14:textId="653D9D03" w:rsidR="00C24A16" w:rsidRDefault="00C24A16" w:rsidP="007F5251">
      <w:pPr>
        <w:pStyle w:val="Default"/>
        <w:rPr>
          <w:rFonts w:ascii="Calibri" w:eastAsia="Noto Sans CJK KR Regular" w:hAnsi="Calibri" w:cs="Calibri"/>
          <w:szCs w:val="20"/>
        </w:rPr>
      </w:pPr>
    </w:p>
    <w:p w14:paraId="07BD594E" w14:textId="77777777" w:rsidR="00C24A16" w:rsidRPr="00614AFD" w:rsidRDefault="00C24A16" w:rsidP="007F5251">
      <w:pPr>
        <w:pStyle w:val="Default"/>
        <w:rPr>
          <w:rFonts w:ascii="Calibri" w:eastAsia="Noto Sans CJK KR Regular" w:hAnsi="Calibri" w:cs="Calibri"/>
          <w:szCs w:val="20"/>
        </w:rPr>
      </w:pPr>
    </w:p>
    <w:p w14:paraId="21A6F725" w14:textId="6B81CC80" w:rsidR="007A2E9D" w:rsidRPr="007F5251" w:rsidRDefault="00AE7A57" w:rsidP="007F5251">
      <w:pPr>
        <w:pStyle w:val="Default"/>
        <w:rPr>
          <w:rFonts w:ascii="Calibri" w:eastAsia="Noto Sans CJK KR Regular" w:hAnsi="Calibri" w:cs="Calibri"/>
          <w:color w:val="auto"/>
          <w:sz w:val="20"/>
          <w:szCs w:val="20"/>
        </w:rPr>
      </w:pPr>
      <w:r w:rsidRPr="007F5251">
        <w:rPr>
          <w:rFonts w:ascii="Calibri" w:eastAsia="Noto Sans CJK KR Regular" w:hAnsi="Calibri" w:cs="Calibri"/>
          <w:color w:val="auto"/>
          <w:sz w:val="20"/>
          <w:szCs w:val="20"/>
        </w:rPr>
        <w:t>N</w:t>
      </w:r>
      <w:r w:rsidR="007A2E9D" w:rsidRPr="007F5251">
        <w:rPr>
          <w:rFonts w:ascii="Calibri" w:eastAsia="Noto Sans CJK KR Regular" w:hAnsi="Calibri" w:cs="Calibri"/>
          <w:color w:val="auto"/>
          <w:sz w:val="20"/>
          <w:szCs w:val="20"/>
        </w:rPr>
        <w:t>AME:</w:t>
      </w:r>
      <w:r w:rsidR="003101E4">
        <w:rPr>
          <w:rFonts w:ascii="Calibri" w:eastAsia="Noto Sans CJK KR Regular" w:hAnsi="Calibri" w:cs="Calibri"/>
          <w:color w:val="auto"/>
          <w:sz w:val="20"/>
          <w:szCs w:val="20"/>
        </w:rPr>
        <w:t xml:space="preserve"> </w:t>
      </w:r>
      <w:proofErr w:type="spellStart"/>
      <w:r w:rsidR="00775BD5">
        <w:rPr>
          <w:rFonts w:ascii="Calibri" w:eastAsia="Noto Sans CJK KR Regular" w:hAnsi="Calibri" w:cs="Calibri"/>
          <w:color w:val="auto"/>
          <w:sz w:val="20"/>
          <w:szCs w:val="20"/>
        </w:rPr>
        <w:t>Jeong</w:t>
      </w:r>
      <w:proofErr w:type="spellEnd"/>
      <w:r w:rsidR="00775BD5">
        <w:rPr>
          <w:rFonts w:ascii="Calibri" w:eastAsia="Noto Sans CJK KR Regular" w:hAnsi="Calibri" w:cs="Calibri"/>
          <w:color w:val="auto"/>
          <w:sz w:val="20"/>
          <w:szCs w:val="20"/>
        </w:rPr>
        <w:t xml:space="preserve"> Bo </w:t>
      </w:r>
      <w:proofErr w:type="spellStart"/>
      <w:r w:rsidR="00775BD5">
        <w:rPr>
          <w:rFonts w:ascii="Calibri" w:eastAsia="Noto Sans CJK KR Regular" w:hAnsi="Calibri" w:cs="Calibri"/>
          <w:color w:val="auto"/>
          <w:sz w:val="20"/>
          <w:szCs w:val="20"/>
        </w:rPr>
        <w:t>Eun</w:t>
      </w:r>
      <w:proofErr w:type="spellEnd"/>
    </w:p>
    <w:p w14:paraId="727FE8EA" w14:textId="7795F25F" w:rsidR="00C24A16" w:rsidRPr="00C24A16" w:rsidRDefault="007A2E9D" w:rsidP="007F5251">
      <w:pPr>
        <w:pStyle w:val="Default"/>
        <w:rPr>
          <w:rFonts w:ascii="Calibri" w:eastAsia="Noto Sans CJK KR Regular" w:hAnsi="Calibri" w:cs="Calibri"/>
          <w:color w:val="auto"/>
          <w:sz w:val="20"/>
          <w:szCs w:val="20"/>
        </w:rPr>
      </w:pPr>
      <w:r w:rsidRPr="007F5251">
        <w:rPr>
          <w:rFonts w:ascii="Calibri" w:eastAsia="Noto Sans CJK KR Regular" w:hAnsi="Calibri" w:cs="Calibri"/>
          <w:color w:val="auto"/>
          <w:sz w:val="20"/>
          <w:szCs w:val="20"/>
        </w:rPr>
        <w:t>TITLE:</w:t>
      </w:r>
      <w:r w:rsidR="003101E4">
        <w:rPr>
          <w:rFonts w:ascii="Calibri" w:eastAsia="Noto Sans CJK KR Regular" w:hAnsi="Calibri" w:cs="Calibri"/>
          <w:color w:val="auto"/>
          <w:sz w:val="20"/>
          <w:szCs w:val="20"/>
        </w:rPr>
        <w:t xml:space="preserve"> </w:t>
      </w:r>
      <w:r w:rsidR="005C3152">
        <w:rPr>
          <w:rFonts w:ascii="Calibri" w:eastAsia="Noto Sans CJK KR Regular" w:hAnsi="Calibri" w:cs="Calibri"/>
          <w:color w:val="auto"/>
          <w:sz w:val="20"/>
          <w:szCs w:val="20"/>
        </w:rPr>
        <w:t>President</w:t>
      </w:r>
      <w:r w:rsidR="00306DB0" w:rsidRPr="007F5251">
        <w:rPr>
          <w:rFonts w:ascii="Calibri" w:eastAsia="Noto Sans CJK KR Regular" w:hAnsi="Calibri" w:cs="Calibri"/>
          <w:color w:val="auto"/>
          <w:sz w:val="20"/>
          <w:szCs w:val="20"/>
        </w:rPr>
        <w:tab/>
      </w:r>
      <w:r w:rsidR="007840EE" w:rsidRPr="007F5251">
        <w:rPr>
          <w:rFonts w:ascii="Calibri" w:eastAsia="Noto Sans CJK KR Regular" w:hAnsi="Calibri" w:cs="Calibri"/>
          <w:color w:val="auto"/>
          <w:sz w:val="20"/>
          <w:szCs w:val="20"/>
        </w:rPr>
        <w:t xml:space="preserve"> </w:t>
      </w:r>
      <w:r w:rsidR="00306DB0" w:rsidRPr="007F5251">
        <w:rPr>
          <w:rFonts w:ascii="Calibri" w:eastAsia="Noto Sans CJK KR Regular" w:hAnsi="Calibri" w:cs="Calibri"/>
          <w:color w:val="auto"/>
          <w:sz w:val="20"/>
          <w:szCs w:val="20"/>
        </w:rPr>
        <w:t xml:space="preserve">      </w:t>
      </w:r>
      <w:r w:rsidR="007840EE" w:rsidRPr="007F5251">
        <w:rPr>
          <w:rFonts w:ascii="Calibri" w:eastAsia="Noto Sans CJK KR Regular" w:hAnsi="Calibri" w:cs="Calibri"/>
          <w:color w:val="auto"/>
          <w:sz w:val="20"/>
          <w:szCs w:val="20"/>
        </w:rPr>
        <w:t xml:space="preserve"> </w:t>
      </w:r>
      <w:r w:rsidR="00306DB0" w:rsidRPr="007F5251">
        <w:rPr>
          <w:rFonts w:ascii="Calibri" w:eastAsia="Noto Sans CJK KR Regular" w:hAnsi="Calibri" w:cs="Calibri"/>
          <w:color w:val="auto"/>
          <w:sz w:val="20"/>
          <w:szCs w:val="20"/>
        </w:rPr>
        <w:t xml:space="preserve"> </w:t>
      </w:r>
      <w:r w:rsidR="00AE7A57" w:rsidRPr="007F5251">
        <w:rPr>
          <w:rFonts w:ascii="Calibri" w:eastAsia="Noto Sans CJK KR Regular" w:hAnsi="Calibri" w:cs="Calibri"/>
          <w:color w:val="auto"/>
          <w:sz w:val="20"/>
          <w:szCs w:val="20"/>
        </w:rPr>
        <w:t xml:space="preserve"> </w:t>
      </w:r>
      <w:r w:rsidR="00682042" w:rsidRPr="007F5251">
        <w:rPr>
          <w:rFonts w:ascii="Calibri" w:eastAsia="Noto Sans CJK KR Regular" w:hAnsi="Calibri" w:cs="Calibri"/>
          <w:color w:val="auto"/>
          <w:sz w:val="20"/>
          <w:szCs w:val="20"/>
        </w:rPr>
        <w:t xml:space="preserve">        </w:t>
      </w:r>
      <w:r w:rsidR="00AE7A57" w:rsidRPr="007F5251">
        <w:rPr>
          <w:rFonts w:ascii="Calibri" w:eastAsia="Noto Sans CJK KR Regular" w:hAnsi="Calibri" w:cs="Calibri"/>
          <w:color w:val="auto"/>
          <w:sz w:val="20"/>
          <w:szCs w:val="20"/>
        </w:rPr>
        <w:t xml:space="preserve">   </w:t>
      </w:r>
      <w:r w:rsidR="00AE7A57" w:rsidRPr="007F5251">
        <w:rPr>
          <w:rFonts w:ascii="Calibri" w:eastAsia="Noto Sans CJK KR Regular" w:hAnsi="Calibri" w:cs="Calibri"/>
          <w:color w:val="auto"/>
          <w:sz w:val="18"/>
          <w:szCs w:val="20"/>
        </w:rPr>
        <w:t xml:space="preserve">    </w:t>
      </w:r>
      <w:r w:rsidR="00AE7A57" w:rsidRPr="007F5251">
        <w:rPr>
          <w:rFonts w:ascii="Calibri" w:eastAsia="Noto Sans CJK KR Regular" w:hAnsi="Calibri" w:cs="Calibri"/>
          <w:color w:val="auto"/>
          <w:sz w:val="20"/>
          <w:szCs w:val="20"/>
        </w:rPr>
        <w:t xml:space="preserve">   </w:t>
      </w:r>
      <w:r w:rsidR="003427D8" w:rsidRPr="007F5251">
        <w:rPr>
          <w:rFonts w:ascii="Calibri" w:eastAsia="Noto Sans CJK KR Regular" w:hAnsi="Calibri" w:cs="Calibri"/>
          <w:color w:val="auto"/>
          <w:sz w:val="20"/>
          <w:szCs w:val="20"/>
        </w:rPr>
        <w:t xml:space="preserve"> </w:t>
      </w:r>
      <w:r w:rsidR="00A252E6" w:rsidRPr="007F5251">
        <w:rPr>
          <w:rFonts w:ascii="Calibri" w:eastAsia="Noto Sans CJK KR Regular" w:hAnsi="Calibri" w:cs="Calibri"/>
          <w:color w:val="auto"/>
          <w:sz w:val="20"/>
          <w:szCs w:val="20"/>
        </w:rPr>
        <w:t xml:space="preserve">                </w:t>
      </w:r>
    </w:p>
    <w:p w14:paraId="4B538B51" w14:textId="43A4B80C" w:rsidR="00476F10" w:rsidRPr="00BC6DE4" w:rsidRDefault="00614AFD" w:rsidP="007F5251">
      <w:pPr>
        <w:pStyle w:val="Default"/>
        <w:rPr>
          <w:rFonts w:ascii="Calibri" w:eastAsia="Noto Sans CJK KR Regular" w:hAnsi="Calibri" w:cs="Calibri"/>
          <w:color w:val="auto"/>
          <w:sz w:val="18"/>
          <w:szCs w:val="20"/>
          <w:u w:val="single"/>
          <w:lang w:eastAsia="zh-CN"/>
        </w:rPr>
      </w:pPr>
      <w:r w:rsidRPr="00BC6DE4">
        <w:rPr>
          <w:rFonts w:ascii="Calibri" w:eastAsia="Noto Sans CJK KR Regular" w:hAnsi="Calibri" w:cs="Calibri"/>
          <w:color w:val="auto"/>
          <w:sz w:val="18"/>
          <w:szCs w:val="20"/>
          <w:highlight w:val="yellow"/>
          <w:u w:val="single"/>
          <w:lang w:eastAsia="zh-CN"/>
        </w:rPr>
        <w:t>[</w:t>
      </w:r>
      <w:proofErr w:type="spellStart"/>
      <w:r w:rsidR="00775BD5">
        <w:rPr>
          <w:rFonts w:ascii="Calibri" w:eastAsia="Noto Sans CJK KR Regular" w:hAnsi="Calibri" w:cs="Calibri"/>
          <w:sz w:val="20"/>
          <w:szCs w:val="20"/>
          <w:highlight w:val="yellow"/>
        </w:rPr>
        <w:t>Desker</w:t>
      </w:r>
      <w:proofErr w:type="spellEnd"/>
      <w:r w:rsidR="00775BD5">
        <w:rPr>
          <w:rFonts w:ascii="Calibri" w:eastAsia="Noto Sans CJK KR Regular" w:hAnsi="Calibri" w:cs="Calibri"/>
          <w:sz w:val="20"/>
          <w:szCs w:val="20"/>
          <w:highlight w:val="yellow"/>
        </w:rPr>
        <w:t xml:space="preserve"> Korea</w:t>
      </w:r>
      <w:r w:rsidRPr="00C24A16">
        <w:rPr>
          <w:rFonts w:ascii="Calibri" w:eastAsia="Noto Sans CJK KR Regular" w:hAnsi="Calibri" w:cs="Calibri"/>
          <w:color w:val="auto"/>
          <w:sz w:val="18"/>
          <w:szCs w:val="20"/>
          <w:highlight w:val="yellow"/>
          <w:u w:val="single"/>
          <w:lang w:eastAsia="zh-CN"/>
        </w:rPr>
        <w:t>]</w:t>
      </w:r>
    </w:p>
    <w:p w14:paraId="4699670F" w14:textId="739D106E" w:rsidR="00476F10" w:rsidRPr="00BC6DE4" w:rsidRDefault="00476F10" w:rsidP="007F5251">
      <w:pPr>
        <w:pStyle w:val="Default"/>
        <w:rPr>
          <w:rFonts w:ascii="Calibri" w:eastAsia="Noto Sans CJK KR Regular" w:hAnsi="Calibri" w:cs="Calibri"/>
          <w:color w:val="auto"/>
          <w:sz w:val="18"/>
          <w:szCs w:val="20"/>
          <w:highlight w:val="yellow"/>
        </w:rPr>
      </w:pPr>
      <w:r w:rsidRPr="00BC6DE4">
        <w:rPr>
          <w:rFonts w:ascii="Calibri" w:eastAsia="Noto Sans CJK KR Regular" w:hAnsi="Calibri" w:cs="Calibri"/>
          <w:color w:val="auto"/>
          <w:sz w:val="18"/>
          <w:szCs w:val="20"/>
          <w:highlight w:val="yellow"/>
        </w:rPr>
        <w:t>SIGNED BY</w:t>
      </w:r>
    </w:p>
    <w:p w14:paraId="32B04EB1" w14:textId="130912FE" w:rsidR="00476F10" w:rsidRDefault="00476F10" w:rsidP="007F5251">
      <w:pPr>
        <w:pStyle w:val="Default"/>
        <w:rPr>
          <w:rFonts w:ascii="Calibri" w:eastAsia="Noto Sans CJK KR Regular" w:hAnsi="Calibri" w:cs="Calibri"/>
          <w:szCs w:val="20"/>
          <w:highlight w:val="yellow"/>
        </w:rPr>
      </w:pPr>
    </w:p>
    <w:p w14:paraId="5E2A46B4" w14:textId="16E75C95" w:rsidR="00614AFD" w:rsidRDefault="00614AFD" w:rsidP="007F5251">
      <w:pPr>
        <w:pStyle w:val="Default"/>
        <w:rPr>
          <w:rFonts w:ascii="Calibri" w:eastAsia="Noto Sans CJK KR Regular" w:hAnsi="Calibri" w:cs="Calibri"/>
          <w:szCs w:val="20"/>
          <w:highlight w:val="yellow"/>
        </w:rPr>
      </w:pPr>
    </w:p>
    <w:p w14:paraId="44D776E7" w14:textId="09DD68EB" w:rsidR="00614AFD" w:rsidRDefault="00614AFD" w:rsidP="007F5251">
      <w:pPr>
        <w:pStyle w:val="Default"/>
        <w:rPr>
          <w:rFonts w:ascii="Calibri" w:eastAsia="Noto Sans CJK KR Regular" w:hAnsi="Calibri" w:cs="Calibri"/>
          <w:color w:val="auto"/>
          <w:sz w:val="20"/>
          <w:szCs w:val="20"/>
          <w:highlight w:val="yellow"/>
        </w:rPr>
      </w:pPr>
    </w:p>
    <w:p w14:paraId="0E0EB4E0" w14:textId="77777777" w:rsidR="00C24A16" w:rsidRDefault="00C24A16" w:rsidP="007F5251">
      <w:pPr>
        <w:pStyle w:val="Default"/>
        <w:rPr>
          <w:rFonts w:ascii="Calibri" w:eastAsia="Noto Sans CJK KR Regular" w:hAnsi="Calibri" w:cs="Calibri"/>
          <w:color w:val="auto"/>
          <w:sz w:val="20"/>
          <w:szCs w:val="20"/>
          <w:highlight w:val="yellow"/>
        </w:rPr>
      </w:pPr>
    </w:p>
    <w:p w14:paraId="4AE39C62" w14:textId="2135731C" w:rsidR="00A252E6" w:rsidRPr="00300AFD" w:rsidRDefault="00A252E6" w:rsidP="007F5251">
      <w:pPr>
        <w:pStyle w:val="Default"/>
        <w:rPr>
          <w:rFonts w:ascii="Calibri" w:eastAsia="Noto Sans CJK KR Regular" w:hAnsi="Calibri" w:cs="Calibri"/>
          <w:color w:val="auto"/>
          <w:sz w:val="20"/>
          <w:szCs w:val="20"/>
          <w:highlight w:val="yellow"/>
        </w:rPr>
      </w:pPr>
      <w:r w:rsidRPr="00300AFD">
        <w:rPr>
          <w:rFonts w:ascii="Calibri" w:eastAsia="Noto Sans CJK KR Regular" w:hAnsi="Calibri" w:cs="Calibri"/>
          <w:color w:val="auto"/>
          <w:sz w:val="20"/>
          <w:szCs w:val="20"/>
          <w:highlight w:val="yellow"/>
        </w:rPr>
        <w:t>NAME:</w:t>
      </w:r>
      <w:r w:rsidR="00AF762B">
        <w:rPr>
          <w:rFonts w:ascii="Calibri" w:eastAsia="Noto Sans CJK KR Regular" w:hAnsi="Calibri" w:cs="Calibri"/>
          <w:color w:val="auto"/>
          <w:sz w:val="20"/>
          <w:szCs w:val="20"/>
          <w:highlight w:val="yellow"/>
        </w:rPr>
        <w:t xml:space="preserve"> </w:t>
      </w:r>
    </w:p>
    <w:p w14:paraId="2E609B18" w14:textId="1A8DCF58" w:rsidR="00A252E6" w:rsidRPr="00300AFD" w:rsidRDefault="00A252E6" w:rsidP="007F5251">
      <w:pPr>
        <w:pStyle w:val="Default"/>
        <w:rPr>
          <w:rFonts w:ascii="Calibri" w:eastAsia="Noto Sans CJK KR Regular" w:hAnsi="Calibri" w:cs="Calibri"/>
          <w:color w:val="auto"/>
          <w:sz w:val="20"/>
          <w:szCs w:val="20"/>
          <w:highlight w:val="yellow"/>
        </w:rPr>
      </w:pPr>
      <w:r w:rsidRPr="00300AFD">
        <w:rPr>
          <w:rFonts w:ascii="Calibri" w:eastAsia="Noto Sans CJK KR Regular" w:hAnsi="Calibri" w:cs="Calibri"/>
          <w:color w:val="auto"/>
          <w:sz w:val="20"/>
          <w:szCs w:val="20"/>
          <w:highlight w:val="yellow"/>
        </w:rPr>
        <w:t>TITLE:</w:t>
      </w:r>
      <w:r w:rsidR="00AF762B">
        <w:rPr>
          <w:rFonts w:ascii="Calibri" w:eastAsia="Noto Sans CJK KR Regular" w:hAnsi="Calibri" w:cs="Calibri"/>
          <w:color w:val="auto"/>
          <w:sz w:val="20"/>
          <w:szCs w:val="20"/>
          <w:highlight w:val="yellow"/>
        </w:rPr>
        <w:t xml:space="preserve"> </w:t>
      </w:r>
    </w:p>
    <w:p w14:paraId="507662C0" w14:textId="77777777" w:rsidR="005E7FF8" w:rsidRPr="007F5251" w:rsidRDefault="005E7FF8" w:rsidP="007F5251">
      <w:pPr>
        <w:pStyle w:val="Default"/>
        <w:rPr>
          <w:rFonts w:ascii="Calibri" w:eastAsia="Noto Sans CJK KR Regular" w:hAnsi="Calibri" w:cs="Calibri"/>
          <w:color w:val="auto"/>
          <w:sz w:val="20"/>
          <w:szCs w:val="20"/>
        </w:rPr>
      </w:pPr>
    </w:p>
    <w:p w14:paraId="580F48B1" w14:textId="77777777" w:rsidR="005E7FF8" w:rsidRPr="007F5251" w:rsidRDefault="005E7FF8" w:rsidP="007F5251">
      <w:pPr>
        <w:pStyle w:val="Default"/>
        <w:rPr>
          <w:rFonts w:ascii="Calibri" w:eastAsia="Noto Sans CJK KR Regular" w:hAnsi="Calibri" w:cs="Calibri"/>
          <w:color w:val="auto"/>
          <w:sz w:val="20"/>
          <w:szCs w:val="20"/>
        </w:rPr>
      </w:pPr>
    </w:p>
    <w:p w14:paraId="748581B9" w14:textId="77777777" w:rsidR="005E7FF8" w:rsidRPr="007F5251" w:rsidRDefault="005E7FF8" w:rsidP="007F5251">
      <w:pPr>
        <w:pStyle w:val="Default"/>
        <w:rPr>
          <w:rFonts w:ascii="Calibri" w:eastAsia="Noto Sans CJK KR Regular" w:hAnsi="Calibri" w:cs="Calibri"/>
          <w:color w:val="auto"/>
          <w:sz w:val="20"/>
          <w:szCs w:val="20"/>
        </w:rPr>
      </w:pPr>
    </w:p>
    <w:p w14:paraId="4D50CFCA" w14:textId="77777777" w:rsidR="005E7FF8" w:rsidRPr="007F5251" w:rsidRDefault="005E7FF8" w:rsidP="007F5251">
      <w:pPr>
        <w:pStyle w:val="Default"/>
        <w:rPr>
          <w:rFonts w:ascii="Calibri" w:eastAsia="Noto Sans CJK KR Regular" w:hAnsi="Calibri" w:cs="Calibri"/>
          <w:color w:val="auto"/>
          <w:sz w:val="20"/>
          <w:szCs w:val="20"/>
        </w:rPr>
      </w:pPr>
    </w:p>
    <w:p w14:paraId="2F3D3F44" w14:textId="77777777" w:rsidR="005E7FF8" w:rsidRPr="007F5251" w:rsidRDefault="005E7FF8" w:rsidP="007F5251">
      <w:pPr>
        <w:pStyle w:val="Default"/>
        <w:rPr>
          <w:rFonts w:ascii="Calibri" w:eastAsia="Noto Sans CJK KR Regular" w:hAnsi="Calibri" w:cs="Calibri"/>
          <w:color w:val="auto"/>
          <w:sz w:val="20"/>
          <w:szCs w:val="20"/>
        </w:rPr>
      </w:pPr>
    </w:p>
    <w:p w14:paraId="2E0B99DE" w14:textId="77777777" w:rsidR="005E7FF8" w:rsidRPr="007F5251" w:rsidRDefault="005E7FF8" w:rsidP="007F5251">
      <w:pPr>
        <w:pStyle w:val="Default"/>
        <w:rPr>
          <w:rFonts w:ascii="Calibri" w:eastAsia="Noto Sans CJK KR Regular" w:hAnsi="Calibri" w:cs="Calibri"/>
          <w:color w:val="auto"/>
          <w:sz w:val="20"/>
          <w:szCs w:val="20"/>
        </w:rPr>
      </w:pPr>
    </w:p>
    <w:p w14:paraId="2F004FA1" w14:textId="77777777" w:rsidR="005E7FF8" w:rsidRPr="007F5251" w:rsidRDefault="005E7FF8" w:rsidP="007F5251">
      <w:pPr>
        <w:pStyle w:val="Default"/>
        <w:rPr>
          <w:rFonts w:ascii="Calibri" w:eastAsia="Noto Sans CJK KR Regular" w:hAnsi="Calibri" w:cs="Calibri"/>
          <w:color w:val="auto"/>
          <w:sz w:val="20"/>
          <w:szCs w:val="20"/>
        </w:rPr>
      </w:pPr>
    </w:p>
    <w:p w14:paraId="494A7AB8" w14:textId="6AE4EBFC" w:rsidR="00473677" w:rsidRDefault="00473677" w:rsidP="007F5251">
      <w:pPr>
        <w:pStyle w:val="Default"/>
        <w:rPr>
          <w:rFonts w:ascii="Calibri" w:eastAsia="Noto Sans CJK KR Regular" w:hAnsi="Calibri" w:cs="Calibri"/>
          <w:color w:val="auto"/>
          <w:sz w:val="20"/>
          <w:szCs w:val="20"/>
        </w:rPr>
      </w:pPr>
    </w:p>
    <w:p w14:paraId="6B3E02AD" w14:textId="44F9A8D9" w:rsidR="00B83A43" w:rsidRDefault="00B83A43" w:rsidP="007F5251">
      <w:pPr>
        <w:pStyle w:val="Default"/>
        <w:rPr>
          <w:rFonts w:ascii="Calibri" w:eastAsia="Noto Sans CJK KR Regular" w:hAnsi="Calibri" w:cs="Calibri"/>
          <w:color w:val="auto"/>
          <w:sz w:val="20"/>
          <w:szCs w:val="20"/>
        </w:rPr>
      </w:pPr>
    </w:p>
    <w:p w14:paraId="38CF6C5E" w14:textId="087D1C55" w:rsidR="00B83A43" w:rsidRDefault="00B83A43" w:rsidP="007F5251">
      <w:pPr>
        <w:pStyle w:val="Default"/>
        <w:rPr>
          <w:rFonts w:ascii="Calibri" w:eastAsia="Noto Sans CJK KR Regular" w:hAnsi="Calibri" w:cs="Calibri"/>
          <w:color w:val="auto"/>
          <w:sz w:val="20"/>
          <w:szCs w:val="20"/>
        </w:rPr>
      </w:pPr>
    </w:p>
    <w:p w14:paraId="42B4959C" w14:textId="24DC6C5F" w:rsidR="00B83A43" w:rsidRDefault="00B83A43" w:rsidP="007F5251">
      <w:pPr>
        <w:pStyle w:val="Default"/>
        <w:rPr>
          <w:rFonts w:ascii="Calibri" w:eastAsia="Noto Sans CJK KR Regular" w:hAnsi="Calibri" w:cs="Calibri"/>
          <w:color w:val="auto"/>
          <w:sz w:val="20"/>
          <w:szCs w:val="20"/>
        </w:rPr>
      </w:pPr>
    </w:p>
    <w:p w14:paraId="3736452A" w14:textId="38082F21" w:rsidR="00B83A43" w:rsidRDefault="00B83A43" w:rsidP="007F5251">
      <w:pPr>
        <w:pStyle w:val="Default"/>
        <w:rPr>
          <w:rFonts w:ascii="Calibri" w:eastAsia="Noto Sans CJK KR Regular" w:hAnsi="Calibri" w:cs="Calibri"/>
          <w:color w:val="auto"/>
          <w:sz w:val="20"/>
          <w:szCs w:val="20"/>
        </w:rPr>
      </w:pPr>
    </w:p>
    <w:p w14:paraId="2D04DAC8" w14:textId="2E4A03AC" w:rsidR="00B83A43" w:rsidRDefault="00B83A43" w:rsidP="007F5251">
      <w:pPr>
        <w:pStyle w:val="Default"/>
        <w:rPr>
          <w:rFonts w:ascii="Calibri" w:eastAsia="Noto Sans CJK KR Regular" w:hAnsi="Calibri" w:cs="Calibri"/>
          <w:color w:val="auto"/>
          <w:sz w:val="20"/>
          <w:szCs w:val="20"/>
        </w:rPr>
      </w:pPr>
    </w:p>
    <w:p w14:paraId="687BAF3B" w14:textId="6BFE4ACA" w:rsidR="00B83A43" w:rsidRDefault="00B83A43" w:rsidP="007F5251">
      <w:pPr>
        <w:pStyle w:val="Default"/>
        <w:rPr>
          <w:rFonts w:ascii="Calibri" w:eastAsia="Noto Sans CJK KR Regular" w:hAnsi="Calibri" w:cs="Calibri"/>
          <w:color w:val="auto"/>
          <w:sz w:val="20"/>
          <w:szCs w:val="20"/>
        </w:rPr>
      </w:pPr>
    </w:p>
    <w:p w14:paraId="158817DA" w14:textId="2107D266" w:rsidR="00B83A43" w:rsidRDefault="00B83A43" w:rsidP="007F5251">
      <w:pPr>
        <w:pStyle w:val="Default"/>
        <w:rPr>
          <w:rFonts w:ascii="Calibri" w:eastAsia="Noto Sans CJK KR Regular" w:hAnsi="Calibri" w:cs="Calibri"/>
          <w:color w:val="auto"/>
          <w:sz w:val="20"/>
          <w:szCs w:val="20"/>
        </w:rPr>
      </w:pPr>
    </w:p>
    <w:p w14:paraId="441F627B" w14:textId="0311D0D8" w:rsidR="00B83A43" w:rsidRDefault="00B83A43" w:rsidP="007F5251">
      <w:pPr>
        <w:pStyle w:val="Default"/>
        <w:rPr>
          <w:rFonts w:ascii="Calibri" w:eastAsia="Noto Sans CJK KR Regular" w:hAnsi="Calibri" w:cs="Calibri"/>
          <w:color w:val="auto"/>
          <w:sz w:val="20"/>
          <w:szCs w:val="20"/>
        </w:rPr>
      </w:pPr>
    </w:p>
    <w:p w14:paraId="5D859EDF" w14:textId="6A2CB7E3" w:rsidR="00B83A43" w:rsidRDefault="00B83A43" w:rsidP="007F5251">
      <w:pPr>
        <w:pStyle w:val="Default"/>
        <w:rPr>
          <w:rFonts w:ascii="Calibri" w:eastAsia="Noto Sans CJK KR Regular" w:hAnsi="Calibri" w:cs="Calibri"/>
          <w:color w:val="auto"/>
          <w:sz w:val="20"/>
          <w:szCs w:val="20"/>
        </w:rPr>
      </w:pPr>
    </w:p>
    <w:p w14:paraId="50977F5E" w14:textId="5EFE154F" w:rsidR="00B83A43" w:rsidRDefault="00B83A43" w:rsidP="007F5251">
      <w:pPr>
        <w:pStyle w:val="Default"/>
        <w:rPr>
          <w:rFonts w:ascii="Calibri" w:eastAsia="Noto Sans CJK KR Regular" w:hAnsi="Calibri" w:cs="Calibri"/>
          <w:color w:val="auto"/>
          <w:sz w:val="20"/>
          <w:szCs w:val="20"/>
        </w:rPr>
      </w:pPr>
    </w:p>
    <w:p w14:paraId="4DE04F32" w14:textId="314B21A2" w:rsidR="00B83A43" w:rsidRDefault="00B83A43" w:rsidP="007F5251">
      <w:pPr>
        <w:pStyle w:val="Default"/>
        <w:rPr>
          <w:rFonts w:ascii="Calibri" w:eastAsia="Noto Sans CJK KR Regular" w:hAnsi="Calibri" w:cs="Calibri"/>
          <w:color w:val="auto"/>
          <w:sz w:val="20"/>
          <w:szCs w:val="20"/>
        </w:rPr>
      </w:pPr>
    </w:p>
    <w:p w14:paraId="78F210C2" w14:textId="77777777" w:rsidR="00476F10" w:rsidRDefault="00476F10" w:rsidP="007F5251">
      <w:pPr>
        <w:pStyle w:val="Default"/>
        <w:rPr>
          <w:rFonts w:ascii="Calibri" w:eastAsia="Noto Sans CJK KR Regular" w:hAnsi="Calibri" w:cs="Calibri"/>
          <w:color w:val="auto"/>
          <w:sz w:val="20"/>
          <w:szCs w:val="20"/>
        </w:rPr>
      </w:pPr>
    </w:p>
    <w:p w14:paraId="296EA8F3" w14:textId="3BB2EDF0" w:rsidR="005E7FF8" w:rsidRPr="007F5251" w:rsidRDefault="005E7FF8" w:rsidP="007F5251">
      <w:pPr>
        <w:pStyle w:val="Default"/>
        <w:rPr>
          <w:rFonts w:ascii="Calibri" w:eastAsia="Noto Sans CJK KR Regular" w:hAnsi="Calibri" w:cs="Calibri"/>
          <w:color w:val="auto"/>
          <w:sz w:val="20"/>
          <w:szCs w:val="20"/>
        </w:rPr>
      </w:pPr>
      <w:r w:rsidRPr="007F5251">
        <w:rPr>
          <w:rFonts w:ascii="Calibri" w:eastAsia="Noto Sans CJK KR Regular" w:hAnsi="Calibri" w:cs="Calibri"/>
          <w:color w:val="auto"/>
          <w:sz w:val="20"/>
          <w:szCs w:val="20"/>
        </w:rPr>
        <w:t xml:space="preserve">Exhibit </w:t>
      </w:r>
      <w:proofErr w:type="gramStart"/>
      <w:r w:rsidRPr="007F5251">
        <w:rPr>
          <w:rFonts w:ascii="Calibri" w:eastAsia="Noto Sans CJK KR Regular" w:hAnsi="Calibri" w:cs="Calibri"/>
          <w:color w:val="auto"/>
          <w:sz w:val="20"/>
          <w:szCs w:val="20"/>
        </w:rPr>
        <w:t>A :</w:t>
      </w:r>
      <w:proofErr w:type="gramEnd"/>
      <w:r w:rsidRPr="007F5251">
        <w:rPr>
          <w:rFonts w:ascii="Calibri" w:eastAsia="Noto Sans CJK KR Regular" w:hAnsi="Calibri" w:cs="Calibri"/>
          <w:color w:val="auto"/>
          <w:sz w:val="20"/>
          <w:szCs w:val="20"/>
        </w:rPr>
        <w:t xml:space="preserve"> “Products”, “Price”, “Territory”, “Payment Term”</w:t>
      </w:r>
    </w:p>
    <w:p w14:paraId="155448E6" w14:textId="77777777" w:rsidR="005E7FF8" w:rsidRPr="007F5251" w:rsidRDefault="005E7FF8" w:rsidP="007F5251">
      <w:pPr>
        <w:pStyle w:val="Default"/>
        <w:rPr>
          <w:rFonts w:ascii="Calibri" w:eastAsia="Noto Sans CJK KR Regular" w:hAnsi="Calibri" w:cs="Calibri"/>
          <w:color w:val="auto"/>
          <w:sz w:val="20"/>
          <w:szCs w:val="20"/>
        </w:rPr>
      </w:pPr>
      <w:r w:rsidRPr="007F5251">
        <w:rPr>
          <w:rFonts w:ascii="Calibri" w:eastAsia="Noto Sans CJK KR Regular" w:hAnsi="Calibri" w:cs="Calibri"/>
          <w:color w:val="auto"/>
          <w:sz w:val="20"/>
          <w:szCs w:val="20"/>
        </w:rPr>
        <w:t xml:space="preserve">Exhibit </w:t>
      </w:r>
      <w:proofErr w:type="gramStart"/>
      <w:r w:rsidRPr="007F5251">
        <w:rPr>
          <w:rFonts w:ascii="Calibri" w:eastAsia="Noto Sans CJK KR Regular" w:hAnsi="Calibri" w:cs="Calibri"/>
          <w:color w:val="auto"/>
          <w:sz w:val="20"/>
          <w:szCs w:val="20"/>
        </w:rPr>
        <w:t>B :</w:t>
      </w:r>
      <w:proofErr w:type="gramEnd"/>
      <w:r w:rsidRPr="007F5251">
        <w:rPr>
          <w:rFonts w:ascii="Calibri" w:eastAsia="Noto Sans CJK KR Regular" w:hAnsi="Calibri" w:cs="Calibri"/>
          <w:color w:val="auto"/>
          <w:sz w:val="20"/>
          <w:szCs w:val="20"/>
        </w:rPr>
        <w:t xml:space="preserve"> Warranty</w:t>
      </w:r>
    </w:p>
    <w:p w14:paraId="5D7D5221" w14:textId="77777777" w:rsidR="005E7FF8" w:rsidRPr="007F5251" w:rsidRDefault="005E7FF8" w:rsidP="007F5251">
      <w:pPr>
        <w:pStyle w:val="Default"/>
        <w:rPr>
          <w:rFonts w:ascii="Calibri" w:eastAsia="Noto Sans CJK KR Regular" w:hAnsi="Calibri" w:cs="Calibri"/>
          <w:color w:val="auto"/>
          <w:sz w:val="20"/>
          <w:szCs w:val="20"/>
        </w:rPr>
      </w:pPr>
    </w:p>
    <w:p w14:paraId="2BC4AD22" w14:textId="2FA7B72B" w:rsidR="005E7FF8" w:rsidRPr="007F5251" w:rsidRDefault="005E7FF8" w:rsidP="007F5251">
      <w:pPr>
        <w:pStyle w:val="Default"/>
        <w:rPr>
          <w:rFonts w:ascii="Calibri" w:eastAsia="Noto Sans CJK KR Regular" w:hAnsi="Calibri" w:cs="Calibri"/>
          <w:color w:val="auto"/>
          <w:sz w:val="20"/>
          <w:szCs w:val="20"/>
        </w:rPr>
        <w:sectPr w:rsidR="005E7FF8" w:rsidRPr="007F5251" w:rsidSect="005E7FF8">
          <w:type w:val="continuous"/>
          <w:pgSz w:w="11900" w:h="16840"/>
          <w:pgMar w:top="720" w:right="720" w:bottom="720" w:left="720" w:header="720" w:footer="720" w:gutter="0"/>
          <w:cols w:num="2" w:space="720"/>
          <w:noEndnote/>
          <w:docGrid w:linePitch="299"/>
        </w:sectPr>
      </w:pPr>
      <w:r w:rsidRPr="007F5251">
        <w:rPr>
          <w:rFonts w:ascii="Calibri" w:eastAsia="Noto Sans CJK KR Regular" w:hAnsi="Calibri" w:cs="Calibri"/>
          <w:color w:val="auto"/>
          <w:sz w:val="20"/>
          <w:szCs w:val="20"/>
        </w:rPr>
        <w:t>Authorized Offerings, Territory, Specific Terms and Conditions</w:t>
      </w:r>
      <w:r w:rsidR="005C3152">
        <w:rPr>
          <w:rFonts w:ascii="Calibri" w:eastAsia="Noto Sans CJK KR Regular" w:hAnsi="Calibri" w:cs="Calibri"/>
          <w:color w:val="auto"/>
          <w:sz w:val="20"/>
          <w:szCs w:val="20"/>
        </w:rPr>
        <w:t xml:space="preserve"> </w:t>
      </w:r>
      <w:proofErr w:type="gramStart"/>
      <w:r w:rsidRPr="007F5251">
        <w:rPr>
          <w:rFonts w:ascii="Calibri" w:eastAsia="Noto Sans CJK KR Regular" w:hAnsi="Calibri" w:cs="Calibri"/>
          <w:color w:val="auto"/>
          <w:sz w:val="20"/>
          <w:szCs w:val="20"/>
        </w:rPr>
        <w:t>Note :</w:t>
      </w:r>
      <w:proofErr w:type="gramEnd"/>
      <w:r w:rsidRPr="007F5251">
        <w:rPr>
          <w:rFonts w:ascii="Calibri" w:eastAsia="Noto Sans CJK KR Regular" w:hAnsi="Calibri" w:cs="Calibri"/>
          <w:color w:val="auto"/>
          <w:sz w:val="20"/>
          <w:szCs w:val="20"/>
        </w:rPr>
        <w:t xml:space="preserve"> </w:t>
      </w:r>
      <w:r w:rsidR="008936A0">
        <w:rPr>
          <w:rFonts w:ascii="Calibri" w:eastAsia="Noto Sans CJK KR Regular" w:hAnsi="Calibri" w:cs="Calibri"/>
          <w:color w:val="auto"/>
          <w:sz w:val="20"/>
          <w:szCs w:val="20"/>
        </w:rPr>
        <w:t>DESKER</w:t>
      </w:r>
      <w:r w:rsidRPr="007F5251">
        <w:rPr>
          <w:rFonts w:ascii="Calibri" w:eastAsia="Noto Sans CJK KR Regular" w:hAnsi="Calibri" w:cs="Calibri"/>
          <w:color w:val="auto"/>
          <w:sz w:val="20"/>
          <w:szCs w:val="20"/>
        </w:rPr>
        <w:t xml:space="preserve"> reserves the right to update Authorized offerings, territory Specific Terms, Price and conditions table above from time to time </w:t>
      </w:r>
      <w:r w:rsidR="00B83A43">
        <w:rPr>
          <w:rFonts w:ascii="Calibri" w:eastAsia="Noto Sans CJK KR Regular" w:hAnsi="Calibri" w:cs="Calibri"/>
          <w:color w:val="auto"/>
          <w:sz w:val="20"/>
          <w:szCs w:val="20"/>
        </w:rPr>
        <w:t>on reasonable notice to “BUYER</w:t>
      </w:r>
    </w:p>
    <w:p w14:paraId="53782D34" w14:textId="25BB2789" w:rsidR="00C9340D" w:rsidRPr="005C3152" w:rsidRDefault="00127DE8" w:rsidP="007F5251">
      <w:pPr>
        <w:pStyle w:val="Default"/>
        <w:rPr>
          <w:rFonts w:ascii="Calibri" w:eastAsia="Noto Sans CJK KR Regular" w:hAnsi="Calibri" w:cs="Calibri"/>
          <w:b/>
          <w:color w:val="auto"/>
        </w:rPr>
      </w:pPr>
      <w:r w:rsidRPr="005C3152">
        <w:rPr>
          <w:rFonts w:ascii="Arial" w:eastAsia="Noto Sans CJK KR Regular" w:hAnsi="Arial" w:cs="Arial"/>
          <w:b/>
          <w:color w:val="auto"/>
        </w:rPr>
        <w:t>■</w:t>
      </w:r>
      <w:r w:rsidRPr="005C3152">
        <w:rPr>
          <w:rFonts w:ascii="Calibri" w:eastAsia="Noto Sans CJK KR Regular" w:hAnsi="Calibri" w:cs="Calibri"/>
          <w:b/>
          <w:color w:val="auto"/>
        </w:rPr>
        <w:t xml:space="preserve"> Exhibit </w:t>
      </w:r>
      <w:proofErr w:type="gramStart"/>
      <w:r w:rsidRPr="005C3152">
        <w:rPr>
          <w:rFonts w:ascii="Calibri" w:eastAsia="Noto Sans CJK KR Regular" w:hAnsi="Calibri" w:cs="Calibri"/>
          <w:b/>
          <w:color w:val="auto"/>
        </w:rPr>
        <w:t>A :</w:t>
      </w:r>
      <w:proofErr w:type="gramEnd"/>
    </w:p>
    <w:p w14:paraId="28A4EA47" w14:textId="453145ED" w:rsidR="00127DE8" w:rsidRPr="007F5251" w:rsidRDefault="00831C15" w:rsidP="00C9340D">
      <w:pPr>
        <w:pStyle w:val="Default"/>
        <w:jc w:val="center"/>
        <w:rPr>
          <w:rFonts w:ascii="Calibri" w:eastAsia="Noto Sans CJK KR Regular" w:hAnsi="Calibri" w:cs="Calibri"/>
          <w:color w:val="auto"/>
          <w:sz w:val="20"/>
          <w:szCs w:val="20"/>
        </w:rPr>
      </w:pPr>
      <w:r w:rsidRPr="00831C15">
        <w:rPr>
          <w:noProof/>
        </w:rPr>
        <w:drawing>
          <wp:inline distT="0" distB="0" distL="0" distR="0" wp14:anchorId="31CD75C4" wp14:editId="78DDE38F">
            <wp:extent cx="4894501" cy="372469"/>
            <wp:effectExtent l="0" t="0" r="1905" b="889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13597" cy="389142"/>
                    </a:xfrm>
                    <a:prstGeom prst="rect">
                      <a:avLst/>
                    </a:prstGeom>
                  </pic:spPr>
                </pic:pic>
              </a:graphicData>
            </a:graphic>
          </wp:inline>
        </w:drawing>
      </w:r>
    </w:p>
    <w:p w14:paraId="321C6388" w14:textId="105AC528" w:rsidR="00A75C84" w:rsidRPr="005C3152" w:rsidRDefault="00127DE8" w:rsidP="007F5251">
      <w:pPr>
        <w:pStyle w:val="Default"/>
        <w:rPr>
          <w:rFonts w:ascii="Calibri" w:eastAsia="Noto Sans CJK KR Regular" w:hAnsi="Calibri" w:cs="Calibri"/>
          <w:b/>
          <w:color w:val="auto"/>
          <w:szCs w:val="20"/>
        </w:rPr>
      </w:pPr>
      <w:r w:rsidRPr="005C3152">
        <w:rPr>
          <w:rFonts w:ascii="Arial" w:eastAsia="Noto Sans CJK KR Regular" w:hAnsi="Arial" w:cs="Arial"/>
          <w:b/>
          <w:color w:val="auto"/>
          <w:szCs w:val="20"/>
        </w:rPr>
        <w:t>■</w:t>
      </w:r>
      <w:r w:rsidRPr="005C3152">
        <w:rPr>
          <w:rFonts w:ascii="Calibri" w:eastAsia="Noto Sans CJK KR Regular" w:hAnsi="Calibri" w:cs="Calibri"/>
          <w:b/>
          <w:color w:val="auto"/>
          <w:szCs w:val="20"/>
        </w:rPr>
        <w:t xml:space="preserve"> Exhibit </w:t>
      </w:r>
      <w:proofErr w:type="gramStart"/>
      <w:r w:rsidRPr="005C3152">
        <w:rPr>
          <w:rFonts w:ascii="Calibri" w:eastAsia="Noto Sans CJK KR Regular" w:hAnsi="Calibri" w:cs="Calibri"/>
          <w:b/>
          <w:color w:val="auto"/>
          <w:szCs w:val="20"/>
        </w:rPr>
        <w:t>B :</w:t>
      </w:r>
      <w:proofErr w:type="gramEnd"/>
    </w:p>
    <w:p w14:paraId="1F4681D7" w14:textId="77777777" w:rsidR="00473677" w:rsidRPr="007F5251" w:rsidRDefault="00473677" w:rsidP="007F5251">
      <w:pPr>
        <w:pStyle w:val="Default"/>
        <w:rPr>
          <w:rFonts w:ascii="Calibri" w:eastAsia="Noto Sans CJK KR Regular" w:hAnsi="Calibri" w:cs="Calibri"/>
          <w:b/>
          <w:color w:val="auto"/>
          <w:sz w:val="20"/>
          <w:szCs w:val="20"/>
        </w:rPr>
      </w:pPr>
    </w:p>
    <w:p w14:paraId="1A98069B" w14:textId="037DB34B" w:rsidR="00473677" w:rsidRPr="00473677" w:rsidRDefault="008936A0" w:rsidP="00473677">
      <w:pPr>
        <w:spacing w:after="0" w:line="240" w:lineRule="auto"/>
        <w:ind w:right="114"/>
        <w:jc w:val="right"/>
        <w:rPr>
          <w:rFonts w:eastAsia="Noto Sans CJK KR Regular" w:cs="Calibri"/>
          <w:sz w:val="20"/>
          <w:szCs w:val="20"/>
        </w:rPr>
      </w:pPr>
      <w:r>
        <w:rPr>
          <w:rFonts w:eastAsia="Noto Sans CJK KR Regular" w:cs="Calibri"/>
          <w:b/>
          <w:sz w:val="26"/>
          <w:szCs w:val="26"/>
        </w:rPr>
        <w:t>DESKER</w:t>
      </w:r>
      <w:r w:rsidR="007F5251" w:rsidRPr="007F5251">
        <w:rPr>
          <w:rFonts w:eastAsia="Noto Sans CJK KR Regular" w:cs="Calibri"/>
          <w:b/>
          <w:sz w:val="26"/>
          <w:szCs w:val="26"/>
        </w:rPr>
        <w:t xml:space="preserve"> LIMITED WARRANTY</w:t>
      </w:r>
      <w:r w:rsidR="00473677">
        <w:rPr>
          <w:rFonts w:eastAsia="Noto Sans CJK KR Regular" w:cs="Calibri"/>
          <w:b/>
          <w:sz w:val="26"/>
          <w:szCs w:val="26"/>
        </w:rPr>
        <w:t xml:space="preserve">                                             </w:t>
      </w:r>
      <w:r w:rsidR="00473677" w:rsidRPr="00473677">
        <w:rPr>
          <w:rFonts w:eastAsia="Noto Sans CJK KR Regular" w:cs="Calibri"/>
          <w:w w:val="90"/>
          <w:sz w:val="20"/>
          <w:szCs w:val="20"/>
        </w:rPr>
        <w:t>Valid until Dec. 31st, 202</w:t>
      </w:r>
      <w:r w:rsidR="007317F7">
        <w:rPr>
          <w:rFonts w:eastAsia="Noto Sans CJK KR Regular" w:cs="Calibri"/>
          <w:w w:val="90"/>
          <w:sz w:val="20"/>
          <w:szCs w:val="20"/>
        </w:rPr>
        <w:t>4</w:t>
      </w:r>
    </w:p>
    <w:p w14:paraId="54C8B01F" w14:textId="7886899F" w:rsidR="007F5251" w:rsidRPr="007F5251" w:rsidRDefault="007F5251" w:rsidP="007F5251">
      <w:pPr>
        <w:spacing w:after="0" w:line="240" w:lineRule="auto"/>
        <w:rPr>
          <w:rFonts w:eastAsia="Noto Sans CJK KR Regular" w:cs="Calibri"/>
          <w:b/>
          <w:sz w:val="28"/>
        </w:rPr>
      </w:pPr>
    </w:p>
    <w:p w14:paraId="32197206" w14:textId="536C6A45" w:rsidR="007F5251" w:rsidRPr="00677D73" w:rsidRDefault="007F5251" w:rsidP="007F5251">
      <w:pPr>
        <w:spacing w:after="0" w:line="240" w:lineRule="auto"/>
        <w:rPr>
          <w:rFonts w:eastAsia="Noto Sans CJK KR Regular" w:cs="Calibri"/>
          <w:sz w:val="18"/>
          <w:szCs w:val="20"/>
        </w:rPr>
      </w:pPr>
      <w:r w:rsidRPr="00677D73">
        <w:rPr>
          <w:rFonts w:eastAsia="Noto Sans CJK KR Regular" w:cs="Calibri"/>
          <w:sz w:val="18"/>
          <w:szCs w:val="20"/>
        </w:rPr>
        <w:t xml:space="preserve">All </w:t>
      </w:r>
      <w:r w:rsidR="008936A0">
        <w:rPr>
          <w:rFonts w:eastAsia="Noto Sans CJK KR Regular" w:cs="Calibri"/>
          <w:sz w:val="18"/>
          <w:szCs w:val="20"/>
        </w:rPr>
        <w:t>DESKER</w:t>
      </w:r>
      <w:r w:rsidRPr="00677D73">
        <w:rPr>
          <w:rFonts w:eastAsia="Noto Sans CJK KR Regular" w:cs="Calibri"/>
          <w:sz w:val="18"/>
          <w:szCs w:val="20"/>
        </w:rPr>
        <w:t xml:space="preserve"> products with limits hereunder are covered against defects in materials and workmanship, only if purchased from an authorized </w:t>
      </w:r>
      <w:r w:rsidR="008936A0">
        <w:rPr>
          <w:rFonts w:eastAsia="Noto Sans CJK KR Regular" w:cs="Calibri"/>
          <w:sz w:val="18"/>
          <w:szCs w:val="20"/>
        </w:rPr>
        <w:t>DESKER</w:t>
      </w:r>
      <w:r w:rsidRPr="00677D73">
        <w:rPr>
          <w:rFonts w:eastAsia="Noto Sans CJK KR Regular" w:cs="Calibri"/>
          <w:sz w:val="18"/>
          <w:szCs w:val="20"/>
        </w:rPr>
        <w:t xml:space="preserve"> dealer or agent. </w:t>
      </w:r>
    </w:p>
    <w:p w14:paraId="15382514" w14:textId="77777777" w:rsidR="007F5251" w:rsidRPr="00677D73" w:rsidRDefault="007F5251" w:rsidP="007F5251">
      <w:pPr>
        <w:spacing w:after="0" w:line="240" w:lineRule="auto"/>
        <w:rPr>
          <w:rFonts w:eastAsia="Noto Sans CJK KR Regular" w:cs="Calibri"/>
          <w:sz w:val="18"/>
          <w:szCs w:val="20"/>
        </w:rPr>
      </w:pPr>
    </w:p>
    <w:p w14:paraId="25F31C07" w14:textId="77777777" w:rsidR="007F5251" w:rsidRPr="00677D73" w:rsidRDefault="007F5251" w:rsidP="007F5251">
      <w:pPr>
        <w:spacing w:after="0" w:line="240" w:lineRule="auto"/>
        <w:rPr>
          <w:rFonts w:eastAsia="Noto Sans CJK KR Regular" w:cs="Calibri"/>
          <w:sz w:val="18"/>
          <w:szCs w:val="20"/>
        </w:rPr>
      </w:pPr>
      <w:r w:rsidRPr="00677D73">
        <w:rPr>
          <w:rFonts w:eastAsia="Noto Sans CJK KR Regular" w:cs="Calibri"/>
          <w:sz w:val="18"/>
          <w:szCs w:val="20"/>
        </w:rPr>
        <w:t>Swivel tilt mechanism, pneumatic cylinders, wood components, polyurethane and plastic parts, base, casters, moving parts (adjustable armrest, adjustable seat pan and backrest) are covered against defects in materials and workmanship for 5 years.</w:t>
      </w:r>
    </w:p>
    <w:p w14:paraId="7A86EF03" w14:textId="77777777" w:rsidR="007F5251" w:rsidRPr="00677D73" w:rsidRDefault="007F5251" w:rsidP="007F5251">
      <w:pPr>
        <w:spacing w:after="0" w:line="240" w:lineRule="auto"/>
        <w:rPr>
          <w:rFonts w:eastAsia="Noto Sans CJK KR Regular" w:cs="Calibri"/>
          <w:sz w:val="18"/>
          <w:szCs w:val="20"/>
        </w:rPr>
      </w:pPr>
    </w:p>
    <w:p w14:paraId="258C4851" w14:textId="77777777" w:rsidR="007F5251" w:rsidRPr="00677D73" w:rsidRDefault="007F5251" w:rsidP="007F5251">
      <w:pPr>
        <w:pStyle w:val="ac"/>
        <w:wordWrap/>
        <w:jc w:val="left"/>
        <w:rPr>
          <w:rFonts w:ascii="Calibri" w:eastAsia="Noto Sans CJK KR Regular" w:hAnsi="Calibri" w:cs="Calibri"/>
          <w:sz w:val="18"/>
          <w:szCs w:val="20"/>
        </w:rPr>
      </w:pPr>
      <w:r w:rsidRPr="00677D73">
        <w:rPr>
          <w:rFonts w:ascii="Calibri" w:eastAsia="Noto Sans CJK KR Regular" w:hAnsi="Calibri" w:cs="Calibri"/>
          <w:sz w:val="18"/>
          <w:szCs w:val="20"/>
        </w:rPr>
        <w:lastRenderedPageBreak/>
        <w:t>Polyurethane arm pads, standard upholstered fabric and leather are covered against defects in materials and workmanship for 3 years.</w:t>
      </w:r>
    </w:p>
    <w:p w14:paraId="11BF1994" w14:textId="77777777" w:rsidR="007F5251" w:rsidRPr="00677D73" w:rsidRDefault="007F5251" w:rsidP="007F5251">
      <w:pPr>
        <w:spacing w:after="0" w:line="240" w:lineRule="auto"/>
        <w:rPr>
          <w:rFonts w:eastAsia="Noto Sans CJK KR Regular" w:cs="Calibri"/>
          <w:sz w:val="18"/>
          <w:szCs w:val="20"/>
        </w:rPr>
      </w:pPr>
    </w:p>
    <w:p w14:paraId="6B45078C" w14:textId="77777777" w:rsidR="007F5251" w:rsidRPr="00677D73" w:rsidRDefault="007F5251" w:rsidP="007F5251">
      <w:pPr>
        <w:spacing w:after="0" w:line="240" w:lineRule="auto"/>
        <w:rPr>
          <w:rFonts w:eastAsia="Noto Sans CJK KR Regular" w:cs="Calibri"/>
          <w:sz w:val="18"/>
          <w:szCs w:val="20"/>
        </w:rPr>
      </w:pPr>
      <w:r w:rsidRPr="00677D73">
        <w:rPr>
          <w:rFonts w:eastAsia="Noto Sans CJK KR Regular" w:cs="Calibri"/>
          <w:sz w:val="18"/>
          <w:szCs w:val="20"/>
        </w:rPr>
        <w:t>Non-standard color fabrics and leathers upholstered are covered against defects in materials and workmanship for 1 year.</w:t>
      </w:r>
    </w:p>
    <w:p w14:paraId="523F7C52" w14:textId="77777777" w:rsidR="007F5251" w:rsidRPr="00677D73" w:rsidRDefault="007F5251" w:rsidP="007F5251">
      <w:pPr>
        <w:spacing w:after="0" w:line="240" w:lineRule="auto"/>
        <w:rPr>
          <w:rFonts w:eastAsia="Noto Sans CJK KR Regular" w:cs="Calibri"/>
          <w:sz w:val="18"/>
          <w:szCs w:val="20"/>
        </w:rPr>
      </w:pPr>
    </w:p>
    <w:p w14:paraId="6891365F" w14:textId="0296518C" w:rsidR="007F5251" w:rsidRPr="00677D73" w:rsidRDefault="007F5251" w:rsidP="007F5251">
      <w:pPr>
        <w:spacing w:after="0" w:line="240" w:lineRule="auto"/>
        <w:rPr>
          <w:rFonts w:eastAsia="Noto Sans CJK KR Regular" w:cs="Calibri"/>
          <w:sz w:val="18"/>
          <w:szCs w:val="20"/>
        </w:rPr>
      </w:pPr>
      <w:r w:rsidRPr="00677D73">
        <w:rPr>
          <w:rFonts w:eastAsia="Noto Sans CJK KR Regular" w:cs="Calibri"/>
          <w:sz w:val="18"/>
          <w:szCs w:val="20"/>
        </w:rPr>
        <w:t xml:space="preserve">The </w:t>
      </w:r>
      <w:r w:rsidR="008936A0">
        <w:rPr>
          <w:rFonts w:eastAsia="Noto Sans CJK KR Regular" w:cs="Calibri"/>
          <w:sz w:val="18"/>
          <w:szCs w:val="20"/>
        </w:rPr>
        <w:t>DESKER</w:t>
      </w:r>
      <w:r w:rsidRPr="00677D73">
        <w:rPr>
          <w:rFonts w:eastAsia="Noto Sans CJK KR Regular" w:cs="Calibri"/>
          <w:sz w:val="18"/>
          <w:szCs w:val="20"/>
        </w:rPr>
        <w:t xml:space="preserve"> Warranty is a statement of our confidence in the quality of our products. It’s a straightforward promise to our customers that we stand behind that quality, 100 percent. </w:t>
      </w:r>
    </w:p>
    <w:p w14:paraId="25DFB986" w14:textId="77777777" w:rsidR="007F5251" w:rsidRPr="00677D73" w:rsidRDefault="007F5251" w:rsidP="007F5251">
      <w:pPr>
        <w:spacing w:after="0" w:line="240" w:lineRule="auto"/>
        <w:rPr>
          <w:rFonts w:eastAsia="Noto Sans CJK KR Regular" w:cs="Calibri"/>
          <w:sz w:val="18"/>
          <w:szCs w:val="20"/>
        </w:rPr>
      </w:pPr>
    </w:p>
    <w:p w14:paraId="12DD0972" w14:textId="64AC6A0D" w:rsidR="007F5251" w:rsidRPr="00677D73" w:rsidRDefault="007F5251" w:rsidP="007F5251">
      <w:pPr>
        <w:spacing w:after="0" w:line="240" w:lineRule="auto"/>
        <w:rPr>
          <w:rFonts w:eastAsia="Noto Sans CJK KR Regular" w:cs="Calibri"/>
          <w:sz w:val="18"/>
          <w:szCs w:val="20"/>
        </w:rPr>
      </w:pPr>
      <w:r w:rsidRPr="00677D73">
        <w:rPr>
          <w:rFonts w:eastAsia="Noto Sans CJK KR Regular" w:cs="Calibri"/>
          <w:sz w:val="18"/>
          <w:szCs w:val="20"/>
        </w:rPr>
        <w:t xml:space="preserve">This warranty covers the sale of </w:t>
      </w:r>
      <w:r w:rsidR="008936A0">
        <w:rPr>
          <w:rFonts w:eastAsia="Noto Sans CJK KR Regular" w:cs="Calibri"/>
          <w:sz w:val="18"/>
          <w:szCs w:val="20"/>
        </w:rPr>
        <w:t>DESKER</w:t>
      </w:r>
      <w:r w:rsidRPr="00677D73">
        <w:rPr>
          <w:rFonts w:eastAsia="Noto Sans CJK KR Regular" w:cs="Calibri"/>
          <w:sz w:val="18"/>
          <w:szCs w:val="20"/>
        </w:rPr>
        <w:t xml:space="preserve"> product in all countries.</w:t>
      </w:r>
    </w:p>
    <w:p w14:paraId="44C023FE" w14:textId="77777777" w:rsidR="007F5251" w:rsidRPr="00677D73" w:rsidRDefault="007F5251" w:rsidP="007F5251">
      <w:pPr>
        <w:spacing w:after="0" w:line="240" w:lineRule="auto"/>
        <w:rPr>
          <w:rFonts w:eastAsia="Noto Sans CJK KR Regular" w:cs="Calibri"/>
          <w:sz w:val="18"/>
          <w:szCs w:val="20"/>
        </w:rPr>
      </w:pPr>
    </w:p>
    <w:p w14:paraId="1A31AF5A" w14:textId="07CCB1E4" w:rsidR="007F5251" w:rsidRPr="00677D73" w:rsidRDefault="007F5251" w:rsidP="007F5251">
      <w:pPr>
        <w:spacing w:after="0" w:line="240" w:lineRule="auto"/>
        <w:rPr>
          <w:rFonts w:eastAsia="Noto Sans CJK KR Regular" w:cs="Calibri"/>
          <w:sz w:val="18"/>
          <w:szCs w:val="20"/>
        </w:rPr>
      </w:pPr>
      <w:r w:rsidRPr="00677D73">
        <w:rPr>
          <w:rFonts w:eastAsia="Noto Sans CJK KR Regular" w:cs="Calibri"/>
          <w:sz w:val="18"/>
          <w:szCs w:val="20"/>
        </w:rPr>
        <w:t xml:space="preserve">During the applicable warranty period, </w:t>
      </w:r>
      <w:r w:rsidR="008936A0">
        <w:rPr>
          <w:rFonts w:eastAsia="Noto Sans CJK KR Regular" w:cs="Calibri"/>
          <w:sz w:val="18"/>
          <w:szCs w:val="20"/>
        </w:rPr>
        <w:t>DESKER</w:t>
      </w:r>
      <w:r w:rsidRPr="00677D73">
        <w:rPr>
          <w:rFonts w:eastAsia="Noto Sans CJK KR Regular" w:cs="Calibri"/>
          <w:sz w:val="18"/>
          <w:szCs w:val="20"/>
        </w:rPr>
        <w:t xml:space="preserve">, as its sole obligation, will repair or replace (at its option) any product, part, or component covered by this warranty and sold after the effective date of this warranty, which fails under normal use as a result of a defect in material or workmanship; </w:t>
      </w:r>
      <w:r w:rsidR="008936A0">
        <w:rPr>
          <w:rFonts w:eastAsia="Noto Sans CJK KR Regular" w:cs="Calibri"/>
          <w:sz w:val="18"/>
          <w:szCs w:val="20"/>
        </w:rPr>
        <w:t>DESKER</w:t>
      </w:r>
      <w:r w:rsidRPr="00677D73">
        <w:rPr>
          <w:rFonts w:eastAsia="Noto Sans CJK KR Regular" w:cs="Calibri"/>
          <w:sz w:val="18"/>
          <w:szCs w:val="20"/>
        </w:rPr>
        <w:t xml:space="preserve"> will repair or replace the aforementioned product, part, or component with a comparable product, part, or component.</w:t>
      </w:r>
    </w:p>
    <w:p w14:paraId="7F20CEA2" w14:textId="77777777" w:rsidR="007F5251" w:rsidRPr="00677D73" w:rsidRDefault="007F5251" w:rsidP="007F5251">
      <w:pPr>
        <w:spacing w:after="0" w:line="240" w:lineRule="auto"/>
        <w:rPr>
          <w:rFonts w:eastAsia="Noto Sans CJK KR Regular" w:cs="Calibri"/>
          <w:sz w:val="18"/>
          <w:szCs w:val="20"/>
        </w:rPr>
      </w:pPr>
    </w:p>
    <w:p w14:paraId="28A40CDF" w14:textId="0E9DDDA1" w:rsidR="007F5251" w:rsidRPr="00677D73" w:rsidRDefault="007F5251" w:rsidP="007F5251">
      <w:pPr>
        <w:spacing w:after="0" w:line="240" w:lineRule="auto"/>
        <w:rPr>
          <w:rFonts w:eastAsia="Noto Sans CJK KR Regular" w:cs="Calibri"/>
          <w:sz w:val="18"/>
          <w:szCs w:val="20"/>
        </w:rPr>
      </w:pPr>
      <w:r w:rsidRPr="00677D73">
        <w:rPr>
          <w:rFonts w:eastAsia="Noto Sans CJK KR Regular" w:cs="Calibri"/>
          <w:sz w:val="18"/>
          <w:szCs w:val="20"/>
        </w:rPr>
        <w:t xml:space="preserve">This warranty extends only to the original purchasers who acquire new product from </w:t>
      </w:r>
      <w:r w:rsidR="008936A0">
        <w:rPr>
          <w:rFonts w:eastAsia="Noto Sans CJK KR Regular" w:cs="Calibri"/>
          <w:sz w:val="18"/>
          <w:szCs w:val="20"/>
        </w:rPr>
        <w:t>DESKER</w:t>
      </w:r>
      <w:r w:rsidRPr="00677D73">
        <w:rPr>
          <w:rFonts w:eastAsia="Noto Sans CJK KR Regular" w:cs="Calibri"/>
          <w:sz w:val="18"/>
          <w:szCs w:val="20"/>
        </w:rPr>
        <w:t xml:space="preserve">, its subsidiaries, or its authorized resellers. Any product, part, or component must have been installed, used, and maintained according to </w:t>
      </w:r>
      <w:r w:rsidR="008936A0">
        <w:rPr>
          <w:rFonts w:eastAsia="Noto Sans CJK KR Regular" w:cs="Calibri"/>
          <w:sz w:val="18"/>
          <w:szCs w:val="20"/>
        </w:rPr>
        <w:t>DESKER</w:t>
      </w:r>
      <w:r w:rsidRPr="00677D73">
        <w:rPr>
          <w:rFonts w:eastAsia="Noto Sans CJK KR Regular" w:cs="Calibri"/>
          <w:sz w:val="18"/>
          <w:szCs w:val="20"/>
        </w:rPr>
        <w:t xml:space="preserve">’s published instructions in order to be eligible for coverage under this warranty and must not have been subject to misuse or abuse. Any modification to the original product voids the warranty. </w:t>
      </w:r>
      <w:r w:rsidR="008936A0">
        <w:rPr>
          <w:rFonts w:eastAsia="Noto Sans CJK KR Regular" w:cs="Calibri"/>
          <w:sz w:val="18"/>
          <w:szCs w:val="20"/>
        </w:rPr>
        <w:t>DESKER</w:t>
      </w:r>
      <w:r w:rsidRPr="00677D73">
        <w:rPr>
          <w:rFonts w:eastAsia="Noto Sans CJK KR Regular" w:cs="Calibri"/>
          <w:sz w:val="18"/>
          <w:szCs w:val="20"/>
        </w:rPr>
        <w:t xml:space="preserve"> does not warrant the performance of the product when used in combination with other than original </w:t>
      </w:r>
      <w:r w:rsidR="008936A0">
        <w:rPr>
          <w:rFonts w:eastAsia="Noto Sans CJK KR Regular" w:cs="Calibri"/>
          <w:sz w:val="18"/>
          <w:szCs w:val="20"/>
        </w:rPr>
        <w:t>DESKER</w:t>
      </w:r>
      <w:r w:rsidRPr="00677D73">
        <w:rPr>
          <w:rFonts w:eastAsia="Noto Sans CJK KR Regular" w:cs="Calibri"/>
          <w:sz w:val="18"/>
          <w:szCs w:val="20"/>
        </w:rPr>
        <w:t xml:space="preserve"> product. The warranty period starts from the date of purchase.</w:t>
      </w:r>
    </w:p>
    <w:p w14:paraId="388E8FC5" w14:textId="77777777" w:rsidR="007F5251" w:rsidRPr="00677D73" w:rsidRDefault="007F5251" w:rsidP="007F5251">
      <w:pPr>
        <w:spacing w:after="0" w:line="240" w:lineRule="auto"/>
        <w:rPr>
          <w:rFonts w:eastAsia="Noto Sans CJK KR Regular" w:cs="Calibri"/>
          <w:sz w:val="18"/>
          <w:szCs w:val="20"/>
        </w:rPr>
      </w:pPr>
    </w:p>
    <w:p w14:paraId="502E3A5A" w14:textId="5A72A535" w:rsidR="007F5251" w:rsidRPr="00677D73" w:rsidRDefault="007F5251" w:rsidP="007F5251">
      <w:pPr>
        <w:spacing w:after="0" w:line="240" w:lineRule="auto"/>
        <w:rPr>
          <w:rFonts w:eastAsia="Noto Sans CJK KR Regular" w:cs="Calibri"/>
          <w:sz w:val="18"/>
          <w:szCs w:val="20"/>
        </w:rPr>
      </w:pPr>
      <w:r w:rsidRPr="00677D73">
        <w:rPr>
          <w:rFonts w:eastAsia="Noto Sans CJK KR Regular" w:cs="Calibri"/>
          <w:sz w:val="18"/>
          <w:szCs w:val="20"/>
        </w:rPr>
        <w:t xml:space="preserve">This document inclusively describes all of the warranties given and remedies available with respect to the company’s products and services. </w:t>
      </w:r>
      <w:r w:rsidR="008936A0">
        <w:rPr>
          <w:rFonts w:eastAsia="Noto Sans CJK KR Regular" w:cs="Calibri"/>
          <w:sz w:val="18"/>
          <w:szCs w:val="20"/>
        </w:rPr>
        <w:t>DESKER</w:t>
      </w:r>
      <w:r w:rsidRPr="00677D73">
        <w:rPr>
          <w:rFonts w:eastAsia="Noto Sans CJK KR Regular" w:cs="Calibri"/>
          <w:sz w:val="18"/>
          <w:szCs w:val="20"/>
        </w:rPr>
        <w:t xml:space="preserve"> and its subsidiaries disclaim any other warranty whether express or implied, statutory or otherwise, in relation to the products.</w:t>
      </w:r>
    </w:p>
    <w:p w14:paraId="18817AF8" w14:textId="77777777" w:rsidR="007F5251" w:rsidRPr="00677D73" w:rsidRDefault="007F5251" w:rsidP="007F5251">
      <w:pPr>
        <w:spacing w:after="0" w:line="240" w:lineRule="auto"/>
        <w:rPr>
          <w:rFonts w:eastAsia="Noto Sans CJK KR Regular" w:cs="Calibri"/>
          <w:sz w:val="18"/>
          <w:szCs w:val="20"/>
        </w:rPr>
      </w:pPr>
    </w:p>
    <w:p w14:paraId="3A5741A1" w14:textId="4DDC10A0" w:rsidR="007F5251" w:rsidRPr="00677D73" w:rsidRDefault="008936A0" w:rsidP="007F5251">
      <w:pPr>
        <w:spacing w:after="0" w:line="240" w:lineRule="auto"/>
        <w:rPr>
          <w:rFonts w:eastAsia="Noto Sans CJK KR Regular" w:cs="Calibri"/>
          <w:sz w:val="18"/>
          <w:szCs w:val="20"/>
        </w:rPr>
      </w:pPr>
      <w:r>
        <w:rPr>
          <w:rFonts w:eastAsia="Noto Sans CJK KR Regular" w:cs="Calibri"/>
          <w:sz w:val="18"/>
          <w:szCs w:val="20"/>
        </w:rPr>
        <w:t>DESKER</w:t>
      </w:r>
      <w:r w:rsidR="007F5251" w:rsidRPr="00677D73">
        <w:rPr>
          <w:rFonts w:eastAsia="Noto Sans CJK KR Regular" w:cs="Calibri"/>
          <w:sz w:val="18"/>
          <w:szCs w:val="20"/>
        </w:rPr>
        <w:t xml:space="preserve"> does not warrant:</w:t>
      </w:r>
    </w:p>
    <w:p w14:paraId="407D868B" w14:textId="77777777" w:rsidR="007F5251" w:rsidRPr="00677D73" w:rsidRDefault="007F5251" w:rsidP="007F5251">
      <w:pPr>
        <w:spacing w:after="0" w:line="240" w:lineRule="auto"/>
        <w:rPr>
          <w:rFonts w:eastAsia="Noto Sans CJK KR Regular" w:cs="Calibri"/>
          <w:sz w:val="18"/>
          <w:szCs w:val="20"/>
        </w:rPr>
      </w:pPr>
      <w:r w:rsidRPr="00677D73">
        <w:rPr>
          <w:rFonts w:eastAsia="Noto Sans CJK KR Regular" w:cs="Calibri"/>
          <w:sz w:val="18"/>
          <w:szCs w:val="20"/>
        </w:rPr>
        <w:t>-Natural variations in wood grain or the presence of character marks</w:t>
      </w:r>
    </w:p>
    <w:p w14:paraId="2A9F6028" w14:textId="77777777" w:rsidR="007F5251" w:rsidRPr="00677D73" w:rsidRDefault="007F5251" w:rsidP="007F5251">
      <w:pPr>
        <w:spacing w:after="0" w:line="240" w:lineRule="auto"/>
        <w:rPr>
          <w:rFonts w:eastAsia="Noto Sans CJK KR Regular" w:cs="Calibri"/>
          <w:sz w:val="18"/>
          <w:szCs w:val="20"/>
        </w:rPr>
      </w:pPr>
      <w:r w:rsidRPr="00677D73">
        <w:rPr>
          <w:rFonts w:eastAsia="Noto Sans CJK KR Regular" w:cs="Calibri"/>
          <w:sz w:val="18"/>
          <w:szCs w:val="20"/>
        </w:rPr>
        <w:t>-Excessive changes in surface finishes due to aging or exposure to light</w:t>
      </w:r>
    </w:p>
    <w:p w14:paraId="3F38BA52" w14:textId="77777777" w:rsidR="007F5251" w:rsidRPr="00677D73" w:rsidRDefault="007F5251" w:rsidP="007F5251">
      <w:pPr>
        <w:spacing w:after="0" w:line="240" w:lineRule="auto"/>
        <w:rPr>
          <w:rFonts w:eastAsia="Noto Sans CJK KR Regular" w:cs="Calibri"/>
          <w:sz w:val="18"/>
          <w:szCs w:val="20"/>
        </w:rPr>
      </w:pPr>
      <w:r w:rsidRPr="00677D73">
        <w:rPr>
          <w:rFonts w:eastAsia="Noto Sans CJK KR Regular" w:cs="Calibri"/>
          <w:sz w:val="18"/>
          <w:szCs w:val="20"/>
        </w:rPr>
        <w:t>-Marks, scars, or wrinkles occurring naturally in leather</w:t>
      </w:r>
    </w:p>
    <w:p w14:paraId="7E50A2D1" w14:textId="77777777" w:rsidR="007F5251" w:rsidRPr="00677D73" w:rsidRDefault="007F5251" w:rsidP="007F5251">
      <w:pPr>
        <w:spacing w:after="0" w:line="240" w:lineRule="auto"/>
        <w:rPr>
          <w:rFonts w:eastAsia="Noto Sans CJK KR Regular" w:cs="Calibri"/>
          <w:sz w:val="18"/>
          <w:szCs w:val="20"/>
        </w:rPr>
      </w:pPr>
    </w:p>
    <w:p w14:paraId="7683339E" w14:textId="7C14E304" w:rsidR="007F5251" w:rsidRPr="00677D73" w:rsidRDefault="007F5251" w:rsidP="007F5251">
      <w:pPr>
        <w:spacing w:after="0" w:line="240" w:lineRule="auto"/>
        <w:rPr>
          <w:rFonts w:eastAsia="Noto Sans CJK KR Regular" w:cs="Calibri"/>
          <w:sz w:val="18"/>
          <w:szCs w:val="20"/>
        </w:rPr>
      </w:pPr>
      <w:r w:rsidRPr="00677D73">
        <w:rPr>
          <w:rFonts w:eastAsia="Noto Sans CJK KR Regular" w:cs="Calibri"/>
          <w:sz w:val="18"/>
          <w:szCs w:val="20"/>
        </w:rPr>
        <w:t xml:space="preserve">In addition, </w:t>
      </w:r>
      <w:r w:rsidR="008936A0">
        <w:rPr>
          <w:rFonts w:eastAsia="Noto Sans CJK KR Regular" w:cs="Calibri"/>
          <w:sz w:val="18"/>
          <w:szCs w:val="20"/>
        </w:rPr>
        <w:t>DESKER</w:t>
      </w:r>
      <w:r w:rsidRPr="00677D73">
        <w:rPr>
          <w:rFonts w:eastAsia="Noto Sans CJK KR Regular" w:cs="Calibri"/>
          <w:sz w:val="18"/>
          <w:szCs w:val="20"/>
        </w:rPr>
        <w:t xml:space="preserve"> does not warrant:</w:t>
      </w:r>
    </w:p>
    <w:p w14:paraId="226032CE" w14:textId="77777777" w:rsidR="007F5251" w:rsidRPr="00677D73" w:rsidRDefault="007F5251" w:rsidP="007F5251">
      <w:pPr>
        <w:spacing w:after="0" w:line="240" w:lineRule="auto"/>
        <w:rPr>
          <w:rFonts w:eastAsia="Noto Sans CJK KR Regular" w:cs="Calibri"/>
          <w:sz w:val="18"/>
          <w:szCs w:val="20"/>
        </w:rPr>
      </w:pPr>
      <w:r w:rsidRPr="00677D73">
        <w:rPr>
          <w:rFonts w:eastAsia="Noto Sans CJK KR Regular" w:cs="Calibri"/>
          <w:sz w:val="18"/>
          <w:szCs w:val="20"/>
        </w:rPr>
        <w:t>-Defects or failure resulting from normal wear and tear</w:t>
      </w:r>
    </w:p>
    <w:p w14:paraId="5F89CCCB" w14:textId="77777777" w:rsidR="007F5251" w:rsidRPr="00677D73" w:rsidRDefault="007F5251" w:rsidP="007F5251">
      <w:pPr>
        <w:spacing w:after="0" w:line="240" w:lineRule="auto"/>
        <w:rPr>
          <w:rFonts w:eastAsia="Noto Sans CJK KR Regular" w:cs="Calibri"/>
          <w:sz w:val="18"/>
          <w:szCs w:val="20"/>
        </w:rPr>
      </w:pPr>
      <w:r w:rsidRPr="00677D73">
        <w:rPr>
          <w:rFonts w:eastAsia="Noto Sans CJK KR Regular" w:cs="Calibri"/>
          <w:sz w:val="18"/>
          <w:szCs w:val="20"/>
        </w:rPr>
        <w:t>-The matching of colors, grains, or textures of natural materials</w:t>
      </w:r>
    </w:p>
    <w:p w14:paraId="44827E48" w14:textId="77777777" w:rsidR="007F5251" w:rsidRPr="00677D73" w:rsidRDefault="007F5251" w:rsidP="007F5251">
      <w:pPr>
        <w:spacing w:after="0" w:line="240" w:lineRule="auto"/>
        <w:rPr>
          <w:rFonts w:eastAsia="Noto Sans CJK KR Regular" w:cs="Calibri"/>
          <w:sz w:val="18"/>
          <w:szCs w:val="20"/>
        </w:rPr>
      </w:pPr>
      <w:r w:rsidRPr="00677D73">
        <w:rPr>
          <w:rFonts w:eastAsia="Noto Sans CJK KR Regular" w:cs="Calibri"/>
          <w:sz w:val="18"/>
          <w:szCs w:val="20"/>
        </w:rPr>
        <w:t>-The colorfastness or the matching of colors of textiles, including an exact match to cuttings or to swatch cards.</w:t>
      </w:r>
    </w:p>
    <w:p w14:paraId="5D3377A1" w14:textId="77777777" w:rsidR="007F5251" w:rsidRPr="00677D73" w:rsidRDefault="007F5251" w:rsidP="007F5251">
      <w:pPr>
        <w:spacing w:after="0" w:line="240" w:lineRule="auto"/>
        <w:rPr>
          <w:rFonts w:eastAsia="Noto Sans CJK KR Regular" w:cs="Calibri"/>
          <w:sz w:val="18"/>
          <w:szCs w:val="20"/>
        </w:rPr>
      </w:pPr>
    </w:p>
    <w:p w14:paraId="1A8155C6" w14:textId="2690A863" w:rsidR="007F5251" w:rsidRPr="00677D73" w:rsidRDefault="008936A0" w:rsidP="007F5251">
      <w:pPr>
        <w:spacing w:after="0" w:line="240" w:lineRule="auto"/>
        <w:rPr>
          <w:rFonts w:eastAsia="Noto Sans CJK KR Regular" w:cs="Calibri"/>
          <w:sz w:val="18"/>
          <w:szCs w:val="20"/>
        </w:rPr>
      </w:pPr>
      <w:r>
        <w:rPr>
          <w:rFonts w:eastAsia="Noto Sans CJK KR Regular" w:cs="Calibri"/>
          <w:sz w:val="18"/>
          <w:szCs w:val="20"/>
        </w:rPr>
        <w:t>DESKER</w:t>
      </w:r>
      <w:r w:rsidR="007F5251" w:rsidRPr="00677D73">
        <w:rPr>
          <w:rFonts w:eastAsia="Noto Sans CJK KR Regular" w:cs="Calibri"/>
          <w:sz w:val="18"/>
          <w:szCs w:val="20"/>
        </w:rPr>
        <w:t xml:space="preserve"> tests Customer’s Own Material (COM) and other customer-supplied items for manufacturing quality only and does not provide any warranty with regard to these materials.</w:t>
      </w:r>
    </w:p>
    <w:p w14:paraId="6EC45130" w14:textId="77777777" w:rsidR="007F5251" w:rsidRPr="00677D73" w:rsidRDefault="007F5251" w:rsidP="007F5251">
      <w:pPr>
        <w:spacing w:after="0" w:line="240" w:lineRule="auto"/>
        <w:rPr>
          <w:rFonts w:eastAsia="Noto Sans CJK KR Regular" w:cs="Calibri"/>
          <w:sz w:val="18"/>
          <w:szCs w:val="20"/>
        </w:rPr>
      </w:pPr>
    </w:p>
    <w:p w14:paraId="7C6B8A7B" w14:textId="7897309F" w:rsidR="007F5251" w:rsidRPr="00677D73" w:rsidRDefault="008936A0" w:rsidP="007F5251">
      <w:pPr>
        <w:spacing w:after="0" w:line="240" w:lineRule="auto"/>
        <w:rPr>
          <w:rFonts w:eastAsia="Noto Sans CJK KR Regular" w:cs="Calibri"/>
          <w:sz w:val="18"/>
          <w:szCs w:val="20"/>
        </w:rPr>
      </w:pPr>
      <w:r>
        <w:rPr>
          <w:rFonts w:eastAsia="Noto Sans CJK KR Regular" w:cs="Calibri"/>
          <w:sz w:val="18"/>
          <w:szCs w:val="20"/>
        </w:rPr>
        <w:t>DESKER</w:t>
      </w:r>
      <w:r w:rsidR="007F5251" w:rsidRPr="00677D73">
        <w:rPr>
          <w:rFonts w:eastAsia="Noto Sans CJK KR Regular" w:cs="Calibri"/>
          <w:sz w:val="18"/>
          <w:szCs w:val="20"/>
        </w:rPr>
        <w:t xml:space="preserve"> does not warrant products that are exposed to extreme environmental conditions or that have been subject to improper storage.</w:t>
      </w:r>
    </w:p>
    <w:p w14:paraId="44AC8E30" w14:textId="77777777" w:rsidR="007F5251" w:rsidRPr="00677D73" w:rsidRDefault="007F5251" w:rsidP="007F5251">
      <w:pPr>
        <w:spacing w:after="0" w:line="240" w:lineRule="auto"/>
        <w:rPr>
          <w:rFonts w:eastAsia="Noto Sans CJK KR Regular" w:cs="Calibri"/>
          <w:sz w:val="18"/>
          <w:szCs w:val="20"/>
        </w:rPr>
      </w:pPr>
    </w:p>
    <w:p w14:paraId="0A0FF3F2" w14:textId="0AFDD895" w:rsidR="007F5251" w:rsidRPr="00677D73" w:rsidRDefault="008936A0" w:rsidP="007F5251">
      <w:pPr>
        <w:spacing w:after="0" w:line="240" w:lineRule="auto"/>
        <w:rPr>
          <w:rFonts w:eastAsia="Noto Sans CJK KR Regular" w:cs="Calibri"/>
          <w:sz w:val="18"/>
          <w:szCs w:val="20"/>
        </w:rPr>
      </w:pPr>
      <w:r>
        <w:rPr>
          <w:rFonts w:eastAsia="Noto Sans CJK KR Regular" w:cs="Calibri"/>
          <w:sz w:val="18"/>
          <w:szCs w:val="20"/>
        </w:rPr>
        <w:t>DESKER</w:t>
      </w:r>
      <w:r w:rsidR="007F5251" w:rsidRPr="00677D73">
        <w:rPr>
          <w:rFonts w:eastAsia="Noto Sans CJK KR Regular" w:cs="Calibri"/>
          <w:sz w:val="18"/>
          <w:szCs w:val="20"/>
        </w:rPr>
        <w:t>’s products meet the requirements of national and specific local codes as stated in the specification and other written publications.</w:t>
      </w:r>
    </w:p>
    <w:p w14:paraId="210E39E5" w14:textId="77777777" w:rsidR="007F5251" w:rsidRPr="00677D73" w:rsidRDefault="007F5251" w:rsidP="007F5251">
      <w:pPr>
        <w:spacing w:after="0" w:line="240" w:lineRule="auto"/>
        <w:rPr>
          <w:rFonts w:eastAsia="Noto Sans CJK KR Regular" w:cs="Calibri"/>
          <w:sz w:val="18"/>
          <w:szCs w:val="20"/>
        </w:rPr>
      </w:pPr>
    </w:p>
    <w:p w14:paraId="39CFDBC3" w14:textId="77777777" w:rsidR="007F5251" w:rsidRPr="00677D73" w:rsidRDefault="007F5251" w:rsidP="007F5251">
      <w:pPr>
        <w:spacing w:after="0" w:line="240" w:lineRule="auto"/>
        <w:rPr>
          <w:rFonts w:eastAsia="Noto Sans CJK KR Regular" w:cs="Calibri"/>
          <w:sz w:val="18"/>
          <w:szCs w:val="20"/>
        </w:rPr>
      </w:pPr>
      <w:r w:rsidRPr="00677D73">
        <w:rPr>
          <w:rFonts w:eastAsia="Noto Sans CJK KR Regular" w:cs="Calibri"/>
          <w:sz w:val="18"/>
          <w:szCs w:val="20"/>
        </w:rPr>
        <w:t>TO THE EXTENT ALLOWED BY LAW, ANY IMPLIED WARRANTIES, INCLUDING ANY WARRANTY OF MERCHANTABILITY OR FITNESS FOR A PARTICULAR PURPOSE, ARE DISCLAIMED AND TO THE EXTENT THEY ARE LEGALLY REQUIRED, ARE LIMITED IN DURATION TO THE DURATION OF THIS WRITTEN WARRANTY.</w:t>
      </w:r>
    </w:p>
    <w:p w14:paraId="762E8BF2" w14:textId="77777777" w:rsidR="007F5251" w:rsidRPr="00677D73" w:rsidRDefault="007F5251" w:rsidP="007F5251">
      <w:pPr>
        <w:spacing w:after="0" w:line="240" w:lineRule="auto"/>
        <w:rPr>
          <w:rFonts w:eastAsia="Noto Sans CJK KR Regular" w:cs="Calibri"/>
          <w:sz w:val="18"/>
          <w:szCs w:val="20"/>
        </w:rPr>
      </w:pPr>
    </w:p>
    <w:p w14:paraId="72BBC762" w14:textId="5DA53859" w:rsidR="007F5251" w:rsidRPr="00677D73" w:rsidRDefault="008936A0" w:rsidP="007F5251">
      <w:pPr>
        <w:spacing w:after="0" w:line="240" w:lineRule="auto"/>
        <w:rPr>
          <w:rFonts w:eastAsia="Noto Sans CJK KR Regular" w:cs="Calibri"/>
          <w:sz w:val="18"/>
          <w:szCs w:val="20"/>
        </w:rPr>
      </w:pPr>
      <w:r>
        <w:rPr>
          <w:rFonts w:eastAsia="Noto Sans CJK KR Regular" w:cs="Calibri"/>
          <w:sz w:val="18"/>
          <w:szCs w:val="20"/>
        </w:rPr>
        <w:t>DESKER</w:t>
      </w:r>
      <w:r w:rsidR="007F5251" w:rsidRPr="00677D73">
        <w:rPr>
          <w:rFonts w:eastAsia="Noto Sans CJK KR Regular" w:cs="Calibri"/>
          <w:sz w:val="18"/>
          <w:szCs w:val="20"/>
        </w:rPr>
        <w:t xml:space="preserve"> SHALL NOT BE LIABLE FOR LOSS OF TIME, INCONVENIENCE, COMMERCIAL LOSS, OR INCIDENTAL OR CONSEQUENTIAL DAMAGES.</w:t>
      </w:r>
    </w:p>
    <w:p w14:paraId="28DD0033" w14:textId="77777777" w:rsidR="007F5251" w:rsidRPr="00677D73" w:rsidRDefault="007F5251" w:rsidP="007F5251">
      <w:pPr>
        <w:spacing w:after="0" w:line="240" w:lineRule="auto"/>
        <w:rPr>
          <w:rFonts w:eastAsia="Noto Sans CJK KR Regular" w:cs="Calibri"/>
          <w:sz w:val="18"/>
          <w:szCs w:val="20"/>
        </w:rPr>
      </w:pPr>
    </w:p>
    <w:p w14:paraId="415D7946" w14:textId="77777777" w:rsidR="007F5251" w:rsidRPr="00677D73" w:rsidRDefault="007F5251" w:rsidP="007F5251">
      <w:pPr>
        <w:spacing w:after="0" w:line="240" w:lineRule="auto"/>
        <w:rPr>
          <w:rFonts w:eastAsia="Noto Sans CJK KR Regular" w:cs="Calibri"/>
          <w:sz w:val="18"/>
          <w:szCs w:val="20"/>
        </w:rPr>
      </w:pPr>
      <w:r w:rsidRPr="00677D73">
        <w:rPr>
          <w:rFonts w:eastAsia="Noto Sans CJK KR Regular" w:cs="Calibri"/>
          <w:sz w:val="18"/>
          <w:szCs w:val="20"/>
        </w:rPr>
        <w:t>Applies in US only: Some states do not allow limitations on how long an implied warranty lasts or do not allow the exclusion or limitation of incidental or consequential damages, so the limitations or exclusions in the two preceding paragraphs may not apply. This warranty gives the purchase specific legal rights; however, the purchaser may also have other rights that may vary from state to state.</w:t>
      </w:r>
    </w:p>
    <w:p w14:paraId="3A02369D" w14:textId="77777777" w:rsidR="007F5251" w:rsidRPr="00677D73" w:rsidRDefault="007F5251" w:rsidP="007F5251">
      <w:pPr>
        <w:spacing w:after="0" w:line="240" w:lineRule="auto"/>
        <w:rPr>
          <w:rFonts w:eastAsia="Noto Sans CJK KR Regular" w:cs="Calibri"/>
          <w:sz w:val="18"/>
          <w:szCs w:val="20"/>
        </w:rPr>
      </w:pPr>
    </w:p>
    <w:p w14:paraId="01F60A1E" w14:textId="20DEA51D" w:rsidR="007F5251" w:rsidRPr="007F5251" w:rsidRDefault="007F5251" w:rsidP="007F5251">
      <w:pPr>
        <w:spacing w:after="0" w:line="240" w:lineRule="auto"/>
        <w:rPr>
          <w:rFonts w:eastAsia="Noto Sans CJK KR Regular" w:cs="Calibri"/>
          <w:sz w:val="20"/>
          <w:szCs w:val="20"/>
        </w:rPr>
      </w:pPr>
      <w:r w:rsidRPr="00677D73">
        <w:rPr>
          <w:rFonts w:eastAsia="Noto Sans CJK KR Regular" w:cs="Calibri"/>
          <w:sz w:val="18"/>
          <w:szCs w:val="20"/>
        </w:rPr>
        <w:t xml:space="preserve">Applies outside US: Except as stated above, </w:t>
      </w:r>
      <w:r w:rsidR="008936A0">
        <w:rPr>
          <w:rFonts w:eastAsia="Noto Sans CJK KR Regular" w:cs="Calibri"/>
          <w:sz w:val="18"/>
          <w:szCs w:val="20"/>
        </w:rPr>
        <w:t>DESKER</w:t>
      </w:r>
      <w:r w:rsidRPr="00677D73">
        <w:rPr>
          <w:rFonts w:eastAsia="Noto Sans CJK KR Regular" w:cs="Calibri"/>
          <w:sz w:val="18"/>
          <w:szCs w:val="20"/>
        </w:rPr>
        <w:t xml:space="preserve"> will not be liable for any loss or damage (including costs) however caused, whether direct or consequential, incurred or suffered by the purchaser or any third party in respect of the products.</w:t>
      </w:r>
    </w:p>
    <w:p w14:paraId="5C6B62B9" w14:textId="3855F848" w:rsidR="007F5251" w:rsidRPr="007F5251" w:rsidRDefault="007F5251" w:rsidP="0055265F">
      <w:pPr>
        <w:pStyle w:val="Default"/>
        <w:rPr>
          <w:rFonts w:ascii="Noto Sans CJK KR Regular" w:eastAsia="Noto Sans CJK KR Regular" w:hAnsi="Noto Sans CJK KR Regular" w:cs="Calibri"/>
          <w:b/>
          <w:color w:val="auto"/>
          <w:sz w:val="20"/>
          <w:szCs w:val="20"/>
        </w:rPr>
      </w:pPr>
    </w:p>
    <w:sectPr w:rsidR="007F5251" w:rsidRPr="007F5251" w:rsidSect="005E7FF8">
      <w:type w:val="continuous"/>
      <w:pgSz w:w="11900" w:h="16840"/>
      <w:pgMar w:top="720" w:right="720" w:bottom="720" w:left="720" w:header="720" w:footer="720" w:gutter="0"/>
      <w:cols w:space="720"/>
      <w:noEndnote/>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최규현 (Kyoohyun Choi)" w:date="2024-03-12T13:15:00Z" w:initials="최(C">
    <w:p w14:paraId="6C00C88A" w14:textId="645195F3" w:rsidR="00783F9C" w:rsidRDefault="00783F9C">
      <w:pPr>
        <w:pStyle w:val="a7"/>
        <w:rPr>
          <w:lang w:eastAsia="ko-KR"/>
        </w:rPr>
      </w:pPr>
      <w:r>
        <w:rPr>
          <w:rStyle w:val="a6"/>
        </w:rPr>
        <w:annotationRef/>
      </w:r>
      <w:r>
        <w:rPr>
          <w:rFonts w:hint="eastAsia"/>
          <w:lang w:eastAsia="ko-KR"/>
        </w:rPr>
        <w:t>법인등기부등본상</w:t>
      </w:r>
      <w:r>
        <w:rPr>
          <w:rFonts w:hint="eastAsia"/>
          <w:lang w:eastAsia="ko-KR"/>
        </w:rPr>
        <w:t xml:space="preserve"> </w:t>
      </w:r>
      <w:r>
        <w:rPr>
          <w:rFonts w:hint="eastAsia"/>
          <w:lang w:eastAsia="ko-KR"/>
        </w:rPr>
        <w:t>등록된</w:t>
      </w:r>
      <w:r>
        <w:rPr>
          <w:rFonts w:hint="eastAsia"/>
          <w:lang w:eastAsia="ko-KR"/>
        </w:rPr>
        <w:t xml:space="preserve"> </w:t>
      </w:r>
      <w:r>
        <w:rPr>
          <w:rFonts w:hint="eastAsia"/>
          <w:lang w:eastAsia="ko-KR"/>
        </w:rPr>
        <w:t>공식적인</w:t>
      </w:r>
      <w:r>
        <w:rPr>
          <w:rFonts w:hint="eastAsia"/>
          <w:lang w:eastAsia="ko-KR"/>
        </w:rPr>
        <w:t xml:space="preserve"> </w:t>
      </w:r>
      <w:r>
        <w:rPr>
          <w:rFonts w:hint="eastAsia"/>
          <w:lang w:eastAsia="ko-KR"/>
        </w:rPr>
        <w:t>법인</w:t>
      </w:r>
      <w:r>
        <w:rPr>
          <w:rFonts w:hint="eastAsia"/>
          <w:lang w:eastAsia="ko-KR"/>
        </w:rPr>
        <w:t xml:space="preserve"> </w:t>
      </w:r>
      <w:r>
        <w:rPr>
          <w:rFonts w:hint="eastAsia"/>
          <w:lang w:eastAsia="ko-KR"/>
        </w:rPr>
        <w:t>명칭은</w:t>
      </w:r>
      <w:r>
        <w:rPr>
          <w:rFonts w:hint="eastAsia"/>
          <w:lang w:eastAsia="ko-KR"/>
        </w:rPr>
        <w:t xml:space="preserve"> </w:t>
      </w:r>
      <w:proofErr w:type="spellStart"/>
      <w:r>
        <w:rPr>
          <w:rFonts w:hint="eastAsia"/>
          <w:lang w:eastAsia="ko-KR"/>
        </w:rPr>
        <w:t>일룸이므로</w:t>
      </w:r>
      <w:proofErr w:type="spellEnd"/>
      <w:r>
        <w:rPr>
          <w:rFonts w:hint="eastAsia"/>
          <w:lang w:eastAsia="ko-KR"/>
        </w:rPr>
        <w:t xml:space="preserve"> </w:t>
      </w:r>
      <w:r>
        <w:rPr>
          <w:rFonts w:hint="eastAsia"/>
          <w:lang w:eastAsia="ko-KR"/>
        </w:rPr>
        <w:t>수정하였습니다</w:t>
      </w:r>
      <w:r>
        <w:rPr>
          <w:rFonts w:hint="eastAsia"/>
          <w:lang w:eastAsia="ko-KR"/>
        </w:rPr>
        <w:t>.</w:t>
      </w:r>
      <w:r>
        <w:rPr>
          <w:lang w:eastAsia="ko-KR"/>
        </w:rP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C00C88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C00C88A" w16cid:durableId="299AD3F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C95CED" w14:textId="77777777" w:rsidR="006C01AD" w:rsidRDefault="006C01AD" w:rsidP="007A0FD5">
      <w:pPr>
        <w:spacing w:after="0" w:line="240" w:lineRule="auto"/>
      </w:pPr>
      <w:r>
        <w:separator/>
      </w:r>
    </w:p>
  </w:endnote>
  <w:endnote w:type="continuationSeparator" w:id="0">
    <w:p w14:paraId="42C199F6" w14:textId="77777777" w:rsidR="006C01AD" w:rsidRDefault="006C01AD" w:rsidP="007A0F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Univers Condensed">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gulim">
    <w:altName w:val="Times New Roman"/>
    <w:panose1 w:val="00000000000000000000"/>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Noto Sans CJK KR Regular">
    <w:altName w:val="맑은 고딕 Semilight"/>
    <w:panose1 w:val="00000000000000000000"/>
    <w:charset w:val="81"/>
    <w:family w:val="swiss"/>
    <w:notTrueType/>
    <w:pitch w:val="variable"/>
    <w:sig w:usb0="30000207" w:usb1="2BDF3C10" w:usb2="00000016" w:usb3="00000000" w:csb0="002E010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9D130D7" w14:textId="77777777" w:rsidR="006C01AD" w:rsidRDefault="006C01AD" w:rsidP="007A0FD5">
      <w:pPr>
        <w:spacing w:after="0" w:line="240" w:lineRule="auto"/>
      </w:pPr>
      <w:r>
        <w:separator/>
      </w:r>
    </w:p>
  </w:footnote>
  <w:footnote w:type="continuationSeparator" w:id="0">
    <w:p w14:paraId="137F8A3E" w14:textId="77777777" w:rsidR="006C01AD" w:rsidRDefault="006C01AD" w:rsidP="007A0F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61122B"/>
    <w:multiLevelType w:val="multilevel"/>
    <w:tmpl w:val="A8962DFE"/>
    <w:lvl w:ilvl="0">
      <w:start w:val="10"/>
      <w:numFmt w:val="decimal"/>
      <w:lvlText w:val="%1"/>
      <w:lvlJc w:val="left"/>
      <w:pPr>
        <w:ind w:left="405" w:hanging="405"/>
      </w:pPr>
      <w:rPr>
        <w:rFonts w:cs="Times" w:hint="default"/>
      </w:rPr>
    </w:lvl>
    <w:lvl w:ilvl="1">
      <w:start w:val="2"/>
      <w:numFmt w:val="decimal"/>
      <w:lvlText w:val="%1.%2"/>
      <w:lvlJc w:val="left"/>
      <w:pPr>
        <w:ind w:left="405" w:hanging="405"/>
      </w:pPr>
      <w:rPr>
        <w:rFonts w:cs="Times" w:hint="default"/>
      </w:rPr>
    </w:lvl>
    <w:lvl w:ilvl="2">
      <w:start w:val="1"/>
      <w:numFmt w:val="decimal"/>
      <w:lvlText w:val="%1.%2.%3"/>
      <w:lvlJc w:val="left"/>
      <w:pPr>
        <w:ind w:left="720" w:hanging="720"/>
      </w:pPr>
      <w:rPr>
        <w:rFonts w:cs="Times" w:hint="default"/>
      </w:rPr>
    </w:lvl>
    <w:lvl w:ilvl="3">
      <w:start w:val="1"/>
      <w:numFmt w:val="decimal"/>
      <w:lvlText w:val="%1.%2.%3.%4"/>
      <w:lvlJc w:val="left"/>
      <w:pPr>
        <w:ind w:left="720" w:hanging="720"/>
      </w:pPr>
      <w:rPr>
        <w:rFonts w:cs="Times" w:hint="default"/>
      </w:rPr>
    </w:lvl>
    <w:lvl w:ilvl="4">
      <w:start w:val="1"/>
      <w:numFmt w:val="decimal"/>
      <w:lvlText w:val="%1.%2.%3.%4.%5"/>
      <w:lvlJc w:val="left"/>
      <w:pPr>
        <w:ind w:left="1080" w:hanging="1080"/>
      </w:pPr>
      <w:rPr>
        <w:rFonts w:cs="Times" w:hint="default"/>
      </w:rPr>
    </w:lvl>
    <w:lvl w:ilvl="5">
      <w:start w:val="1"/>
      <w:numFmt w:val="decimal"/>
      <w:lvlText w:val="%1.%2.%3.%4.%5.%6"/>
      <w:lvlJc w:val="left"/>
      <w:pPr>
        <w:ind w:left="1080" w:hanging="1080"/>
      </w:pPr>
      <w:rPr>
        <w:rFonts w:cs="Times" w:hint="default"/>
      </w:rPr>
    </w:lvl>
    <w:lvl w:ilvl="6">
      <w:start w:val="1"/>
      <w:numFmt w:val="decimal"/>
      <w:lvlText w:val="%1.%2.%3.%4.%5.%6.%7"/>
      <w:lvlJc w:val="left"/>
      <w:pPr>
        <w:ind w:left="1440" w:hanging="1440"/>
      </w:pPr>
      <w:rPr>
        <w:rFonts w:cs="Times" w:hint="default"/>
      </w:rPr>
    </w:lvl>
    <w:lvl w:ilvl="7">
      <w:start w:val="1"/>
      <w:numFmt w:val="decimal"/>
      <w:lvlText w:val="%1.%2.%3.%4.%5.%6.%7.%8"/>
      <w:lvlJc w:val="left"/>
      <w:pPr>
        <w:ind w:left="1440" w:hanging="1440"/>
      </w:pPr>
      <w:rPr>
        <w:rFonts w:cs="Times" w:hint="default"/>
      </w:rPr>
    </w:lvl>
    <w:lvl w:ilvl="8">
      <w:start w:val="1"/>
      <w:numFmt w:val="decimal"/>
      <w:lvlText w:val="%1.%2.%3.%4.%5.%6.%7.%8.%9"/>
      <w:lvlJc w:val="left"/>
      <w:pPr>
        <w:ind w:left="1800" w:hanging="1800"/>
      </w:pPr>
      <w:rPr>
        <w:rFonts w:cs="Times" w:hint="default"/>
      </w:rPr>
    </w:lvl>
  </w:abstractNum>
  <w:abstractNum w:abstractNumId="1" w15:restartNumberingAfterBreak="0">
    <w:nsid w:val="12433CEB"/>
    <w:multiLevelType w:val="multilevel"/>
    <w:tmpl w:val="8444950E"/>
    <w:lvl w:ilvl="0">
      <w:start w:val="1"/>
      <w:numFmt w:val="decimal"/>
      <w:pStyle w:val="1"/>
      <w:lvlText w:val="%1"/>
      <w:lvlJc w:val="left"/>
      <w:pPr>
        <w:ind w:left="360" w:hanging="360"/>
      </w:pPr>
      <w:rPr>
        <w:b/>
        <w:vertAlign w:val="baseline"/>
      </w:rPr>
    </w:lvl>
    <w:lvl w:ilvl="1">
      <w:start w:val="1"/>
      <w:numFmt w:val="lowerLetter"/>
      <w:pStyle w:val="2"/>
      <w:lvlText w:val="%2."/>
      <w:lvlJc w:val="left"/>
      <w:pPr>
        <w:ind w:left="1080" w:hanging="360"/>
      </w:pPr>
      <w:rPr>
        <w:vertAlign w:val="baseline"/>
      </w:rPr>
    </w:lvl>
    <w:lvl w:ilvl="2">
      <w:start w:val="1"/>
      <w:numFmt w:val="lowerRoman"/>
      <w:pStyle w:val="3"/>
      <w:lvlText w:val="%3."/>
      <w:lvlJc w:val="right"/>
      <w:pPr>
        <w:ind w:left="1800" w:hanging="180"/>
      </w:pPr>
      <w:rPr>
        <w:vertAlign w:val="baseline"/>
      </w:rPr>
    </w:lvl>
    <w:lvl w:ilvl="3">
      <w:start w:val="1"/>
      <w:numFmt w:val="decimal"/>
      <w:pStyle w:val="4"/>
      <w:lvlText w:val="%4."/>
      <w:lvlJc w:val="left"/>
      <w:pPr>
        <w:ind w:left="2520" w:hanging="360"/>
      </w:pPr>
      <w:rPr>
        <w:vertAlign w:val="baseline"/>
      </w:rPr>
    </w:lvl>
    <w:lvl w:ilvl="4">
      <w:start w:val="1"/>
      <w:numFmt w:val="lowerLetter"/>
      <w:pStyle w:val="5"/>
      <w:lvlText w:val="%5."/>
      <w:lvlJc w:val="left"/>
      <w:pPr>
        <w:ind w:left="3240" w:hanging="360"/>
      </w:pPr>
      <w:rPr>
        <w:vertAlign w:val="baseline"/>
      </w:rPr>
    </w:lvl>
    <w:lvl w:ilvl="5">
      <w:start w:val="1"/>
      <w:numFmt w:val="lowerRoman"/>
      <w:pStyle w:val="6"/>
      <w:lvlText w:val="%6."/>
      <w:lvlJc w:val="right"/>
      <w:pPr>
        <w:ind w:left="3960" w:hanging="180"/>
      </w:pPr>
      <w:rPr>
        <w:vertAlign w:val="baseline"/>
      </w:rPr>
    </w:lvl>
    <w:lvl w:ilvl="6">
      <w:start w:val="1"/>
      <w:numFmt w:val="decimal"/>
      <w:pStyle w:val="7"/>
      <w:lvlText w:val="%7."/>
      <w:lvlJc w:val="left"/>
      <w:pPr>
        <w:ind w:left="4680" w:hanging="360"/>
      </w:pPr>
      <w:rPr>
        <w:vertAlign w:val="baseline"/>
      </w:rPr>
    </w:lvl>
    <w:lvl w:ilvl="7">
      <w:start w:val="1"/>
      <w:numFmt w:val="lowerLetter"/>
      <w:pStyle w:val="8"/>
      <w:lvlText w:val="%8."/>
      <w:lvlJc w:val="left"/>
      <w:pPr>
        <w:ind w:left="5400" w:hanging="360"/>
      </w:pPr>
      <w:rPr>
        <w:vertAlign w:val="baseline"/>
      </w:rPr>
    </w:lvl>
    <w:lvl w:ilvl="8">
      <w:start w:val="1"/>
      <w:numFmt w:val="lowerRoman"/>
      <w:pStyle w:val="9"/>
      <w:lvlText w:val="%9."/>
      <w:lvlJc w:val="right"/>
      <w:pPr>
        <w:ind w:left="6120" w:hanging="180"/>
      </w:pPr>
      <w:rPr>
        <w:vertAlign w:val="baseline"/>
      </w:rPr>
    </w:lvl>
  </w:abstractNum>
  <w:abstractNum w:abstractNumId="2" w15:restartNumberingAfterBreak="0">
    <w:nsid w:val="1ACA654E"/>
    <w:multiLevelType w:val="hybridMultilevel"/>
    <w:tmpl w:val="3E42DADE"/>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251A16A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27726D08"/>
    <w:multiLevelType w:val="hybridMultilevel"/>
    <w:tmpl w:val="CA3E26D0"/>
    <w:lvl w:ilvl="0" w:tplc="CB02840C">
      <w:start w:val="1"/>
      <w:numFmt w:val="lowerLetter"/>
      <w:lvlText w:val="%1."/>
      <w:lvlJc w:val="left"/>
      <w:pPr>
        <w:ind w:left="1480" w:hanging="360"/>
      </w:pPr>
      <w:rPr>
        <w:rFonts w:ascii="Calibri" w:eastAsia="맑은 고딕" w:hAnsi="Calibri" w:cs="Times New Roman"/>
      </w:rPr>
    </w:lvl>
    <w:lvl w:ilvl="1" w:tplc="04090019">
      <w:start w:val="1"/>
      <w:numFmt w:val="upperLetter"/>
      <w:lvlText w:val="%2."/>
      <w:lvlJc w:val="left"/>
      <w:pPr>
        <w:ind w:left="1920" w:hanging="400"/>
      </w:pPr>
    </w:lvl>
    <w:lvl w:ilvl="2" w:tplc="0409001B" w:tentative="1">
      <w:start w:val="1"/>
      <w:numFmt w:val="lowerRoman"/>
      <w:lvlText w:val="%3."/>
      <w:lvlJc w:val="right"/>
      <w:pPr>
        <w:ind w:left="2320" w:hanging="400"/>
      </w:pPr>
    </w:lvl>
    <w:lvl w:ilvl="3" w:tplc="0409000F" w:tentative="1">
      <w:start w:val="1"/>
      <w:numFmt w:val="decimal"/>
      <w:lvlText w:val="%4."/>
      <w:lvlJc w:val="left"/>
      <w:pPr>
        <w:ind w:left="2720" w:hanging="400"/>
      </w:pPr>
    </w:lvl>
    <w:lvl w:ilvl="4" w:tplc="04090019" w:tentative="1">
      <w:start w:val="1"/>
      <w:numFmt w:val="upperLetter"/>
      <w:lvlText w:val="%5."/>
      <w:lvlJc w:val="left"/>
      <w:pPr>
        <w:ind w:left="3120" w:hanging="400"/>
      </w:pPr>
    </w:lvl>
    <w:lvl w:ilvl="5" w:tplc="0409001B" w:tentative="1">
      <w:start w:val="1"/>
      <w:numFmt w:val="lowerRoman"/>
      <w:lvlText w:val="%6."/>
      <w:lvlJc w:val="right"/>
      <w:pPr>
        <w:ind w:left="3520" w:hanging="400"/>
      </w:pPr>
    </w:lvl>
    <w:lvl w:ilvl="6" w:tplc="0409000F" w:tentative="1">
      <w:start w:val="1"/>
      <w:numFmt w:val="decimal"/>
      <w:lvlText w:val="%7."/>
      <w:lvlJc w:val="left"/>
      <w:pPr>
        <w:ind w:left="3920" w:hanging="400"/>
      </w:pPr>
    </w:lvl>
    <w:lvl w:ilvl="7" w:tplc="04090019" w:tentative="1">
      <w:start w:val="1"/>
      <w:numFmt w:val="upperLetter"/>
      <w:lvlText w:val="%8."/>
      <w:lvlJc w:val="left"/>
      <w:pPr>
        <w:ind w:left="4320" w:hanging="400"/>
      </w:pPr>
    </w:lvl>
    <w:lvl w:ilvl="8" w:tplc="0409001B" w:tentative="1">
      <w:start w:val="1"/>
      <w:numFmt w:val="lowerRoman"/>
      <w:lvlText w:val="%9."/>
      <w:lvlJc w:val="right"/>
      <w:pPr>
        <w:ind w:left="4720" w:hanging="400"/>
      </w:pPr>
    </w:lvl>
  </w:abstractNum>
  <w:abstractNum w:abstractNumId="5" w15:restartNumberingAfterBreak="0">
    <w:nsid w:val="32855178"/>
    <w:multiLevelType w:val="hybridMultilevel"/>
    <w:tmpl w:val="0FE2C41C"/>
    <w:lvl w:ilvl="0" w:tplc="CD98D15A">
      <w:start w:val="1"/>
      <w:numFmt w:val="lowerLetter"/>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36FF13A7"/>
    <w:multiLevelType w:val="multilevel"/>
    <w:tmpl w:val="5622CC04"/>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97E5A32"/>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3AAF0531"/>
    <w:multiLevelType w:val="hybridMultilevel"/>
    <w:tmpl w:val="763A0A04"/>
    <w:lvl w:ilvl="0" w:tplc="8D22D5D4">
      <w:start w:val="1"/>
      <w:numFmt w:val="upperRoman"/>
      <w:lvlText w:val="%1."/>
      <w:lvlJc w:val="left"/>
      <w:pPr>
        <w:ind w:left="1080" w:hanging="720"/>
      </w:pPr>
      <w:rPr>
        <w:rFonts w:hint="default"/>
        <w:strike w:val="0"/>
        <w:color w:val="000000"/>
      </w:rPr>
    </w:lvl>
    <w:lvl w:ilvl="1" w:tplc="7CB0CFBA">
      <w:start w:val="1"/>
      <w:numFmt w:val="lowerLetter"/>
      <w:lvlText w:val="%2."/>
      <w:lvlJc w:val="left"/>
      <w:pPr>
        <w:ind w:left="1440" w:hanging="360"/>
      </w:pPr>
      <w:rPr>
        <w:color w:val="000000"/>
      </w:rPr>
    </w:lvl>
    <w:lvl w:ilvl="2" w:tplc="0409001B">
      <w:start w:val="1"/>
      <w:numFmt w:val="lowerRoman"/>
      <w:lvlText w:val="%3."/>
      <w:lvlJc w:val="right"/>
      <w:pPr>
        <w:ind w:left="2160" w:hanging="180"/>
      </w:pPr>
    </w:lvl>
    <w:lvl w:ilvl="3" w:tplc="CF4C43B2">
      <w:start w:val="1"/>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E33714"/>
    <w:multiLevelType w:val="hybridMultilevel"/>
    <w:tmpl w:val="69BCEE3C"/>
    <w:lvl w:ilvl="0" w:tplc="CB02840C">
      <w:start w:val="1"/>
      <w:numFmt w:val="lowerLetter"/>
      <w:lvlText w:val="%1."/>
      <w:lvlJc w:val="left"/>
      <w:pPr>
        <w:ind w:left="1480" w:hanging="360"/>
      </w:pPr>
      <w:rPr>
        <w:rFonts w:ascii="Calibri" w:eastAsia="맑은 고딕" w:hAnsi="Calibri" w:cs="Times New Roman"/>
      </w:rPr>
    </w:lvl>
    <w:lvl w:ilvl="1" w:tplc="04090019">
      <w:start w:val="1"/>
      <w:numFmt w:val="upperLetter"/>
      <w:lvlText w:val="%2."/>
      <w:lvlJc w:val="left"/>
      <w:pPr>
        <w:ind w:left="1920" w:hanging="400"/>
      </w:pPr>
    </w:lvl>
    <w:lvl w:ilvl="2" w:tplc="0409001B" w:tentative="1">
      <w:start w:val="1"/>
      <w:numFmt w:val="lowerRoman"/>
      <w:lvlText w:val="%3."/>
      <w:lvlJc w:val="right"/>
      <w:pPr>
        <w:ind w:left="2320" w:hanging="400"/>
      </w:pPr>
    </w:lvl>
    <w:lvl w:ilvl="3" w:tplc="0409000F" w:tentative="1">
      <w:start w:val="1"/>
      <w:numFmt w:val="decimal"/>
      <w:lvlText w:val="%4."/>
      <w:lvlJc w:val="left"/>
      <w:pPr>
        <w:ind w:left="2720" w:hanging="400"/>
      </w:pPr>
    </w:lvl>
    <w:lvl w:ilvl="4" w:tplc="04090019" w:tentative="1">
      <w:start w:val="1"/>
      <w:numFmt w:val="upperLetter"/>
      <w:lvlText w:val="%5."/>
      <w:lvlJc w:val="left"/>
      <w:pPr>
        <w:ind w:left="3120" w:hanging="400"/>
      </w:pPr>
    </w:lvl>
    <w:lvl w:ilvl="5" w:tplc="0409001B" w:tentative="1">
      <w:start w:val="1"/>
      <w:numFmt w:val="lowerRoman"/>
      <w:lvlText w:val="%6."/>
      <w:lvlJc w:val="right"/>
      <w:pPr>
        <w:ind w:left="3520" w:hanging="400"/>
      </w:pPr>
    </w:lvl>
    <w:lvl w:ilvl="6" w:tplc="0409000F" w:tentative="1">
      <w:start w:val="1"/>
      <w:numFmt w:val="decimal"/>
      <w:lvlText w:val="%7."/>
      <w:lvlJc w:val="left"/>
      <w:pPr>
        <w:ind w:left="3920" w:hanging="400"/>
      </w:pPr>
    </w:lvl>
    <w:lvl w:ilvl="7" w:tplc="04090019" w:tentative="1">
      <w:start w:val="1"/>
      <w:numFmt w:val="upperLetter"/>
      <w:lvlText w:val="%8."/>
      <w:lvlJc w:val="left"/>
      <w:pPr>
        <w:ind w:left="4320" w:hanging="400"/>
      </w:pPr>
    </w:lvl>
    <w:lvl w:ilvl="8" w:tplc="0409001B" w:tentative="1">
      <w:start w:val="1"/>
      <w:numFmt w:val="lowerRoman"/>
      <w:lvlText w:val="%9."/>
      <w:lvlJc w:val="right"/>
      <w:pPr>
        <w:ind w:left="4720" w:hanging="400"/>
      </w:pPr>
    </w:lvl>
  </w:abstractNum>
  <w:abstractNum w:abstractNumId="10" w15:restartNumberingAfterBreak="0">
    <w:nsid w:val="483C6E56"/>
    <w:multiLevelType w:val="hybridMultilevel"/>
    <w:tmpl w:val="7F9AB736"/>
    <w:lvl w:ilvl="0" w:tplc="CB02840C">
      <w:start w:val="1"/>
      <w:numFmt w:val="lowerLetter"/>
      <w:lvlText w:val="%1."/>
      <w:lvlJc w:val="left"/>
      <w:pPr>
        <w:ind w:left="1480" w:hanging="360"/>
      </w:pPr>
      <w:rPr>
        <w:rFonts w:ascii="Calibri" w:eastAsia="맑은 고딕" w:hAnsi="Calibri" w:cs="Times New Roman"/>
      </w:rPr>
    </w:lvl>
    <w:lvl w:ilvl="1" w:tplc="04090019">
      <w:start w:val="1"/>
      <w:numFmt w:val="upperLetter"/>
      <w:lvlText w:val="%2."/>
      <w:lvlJc w:val="left"/>
      <w:pPr>
        <w:ind w:left="1920" w:hanging="400"/>
      </w:pPr>
    </w:lvl>
    <w:lvl w:ilvl="2" w:tplc="0409001B" w:tentative="1">
      <w:start w:val="1"/>
      <w:numFmt w:val="lowerRoman"/>
      <w:lvlText w:val="%3."/>
      <w:lvlJc w:val="right"/>
      <w:pPr>
        <w:ind w:left="2320" w:hanging="400"/>
      </w:pPr>
    </w:lvl>
    <w:lvl w:ilvl="3" w:tplc="0409000F" w:tentative="1">
      <w:start w:val="1"/>
      <w:numFmt w:val="decimal"/>
      <w:lvlText w:val="%4."/>
      <w:lvlJc w:val="left"/>
      <w:pPr>
        <w:ind w:left="2720" w:hanging="400"/>
      </w:pPr>
    </w:lvl>
    <w:lvl w:ilvl="4" w:tplc="04090019" w:tentative="1">
      <w:start w:val="1"/>
      <w:numFmt w:val="upperLetter"/>
      <w:lvlText w:val="%5."/>
      <w:lvlJc w:val="left"/>
      <w:pPr>
        <w:ind w:left="3120" w:hanging="400"/>
      </w:pPr>
    </w:lvl>
    <w:lvl w:ilvl="5" w:tplc="0409001B" w:tentative="1">
      <w:start w:val="1"/>
      <w:numFmt w:val="lowerRoman"/>
      <w:lvlText w:val="%6."/>
      <w:lvlJc w:val="right"/>
      <w:pPr>
        <w:ind w:left="3520" w:hanging="400"/>
      </w:pPr>
    </w:lvl>
    <w:lvl w:ilvl="6" w:tplc="0409000F" w:tentative="1">
      <w:start w:val="1"/>
      <w:numFmt w:val="decimal"/>
      <w:lvlText w:val="%7."/>
      <w:lvlJc w:val="left"/>
      <w:pPr>
        <w:ind w:left="3920" w:hanging="400"/>
      </w:pPr>
    </w:lvl>
    <w:lvl w:ilvl="7" w:tplc="04090019" w:tentative="1">
      <w:start w:val="1"/>
      <w:numFmt w:val="upperLetter"/>
      <w:lvlText w:val="%8."/>
      <w:lvlJc w:val="left"/>
      <w:pPr>
        <w:ind w:left="4320" w:hanging="400"/>
      </w:pPr>
    </w:lvl>
    <w:lvl w:ilvl="8" w:tplc="0409001B" w:tentative="1">
      <w:start w:val="1"/>
      <w:numFmt w:val="lowerRoman"/>
      <w:lvlText w:val="%9."/>
      <w:lvlJc w:val="right"/>
      <w:pPr>
        <w:ind w:left="4720" w:hanging="400"/>
      </w:pPr>
    </w:lvl>
  </w:abstractNum>
  <w:abstractNum w:abstractNumId="11" w15:restartNumberingAfterBreak="0">
    <w:nsid w:val="48F066CF"/>
    <w:multiLevelType w:val="hybridMultilevel"/>
    <w:tmpl w:val="A1EC62E2"/>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4C505AFA"/>
    <w:multiLevelType w:val="hybridMultilevel"/>
    <w:tmpl w:val="6F26879C"/>
    <w:lvl w:ilvl="0" w:tplc="CB02840C">
      <w:start w:val="1"/>
      <w:numFmt w:val="lowerLetter"/>
      <w:lvlText w:val="%1."/>
      <w:lvlJc w:val="left"/>
      <w:pPr>
        <w:ind w:left="1480" w:hanging="360"/>
      </w:pPr>
      <w:rPr>
        <w:rFonts w:ascii="Calibri" w:eastAsia="맑은 고딕" w:hAnsi="Calibri" w:cs="Times New Roman"/>
      </w:rPr>
    </w:lvl>
    <w:lvl w:ilvl="1" w:tplc="04090019" w:tentative="1">
      <w:start w:val="1"/>
      <w:numFmt w:val="upperLetter"/>
      <w:lvlText w:val="%2."/>
      <w:lvlJc w:val="left"/>
      <w:pPr>
        <w:ind w:left="1920" w:hanging="400"/>
      </w:pPr>
    </w:lvl>
    <w:lvl w:ilvl="2" w:tplc="0409001B" w:tentative="1">
      <w:start w:val="1"/>
      <w:numFmt w:val="lowerRoman"/>
      <w:lvlText w:val="%3."/>
      <w:lvlJc w:val="right"/>
      <w:pPr>
        <w:ind w:left="2320" w:hanging="400"/>
      </w:pPr>
    </w:lvl>
    <w:lvl w:ilvl="3" w:tplc="0409000F" w:tentative="1">
      <w:start w:val="1"/>
      <w:numFmt w:val="decimal"/>
      <w:lvlText w:val="%4."/>
      <w:lvlJc w:val="left"/>
      <w:pPr>
        <w:ind w:left="2720" w:hanging="400"/>
      </w:pPr>
    </w:lvl>
    <w:lvl w:ilvl="4" w:tplc="04090019" w:tentative="1">
      <w:start w:val="1"/>
      <w:numFmt w:val="upperLetter"/>
      <w:lvlText w:val="%5."/>
      <w:lvlJc w:val="left"/>
      <w:pPr>
        <w:ind w:left="3120" w:hanging="400"/>
      </w:pPr>
    </w:lvl>
    <w:lvl w:ilvl="5" w:tplc="0409001B" w:tentative="1">
      <w:start w:val="1"/>
      <w:numFmt w:val="lowerRoman"/>
      <w:lvlText w:val="%6."/>
      <w:lvlJc w:val="right"/>
      <w:pPr>
        <w:ind w:left="3520" w:hanging="400"/>
      </w:pPr>
    </w:lvl>
    <w:lvl w:ilvl="6" w:tplc="0409000F" w:tentative="1">
      <w:start w:val="1"/>
      <w:numFmt w:val="decimal"/>
      <w:lvlText w:val="%7."/>
      <w:lvlJc w:val="left"/>
      <w:pPr>
        <w:ind w:left="3920" w:hanging="400"/>
      </w:pPr>
    </w:lvl>
    <w:lvl w:ilvl="7" w:tplc="04090019" w:tentative="1">
      <w:start w:val="1"/>
      <w:numFmt w:val="upperLetter"/>
      <w:lvlText w:val="%8."/>
      <w:lvlJc w:val="left"/>
      <w:pPr>
        <w:ind w:left="4320" w:hanging="400"/>
      </w:pPr>
    </w:lvl>
    <w:lvl w:ilvl="8" w:tplc="0409001B" w:tentative="1">
      <w:start w:val="1"/>
      <w:numFmt w:val="lowerRoman"/>
      <w:lvlText w:val="%9."/>
      <w:lvlJc w:val="right"/>
      <w:pPr>
        <w:ind w:left="4720" w:hanging="400"/>
      </w:pPr>
    </w:lvl>
  </w:abstractNum>
  <w:abstractNum w:abstractNumId="13" w15:restartNumberingAfterBreak="0">
    <w:nsid w:val="4E863B94"/>
    <w:multiLevelType w:val="hybridMultilevel"/>
    <w:tmpl w:val="359896B4"/>
    <w:lvl w:ilvl="0" w:tplc="6E5C3E24">
      <w:start w:val="16"/>
      <w:numFmt w:val="bullet"/>
      <w:lvlText w:val=""/>
      <w:lvlJc w:val="left"/>
      <w:pPr>
        <w:ind w:left="760" w:hanging="360"/>
      </w:pPr>
      <w:rPr>
        <w:rFonts w:ascii="Wingdings" w:eastAsia="맑은 고딕"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4" w15:restartNumberingAfterBreak="0">
    <w:nsid w:val="4E9458B7"/>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 w15:restartNumberingAfterBreak="0">
    <w:nsid w:val="59D33E2B"/>
    <w:multiLevelType w:val="hybridMultilevel"/>
    <w:tmpl w:val="F2D0E0DE"/>
    <w:lvl w:ilvl="0" w:tplc="CB02840C">
      <w:start w:val="1"/>
      <w:numFmt w:val="lowerLetter"/>
      <w:lvlText w:val="%1."/>
      <w:lvlJc w:val="left"/>
      <w:pPr>
        <w:ind w:left="1480" w:hanging="360"/>
      </w:pPr>
      <w:rPr>
        <w:rFonts w:ascii="Calibri" w:eastAsia="맑은 고딕" w:hAnsi="Calibri" w:cs="Times New Roman"/>
      </w:rPr>
    </w:lvl>
    <w:lvl w:ilvl="1" w:tplc="04090019">
      <w:start w:val="1"/>
      <w:numFmt w:val="upperLetter"/>
      <w:lvlText w:val="%2."/>
      <w:lvlJc w:val="left"/>
      <w:pPr>
        <w:ind w:left="1920" w:hanging="400"/>
      </w:pPr>
    </w:lvl>
    <w:lvl w:ilvl="2" w:tplc="0409001B" w:tentative="1">
      <w:start w:val="1"/>
      <w:numFmt w:val="lowerRoman"/>
      <w:lvlText w:val="%3."/>
      <w:lvlJc w:val="right"/>
      <w:pPr>
        <w:ind w:left="2320" w:hanging="400"/>
      </w:pPr>
    </w:lvl>
    <w:lvl w:ilvl="3" w:tplc="0409000F" w:tentative="1">
      <w:start w:val="1"/>
      <w:numFmt w:val="decimal"/>
      <w:lvlText w:val="%4."/>
      <w:lvlJc w:val="left"/>
      <w:pPr>
        <w:ind w:left="2720" w:hanging="400"/>
      </w:pPr>
    </w:lvl>
    <w:lvl w:ilvl="4" w:tplc="04090019" w:tentative="1">
      <w:start w:val="1"/>
      <w:numFmt w:val="upperLetter"/>
      <w:lvlText w:val="%5."/>
      <w:lvlJc w:val="left"/>
      <w:pPr>
        <w:ind w:left="3120" w:hanging="400"/>
      </w:pPr>
    </w:lvl>
    <w:lvl w:ilvl="5" w:tplc="0409001B" w:tentative="1">
      <w:start w:val="1"/>
      <w:numFmt w:val="lowerRoman"/>
      <w:lvlText w:val="%6."/>
      <w:lvlJc w:val="right"/>
      <w:pPr>
        <w:ind w:left="3520" w:hanging="400"/>
      </w:pPr>
    </w:lvl>
    <w:lvl w:ilvl="6" w:tplc="0409000F" w:tentative="1">
      <w:start w:val="1"/>
      <w:numFmt w:val="decimal"/>
      <w:lvlText w:val="%7."/>
      <w:lvlJc w:val="left"/>
      <w:pPr>
        <w:ind w:left="3920" w:hanging="400"/>
      </w:pPr>
    </w:lvl>
    <w:lvl w:ilvl="7" w:tplc="04090019" w:tentative="1">
      <w:start w:val="1"/>
      <w:numFmt w:val="upperLetter"/>
      <w:lvlText w:val="%8."/>
      <w:lvlJc w:val="left"/>
      <w:pPr>
        <w:ind w:left="4320" w:hanging="400"/>
      </w:pPr>
    </w:lvl>
    <w:lvl w:ilvl="8" w:tplc="0409001B" w:tentative="1">
      <w:start w:val="1"/>
      <w:numFmt w:val="lowerRoman"/>
      <w:lvlText w:val="%9."/>
      <w:lvlJc w:val="right"/>
      <w:pPr>
        <w:ind w:left="4720" w:hanging="400"/>
      </w:pPr>
    </w:lvl>
  </w:abstractNum>
  <w:abstractNum w:abstractNumId="16" w15:restartNumberingAfterBreak="0">
    <w:nsid w:val="646A7C79"/>
    <w:multiLevelType w:val="hybridMultilevel"/>
    <w:tmpl w:val="763A0A04"/>
    <w:lvl w:ilvl="0" w:tplc="8D22D5D4">
      <w:start w:val="1"/>
      <w:numFmt w:val="upperRoman"/>
      <w:lvlText w:val="%1."/>
      <w:lvlJc w:val="left"/>
      <w:pPr>
        <w:ind w:left="1080" w:hanging="720"/>
      </w:pPr>
      <w:rPr>
        <w:rFonts w:hint="default"/>
        <w:strike w:val="0"/>
        <w:color w:val="000000"/>
      </w:rPr>
    </w:lvl>
    <w:lvl w:ilvl="1" w:tplc="7CB0CFBA">
      <w:start w:val="1"/>
      <w:numFmt w:val="lowerLetter"/>
      <w:lvlText w:val="%2."/>
      <w:lvlJc w:val="left"/>
      <w:pPr>
        <w:ind w:left="1440" w:hanging="360"/>
      </w:pPr>
      <w:rPr>
        <w:color w:val="000000"/>
      </w:rPr>
    </w:lvl>
    <w:lvl w:ilvl="2" w:tplc="0409001B">
      <w:start w:val="1"/>
      <w:numFmt w:val="lowerRoman"/>
      <w:lvlText w:val="%3."/>
      <w:lvlJc w:val="right"/>
      <w:pPr>
        <w:ind w:left="2160" w:hanging="180"/>
      </w:pPr>
    </w:lvl>
    <w:lvl w:ilvl="3" w:tplc="CF4C43B2">
      <w:start w:val="1"/>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74458BA"/>
    <w:multiLevelType w:val="multilevel"/>
    <w:tmpl w:val="E39EA61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7096698E"/>
    <w:multiLevelType w:val="hybridMultilevel"/>
    <w:tmpl w:val="AB80C6F4"/>
    <w:lvl w:ilvl="0" w:tplc="1E32E41C">
      <w:start w:val="1"/>
      <w:numFmt w:val="lowerLetter"/>
      <w:lvlText w:val="%1)"/>
      <w:lvlJc w:val="left"/>
      <w:pPr>
        <w:ind w:left="1160" w:hanging="360"/>
      </w:pPr>
      <w:rPr>
        <w:rFonts w:hint="default"/>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9" w15:restartNumberingAfterBreak="0">
    <w:nsid w:val="74E53A5C"/>
    <w:multiLevelType w:val="hybridMultilevel"/>
    <w:tmpl w:val="4F840E34"/>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79644C89"/>
    <w:multiLevelType w:val="hybridMultilevel"/>
    <w:tmpl w:val="DFC88A9E"/>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1" w15:restartNumberingAfterBreak="0">
    <w:nsid w:val="7A9200AB"/>
    <w:multiLevelType w:val="hybridMultilevel"/>
    <w:tmpl w:val="699624F2"/>
    <w:lvl w:ilvl="0" w:tplc="B7D29994">
      <w:start w:val="1"/>
      <w:numFmt w:val="lowerLetter"/>
      <w:lvlText w:val="%1)"/>
      <w:lvlJc w:val="left"/>
      <w:pPr>
        <w:ind w:left="1080" w:hanging="360"/>
      </w:pPr>
      <w:rPr>
        <w:rFonts w:hint="default"/>
      </w:rPr>
    </w:lvl>
    <w:lvl w:ilvl="1" w:tplc="04090019">
      <w:start w:val="1"/>
      <w:numFmt w:val="upperLetter"/>
      <w:lvlText w:val="%2."/>
      <w:lvlJc w:val="left"/>
      <w:pPr>
        <w:ind w:left="1520" w:hanging="400"/>
      </w:pPr>
    </w:lvl>
    <w:lvl w:ilvl="2" w:tplc="0409001B" w:tentative="1">
      <w:start w:val="1"/>
      <w:numFmt w:val="lowerRoman"/>
      <w:lvlText w:val="%3."/>
      <w:lvlJc w:val="right"/>
      <w:pPr>
        <w:ind w:left="1920" w:hanging="400"/>
      </w:pPr>
    </w:lvl>
    <w:lvl w:ilvl="3" w:tplc="0409000F" w:tentative="1">
      <w:start w:val="1"/>
      <w:numFmt w:val="decimal"/>
      <w:lvlText w:val="%4."/>
      <w:lvlJc w:val="left"/>
      <w:pPr>
        <w:ind w:left="2320" w:hanging="400"/>
      </w:pPr>
    </w:lvl>
    <w:lvl w:ilvl="4" w:tplc="04090019" w:tentative="1">
      <w:start w:val="1"/>
      <w:numFmt w:val="upperLetter"/>
      <w:lvlText w:val="%5."/>
      <w:lvlJc w:val="left"/>
      <w:pPr>
        <w:ind w:left="2720" w:hanging="400"/>
      </w:pPr>
    </w:lvl>
    <w:lvl w:ilvl="5" w:tplc="0409001B" w:tentative="1">
      <w:start w:val="1"/>
      <w:numFmt w:val="lowerRoman"/>
      <w:lvlText w:val="%6."/>
      <w:lvlJc w:val="right"/>
      <w:pPr>
        <w:ind w:left="3120" w:hanging="400"/>
      </w:pPr>
    </w:lvl>
    <w:lvl w:ilvl="6" w:tplc="0409000F" w:tentative="1">
      <w:start w:val="1"/>
      <w:numFmt w:val="decimal"/>
      <w:lvlText w:val="%7."/>
      <w:lvlJc w:val="left"/>
      <w:pPr>
        <w:ind w:left="3520" w:hanging="400"/>
      </w:pPr>
    </w:lvl>
    <w:lvl w:ilvl="7" w:tplc="04090019" w:tentative="1">
      <w:start w:val="1"/>
      <w:numFmt w:val="upperLetter"/>
      <w:lvlText w:val="%8."/>
      <w:lvlJc w:val="left"/>
      <w:pPr>
        <w:ind w:left="3920" w:hanging="400"/>
      </w:pPr>
    </w:lvl>
    <w:lvl w:ilvl="8" w:tplc="0409001B" w:tentative="1">
      <w:start w:val="1"/>
      <w:numFmt w:val="lowerRoman"/>
      <w:lvlText w:val="%9."/>
      <w:lvlJc w:val="right"/>
      <w:pPr>
        <w:ind w:left="4320" w:hanging="400"/>
      </w:pPr>
    </w:lvl>
  </w:abstractNum>
  <w:num w:numId="1">
    <w:abstractNumId w:val="17"/>
  </w:num>
  <w:num w:numId="2">
    <w:abstractNumId w:val="5"/>
  </w:num>
  <w:num w:numId="3">
    <w:abstractNumId w:val="21"/>
  </w:num>
  <w:num w:numId="4">
    <w:abstractNumId w:val="0"/>
  </w:num>
  <w:num w:numId="5">
    <w:abstractNumId w:val="16"/>
  </w:num>
  <w:num w:numId="6">
    <w:abstractNumId w:val="15"/>
  </w:num>
  <w:num w:numId="7">
    <w:abstractNumId w:val="8"/>
  </w:num>
  <w:num w:numId="8">
    <w:abstractNumId w:val="12"/>
  </w:num>
  <w:num w:numId="9">
    <w:abstractNumId w:val="9"/>
  </w:num>
  <w:num w:numId="10">
    <w:abstractNumId w:val="10"/>
  </w:num>
  <w:num w:numId="11">
    <w:abstractNumId w:val="4"/>
  </w:num>
  <w:num w:numId="12">
    <w:abstractNumId w:val="13"/>
  </w:num>
  <w:num w:numId="13">
    <w:abstractNumId w:val="6"/>
  </w:num>
  <w:num w:numId="14">
    <w:abstractNumId w:val="11"/>
  </w:num>
  <w:num w:numId="15">
    <w:abstractNumId w:val="19"/>
  </w:num>
  <w:num w:numId="16">
    <w:abstractNumId w:val="2"/>
  </w:num>
  <w:num w:numId="17">
    <w:abstractNumId w:val="20"/>
  </w:num>
  <w:num w:numId="18">
    <w:abstractNumId w:val="3"/>
  </w:num>
  <w:num w:numId="19">
    <w:abstractNumId w:val="14"/>
  </w:num>
  <w:num w:numId="20">
    <w:abstractNumId w:val="7"/>
  </w:num>
  <w:num w:numId="21">
    <w:abstractNumId w:val="18"/>
  </w:num>
  <w:num w:numId="2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최규현 (Kyoohyun Choi)">
    <w15:presenceInfo w15:providerId="AD" w15:userId="S-1-5-21-2072993935-2402478306-405131872-1001"/>
  </w15:person>
  <w15:person w15:author="김현주 (Hyunjoo Kim)">
    <w15:presenceInfo w15:providerId="AD" w15:userId="S-1-5-21-1736683614-2563811058-4185544484-10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activeWritingStyle w:appName="MSWord" w:lang="en-US" w:vendorID="64" w:dllVersion="6" w:nlCheck="1" w:checkStyle="0"/>
  <w:activeWritingStyle w:appName="MSWord" w:lang="en-GB" w:vendorID="64" w:dllVersion="6" w:nlCheck="1" w:checkStyle="0"/>
  <w:activeWritingStyle w:appName="MSWord" w:lang="ko-KR" w:vendorID="64" w:dllVersion="5" w:nlCheck="1" w:checkStyle="1"/>
  <w:activeWritingStyle w:appName="MSWord" w:lang="en-US" w:vendorID="64" w:dllVersion="4096" w:nlCheck="1" w:checkStyle="0"/>
  <w:activeWritingStyle w:appName="MSWord" w:lang="en-GB" w:vendorID="64" w:dllVersion="4096" w:nlCheck="1" w:checkStyle="0"/>
  <w:activeWritingStyle w:appName="MSWord" w:lang="ko-KR" w:vendorID="64" w:dllVersion="0" w:nlCheck="1" w:checkStyle="0"/>
  <w:proofState w:spelling="clean" w:grammar="clean"/>
  <w:trackRevisions/>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52DA"/>
    <w:rsid w:val="000020C7"/>
    <w:rsid w:val="00002BC7"/>
    <w:rsid w:val="000036BA"/>
    <w:rsid w:val="00003948"/>
    <w:rsid w:val="00015495"/>
    <w:rsid w:val="00016940"/>
    <w:rsid w:val="000310B8"/>
    <w:rsid w:val="00033C09"/>
    <w:rsid w:val="00040E86"/>
    <w:rsid w:val="00042D86"/>
    <w:rsid w:val="00044066"/>
    <w:rsid w:val="0004460B"/>
    <w:rsid w:val="00045B53"/>
    <w:rsid w:val="00057D4C"/>
    <w:rsid w:val="00062065"/>
    <w:rsid w:val="0006246A"/>
    <w:rsid w:val="0006595D"/>
    <w:rsid w:val="000702A6"/>
    <w:rsid w:val="00071C4C"/>
    <w:rsid w:val="00072C9B"/>
    <w:rsid w:val="0007594D"/>
    <w:rsid w:val="00081150"/>
    <w:rsid w:val="00082036"/>
    <w:rsid w:val="00085184"/>
    <w:rsid w:val="00085E37"/>
    <w:rsid w:val="00091A7D"/>
    <w:rsid w:val="00097637"/>
    <w:rsid w:val="000A0D38"/>
    <w:rsid w:val="000A1D02"/>
    <w:rsid w:val="000A7BDD"/>
    <w:rsid w:val="000B3B99"/>
    <w:rsid w:val="000B4046"/>
    <w:rsid w:val="000B6A9E"/>
    <w:rsid w:val="000B751C"/>
    <w:rsid w:val="000C00BC"/>
    <w:rsid w:val="000C39CA"/>
    <w:rsid w:val="000C7A27"/>
    <w:rsid w:val="000D10F1"/>
    <w:rsid w:val="000D7700"/>
    <w:rsid w:val="000E2465"/>
    <w:rsid w:val="000E257D"/>
    <w:rsid w:val="000E3753"/>
    <w:rsid w:val="000E3844"/>
    <w:rsid w:val="000E42D8"/>
    <w:rsid w:val="000F1025"/>
    <w:rsid w:val="000F2ECE"/>
    <w:rsid w:val="000F423F"/>
    <w:rsid w:val="00103E66"/>
    <w:rsid w:val="00104838"/>
    <w:rsid w:val="00121B34"/>
    <w:rsid w:val="001260A3"/>
    <w:rsid w:val="00127DE8"/>
    <w:rsid w:val="00127E30"/>
    <w:rsid w:val="001312AA"/>
    <w:rsid w:val="0013403A"/>
    <w:rsid w:val="00134EF9"/>
    <w:rsid w:val="00135C10"/>
    <w:rsid w:val="00135D45"/>
    <w:rsid w:val="00140A24"/>
    <w:rsid w:val="00141492"/>
    <w:rsid w:val="00141AE8"/>
    <w:rsid w:val="0014394A"/>
    <w:rsid w:val="001478F1"/>
    <w:rsid w:val="001557CA"/>
    <w:rsid w:val="00155AE6"/>
    <w:rsid w:val="00162990"/>
    <w:rsid w:val="00165D0C"/>
    <w:rsid w:val="0016609F"/>
    <w:rsid w:val="001670F4"/>
    <w:rsid w:val="00171C8F"/>
    <w:rsid w:val="00171D2F"/>
    <w:rsid w:val="00176DEB"/>
    <w:rsid w:val="00177748"/>
    <w:rsid w:val="001814BD"/>
    <w:rsid w:val="00181E32"/>
    <w:rsid w:val="00182057"/>
    <w:rsid w:val="00183FD2"/>
    <w:rsid w:val="0019674D"/>
    <w:rsid w:val="001A4204"/>
    <w:rsid w:val="001A6314"/>
    <w:rsid w:val="001B0967"/>
    <w:rsid w:val="001B1068"/>
    <w:rsid w:val="001B294C"/>
    <w:rsid w:val="001B4413"/>
    <w:rsid w:val="001C398A"/>
    <w:rsid w:val="001C4455"/>
    <w:rsid w:val="001C723B"/>
    <w:rsid w:val="001C7A23"/>
    <w:rsid w:val="001D0D52"/>
    <w:rsid w:val="001D2AE0"/>
    <w:rsid w:val="001D3CB5"/>
    <w:rsid w:val="001E26BE"/>
    <w:rsid w:val="001F0D30"/>
    <w:rsid w:val="001F1C17"/>
    <w:rsid w:val="001F3443"/>
    <w:rsid w:val="001F38A8"/>
    <w:rsid w:val="001F54CE"/>
    <w:rsid w:val="001F56EA"/>
    <w:rsid w:val="001F6252"/>
    <w:rsid w:val="001F728E"/>
    <w:rsid w:val="001F7B54"/>
    <w:rsid w:val="002003A5"/>
    <w:rsid w:val="00200523"/>
    <w:rsid w:val="00201B75"/>
    <w:rsid w:val="00203320"/>
    <w:rsid w:val="0020753E"/>
    <w:rsid w:val="00216529"/>
    <w:rsid w:val="00220C16"/>
    <w:rsid w:val="0022144A"/>
    <w:rsid w:val="00232366"/>
    <w:rsid w:val="00236F05"/>
    <w:rsid w:val="00237025"/>
    <w:rsid w:val="00237D2D"/>
    <w:rsid w:val="00243AE8"/>
    <w:rsid w:val="00243B12"/>
    <w:rsid w:val="00245552"/>
    <w:rsid w:val="00245C2A"/>
    <w:rsid w:val="00251629"/>
    <w:rsid w:val="002530E8"/>
    <w:rsid w:val="00253B30"/>
    <w:rsid w:val="00260CB5"/>
    <w:rsid w:val="002617D4"/>
    <w:rsid w:val="00262977"/>
    <w:rsid w:val="00271725"/>
    <w:rsid w:val="002821FB"/>
    <w:rsid w:val="00283209"/>
    <w:rsid w:val="00295421"/>
    <w:rsid w:val="002A2F97"/>
    <w:rsid w:val="002A413B"/>
    <w:rsid w:val="002A45C9"/>
    <w:rsid w:val="002A4725"/>
    <w:rsid w:val="002A59D9"/>
    <w:rsid w:val="002A7A3B"/>
    <w:rsid w:val="002B3623"/>
    <w:rsid w:val="002B3734"/>
    <w:rsid w:val="002B3EAB"/>
    <w:rsid w:val="002B4F22"/>
    <w:rsid w:val="002B6406"/>
    <w:rsid w:val="002C3646"/>
    <w:rsid w:val="002C379D"/>
    <w:rsid w:val="002C427E"/>
    <w:rsid w:val="002C6A3E"/>
    <w:rsid w:val="002D0297"/>
    <w:rsid w:val="002D6D93"/>
    <w:rsid w:val="002D72AD"/>
    <w:rsid w:val="002D75E6"/>
    <w:rsid w:val="002E27D5"/>
    <w:rsid w:val="002E3572"/>
    <w:rsid w:val="002E4821"/>
    <w:rsid w:val="002F023A"/>
    <w:rsid w:val="002F0414"/>
    <w:rsid w:val="002F53EE"/>
    <w:rsid w:val="00300AFD"/>
    <w:rsid w:val="00303FF0"/>
    <w:rsid w:val="00304D8B"/>
    <w:rsid w:val="003050FA"/>
    <w:rsid w:val="00306DB0"/>
    <w:rsid w:val="003101E4"/>
    <w:rsid w:val="003110B9"/>
    <w:rsid w:val="0031478B"/>
    <w:rsid w:val="00316DE5"/>
    <w:rsid w:val="00322C7B"/>
    <w:rsid w:val="003232FF"/>
    <w:rsid w:val="00326937"/>
    <w:rsid w:val="003301D1"/>
    <w:rsid w:val="00331E2E"/>
    <w:rsid w:val="00334D06"/>
    <w:rsid w:val="0033512D"/>
    <w:rsid w:val="00335B8C"/>
    <w:rsid w:val="003373D2"/>
    <w:rsid w:val="00337BBE"/>
    <w:rsid w:val="00341B43"/>
    <w:rsid w:val="003427D8"/>
    <w:rsid w:val="00354A3A"/>
    <w:rsid w:val="00355DA8"/>
    <w:rsid w:val="0036063A"/>
    <w:rsid w:val="00361192"/>
    <w:rsid w:val="003632CC"/>
    <w:rsid w:val="00363EF8"/>
    <w:rsid w:val="00364679"/>
    <w:rsid w:val="0036727A"/>
    <w:rsid w:val="003815B9"/>
    <w:rsid w:val="003818BC"/>
    <w:rsid w:val="00383B92"/>
    <w:rsid w:val="00384094"/>
    <w:rsid w:val="00384C08"/>
    <w:rsid w:val="003854E7"/>
    <w:rsid w:val="00386B63"/>
    <w:rsid w:val="00387854"/>
    <w:rsid w:val="003941A4"/>
    <w:rsid w:val="0039428D"/>
    <w:rsid w:val="003A1BE4"/>
    <w:rsid w:val="003A338C"/>
    <w:rsid w:val="003A3B76"/>
    <w:rsid w:val="003A4CE5"/>
    <w:rsid w:val="003A60C2"/>
    <w:rsid w:val="003A6A18"/>
    <w:rsid w:val="003A7AA3"/>
    <w:rsid w:val="003A7E3B"/>
    <w:rsid w:val="003B3885"/>
    <w:rsid w:val="003B3A97"/>
    <w:rsid w:val="003B5697"/>
    <w:rsid w:val="003C244E"/>
    <w:rsid w:val="003C3AD0"/>
    <w:rsid w:val="003C4C7A"/>
    <w:rsid w:val="003C75A4"/>
    <w:rsid w:val="003C7A9D"/>
    <w:rsid w:val="003D0910"/>
    <w:rsid w:val="003D0988"/>
    <w:rsid w:val="003D13D0"/>
    <w:rsid w:val="003D38A7"/>
    <w:rsid w:val="003D477B"/>
    <w:rsid w:val="003D4870"/>
    <w:rsid w:val="003D6930"/>
    <w:rsid w:val="003D6B6C"/>
    <w:rsid w:val="003E43D2"/>
    <w:rsid w:val="003E6407"/>
    <w:rsid w:val="003E7952"/>
    <w:rsid w:val="003F3512"/>
    <w:rsid w:val="0040047C"/>
    <w:rsid w:val="0040058E"/>
    <w:rsid w:val="00401B65"/>
    <w:rsid w:val="00402459"/>
    <w:rsid w:val="00402542"/>
    <w:rsid w:val="004035AB"/>
    <w:rsid w:val="0040442B"/>
    <w:rsid w:val="00404634"/>
    <w:rsid w:val="00407DF6"/>
    <w:rsid w:val="00413FA4"/>
    <w:rsid w:val="0041601D"/>
    <w:rsid w:val="0041793C"/>
    <w:rsid w:val="004218B5"/>
    <w:rsid w:val="00421B73"/>
    <w:rsid w:val="00425C39"/>
    <w:rsid w:val="00431B6A"/>
    <w:rsid w:val="004345DA"/>
    <w:rsid w:val="0043672A"/>
    <w:rsid w:val="0044237B"/>
    <w:rsid w:val="00443A31"/>
    <w:rsid w:val="00445859"/>
    <w:rsid w:val="00451194"/>
    <w:rsid w:val="0045334B"/>
    <w:rsid w:val="00453C0F"/>
    <w:rsid w:val="00454A81"/>
    <w:rsid w:val="00454DBB"/>
    <w:rsid w:val="0045539D"/>
    <w:rsid w:val="004569A2"/>
    <w:rsid w:val="0045795F"/>
    <w:rsid w:val="00457FD9"/>
    <w:rsid w:val="00461DA0"/>
    <w:rsid w:val="00461DE6"/>
    <w:rsid w:val="004654E2"/>
    <w:rsid w:val="00465EC5"/>
    <w:rsid w:val="004719E6"/>
    <w:rsid w:val="00472899"/>
    <w:rsid w:val="00473677"/>
    <w:rsid w:val="00474201"/>
    <w:rsid w:val="004766F3"/>
    <w:rsid w:val="00476F10"/>
    <w:rsid w:val="004808D7"/>
    <w:rsid w:val="004870D6"/>
    <w:rsid w:val="00487380"/>
    <w:rsid w:val="004959F4"/>
    <w:rsid w:val="00495AC5"/>
    <w:rsid w:val="004A2830"/>
    <w:rsid w:val="004A5DC6"/>
    <w:rsid w:val="004A64F8"/>
    <w:rsid w:val="004A76AD"/>
    <w:rsid w:val="004B0F7C"/>
    <w:rsid w:val="004B330B"/>
    <w:rsid w:val="004B5789"/>
    <w:rsid w:val="004B679E"/>
    <w:rsid w:val="004C45FA"/>
    <w:rsid w:val="004C5D1D"/>
    <w:rsid w:val="004C6979"/>
    <w:rsid w:val="004C7F7E"/>
    <w:rsid w:val="004D0A04"/>
    <w:rsid w:val="004D133C"/>
    <w:rsid w:val="004D2D35"/>
    <w:rsid w:val="004D43AD"/>
    <w:rsid w:val="004D573A"/>
    <w:rsid w:val="004D72A8"/>
    <w:rsid w:val="004D72C2"/>
    <w:rsid w:val="004E05B6"/>
    <w:rsid w:val="004E12A7"/>
    <w:rsid w:val="004E200D"/>
    <w:rsid w:val="004E3016"/>
    <w:rsid w:val="004F0485"/>
    <w:rsid w:val="004F2EC0"/>
    <w:rsid w:val="004F4D79"/>
    <w:rsid w:val="004F5A1B"/>
    <w:rsid w:val="004F6D84"/>
    <w:rsid w:val="00503245"/>
    <w:rsid w:val="005038B3"/>
    <w:rsid w:val="005148A1"/>
    <w:rsid w:val="00516A7C"/>
    <w:rsid w:val="005202C6"/>
    <w:rsid w:val="0052052D"/>
    <w:rsid w:val="00524526"/>
    <w:rsid w:val="00525994"/>
    <w:rsid w:val="00525AED"/>
    <w:rsid w:val="00532887"/>
    <w:rsid w:val="00533608"/>
    <w:rsid w:val="00540C91"/>
    <w:rsid w:val="0054560B"/>
    <w:rsid w:val="0055265F"/>
    <w:rsid w:val="00552EAF"/>
    <w:rsid w:val="005551ED"/>
    <w:rsid w:val="00555D8E"/>
    <w:rsid w:val="0055759A"/>
    <w:rsid w:val="00564B5B"/>
    <w:rsid w:val="00570F55"/>
    <w:rsid w:val="00575A58"/>
    <w:rsid w:val="0058047F"/>
    <w:rsid w:val="00580CE7"/>
    <w:rsid w:val="00582CE7"/>
    <w:rsid w:val="0058364C"/>
    <w:rsid w:val="00590D70"/>
    <w:rsid w:val="0059258D"/>
    <w:rsid w:val="00592ABA"/>
    <w:rsid w:val="00594304"/>
    <w:rsid w:val="005950FE"/>
    <w:rsid w:val="00595A31"/>
    <w:rsid w:val="005977B1"/>
    <w:rsid w:val="005B1B68"/>
    <w:rsid w:val="005B70DB"/>
    <w:rsid w:val="005C3152"/>
    <w:rsid w:val="005C37E5"/>
    <w:rsid w:val="005C384B"/>
    <w:rsid w:val="005C45DD"/>
    <w:rsid w:val="005C5B88"/>
    <w:rsid w:val="005C5D9E"/>
    <w:rsid w:val="005D1918"/>
    <w:rsid w:val="005D19E5"/>
    <w:rsid w:val="005E771B"/>
    <w:rsid w:val="005E7FF8"/>
    <w:rsid w:val="005F00AF"/>
    <w:rsid w:val="005F02F5"/>
    <w:rsid w:val="005F1173"/>
    <w:rsid w:val="005F2EA7"/>
    <w:rsid w:val="005F2ED0"/>
    <w:rsid w:val="00601A75"/>
    <w:rsid w:val="00603C3F"/>
    <w:rsid w:val="006044BA"/>
    <w:rsid w:val="00605999"/>
    <w:rsid w:val="0061003C"/>
    <w:rsid w:val="00611CEB"/>
    <w:rsid w:val="00614AFD"/>
    <w:rsid w:val="00616B1F"/>
    <w:rsid w:val="0062052F"/>
    <w:rsid w:val="0062333F"/>
    <w:rsid w:val="00623CE4"/>
    <w:rsid w:val="00626DF6"/>
    <w:rsid w:val="00630972"/>
    <w:rsid w:val="0063132D"/>
    <w:rsid w:val="006315CE"/>
    <w:rsid w:val="006316AB"/>
    <w:rsid w:val="00632C52"/>
    <w:rsid w:val="00636140"/>
    <w:rsid w:val="006372A6"/>
    <w:rsid w:val="00641148"/>
    <w:rsid w:val="00642068"/>
    <w:rsid w:val="00643D6E"/>
    <w:rsid w:val="00644C37"/>
    <w:rsid w:val="00646320"/>
    <w:rsid w:val="00654411"/>
    <w:rsid w:val="006554C6"/>
    <w:rsid w:val="00656085"/>
    <w:rsid w:val="00657B4A"/>
    <w:rsid w:val="00660922"/>
    <w:rsid w:val="00664B46"/>
    <w:rsid w:val="0066728E"/>
    <w:rsid w:val="00667321"/>
    <w:rsid w:val="00670231"/>
    <w:rsid w:val="00677D73"/>
    <w:rsid w:val="006806C6"/>
    <w:rsid w:val="00682042"/>
    <w:rsid w:val="00682763"/>
    <w:rsid w:val="006851AB"/>
    <w:rsid w:val="00686E4C"/>
    <w:rsid w:val="00687C0C"/>
    <w:rsid w:val="00687F81"/>
    <w:rsid w:val="006903CA"/>
    <w:rsid w:val="00692F88"/>
    <w:rsid w:val="006939EC"/>
    <w:rsid w:val="00694A03"/>
    <w:rsid w:val="006960EE"/>
    <w:rsid w:val="00696D32"/>
    <w:rsid w:val="006A1FED"/>
    <w:rsid w:val="006A6BCC"/>
    <w:rsid w:val="006C01AD"/>
    <w:rsid w:val="006C2512"/>
    <w:rsid w:val="006D0084"/>
    <w:rsid w:val="006D06F7"/>
    <w:rsid w:val="006D0CF1"/>
    <w:rsid w:val="006D183B"/>
    <w:rsid w:val="006D5CE2"/>
    <w:rsid w:val="006D7442"/>
    <w:rsid w:val="006E2404"/>
    <w:rsid w:val="006E4B58"/>
    <w:rsid w:val="006E65B7"/>
    <w:rsid w:val="006E66CE"/>
    <w:rsid w:val="006E692A"/>
    <w:rsid w:val="006E7280"/>
    <w:rsid w:val="006F5353"/>
    <w:rsid w:val="006F5AD2"/>
    <w:rsid w:val="00701E29"/>
    <w:rsid w:val="00711AD0"/>
    <w:rsid w:val="00713788"/>
    <w:rsid w:val="0072308C"/>
    <w:rsid w:val="007301A8"/>
    <w:rsid w:val="007317F7"/>
    <w:rsid w:val="007337BA"/>
    <w:rsid w:val="00735FD0"/>
    <w:rsid w:val="00743448"/>
    <w:rsid w:val="007449D8"/>
    <w:rsid w:val="00745DA3"/>
    <w:rsid w:val="0074627F"/>
    <w:rsid w:val="0075080E"/>
    <w:rsid w:val="007539C6"/>
    <w:rsid w:val="0075619B"/>
    <w:rsid w:val="0076041F"/>
    <w:rsid w:val="00766075"/>
    <w:rsid w:val="0076730A"/>
    <w:rsid w:val="00767F9F"/>
    <w:rsid w:val="00775BD5"/>
    <w:rsid w:val="0078109E"/>
    <w:rsid w:val="00783F9C"/>
    <w:rsid w:val="007840EE"/>
    <w:rsid w:val="00793957"/>
    <w:rsid w:val="00793C9F"/>
    <w:rsid w:val="007A0FD5"/>
    <w:rsid w:val="007A1175"/>
    <w:rsid w:val="007A2A04"/>
    <w:rsid w:val="007A2E9D"/>
    <w:rsid w:val="007A2F54"/>
    <w:rsid w:val="007A3F72"/>
    <w:rsid w:val="007A7D66"/>
    <w:rsid w:val="007B048B"/>
    <w:rsid w:val="007B1976"/>
    <w:rsid w:val="007B1A6D"/>
    <w:rsid w:val="007B5FF3"/>
    <w:rsid w:val="007B7E12"/>
    <w:rsid w:val="007C627E"/>
    <w:rsid w:val="007D02CB"/>
    <w:rsid w:val="007D040C"/>
    <w:rsid w:val="007D2C03"/>
    <w:rsid w:val="007D5548"/>
    <w:rsid w:val="007D69B8"/>
    <w:rsid w:val="007E5D69"/>
    <w:rsid w:val="007E7A7E"/>
    <w:rsid w:val="007E7C96"/>
    <w:rsid w:val="007F15E0"/>
    <w:rsid w:val="007F1A03"/>
    <w:rsid w:val="007F5251"/>
    <w:rsid w:val="0080167E"/>
    <w:rsid w:val="00811DBC"/>
    <w:rsid w:val="00813AB9"/>
    <w:rsid w:val="0082575A"/>
    <w:rsid w:val="00826D61"/>
    <w:rsid w:val="0083131B"/>
    <w:rsid w:val="00831C15"/>
    <w:rsid w:val="00842EFF"/>
    <w:rsid w:val="00843161"/>
    <w:rsid w:val="008475D6"/>
    <w:rsid w:val="00853F69"/>
    <w:rsid w:val="00856814"/>
    <w:rsid w:val="00857329"/>
    <w:rsid w:val="0087018D"/>
    <w:rsid w:val="00876307"/>
    <w:rsid w:val="00876452"/>
    <w:rsid w:val="00876CC9"/>
    <w:rsid w:val="00880BB6"/>
    <w:rsid w:val="00891B7D"/>
    <w:rsid w:val="008936A0"/>
    <w:rsid w:val="008964E1"/>
    <w:rsid w:val="008A00C5"/>
    <w:rsid w:val="008A2469"/>
    <w:rsid w:val="008A6F88"/>
    <w:rsid w:val="008B0CD9"/>
    <w:rsid w:val="008B20BA"/>
    <w:rsid w:val="008C11A2"/>
    <w:rsid w:val="008D4F2F"/>
    <w:rsid w:val="008D7A44"/>
    <w:rsid w:val="008E0B7D"/>
    <w:rsid w:val="008F253B"/>
    <w:rsid w:val="008F2C98"/>
    <w:rsid w:val="008F52ED"/>
    <w:rsid w:val="008F7558"/>
    <w:rsid w:val="00901943"/>
    <w:rsid w:val="009033C6"/>
    <w:rsid w:val="00907548"/>
    <w:rsid w:val="0091018C"/>
    <w:rsid w:val="00911F63"/>
    <w:rsid w:val="00915486"/>
    <w:rsid w:val="00920567"/>
    <w:rsid w:val="009246CC"/>
    <w:rsid w:val="009312B1"/>
    <w:rsid w:val="009316DF"/>
    <w:rsid w:val="00931D33"/>
    <w:rsid w:val="00935563"/>
    <w:rsid w:val="00937A6F"/>
    <w:rsid w:val="00945AFB"/>
    <w:rsid w:val="009477B2"/>
    <w:rsid w:val="00950094"/>
    <w:rsid w:val="00950D55"/>
    <w:rsid w:val="00956AA2"/>
    <w:rsid w:val="0096015E"/>
    <w:rsid w:val="00960464"/>
    <w:rsid w:val="00962034"/>
    <w:rsid w:val="00963038"/>
    <w:rsid w:val="00973E19"/>
    <w:rsid w:val="009833A3"/>
    <w:rsid w:val="00984EF1"/>
    <w:rsid w:val="00986516"/>
    <w:rsid w:val="009977CD"/>
    <w:rsid w:val="009A0290"/>
    <w:rsid w:val="009A2D9C"/>
    <w:rsid w:val="009A6E5E"/>
    <w:rsid w:val="009B2353"/>
    <w:rsid w:val="009B3698"/>
    <w:rsid w:val="009B66A3"/>
    <w:rsid w:val="009B7225"/>
    <w:rsid w:val="009B786A"/>
    <w:rsid w:val="009C0691"/>
    <w:rsid w:val="009C3E70"/>
    <w:rsid w:val="009C3F92"/>
    <w:rsid w:val="009C5894"/>
    <w:rsid w:val="009D752B"/>
    <w:rsid w:val="009E05A9"/>
    <w:rsid w:val="009E3637"/>
    <w:rsid w:val="009E53B4"/>
    <w:rsid w:val="009F1CE8"/>
    <w:rsid w:val="00A025DA"/>
    <w:rsid w:val="00A03655"/>
    <w:rsid w:val="00A040B5"/>
    <w:rsid w:val="00A04C5A"/>
    <w:rsid w:val="00A055BC"/>
    <w:rsid w:val="00A1424B"/>
    <w:rsid w:val="00A1592E"/>
    <w:rsid w:val="00A1684F"/>
    <w:rsid w:val="00A16D27"/>
    <w:rsid w:val="00A17D7B"/>
    <w:rsid w:val="00A21B0F"/>
    <w:rsid w:val="00A226CF"/>
    <w:rsid w:val="00A22AA7"/>
    <w:rsid w:val="00A22C47"/>
    <w:rsid w:val="00A252E6"/>
    <w:rsid w:val="00A25654"/>
    <w:rsid w:val="00A25DC7"/>
    <w:rsid w:val="00A31F88"/>
    <w:rsid w:val="00A3390D"/>
    <w:rsid w:val="00A34DA6"/>
    <w:rsid w:val="00A405FA"/>
    <w:rsid w:val="00A41C4F"/>
    <w:rsid w:val="00A42EFD"/>
    <w:rsid w:val="00A43299"/>
    <w:rsid w:val="00A438EA"/>
    <w:rsid w:val="00A43B8F"/>
    <w:rsid w:val="00A45C82"/>
    <w:rsid w:val="00A46942"/>
    <w:rsid w:val="00A65845"/>
    <w:rsid w:val="00A65A2B"/>
    <w:rsid w:val="00A66542"/>
    <w:rsid w:val="00A7099B"/>
    <w:rsid w:val="00A70AFD"/>
    <w:rsid w:val="00A71EA9"/>
    <w:rsid w:val="00A73508"/>
    <w:rsid w:val="00A73BE9"/>
    <w:rsid w:val="00A75C84"/>
    <w:rsid w:val="00A801B2"/>
    <w:rsid w:val="00A82B88"/>
    <w:rsid w:val="00A83CF4"/>
    <w:rsid w:val="00A84E19"/>
    <w:rsid w:val="00A852F6"/>
    <w:rsid w:val="00A93FF8"/>
    <w:rsid w:val="00A94E4B"/>
    <w:rsid w:val="00A970C4"/>
    <w:rsid w:val="00A97D7B"/>
    <w:rsid w:val="00AA0469"/>
    <w:rsid w:val="00AA0CFD"/>
    <w:rsid w:val="00AA53DC"/>
    <w:rsid w:val="00AB144B"/>
    <w:rsid w:val="00AB6A3D"/>
    <w:rsid w:val="00AC2269"/>
    <w:rsid w:val="00AD28A8"/>
    <w:rsid w:val="00AD707A"/>
    <w:rsid w:val="00AE012C"/>
    <w:rsid w:val="00AE1302"/>
    <w:rsid w:val="00AE3085"/>
    <w:rsid w:val="00AE5AEF"/>
    <w:rsid w:val="00AE7A57"/>
    <w:rsid w:val="00AF2B29"/>
    <w:rsid w:val="00AF2C6E"/>
    <w:rsid w:val="00AF5039"/>
    <w:rsid w:val="00AF5D19"/>
    <w:rsid w:val="00AF762B"/>
    <w:rsid w:val="00B0276C"/>
    <w:rsid w:val="00B101BD"/>
    <w:rsid w:val="00B104CB"/>
    <w:rsid w:val="00B10E5E"/>
    <w:rsid w:val="00B12901"/>
    <w:rsid w:val="00B17353"/>
    <w:rsid w:val="00B17658"/>
    <w:rsid w:val="00B179DB"/>
    <w:rsid w:val="00B22D81"/>
    <w:rsid w:val="00B2389A"/>
    <w:rsid w:val="00B26E45"/>
    <w:rsid w:val="00B27E1F"/>
    <w:rsid w:val="00B30F4D"/>
    <w:rsid w:val="00B3273B"/>
    <w:rsid w:val="00B33AC4"/>
    <w:rsid w:val="00B3681B"/>
    <w:rsid w:val="00B411EF"/>
    <w:rsid w:val="00B41B00"/>
    <w:rsid w:val="00B44CC0"/>
    <w:rsid w:val="00B452F8"/>
    <w:rsid w:val="00B4543C"/>
    <w:rsid w:val="00B46351"/>
    <w:rsid w:val="00B466D3"/>
    <w:rsid w:val="00B5046A"/>
    <w:rsid w:val="00B5258F"/>
    <w:rsid w:val="00B530D3"/>
    <w:rsid w:val="00B555A3"/>
    <w:rsid w:val="00B55CEE"/>
    <w:rsid w:val="00B60E0D"/>
    <w:rsid w:val="00B625F1"/>
    <w:rsid w:val="00B63A20"/>
    <w:rsid w:val="00B67EEA"/>
    <w:rsid w:val="00B7691F"/>
    <w:rsid w:val="00B80A17"/>
    <w:rsid w:val="00B82E5B"/>
    <w:rsid w:val="00B83A43"/>
    <w:rsid w:val="00B83BB5"/>
    <w:rsid w:val="00B86D68"/>
    <w:rsid w:val="00B87E75"/>
    <w:rsid w:val="00B90732"/>
    <w:rsid w:val="00BA1004"/>
    <w:rsid w:val="00BA14B1"/>
    <w:rsid w:val="00BA5817"/>
    <w:rsid w:val="00BA6F1B"/>
    <w:rsid w:val="00BB075C"/>
    <w:rsid w:val="00BB2F51"/>
    <w:rsid w:val="00BB3A55"/>
    <w:rsid w:val="00BB6C4A"/>
    <w:rsid w:val="00BB6DF9"/>
    <w:rsid w:val="00BC32BE"/>
    <w:rsid w:val="00BC6974"/>
    <w:rsid w:val="00BC6DE4"/>
    <w:rsid w:val="00BD27D8"/>
    <w:rsid w:val="00BD48C8"/>
    <w:rsid w:val="00BE0AF3"/>
    <w:rsid w:val="00BE0C44"/>
    <w:rsid w:val="00BE776F"/>
    <w:rsid w:val="00BF10F7"/>
    <w:rsid w:val="00BF1978"/>
    <w:rsid w:val="00BF4C0B"/>
    <w:rsid w:val="00BF55F4"/>
    <w:rsid w:val="00C00E87"/>
    <w:rsid w:val="00C13E80"/>
    <w:rsid w:val="00C17CD9"/>
    <w:rsid w:val="00C20DBC"/>
    <w:rsid w:val="00C21779"/>
    <w:rsid w:val="00C23F55"/>
    <w:rsid w:val="00C24A16"/>
    <w:rsid w:val="00C26365"/>
    <w:rsid w:val="00C266E8"/>
    <w:rsid w:val="00C268A9"/>
    <w:rsid w:val="00C307B7"/>
    <w:rsid w:val="00C31765"/>
    <w:rsid w:val="00C32AAA"/>
    <w:rsid w:val="00C3325B"/>
    <w:rsid w:val="00C33712"/>
    <w:rsid w:val="00C337F0"/>
    <w:rsid w:val="00C34820"/>
    <w:rsid w:val="00C368A5"/>
    <w:rsid w:val="00C36912"/>
    <w:rsid w:val="00C40D0E"/>
    <w:rsid w:val="00C40F72"/>
    <w:rsid w:val="00C414E1"/>
    <w:rsid w:val="00C41930"/>
    <w:rsid w:val="00C42236"/>
    <w:rsid w:val="00C43688"/>
    <w:rsid w:val="00C43B93"/>
    <w:rsid w:val="00C45851"/>
    <w:rsid w:val="00C52C00"/>
    <w:rsid w:val="00C5534A"/>
    <w:rsid w:val="00C62CDA"/>
    <w:rsid w:val="00C63A20"/>
    <w:rsid w:val="00C657B9"/>
    <w:rsid w:val="00C6668A"/>
    <w:rsid w:val="00C6756E"/>
    <w:rsid w:val="00C70B8C"/>
    <w:rsid w:val="00C71494"/>
    <w:rsid w:val="00C7390F"/>
    <w:rsid w:val="00C752DA"/>
    <w:rsid w:val="00C76C31"/>
    <w:rsid w:val="00C77604"/>
    <w:rsid w:val="00C849E8"/>
    <w:rsid w:val="00C9001E"/>
    <w:rsid w:val="00C916D7"/>
    <w:rsid w:val="00C9340D"/>
    <w:rsid w:val="00C949CF"/>
    <w:rsid w:val="00C95486"/>
    <w:rsid w:val="00C976D2"/>
    <w:rsid w:val="00C9785A"/>
    <w:rsid w:val="00C97E39"/>
    <w:rsid w:val="00CA336E"/>
    <w:rsid w:val="00CB0623"/>
    <w:rsid w:val="00CB08DF"/>
    <w:rsid w:val="00CB384B"/>
    <w:rsid w:val="00CC018B"/>
    <w:rsid w:val="00CC5486"/>
    <w:rsid w:val="00CC7137"/>
    <w:rsid w:val="00CD0F0A"/>
    <w:rsid w:val="00CD2218"/>
    <w:rsid w:val="00CD23E9"/>
    <w:rsid w:val="00CD6334"/>
    <w:rsid w:val="00CE0F28"/>
    <w:rsid w:val="00CE52C5"/>
    <w:rsid w:val="00CF18EA"/>
    <w:rsid w:val="00CF4719"/>
    <w:rsid w:val="00CF75EE"/>
    <w:rsid w:val="00D06302"/>
    <w:rsid w:val="00D13BFF"/>
    <w:rsid w:val="00D14477"/>
    <w:rsid w:val="00D16918"/>
    <w:rsid w:val="00D253E6"/>
    <w:rsid w:val="00D30365"/>
    <w:rsid w:val="00D30793"/>
    <w:rsid w:val="00D332CF"/>
    <w:rsid w:val="00D335B8"/>
    <w:rsid w:val="00D34940"/>
    <w:rsid w:val="00D37C7E"/>
    <w:rsid w:val="00D40C22"/>
    <w:rsid w:val="00D428CF"/>
    <w:rsid w:val="00D4594D"/>
    <w:rsid w:val="00D464A7"/>
    <w:rsid w:val="00D51702"/>
    <w:rsid w:val="00D53339"/>
    <w:rsid w:val="00D5505A"/>
    <w:rsid w:val="00D61E40"/>
    <w:rsid w:val="00D66863"/>
    <w:rsid w:val="00D67CA2"/>
    <w:rsid w:val="00D71AAD"/>
    <w:rsid w:val="00D74C57"/>
    <w:rsid w:val="00D774D6"/>
    <w:rsid w:val="00D84837"/>
    <w:rsid w:val="00D8750B"/>
    <w:rsid w:val="00D92A8F"/>
    <w:rsid w:val="00D93932"/>
    <w:rsid w:val="00D96B22"/>
    <w:rsid w:val="00DA03C8"/>
    <w:rsid w:val="00DA30A1"/>
    <w:rsid w:val="00DB15A9"/>
    <w:rsid w:val="00DB3607"/>
    <w:rsid w:val="00DB786E"/>
    <w:rsid w:val="00DC058D"/>
    <w:rsid w:val="00DC0B16"/>
    <w:rsid w:val="00DC234C"/>
    <w:rsid w:val="00DC2AA8"/>
    <w:rsid w:val="00DC4357"/>
    <w:rsid w:val="00DE30C4"/>
    <w:rsid w:val="00DE3F8E"/>
    <w:rsid w:val="00DE484A"/>
    <w:rsid w:val="00DE5395"/>
    <w:rsid w:val="00DF026B"/>
    <w:rsid w:val="00DF22E2"/>
    <w:rsid w:val="00DF441E"/>
    <w:rsid w:val="00E00CF9"/>
    <w:rsid w:val="00E06DB8"/>
    <w:rsid w:val="00E1039D"/>
    <w:rsid w:val="00E12B7A"/>
    <w:rsid w:val="00E1417A"/>
    <w:rsid w:val="00E2040F"/>
    <w:rsid w:val="00E20906"/>
    <w:rsid w:val="00E305BC"/>
    <w:rsid w:val="00E30F01"/>
    <w:rsid w:val="00E3295A"/>
    <w:rsid w:val="00E33695"/>
    <w:rsid w:val="00E34260"/>
    <w:rsid w:val="00E34EA6"/>
    <w:rsid w:val="00E355BC"/>
    <w:rsid w:val="00E42838"/>
    <w:rsid w:val="00E44F22"/>
    <w:rsid w:val="00E54985"/>
    <w:rsid w:val="00E64102"/>
    <w:rsid w:val="00E66C03"/>
    <w:rsid w:val="00E67A78"/>
    <w:rsid w:val="00E717E2"/>
    <w:rsid w:val="00E747DD"/>
    <w:rsid w:val="00E75642"/>
    <w:rsid w:val="00E82BA5"/>
    <w:rsid w:val="00E82CA0"/>
    <w:rsid w:val="00E8324C"/>
    <w:rsid w:val="00E8521E"/>
    <w:rsid w:val="00E86399"/>
    <w:rsid w:val="00E87778"/>
    <w:rsid w:val="00E91CF7"/>
    <w:rsid w:val="00EA09A9"/>
    <w:rsid w:val="00EA0D08"/>
    <w:rsid w:val="00EA0EA9"/>
    <w:rsid w:val="00EA1653"/>
    <w:rsid w:val="00EA2648"/>
    <w:rsid w:val="00EA63E1"/>
    <w:rsid w:val="00EB30D4"/>
    <w:rsid w:val="00EB3596"/>
    <w:rsid w:val="00EB44D5"/>
    <w:rsid w:val="00EB6A19"/>
    <w:rsid w:val="00EC6BBA"/>
    <w:rsid w:val="00ED0759"/>
    <w:rsid w:val="00ED1561"/>
    <w:rsid w:val="00ED4B20"/>
    <w:rsid w:val="00ED7834"/>
    <w:rsid w:val="00ED7A65"/>
    <w:rsid w:val="00EE3860"/>
    <w:rsid w:val="00EF0EF4"/>
    <w:rsid w:val="00EF1E72"/>
    <w:rsid w:val="00F10264"/>
    <w:rsid w:val="00F10D1A"/>
    <w:rsid w:val="00F12343"/>
    <w:rsid w:val="00F12574"/>
    <w:rsid w:val="00F16814"/>
    <w:rsid w:val="00F223EC"/>
    <w:rsid w:val="00F226E1"/>
    <w:rsid w:val="00F249B0"/>
    <w:rsid w:val="00F25B2B"/>
    <w:rsid w:val="00F30384"/>
    <w:rsid w:val="00F323E3"/>
    <w:rsid w:val="00F42520"/>
    <w:rsid w:val="00F4444E"/>
    <w:rsid w:val="00F45356"/>
    <w:rsid w:val="00F52C19"/>
    <w:rsid w:val="00F53E00"/>
    <w:rsid w:val="00F5416E"/>
    <w:rsid w:val="00F56746"/>
    <w:rsid w:val="00F57B9C"/>
    <w:rsid w:val="00F61147"/>
    <w:rsid w:val="00F618A7"/>
    <w:rsid w:val="00F6232F"/>
    <w:rsid w:val="00F62653"/>
    <w:rsid w:val="00F63B09"/>
    <w:rsid w:val="00F65738"/>
    <w:rsid w:val="00F706F4"/>
    <w:rsid w:val="00F71B84"/>
    <w:rsid w:val="00F74C75"/>
    <w:rsid w:val="00F74E8B"/>
    <w:rsid w:val="00F76986"/>
    <w:rsid w:val="00F77321"/>
    <w:rsid w:val="00F81CBA"/>
    <w:rsid w:val="00F832C8"/>
    <w:rsid w:val="00F9005C"/>
    <w:rsid w:val="00F90543"/>
    <w:rsid w:val="00F9066F"/>
    <w:rsid w:val="00F92586"/>
    <w:rsid w:val="00F95D30"/>
    <w:rsid w:val="00FA01D3"/>
    <w:rsid w:val="00FA1751"/>
    <w:rsid w:val="00FA2C1E"/>
    <w:rsid w:val="00FA66FA"/>
    <w:rsid w:val="00FA77AD"/>
    <w:rsid w:val="00FB0EB3"/>
    <w:rsid w:val="00FB3005"/>
    <w:rsid w:val="00FB4202"/>
    <w:rsid w:val="00FC19B3"/>
    <w:rsid w:val="00FC535B"/>
    <w:rsid w:val="00FC6E2C"/>
    <w:rsid w:val="00FD0ED3"/>
    <w:rsid w:val="00FD286D"/>
    <w:rsid w:val="00FE1E7B"/>
    <w:rsid w:val="00FF0D31"/>
    <w:rsid w:val="00FF43E8"/>
    <w:rsid w:val="00FF6735"/>
    <w:rsid w:val="00FF6F0C"/>
    <w:rsid w:val="00FF75A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C1930C"/>
  <w15:docId w15:val="{99B5877E-1BCF-42D3-96A0-07C2060FD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C6668A"/>
    <w:pPr>
      <w:jc w:val="left"/>
    </w:pPr>
    <w:rPr>
      <w:rFonts w:ascii="Calibri" w:eastAsia="맑은 고딕" w:hAnsi="Calibri" w:cs="Times New Roman"/>
      <w:kern w:val="0"/>
      <w:sz w:val="22"/>
      <w:lang w:eastAsia="en-US"/>
    </w:rPr>
  </w:style>
  <w:style w:type="paragraph" w:styleId="1">
    <w:name w:val="heading 1"/>
    <w:basedOn w:val="a"/>
    <w:next w:val="a"/>
    <w:link w:val="1Char"/>
    <w:uiPriority w:val="9"/>
    <w:qFormat/>
    <w:rsid w:val="0091018C"/>
    <w:pPr>
      <w:keepNext/>
      <w:numPr>
        <w:numId w:val="22"/>
      </w:numPr>
      <w:suppressAutoHyphens/>
      <w:spacing w:before="240" w:after="60" w:line="232" w:lineRule="atLeast"/>
      <w:ind w:leftChars="-1" w:left="-1" w:hangingChars="1" w:hanging="1"/>
      <w:jc w:val="both"/>
      <w:textDirection w:val="btLr"/>
      <w:textAlignment w:val="top"/>
      <w:outlineLvl w:val="0"/>
    </w:pPr>
    <w:rPr>
      <w:rFonts w:ascii="Helvetica" w:eastAsiaTheme="minorEastAsia" w:hAnsi="Helvetica"/>
      <w:b/>
      <w:kern w:val="28"/>
      <w:position w:val="-1"/>
      <w:sz w:val="28"/>
      <w:szCs w:val="20"/>
    </w:rPr>
  </w:style>
  <w:style w:type="paragraph" w:styleId="2">
    <w:name w:val="heading 2"/>
    <w:basedOn w:val="a"/>
    <w:next w:val="a"/>
    <w:link w:val="2Char"/>
    <w:uiPriority w:val="9"/>
    <w:semiHidden/>
    <w:unhideWhenUsed/>
    <w:qFormat/>
    <w:rsid w:val="0091018C"/>
    <w:pPr>
      <w:numPr>
        <w:ilvl w:val="1"/>
        <w:numId w:val="22"/>
      </w:numPr>
      <w:suppressAutoHyphens/>
      <w:spacing w:after="0" w:line="232" w:lineRule="atLeast"/>
      <w:ind w:leftChars="-1" w:left="-1" w:hangingChars="1" w:hanging="1"/>
      <w:jc w:val="both"/>
      <w:textDirection w:val="btLr"/>
      <w:textAlignment w:val="top"/>
      <w:outlineLvl w:val="1"/>
    </w:pPr>
    <w:rPr>
      <w:rFonts w:ascii="Times New Roman" w:eastAsiaTheme="minorEastAsia" w:hAnsi="Times New Roman"/>
      <w:snapToGrid w:val="0"/>
      <w:position w:val="-1"/>
      <w:sz w:val="20"/>
      <w:szCs w:val="20"/>
    </w:rPr>
  </w:style>
  <w:style w:type="paragraph" w:styleId="3">
    <w:name w:val="heading 3"/>
    <w:basedOn w:val="a"/>
    <w:next w:val="a"/>
    <w:link w:val="3Char"/>
    <w:uiPriority w:val="9"/>
    <w:semiHidden/>
    <w:unhideWhenUsed/>
    <w:qFormat/>
    <w:rsid w:val="0091018C"/>
    <w:pPr>
      <w:numPr>
        <w:ilvl w:val="2"/>
        <w:numId w:val="22"/>
      </w:numPr>
      <w:suppressAutoHyphens/>
      <w:spacing w:after="0" w:line="232" w:lineRule="atLeast"/>
      <w:ind w:leftChars="-1" w:left="-1" w:hangingChars="1" w:hanging="1"/>
      <w:jc w:val="both"/>
      <w:textDirection w:val="btLr"/>
      <w:textAlignment w:val="top"/>
      <w:outlineLvl w:val="2"/>
    </w:pPr>
    <w:rPr>
      <w:rFonts w:ascii="Univers Condensed" w:eastAsiaTheme="minorEastAsia" w:hAnsi="Univers Condensed"/>
      <w:b/>
      <w:snapToGrid w:val="0"/>
      <w:position w:val="-1"/>
      <w:sz w:val="20"/>
      <w:szCs w:val="20"/>
      <w:u w:val="single"/>
    </w:rPr>
  </w:style>
  <w:style w:type="paragraph" w:styleId="4">
    <w:name w:val="heading 4"/>
    <w:basedOn w:val="a"/>
    <w:next w:val="a"/>
    <w:link w:val="4Char"/>
    <w:uiPriority w:val="9"/>
    <w:semiHidden/>
    <w:unhideWhenUsed/>
    <w:qFormat/>
    <w:rsid w:val="0091018C"/>
    <w:pPr>
      <w:keepNext/>
      <w:numPr>
        <w:ilvl w:val="3"/>
        <w:numId w:val="22"/>
      </w:numPr>
      <w:suppressAutoHyphens/>
      <w:spacing w:before="240" w:after="60" w:line="232" w:lineRule="atLeast"/>
      <w:ind w:leftChars="-1" w:left="-1" w:hangingChars="1" w:hanging="1"/>
      <w:jc w:val="both"/>
      <w:textDirection w:val="btLr"/>
      <w:textAlignment w:val="top"/>
      <w:outlineLvl w:val="3"/>
    </w:pPr>
    <w:rPr>
      <w:rFonts w:ascii="Arial" w:eastAsiaTheme="minorEastAsia" w:hAnsi="Arial"/>
      <w:b/>
      <w:position w:val="-1"/>
      <w:sz w:val="20"/>
      <w:szCs w:val="20"/>
    </w:rPr>
  </w:style>
  <w:style w:type="paragraph" w:styleId="5">
    <w:name w:val="heading 5"/>
    <w:basedOn w:val="a"/>
    <w:next w:val="a"/>
    <w:link w:val="5Char"/>
    <w:uiPriority w:val="9"/>
    <w:semiHidden/>
    <w:unhideWhenUsed/>
    <w:qFormat/>
    <w:rsid w:val="0091018C"/>
    <w:pPr>
      <w:numPr>
        <w:ilvl w:val="4"/>
        <w:numId w:val="22"/>
      </w:numPr>
      <w:suppressAutoHyphens/>
      <w:spacing w:before="240" w:after="60" w:line="232" w:lineRule="atLeast"/>
      <w:ind w:leftChars="-1" w:left="-1" w:hangingChars="1" w:hanging="1"/>
      <w:jc w:val="both"/>
      <w:textDirection w:val="btLr"/>
      <w:textAlignment w:val="top"/>
      <w:outlineLvl w:val="4"/>
    </w:pPr>
    <w:rPr>
      <w:rFonts w:ascii="Univers Condensed" w:eastAsiaTheme="minorEastAsia" w:hAnsi="Univers Condensed"/>
      <w:position w:val="-1"/>
      <w:szCs w:val="20"/>
    </w:rPr>
  </w:style>
  <w:style w:type="paragraph" w:styleId="6">
    <w:name w:val="heading 6"/>
    <w:basedOn w:val="a"/>
    <w:next w:val="a"/>
    <w:link w:val="6Char"/>
    <w:uiPriority w:val="9"/>
    <w:semiHidden/>
    <w:unhideWhenUsed/>
    <w:qFormat/>
    <w:rsid w:val="0091018C"/>
    <w:pPr>
      <w:numPr>
        <w:ilvl w:val="5"/>
        <w:numId w:val="22"/>
      </w:numPr>
      <w:suppressAutoHyphens/>
      <w:spacing w:before="240" w:after="60" w:line="232" w:lineRule="atLeast"/>
      <w:ind w:leftChars="-1" w:left="-1" w:hangingChars="1" w:hanging="1"/>
      <w:jc w:val="both"/>
      <w:textDirection w:val="btLr"/>
      <w:textAlignment w:val="top"/>
      <w:outlineLvl w:val="5"/>
    </w:pPr>
    <w:rPr>
      <w:rFonts w:ascii="Times New Roman" w:eastAsiaTheme="minorEastAsia" w:hAnsi="Times New Roman"/>
      <w:i/>
      <w:position w:val="-1"/>
      <w:szCs w:val="20"/>
    </w:rPr>
  </w:style>
  <w:style w:type="paragraph" w:styleId="7">
    <w:name w:val="heading 7"/>
    <w:basedOn w:val="a"/>
    <w:next w:val="a"/>
    <w:link w:val="7Char"/>
    <w:rsid w:val="0091018C"/>
    <w:pPr>
      <w:numPr>
        <w:ilvl w:val="6"/>
        <w:numId w:val="22"/>
      </w:numPr>
      <w:suppressAutoHyphens/>
      <w:spacing w:before="240" w:after="60" w:line="232" w:lineRule="atLeast"/>
      <w:ind w:leftChars="-1" w:left="-1" w:hangingChars="1" w:hanging="1"/>
      <w:jc w:val="both"/>
      <w:textDirection w:val="btLr"/>
      <w:textAlignment w:val="top"/>
      <w:outlineLvl w:val="6"/>
    </w:pPr>
    <w:rPr>
      <w:rFonts w:ascii="Arial" w:eastAsiaTheme="minorEastAsia" w:hAnsi="Arial"/>
      <w:position w:val="-1"/>
      <w:sz w:val="20"/>
      <w:szCs w:val="20"/>
    </w:rPr>
  </w:style>
  <w:style w:type="paragraph" w:styleId="8">
    <w:name w:val="heading 8"/>
    <w:basedOn w:val="a"/>
    <w:next w:val="a"/>
    <w:link w:val="8Char"/>
    <w:rsid w:val="0091018C"/>
    <w:pPr>
      <w:numPr>
        <w:ilvl w:val="7"/>
        <w:numId w:val="22"/>
      </w:numPr>
      <w:suppressAutoHyphens/>
      <w:spacing w:before="240" w:after="60" w:line="232" w:lineRule="atLeast"/>
      <w:ind w:leftChars="-1" w:left="-1" w:hangingChars="1" w:hanging="1"/>
      <w:jc w:val="both"/>
      <w:textDirection w:val="btLr"/>
      <w:textAlignment w:val="top"/>
      <w:outlineLvl w:val="7"/>
    </w:pPr>
    <w:rPr>
      <w:rFonts w:ascii="Arial" w:eastAsiaTheme="minorEastAsia" w:hAnsi="Arial"/>
      <w:i/>
      <w:position w:val="-1"/>
      <w:sz w:val="20"/>
      <w:szCs w:val="20"/>
    </w:rPr>
  </w:style>
  <w:style w:type="paragraph" w:styleId="9">
    <w:name w:val="heading 9"/>
    <w:basedOn w:val="a"/>
    <w:next w:val="a"/>
    <w:link w:val="9Char"/>
    <w:rsid w:val="0091018C"/>
    <w:pPr>
      <w:numPr>
        <w:ilvl w:val="8"/>
        <w:numId w:val="22"/>
      </w:numPr>
      <w:suppressAutoHyphens/>
      <w:spacing w:before="240" w:after="60" w:line="232" w:lineRule="atLeast"/>
      <w:ind w:leftChars="-1" w:left="-1" w:hangingChars="1" w:hanging="1"/>
      <w:jc w:val="both"/>
      <w:textDirection w:val="btLr"/>
      <w:textAlignment w:val="top"/>
      <w:outlineLvl w:val="8"/>
    </w:pPr>
    <w:rPr>
      <w:rFonts w:ascii="Arial" w:eastAsiaTheme="minorEastAsia" w:hAnsi="Arial"/>
      <w:b/>
      <w:i/>
      <w:position w:val="-1"/>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7A0FD5"/>
    <w:pPr>
      <w:tabs>
        <w:tab w:val="center" w:pos="4513"/>
        <w:tab w:val="right" w:pos="9026"/>
      </w:tabs>
      <w:snapToGrid w:val="0"/>
    </w:pPr>
  </w:style>
  <w:style w:type="character" w:customStyle="1" w:styleId="Char">
    <w:name w:val="머리글 Char"/>
    <w:basedOn w:val="a0"/>
    <w:link w:val="a3"/>
    <w:uiPriority w:val="99"/>
    <w:rsid w:val="007A0FD5"/>
  </w:style>
  <w:style w:type="paragraph" w:styleId="a4">
    <w:name w:val="footer"/>
    <w:basedOn w:val="a"/>
    <w:link w:val="Char0"/>
    <w:uiPriority w:val="99"/>
    <w:unhideWhenUsed/>
    <w:rsid w:val="007A0FD5"/>
    <w:pPr>
      <w:tabs>
        <w:tab w:val="center" w:pos="4513"/>
        <w:tab w:val="right" w:pos="9026"/>
      </w:tabs>
      <w:snapToGrid w:val="0"/>
    </w:pPr>
  </w:style>
  <w:style w:type="character" w:customStyle="1" w:styleId="Char0">
    <w:name w:val="바닥글 Char"/>
    <w:basedOn w:val="a0"/>
    <w:link w:val="a4"/>
    <w:uiPriority w:val="99"/>
    <w:rsid w:val="007A0FD5"/>
  </w:style>
  <w:style w:type="paragraph" w:customStyle="1" w:styleId="Default">
    <w:name w:val="Default"/>
    <w:rsid w:val="007A0FD5"/>
    <w:pPr>
      <w:widowControl w:val="0"/>
      <w:autoSpaceDE w:val="0"/>
      <w:autoSpaceDN w:val="0"/>
      <w:adjustRightInd w:val="0"/>
      <w:spacing w:after="0" w:line="240" w:lineRule="auto"/>
      <w:jc w:val="left"/>
    </w:pPr>
    <w:rPr>
      <w:rFonts w:ascii="Times" w:eastAsia="맑은 고딕" w:hAnsi="Times" w:cs="Times"/>
      <w:color w:val="000000"/>
      <w:kern w:val="0"/>
      <w:sz w:val="24"/>
      <w:szCs w:val="24"/>
    </w:rPr>
  </w:style>
  <w:style w:type="paragraph" w:customStyle="1" w:styleId="CM1">
    <w:name w:val="CM1"/>
    <w:basedOn w:val="Default"/>
    <w:next w:val="Default"/>
    <w:uiPriority w:val="99"/>
    <w:rsid w:val="007A0FD5"/>
    <w:rPr>
      <w:color w:val="auto"/>
    </w:rPr>
  </w:style>
  <w:style w:type="paragraph" w:customStyle="1" w:styleId="CM10">
    <w:name w:val="CM10"/>
    <w:basedOn w:val="Default"/>
    <w:next w:val="Default"/>
    <w:uiPriority w:val="99"/>
    <w:rsid w:val="007A0FD5"/>
    <w:pPr>
      <w:spacing w:after="360"/>
    </w:pPr>
    <w:rPr>
      <w:color w:val="auto"/>
    </w:rPr>
  </w:style>
  <w:style w:type="paragraph" w:customStyle="1" w:styleId="CM12">
    <w:name w:val="CM12"/>
    <w:basedOn w:val="Default"/>
    <w:next w:val="Default"/>
    <w:uiPriority w:val="99"/>
    <w:rsid w:val="007A0FD5"/>
    <w:pPr>
      <w:spacing w:after="1510"/>
    </w:pPr>
    <w:rPr>
      <w:color w:val="auto"/>
    </w:rPr>
  </w:style>
  <w:style w:type="paragraph" w:customStyle="1" w:styleId="CM9">
    <w:name w:val="CM9"/>
    <w:basedOn w:val="Default"/>
    <w:next w:val="Default"/>
    <w:uiPriority w:val="99"/>
    <w:rsid w:val="007A0FD5"/>
    <w:rPr>
      <w:color w:val="auto"/>
    </w:rPr>
  </w:style>
  <w:style w:type="paragraph" w:styleId="a5">
    <w:name w:val="Balloon Text"/>
    <w:basedOn w:val="a"/>
    <w:link w:val="Char1"/>
    <w:uiPriority w:val="99"/>
    <w:semiHidden/>
    <w:unhideWhenUsed/>
    <w:rsid w:val="00F10264"/>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F10264"/>
    <w:rPr>
      <w:rFonts w:asciiTheme="majorHAnsi" w:eastAsiaTheme="majorEastAsia" w:hAnsiTheme="majorHAnsi" w:cstheme="majorBidi"/>
      <w:sz w:val="18"/>
      <w:szCs w:val="18"/>
    </w:rPr>
  </w:style>
  <w:style w:type="character" w:styleId="a6">
    <w:name w:val="annotation reference"/>
    <w:basedOn w:val="a0"/>
    <w:uiPriority w:val="99"/>
    <w:semiHidden/>
    <w:unhideWhenUsed/>
    <w:rsid w:val="0078109E"/>
    <w:rPr>
      <w:sz w:val="18"/>
      <w:szCs w:val="18"/>
    </w:rPr>
  </w:style>
  <w:style w:type="paragraph" w:styleId="a7">
    <w:name w:val="annotation text"/>
    <w:basedOn w:val="a"/>
    <w:link w:val="Char2"/>
    <w:uiPriority w:val="99"/>
    <w:unhideWhenUsed/>
    <w:rsid w:val="0078109E"/>
  </w:style>
  <w:style w:type="character" w:customStyle="1" w:styleId="Char2">
    <w:name w:val="메모 텍스트 Char"/>
    <w:basedOn w:val="a0"/>
    <w:link w:val="a7"/>
    <w:uiPriority w:val="99"/>
    <w:rsid w:val="0078109E"/>
  </w:style>
  <w:style w:type="paragraph" w:styleId="a8">
    <w:name w:val="annotation subject"/>
    <w:basedOn w:val="a7"/>
    <w:next w:val="a7"/>
    <w:link w:val="Char3"/>
    <w:uiPriority w:val="99"/>
    <w:semiHidden/>
    <w:unhideWhenUsed/>
    <w:rsid w:val="0078109E"/>
    <w:rPr>
      <w:b/>
      <w:bCs/>
    </w:rPr>
  </w:style>
  <w:style w:type="character" w:customStyle="1" w:styleId="Char3">
    <w:name w:val="메모 주제 Char"/>
    <w:basedOn w:val="Char2"/>
    <w:link w:val="a8"/>
    <w:uiPriority w:val="99"/>
    <w:semiHidden/>
    <w:rsid w:val="0078109E"/>
    <w:rPr>
      <w:b/>
      <w:bCs/>
    </w:rPr>
  </w:style>
  <w:style w:type="paragraph" w:styleId="a9">
    <w:name w:val="List Paragraph"/>
    <w:basedOn w:val="a"/>
    <w:uiPriority w:val="34"/>
    <w:qFormat/>
    <w:rsid w:val="001E26BE"/>
    <w:pPr>
      <w:ind w:left="720"/>
    </w:pPr>
  </w:style>
  <w:style w:type="paragraph" w:customStyle="1" w:styleId="aa">
    <w:name w:val="바탕글"/>
    <w:basedOn w:val="a"/>
    <w:rsid w:val="008B20BA"/>
    <w:pPr>
      <w:widowControl w:val="0"/>
      <w:shd w:val="clear" w:color="auto" w:fill="FFFFFF"/>
      <w:wordWrap w:val="0"/>
      <w:autoSpaceDE w:val="0"/>
      <w:autoSpaceDN w:val="0"/>
      <w:snapToGrid w:val="0"/>
      <w:spacing w:after="0" w:line="384" w:lineRule="auto"/>
      <w:jc w:val="both"/>
      <w:textAlignment w:val="baseline"/>
    </w:pPr>
    <w:rPr>
      <w:rFonts w:ascii="굴림" w:eastAsia="굴림" w:hAnsi="굴림" w:cs="굴림"/>
      <w:color w:val="000000"/>
      <w:sz w:val="20"/>
      <w:szCs w:val="20"/>
      <w:lang w:eastAsia="ko-KR"/>
    </w:rPr>
  </w:style>
  <w:style w:type="character" w:customStyle="1" w:styleId="fntk1012">
    <w:name w:val="fnt_k1012"/>
    <w:basedOn w:val="a0"/>
    <w:rsid w:val="00D40C22"/>
    <w:rPr>
      <w:rFonts w:ascii="gulim" w:hAnsi="gulim" w:hint="default"/>
      <w:b w:val="0"/>
      <w:bCs w:val="0"/>
      <w:color w:val="666666"/>
      <w:sz w:val="18"/>
      <w:szCs w:val="18"/>
    </w:rPr>
  </w:style>
  <w:style w:type="paragraph" w:styleId="ab">
    <w:name w:val="Body Text"/>
    <w:basedOn w:val="a"/>
    <w:link w:val="Char4"/>
    <w:uiPriority w:val="1"/>
    <w:qFormat/>
    <w:rsid w:val="007F5251"/>
    <w:pPr>
      <w:widowControl w:val="0"/>
      <w:autoSpaceDE w:val="0"/>
      <w:autoSpaceDN w:val="0"/>
      <w:spacing w:after="0" w:line="240" w:lineRule="auto"/>
    </w:pPr>
    <w:rPr>
      <w:rFonts w:ascii="Arial Black" w:eastAsia="Arial Black" w:hAnsi="Arial Black" w:cs="Arial Black"/>
      <w:sz w:val="20"/>
      <w:szCs w:val="20"/>
      <w:lang w:val="ko-KR" w:eastAsia="ko-KR" w:bidi="ko-KR"/>
    </w:rPr>
  </w:style>
  <w:style w:type="character" w:customStyle="1" w:styleId="Char4">
    <w:name w:val="본문 Char"/>
    <w:basedOn w:val="a0"/>
    <w:link w:val="ab"/>
    <w:uiPriority w:val="1"/>
    <w:rsid w:val="007F5251"/>
    <w:rPr>
      <w:rFonts w:ascii="Arial Black" w:eastAsia="Arial Black" w:hAnsi="Arial Black" w:cs="Arial Black"/>
      <w:kern w:val="0"/>
      <w:szCs w:val="20"/>
      <w:lang w:val="ko-KR" w:bidi="ko-KR"/>
    </w:rPr>
  </w:style>
  <w:style w:type="paragraph" w:styleId="ac">
    <w:name w:val="No Spacing"/>
    <w:uiPriority w:val="1"/>
    <w:qFormat/>
    <w:rsid w:val="007F5251"/>
    <w:pPr>
      <w:widowControl w:val="0"/>
      <w:wordWrap w:val="0"/>
      <w:autoSpaceDE w:val="0"/>
      <w:autoSpaceDN w:val="0"/>
      <w:spacing w:after="0" w:line="240" w:lineRule="auto"/>
    </w:pPr>
  </w:style>
  <w:style w:type="character" w:styleId="ad">
    <w:name w:val="Placeholder Text"/>
    <w:basedOn w:val="a0"/>
    <w:uiPriority w:val="99"/>
    <w:semiHidden/>
    <w:rsid w:val="00245552"/>
    <w:rPr>
      <w:color w:val="808080"/>
    </w:rPr>
  </w:style>
  <w:style w:type="table" w:styleId="ae">
    <w:name w:val="Table Grid"/>
    <w:basedOn w:val="a1"/>
    <w:uiPriority w:val="59"/>
    <w:rsid w:val="00614A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Char">
    <w:name w:val="제목 1 Char"/>
    <w:basedOn w:val="a0"/>
    <w:link w:val="1"/>
    <w:uiPriority w:val="9"/>
    <w:rsid w:val="0091018C"/>
    <w:rPr>
      <w:rFonts w:ascii="Helvetica" w:hAnsi="Helvetica" w:cs="Times New Roman"/>
      <w:b/>
      <w:kern w:val="28"/>
      <w:position w:val="-1"/>
      <w:sz w:val="28"/>
      <w:szCs w:val="20"/>
      <w:lang w:eastAsia="en-US"/>
    </w:rPr>
  </w:style>
  <w:style w:type="character" w:customStyle="1" w:styleId="2Char">
    <w:name w:val="제목 2 Char"/>
    <w:basedOn w:val="a0"/>
    <w:link w:val="2"/>
    <w:uiPriority w:val="9"/>
    <w:semiHidden/>
    <w:rsid w:val="0091018C"/>
    <w:rPr>
      <w:rFonts w:ascii="Times New Roman" w:hAnsi="Times New Roman" w:cs="Times New Roman"/>
      <w:snapToGrid w:val="0"/>
      <w:kern w:val="0"/>
      <w:position w:val="-1"/>
      <w:szCs w:val="20"/>
      <w:lang w:eastAsia="en-US"/>
    </w:rPr>
  </w:style>
  <w:style w:type="character" w:customStyle="1" w:styleId="3Char">
    <w:name w:val="제목 3 Char"/>
    <w:basedOn w:val="a0"/>
    <w:link w:val="3"/>
    <w:uiPriority w:val="9"/>
    <w:semiHidden/>
    <w:rsid w:val="0091018C"/>
    <w:rPr>
      <w:rFonts w:ascii="Univers Condensed" w:hAnsi="Univers Condensed" w:cs="Times New Roman"/>
      <w:b/>
      <w:snapToGrid w:val="0"/>
      <w:kern w:val="0"/>
      <w:position w:val="-1"/>
      <w:szCs w:val="20"/>
      <w:u w:val="single"/>
      <w:lang w:eastAsia="en-US"/>
    </w:rPr>
  </w:style>
  <w:style w:type="character" w:customStyle="1" w:styleId="4Char">
    <w:name w:val="제목 4 Char"/>
    <w:basedOn w:val="a0"/>
    <w:link w:val="4"/>
    <w:uiPriority w:val="9"/>
    <w:semiHidden/>
    <w:rsid w:val="0091018C"/>
    <w:rPr>
      <w:rFonts w:ascii="Arial" w:hAnsi="Arial" w:cs="Times New Roman"/>
      <w:b/>
      <w:kern w:val="0"/>
      <w:position w:val="-1"/>
      <w:szCs w:val="20"/>
      <w:lang w:eastAsia="en-US"/>
    </w:rPr>
  </w:style>
  <w:style w:type="character" w:customStyle="1" w:styleId="5Char">
    <w:name w:val="제목 5 Char"/>
    <w:basedOn w:val="a0"/>
    <w:link w:val="5"/>
    <w:uiPriority w:val="9"/>
    <w:semiHidden/>
    <w:rsid w:val="0091018C"/>
    <w:rPr>
      <w:rFonts w:ascii="Univers Condensed" w:hAnsi="Univers Condensed" w:cs="Times New Roman"/>
      <w:kern w:val="0"/>
      <w:position w:val="-1"/>
      <w:sz w:val="22"/>
      <w:szCs w:val="20"/>
      <w:lang w:eastAsia="en-US"/>
    </w:rPr>
  </w:style>
  <w:style w:type="character" w:customStyle="1" w:styleId="6Char">
    <w:name w:val="제목 6 Char"/>
    <w:basedOn w:val="a0"/>
    <w:link w:val="6"/>
    <w:uiPriority w:val="9"/>
    <w:semiHidden/>
    <w:rsid w:val="0091018C"/>
    <w:rPr>
      <w:rFonts w:ascii="Times New Roman" w:hAnsi="Times New Roman" w:cs="Times New Roman"/>
      <w:i/>
      <w:kern w:val="0"/>
      <w:position w:val="-1"/>
      <w:sz w:val="22"/>
      <w:szCs w:val="20"/>
      <w:lang w:eastAsia="en-US"/>
    </w:rPr>
  </w:style>
  <w:style w:type="character" w:customStyle="1" w:styleId="7Char">
    <w:name w:val="제목 7 Char"/>
    <w:basedOn w:val="a0"/>
    <w:link w:val="7"/>
    <w:rsid w:val="0091018C"/>
    <w:rPr>
      <w:rFonts w:ascii="Arial" w:hAnsi="Arial" w:cs="Times New Roman"/>
      <w:kern w:val="0"/>
      <w:position w:val="-1"/>
      <w:szCs w:val="20"/>
      <w:lang w:eastAsia="en-US"/>
    </w:rPr>
  </w:style>
  <w:style w:type="character" w:customStyle="1" w:styleId="8Char">
    <w:name w:val="제목 8 Char"/>
    <w:basedOn w:val="a0"/>
    <w:link w:val="8"/>
    <w:rsid w:val="0091018C"/>
    <w:rPr>
      <w:rFonts w:ascii="Arial" w:hAnsi="Arial" w:cs="Times New Roman"/>
      <w:i/>
      <w:kern w:val="0"/>
      <w:position w:val="-1"/>
      <w:szCs w:val="20"/>
      <w:lang w:eastAsia="en-US"/>
    </w:rPr>
  </w:style>
  <w:style w:type="character" w:customStyle="1" w:styleId="9Char">
    <w:name w:val="제목 9 Char"/>
    <w:basedOn w:val="a0"/>
    <w:link w:val="9"/>
    <w:rsid w:val="0091018C"/>
    <w:rPr>
      <w:rFonts w:ascii="Arial" w:hAnsi="Arial" w:cs="Times New Roman"/>
      <w:b/>
      <w:i/>
      <w:kern w:val="0"/>
      <w:position w:val="-1"/>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165303">
      <w:bodyDiv w:val="1"/>
      <w:marLeft w:val="0"/>
      <w:marRight w:val="0"/>
      <w:marTop w:val="0"/>
      <w:marBottom w:val="0"/>
      <w:divBdr>
        <w:top w:val="none" w:sz="0" w:space="0" w:color="auto"/>
        <w:left w:val="none" w:sz="0" w:space="0" w:color="auto"/>
        <w:bottom w:val="none" w:sz="0" w:space="0" w:color="auto"/>
        <w:right w:val="none" w:sz="0" w:space="0" w:color="auto"/>
      </w:divBdr>
    </w:div>
    <w:div w:id="294410837">
      <w:bodyDiv w:val="1"/>
      <w:marLeft w:val="0"/>
      <w:marRight w:val="0"/>
      <w:marTop w:val="0"/>
      <w:marBottom w:val="0"/>
      <w:divBdr>
        <w:top w:val="none" w:sz="0" w:space="0" w:color="auto"/>
        <w:left w:val="none" w:sz="0" w:space="0" w:color="auto"/>
        <w:bottom w:val="none" w:sz="0" w:space="0" w:color="auto"/>
        <w:right w:val="none" w:sz="0" w:space="0" w:color="auto"/>
      </w:divBdr>
    </w:div>
    <w:div w:id="965818663">
      <w:bodyDiv w:val="1"/>
      <w:marLeft w:val="0"/>
      <w:marRight w:val="0"/>
      <w:marTop w:val="0"/>
      <w:marBottom w:val="0"/>
      <w:divBdr>
        <w:top w:val="none" w:sz="0" w:space="0" w:color="auto"/>
        <w:left w:val="none" w:sz="0" w:space="0" w:color="auto"/>
        <w:bottom w:val="none" w:sz="0" w:space="0" w:color="auto"/>
        <w:right w:val="none" w:sz="0" w:space="0" w:color="auto"/>
      </w:divBdr>
    </w:div>
    <w:div w:id="1312371714">
      <w:bodyDiv w:val="1"/>
      <w:marLeft w:val="0"/>
      <w:marRight w:val="0"/>
      <w:marTop w:val="0"/>
      <w:marBottom w:val="0"/>
      <w:divBdr>
        <w:top w:val="none" w:sz="0" w:space="0" w:color="auto"/>
        <w:left w:val="none" w:sz="0" w:space="0" w:color="auto"/>
        <w:bottom w:val="none" w:sz="0" w:space="0" w:color="auto"/>
        <w:right w:val="none" w:sz="0" w:space="0" w:color="auto"/>
      </w:divBdr>
    </w:div>
    <w:div w:id="1530340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21FC0A-0AD1-42C3-B8EE-A45915E5A8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3439</Words>
  <Characters>19604</Characters>
  <Application>Microsoft Office Word</Application>
  <DocSecurity>0</DocSecurity>
  <Lines>163</Lines>
  <Paragraphs>45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송주희</dc:creator>
  <cp:lastModifiedBy>김현주 (Hyunjoo Kim)</cp:lastModifiedBy>
  <cp:revision>2</cp:revision>
  <cp:lastPrinted>2024-03-12T04:02:00Z</cp:lastPrinted>
  <dcterms:created xsi:type="dcterms:W3CDTF">2024-03-13T01:57:00Z</dcterms:created>
  <dcterms:modified xsi:type="dcterms:W3CDTF">2024-03-13T01:57:00Z</dcterms:modified>
</cp:coreProperties>
</file>