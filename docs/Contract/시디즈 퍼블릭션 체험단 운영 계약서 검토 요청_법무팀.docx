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36BDC" w14:textId="77777777" w:rsidR="00BA3CBC" w:rsidRPr="00E423E4" w:rsidRDefault="00BA3CBC" w:rsidP="00BA3CBC">
      <w:pPr>
        <w:jc w:val="center"/>
        <w:rPr>
          <w:rFonts w:ascii="함초롬바탕" w:eastAsia="함초롬바탕" w:hAnsi="함초롬바탕" w:cs="함초롬바탕"/>
          <w:rPrChange w:id="0" w:author="엄소영 (Soyoung Um)" w:date="2024-07-11T15:36:00Z">
            <w:rPr/>
          </w:rPrChange>
        </w:rPr>
      </w:pPr>
    </w:p>
    <w:p w14:paraId="56EDAE83" w14:textId="77777777" w:rsidR="00BA3CBC" w:rsidRPr="00E423E4" w:rsidRDefault="00BA3CBC" w:rsidP="00BA3CBC">
      <w:pPr>
        <w:jc w:val="center"/>
        <w:rPr>
          <w:rFonts w:ascii="함초롬바탕" w:eastAsia="함초롬바탕" w:hAnsi="함초롬바탕" w:cs="함초롬바탕"/>
          <w:rPrChange w:id="1" w:author="엄소영 (Soyoung Um)" w:date="2024-07-11T15:36:00Z">
            <w:rPr/>
          </w:rPrChange>
        </w:rPr>
      </w:pPr>
    </w:p>
    <w:p w14:paraId="774CBE63" w14:textId="77777777" w:rsidR="00BA3CBC" w:rsidRPr="00E423E4" w:rsidRDefault="00BA3CBC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2" w:author="엄소영 (Soyoung Um)" w:date="2024-07-11T15:36:00Z">
            <w:rPr>
              <w:color w:val="000000" w:themeColor="text1"/>
            </w:rPr>
          </w:rPrChange>
        </w:rPr>
      </w:pPr>
    </w:p>
    <w:p w14:paraId="5630E442" w14:textId="77777777" w:rsidR="00BA3CBC" w:rsidRPr="00E423E4" w:rsidRDefault="00BA3CBC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3" w:author="엄소영 (Soyoung Um)" w:date="2024-07-11T15:36:00Z">
            <w:rPr>
              <w:color w:val="000000" w:themeColor="text1"/>
            </w:rPr>
          </w:rPrChange>
        </w:rPr>
      </w:pPr>
    </w:p>
    <w:p w14:paraId="2CB1A167" w14:textId="77777777" w:rsidR="00BA3CBC" w:rsidRPr="00E423E4" w:rsidRDefault="00BA3CB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72"/>
          <w:rPrChange w:id="4" w:author="엄소영 (Soyoung Um)" w:date="2024-07-11T15:36:00Z">
            <w:rPr>
              <w:b/>
              <w:color w:val="000000" w:themeColor="text1"/>
              <w:sz w:val="72"/>
            </w:rPr>
          </w:rPrChange>
        </w:rPr>
      </w:pP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72"/>
          <w:rPrChange w:id="5" w:author="엄소영 (Soyoung Um)" w:date="2024-07-11T15:36:00Z">
            <w:rPr>
              <w:rFonts w:hint="eastAsia"/>
              <w:b/>
              <w:color w:val="000000" w:themeColor="text1"/>
              <w:sz w:val="72"/>
            </w:rPr>
          </w:rPrChange>
        </w:rPr>
        <w:t>마케팅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72"/>
          <w:rPrChange w:id="6" w:author="엄소영 (Soyoung Um)" w:date="2024-07-11T15:36:00Z">
            <w:rPr>
              <w:b/>
              <w:color w:val="000000" w:themeColor="text1"/>
              <w:sz w:val="72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72"/>
          <w:rPrChange w:id="7" w:author="엄소영 (Soyoung Um)" w:date="2024-07-11T15:36:00Z">
            <w:rPr>
              <w:rFonts w:hint="eastAsia"/>
              <w:b/>
              <w:color w:val="000000" w:themeColor="text1"/>
              <w:sz w:val="72"/>
            </w:rPr>
          </w:rPrChange>
        </w:rPr>
        <w:t>제휴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72"/>
          <w:rPrChange w:id="8" w:author="엄소영 (Soyoung Um)" w:date="2024-07-11T15:36:00Z">
            <w:rPr>
              <w:b/>
              <w:color w:val="000000" w:themeColor="text1"/>
              <w:sz w:val="72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72"/>
          <w:rPrChange w:id="9" w:author="엄소영 (Soyoung Um)" w:date="2024-07-11T15:36:00Z">
            <w:rPr>
              <w:rFonts w:hint="eastAsia"/>
              <w:b/>
              <w:color w:val="000000" w:themeColor="text1"/>
              <w:sz w:val="72"/>
            </w:rPr>
          </w:rPrChange>
        </w:rPr>
        <w:t>계약서</w:t>
      </w:r>
    </w:p>
    <w:p w14:paraId="3589B5B3" w14:textId="77777777" w:rsidR="00BA3CBC" w:rsidRPr="00E423E4" w:rsidRDefault="00BA3CBC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10" w:author="엄소영 (Soyoung Um)" w:date="2024-07-11T15:36:00Z">
            <w:rPr>
              <w:color w:val="000000" w:themeColor="text1"/>
            </w:rPr>
          </w:rPrChange>
        </w:rPr>
      </w:pPr>
    </w:p>
    <w:p w14:paraId="7F0C603A" w14:textId="77777777" w:rsidR="00BA3CBC" w:rsidRPr="00E423E4" w:rsidRDefault="00BA3CBC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11" w:author="엄소영 (Soyoung Um)" w:date="2024-07-11T15:36:00Z">
            <w:rPr>
              <w:color w:val="000000" w:themeColor="text1"/>
            </w:rPr>
          </w:rPrChange>
        </w:rPr>
      </w:pPr>
    </w:p>
    <w:p w14:paraId="18D486DC" w14:textId="77777777" w:rsidR="005E5CBB" w:rsidRPr="00E423E4" w:rsidRDefault="005E5CBB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12" w:author="엄소영 (Soyoung Um)" w:date="2024-07-11T15:36:00Z">
            <w:rPr>
              <w:color w:val="000000" w:themeColor="text1"/>
            </w:rPr>
          </w:rPrChange>
        </w:rPr>
      </w:pPr>
    </w:p>
    <w:p w14:paraId="2C466E14" w14:textId="77777777" w:rsidR="005E5CBB" w:rsidRPr="00E423E4" w:rsidRDefault="005E5CBB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13" w:author="엄소영 (Soyoung Um)" w:date="2024-07-11T15:36:00Z">
            <w:rPr>
              <w:color w:val="000000" w:themeColor="text1"/>
            </w:rPr>
          </w:rPrChange>
        </w:rPr>
      </w:pPr>
    </w:p>
    <w:p w14:paraId="24F9CC09" w14:textId="77777777" w:rsidR="00D87980" w:rsidRPr="00E423E4" w:rsidRDefault="00D87980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14" w:author="엄소영 (Soyoung Um)" w:date="2024-07-11T15:36:00Z">
            <w:rPr>
              <w:color w:val="000000" w:themeColor="text1"/>
            </w:rPr>
          </w:rPrChange>
        </w:rPr>
      </w:pPr>
    </w:p>
    <w:p w14:paraId="1E1535C9" w14:textId="77777777" w:rsidR="00D87980" w:rsidRPr="00E423E4" w:rsidRDefault="00D87980" w:rsidP="00BA3CBC">
      <w:pPr>
        <w:jc w:val="center"/>
        <w:rPr>
          <w:rFonts w:ascii="함초롬바탕" w:eastAsia="함초롬바탕" w:hAnsi="함초롬바탕" w:cs="함초롬바탕"/>
          <w:color w:val="000000" w:themeColor="text1"/>
          <w:rPrChange w:id="15" w:author="엄소영 (Soyoung Um)" w:date="2024-07-11T15:36:00Z">
            <w:rPr>
              <w:color w:val="000000" w:themeColor="text1"/>
            </w:rPr>
          </w:rPrChange>
        </w:rPr>
      </w:pPr>
    </w:p>
    <w:p w14:paraId="2EBD228F" w14:textId="77777777" w:rsidR="00D87980" w:rsidRPr="00E423E4" w:rsidRDefault="00D87980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36"/>
          <w:rPrChange w:id="16" w:author="엄소영 (Soyoung Um)" w:date="2024-07-11T15:36:00Z">
            <w:rPr>
              <w:b/>
              <w:color w:val="000000" w:themeColor="text1"/>
              <w:sz w:val="36"/>
            </w:rPr>
          </w:rPrChange>
        </w:rPr>
      </w:pPr>
    </w:p>
    <w:p w14:paraId="28E386D1" w14:textId="77777777" w:rsidR="00D87980" w:rsidRPr="00E423E4" w:rsidRDefault="00D87980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17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3BB7C29D" w14:textId="77777777" w:rsidR="005E5CBB" w:rsidRPr="00E423E4" w:rsidRDefault="005E5CBB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18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13B1CDD7" w14:textId="77777777" w:rsidR="005E5CBB" w:rsidRPr="00E423E4" w:rsidRDefault="005E5CBB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19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27326B8D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0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5454CDC6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1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5466FEB1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2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0E45BD5F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3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247E9CA9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4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284CCD3F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5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256AB92A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6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0A4E3A7B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7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76263954" w14:textId="77777777" w:rsidR="00E0028C" w:rsidRPr="00E423E4" w:rsidRDefault="00E0028C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8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337231A5" w14:textId="77777777" w:rsidR="005E5CBB" w:rsidRPr="00E423E4" w:rsidRDefault="005E5CBB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29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3EE75099" w14:textId="77777777" w:rsidR="00DA44A0" w:rsidRPr="00E423E4" w:rsidRDefault="00DA44A0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30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4B0BC643" w14:textId="77777777" w:rsidR="00DA44A0" w:rsidRPr="00E423E4" w:rsidRDefault="00DA44A0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31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1DC1D986" w14:textId="77777777" w:rsidR="00DA44A0" w:rsidRPr="00E423E4" w:rsidRDefault="00DA44A0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32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30C2B3B6" w14:textId="77777777" w:rsidR="00DA44A0" w:rsidRPr="00E423E4" w:rsidRDefault="00DA44A0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33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38751247" w14:textId="77777777" w:rsidR="00D87980" w:rsidRPr="00E423E4" w:rsidRDefault="00D87980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36"/>
          <w:rPrChange w:id="34" w:author="엄소영 (Soyoung Um)" w:date="2024-07-11T15:36:00Z">
            <w:rPr>
              <w:b/>
              <w:color w:val="000000" w:themeColor="text1"/>
              <w:sz w:val="36"/>
            </w:rPr>
          </w:rPrChange>
        </w:rPr>
      </w:pPr>
    </w:p>
    <w:p w14:paraId="7E4AFA5E" w14:textId="77D37D37" w:rsidR="00D526A1" w:rsidRPr="00E423E4" w:rsidRDefault="00D526A1" w:rsidP="00D526A1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36"/>
          <w:rPrChange w:id="35" w:author="엄소영 (Soyoung Um)" w:date="2024-07-11T15:36:00Z">
            <w:rPr>
              <w:b/>
              <w:color w:val="000000" w:themeColor="text1"/>
              <w:sz w:val="36"/>
            </w:rPr>
          </w:rPrChange>
        </w:rPr>
      </w:pPr>
      <w:r w:rsidRPr="00E423E4">
        <w:rPr>
          <w:rFonts w:ascii="함초롬바탕" w:eastAsia="함초롬바탕" w:hAnsi="함초롬바탕" w:cs="함초롬바탕"/>
          <w:b/>
          <w:color w:val="000000" w:themeColor="text1"/>
          <w:sz w:val="36"/>
          <w:rPrChange w:id="36" w:author="엄소영 (Soyoung Um)" w:date="2024-07-11T15:36:00Z">
            <w:rPr>
              <w:b/>
              <w:color w:val="000000" w:themeColor="text1"/>
              <w:sz w:val="36"/>
            </w:rPr>
          </w:rPrChange>
        </w:rPr>
        <w:t>20</w:t>
      </w:r>
      <w:r w:rsidR="00A8596D" w:rsidRPr="00E423E4">
        <w:rPr>
          <w:rFonts w:ascii="함초롬바탕" w:eastAsia="함초롬바탕" w:hAnsi="함초롬바탕" w:cs="함초롬바탕"/>
          <w:b/>
          <w:color w:val="000000" w:themeColor="text1"/>
          <w:sz w:val="36"/>
          <w:rPrChange w:id="37" w:author="엄소영 (Soyoung Um)" w:date="2024-07-11T15:36:00Z">
            <w:rPr>
              <w:b/>
              <w:color w:val="000000" w:themeColor="text1"/>
              <w:sz w:val="36"/>
            </w:rPr>
          </w:rPrChange>
        </w:rPr>
        <w:t>2</w:t>
      </w:r>
      <w:ins w:id="38" w:author="엄소영 (Soyoung Um)" w:date="2024-07-11T15:20:00Z">
        <w:r w:rsidR="009C5EA2" w:rsidRPr="00E423E4">
          <w:rPr>
            <w:rFonts w:ascii="함초롬바탕" w:eastAsia="함초롬바탕" w:hAnsi="함초롬바탕" w:cs="함초롬바탕"/>
            <w:b/>
            <w:color w:val="000000" w:themeColor="text1"/>
            <w:sz w:val="36"/>
            <w:rPrChange w:id="39" w:author="엄소영 (Soyoung Um)" w:date="2024-07-11T15:36:00Z">
              <w:rPr>
                <w:b/>
                <w:color w:val="000000" w:themeColor="text1"/>
                <w:sz w:val="36"/>
              </w:rPr>
            </w:rPrChange>
          </w:rPr>
          <w:t>4</w:t>
        </w:r>
      </w:ins>
      <w:del w:id="40" w:author="엄소영 (Soyoung Um)" w:date="2024-07-11T15:20:00Z">
        <w:r w:rsidR="00364093" w:rsidRPr="00E423E4" w:rsidDel="009C5EA2">
          <w:rPr>
            <w:rFonts w:ascii="함초롬바탕" w:eastAsia="함초롬바탕" w:hAnsi="함초롬바탕" w:cs="함초롬바탕"/>
            <w:b/>
            <w:color w:val="000000" w:themeColor="text1"/>
            <w:sz w:val="36"/>
            <w:rPrChange w:id="41" w:author="엄소영 (Soyoung Um)" w:date="2024-07-11T15:36:00Z">
              <w:rPr>
                <w:b/>
                <w:color w:val="000000" w:themeColor="text1"/>
                <w:sz w:val="36"/>
              </w:rPr>
            </w:rPrChange>
          </w:rPr>
          <w:delText>3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36"/>
          <w:rPrChange w:id="42" w:author="엄소영 (Soyoung Um)" w:date="2024-07-11T15:36:00Z">
            <w:rPr>
              <w:rFonts w:hint="eastAsia"/>
              <w:b/>
              <w:color w:val="000000" w:themeColor="text1"/>
              <w:sz w:val="36"/>
            </w:rPr>
          </w:rPrChange>
        </w:rPr>
        <w:t>년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36"/>
          <w:rPrChange w:id="43" w:author="엄소영 (Soyoung Um)" w:date="2024-07-11T15:36:00Z">
            <w:rPr>
              <w:b/>
              <w:color w:val="000000" w:themeColor="text1"/>
              <w:sz w:val="36"/>
            </w:rPr>
          </w:rPrChange>
        </w:rPr>
        <w:t xml:space="preserve"> </w:t>
      </w:r>
      <w:ins w:id="44" w:author="엄소영 (Soyoung Um)" w:date="2024-07-11T15:20:00Z">
        <w:r w:rsidR="009C5EA2" w:rsidRPr="00E423E4">
          <w:rPr>
            <w:rFonts w:ascii="함초롬바탕" w:eastAsia="함초롬바탕" w:hAnsi="함초롬바탕" w:cs="함초롬바탕"/>
            <w:b/>
            <w:color w:val="000000" w:themeColor="text1"/>
            <w:sz w:val="36"/>
            <w:rPrChange w:id="45" w:author="엄소영 (Soyoung Um)" w:date="2024-07-11T15:36:00Z">
              <w:rPr>
                <w:b/>
                <w:color w:val="000000" w:themeColor="text1"/>
                <w:sz w:val="36"/>
              </w:rPr>
            </w:rPrChange>
          </w:rPr>
          <w:t>7</w:t>
        </w:r>
      </w:ins>
      <w:del w:id="46" w:author="엄소영 (Soyoung Um)" w:date="2024-07-11T15:20:00Z">
        <w:r w:rsidR="00416D41" w:rsidRPr="00E423E4" w:rsidDel="009C5EA2">
          <w:rPr>
            <w:rFonts w:ascii="함초롬바탕" w:eastAsia="함초롬바탕" w:hAnsi="함초롬바탕" w:cs="함초롬바탕"/>
            <w:b/>
            <w:color w:val="000000" w:themeColor="text1"/>
            <w:sz w:val="36"/>
            <w:rPrChange w:id="47" w:author="엄소영 (Soyoung Um)" w:date="2024-07-11T15:36:00Z">
              <w:rPr>
                <w:b/>
                <w:color w:val="000000" w:themeColor="text1"/>
                <w:sz w:val="36"/>
              </w:rPr>
            </w:rPrChange>
          </w:rPr>
          <w:delText>1</w:delText>
        </w:r>
        <w:r w:rsidR="00E2156B" w:rsidRPr="00E423E4" w:rsidDel="009C5EA2">
          <w:rPr>
            <w:rFonts w:ascii="함초롬바탕" w:eastAsia="함초롬바탕" w:hAnsi="함초롬바탕" w:cs="함초롬바탕"/>
            <w:b/>
            <w:color w:val="000000" w:themeColor="text1"/>
            <w:sz w:val="36"/>
            <w:rPrChange w:id="48" w:author="엄소영 (Soyoung Um)" w:date="2024-07-11T15:36:00Z">
              <w:rPr>
                <w:b/>
                <w:color w:val="000000" w:themeColor="text1"/>
                <w:sz w:val="36"/>
              </w:rPr>
            </w:rPrChange>
          </w:rPr>
          <w:delText>0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36"/>
          <w:rPrChange w:id="49" w:author="엄소영 (Soyoung Um)" w:date="2024-07-11T15:36:00Z">
            <w:rPr>
              <w:rFonts w:hint="eastAsia"/>
              <w:b/>
              <w:color w:val="000000" w:themeColor="text1"/>
              <w:sz w:val="36"/>
            </w:rPr>
          </w:rPrChange>
        </w:rPr>
        <w:t>월</w:t>
      </w:r>
      <w:r w:rsidR="00D87980" w:rsidRPr="00E423E4">
        <w:rPr>
          <w:rFonts w:ascii="함초롬바탕" w:eastAsia="함초롬바탕" w:hAnsi="함초롬바탕" w:cs="함초롬바탕"/>
          <w:b/>
          <w:color w:val="000000" w:themeColor="text1"/>
          <w:sz w:val="36"/>
          <w:rPrChange w:id="50" w:author="엄소영 (Soyoung Um)" w:date="2024-07-11T15:36:00Z">
            <w:rPr>
              <w:b/>
              <w:color w:val="000000" w:themeColor="text1"/>
              <w:sz w:val="36"/>
            </w:rPr>
          </w:rPrChange>
        </w:rPr>
        <w:t xml:space="preserve"> </w:t>
      </w:r>
      <w:ins w:id="51" w:author="엄소영 (Soyoung Um)" w:date="2024-07-11T15:20:00Z">
        <w:r w:rsidR="009C5EA2" w:rsidRPr="00E423E4">
          <w:rPr>
            <w:rFonts w:ascii="함초롬바탕" w:eastAsia="함초롬바탕" w:hAnsi="함초롬바탕" w:cs="함초롬바탕"/>
            <w:b/>
            <w:color w:val="000000" w:themeColor="text1"/>
            <w:sz w:val="36"/>
            <w:rPrChange w:id="52" w:author="엄소영 (Soyoung Um)" w:date="2024-07-11T15:36:00Z">
              <w:rPr>
                <w:b/>
                <w:color w:val="000000" w:themeColor="text1"/>
                <w:sz w:val="36"/>
              </w:rPr>
            </w:rPrChange>
          </w:rPr>
          <w:t>16</w:t>
        </w:r>
      </w:ins>
      <w:del w:id="53" w:author="엄소영 (Soyoung Um)" w:date="2024-07-11T15:20:00Z">
        <w:r w:rsidR="00E2156B" w:rsidRPr="00E423E4" w:rsidDel="009C5EA2">
          <w:rPr>
            <w:rFonts w:ascii="함초롬바탕" w:eastAsia="함초롬바탕" w:hAnsi="함초롬바탕" w:cs="함초롬바탕"/>
            <w:b/>
            <w:color w:val="000000" w:themeColor="text1"/>
            <w:sz w:val="36"/>
            <w:rPrChange w:id="54" w:author="엄소영 (Soyoung Um)" w:date="2024-07-11T15:36:00Z">
              <w:rPr>
                <w:b/>
                <w:color w:val="000000" w:themeColor="text1"/>
                <w:sz w:val="36"/>
              </w:rPr>
            </w:rPrChange>
          </w:rPr>
          <w:delText>26</w:delText>
        </w:r>
      </w:del>
      <w:r w:rsidR="00D87980"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36"/>
          <w:rPrChange w:id="55" w:author="엄소영 (Soyoung Um)" w:date="2024-07-11T15:36:00Z">
            <w:rPr>
              <w:rFonts w:hint="eastAsia"/>
              <w:b/>
              <w:color w:val="000000" w:themeColor="text1"/>
              <w:sz w:val="36"/>
            </w:rPr>
          </w:rPrChange>
        </w:rPr>
        <w:t>일</w:t>
      </w:r>
    </w:p>
    <w:p w14:paraId="1D73DA6B" w14:textId="77777777" w:rsidR="00D526A1" w:rsidRPr="00E423E4" w:rsidRDefault="00D526A1" w:rsidP="00723B1A">
      <w:pPr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56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008EEE80" w14:textId="77777777" w:rsidR="00DA44A0" w:rsidRPr="00E423E4" w:rsidRDefault="00DA44A0" w:rsidP="00723B1A">
      <w:pPr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57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06605DC0" w14:textId="77777777" w:rsidR="00DA44A0" w:rsidRPr="00E423E4" w:rsidRDefault="00DA44A0" w:rsidP="00723B1A">
      <w:pPr>
        <w:rPr>
          <w:rFonts w:ascii="함초롬바탕" w:eastAsia="함초롬바탕" w:hAnsi="함초롬바탕" w:cs="함초롬바탕"/>
          <w:b/>
          <w:color w:val="000000" w:themeColor="text1"/>
          <w:sz w:val="36"/>
          <w:rPrChange w:id="58" w:author="엄소영 (Soyoung Um)" w:date="2024-07-11T15:36:00Z">
            <w:rPr>
              <w:b/>
              <w:color w:val="000000" w:themeColor="text1"/>
              <w:sz w:val="36"/>
            </w:rPr>
          </w:rPrChange>
        </w:rPr>
      </w:pPr>
    </w:p>
    <w:p w14:paraId="39F93989" w14:textId="77777777" w:rsidR="00DA44A0" w:rsidRPr="00E423E4" w:rsidRDefault="00DA44A0" w:rsidP="00723B1A">
      <w:pPr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59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2921173E" w14:textId="77777777" w:rsidR="00DA44A0" w:rsidRPr="00E423E4" w:rsidRDefault="00DA44A0" w:rsidP="00723B1A">
      <w:pPr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60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75857146" w14:textId="77777777" w:rsidR="00DA44A0" w:rsidRPr="00E423E4" w:rsidRDefault="00DA44A0" w:rsidP="00723B1A">
      <w:pPr>
        <w:rPr>
          <w:rFonts w:ascii="함초롬바탕" w:eastAsia="함초롬바탕" w:hAnsi="함초롬바탕" w:cs="함초롬바탕"/>
          <w:b/>
          <w:color w:val="000000" w:themeColor="text1"/>
          <w:sz w:val="18"/>
          <w:szCs w:val="18"/>
          <w:rPrChange w:id="61" w:author="엄소영 (Soyoung Um)" w:date="2024-07-11T15:36:00Z">
            <w:rPr>
              <w:b/>
              <w:color w:val="000000" w:themeColor="text1"/>
              <w:sz w:val="18"/>
              <w:szCs w:val="18"/>
            </w:rPr>
          </w:rPrChange>
        </w:rPr>
      </w:pPr>
    </w:p>
    <w:p w14:paraId="1B577CC6" w14:textId="77777777" w:rsidR="00BA3CBC" w:rsidRPr="00E423E4" w:rsidRDefault="00723B1A" w:rsidP="00BA3CBC">
      <w:pPr>
        <w:jc w:val="center"/>
        <w:rPr>
          <w:rFonts w:ascii="함초롬바탕" w:eastAsia="함초롬바탕" w:hAnsi="함초롬바탕" w:cs="함초롬바탕"/>
          <w:b/>
          <w:color w:val="000000" w:themeColor="text1"/>
          <w:sz w:val="24"/>
          <w:rPrChange w:id="62" w:author="엄소영 (Soyoung Um)" w:date="2024-07-11T15:36:00Z">
            <w:rPr>
              <w:b/>
              <w:color w:val="000000" w:themeColor="text1"/>
              <w:sz w:val="24"/>
            </w:rPr>
          </w:rPrChange>
        </w:rPr>
      </w:pP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24"/>
          <w:rPrChange w:id="63" w:author="엄소영 (Soyoung Um)" w:date="2024-07-11T15:36:00Z">
            <w:rPr>
              <w:rFonts w:hint="eastAsia"/>
              <w:b/>
              <w:color w:val="000000" w:themeColor="text1"/>
              <w:sz w:val="24"/>
            </w:rPr>
          </w:rPrChange>
        </w:rPr>
        <w:t>마케팅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24"/>
          <w:rPrChange w:id="64" w:author="엄소영 (Soyoung Um)" w:date="2024-07-11T15:36:00Z">
            <w:rPr>
              <w:b/>
              <w:color w:val="000000" w:themeColor="text1"/>
              <w:sz w:val="24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24"/>
          <w:rPrChange w:id="65" w:author="엄소영 (Soyoung Um)" w:date="2024-07-11T15:36:00Z">
            <w:rPr>
              <w:rFonts w:hint="eastAsia"/>
              <w:b/>
              <w:color w:val="000000" w:themeColor="text1"/>
              <w:sz w:val="24"/>
            </w:rPr>
          </w:rPrChange>
        </w:rPr>
        <w:t>제휴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24"/>
          <w:rPrChange w:id="66" w:author="엄소영 (Soyoung Um)" w:date="2024-07-11T15:36:00Z">
            <w:rPr>
              <w:b/>
              <w:color w:val="000000" w:themeColor="text1"/>
              <w:sz w:val="24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24"/>
          <w:rPrChange w:id="67" w:author="엄소영 (Soyoung Um)" w:date="2024-07-11T15:36:00Z">
            <w:rPr>
              <w:rFonts w:hint="eastAsia"/>
              <w:b/>
              <w:color w:val="000000" w:themeColor="text1"/>
              <w:sz w:val="24"/>
            </w:rPr>
          </w:rPrChange>
        </w:rPr>
        <w:t>계약서</w:t>
      </w:r>
    </w:p>
    <w:p w14:paraId="065A729A" w14:textId="51FB4053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68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69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lastRenderedPageBreak/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70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1</w:t>
      </w:r>
      <w:proofErr w:type="gramEnd"/>
      <w:ins w:id="71" w:author="엄소영 (Soyoung Um)" w:date="2024-07-11T15:30:00Z">
        <w:r w:rsidR="00CE1612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72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73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74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del w:id="75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76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77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총칙</w:t>
      </w:r>
      <w:del w:id="78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79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56EB3A09" w14:textId="4D8E9CCC" w:rsidR="00BA3CBC" w:rsidRPr="00E423E4" w:rsidRDefault="006C47E8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80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723B1A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F681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" w:author="엄소영 (Soyoung Um)" w:date="2024-07-11T15:36:00Z">
            <w:rPr>
              <w:color w:val="000000" w:themeColor="text1"/>
              <w:sz w:val="16"/>
            </w:rPr>
          </w:rPrChange>
        </w:rPr>
        <w:t>(주)</w:t>
      </w:r>
      <w:proofErr w:type="spellStart"/>
      <w:ins w:id="87" w:author="엄소영 (Soyoung Um)" w:date="2024-07-11T15:20:00Z">
        <w:r w:rsidR="009C5EA2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시디즈</w:t>
        </w:r>
      </w:ins>
      <w:proofErr w:type="spellEnd"/>
      <w:del w:id="89" w:author="엄소영 (Soyoung Um)" w:date="2024-07-11T15:20:00Z">
        <w:r w:rsidR="00926E7C" w:rsidRPr="00E423E4" w:rsidDel="009C5EA2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9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일룸</w:delText>
        </w:r>
      </w:del>
      <w:r w:rsidR="00FF681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1" w:author="엄소영 (Soyoung Um)" w:date="2024-07-11T15:36:00Z">
            <w:rPr>
              <w:color w:val="000000" w:themeColor="text1"/>
              <w:sz w:val="16"/>
            </w:rPr>
          </w:rPrChange>
        </w:rPr>
        <w:t xml:space="preserve">(이하 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2" w:author="엄소영 (Soyoung Um)" w:date="2024-07-11T15:36:00Z">
            <w:rPr>
              <w:color w:val="000000" w:themeColor="text1"/>
              <w:sz w:val="16"/>
            </w:rPr>
          </w:rPrChange>
        </w:rPr>
        <w:t>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4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FF681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5" w:author="엄소영 (Soyoung Um)" w:date="2024-07-11T15:36:00Z">
            <w:rPr>
              <w:color w:val="000000" w:themeColor="text1"/>
              <w:sz w:val="16"/>
            </w:rPr>
          </w:rPrChange>
        </w:rPr>
        <w:t>)와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F681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7" w:author="엄소영 (Soyoung Um)" w:date="2024-07-11T15:36:00Z">
            <w:rPr>
              <w:color w:val="000000" w:themeColor="text1"/>
              <w:sz w:val="16"/>
            </w:rPr>
          </w:rPrChange>
        </w:rPr>
        <w:t>(주)</w:t>
      </w:r>
      <w:del w:id="98" w:author="엄소영 (Soyoung Um)" w:date="2024-07-11T15:21:00Z">
        <w:r w:rsidR="00E2156B" w:rsidRPr="00E423E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99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비욘드마케팅</w:delText>
        </w:r>
      </w:del>
      <w:proofErr w:type="spellStart"/>
      <w:ins w:id="100" w:author="엄소영 (Soyoung Um)" w:date="2024-07-11T15:21:00Z">
        <w:r w:rsidR="00E921B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101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퍼블릭션</w:t>
        </w:r>
      </w:ins>
      <w:proofErr w:type="spellEnd"/>
      <w:del w:id="102" w:author="엄소영 (Soyoung Um)" w:date="2024-07-11T15:21:00Z">
        <w:r w:rsidR="00E2156B" w:rsidRPr="00E423E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103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그룹</w:delText>
        </w:r>
      </w:del>
      <w:r w:rsidR="00FF681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04" w:author="엄소영 (Soyoung Um)" w:date="2024-07-11T15:36:00Z">
            <w:rPr>
              <w:color w:val="000000" w:themeColor="text1"/>
              <w:sz w:val="16"/>
            </w:rPr>
          </w:rPrChange>
        </w:rPr>
        <w:t xml:space="preserve">(이하 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05" w:author="엄소영 (Soyoung Um)" w:date="2024-07-11T15:36:00Z">
            <w:rPr>
              <w:color w:val="000000" w:themeColor="text1"/>
              <w:sz w:val="16"/>
            </w:rPr>
          </w:rPrChange>
        </w:rPr>
        <w:t>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0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07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FF681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08" w:author="엄소영 (Soyoung Um)" w:date="2024-07-11T15:36:00Z">
            <w:rPr>
              <w:color w:val="000000" w:themeColor="text1"/>
              <w:sz w:val="16"/>
            </w:rPr>
          </w:rPrChange>
        </w:rPr>
        <w:t>)가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0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E7A9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1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제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11" w:author="엄소영 (Soyoung Um)" w:date="2024-07-11T15:36:00Z">
            <w:rPr>
              <w:color w:val="000000" w:themeColor="text1"/>
              <w:sz w:val="16"/>
            </w:rPr>
          </w:rPrChange>
        </w:rPr>
        <w:t>2항의 이행에 있어 필요한 제반 사항 및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1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13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D8798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1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D8798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1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과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1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1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18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FE7A9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1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간의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2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E7A9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2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권리와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2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E7A9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2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의무를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2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E7A9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2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규정함에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2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E7A9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2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목적이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2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E7A9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2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있다</w:t>
      </w:r>
      <w:r w:rsidR="00FE7A9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0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191E5F09" w14:textId="77777777" w:rsidR="00FE7A90" w:rsidRPr="00E423E4" w:rsidRDefault="00FE7A90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6"/>
          <w:rPrChange w:id="131" w:author="엄소영 (Soyoung Um)" w:date="2024-07-11T15:36:00Z">
            <w:rPr>
              <w:b/>
              <w:color w:val="000000" w:themeColor="text1"/>
              <w:sz w:val="16"/>
            </w:rPr>
          </w:rPrChange>
        </w:rPr>
      </w:pPr>
    </w:p>
    <w:p w14:paraId="3D30A819" w14:textId="4F50975E" w:rsidR="00FE7A90" w:rsidRPr="00E423E4" w:rsidRDefault="00FE7A90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6"/>
          <w:rPrChange w:id="132" w:author="엄소영 (Soyoung Um)" w:date="2024-07-11T15:36:00Z">
            <w:rPr>
              <w:b/>
              <w:color w:val="000000" w:themeColor="text1"/>
              <w:sz w:val="16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6"/>
          <w:rPrChange w:id="133" w:author="엄소영 (Soyoung Um)" w:date="2024-07-11T15:36:00Z">
            <w:rPr>
              <w:rFonts w:hint="eastAsia"/>
              <w:b/>
              <w:color w:val="000000" w:themeColor="text1"/>
              <w:sz w:val="16"/>
            </w:rPr>
          </w:rPrChange>
        </w:rPr>
        <w:t>제</w:t>
      </w:r>
      <w:ins w:id="134" w:author="엄소영 (Soyoung Um)" w:date="2024-07-11T15:30:00Z">
        <w:r w:rsidR="00CE1612" w:rsidRPr="00E423E4">
          <w:rPr>
            <w:rFonts w:ascii="함초롬바탕" w:eastAsia="함초롬바탕" w:hAnsi="함초롬바탕" w:cs="함초롬바탕"/>
            <w:b/>
            <w:color w:val="000000" w:themeColor="text1"/>
            <w:sz w:val="16"/>
            <w:rPrChange w:id="135" w:author="엄소영 (Soyoung Um)" w:date="2024-07-11T15:36:00Z">
              <w:rPr>
                <w:b/>
                <w:color w:val="000000" w:themeColor="text1"/>
                <w:sz w:val="16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/>
          <w:b/>
          <w:color w:val="000000" w:themeColor="text1"/>
          <w:sz w:val="16"/>
          <w:rPrChange w:id="136" w:author="엄소영 (Soyoung Um)" w:date="2024-07-11T15:36:00Z">
            <w:rPr>
              <w:b/>
              <w:color w:val="000000" w:themeColor="text1"/>
              <w:sz w:val="16"/>
            </w:rPr>
          </w:rPrChange>
        </w:rPr>
        <w:t>2</w:t>
      </w:r>
      <w:proofErr w:type="gramEnd"/>
      <w:ins w:id="137" w:author="엄소영 (Soyoung Um)" w:date="2024-07-11T15:30:00Z">
        <w:r w:rsidR="00CE1612" w:rsidRPr="00E423E4">
          <w:rPr>
            <w:rFonts w:ascii="함초롬바탕" w:eastAsia="함초롬바탕" w:hAnsi="함초롬바탕" w:cs="함초롬바탕"/>
            <w:b/>
            <w:color w:val="000000" w:themeColor="text1"/>
            <w:sz w:val="16"/>
            <w:rPrChange w:id="138" w:author="엄소영 (Soyoung Um)" w:date="2024-07-11T15:36:00Z">
              <w:rPr>
                <w:b/>
                <w:color w:val="000000" w:themeColor="text1"/>
                <w:sz w:val="16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6"/>
          <w:rPrChange w:id="139" w:author="엄소영 (Soyoung Um)" w:date="2024-07-11T15:36:00Z">
            <w:rPr>
              <w:rFonts w:hint="eastAsia"/>
              <w:b/>
              <w:color w:val="000000" w:themeColor="text1"/>
              <w:sz w:val="16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6"/>
          <w:rPrChange w:id="140" w:author="엄소영 (Soyoung Um)" w:date="2024-07-11T15:36:00Z">
            <w:rPr>
              <w:b/>
              <w:color w:val="000000" w:themeColor="text1"/>
              <w:sz w:val="16"/>
            </w:rPr>
          </w:rPrChange>
        </w:rPr>
        <w:t xml:space="preserve"> </w:t>
      </w:r>
      <w:del w:id="141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6"/>
            <w:rPrChange w:id="142" w:author="엄소영 (Soyoung Um)" w:date="2024-07-11T15:36:00Z">
              <w:rPr>
                <w:b/>
                <w:color w:val="000000" w:themeColor="text1"/>
                <w:sz w:val="16"/>
              </w:rPr>
            </w:rPrChange>
          </w:rPr>
          <w:delText>(</w:delText>
        </w:r>
      </w:del>
      <w:r w:rsidR="00723B1A"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6"/>
          <w:rPrChange w:id="143" w:author="엄소영 (Soyoung Um)" w:date="2024-07-11T15:36:00Z">
            <w:rPr>
              <w:rFonts w:hint="eastAsia"/>
              <w:b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6"/>
          <w:rPrChange w:id="144" w:author="엄소영 (Soyoung Um)" w:date="2024-07-11T15:36:00Z">
            <w:rPr>
              <w:rFonts w:hint="eastAsia"/>
              <w:b/>
              <w:color w:val="000000" w:themeColor="text1"/>
              <w:sz w:val="16"/>
            </w:rPr>
          </w:rPrChange>
        </w:rPr>
        <w:t>의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6"/>
          <w:rPrChange w:id="145" w:author="엄소영 (Soyoung Um)" w:date="2024-07-11T15:36:00Z">
            <w:rPr>
              <w:b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6"/>
          <w:rPrChange w:id="146" w:author="엄소영 (Soyoung Um)" w:date="2024-07-11T15:36:00Z">
            <w:rPr>
              <w:rFonts w:hint="eastAsia"/>
              <w:b/>
              <w:color w:val="000000" w:themeColor="text1"/>
              <w:sz w:val="16"/>
            </w:rPr>
          </w:rPrChange>
        </w:rPr>
        <w:t>내용</w:t>
      </w:r>
      <w:del w:id="147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6"/>
            <w:rPrChange w:id="148" w:author="엄소영 (Soyoung Um)" w:date="2024-07-11T15:36:00Z">
              <w:rPr>
                <w:b/>
                <w:color w:val="000000" w:themeColor="text1"/>
                <w:sz w:val="16"/>
              </w:rPr>
            </w:rPrChange>
          </w:rPr>
          <w:delText>)</w:delText>
        </w:r>
      </w:del>
    </w:p>
    <w:p w14:paraId="0EAD9A08" w14:textId="77777777" w:rsidR="00FE7A90" w:rsidRPr="00E423E4" w:rsidRDefault="00FE7A90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49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="0000080B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723B1A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6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5E5CBB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아래의 내용으로 ‘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용역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2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수행하고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6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FE001B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이에 대한 </w:t>
      </w:r>
      <w:proofErr w:type="spellStart"/>
      <w:r w:rsidR="0000080B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대행</w:t>
      </w:r>
      <w:r w:rsidR="0075737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료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를</w:t>
      </w:r>
      <w:proofErr w:type="spell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지불하는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것을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내용으로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2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34FADB4E" w14:textId="77777777" w:rsidR="00FE7A90" w:rsidRPr="00E423E4" w:rsidRDefault="00FE7A90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83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4" w:author="엄소영 (Soyoung Um)" w:date="2024-07-11T15:36:00Z">
            <w:rPr>
              <w:color w:val="000000" w:themeColor="text1"/>
              <w:sz w:val="16"/>
            </w:rPr>
          </w:rPrChange>
        </w:rPr>
        <w:t>[본건용역]</w:t>
      </w:r>
    </w:p>
    <w:p w14:paraId="6C4DFE33" w14:textId="6C48B003" w:rsidR="00A71367" w:rsidRPr="00E423E4" w:rsidRDefault="00FE7A90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85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6" w:author="엄소영 (Soyoung Um)" w:date="2024-07-11T15:36:00Z">
            <w:rPr>
              <w:color w:val="000000" w:themeColor="text1"/>
              <w:sz w:val="16"/>
            </w:rPr>
          </w:rPrChange>
        </w:rPr>
        <w:t>1.</w:t>
      </w:r>
      <w:r w:rsidR="006C47E8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spellStart"/>
      <w:ins w:id="188" w:author="엄소영 (Soyoung Um)" w:date="2024-07-11T15:20:00Z">
        <w:r w:rsidR="009C5EA2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189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시디즈</w:t>
        </w:r>
      </w:ins>
      <w:del w:id="190" w:author="엄소영 (Soyoung Um)" w:date="2024-07-11T15:20:00Z">
        <w:r w:rsidR="00926E7C" w:rsidRPr="00E423E4" w:rsidDel="009C5EA2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191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일룸</w:delText>
        </w:r>
      </w:del>
      <w:r w:rsidR="005E5CBB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에서</w:t>
      </w:r>
      <w:proofErr w:type="spellEnd"/>
      <w:r w:rsidR="005E5CBB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spellStart"/>
      <w:r w:rsidR="00E2156B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비욘드마케팅그룹으</w:t>
      </w:r>
      <w:r w:rsidR="005E5CBB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로</w:t>
      </w:r>
      <w:proofErr w:type="spellEnd"/>
      <w:r w:rsidR="005E5CBB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요청하는 </w:t>
      </w:r>
      <w:r w:rsidR="00145F7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온라인</w:t>
      </w:r>
      <w:r w:rsidR="004C181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마케팅</w:t>
      </w:r>
      <w:ins w:id="199" w:author="엄소영 (Soyoung Um)" w:date="2024-07-11T15:37:00Z">
        <w:r w:rsidR="000F7B83">
          <w:rPr>
            <w:rFonts w:ascii="함초롬바탕" w:eastAsia="함초롬바탕" w:hAnsi="함초롬바탕" w:cs="함초롬바탕" w:hint="eastAsia"/>
            <w:color w:val="000000" w:themeColor="text1"/>
            <w:sz w:val="16"/>
          </w:rPr>
          <w:t>(체험단</w:t>
        </w:r>
        <w:r w:rsidR="000F7B83">
          <w:rPr>
            <w:rFonts w:ascii="함초롬바탕" w:eastAsia="함초롬바탕" w:hAnsi="함초롬바탕" w:cs="함초롬바탕"/>
            <w:color w:val="000000" w:themeColor="text1"/>
            <w:sz w:val="16"/>
          </w:rPr>
          <w:t xml:space="preserve"> </w:t>
        </w:r>
      </w:ins>
      <w:ins w:id="200" w:author="엄소영 (Soyoung Um)" w:date="2024-07-11T15:38:00Z">
        <w:r w:rsidR="000C03E7">
          <w:rPr>
            <w:rFonts w:ascii="함초롬바탕" w:eastAsia="함초롬바탕" w:hAnsi="함초롬바탕" w:cs="함초롬바탕" w:hint="eastAsia"/>
            <w:color w:val="000000" w:themeColor="text1"/>
            <w:sz w:val="16"/>
          </w:rPr>
          <w:t xml:space="preserve">마케팅 </w:t>
        </w:r>
      </w:ins>
      <w:ins w:id="201" w:author="엄소영 (Soyoung Um)" w:date="2024-07-11T15:37:00Z">
        <w:r w:rsidR="000F7B83">
          <w:rPr>
            <w:rFonts w:ascii="함초롬바탕" w:eastAsia="함초롬바탕" w:hAnsi="함초롬바탕" w:cs="함초롬바탕" w:hint="eastAsia"/>
            <w:color w:val="000000" w:themeColor="text1"/>
            <w:sz w:val="16"/>
          </w:rPr>
          <w:t>운영</w:t>
        </w:r>
        <w:r w:rsidR="000F7B83">
          <w:rPr>
            <w:rFonts w:ascii="함초롬바탕" w:eastAsia="함초롬바탕" w:hAnsi="함초롬바탕" w:cs="함초롬바탕"/>
            <w:color w:val="000000" w:themeColor="text1"/>
            <w:sz w:val="16"/>
          </w:rPr>
          <w:t>)</w:t>
        </w:r>
      </w:ins>
    </w:p>
    <w:p w14:paraId="2C6D8FA4" w14:textId="77777777" w:rsidR="0095132A" w:rsidRDefault="00A71367" w:rsidP="00A71367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02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- </w:t>
      </w:r>
      <w:ins w:id="203" w:author="최규현 (Kyoohyun Choi)" w:date="2023-12-21T08:25:00Z">
        <w:r w:rsidR="001E6019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04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계약기간동안</w:t>
        </w:r>
        <w:r w:rsidR="001E6019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205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 xml:space="preserve"> </w:t>
        </w:r>
      </w:ins>
      <w:ins w:id="206" w:author="최규현 (Kyoohyun Choi)" w:date="2023-12-21T08:26:00Z">
        <w:r w:rsidR="001E6019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207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>‘</w:t>
        </w:r>
        <w:r w:rsidR="001E6019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08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갑</w:t>
        </w:r>
        <w:r w:rsidR="001E6019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209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>’</w:t>
        </w:r>
        <w:r w:rsidR="001E6019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10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이</w:t>
        </w:r>
        <w:r w:rsidR="001E6019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211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 xml:space="preserve"> 수시로 요청하는 </w:t>
        </w:r>
      </w:ins>
      <w:r w:rsidR="00416D4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12" w:author="엄소영 (Soyoung Um)" w:date="2024-07-11T15:36:00Z">
            <w:rPr>
              <w:rFonts w:hint="eastAsia"/>
              <w:color w:val="000000" w:themeColor="text1"/>
              <w:sz w:val="16"/>
              <w:highlight w:val="yellow"/>
            </w:rPr>
          </w:rPrChange>
        </w:rPr>
        <w:t>매</w:t>
      </w:r>
      <w:r w:rsidR="00416D4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13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 </w:t>
      </w:r>
      <w:r w:rsidR="00416D4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14" w:author="엄소영 (Soyoung Um)" w:date="2024-07-11T15:36:00Z">
            <w:rPr>
              <w:rFonts w:hint="eastAsia"/>
              <w:color w:val="000000" w:themeColor="text1"/>
              <w:sz w:val="16"/>
              <w:highlight w:val="yellow"/>
            </w:rPr>
          </w:rPrChange>
        </w:rPr>
        <w:t>건</w:t>
      </w:r>
      <w:del w:id="215" w:author="최규현 (Kyoohyun Choi)" w:date="2023-12-21T08:26:00Z">
        <w:r w:rsidR="00416D41" w:rsidRPr="00E423E4" w:rsidDel="006D1AE9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16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마다</w:delText>
        </w:r>
      </w:del>
      <w:ins w:id="217" w:author="최규현 (Kyoohyun Choi)" w:date="2023-12-21T08:26:00Z">
        <w:r w:rsidR="006D1AE9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18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의</w:t>
        </w:r>
        <w:r w:rsidR="006D1AE9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219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 xml:space="preserve"> </w:t>
        </w:r>
        <w:r w:rsidR="006D1AE9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20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용역에</w:t>
        </w:r>
        <w:r w:rsidR="006D1AE9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221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 xml:space="preserve"> </w:t>
        </w:r>
        <w:r w:rsidR="006D1AE9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22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대해</w:t>
        </w:r>
      </w:ins>
      <w:r w:rsidR="00416D4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23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 별도 협의를 통해 견적</w:t>
      </w:r>
      <w:r w:rsidR="0079596A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24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 및 업무 유형</w:t>
      </w:r>
      <w:r w:rsidR="00416D4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25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 결정</w:t>
      </w:r>
    </w:p>
    <w:p w14:paraId="16BC143C" w14:textId="78B1AC86" w:rsidR="00FE7A90" w:rsidRPr="00E423E4" w:rsidRDefault="0095132A" w:rsidP="00A71367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226" w:author="엄소영 (Soyoung Um)" w:date="2024-07-11T15:36:00Z">
            <w:rPr>
              <w:color w:val="000000" w:themeColor="text1"/>
              <w:sz w:val="16"/>
            </w:rPr>
          </w:rPrChange>
        </w:rPr>
      </w:pPr>
      <w:r>
        <w:rPr>
          <w:rFonts w:ascii="함초롬바탕" w:eastAsia="함초롬바탕" w:hAnsi="함초롬바탕" w:cs="함초롬바탕"/>
          <w:color w:val="000000" w:themeColor="text1"/>
          <w:sz w:val="16"/>
        </w:rPr>
        <w:t xml:space="preserve">- </w:t>
      </w:r>
      <w:r>
        <w:rPr>
          <w:rFonts w:ascii="함초롬바탕" w:eastAsia="함초롬바탕" w:hAnsi="함초롬바탕" w:cs="함초롬바탕" w:hint="eastAsia"/>
          <w:color w:val="000000" w:themeColor="text1"/>
          <w:sz w:val="16"/>
        </w:rPr>
        <w:t xml:space="preserve">을은 사전에 각 용역에 대하여 견적서를 제출하고 </w:t>
      </w:r>
      <w:r w:rsidR="00E10549">
        <w:rPr>
          <w:rFonts w:ascii="함초롬바탕" w:eastAsia="함초롬바탕" w:hAnsi="함초롬바탕" w:cs="함초롬바탕"/>
          <w:color w:val="000000" w:themeColor="text1"/>
          <w:sz w:val="16"/>
        </w:rPr>
        <w:t>‘</w:t>
      </w:r>
      <w:r w:rsidR="00E10549">
        <w:rPr>
          <w:rFonts w:ascii="함초롬바탕" w:eastAsia="함초롬바탕" w:hAnsi="함초롬바탕" w:cs="함초롬바탕" w:hint="eastAsia"/>
          <w:color w:val="000000" w:themeColor="text1"/>
          <w:sz w:val="16"/>
        </w:rPr>
        <w:t>갑</w:t>
      </w:r>
      <w:r w:rsidR="00E10549">
        <w:rPr>
          <w:rFonts w:ascii="함초롬바탕" w:eastAsia="함초롬바탕" w:hAnsi="함초롬바탕" w:cs="함초롬바탕"/>
          <w:color w:val="000000" w:themeColor="text1"/>
          <w:sz w:val="16"/>
        </w:rPr>
        <w:t>’</w:t>
      </w:r>
      <w:r w:rsidR="00E10549">
        <w:rPr>
          <w:rFonts w:ascii="함초롬바탕" w:eastAsia="함초롬바탕" w:hAnsi="함초롬바탕" w:cs="함초롬바탕" w:hint="eastAsia"/>
          <w:color w:val="000000" w:themeColor="text1"/>
          <w:sz w:val="16"/>
        </w:rPr>
        <w:t>의 서면승인을 받아야 함.</w:t>
      </w:r>
      <w:r w:rsidR="005E5CBB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27" w:author="엄소영 (Soyoung Um)" w:date="2024-07-11T15:36:00Z">
            <w:rPr>
              <w:color w:val="000000" w:themeColor="text1"/>
              <w:sz w:val="16"/>
            </w:rPr>
          </w:rPrChange>
        </w:rPr>
        <w:br/>
      </w:r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28" w:author="엄소영 (Soyoung Um)" w:date="2024-07-11T15:36:00Z">
            <w:rPr>
              <w:color w:val="000000" w:themeColor="text1"/>
              <w:sz w:val="16"/>
            </w:rPr>
          </w:rPrChange>
        </w:rPr>
        <w:t>-</w:t>
      </w:r>
      <w:r w:rsidR="00723B1A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2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3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제</w:t>
      </w:r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3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5</w:t>
      </w:r>
      <w:proofErr w:type="gramEnd"/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32" w:author="엄소영 (Soyoung Um)" w:date="2024-07-11T15:36:00Z">
            <w:rPr>
              <w:color w:val="000000" w:themeColor="text1"/>
              <w:sz w:val="16"/>
            </w:rPr>
          </w:rPrChange>
        </w:rPr>
        <w:t xml:space="preserve">조 내용, </w:t>
      </w:r>
      <w:proofErr w:type="spellStart"/>
      <w:ins w:id="233" w:author="엄소영 (Soyoung Um)" w:date="2024-07-11T15:21:00Z">
        <w:r w:rsidR="00E921B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3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시디즈</w:t>
        </w:r>
      </w:ins>
      <w:del w:id="235" w:author="엄소영 (Soyoung Um)" w:date="2024-07-11T15:21:00Z">
        <w:r w:rsidR="00926E7C" w:rsidRPr="00E423E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3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일룸</w:delText>
        </w:r>
        <w:r w:rsidR="00A8596D" w:rsidRPr="00E423E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37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과</w:delText>
        </w:r>
      </w:del>
      <w:ins w:id="238" w:author="엄소영 (Soyoung Um)" w:date="2024-07-11T15:21:00Z">
        <w:r w:rsidR="00E921B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239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와</w:t>
        </w:r>
      </w:ins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4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</w:t>
      </w:r>
      <w:proofErr w:type="spellEnd"/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4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4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진행</w:t>
      </w:r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4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4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프로젝트는</w:t>
      </w:r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4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4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외부</w:t>
      </w:r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4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4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일체</w:t>
      </w:r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누설</w:t>
      </w:r>
      <w:r w:rsidR="008D376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5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8D376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금지</w:t>
      </w:r>
    </w:p>
    <w:p w14:paraId="4860ED8E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253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49863D6C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254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255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256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3</w:t>
      </w:r>
      <w:proofErr w:type="gramEnd"/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257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조 </w:t>
      </w:r>
      <w:del w:id="258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259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260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계약기간</w:t>
      </w:r>
      <w:del w:id="261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262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3DEF3419" w14:textId="1EA45658" w:rsidR="00BA3CBC" w:rsidRPr="00E423E4" w:rsidRDefault="00757370" w:rsidP="00757370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263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64" w:author="엄소영 (Soyoung Um)" w:date="2024-07-11T15:36:00Z">
            <w:rPr>
              <w:color w:val="000000" w:themeColor="text1"/>
              <w:sz w:val="16"/>
            </w:rPr>
          </w:rPrChange>
        </w:rPr>
        <w:t xml:space="preserve">1.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6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6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6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6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6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계약기간은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7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7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7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7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당사자가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7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7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서명날인한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7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7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날로부터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7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7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효력이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8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8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발생</w:t>
      </w:r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 xml:space="preserve">하며 본 계약체결일로부터 </w:t>
      </w:r>
      <w:r w:rsidR="00DC1F14">
        <w:rPr>
          <w:rFonts w:ascii="함초롬바탕" w:eastAsia="함초롬바탕" w:hAnsi="함초롬바탕" w:cs="함초롬바탕"/>
          <w:color w:val="000000" w:themeColor="text1"/>
          <w:sz w:val="16"/>
        </w:rPr>
        <w:t>1</w:t>
      </w:r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>년간 유효하다.</w:t>
      </w:r>
      <w:r w:rsidR="00DC1F14">
        <w:rPr>
          <w:rFonts w:ascii="함초롬바탕" w:eastAsia="함초롬바탕" w:hAnsi="함초롬바탕" w:cs="함초롬바탕"/>
          <w:color w:val="000000" w:themeColor="text1"/>
          <w:sz w:val="16"/>
        </w:rPr>
        <w:t xml:space="preserve"> </w:t>
      </w:r>
    </w:p>
    <w:p w14:paraId="1CAE7116" w14:textId="2B219B54" w:rsidR="00757370" w:rsidRPr="00E423E4" w:rsidRDefault="00757370" w:rsidP="00757370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282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83" w:author="엄소영 (Soyoung Um)" w:date="2024-07-11T15:36:00Z">
            <w:rPr>
              <w:color w:val="000000" w:themeColor="text1"/>
              <w:sz w:val="16"/>
            </w:rPr>
          </w:rPrChange>
        </w:rPr>
        <w:t xml:space="preserve">2. 특별한 사정이 없는 한 </w:t>
      </w:r>
      <w:r w:rsidR="00567D03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84" w:author="엄소영 (Soyoung Um)" w:date="2024-07-11T15:36:00Z">
            <w:rPr>
              <w:rFonts w:hint="eastAsia"/>
              <w:color w:val="000000" w:themeColor="text1"/>
              <w:sz w:val="16"/>
              <w:highlight w:val="yellow"/>
            </w:rPr>
          </w:rPrChange>
        </w:rPr>
        <w:t>별도</w:t>
      </w:r>
      <w:r w:rsidR="00567D03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85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86" w:author="엄소영 (Soyoung Um)" w:date="2024-07-11T15:36:00Z">
            <w:rPr>
              <w:rFonts w:hint="eastAsia"/>
              <w:color w:val="000000" w:themeColor="text1"/>
              <w:sz w:val="16"/>
              <w:highlight w:val="yellow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87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88" w:author="엄소영 (Soyoung Um)" w:date="2024-07-11T15:36:00Z">
            <w:rPr>
              <w:rFonts w:hint="eastAsia"/>
              <w:color w:val="000000" w:themeColor="text1"/>
              <w:sz w:val="16"/>
              <w:highlight w:val="yellow"/>
            </w:rPr>
          </w:rPrChange>
        </w:rPr>
        <w:t>종료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89" w:author="엄소영 (Soyoung Um)" w:date="2024-07-11T15:36:00Z">
            <w:rPr>
              <w:color w:val="000000" w:themeColor="text1"/>
              <w:sz w:val="16"/>
              <w:highlight w:val="yellow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90" w:author="엄소영 (Soyoung Um)" w:date="2024-07-11T15:36:00Z">
            <w:rPr>
              <w:rFonts w:hint="eastAsia"/>
              <w:color w:val="000000" w:themeColor="text1"/>
              <w:sz w:val="16"/>
              <w:highlight w:val="yellow"/>
            </w:rPr>
          </w:rPrChange>
        </w:rPr>
        <w:t>의사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9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9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통지하지 않을 경우 동일한 내용으로 계약기간이 </w:t>
      </w:r>
      <w:r w:rsidR="00622A7A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9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자동</w:t>
      </w:r>
      <w:r w:rsidR="00622A7A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9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9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연장되는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9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9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것으로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9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9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한다</w:t>
      </w:r>
      <w:r w:rsidR="006E6C8E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00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6B350FD6" w14:textId="5915FDDC" w:rsidR="00757370" w:rsidRPr="00E423E4" w:rsidRDefault="00757370" w:rsidP="00DC1F14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301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02" w:author="엄소영 (Soyoung Um)" w:date="2024-07-11T15:36:00Z">
            <w:rPr>
              <w:color w:val="000000" w:themeColor="text1"/>
              <w:sz w:val="16"/>
            </w:rPr>
          </w:rPrChange>
        </w:rPr>
        <w:t xml:space="preserve">3.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0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0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2항의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0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0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0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연장에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0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0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있어서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1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1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내용을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1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1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변경</w:t>
      </w:r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>하거나,</w:t>
      </w:r>
      <w:r w:rsidR="00DC1F14">
        <w:rPr>
          <w:rFonts w:ascii="함초롬바탕" w:eastAsia="함초롬바탕" w:hAnsi="함초롬바탕" w:cs="함초롬바탕"/>
          <w:color w:val="000000" w:themeColor="text1"/>
          <w:sz w:val="16"/>
        </w:rPr>
        <w:t xml:space="preserve"> </w:t>
      </w:r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>계약을 해지하는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1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1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경우에는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1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1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1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1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종료일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2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30일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2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이전까지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2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2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변경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2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2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내용</w:t>
      </w:r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 xml:space="preserve"> </w:t>
      </w:r>
      <w:proofErr w:type="spellStart"/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>또는계약해지</w:t>
      </w:r>
      <w:proofErr w:type="spellEnd"/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 xml:space="preserve"> 여부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2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2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2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2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3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통지를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3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3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상대방에게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3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3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하여야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3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3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하며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37" w:author="엄소영 (Soyoung Um)" w:date="2024-07-11T15:36:00Z">
            <w:rPr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3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3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4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4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4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이견이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4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4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없을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4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4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4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4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변경된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5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내용으로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5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5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5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연장되는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5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5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것으로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5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36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361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02E5BF67" w14:textId="14E5F189" w:rsidR="00E2156B" w:rsidRPr="00E423E4" w:rsidRDefault="00E2156B" w:rsidP="00757370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362" w:author="엄소영 (Soyoung Um)" w:date="2024-07-11T15:36:00Z">
            <w:rPr>
              <w:color w:val="000000" w:themeColor="text1"/>
              <w:sz w:val="16"/>
            </w:rPr>
          </w:rPrChange>
        </w:rPr>
      </w:pPr>
      <w:commentRangeStart w:id="363"/>
      <w:del w:id="364" w:author="최규현 (Kyoohyun Choi)" w:date="2023-12-21T08:25:00Z">
        <w:r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65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4.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66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최초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67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68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계약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69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70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후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71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72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서면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73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74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합의를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75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76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통해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77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78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추후에도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79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80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별도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81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82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계약서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83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84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작성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85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86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없이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87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88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동일한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89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90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내용으로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91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92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업무를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93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94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진행할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95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96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수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highlight w:val="yellow"/>
            <w:rPrChange w:id="397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79596A" w:rsidRPr="00E423E4" w:rsidDel="000B350B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398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있다</w:delText>
        </w:r>
        <w:r w:rsidR="0079596A" w:rsidRPr="00E423E4" w:rsidDel="000B350B">
          <w:rPr>
            <w:rFonts w:ascii="함초롬바탕" w:eastAsia="함초롬바탕" w:hAnsi="함초롬바탕" w:cs="함초롬바탕"/>
            <w:color w:val="000000" w:themeColor="text1"/>
            <w:sz w:val="16"/>
            <w:rPrChange w:id="399" w:author="엄소영 (Soyoung Um)" w:date="2024-07-11T15:36:00Z">
              <w:rPr>
                <w:color w:val="000000" w:themeColor="text1"/>
                <w:sz w:val="16"/>
              </w:rPr>
            </w:rPrChange>
          </w:rPr>
          <w:delText>.</w:delText>
        </w:r>
      </w:del>
      <w:commentRangeEnd w:id="363"/>
      <w:r w:rsidR="000B350B" w:rsidRPr="00E423E4">
        <w:rPr>
          <w:rStyle w:val="a9"/>
          <w:rFonts w:ascii="함초롬바탕" w:eastAsia="함초롬바탕" w:hAnsi="함초롬바탕" w:cs="함초롬바탕"/>
          <w:rPrChange w:id="400" w:author="엄소영 (Soyoung Um)" w:date="2024-07-11T15:36:00Z">
            <w:rPr>
              <w:rStyle w:val="a9"/>
            </w:rPr>
          </w:rPrChange>
        </w:rPr>
        <w:commentReference w:id="363"/>
      </w:r>
    </w:p>
    <w:p w14:paraId="6DAD8372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401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34988C40" w14:textId="498E0C09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402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403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404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4</w:t>
      </w:r>
      <w:proofErr w:type="gramEnd"/>
      <w:ins w:id="405" w:author="엄소영 (Soyoung Um)" w:date="2024-07-11T15:30:00Z">
        <w:r w:rsidR="00CE1612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406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407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408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del w:id="409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410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411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412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413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및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414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415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지급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416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417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정책</w:t>
      </w:r>
      <w:del w:id="418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419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5B493303" w14:textId="17978D38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420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2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2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2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2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2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용역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2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2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대금으로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2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2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30" w:author="엄소영 (Soyoung Um)" w:date="2024-07-11T15:36:00Z">
            <w:rPr>
              <w:color w:val="000000" w:themeColor="text1"/>
              <w:sz w:val="16"/>
            </w:rPr>
          </w:rPrChange>
        </w:rPr>
        <w:t>"</w:t>
      </w:r>
      <w:r w:rsidR="0075737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3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3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3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34" w:author="엄소영 (Soyoung Um)" w:date="2024-07-11T15:36:00Z">
            <w:rPr>
              <w:color w:val="000000" w:themeColor="text1"/>
              <w:sz w:val="16"/>
            </w:rPr>
          </w:rPrChange>
        </w:rPr>
        <w:t xml:space="preserve">"에게 </w:t>
      </w:r>
      <w:ins w:id="435" w:author="엄소영 (Soyoung Um)" w:date="2024-07-11T15:27:00Z">
        <w:r w:rsidR="00AA2023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3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체험단</w:t>
        </w:r>
        <w:r w:rsidR="00AA2023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437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3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마케</w:t>
      </w:r>
      <w:ins w:id="439" w:author="엄소영 (Soyoung Um)" w:date="2024-07-11T15:27:00Z">
        <w:r w:rsidR="00AA2023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4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팅</w:t>
        </w:r>
        <w:r w:rsidR="00AA2023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441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</w:ins>
      <w:del w:id="442" w:author="엄소영 (Soyoung Um)" w:date="2024-07-11T15:27:00Z">
        <w:r w:rsidRPr="00E423E4" w:rsidDel="00AA2023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43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팅</w:delText>
        </w:r>
        <w:r w:rsidRPr="00E423E4" w:rsidDel="00AA2023">
          <w:rPr>
            <w:rFonts w:ascii="함초롬바탕" w:eastAsia="함초롬바탕" w:hAnsi="함초롬바탕" w:cs="함초롬바탕"/>
            <w:color w:val="000000" w:themeColor="text1"/>
            <w:sz w:val="16"/>
            <w:rPrChange w:id="444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4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기획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4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4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및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4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4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운영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5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5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대행</w:t>
      </w:r>
      <w:r w:rsidR="005E5CBB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5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5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금액</w:t>
      </w:r>
      <w:r w:rsidR="000503F4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5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아래와 같이 지불한다.</w:t>
      </w:r>
    </w:p>
    <w:p w14:paraId="2236EA09" w14:textId="08AED5CD" w:rsidR="00BA3CBC" w:rsidRPr="00E423E4" w:rsidRDefault="00FE001B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456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57" w:author="엄소영 (Soyoung Um)" w:date="2024-07-11T15:36:00Z">
            <w:rPr>
              <w:color w:val="000000" w:themeColor="text1"/>
              <w:sz w:val="16"/>
            </w:rPr>
          </w:rPrChange>
        </w:rPr>
        <w:t>1.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5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59" w:author="엄소영 (Soyoung Um)" w:date="2024-07-11T15:36:00Z">
            <w:rPr>
              <w:color w:val="000000" w:themeColor="text1"/>
              <w:sz w:val="16"/>
            </w:rPr>
          </w:rPrChange>
        </w:rPr>
        <w:t>총액 :</w:t>
      </w:r>
      <w:proofErr w:type="gramEnd"/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6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ins w:id="461" w:author="엄소영 (Soyoung Um)" w:date="2024-07-11T15:21:00Z">
        <w:r w:rsidR="00E921B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6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체험단</w:t>
        </w:r>
        <w:r w:rsidR="00E921B1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463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진행 건 </w:t>
        </w:r>
      </w:ins>
      <w:del w:id="464" w:author="엄소영 (Soyoung Um)" w:date="2024-07-11T15:21:00Z">
        <w:r w:rsidR="005E5CBB" w:rsidRPr="00E423E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65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年</w:delText>
        </w:r>
        <w:r w:rsidR="005E5CBB" w:rsidRPr="00E423E4" w:rsidDel="00E921B1">
          <w:rPr>
            <w:rFonts w:ascii="함초롬바탕" w:eastAsia="함초롬바탕" w:hAnsi="함초롬바탕" w:cs="함초롬바탕"/>
            <w:color w:val="000000" w:themeColor="text1"/>
            <w:sz w:val="16"/>
            <w:rPrChange w:id="466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, </w:delText>
        </w:r>
        <w:r w:rsidR="000503F4" w:rsidRPr="00E423E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67" w:author="엄소영 (Soyoung Um)" w:date="2024-07-11T15:36:00Z">
              <w:rPr>
                <w:rFonts w:ascii="바탕" w:eastAsia="바탕" w:hAnsi="바탕" w:cs="바탕" w:hint="eastAsia"/>
                <w:color w:val="000000" w:themeColor="text1"/>
                <w:sz w:val="16"/>
              </w:rPr>
            </w:rPrChange>
          </w:rPr>
          <w:delText>月</w:delText>
        </w:r>
        <w:r w:rsidR="005E5CBB" w:rsidRPr="00E423E4" w:rsidDel="00E921B1">
          <w:rPr>
            <w:rFonts w:ascii="함초롬바탕" w:eastAsia="함초롬바탕" w:hAnsi="함초롬바탕" w:cs="함초롬바탕"/>
            <w:color w:val="000000" w:themeColor="text1"/>
            <w:sz w:val="16"/>
            <w:rPrChange w:id="468" w:author="엄소영 (Soyoung Um)" w:date="2024-07-11T15:36:00Z">
              <w:rPr>
                <w:rFonts w:ascii="바탕" w:eastAsia="바탕" w:hAnsi="바탕" w:cs="바탕"/>
                <w:color w:val="000000" w:themeColor="text1"/>
                <w:sz w:val="16"/>
              </w:rPr>
            </w:rPrChange>
          </w:rPr>
          <w:delText xml:space="preserve">, </w:delText>
        </w:r>
        <w:r w:rsidR="005E5CBB" w:rsidRPr="00E423E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69" w:author="엄소영 (Soyoung Um)" w:date="2024-07-11T15:36:00Z">
              <w:rPr>
                <w:rFonts w:ascii="바탕" w:eastAsia="바탕" w:hAnsi="바탕" w:cs="바탕" w:hint="eastAsia"/>
                <w:color w:val="000000" w:themeColor="text1"/>
                <w:sz w:val="16"/>
              </w:rPr>
            </w:rPrChange>
          </w:rPr>
          <w:delText>件</w:delText>
        </w:r>
        <w:r w:rsidR="000503F4" w:rsidRPr="00E423E4" w:rsidDel="00E921B1">
          <w:rPr>
            <w:rFonts w:ascii="함초롬바탕" w:eastAsia="함초롬바탕" w:hAnsi="함초롬바탕" w:cs="함초롬바탕"/>
            <w:color w:val="000000" w:themeColor="text1"/>
            <w:sz w:val="16"/>
            <w:rPrChange w:id="470" w:author="엄소영 (Soyoung Um)" w:date="2024-07-11T15:36:00Z">
              <w:rPr>
                <w:rFonts w:ascii="바탕" w:eastAsia="바탕" w:hAnsi="바탕" w:cs="바탕"/>
                <w:color w:val="000000" w:themeColor="text1"/>
                <w:sz w:val="16"/>
              </w:rPr>
            </w:rPrChange>
          </w:rPr>
          <w:delText xml:space="preserve"> </w:delText>
        </w:r>
      </w:del>
      <w:r w:rsidR="000503F4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7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단위</w:t>
      </w:r>
      <w:r w:rsidR="000503F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7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0503F4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7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운영</w:t>
      </w:r>
      <w:ins w:id="474" w:author="엄소영 (Soyoung Um)" w:date="2024-07-11T15:27:00Z">
        <w:r w:rsidR="00AA2023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475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</w:ins>
      <w:r w:rsidR="000503F4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47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비용</w:t>
      </w:r>
    </w:p>
    <w:p w14:paraId="2FBD1CFC" w14:textId="77777777" w:rsidR="00BA3CBC" w:rsidRPr="00E423E4" w:rsidRDefault="00FE001B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477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78" w:author="엄소영 (Soyoung Um)" w:date="2024-07-11T15:36:00Z">
            <w:rPr>
              <w:color w:val="000000" w:themeColor="text1"/>
              <w:sz w:val="16"/>
            </w:rPr>
          </w:rPrChange>
        </w:rPr>
        <w:t>2.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7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80" w:author="엄소영 (Soyoung Um)" w:date="2024-07-11T15:36:00Z">
            <w:rPr>
              <w:color w:val="000000" w:themeColor="text1"/>
              <w:sz w:val="16"/>
            </w:rPr>
          </w:rPrChange>
        </w:rPr>
        <w:t>지불방법 :</w:t>
      </w:r>
      <w:proofErr w:type="gramEnd"/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8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현금결제</w:t>
      </w:r>
      <w:bookmarkStart w:id="482" w:name="_GoBack"/>
      <w:bookmarkEnd w:id="482"/>
    </w:p>
    <w:p w14:paraId="050DAE7E" w14:textId="37CDE88B" w:rsidR="005E5CBB" w:rsidRPr="006668D4" w:rsidRDefault="00FE001B">
      <w:pPr>
        <w:ind w:left="466" w:hangingChars="300" w:hanging="466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483" w:author="엄소영 (Soyoung Um)" w:date="2024-07-12T14:52:00Z">
            <w:rPr>
              <w:color w:val="000000" w:themeColor="text1"/>
              <w:sz w:val="16"/>
            </w:rPr>
          </w:rPrChange>
        </w:rPr>
        <w:pPrChange w:id="484" w:author="엄소영 (Soyoung Um)" w:date="2024-07-11T15:22:00Z">
          <w:pPr>
            <w:ind w:left="320" w:hangingChars="200" w:hanging="320"/>
            <w:jc w:val="left"/>
          </w:pPr>
        </w:pPrChange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85" w:author="엄소영 (Soyoung Um)" w:date="2024-07-11T15:36:00Z">
            <w:rPr>
              <w:color w:val="000000" w:themeColor="text1"/>
              <w:sz w:val="16"/>
            </w:rPr>
          </w:rPrChange>
        </w:rPr>
        <w:t>3.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8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87" w:author="엄소영 (Soyoung Um)" w:date="2024-07-11T15:36:00Z">
            <w:rPr>
              <w:color w:val="000000" w:themeColor="text1"/>
              <w:sz w:val="16"/>
            </w:rPr>
          </w:rPrChange>
        </w:rPr>
        <w:t>지불일자</w:t>
      </w:r>
      <w:r w:rsidR="005E5CBB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8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A63B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89" w:author="엄소영 (Soyoung Um)" w:date="2024-07-11T15:36:00Z">
            <w:rPr>
              <w:color w:val="000000" w:themeColor="text1"/>
              <w:sz w:val="16"/>
            </w:rPr>
          </w:rPrChange>
        </w:rPr>
        <w:t>:</w:t>
      </w:r>
      <w:proofErr w:type="gramEnd"/>
      <w:r w:rsidR="00FA63B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49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del w:id="491" w:author="최규현 (Kyoohyun Choi)" w:date="2023-12-21T08:32:00Z">
        <w:r w:rsidR="00757370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9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광고</w:delText>
        </w:r>
        <w:r w:rsidR="00757370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493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전 선불 </w:delText>
        </w:r>
        <w:r w:rsidR="000503F4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9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일괄</w:delText>
        </w:r>
        <w:r w:rsidR="000503F4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495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  <w:r w:rsidR="000503F4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9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지불을</w:delText>
        </w:r>
        <w:r w:rsidR="000503F4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497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  <w:r w:rsidR="000503F4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49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원칙으로</w:delText>
        </w:r>
        <w:r w:rsidR="000503F4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499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  <w:r w:rsidR="000503F4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0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하며</w:delText>
        </w:r>
        <w:r w:rsidR="000503F4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01" w:author="엄소영 (Soyoung Um)" w:date="2024-07-11T15:36:00Z">
              <w:rPr>
                <w:color w:val="000000" w:themeColor="text1"/>
                <w:sz w:val="16"/>
              </w:rPr>
            </w:rPrChange>
          </w:rPr>
          <w:delText>,</w:delText>
        </w:r>
        <w:r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02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  <w:r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03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선</w:delText>
        </w:r>
        <w:r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04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지불이 어려울 시 </w:delText>
        </w:r>
        <w:r w:rsidR="001F6F1B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05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협의를</w:delText>
        </w:r>
        <w:r w:rsidR="001F6F1B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06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1F6F1B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07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통해</w:delText>
        </w:r>
        <w:r w:rsidR="001F6F1B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08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1F6F1B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09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지불</w:delText>
        </w:r>
        <w:r w:rsidR="001F6F1B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10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1F6F1B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11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방식</w:delText>
        </w:r>
        <w:r w:rsidR="001F6F1B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12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1F6F1B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13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및</w:delText>
        </w:r>
        <w:r w:rsidR="001F6F1B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14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1F6F1B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15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일자를</w:delText>
        </w:r>
        <w:r w:rsidR="001F6F1B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16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 xml:space="preserve"> </w:delText>
        </w:r>
        <w:r w:rsidR="001F6F1B" w:rsidRPr="00E423E4" w:rsidDel="009E6510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17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delText>조정하여지불한다</w:delText>
        </w:r>
        <w:r w:rsidR="001F6F1B" w:rsidRPr="00E423E4" w:rsidDel="009E6510">
          <w:rPr>
            <w:rFonts w:ascii="함초롬바탕" w:eastAsia="함초롬바탕" w:hAnsi="함초롬바탕" w:cs="함초롬바탕"/>
            <w:color w:val="000000" w:themeColor="text1"/>
            <w:sz w:val="16"/>
            <w:rPrChange w:id="518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delText>.</w:delText>
        </w:r>
      </w:del>
      <w:ins w:id="519" w:author="최규현 (Kyoohyun Choi)" w:date="2023-12-21T08:35:00Z">
        <w:del w:id="520" w:author="엄소영 (Soyoung Um)" w:date="2024-07-11T15:27:00Z">
          <w:r w:rsidR="00BA2861" w:rsidRPr="00E423E4" w:rsidDel="00AA2023">
            <w:rPr>
              <w:rFonts w:ascii="함초롬바탕" w:eastAsia="함초롬바탕" w:hAnsi="함초롬바탕" w:cs="함초롬바탕" w:hint="eastAsia"/>
              <w:color w:val="000000" w:themeColor="text1"/>
              <w:sz w:val="16"/>
              <w:rPrChange w:id="521" w:author="엄소영 (Soyoung Um)" w:date="2024-07-11T15:36:00Z">
                <w:rPr>
                  <w:rFonts w:hint="eastAsia"/>
                  <w:color w:val="000000" w:themeColor="text1"/>
                  <w:sz w:val="16"/>
                  <w:highlight w:val="yellow"/>
                </w:rPr>
              </w:rPrChange>
            </w:rPr>
            <w:delText>매</w:delText>
          </w:r>
          <w:r w:rsidR="00BA2861" w:rsidRPr="00E423E4" w:rsidDel="00AA2023">
            <w:rPr>
              <w:rFonts w:ascii="함초롬바탕" w:eastAsia="함초롬바탕" w:hAnsi="함초롬바탕" w:cs="함초롬바탕"/>
              <w:color w:val="000000" w:themeColor="text1"/>
              <w:sz w:val="16"/>
              <w:rPrChange w:id="522" w:author="엄소영 (Soyoung Um)" w:date="2024-07-11T15:36:00Z">
                <w:rPr>
                  <w:color w:val="000000" w:themeColor="text1"/>
                  <w:sz w:val="16"/>
                  <w:highlight w:val="yellow"/>
                </w:rPr>
              </w:rPrChange>
            </w:rPr>
            <w:delText xml:space="preserve"> 건 </w:delText>
          </w:r>
          <w:r w:rsidR="00905862" w:rsidRPr="00E423E4" w:rsidDel="00AA2023">
            <w:rPr>
              <w:rFonts w:ascii="함초롬바탕" w:eastAsia="함초롬바탕" w:hAnsi="함초롬바탕" w:cs="함초롬바탕" w:hint="eastAsia"/>
              <w:color w:val="000000" w:themeColor="text1"/>
              <w:sz w:val="16"/>
              <w:rPrChange w:id="523" w:author="엄소영 (Soyoung Um)" w:date="2024-07-11T15:36:00Z">
                <w:rPr>
                  <w:rFonts w:hint="eastAsia"/>
                  <w:color w:val="000000" w:themeColor="text1"/>
                  <w:sz w:val="16"/>
                  <w:highlight w:val="yellow"/>
                </w:rPr>
              </w:rPrChange>
            </w:rPr>
            <w:delText>용역별</w:delText>
          </w:r>
          <w:r w:rsidR="00BA2861" w:rsidRPr="00E423E4" w:rsidDel="00AA2023">
            <w:rPr>
              <w:rFonts w:ascii="함초롬바탕" w:eastAsia="함초롬바탕" w:hAnsi="함초롬바탕" w:cs="함초롬바탕" w:hint="eastAsia"/>
              <w:color w:val="000000" w:themeColor="text1"/>
              <w:sz w:val="16"/>
              <w:rPrChange w:id="524" w:author="엄소영 (Soyoung Um)" w:date="2024-07-11T15:36:00Z">
                <w:rPr>
                  <w:rFonts w:hint="eastAsia"/>
                  <w:color w:val="000000" w:themeColor="text1"/>
                  <w:sz w:val="16"/>
                  <w:highlight w:val="yellow"/>
                </w:rPr>
              </w:rPrChange>
            </w:rPr>
            <w:delText>로</w:delText>
          </w:r>
          <w:r w:rsidR="00905862" w:rsidRPr="00E423E4" w:rsidDel="00AA2023">
            <w:rPr>
              <w:rFonts w:ascii="함초롬바탕" w:eastAsia="함초롬바탕" w:hAnsi="함초롬바탕" w:cs="함초롬바탕"/>
              <w:color w:val="000000" w:themeColor="text1"/>
              <w:sz w:val="16"/>
              <w:rPrChange w:id="525" w:author="엄소영 (Soyoung Um)" w:date="2024-07-11T15:36:00Z">
                <w:rPr>
                  <w:color w:val="000000" w:themeColor="text1"/>
                  <w:sz w:val="16"/>
                  <w:highlight w:val="yellow"/>
                </w:rPr>
              </w:rPrChange>
            </w:rPr>
            <w:delText xml:space="preserve"> </w:delText>
          </w:r>
        </w:del>
        <w:r w:rsidR="00905862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26" w:author="엄소영 (Soyoung Um)" w:date="2024-07-11T15:36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갑과</w:t>
        </w:r>
        <w:r w:rsidR="00905862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527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 xml:space="preserve"> 을이 </w:t>
        </w:r>
      </w:ins>
      <w:r w:rsidR="00DC1F14">
        <w:rPr>
          <w:rFonts w:ascii="함초롬바탕" w:eastAsia="함초롬바탕" w:hAnsi="함초롬바탕" w:cs="함초롬바탕" w:hint="eastAsia"/>
          <w:color w:val="000000" w:themeColor="text1"/>
          <w:sz w:val="16"/>
        </w:rPr>
        <w:t>합의한</w:t>
      </w:r>
      <w:ins w:id="528" w:author="최규현 (Kyoohyun Choi)" w:date="2023-12-21T08:35:00Z">
        <w:r w:rsidR="00905862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529" w:author="엄소영 (Soyoung Um)" w:date="2024-07-11T15:36:00Z">
              <w:rPr>
                <w:color w:val="000000" w:themeColor="text1"/>
                <w:sz w:val="16"/>
                <w:highlight w:val="yellow"/>
              </w:rPr>
            </w:rPrChange>
          </w:rPr>
          <w:t xml:space="preserve"> 별도 지급조건에 </w:t>
        </w:r>
        <w:r w:rsidR="00905862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30" w:author="엄소영 (Soyoung Um)" w:date="2024-07-12T14:52:00Z">
              <w:rPr>
                <w:color w:val="000000" w:themeColor="text1"/>
                <w:sz w:val="16"/>
                <w:highlight w:val="yellow"/>
              </w:rPr>
            </w:rPrChange>
          </w:rPr>
          <w:t xml:space="preserve">따라 </w:t>
        </w:r>
      </w:ins>
      <w:ins w:id="531" w:author="엄소영 (Soyoung Um)" w:date="2024-07-11T15:22:00Z">
        <w:r w:rsidR="00E921B1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32" w:author="엄소영 (Soyoung Um)" w:date="2024-07-12T14:52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체험단</w:t>
        </w:r>
        <w:r w:rsidR="00E921B1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33" w:author="엄소영 (Soyoung Um)" w:date="2024-07-12T14:52:00Z">
              <w:rPr>
                <w:color w:val="000000" w:themeColor="text1"/>
                <w:sz w:val="16"/>
                <w:highlight w:val="yellow"/>
              </w:rPr>
            </w:rPrChange>
          </w:rPr>
          <w:t xml:space="preserve"> </w:t>
        </w:r>
        <w:r w:rsidR="00E921B1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34" w:author="엄소영 (Soyoung Um)" w:date="2024-07-12T14:52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콘텐츠</w:t>
        </w:r>
        <w:r w:rsidR="00E921B1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35" w:author="엄소영 (Soyoung Um)" w:date="2024-07-12T14:52:00Z">
              <w:rPr>
                <w:color w:val="000000" w:themeColor="text1"/>
                <w:sz w:val="16"/>
                <w:highlight w:val="yellow"/>
              </w:rPr>
            </w:rPrChange>
          </w:rPr>
          <w:t xml:space="preserve"> </w:t>
        </w:r>
        <w:r w:rsidR="00E921B1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36" w:author="엄소영 (Soyoung Um)" w:date="2024-07-12T14:52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발행</w:t>
        </w:r>
        <w:r w:rsidR="00E921B1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37" w:author="엄소영 (Soyoung Um)" w:date="2024-07-12T14:52:00Z">
              <w:rPr>
                <w:color w:val="000000" w:themeColor="text1"/>
                <w:sz w:val="16"/>
                <w:highlight w:val="yellow"/>
              </w:rPr>
            </w:rPrChange>
          </w:rPr>
          <w:t xml:space="preserve"> </w:t>
        </w:r>
        <w:r w:rsidR="00E921B1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38" w:author="엄소영 (Soyoung Um)" w:date="2024-07-12T14:52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월</w:t>
        </w:r>
      </w:ins>
      <w:ins w:id="539" w:author="엄소영 (Soyoung Um)" w:date="2024-07-11T15:28:00Z">
        <w:r w:rsidR="00AA2023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40" w:author="엄소영 (Soyoung Um)" w:date="2024-07-12T14:52:00Z">
              <w:rPr>
                <w:rFonts w:hint="eastAsia"/>
                <w:color w:val="000000" w:themeColor="text1"/>
                <w:sz w:val="16"/>
              </w:rPr>
            </w:rPrChange>
          </w:rPr>
          <w:t>에</w:t>
        </w:r>
      </w:ins>
      <w:ins w:id="541" w:author="엄소영 (Soyoung Um)" w:date="2024-07-11T15:22:00Z">
        <w:r w:rsidR="00E921B1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42" w:author="엄소영 (Soyoung Um)" w:date="2024-07-12T14:52:00Z">
              <w:rPr>
                <w:color w:val="000000" w:themeColor="text1"/>
                <w:sz w:val="16"/>
                <w:highlight w:val="yellow"/>
              </w:rPr>
            </w:rPrChange>
          </w:rPr>
          <w:t xml:space="preserve"> 세금계산서 발행 및</w:t>
        </w:r>
      </w:ins>
      <w:ins w:id="543" w:author="엄소영 (Soyoung Um)" w:date="2024-07-11T15:27:00Z">
        <w:r w:rsidR="00AA2023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44" w:author="엄소영 (Soyoung Um)" w:date="2024-07-12T14:52:00Z">
              <w:rPr>
                <w:color w:val="000000" w:themeColor="text1"/>
                <w:sz w:val="16"/>
              </w:rPr>
            </w:rPrChange>
          </w:rPr>
          <w:t xml:space="preserve"> </w:t>
        </w:r>
      </w:ins>
      <w:ins w:id="545" w:author="최규현 (Kyoohyun Choi)" w:date="2023-12-21T08:35:00Z">
        <w:r w:rsidR="00905862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46" w:author="엄소영 (Soyoung Um)" w:date="2024-07-12T14:52:00Z">
              <w:rPr>
                <w:rFonts w:hint="eastAsia"/>
                <w:color w:val="000000" w:themeColor="text1"/>
                <w:sz w:val="16"/>
                <w:highlight w:val="yellow"/>
              </w:rPr>
            </w:rPrChange>
          </w:rPr>
          <w:t>지급</w:t>
        </w:r>
      </w:ins>
    </w:p>
    <w:p w14:paraId="78EBBB10" w14:textId="2E9665B7" w:rsidR="005E5CBB" w:rsidRPr="00E423E4" w:rsidRDefault="00FE001B" w:rsidP="005E5CBB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547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6668D4">
        <w:rPr>
          <w:rFonts w:ascii="함초롬바탕" w:eastAsia="함초롬바탕" w:hAnsi="함초롬바탕" w:cs="함초롬바탕"/>
          <w:color w:val="000000" w:themeColor="text1"/>
          <w:sz w:val="16"/>
          <w:rPrChange w:id="548" w:author="엄소영 (Soyoung Um)" w:date="2024-07-12T14:52:00Z">
            <w:rPr>
              <w:color w:val="000000" w:themeColor="text1"/>
              <w:sz w:val="16"/>
            </w:rPr>
          </w:rPrChange>
        </w:rPr>
        <w:t>4.</w:t>
      </w:r>
      <w:r w:rsidR="00BA3CBC" w:rsidRPr="006668D4">
        <w:rPr>
          <w:rFonts w:ascii="함초롬바탕" w:eastAsia="함초롬바탕" w:hAnsi="함초롬바탕" w:cs="함초롬바탕"/>
          <w:color w:val="000000" w:themeColor="text1"/>
          <w:sz w:val="16"/>
          <w:rPrChange w:id="549" w:author="엄소영 (Soyoung Um)" w:date="2024-07-12T14:52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="00BA3CBC" w:rsidRPr="006668D4">
        <w:rPr>
          <w:rFonts w:ascii="함초롬바탕" w:eastAsia="함초롬바탕" w:hAnsi="함초롬바탕" w:cs="함초롬바탕"/>
          <w:color w:val="000000" w:themeColor="text1"/>
          <w:sz w:val="16"/>
          <w:rPrChange w:id="550" w:author="엄소영 (Soyoung Um)" w:date="2024-07-12T14:52:00Z">
            <w:rPr>
              <w:color w:val="000000" w:themeColor="text1"/>
              <w:sz w:val="16"/>
            </w:rPr>
          </w:rPrChange>
        </w:rPr>
        <w:t>입금은행 :</w:t>
      </w:r>
      <w:proofErr w:type="gramEnd"/>
      <w:r w:rsidR="00BA3CBC" w:rsidRPr="006668D4">
        <w:rPr>
          <w:rFonts w:ascii="함초롬바탕" w:eastAsia="함초롬바탕" w:hAnsi="함초롬바탕" w:cs="함초롬바탕"/>
          <w:color w:val="000000" w:themeColor="text1"/>
          <w:sz w:val="16"/>
          <w:rPrChange w:id="551" w:author="엄소영 (Soyoung Um)" w:date="2024-07-12T14:52:00Z">
            <w:rPr>
              <w:color w:val="000000" w:themeColor="text1"/>
              <w:sz w:val="16"/>
            </w:rPr>
          </w:rPrChange>
        </w:rPr>
        <w:t xml:space="preserve"> </w:t>
      </w:r>
      <w:del w:id="552" w:author="엄소영 (Soyoung Um)" w:date="2024-07-11T15:23:00Z">
        <w:r w:rsidR="00395A52" w:rsidRPr="006668D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53" w:author="엄소영 (Soyoung Um)" w:date="2024-07-12T14:52:00Z">
              <w:rPr>
                <w:rFonts w:eastAsiaTheme="minorHAnsi" w:hint="eastAsia"/>
                <w:color w:val="000000" w:themeColor="text1"/>
                <w:sz w:val="16"/>
              </w:rPr>
            </w:rPrChange>
          </w:rPr>
          <w:delText>하나</w:delText>
        </w:r>
        <w:r w:rsidR="00BA3CBC" w:rsidRPr="006668D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54" w:author="엄소영 (Soyoung Um)" w:date="2024-07-12T14:52:00Z">
              <w:rPr>
                <w:rFonts w:eastAsiaTheme="minorHAnsi" w:hint="eastAsia"/>
                <w:color w:val="000000" w:themeColor="text1"/>
                <w:sz w:val="16"/>
              </w:rPr>
            </w:rPrChange>
          </w:rPr>
          <w:delText>은행</w:delText>
        </w:r>
        <w:r w:rsidR="000503F4" w:rsidRPr="006668D4" w:rsidDel="00E921B1">
          <w:rPr>
            <w:rFonts w:ascii="함초롬바탕" w:eastAsia="함초롬바탕" w:hAnsi="함초롬바탕" w:cs="함초롬바탕"/>
            <w:color w:val="000000" w:themeColor="text1"/>
            <w:sz w:val="16"/>
            <w:rPrChange w:id="555" w:author="엄소영 (Soyoung Um)" w:date="2024-07-12T14:52:00Z">
              <w:rPr>
                <w:rFonts w:eastAsiaTheme="minorHAnsi"/>
                <w:color w:val="000000" w:themeColor="text1"/>
                <w:sz w:val="16"/>
              </w:rPr>
            </w:rPrChange>
          </w:rPr>
          <w:delText xml:space="preserve"> (</w:delText>
        </w:r>
        <w:r w:rsidR="00395A52" w:rsidRPr="006668D4" w:rsidDel="00E921B1">
          <w:rPr>
            <w:rFonts w:ascii="함초롬바탕" w:eastAsia="함초롬바탕" w:hAnsi="함초롬바탕" w:cs="함초롬바탕"/>
            <w:color w:val="444444"/>
            <w:sz w:val="18"/>
            <w:szCs w:val="18"/>
            <w:shd w:val="clear" w:color="auto" w:fill="FFFFFF"/>
            <w:rPrChange w:id="556" w:author="엄소영 (Soyoung Um)" w:date="2024-07-12T14:52:00Z">
              <w:rPr>
                <w:rFonts w:eastAsiaTheme="minorHAnsi" w:cs="Tahoma"/>
                <w:color w:val="444444"/>
                <w:sz w:val="18"/>
                <w:szCs w:val="18"/>
                <w:shd w:val="clear" w:color="auto" w:fill="FFFFFF"/>
              </w:rPr>
            </w:rPrChange>
          </w:rPr>
          <w:delText>826-910002-42104</w:delText>
        </w:r>
        <w:r w:rsidR="00BA3CBC" w:rsidRPr="006668D4" w:rsidDel="00E921B1">
          <w:rPr>
            <w:rFonts w:ascii="함초롬바탕" w:eastAsia="함초롬바탕" w:hAnsi="함초롬바탕" w:cs="함초롬바탕"/>
            <w:color w:val="000000" w:themeColor="text1"/>
            <w:sz w:val="16"/>
            <w:rPrChange w:id="557" w:author="엄소영 (Soyoung Um)" w:date="2024-07-12T14:52:00Z">
              <w:rPr>
                <w:rFonts w:eastAsiaTheme="minorHAnsi"/>
                <w:color w:val="000000" w:themeColor="text1"/>
                <w:sz w:val="16"/>
              </w:rPr>
            </w:rPrChange>
          </w:rPr>
          <w:delText>)</w:delText>
        </w:r>
        <w:r w:rsidR="00BA3CBC" w:rsidRPr="006668D4" w:rsidDel="00E921B1">
          <w:rPr>
            <w:rFonts w:ascii="함초롬바탕" w:eastAsia="함초롬바탕" w:hAnsi="함초롬바탕" w:cs="함초롬바탕"/>
            <w:color w:val="000000" w:themeColor="text1"/>
            <w:sz w:val="16"/>
            <w:rPrChange w:id="558" w:author="엄소영 (Soyoung Um)" w:date="2024-07-12T14:52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ins w:id="559" w:author="엄소영 (Soyoung Um)" w:date="2024-07-11T15:23:00Z">
        <w:del w:id="560" w:author="현덕 이" w:date="2024-07-12T13:39:00Z">
          <w:r w:rsidR="00F66EE7" w:rsidRPr="006668D4" w:rsidDel="00201B42">
            <w:rPr>
              <w:rFonts w:ascii="함초롬바탕" w:eastAsia="함초롬바탕" w:hAnsi="함초롬바탕" w:cs="함초롬바탕"/>
              <w:color w:val="000000" w:themeColor="text1"/>
              <w:sz w:val="16"/>
              <w:rPrChange w:id="561" w:author="엄소영 (Soyoung Um)" w:date="2024-07-12T14:52:00Z">
                <w:rPr>
                  <w:rFonts w:eastAsiaTheme="minorHAnsi"/>
                  <w:color w:val="000000" w:themeColor="text1"/>
                  <w:sz w:val="16"/>
                </w:rPr>
              </w:rPrChange>
            </w:rPr>
            <w:delText xml:space="preserve">  </w:delText>
          </w:r>
        </w:del>
      </w:ins>
      <w:ins w:id="562" w:author="현덕 이" w:date="2024-07-12T13:38:00Z">
        <w:r w:rsidR="00201B42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63" w:author="엄소영 (Soyoung Um)" w:date="2024-07-12T14:52:00Z">
              <w:rPr>
                <w:rFonts w:ascii="함초롬바탕" w:eastAsia="함초롬바탕" w:hAnsi="함초롬바탕" w:cs="함초롬바탕" w:hint="eastAsia"/>
                <w:color w:val="000000" w:themeColor="text1"/>
                <w:sz w:val="16"/>
                <w:highlight w:val="yellow"/>
              </w:rPr>
            </w:rPrChange>
          </w:rPr>
          <w:t>우리은행</w:t>
        </w:r>
        <w:r w:rsidR="00201B42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64" w:author="엄소영 (Soyoung Um)" w:date="2024-07-12T14:52:00Z">
              <w:rPr>
                <w:rFonts w:ascii="함초롬바탕" w:eastAsia="함초롬바탕" w:hAnsi="함초롬바탕" w:cs="함초롬바탕"/>
                <w:color w:val="000000" w:themeColor="text1"/>
                <w:sz w:val="16"/>
                <w:highlight w:val="yellow"/>
              </w:rPr>
            </w:rPrChange>
          </w:rPr>
          <w:t xml:space="preserve"> 1005-904-35045</w:t>
        </w:r>
      </w:ins>
      <w:ins w:id="565" w:author="현덕 이" w:date="2024-07-12T13:39:00Z">
        <w:r w:rsidR="00201B42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66" w:author="엄소영 (Soyoung Um)" w:date="2024-07-12T14:52:00Z">
              <w:rPr>
                <w:rFonts w:ascii="함초롬바탕" w:eastAsia="함초롬바탕" w:hAnsi="함초롬바탕" w:cs="함초롬바탕"/>
                <w:color w:val="000000" w:themeColor="text1"/>
                <w:sz w:val="16"/>
                <w:highlight w:val="yellow"/>
              </w:rPr>
            </w:rPrChange>
          </w:rPr>
          <w:t>5</w:t>
        </w:r>
      </w:ins>
      <w:ins w:id="567" w:author="엄소영 (Soyoung Um)" w:date="2024-07-11T15:23:00Z">
        <w:r w:rsidR="00F66EE7" w:rsidRPr="006668D4">
          <w:rPr>
            <w:rFonts w:ascii="함초롬바탕" w:eastAsia="함초롬바탕" w:hAnsi="함초롬바탕" w:cs="함초롬바탕"/>
            <w:color w:val="000000" w:themeColor="text1"/>
            <w:sz w:val="16"/>
            <w:rPrChange w:id="568" w:author="엄소영 (Soyoung Um)" w:date="2024-07-12T14:52:00Z">
              <w:rPr>
                <w:rFonts w:eastAsiaTheme="minorHAnsi"/>
                <w:color w:val="000000" w:themeColor="text1"/>
                <w:sz w:val="16"/>
              </w:rPr>
            </w:rPrChange>
          </w:rPr>
          <w:t xml:space="preserve"> </w:t>
        </w:r>
      </w:ins>
      <w:r w:rsidR="00BA3CBC" w:rsidRPr="006668D4">
        <w:rPr>
          <w:rFonts w:ascii="함초롬바탕" w:eastAsia="함초롬바탕" w:hAnsi="함초롬바탕" w:cs="함초롬바탕"/>
          <w:color w:val="000000" w:themeColor="text1"/>
          <w:sz w:val="16"/>
          <w:rPrChange w:id="569" w:author="엄소영 (Soyoung Um)" w:date="2024-07-12T14:52:00Z">
            <w:rPr>
              <w:color w:val="000000" w:themeColor="text1"/>
              <w:sz w:val="16"/>
            </w:rPr>
          </w:rPrChange>
        </w:rPr>
        <w:t>㈜</w:t>
      </w:r>
      <w:proofErr w:type="spellStart"/>
      <w:ins w:id="570" w:author="엄소영 (Soyoung Um)" w:date="2024-07-11T15:21:00Z">
        <w:r w:rsidR="00E921B1" w:rsidRPr="006668D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71" w:author="엄소영 (Soyoung Um)" w:date="2024-07-12T14:52:00Z">
              <w:rPr>
                <w:rFonts w:hint="eastAsia"/>
                <w:color w:val="000000" w:themeColor="text1"/>
                <w:sz w:val="16"/>
              </w:rPr>
            </w:rPrChange>
          </w:rPr>
          <w:t>퍼블릭션</w:t>
        </w:r>
      </w:ins>
      <w:proofErr w:type="spellEnd"/>
      <w:del w:id="572" w:author="엄소영 (Soyoung Um)" w:date="2024-07-11T15:21:00Z">
        <w:r w:rsidR="00395A52" w:rsidRPr="006668D4" w:rsidDel="00E921B1">
          <w:rPr>
            <w:rFonts w:ascii="함초롬바탕" w:eastAsia="함초롬바탕" w:hAnsi="함초롬바탕" w:cs="함초롬바탕" w:hint="eastAsia"/>
            <w:color w:val="000000" w:themeColor="text1"/>
            <w:sz w:val="16"/>
            <w:highlight w:val="yellow"/>
            <w:rPrChange w:id="573" w:author="엄소영 (Soyoung Um)" w:date="2024-07-12T14:52:00Z">
              <w:rPr>
                <w:rFonts w:hint="eastAsia"/>
                <w:color w:val="000000" w:themeColor="text1"/>
                <w:sz w:val="16"/>
              </w:rPr>
            </w:rPrChange>
          </w:rPr>
          <w:delText>비욘드마케팅그룹</w:delText>
        </w:r>
      </w:del>
    </w:p>
    <w:p w14:paraId="067443DC" w14:textId="4F398E5D" w:rsidR="00BA3CBC" w:rsidRPr="00E423E4" w:rsidRDefault="00FE001B" w:rsidP="005E5CBB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574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75" w:author="엄소영 (Soyoung Um)" w:date="2024-07-11T15:36:00Z">
            <w:rPr>
              <w:color w:val="000000" w:themeColor="text1"/>
              <w:sz w:val="16"/>
            </w:rPr>
          </w:rPrChange>
        </w:rPr>
        <w:t>5.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7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대금 지급과 관련하여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57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="0075737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78" w:author="엄소영 (Soyoung Um)" w:date="2024-07-11T15:36:00Z">
            <w:rPr>
              <w:color w:val="000000" w:themeColor="text1"/>
              <w:sz w:val="16"/>
            </w:rPr>
          </w:rPrChange>
        </w:rPr>
        <w:t>”</w:t>
      </w:r>
      <w:r w:rsidR="0075737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57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는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8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ins w:id="581" w:author="엄소영 (Soyoung Um)" w:date="2024-07-11T15:30:00Z"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8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콘텐츠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583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8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발행</w:t>
        </w:r>
      </w:ins>
      <w:ins w:id="585" w:author="엄소영 (Soyoung Um)" w:date="2024-07-11T15:31:00Z"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8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한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587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해당 월에 </w:t>
        </w:r>
      </w:ins>
      <w:del w:id="588" w:author="엄소영 (Soyoung Um)" w:date="2024-07-11T15:30:00Z">
        <w:r w:rsidR="00BA3CBC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589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사전에</w:delText>
        </w:r>
        <w:r w:rsidR="00BA3CBC" w:rsidRPr="00E423E4" w:rsidDel="002D57E4">
          <w:rPr>
            <w:rFonts w:ascii="함초롬바탕" w:eastAsia="함초롬바탕" w:hAnsi="함초롬바탕" w:cs="함초롬바탕"/>
            <w:color w:val="000000" w:themeColor="text1"/>
            <w:sz w:val="16"/>
            <w:rPrChange w:id="590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59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세금계산서를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9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59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발행하여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9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59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96" w:author="엄소영 (Soyoung Um)" w:date="2024-07-11T15:36:00Z">
            <w:rPr>
              <w:color w:val="000000" w:themeColor="text1"/>
              <w:sz w:val="16"/>
            </w:rPr>
          </w:rPrChange>
        </w:rPr>
        <w:t xml:space="preserve">"에게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59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청구한다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598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355C09E4" w14:textId="2C915602" w:rsidR="0082649F" w:rsidRPr="00E423E4" w:rsidRDefault="00FE001B" w:rsidP="00DB57D4">
      <w:pPr>
        <w:ind w:left="155" w:hangingChars="100" w:hanging="155"/>
        <w:jc w:val="left"/>
        <w:rPr>
          <w:ins w:id="599" w:author="엄소영 (Soyoung Um)" w:date="2024-07-11T15:32:00Z"/>
          <w:rFonts w:ascii="함초롬바탕" w:eastAsia="함초롬바탕" w:hAnsi="함초롬바탕" w:cs="함초롬바탕"/>
          <w:color w:val="000000" w:themeColor="text1"/>
          <w:sz w:val="16"/>
          <w:szCs w:val="16"/>
          <w:rPrChange w:id="600" w:author="엄소영 (Soyoung Um)" w:date="2024-07-11T15:36:00Z">
            <w:rPr>
              <w:ins w:id="601" w:author="엄소영 (Soyoung Um)" w:date="2024-07-11T15:32:00Z"/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602" w:author="엄소영 (Soyoung Um)" w:date="2024-07-11T15:36:00Z">
            <w:rPr>
              <w:color w:val="000000" w:themeColor="text1"/>
              <w:sz w:val="16"/>
            </w:rPr>
          </w:rPrChange>
        </w:rPr>
        <w:t>6.</w:t>
      </w:r>
      <w:r w:rsidR="0082649F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60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60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="0082649F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605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del w:id="606" w:author="엄소영 (Soyoung Um)" w:date="2024-07-11T15:31:00Z">
        <w:r w:rsidR="00DB57D4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07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이</w:delText>
        </w:r>
        <w:r w:rsidR="0082649F" w:rsidRPr="00E423E4" w:rsidDel="002D57E4">
          <w:rPr>
            <w:rFonts w:ascii="함초롬바탕" w:eastAsia="함초롬바탕" w:hAnsi="함초롬바탕" w:cs="함초롬바탕"/>
            <w:color w:val="000000" w:themeColor="text1"/>
            <w:sz w:val="16"/>
            <w:rPrChange w:id="608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선입금한 대행금액에 대하여 ‘</w:delText>
        </w:r>
        <w:r w:rsidR="00E25818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09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을</w:delText>
        </w:r>
        <w:r w:rsidR="0082649F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1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’</w:delText>
        </w:r>
        <w:r w:rsidR="00DB57D4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11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이</w:delText>
        </w:r>
        <w:r w:rsidR="0082649F" w:rsidRPr="00E423E4" w:rsidDel="002D57E4">
          <w:rPr>
            <w:rFonts w:ascii="함초롬바탕" w:eastAsia="함초롬바탕" w:hAnsi="함초롬바탕" w:cs="함초롬바탕"/>
            <w:color w:val="000000" w:themeColor="text1"/>
            <w:sz w:val="16"/>
            <w:rPrChange w:id="612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입금액에 상응하는 용역을 제공하지 못하였을 경우 ‘</w:delText>
        </w:r>
        <w:r w:rsidR="00E25818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13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갑</w:delText>
        </w:r>
        <w:r w:rsidR="0082649F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1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’</w:delText>
        </w:r>
        <w:r w:rsidR="00DB57D4" w:rsidRPr="00E423E4" w:rsidDel="002D57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15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은</w:delText>
        </w:r>
        <w:r w:rsidR="0082649F" w:rsidRPr="00E423E4" w:rsidDel="002D57E4">
          <w:rPr>
            <w:rFonts w:ascii="함초롬바탕" w:eastAsia="함초롬바탕" w:hAnsi="함초롬바탕" w:cs="함초롬바탕"/>
            <w:color w:val="000000" w:themeColor="text1"/>
            <w:sz w:val="16"/>
            <w:rPrChange w:id="616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해당 금액에 대한 반환을 요청할 수 있다.</w:delText>
        </w:r>
      </w:del>
      <w:ins w:id="617" w:author="엄소영 (Soyoung Um)" w:date="2024-07-11T15:31:00Z"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1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은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19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익월 25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2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일까지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21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2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대금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23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2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지급을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25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2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완료해야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27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2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하며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29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,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3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주말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31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3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또는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33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3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공휴일인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35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3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경우에는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37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3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익</w:t>
        </w:r>
      </w:ins>
      <w:ins w:id="639" w:author="엄소영 (Soyoung Um)" w:date="2024-07-11T15:32:00Z"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4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일까지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41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4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지급한다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43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.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64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대금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645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지급 지연이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4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예상되는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47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4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경우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49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,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5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갑은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51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5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을에게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53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5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사전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55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5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공유하고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57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5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협의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59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6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후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61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62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일정을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63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64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조율할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65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6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수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67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  <w:r w:rsidR="002D57E4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szCs w:val="16"/>
            <w:rPrChange w:id="66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있다</w:t>
        </w:r>
        <w:r w:rsidR="002D57E4"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69" w:author="엄소영 (Soyoung Um)" w:date="2024-07-11T15:36:00Z">
              <w:rPr>
                <w:color w:val="000000" w:themeColor="text1"/>
                <w:sz w:val="16"/>
              </w:rPr>
            </w:rPrChange>
          </w:rPr>
          <w:t>.</w:t>
        </w:r>
      </w:ins>
    </w:p>
    <w:p w14:paraId="3647F2CA" w14:textId="77777777" w:rsidR="00EF01CC" w:rsidRPr="00E423E4" w:rsidRDefault="00EF01CC" w:rsidP="00DB57D4">
      <w:pPr>
        <w:ind w:left="155" w:hangingChars="100" w:hanging="155"/>
        <w:jc w:val="left"/>
        <w:rPr>
          <w:ins w:id="670" w:author="엄소영 (Soyoung Um)" w:date="2024-07-11T15:32:00Z"/>
          <w:rFonts w:ascii="함초롬바탕" w:eastAsia="함초롬바탕" w:hAnsi="함초롬바탕" w:cs="함초롬바탕"/>
          <w:sz w:val="16"/>
          <w:szCs w:val="16"/>
          <w:rPrChange w:id="671" w:author="엄소영 (Soyoung Um)" w:date="2024-07-11T15:36:00Z">
            <w:rPr>
              <w:ins w:id="672" w:author="엄소영 (Soyoung Um)" w:date="2024-07-11T15:32:00Z"/>
            </w:rPr>
          </w:rPrChange>
        </w:rPr>
      </w:pPr>
      <w:ins w:id="673" w:author="엄소영 (Soyoung Um)" w:date="2024-07-11T15:32:00Z">
        <w:r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74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7. </w:t>
        </w:r>
        <w:r w:rsidRPr="00E423E4">
          <w:rPr>
            <w:rFonts w:ascii="함초롬바탕" w:eastAsia="함초롬바탕" w:hAnsi="함초롬바탕" w:cs="함초롬바탕"/>
            <w:sz w:val="16"/>
            <w:szCs w:val="16"/>
            <w:rPrChange w:id="675" w:author="엄소영 (Soyoung Um)" w:date="2024-07-11T15:36:00Z">
              <w:rPr/>
            </w:rPrChange>
          </w:rPr>
          <w:t>을이 갑에 대해 채무를 부담하는 경우 갑은 본 조의 계약금액에서 해당 채무를 공제한 후 잔액을 지급할 수 있다.</w:t>
        </w:r>
      </w:ins>
    </w:p>
    <w:p w14:paraId="5E9D5761" w14:textId="5945F947" w:rsidR="00EF01CC" w:rsidRPr="00E423E4" w:rsidRDefault="00EF01CC" w:rsidP="00DB57D4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szCs w:val="16"/>
          <w:rPrChange w:id="676" w:author="엄소영 (Soyoung Um)" w:date="2024-07-11T15:36:00Z">
            <w:rPr>
              <w:color w:val="000000" w:themeColor="text1"/>
              <w:sz w:val="16"/>
            </w:rPr>
          </w:rPrChange>
        </w:rPr>
      </w:pPr>
      <w:ins w:id="677" w:author="엄소영 (Soyoung Um)" w:date="2024-07-11T15:32:00Z">
        <w:r w:rsidRPr="00E423E4">
          <w:rPr>
            <w:rFonts w:ascii="함초롬바탕" w:eastAsia="함초롬바탕" w:hAnsi="함초롬바탕" w:cs="함초롬바탕"/>
            <w:color w:val="000000" w:themeColor="text1"/>
            <w:sz w:val="16"/>
            <w:szCs w:val="16"/>
            <w:rPrChange w:id="678" w:author="엄소영 (Soyoung Um)" w:date="2024-07-11T15:36:00Z">
              <w:rPr>
                <w:color w:val="000000" w:themeColor="text1"/>
                <w:sz w:val="16"/>
              </w:rPr>
            </w:rPrChange>
          </w:rPr>
          <w:t>8.</w:t>
        </w:r>
        <w:r w:rsidRPr="00E423E4">
          <w:rPr>
            <w:rFonts w:ascii="함초롬바탕" w:eastAsia="함초롬바탕" w:hAnsi="함초롬바탕" w:cs="함초롬바탕"/>
            <w:sz w:val="16"/>
            <w:szCs w:val="16"/>
            <w:rPrChange w:id="679" w:author="엄소영 (Soyoung Um)" w:date="2024-07-11T15:36:00Z">
              <w:rPr/>
            </w:rPrChange>
          </w:rPr>
          <w:t xml:space="preserve"> 세금계산서의 </w:t>
        </w:r>
        <w:proofErr w:type="spellStart"/>
        <w:r w:rsidRPr="00E423E4">
          <w:rPr>
            <w:rFonts w:ascii="함초롬바탕" w:eastAsia="함초롬바탕" w:hAnsi="함초롬바탕" w:cs="함초롬바탕"/>
            <w:sz w:val="16"/>
            <w:szCs w:val="16"/>
            <w:rPrChange w:id="680" w:author="엄소영 (Soyoung Um)" w:date="2024-07-11T15:36:00Z">
              <w:rPr/>
            </w:rPrChange>
          </w:rPr>
          <w:t>미발행</w:t>
        </w:r>
        <w:proofErr w:type="spellEnd"/>
        <w:r w:rsidRPr="00E423E4">
          <w:rPr>
            <w:rFonts w:ascii="함초롬바탕" w:eastAsia="함초롬바탕" w:hAnsi="함초롬바탕" w:cs="함초롬바탕"/>
            <w:sz w:val="16"/>
            <w:szCs w:val="16"/>
            <w:rPrChange w:id="681" w:author="엄소영 (Soyoung Um)" w:date="2024-07-11T15:36:00Z">
              <w:rPr/>
            </w:rPrChange>
          </w:rPr>
          <w:t xml:space="preserve"> 또는 지연발행으로 인한 불이익은 모두 을이 부담한다.</w:t>
        </w:r>
      </w:ins>
    </w:p>
    <w:p w14:paraId="26F447CC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682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04731A08" w14:textId="69708E6F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683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684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685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="00697D60"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686" w:author="엄소영 (Soyoung Um)" w:date="2024-07-11T15:36:00Z">
            <w:rPr>
              <w:b/>
              <w:color w:val="000000" w:themeColor="text1"/>
              <w:sz w:val="18"/>
            </w:rPr>
          </w:rPrChange>
        </w:rPr>
        <w:t>5</w:t>
      </w:r>
      <w:proofErr w:type="gramEnd"/>
      <w:ins w:id="687" w:author="엄소영 (Soyoung Um)" w:date="2024-07-11T15:30:00Z">
        <w:r w:rsidR="00CE1612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688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689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690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del w:id="691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692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693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자료제공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694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695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및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696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697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비밀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698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699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유지</w:t>
      </w:r>
      <w:del w:id="700" w:author="엄소영 (Soyoung Um)" w:date="2024-07-11T15:30:00Z">
        <w:r w:rsidRPr="00E423E4" w:rsidDel="00CE1612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701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4EBA4BDE" w14:textId="45357570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702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03" w:author="엄소영 (Soyoung Um)" w:date="2024-07-11T15:36:00Z">
            <w:rPr>
              <w:color w:val="000000" w:themeColor="text1"/>
              <w:sz w:val="16"/>
            </w:rPr>
          </w:rPrChange>
        </w:rPr>
        <w:t>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0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05" w:author="엄소영 (Soyoung Um)" w:date="2024-07-11T15:36:00Z">
            <w:rPr>
              <w:color w:val="000000" w:themeColor="text1"/>
              <w:sz w:val="16"/>
            </w:rPr>
          </w:rPrChange>
        </w:rPr>
        <w:t>"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0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0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마케팅 활동에 필요한 정보자료를 "</w:t>
      </w:r>
      <w:del w:id="708" w:author="엄소영 (Soyoung Um)" w:date="2024-07-11T15:23:00Z">
        <w:r w:rsidR="00B401D1" w:rsidRPr="00E423E4" w:rsidDel="00F66EE7">
          <w:rPr>
            <w:rFonts w:ascii="함초롬바탕" w:eastAsia="함초롬바탕" w:hAnsi="함초롬바탕" w:cs="함초롬바탕"/>
            <w:color w:val="000000" w:themeColor="text1"/>
            <w:sz w:val="16"/>
            <w:rPrChange w:id="709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1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del w:id="711" w:author="엄소영 (Soyoung Um)" w:date="2024-07-11T15:23:00Z">
        <w:r w:rsidR="00B401D1" w:rsidRPr="00E423E4" w:rsidDel="00F66EE7">
          <w:rPr>
            <w:rFonts w:ascii="함초롬바탕" w:eastAsia="함초롬바탕" w:hAnsi="함초롬바탕" w:cs="함초롬바탕"/>
            <w:color w:val="000000" w:themeColor="text1"/>
            <w:sz w:val="16"/>
            <w:rPrChange w:id="712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13" w:author="엄소영 (Soyoung Um)" w:date="2024-07-11T15:36:00Z">
            <w:rPr>
              <w:color w:val="000000" w:themeColor="text1"/>
              <w:sz w:val="16"/>
            </w:rPr>
          </w:rPrChange>
        </w:rPr>
        <w:t xml:space="preserve">"에게 제공하고 </w:t>
      </w:r>
      <w:ins w:id="714" w:author="엄소영 (Soyoung Um)" w:date="2024-07-11T15:26:00Z">
        <w:r w:rsidR="00E5308D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715" w:author="엄소영 (Soyoung Um)" w:date="2024-07-11T15:36:00Z">
              <w:rPr>
                <w:color w:val="000000" w:themeColor="text1"/>
                <w:sz w:val="16"/>
              </w:rPr>
            </w:rPrChange>
          </w:rPr>
          <w:t>“</w:t>
        </w:r>
      </w:ins>
      <w:del w:id="716" w:author="엄소영 (Soyoung Um)" w:date="2024-07-11T15:26:00Z">
        <w:r w:rsidRPr="00E423E4" w:rsidDel="00E5308D">
          <w:rPr>
            <w:rFonts w:ascii="함초롬바탕" w:eastAsia="함초롬바탕" w:hAnsi="함초롬바탕" w:cs="함초롬바탕"/>
            <w:color w:val="000000" w:themeColor="text1"/>
            <w:sz w:val="16"/>
            <w:rPrChange w:id="717" w:author="엄소영 (Soyoung Um)" w:date="2024-07-11T15:36:00Z">
              <w:rPr>
                <w:color w:val="000000" w:themeColor="text1"/>
                <w:sz w:val="16"/>
              </w:rPr>
            </w:rPrChange>
          </w:rPr>
          <w:delText>"</w:delText>
        </w:r>
        <w:r w:rsidR="00B401D1" w:rsidRPr="00E423E4" w:rsidDel="0095444B">
          <w:rPr>
            <w:rFonts w:ascii="함초롬바탕" w:eastAsia="함초롬바탕" w:hAnsi="함초롬바탕" w:cs="함초롬바탕"/>
            <w:color w:val="000000" w:themeColor="text1"/>
            <w:sz w:val="16"/>
            <w:rPrChange w:id="718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1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ins w:id="720" w:author="엄소영 (Soyoung Um)" w:date="2024-07-11T15:26:00Z">
        <w:r w:rsidR="0095444B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721" w:author="엄소영 (Soyoung Um)" w:date="2024-07-11T15:36:00Z">
              <w:rPr>
                <w:color w:val="000000" w:themeColor="text1"/>
                <w:sz w:val="16"/>
              </w:rPr>
            </w:rPrChange>
          </w:rPr>
          <w:t>”</w:t>
        </w:r>
      </w:ins>
      <w:del w:id="722" w:author="엄소영 (Soyoung Um)" w:date="2024-07-11T15:26:00Z">
        <w:r w:rsidRPr="00E423E4" w:rsidDel="0095444B">
          <w:rPr>
            <w:rFonts w:ascii="함초롬바탕" w:eastAsia="함초롬바탕" w:hAnsi="함초롬바탕" w:cs="함초롬바탕"/>
            <w:color w:val="000000" w:themeColor="text1"/>
            <w:sz w:val="16"/>
            <w:rPrChange w:id="723" w:author="엄소영 (Soyoung Um)" w:date="2024-07-11T15:36:00Z">
              <w:rPr>
                <w:color w:val="000000" w:themeColor="text1"/>
                <w:sz w:val="16"/>
              </w:rPr>
            </w:rPrChange>
          </w:rPr>
          <w:delText>"</w:delText>
        </w:r>
      </w:del>
      <w:ins w:id="724" w:author="엄소영 (Soyoung Um)" w:date="2024-07-11T15:23:00Z">
        <w:r w:rsidR="00F66EE7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725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은</w:t>
        </w:r>
      </w:ins>
      <w:del w:id="726" w:author="엄소영 (Soyoung Um)" w:date="2024-07-11T15:23:00Z">
        <w:r w:rsidR="00B401D1" w:rsidRPr="00E423E4" w:rsidDel="00F66EE7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727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는</w:delText>
        </w:r>
      </w:del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2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이를 일절 외부에 누설하지 아니한다.</w:t>
      </w:r>
    </w:p>
    <w:p w14:paraId="5BFD6EDF" w14:textId="265BF762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729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30" w:author="엄소영 (Soyoung Um)" w:date="2024-07-11T15:36:00Z">
            <w:rPr>
              <w:color w:val="000000" w:themeColor="text1"/>
              <w:sz w:val="16"/>
            </w:rPr>
          </w:rPrChange>
        </w:rPr>
        <w:t>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3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32" w:author="엄소영 (Soyoung Um)" w:date="2024-07-11T15:36:00Z">
            <w:rPr>
              <w:color w:val="000000" w:themeColor="text1"/>
              <w:sz w:val="16"/>
            </w:rPr>
          </w:rPrChange>
        </w:rPr>
        <w:t>"과 "</w:t>
      </w:r>
      <w:del w:id="733" w:author="엄소영 (Soyoung Um)" w:date="2024-07-11T15:23:00Z">
        <w:r w:rsidR="00B401D1" w:rsidRPr="00E423E4" w:rsidDel="00F66EE7">
          <w:rPr>
            <w:rFonts w:ascii="함초롬바탕" w:eastAsia="함초롬바탕" w:hAnsi="함초롬바탕" w:cs="함초롬바탕"/>
            <w:color w:val="000000" w:themeColor="text1"/>
            <w:sz w:val="16"/>
            <w:rPrChange w:id="734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3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="00B401D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36" w:author="엄소영 (Soyoung Um)" w:date="2024-07-11T15:36:00Z">
            <w:rPr>
              <w:color w:val="000000" w:themeColor="text1"/>
              <w:sz w:val="16"/>
            </w:rPr>
          </w:rPrChange>
        </w:rPr>
        <w:t>”</w:t>
      </w:r>
      <w:ins w:id="737" w:author="엄소영 (Soyoung Um)" w:date="2024-07-11T15:23:00Z">
        <w:r w:rsidR="00F66EE7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73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은</w:t>
        </w:r>
      </w:ins>
      <w:del w:id="739" w:author="엄소영 (Soyoung Um)" w:date="2024-07-11T15:23:00Z">
        <w:r w:rsidR="00B401D1" w:rsidRPr="00E423E4" w:rsidDel="00F66EE7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74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는</w:delText>
        </w:r>
      </w:del>
      <w:r w:rsidR="00B401D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4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4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4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4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관계에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4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4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관한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4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4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서류나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5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5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구체적인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5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5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내용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5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5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및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5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6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6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6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사업으로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6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6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인하여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6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6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얻게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6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6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6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7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상대방의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7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7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정보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7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7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및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7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7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영업비밀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7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7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등에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7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8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8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8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상호간의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8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8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서면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8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8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협의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8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8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없이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8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9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9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3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92" w:author="엄소영 (Soyoung Um)" w:date="2024-07-11T15:36:00Z">
            <w:rPr>
              <w:color w:val="000000" w:themeColor="text1"/>
              <w:sz w:val="16"/>
            </w:rPr>
          </w:rPrChange>
        </w:rPr>
        <w:t xml:space="preserve">자에게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9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공개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9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9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하거나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9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9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제공하지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79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79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않는다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00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24933815" w14:textId="3FFCDEE1" w:rsidR="00697D60" w:rsidRPr="00E423E4" w:rsidRDefault="00697D60" w:rsidP="00697D60">
      <w:pPr>
        <w:jc w:val="left"/>
        <w:rPr>
          <w:rFonts w:ascii="함초롬바탕" w:eastAsia="함초롬바탕" w:hAnsi="함초롬바탕" w:cs="함초롬바탕" w:hint="eastAsia"/>
          <w:color w:val="000000" w:themeColor="text1"/>
          <w:sz w:val="16"/>
          <w:rPrChange w:id="801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02" w:author="엄소영 (Soyoung Um)" w:date="2024-07-11T15:36:00Z">
            <w:rPr>
              <w:color w:val="000000" w:themeColor="text1"/>
              <w:sz w:val="16"/>
            </w:rPr>
          </w:rPrChange>
        </w:rPr>
        <w:t xml:space="preserve">1.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0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0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계약과 관련하여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0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06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ins w:id="807" w:author="엄소영 (Soyoung Um)" w:date="2024-07-11T15:24:00Z">
        <w:r w:rsidR="0013397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0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이</w:t>
        </w:r>
      </w:ins>
      <w:del w:id="809" w:author="엄소영 (Soyoung Um)" w:date="2024-07-11T15:24:00Z">
        <w:r w:rsidR="00FA63B1" w:rsidRPr="00E423E4" w:rsidDel="0013397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10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가</w:delText>
        </w:r>
      </w:del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1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창작하여 제작한 컨텐츠에 대한 모든 지적재산권은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1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13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1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에게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1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1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있다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17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  <w:r w:rsidR="006E7FBA">
        <w:rPr>
          <w:rFonts w:ascii="함초롬바탕" w:eastAsia="함초롬바탕" w:hAnsi="함초롬바탕" w:cs="함초롬바탕"/>
          <w:color w:val="000000" w:themeColor="text1"/>
          <w:sz w:val="16"/>
        </w:rPr>
        <w:t xml:space="preserve"> </w:t>
      </w:r>
      <w:r w:rsidR="006E7FBA">
        <w:rPr>
          <w:rFonts w:ascii="함초롬바탕" w:eastAsia="함초롬바탕" w:hAnsi="함초롬바탕" w:cs="함초롬바탕" w:hint="eastAsia"/>
          <w:color w:val="000000" w:themeColor="text1"/>
          <w:sz w:val="16"/>
        </w:rPr>
        <w:t xml:space="preserve">단 </w:t>
      </w:r>
      <w:r w:rsidR="006E7FBA">
        <w:rPr>
          <w:rFonts w:ascii="함초롬바탕" w:eastAsia="함초롬바탕" w:hAnsi="함초롬바탕" w:cs="함초롬바탕"/>
          <w:color w:val="000000" w:themeColor="text1"/>
          <w:sz w:val="16"/>
        </w:rPr>
        <w:t>‘</w:t>
      </w:r>
      <w:r w:rsidR="006E7FBA">
        <w:rPr>
          <w:rFonts w:ascii="함초롬바탕" w:eastAsia="함초롬바탕" w:hAnsi="함초롬바탕" w:cs="함초롬바탕" w:hint="eastAsia"/>
          <w:color w:val="000000" w:themeColor="text1"/>
          <w:sz w:val="16"/>
        </w:rPr>
        <w:t>갑</w:t>
      </w:r>
      <w:r w:rsidR="006E7FBA">
        <w:rPr>
          <w:rFonts w:ascii="함초롬바탕" w:eastAsia="함초롬바탕" w:hAnsi="함초롬바탕" w:cs="함초롬바탕"/>
          <w:color w:val="000000" w:themeColor="text1"/>
          <w:sz w:val="16"/>
        </w:rPr>
        <w:t>’</w:t>
      </w:r>
      <w:r w:rsidR="006E7FBA">
        <w:rPr>
          <w:rFonts w:ascii="함초롬바탕" w:eastAsia="함초롬바탕" w:hAnsi="함초롬바탕" w:cs="함초롬바탕" w:hint="eastAsia"/>
          <w:color w:val="000000" w:themeColor="text1"/>
          <w:sz w:val="16"/>
        </w:rPr>
        <w:t>에게 영구적인 사용권을 부여한다.</w:t>
      </w:r>
      <w:r w:rsidR="006E7FBA">
        <w:rPr>
          <w:rFonts w:ascii="함초롬바탕" w:eastAsia="함초롬바탕" w:hAnsi="함초롬바탕" w:cs="함초롬바탕"/>
          <w:color w:val="000000" w:themeColor="text1"/>
          <w:sz w:val="16"/>
        </w:rPr>
        <w:t xml:space="preserve"> </w:t>
      </w:r>
    </w:p>
    <w:p w14:paraId="3EDB33A7" w14:textId="3CA336FF" w:rsidR="00697D60" w:rsidRPr="00E423E4" w:rsidRDefault="00697D60" w:rsidP="00697D60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818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19" w:author="엄소영 (Soyoung Um)" w:date="2024-07-11T15:36:00Z">
            <w:rPr>
              <w:color w:val="000000" w:themeColor="text1"/>
              <w:sz w:val="16"/>
            </w:rPr>
          </w:rPrChange>
        </w:rPr>
        <w:t>2.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2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21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ins w:id="822" w:author="엄소영 (Soyoung Um)" w:date="2024-07-11T15:24:00Z">
        <w:r w:rsidR="0013397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23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이</w:t>
        </w:r>
      </w:ins>
      <w:del w:id="824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25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가</w:delText>
        </w:r>
      </w:del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2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2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2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에게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2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제공한 자료를 토대로 제작한 컨텐츠에 대한 지적재산권은 </w:t>
      </w:r>
      <w:r w:rsidR="006E7FBA">
        <w:rPr>
          <w:rFonts w:ascii="함초롬바탕" w:eastAsia="함초롬바탕" w:hAnsi="함초롬바탕" w:cs="함초롬바탕" w:hint="eastAsia"/>
          <w:color w:val="000000" w:themeColor="text1"/>
          <w:sz w:val="16"/>
        </w:rPr>
        <w:t xml:space="preserve">전속적으로 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30" w:author="엄소영 (Soyoung Um)" w:date="2024-07-11T15:36:00Z">
            <w:rPr>
              <w:color w:val="000000" w:themeColor="text1"/>
              <w:sz w:val="16"/>
            </w:rPr>
          </w:rPrChange>
        </w:rPr>
        <w:t>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3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32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3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에게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3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3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있다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36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7A596615" w14:textId="500BF6C8" w:rsidR="00697D60" w:rsidRPr="00E423E4" w:rsidRDefault="00697D60" w:rsidP="00697D60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837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38" w:author="엄소영 (Soyoung Um)" w:date="2024-07-11T15:36:00Z">
            <w:rPr>
              <w:color w:val="000000" w:themeColor="text1"/>
              <w:sz w:val="16"/>
            </w:rPr>
          </w:rPrChange>
        </w:rPr>
        <w:t>3. 1항의 경우로 제3자가 지적재산권 침해 등을 이유로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3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40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4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에게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4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권리를 주장 할 경우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4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44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ins w:id="845" w:author="엄소영 (Soyoung Um)" w:date="2024-07-11T15:24:00Z">
        <w:r w:rsidR="0013397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46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은</w:t>
        </w:r>
      </w:ins>
      <w:del w:id="847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48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는</w:delText>
        </w:r>
      </w:del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51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에게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5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이 사실을 즉시 서면 통보하여야 하며,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55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ins w:id="856" w:author="엄소영 (Soyoung Um)" w:date="2024-07-11T15:24:00Z">
        <w:r w:rsidR="0013397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57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은</w:t>
        </w:r>
      </w:ins>
      <w:del w:id="858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859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는</w:delText>
        </w:r>
      </w:del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6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2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E0028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6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면책하고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6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6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6E7FBA">
        <w:rPr>
          <w:rFonts w:ascii="함초롬바탕" w:eastAsia="함초롬바탕" w:hAnsi="함초롬바탕" w:cs="함초롬바탕" w:hint="eastAsia"/>
          <w:color w:val="000000" w:themeColor="text1"/>
          <w:sz w:val="16"/>
        </w:rPr>
        <w:t>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모든 </w:t>
      </w:r>
      <w:proofErr w:type="gramStart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8" w:author="엄소영 (Soyoung Um)" w:date="2024-07-11T15:36:00Z">
            <w:rPr>
              <w:color w:val="000000" w:themeColor="text1"/>
              <w:sz w:val="16"/>
            </w:rPr>
          </w:rPrChange>
        </w:rPr>
        <w:t>민,형사상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6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책임을 진다. 단, 2항의 경우 </w:t>
      </w:r>
      <w:r w:rsidR="006E7FBA">
        <w:rPr>
          <w:rFonts w:ascii="함초롬바탕" w:eastAsia="함초롬바탕" w:hAnsi="함초롬바탕" w:cs="함초롬바탕"/>
          <w:color w:val="000000" w:themeColor="text1"/>
          <w:sz w:val="16"/>
        </w:rPr>
        <w:t>‘</w:t>
      </w:r>
      <w:r w:rsidR="006E7FBA">
        <w:rPr>
          <w:rFonts w:ascii="함초롬바탕" w:eastAsia="함초롬바탕" w:hAnsi="함초롬바탕" w:cs="함초롬바탕" w:hint="eastAsia"/>
          <w:color w:val="000000" w:themeColor="text1"/>
          <w:sz w:val="16"/>
        </w:rPr>
        <w:t>갑</w:t>
      </w:r>
      <w:r w:rsidR="006E7FBA">
        <w:rPr>
          <w:rFonts w:ascii="함초롬바탕" w:eastAsia="함초롬바탕" w:hAnsi="함초롬바탕" w:cs="함초롬바탕"/>
          <w:color w:val="000000" w:themeColor="text1"/>
          <w:sz w:val="16"/>
        </w:rPr>
        <w:t>’</w:t>
      </w:r>
      <w:r w:rsidR="006E7FBA">
        <w:rPr>
          <w:rFonts w:ascii="함초롬바탕" w:eastAsia="함초롬바탕" w:hAnsi="함초롬바탕" w:cs="함초롬바탕" w:hint="eastAsia"/>
          <w:color w:val="000000" w:themeColor="text1"/>
          <w:sz w:val="16"/>
        </w:rPr>
        <w:t xml:space="preserve">이 제공한 자료의 내용에 대하여 제3자가 이의제기를 하는 경우에는 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70" w:author="엄소영 (Soyoung Um)" w:date="2024-07-11T15:36:00Z">
            <w:rPr>
              <w:color w:val="000000" w:themeColor="text1"/>
              <w:sz w:val="16"/>
            </w:rPr>
          </w:rPrChange>
        </w:rPr>
        <w:t>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7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72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7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7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040793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7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면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7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책되며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7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7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79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8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8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8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모든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8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8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85" w:author="엄소영 (Soyoung Um)" w:date="2024-07-11T15:36:00Z">
            <w:rPr>
              <w:color w:val="000000" w:themeColor="text1"/>
              <w:sz w:val="16"/>
            </w:rPr>
          </w:rPrChange>
        </w:rPr>
        <w:t>,형사상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8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8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책임을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8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8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진다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90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52AE1A5B" w14:textId="5EDD9A08" w:rsidR="00BA3CBC" w:rsidRPr="00E423E4" w:rsidRDefault="00697D60" w:rsidP="00697D60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89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892" w:author="엄소영 (Soyoung Um)" w:date="2024-07-11T15:36:00Z">
            <w:rPr>
              <w:color w:val="000000" w:themeColor="text1"/>
              <w:sz w:val="16"/>
            </w:rPr>
          </w:rPrChange>
        </w:rPr>
        <w:t xml:space="preserve">4. </w:t>
      </w:r>
      <w:ins w:id="893" w:author="엄소영 (Soyoung Um)" w:date="2024-07-11T15:25:00Z">
        <w:r w:rsidR="003472CF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894" w:author="엄소영 (Soyoung Um)" w:date="2024-07-11T15:36:00Z">
              <w:rPr>
                <w:color w:val="000000" w:themeColor="text1"/>
                <w:sz w:val="16"/>
              </w:rPr>
            </w:rPrChange>
          </w:rPr>
          <w:t>‘</w:t>
        </w:r>
      </w:ins>
      <w:del w:id="895" w:author="엄소영 (Soyoung Um)" w:date="2024-07-11T15:25:00Z">
        <w:r w:rsidR="00BA3CBC" w:rsidRPr="00E423E4" w:rsidDel="003472CF">
          <w:rPr>
            <w:rFonts w:ascii="함초롬바탕" w:eastAsia="함초롬바탕" w:hAnsi="함초롬바탕" w:cs="함초롬바탕"/>
            <w:color w:val="000000" w:themeColor="text1"/>
            <w:sz w:val="16"/>
            <w:rPrChange w:id="896" w:author="엄소영 (Soyoung Um)" w:date="2024-07-11T15:36:00Z">
              <w:rPr>
                <w:color w:val="000000" w:themeColor="text1"/>
                <w:sz w:val="16"/>
              </w:rPr>
            </w:rPrChange>
          </w:rPr>
          <w:delText>"</w:delText>
        </w:r>
        <w:r w:rsidR="00B401D1" w:rsidRPr="00E423E4" w:rsidDel="00943E39">
          <w:rPr>
            <w:rFonts w:ascii="함초롬바탕" w:eastAsia="함초롬바탕" w:hAnsi="함초롬바탕" w:cs="함초롬바탕"/>
            <w:color w:val="000000" w:themeColor="text1"/>
            <w:sz w:val="16"/>
            <w:rPrChange w:id="897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89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ins w:id="899" w:author="엄소영 (Soyoung Um)" w:date="2024-07-11T15:25:00Z">
        <w:r w:rsidR="003472CF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900" w:author="엄소영 (Soyoung Um)" w:date="2024-07-11T15:36:00Z">
              <w:rPr>
                <w:color w:val="000000" w:themeColor="text1"/>
                <w:sz w:val="16"/>
              </w:rPr>
            </w:rPrChange>
          </w:rPr>
          <w:t>’</w:t>
        </w:r>
        <w:r w:rsidR="00943E39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901" w:author="엄소영 (Soyoung Um)" w:date="2024-07-11T15:36:00Z">
              <w:rPr>
                <w:color w:val="000000" w:themeColor="text1"/>
                <w:sz w:val="16"/>
              </w:rPr>
            </w:rPrChange>
          </w:rPr>
          <w:t xml:space="preserve"> </w:t>
        </w:r>
      </w:ins>
      <w:del w:id="902" w:author="엄소영 (Soyoung Um)" w:date="2024-07-11T15:25:00Z">
        <w:r w:rsidR="00B401D1" w:rsidRPr="00E423E4" w:rsidDel="00943E39">
          <w:rPr>
            <w:rFonts w:ascii="함초롬바탕" w:eastAsia="함초롬바탕" w:hAnsi="함초롬바탕" w:cs="함초롬바탕"/>
            <w:color w:val="000000" w:themeColor="text1"/>
            <w:sz w:val="16"/>
            <w:rPrChange w:id="903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‘</w:delText>
        </w:r>
      </w:del>
      <w:ins w:id="904" w:author="엄소영 (Soyoung Um)" w:date="2024-07-11T15:24:00Z">
        <w:r w:rsidR="0013397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905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은</w:t>
        </w:r>
      </w:ins>
      <w:del w:id="906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907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는</w:delText>
        </w:r>
      </w:del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0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마케팅 활동에 사용되는 기술 등이 타인의 저작권, 특허권 등 지적재산권에 위반되지 않음을 보장하며 만약 이에 대해 제 3자가 "지적재산권"에 관한 분쟁을 제기하는 경우에는 </w:t>
      </w:r>
      <w:ins w:id="909" w:author="엄소영 (Soyoung Um)" w:date="2024-07-11T15:25:00Z">
        <w:r w:rsidR="00907E65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910" w:author="엄소영 (Soyoung Um)" w:date="2024-07-11T15:36:00Z">
              <w:rPr>
                <w:color w:val="000000" w:themeColor="text1"/>
                <w:sz w:val="16"/>
              </w:rPr>
            </w:rPrChange>
          </w:rPr>
          <w:t>‘</w:t>
        </w:r>
      </w:ins>
      <w:del w:id="911" w:author="엄소영 (Soyoung Um)" w:date="2024-07-11T15:25:00Z">
        <w:r w:rsidR="00BA3CBC" w:rsidRPr="00E423E4" w:rsidDel="00907E65">
          <w:rPr>
            <w:rFonts w:ascii="함초롬바탕" w:eastAsia="함초롬바탕" w:hAnsi="함초롬바탕" w:cs="함초롬바탕"/>
            <w:color w:val="000000" w:themeColor="text1"/>
            <w:sz w:val="16"/>
            <w:rPrChange w:id="912" w:author="엄소영 (Soyoung Um)" w:date="2024-07-11T15:36:00Z">
              <w:rPr>
                <w:color w:val="000000" w:themeColor="text1"/>
                <w:sz w:val="16"/>
              </w:rPr>
            </w:rPrChange>
          </w:rPr>
          <w:delText>"</w:delText>
        </w:r>
      </w:del>
      <w:del w:id="913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/>
            <w:color w:val="000000" w:themeColor="text1"/>
            <w:sz w:val="16"/>
            <w:rPrChange w:id="914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1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del w:id="916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/>
            <w:color w:val="000000" w:themeColor="text1"/>
            <w:sz w:val="16"/>
            <w:rPrChange w:id="917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ins w:id="918" w:author="엄소영 (Soyoung Um)" w:date="2024-07-11T15:25:00Z">
        <w:r w:rsidR="00907E65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919" w:author="엄소영 (Soyoung Um)" w:date="2024-07-11T15:36:00Z">
              <w:rPr>
                <w:color w:val="000000" w:themeColor="text1"/>
                <w:sz w:val="16"/>
              </w:rPr>
            </w:rPrChange>
          </w:rPr>
          <w:t>’</w:t>
        </w:r>
      </w:ins>
      <w:del w:id="920" w:author="엄소영 (Soyoung Um)" w:date="2024-07-11T15:25:00Z">
        <w:r w:rsidR="00BA3CBC" w:rsidRPr="00E423E4" w:rsidDel="00907E65">
          <w:rPr>
            <w:rFonts w:ascii="함초롬바탕" w:eastAsia="함초롬바탕" w:hAnsi="함초롬바탕" w:cs="함초롬바탕"/>
            <w:color w:val="000000" w:themeColor="text1"/>
            <w:sz w:val="16"/>
            <w:rPrChange w:id="921" w:author="엄소영 (Soyoung Um)" w:date="2024-07-11T15:36:00Z">
              <w:rPr>
                <w:color w:val="000000" w:themeColor="text1"/>
                <w:sz w:val="16"/>
              </w:rPr>
            </w:rPrChange>
          </w:rPr>
          <w:delText>"</w:delText>
        </w:r>
      </w:del>
      <w:ins w:id="922" w:author="엄소영 (Soyoung Um)" w:date="2024-07-11T15:24:00Z">
        <w:r w:rsidR="00133971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923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t>은</w:t>
        </w:r>
      </w:ins>
      <w:del w:id="924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925" w:author="엄소영 (Soyoung Um)" w:date="2024-07-11T15:36:00Z">
              <w:rPr>
                <w:rFonts w:hint="eastAsia"/>
                <w:color w:val="000000" w:themeColor="text1"/>
                <w:sz w:val="16"/>
              </w:rPr>
            </w:rPrChange>
          </w:rPr>
          <w:delText>는</w:delText>
        </w:r>
      </w:del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2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ins w:id="927" w:author="엄소영 (Soyoung Um)" w:date="2024-07-11T15:25:00Z">
        <w:r w:rsidR="00907E65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928" w:author="엄소영 (Soyoung Um)" w:date="2024-07-11T15:36:00Z">
              <w:rPr>
                <w:color w:val="000000" w:themeColor="text1"/>
                <w:sz w:val="16"/>
              </w:rPr>
            </w:rPrChange>
          </w:rPr>
          <w:t>‘</w:t>
        </w:r>
      </w:ins>
      <w:del w:id="929" w:author="엄소영 (Soyoung Um)" w:date="2024-07-11T15:25:00Z">
        <w:r w:rsidR="00BA3CBC" w:rsidRPr="00E423E4" w:rsidDel="00907E65">
          <w:rPr>
            <w:rFonts w:ascii="함초롬바탕" w:eastAsia="함초롬바탕" w:hAnsi="함초롬바탕" w:cs="함초롬바탕"/>
            <w:color w:val="000000" w:themeColor="text1"/>
            <w:sz w:val="16"/>
            <w:rPrChange w:id="930" w:author="엄소영 (Soyoung Um)" w:date="2024-07-11T15:36:00Z">
              <w:rPr>
                <w:color w:val="000000" w:themeColor="text1"/>
                <w:sz w:val="16"/>
              </w:rPr>
            </w:rPrChange>
          </w:rPr>
          <w:delText>"</w:delText>
        </w:r>
      </w:del>
      <w:del w:id="931" w:author="엄소영 (Soyoung Um)" w:date="2024-07-11T15:24:00Z">
        <w:r w:rsidR="00B401D1" w:rsidRPr="00E423E4" w:rsidDel="00133971">
          <w:rPr>
            <w:rFonts w:ascii="함초롬바탕" w:eastAsia="함초롬바탕" w:hAnsi="함초롬바탕" w:cs="함초롬바탕"/>
            <w:color w:val="000000" w:themeColor="text1"/>
            <w:sz w:val="16"/>
            <w:rPrChange w:id="932" w:author="엄소영 (Soyoung Um)" w:date="2024-07-11T15:36:00Z">
              <w:rPr>
                <w:color w:val="000000" w:themeColor="text1"/>
                <w:sz w:val="16"/>
              </w:rPr>
            </w:rPrChange>
          </w:rPr>
          <w:delText xml:space="preserve"> </w:delText>
        </w:r>
      </w:del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3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ins w:id="934" w:author="엄소영 (Soyoung Um)" w:date="2024-07-11T15:25:00Z">
        <w:r w:rsidR="00907E65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935" w:author="엄소영 (Soyoung Um)" w:date="2024-07-11T15:36:00Z">
              <w:rPr>
                <w:color w:val="000000" w:themeColor="text1"/>
                <w:sz w:val="16"/>
              </w:rPr>
            </w:rPrChange>
          </w:rPr>
          <w:t>’</w:t>
        </w:r>
      </w:ins>
      <w:del w:id="936" w:author="엄소영 (Soyoung Um)" w:date="2024-07-11T15:25:00Z">
        <w:r w:rsidR="00BA3CBC" w:rsidRPr="00E423E4" w:rsidDel="00907E65">
          <w:rPr>
            <w:rFonts w:ascii="함초롬바탕" w:eastAsia="함초롬바탕" w:hAnsi="함초롬바탕" w:cs="함초롬바탕"/>
            <w:color w:val="000000" w:themeColor="text1"/>
            <w:sz w:val="16"/>
            <w:rPrChange w:id="937" w:author="엄소영 (Soyoung Um)" w:date="2024-07-11T15:36:00Z">
              <w:rPr>
                <w:color w:val="000000" w:themeColor="text1"/>
                <w:sz w:val="16"/>
              </w:rPr>
            </w:rPrChange>
          </w:rPr>
          <w:delText>"</w:delText>
        </w:r>
      </w:del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3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3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4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비용으로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4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4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동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4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4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분쟁에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4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4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대하여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4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4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모든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민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5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>,형사상의</w:t>
      </w:r>
      <w:proofErr w:type="gramEnd"/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52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53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책임에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54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55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대해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56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57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의무가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58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="00BA3CBC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959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있다</w:t>
      </w:r>
      <w:r w:rsidR="00BA3CB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960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>.</w:t>
      </w:r>
    </w:p>
    <w:p w14:paraId="7C35F018" w14:textId="5EB0F8D3" w:rsidR="00BA3CBC" w:rsidRPr="00E423E4" w:rsidRDefault="00BA3CBC" w:rsidP="00BA3CBC">
      <w:pPr>
        <w:jc w:val="left"/>
        <w:rPr>
          <w:ins w:id="961" w:author="최규현 (Kyoohyun Choi)" w:date="2023-12-21T08:43:00Z"/>
          <w:rFonts w:ascii="함초롬바탕" w:eastAsia="함초롬바탕" w:hAnsi="함초롬바탕" w:cs="함초롬바탕"/>
          <w:b/>
          <w:color w:val="000000" w:themeColor="text1"/>
          <w:sz w:val="18"/>
          <w:rPrChange w:id="962" w:author="엄소영 (Soyoung Um)" w:date="2024-07-11T15:36:00Z">
            <w:rPr>
              <w:ins w:id="963" w:author="최규현 (Kyoohyun Choi)" w:date="2023-12-21T08:43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</w:p>
    <w:p w14:paraId="5CF53D5E" w14:textId="7B931552" w:rsidR="00FE4271" w:rsidRPr="00E423E4" w:rsidRDefault="00FE4271" w:rsidP="00FE4271">
      <w:pPr>
        <w:jc w:val="left"/>
        <w:rPr>
          <w:ins w:id="964" w:author="최규현 (Kyoohyun Choi)" w:date="2023-12-21T08:44:00Z"/>
          <w:rFonts w:ascii="함초롬바탕" w:eastAsia="함초롬바탕" w:hAnsi="함초롬바탕" w:cs="함초롬바탕"/>
          <w:b/>
          <w:color w:val="000000" w:themeColor="text1"/>
          <w:sz w:val="18"/>
          <w:rPrChange w:id="965" w:author="엄소영 (Soyoung Um)" w:date="2024-07-11T15:36:00Z">
            <w:rPr>
              <w:ins w:id="966" w:author="최규현 (Kyoohyun Choi)" w:date="2023-12-21T08:44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  <w:proofErr w:type="gramStart"/>
      <w:ins w:id="967" w:author="최규현 (Kyoohyun Choi)" w:date="2023-12-21T08:44:00Z"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968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제</w:t>
        </w:r>
      </w:ins>
      <w:ins w:id="969" w:author="엄소영 (Soyoung Um)" w:date="2024-07-11T15:25:00Z">
        <w:r w:rsidR="001F493A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970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6</w:t>
        </w:r>
      </w:ins>
      <w:proofErr w:type="gramEnd"/>
      <w:ins w:id="971" w:author="최규현 (Kyoohyun Choi)" w:date="2023-12-21T08:44:00Z">
        <w:del w:id="972" w:author="엄소영 (Soyoung Um)" w:date="2024-07-11T15:25:00Z">
          <w:r w:rsidRPr="00E423E4" w:rsidDel="001F493A">
            <w:rPr>
              <w:rFonts w:ascii="함초롬바탕" w:eastAsia="함초롬바탕" w:hAnsi="함초롬바탕" w:cs="함초롬바탕"/>
              <w:b/>
              <w:color w:val="000000" w:themeColor="text1"/>
              <w:sz w:val="18"/>
              <w:rPrChange w:id="973" w:author="엄소영 (Soyoung Um)" w:date="2024-07-11T15:36:00Z">
                <w:rPr>
                  <w:rFonts w:asciiTheme="minorEastAsia" w:hAnsiTheme="minorEastAsia"/>
                  <w:b/>
                  <w:color w:val="000000" w:themeColor="text1"/>
                  <w:sz w:val="18"/>
                </w:rPr>
              </w:rPrChange>
            </w:rPr>
            <w:delText>[  ]</w:delText>
          </w:r>
        </w:del>
        <w:r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974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조 </w:t>
        </w:r>
      </w:ins>
      <w:ins w:id="975" w:author="엄소영 (Soyoung Um)" w:date="2024-07-11T15:30:00Z">
        <w:r w:rsidR="00CE1612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976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>‘</w:t>
        </w:r>
      </w:ins>
      <w:ins w:id="977" w:author="최규현 (Kyoohyun Choi)" w:date="2023-12-21T08:46:00Z">
        <w:del w:id="978" w:author="엄소영 (Soyoung Um)" w:date="2024-07-11T15:30:00Z">
          <w:r w:rsidR="000D3E6F" w:rsidRPr="00E423E4" w:rsidDel="00CE1612">
            <w:rPr>
              <w:rFonts w:ascii="함초롬바탕" w:eastAsia="함초롬바탕" w:hAnsi="함초롬바탕" w:cs="함초롬바탕"/>
              <w:b/>
              <w:color w:val="000000" w:themeColor="text1"/>
              <w:sz w:val="18"/>
              <w:rPrChange w:id="979" w:author="엄소영 (Soyoung Um)" w:date="2024-07-11T15:36:00Z">
                <w:rPr>
                  <w:rFonts w:asciiTheme="minorEastAsia" w:hAnsiTheme="minorEastAsia"/>
                  <w:b/>
                  <w:color w:val="000000" w:themeColor="text1"/>
                  <w:sz w:val="18"/>
                </w:rPr>
              </w:rPrChange>
            </w:rPr>
            <w:delText>‘</w:delText>
          </w:r>
        </w:del>
        <w:r w:rsidR="000D3E6F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980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>을’</w:t>
        </w:r>
      </w:ins>
      <w:ins w:id="981" w:author="최규현 (Kyoohyun Choi)" w:date="2023-12-21T08:44:00Z">
        <w:r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982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의 의무 </w:t>
        </w:r>
      </w:ins>
    </w:p>
    <w:p w14:paraId="47403815" w14:textId="5A3CA16C" w:rsidR="00FE4271" w:rsidRPr="00E423E4" w:rsidRDefault="00FE4271" w:rsidP="00FE4271">
      <w:pPr>
        <w:jc w:val="left"/>
        <w:rPr>
          <w:ins w:id="983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984" w:author="엄소영 (Soyoung Um)" w:date="2024-07-11T15:36:00Z">
            <w:rPr>
              <w:ins w:id="985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986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98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1. </w:t>
        </w:r>
      </w:ins>
      <w:ins w:id="988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98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  <w:r w:rsidR="000D3E6F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990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991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99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</w:t>
        </w:r>
      </w:ins>
      <w:ins w:id="993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99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995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99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요청이 있는 경우, 요청일로부터 30일 이내에 용역업무 진행경과 및 운영현황에 대한 중간결과보고서를 제출하여야 한다. </w:t>
        </w:r>
      </w:ins>
    </w:p>
    <w:p w14:paraId="05B45DEA" w14:textId="00FCFCEA" w:rsidR="00FE4271" w:rsidRPr="00E423E4" w:rsidRDefault="00FE4271" w:rsidP="00FE4271">
      <w:pPr>
        <w:jc w:val="left"/>
        <w:rPr>
          <w:ins w:id="997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998" w:author="엄소영 (Soyoung Um)" w:date="2024-07-11T15:36:00Z">
            <w:rPr>
              <w:ins w:id="999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000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0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2. </w:t>
        </w:r>
      </w:ins>
      <w:ins w:id="1002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03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  <w:r w:rsidR="00C60198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04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005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0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본 계약상 용역업무를 수행함에 있어 </w:t>
        </w:r>
      </w:ins>
      <w:ins w:id="1007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0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009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1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명예와 이미지를 손상시키는 행위를 하여서는 아니되고, </w:t>
        </w:r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1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lastRenderedPageBreak/>
          <w:t>저작권법, 개인정보보호법, 표시광고법, 전자상거래법 등 관계법령 및 사회상규를 준수하여야 하며, 제3자의 권리를 침해하지 아니할 것을 보증한다.</w:t>
        </w:r>
      </w:ins>
    </w:p>
    <w:p w14:paraId="73839D24" w14:textId="60AF6196" w:rsidR="00FE4271" w:rsidRPr="00E423E4" w:rsidRDefault="00FE4271" w:rsidP="00FE4271">
      <w:pPr>
        <w:jc w:val="left"/>
        <w:rPr>
          <w:ins w:id="1012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1013" w:author="엄소영 (Soyoung Um)" w:date="2024-07-11T15:36:00Z">
            <w:rPr>
              <w:ins w:id="1014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015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1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3. </w:t>
        </w:r>
      </w:ins>
      <w:ins w:id="1017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1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  <w:r w:rsidR="006A68F8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19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이</w:t>
        </w:r>
      </w:ins>
      <w:ins w:id="1020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2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본 계약에 따라 </w:t>
        </w:r>
      </w:ins>
      <w:ins w:id="1022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23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024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2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동의를 받아 제3자를 통해 본 계약상 업무를 수행하는 경우, </w:t>
        </w:r>
      </w:ins>
      <w:ins w:id="1026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2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  <w:r w:rsidR="004066A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28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029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3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제3자가 본 계약상의 권리, 의무 또는 관계법령을 준수하게 하여야 한다. </w:t>
        </w:r>
      </w:ins>
    </w:p>
    <w:p w14:paraId="1B3064B1" w14:textId="47317848" w:rsidR="00FE4271" w:rsidRPr="00E423E4" w:rsidRDefault="00FE4271" w:rsidP="00FE4271">
      <w:pPr>
        <w:jc w:val="left"/>
        <w:rPr>
          <w:ins w:id="1031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1032" w:author="엄소영 (Soyoung Um)" w:date="2024-07-11T15:36:00Z">
            <w:rPr>
              <w:ins w:id="1033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034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3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4. 전항에 따른 제3자가 본 계약상 </w:t>
        </w:r>
      </w:ins>
      <w:ins w:id="1036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3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038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3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권리, 의무 또는 관계법령을 위반하는 경우 </w:t>
        </w:r>
      </w:ins>
      <w:ins w:id="1040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4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  <w:r w:rsidR="004066A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42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043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4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이로 인해 </w:t>
        </w:r>
      </w:ins>
      <w:ins w:id="1045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4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047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4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에게 발생한 손해를 배상하여야 한다.  </w:t>
        </w:r>
      </w:ins>
    </w:p>
    <w:p w14:paraId="2A93A275" w14:textId="0EB1FEED" w:rsidR="00FE4271" w:rsidRPr="00E423E4" w:rsidRDefault="00FE4271" w:rsidP="00FE4271">
      <w:pPr>
        <w:jc w:val="left"/>
        <w:rPr>
          <w:ins w:id="1049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1050" w:author="엄소영 (Soyoung Um)" w:date="2024-07-11T15:36:00Z">
            <w:rPr>
              <w:ins w:id="1051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052" w:author="최규현 (Kyoohyun Choi)" w:date="2023-12-21T08:45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53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5. </w:t>
        </w:r>
      </w:ins>
      <w:ins w:id="1054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5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  <w:r w:rsidR="006B23BF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56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057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5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본 계약상 용역업무를 수행함에 있어 각 업무별로 합의된 [</w:t>
        </w:r>
      </w:ins>
      <w:ins w:id="1059" w:author="최규현 (Kyoohyun Choi)" w:date="2023-12-21T08:47:00Z">
        <w:r w:rsidR="008966AA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60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예</w:t>
        </w:r>
        <w:r w:rsidR="008966AA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6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_</w:t>
        </w:r>
      </w:ins>
      <w:ins w:id="1062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63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별첨 1. 용역의 범위 및 </w:t>
        </w:r>
        <w:proofErr w:type="gramStart"/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6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수행방법 ]</w:t>
        </w:r>
        <w:proofErr w:type="gramEnd"/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6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및 [</w:t>
        </w:r>
      </w:ins>
      <w:ins w:id="1066" w:author="최규현 (Kyoohyun Choi)" w:date="2023-12-21T08:47:00Z">
        <w:r w:rsidR="001349C5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67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예</w:t>
        </w:r>
        <w:r w:rsidR="001349C5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6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_</w:t>
        </w:r>
      </w:ins>
      <w:ins w:id="1069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7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별첨 2. 용역의 일정 ]에 따른 마감기한(</w:t>
        </w:r>
        <w:proofErr w:type="spellStart"/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7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월단위</w:t>
        </w:r>
        <w:proofErr w:type="spellEnd"/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7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목표를 설정한 경우 월의 말일) 내에 정해진 업무를 완료하여야 한다. </w:t>
        </w:r>
      </w:ins>
      <w:ins w:id="1073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7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075" w:author="최규현 (Kyoohyun Choi)" w:date="2023-12-21T08:47:00Z">
        <w:r w:rsidR="0017767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76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이</w:t>
        </w:r>
      </w:ins>
      <w:ins w:id="1077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7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각 업무를 정해진 마감기한 내에 완료하지 못한 경우 </w:t>
        </w:r>
      </w:ins>
      <w:ins w:id="1079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8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081" w:author="최규현 (Kyoohyun Choi)" w:date="2023-12-21T08:47:00Z">
        <w:r w:rsidR="0017767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082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083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8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마감기한의 익일을 기산점으로 한 지연일수 매1일에 대하여 총 계약금액의</w:t>
        </w:r>
      </w:ins>
      <w:ins w:id="1085" w:author="엄소영 (Soyoung Um)" w:date="2024-07-11T15:32:00Z">
        <w:r w:rsidR="00AE1E6B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8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  <w:highlight w:val="yellow"/>
              </w:rPr>
            </w:rPrChange>
          </w:rPr>
          <w:t xml:space="preserve"> 5</w:t>
        </w:r>
      </w:ins>
      <w:ins w:id="1087" w:author="최규현 (Kyoohyun Choi)" w:date="2023-12-21T08:44:00Z">
        <w:del w:id="1088" w:author="엄소영 (Soyoung Um)" w:date="2024-07-11T15:32:00Z">
          <w:r w:rsidRPr="00E423E4" w:rsidDel="00AE1E6B">
            <w:rPr>
              <w:rFonts w:ascii="함초롬바탕" w:eastAsia="함초롬바탕" w:hAnsi="함초롬바탕" w:cs="함초롬바탕"/>
              <w:color w:val="000000" w:themeColor="text1"/>
              <w:sz w:val="18"/>
              <w:rPrChange w:id="1089" w:author="엄소영 (Soyoung Um)" w:date="2024-07-11T15:36:00Z">
                <w:rPr>
                  <w:rFonts w:asciiTheme="minorEastAsia" w:hAnsiTheme="minorEastAsia"/>
                  <w:color w:val="000000" w:themeColor="text1"/>
                  <w:sz w:val="18"/>
                </w:rPr>
              </w:rPrChange>
            </w:rPr>
            <w:delText xml:space="preserve"> [  ]</w:delText>
          </w:r>
        </w:del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9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%에 해당하는 지연이자를 공제한 나머지 금액을 </w:t>
        </w:r>
      </w:ins>
      <w:ins w:id="1091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9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093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9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에 지급할 수 있다.  </w:t>
        </w:r>
      </w:ins>
    </w:p>
    <w:p w14:paraId="7CCC3944" w14:textId="09EB0160" w:rsidR="00FE4271" w:rsidRPr="00E423E4" w:rsidRDefault="00FE4271" w:rsidP="00FE4271">
      <w:pPr>
        <w:jc w:val="left"/>
        <w:rPr>
          <w:ins w:id="1095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1096" w:author="엄소영 (Soyoung Um)" w:date="2024-07-11T15:36:00Z">
            <w:rPr>
              <w:ins w:id="1097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098" w:author="최규현 (Kyoohyun Choi)" w:date="2023-12-21T08:45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09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6. </w:t>
        </w:r>
      </w:ins>
      <w:ins w:id="1100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0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102" w:author="최규현 (Kyoohyun Choi)" w:date="2023-12-21T08:47:00Z">
        <w:r w:rsidR="0017767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103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104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0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업무를 수행함에 있어 그 내용이 본 계약에 따라 </w:t>
        </w:r>
      </w:ins>
      <w:ins w:id="1106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0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108" w:author="최규현 (Kyoohyun Choi)" w:date="2023-12-21T08:47:00Z">
        <w:r w:rsidR="0017767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109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이</w:t>
        </w:r>
      </w:ins>
      <w:ins w:id="1110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1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제출한 업무계획 또는 </w:t>
        </w:r>
      </w:ins>
      <w:ins w:id="1112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13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114" w:author="최규현 (Kyoohyun Choi)" w:date="2023-12-21T08:47:00Z">
        <w:r w:rsidR="0017767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115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이</w:t>
        </w:r>
      </w:ins>
      <w:ins w:id="1116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1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지시한 내용과 다를 것이 예상되는 경우, 즉시 이를 </w:t>
        </w:r>
      </w:ins>
      <w:ins w:id="1118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1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120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2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에게 통지하고 협의하여야 한다. </w:t>
        </w:r>
      </w:ins>
    </w:p>
    <w:p w14:paraId="41BDF2F1" w14:textId="5D8D721C" w:rsidR="00FE4271" w:rsidRPr="00E423E4" w:rsidRDefault="00FE4271" w:rsidP="00FE4271">
      <w:pPr>
        <w:jc w:val="left"/>
        <w:rPr>
          <w:ins w:id="1122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1123" w:author="엄소영 (Soyoung Um)" w:date="2024-07-11T15:36:00Z">
            <w:rPr>
              <w:ins w:id="1124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125" w:author="최규현 (Kyoohyun Choi)" w:date="2023-12-21T08:45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2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7. </w:t>
        </w:r>
      </w:ins>
      <w:ins w:id="1127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2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129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3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용역업무 수행 내용이 본 계약상 합의된 내용과 다른 경우, </w:t>
        </w:r>
      </w:ins>
      <w:ins w:id="1131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3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133" w:author="최규현 (Kyoohyun Choi)" w:date="2023-12-21T08:47:00Z">
        <w:r w:rsidR="0017767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134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135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3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기간을 정하여 그 시정을 요구할 수 있다. 만약 해당 기간 내에 </w:t>
        </w:r>
      </w:ins>
      <w:ins w:id="1137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3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139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4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시정조치가 이루어지지 않은 경우, </w:t>
        </w:r>
      </w:ins>
      <w:ins w:id="1141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4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143" w:author="최규현 (Kyoohyun Choi)" w:date="2023-12-21T08:47:00Z">
        <w:r w:rsidR="00177673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144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145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4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시정조치 요구기한의 익일을 기산점으로 하여 시정조치 지연일 매1일에 총 계약금액의 </w:t>
        </w:r>
        <w:del w:id="1147" w:author="엄소영 (Soyoung Um)" w:date="2024-07-11T15:33:00Z">
          <w:r w:rsidRPr="00E423E4" w:rsidDel="00AE1E6B">
            <w:rPr>
              <w:rFonts w:ascii="함초롬바탕" w:eastAsia="함초롬바탕" w:hAnsi="함초롬바탕" w:cs="함초롬바탕"/>
              <w:color w:val="000000" w:themeColor="text1"/>
              <w:sz w:val="18"/>
              <w:rPrChange w:id="1148" w:author="엄소영 (Soyoung Um)" w:date="2024-07-11T15:36:00Z">
                <w:rPr>
                  <w:rFonts w:asciiTheme="minorEastAsia" w:hAnsiTheme="minorEastAsia"/>
                  <w:color w:val="000000" w:themeColor="text1"/>
                  <w:sz w:val="18"/>
                </w:rPr>
              </w:rPrChange>
            </w:rPr>
            <w:delText>[</w:delText>
          </w:r>
        </w:del>
      </w:ins>
      <w:ins w:id="1149" w:author="엄소영 (Soyoung Um)" w:date="2024-07-11T15:33:00Z">
        <w:r w:rsidR="00AE1E6B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5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  <w:highlight w:val="yellow"/>
              </w:rPr>
            </w:rPrChange>
          </w:rPr>
          <w:t>5</w:t>
        </w:r>
      </w:ins>
      <w:ins w:id="1151" w:author="최규현 (Kyoohyun Choi)" w:date="2023-12-21T08:44:00Z">
        <w:del w:id="1152" w:author="엄소영 (Soyoung Um)" w:date="2024-07-11T15:33:00Z">
          <w:r w:rsidRPr="00E423E4" w:rsidDel="00AE1E6B">
            <w:rPr>
              <w:rFonts w:ascii="함초롬바탕" w:eastAsia="함초롬바탕" w:hAnsi="함초롬바탕" w:cs="함초롬바탕"/>
              <w:color w:val="000000" w:themeColor="text1"/>
              <w:sz w:val="18"/>
              <w:rPrChange w:id="1153" w:author="엄소영 (Soyoung Um)" w:date="2024-07-11T15:36:00Z">
                <w:rPr>
                  <w:rFonts w:asciiTheme="minorEastAsia" w:hAnsiTheme="minorEastAsia"/>
                  <w:color w:val="000000" w:themeColor="text1"/>
                  <w:sz w:val="18"/>
                </w:rPr>
              </w:rPrChange>
            </w:rPr>
            <w:delText xml:space="preserve">  ]</w:delText>
          </w:r>
        </w:del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5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%에 해당하는 지연이자를 </w:t>
        </w:r>
      </w:ins>
      <w:ins w:id="1155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5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157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5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에게 지급하여야 한다.  </w:t>
        </w:r>
      </w:ins>
    </w:p>
    <w:p w14:paraId="2F1DF087" w14:textId="77777777" w:rsidR="00FE4271" w:rsidRPr="00E423E4" w:rsidRDefault="00FE4271" w:rsidP="00FE4271">
      <w:pPr>
        <w:jc w:val="left"/>
        <w:rPr>
          <w:ins w:id="1159" w:author="최규현 (Kyoohyun Choi)" w:date="2023-12-21T08:44:00Z"/>
          <w:rFonts w:ascii="함초롬바탕" w:eastAsia="함초롬바탕" w:hAnsi="함초롬바탕" w:cs="함초롬바탕"/>
          <w:b/>
          <w:color w:val="000000" w:themeColor="text1"/>
          <w:sz w:val="18"/>
          <w:rPrChange w:id="1160" w:author="엄소영 (Soyoung Um)" w:date="2024-07-11T15:36:00Z">
            <w:rPr>
              <w:ins w:id="1161" w:author="최규현 (Kyoohyun Choi)" w:date="2023-12-21T08:44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</w:p>
    <w:p w14:paraId="2AA130E1" w14:textId="1B214946" w:rsidR="00FE4271" w:rsidRPr="00E423E4" w:rsidRDefault="00FE4271" w:rsidP="00FE4271">
      <w:pPr>
        <w:jc w:val="left"/>
        <w:rPr>
          <w:ins w:id="1162" w:author="최규현 (Kyoohyun Choi)" w:date="2023-12-21T08:44:00Z"/>
          <w:rFonts w:ascii="함초롬바탕" w:eastAsia="함초롬바탕" w:hAnsi="함초롬바탕" w:cs="함초롬바탕"/>
          <w:b/>
          <w:color w:val="000000" w:themeColor="text1"/>
          <w:sz w:val="18"/>
          <w:rPrChange w:id="1163" w:author="엄소영 (Soyoung Um)" w:date="2024-07-11T15:36:00Z">
            <w:rPr>
              <w:ins w:id="1164" w:author="최규현 (Kyoohyun Choi)" w:date="2023-12-21T08:44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  <w:ins w:id="1165" w:author="최규현 (Kyoohyun Choi)" w:date="2023-12-21T08:44:00Z"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1166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제</w:t>
        </w:r>
        <w:del w:id="1167" w:author="엄소영 (Soyoung Um)" w:date="2024-07-11T15:26:00Z">
          <w:r w:rsidRPr="00E423E4" w:rsidDel="00AA2023">
            <w:rPr>
              <w:rFonts w:ascii="함초롬바탕" w:eastAsia="함초롬바탕" w:hAnsi="함초롬바탕" w:cs="함초롬바탕"/>
              <w:b/>
              <w:color w:val="000000" w:themeColor="text1"/>
              <w:sz w:val="18"/>
              <w:rPrChange w:id="1168" w:author="엄소영 (Soyoung Um)" w:date="2024-07-11T15:36:00Z">
                <w:rPr>
                  <w:rFonts w:asciiTheme="minorEastAsia" w:hAnsiTheme="minorEastAsia"/>
                  <w:b/>
                  <w:color w:val="000000" w:themeColor="text1"/>
                  <w:sz w:val="18"/>
                </w:rPr>
              </w:rPrChange>
            </w:rPr>
            <w:delText>[  ]</w:delText>
          </w:r>
        </w:del>
      </w:ins>
      <w:ins w:id="1169" w:author="엄소영 (Soyoung Um)" w:date="2024-07-11T15:26:00Z">
        <w:r w:rsidR="00AA2023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170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7</w:t>
        </w:r>
      </w:ins>
      <w:ins w:id="1171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172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</w:ins>
      <w:ins w:id="1173" w:author="최규현 (Kyoohyun Choi)" w:date="2023-12-21T08:44:00Z">
        <w:r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174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>조 용역업무의 검수 등</w:t>
        </w:r>
      </w:ins>
    </w:p>
    <w:p w14:paraId="04DCE64F" w14:textId="68CEE497" w:rsidR="00FE4271" w:rsidRPr="00E423E4" w:rsidRDefault="00FE4271" w:rsidP="00FE4271">
      <w:pPr>
        <w:jc w:val="left"/>
        <w:rPr>
          <w:ins w:id="1175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1176" w:author="엄소영 (Soyoung Um)" w:date="2024-07-11T15:36:00Z">
            <w:rPr>
              <w:ins w:id="1177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178" w:author="최규현 (Kyoohyun Choi)" w:date="2023-12-21T08:45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7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1. </w:t>
        </w:r>
      </w:ins>
      <w:ins w:id="1180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8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182" w:author="최규현 (Kyoohyun Choi)" w:date="2023-12-21T08:50:00Z">
        <w:r w:rsidR="004B460D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183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184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8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용역업무를 수시로 확인하여 용역업무의 수정을 요청할 수 있고, </w:t>
        </w:r>
      </w:ins>
      <w:ins w:id="1186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8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188" w:author="최규현 (Kyoohyun Choi)" w:date="2023-12-21T08:50:00Z">
        <w:r w:rsidR="004B460D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189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190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9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이를 성실히 반영하여야 한다. </w:t>
        </w:r>
      </w:ins>
    </w:p>
    <w:p w14:paraId="297C0B84" w14:textId="2BB65FD8" w:rsidR="00FE4271" w:rsidRPr="00E423E4" w:rsidRDefault="00FE4271" w:rsidP="00FE4271">
      <w:pPr>
        <w:jc w:val="left"/>
        <w:rPr>
          <w:ins w:id="1192" w:author="최규현 (Kyoohyun Choi)" w:date="2023-12-21T08:44:00Z"/>
          <w:rFonts w:ascii="함초롬바탕" w:eastAsia="함초롬바탕" w:hAnsi="함초롬바탕" w:cs="함초롬바탕"/>
          <w:color w:val="000000" w:themeColor="text1"/>
          <w:sz w:val="18"/>
          <w:rPrChange w:id="1193" w:author="엄소영 (Soyoung Um)" w:date="2024-07-11T15:36:00Z">
            <w:rPr>
              <w:ins w:id="1194" w:author="최규현 (Kyoohyun Choi)" w:date="2023-12-21T08:44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195" w:author="최규현 (Kyoohyun Choi)" w:date="2023-12-21T08:45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9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2. </w:t>
        </w:r>
      </w:ins>
      <w:ins w:id="1197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19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199" w:author="최규현 (Kyoohyun Choi)" w:date="2023-12-21T08:50:00Z">
        <w:r w:rsidR="004B460D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200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이</w:t>
        </w:r>
      </w:ins>
      <w:ins w:id="1201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0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전항의 수정사항 반영을 위해 또는 본 용역업무의 품질을 높이기 위해 계약기간의 연장이 필요한 경우 </w:t>
        </w:r>
      </w:ins>
      <w:ins w:id="1203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0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205" w:author="최규현 (Kyoohyun Choi)" w:date="2023-12-21T08:50:00Z">
        <w:r w:rsidR="004B460D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206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207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0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</w:t>
        </w:r>
      </w:ins>
      <w:ins w:id="1209" w:author="최규현 (Kyoohyun Choi)" w:date="2023-12-21T08:46:00Z">
        <w:r w:rsidR="000D3E6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1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211" w:author="최규현 (Kyoohyun Choi)" w:date="2023-12-21T08:44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1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사전 서면 승인을 통해 본 계약기간을 조정할 수 있다. </w:t>
        </w:r>
      </w:ins>
    </w:p>
    <w:p w14:paraId="16D27DE1" w14:textId="77777777" w:rsidR="00FE4271" w:rsidRPr="00E423E4" w:rsidRDefault="00FE4271" w:rsidP="00FE4271">
      <w:pPr>
        <w:jc w:val="left"/>
        <w:rPr>
          <w:ins w:id="1213" w:author="최규현 (Kyoohyun Choi)" w:date="2023-12-21T08:44:00Z"/>
          <w:rFonts w:ascii="함초롬바탕" w:eastAsia="함초롬바탕" w:hAnsi="함초롬바탕" w:cs="함초롬바탕"/>
          <w:b/>
          <w:color w:val="000000" w:themeColor="text1"/>
          <w:sz w:val="18"/>
          <w:rPrChange w:id="1214" w:author="엄소영 (Soyoung Um)" w:date="2024-07-11T15:36:00Z">
            <w:rPr>
              <w:ins w:id="1215" w:author="최규현 (Kyoohyun Choi)" w:date="2023-12-21T08:44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</w:p>
    <w:p w14:paraId="2433D9B0" w14:textId="1E436909" w:rsidR="00FE4271" w:rsidRPr="00E423E4" w:rsidRDefault="00FE4271" w:rsidP="00FE4271">
      <w:pPr>
        <w:jc w:val="left"/>
        <w:rPr>
          <w:ins w:id="1216" w:author="최규현 (Kyoohyun Choi)" w:date="2023-12-21T08:44:00Z"/>
          <w:rFonts w:ascii="함초롬바탕" w:eastAsia="함초롬바탕" w:hAnsi="함초롬바탕" w:cs="함초롬바탕"/>
          <w:b/>
          <w:color w:val="000000" w:themeColor="text1"/>
          <w:sz w:val="18"/>
          <w:rPrChange w:id="1217" w:author="엄소영 (Soyoung Um)" w:date="2024-07-11T15:36:00Z">
            <w:rPr>
              <w:ins w:id="1218" w:author="최규현 (Kyoohyun Choi)" w:date="2023-12-21T08:44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  <w:ins w:id="1219" w:author="최규현 (Kyoohyun Choi)" w:date="2023-12-21T08:44:00Z"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1220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제</w:t>
        </w:r>
      </w:ins>
      <w:ins w:id="1221" w:author="엄소영 (Soyoung Um)" w:date="2024-07-11T15:26:00Z">
        <w:r w:rsidR="00AA2023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22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</w:ins>
      <w:ins w:id="1223" w:author="최규현 (Kyoohyun Choi)" w:date="2023-12-21T08:44:00Z">
        <w:del w:id="1224" w:author="엄소영 (Soyoung Um)" w:date="2024-07-11T15:26:00Z">
          <w:r w:rsidRPr="00E423E4" w:rsidDel="00AA2023">
            <w:rPr>
              <w:rFonts w:ascii="함초롬바탕" w:eastAsia="함초롬바탕" w:hAnsi="함초롬바탕" w:cs="함초롬바탕"/>
              <w:b/>
              <w:color w:val="000000" w:themeColor="text1"/>
              <w:sz w:val="18"/>
              <w:rPrChange w:id="1225" w:author="엄소영 (Soyoung Um)" w:date="2024-07-11T15:36:00Z">
                <w:rPr>
                  <w:rFonts w:asciiTheme="minorEastAsia" w:hAnsiTheme="minorEastAsia"/>
                  <w:b/>
                  <w:color w:val="000000" w:themeColor="text1"/>
                  <w:sz w:val="18"/>
                </w:rPr>
              </w:rPrChange>
            </w:rPr>
            <w:delText>[  ]</w:delText>
          </w:r>
        </w:del>
      </w:ins>
      <w:ins w:id="1226" w:author="엄소영 (Soyoung Um)" w:date="2024-07-11T15:26:00Z">
        <w:r w:rsidR="00AA2023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27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>8</w:t>
        </w:r>
      </w:ins>
      <w:ins w:id="1228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29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</w:ins>
      <w:ins w:id="1230" w:author="최규현 (Kyoohyun Choi)" w:date="2023-12-21T08:44:00Z">
        <w:r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31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>조 광고물의 제작 및 게시 등</w:t>
        </w:r>
      </w:ins>
    </w:p>
    <w:p w14:paraId="464694D6" w14:textId="59BD4D00" w:rsidR="00FE4271" w:rsidRPr="00E423E4" w:rsidRDefault="000D3E6F" w:rsidP="00FE4271">
      <w:pPr>
        <w:jc w:val="left"/>
        <w:rPr>
          <w:ins w:id="1232" w:author="최규현 (Kyoohyun Choi)" w:date="2023-12-21T08:43:00Z"/>
          <w:rFonts w:ascii="함초롬바탕" w:eastAsia="함초롬바탕" w:hAnsi="함초롬바탕" w:cs="함초롬바탕"/>
          <w:color w:val="000000" w:themeColor="text1"/>
          <w:sz w:val="18"/>
          <w:rPrChange w:id="1233" w:author="엄소영 (Soyoung Um)" w:date="2024-07-11T15:36:00Z">
            <w:rPr>
              <w:ins w:id="1234" w:author="최규현 (Kyoohyun Choi)" w:date="2023-12-21T08:43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235" w:author="최규현 (Kyoohyun Choi)" w:date="2023-12-21T08:46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3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</w:t>
        </w:r>
        <w:r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237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을</w:t>
        </w:r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3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’</w:t>
        </w:r>
      </w:ins>
      <w:ins w:id="1239" w:author="최규현 (Kyoohyun Choi)" w:date="2023-12-21T08:50:00Z">
        <w:r w:rsidR="004B460D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240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241" w:author="최규현 (Kyoohyun Choi)" w:date="2023-12-21T08:44:00Z"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4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본 계약의 내용 및 </w:t>
        </w:r>
      </w:ins>
      <w:ins w:id="1243" w:author="최규현 (Kyoohyun Choi)" w:date="2023-12-21T08:46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44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245" w:author="최규현 (Kyoohyun Choi)" w:date="2023-12-21T08:44:00Z"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4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지시에 따라 게시물 또는 콘텐츠(이하 “광고물” 이라 함)를 제작하여야 하며 제작한 광고물을 </w:t>
        </w:r>
      </w:ins>
      <w:ins w:id="1247" w:author="최규현 (Kyoohyun Choi)" w:date="2023-12-21T08:46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4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249" w:author="최규현 (Kyoohyun Choi)" w:date="2023-12-21T08:44:00Z"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5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의 사전 서면 승인 없이 이를 외부에 공개 또는 게시하여서는 아니된다. 이를 위반하는 경우 </w:t>
        </w:r>
      </w:ins>
      <w:ins w:id="1251" w:author="최규현 (Kyoohyun Choi)" w:date="2023-12-21T08:46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52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‘을’</w:t>
        </w:r>
      </w:ins>
      <w:ins w:id="1253" w:author="최규현 (Kyoohyun Choi)" w:date="2023-12-21T08:50:00Z">
        <w:r w:rsidR="004B460D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254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255" w:author="최규현 (Kyoohyun Choi)" w:date="2023-12-21T08:44:00Z"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5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위반 </w:t>
        </w:r>
        <w:proofErr w:type="spellStart"/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5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건별로</w:t>
        </w:r>
        <w:proofErr w:type="spellEnd"/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5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일금 </w:t>
        </w:r>
      </w:ins>
      <w:ins w:id="1259" w:author="엄소영 (Soyoung Um)" w:date="2024-07-11T15:34:00Z">
        <w:r w:rsidR="00AD48DC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6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  <w:highlight w:val="yellow"/>
              </w:rPr>
            </w:rPrChange>
          </w:rPr>
          <w:t>200</w:t>
        </w:r>
      </w:ins>
      <w:ins w:id="1261" w:author="엄소영 (Soyoung Um)" w:date="2024-07-11T15:35:00Z">
        <w:r w:rsidR="00AD48DC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262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  <w:highlight w:val="yellow"/>
              </w:rPr>
            </w:rPrChange>
          </w:rPr>
          <w:t>만</w:t>
        </w:r>
      </w:ins>
      <w:ins w:id="1263" w:author="최규현 (Kyoohyun Choi)" w:date="2023-12-21T08:44:00Z">
        <w:del w:id="1264" w:author="엄소영 (Soyoung Um)" w:date="2024-07-11T15:34:00Z">
          <w:r w:rsidR="00FE4271" w:rsidRPr="00E423E4" w:rsidDel="00AD48DC">
            <w:rPr>
              <w:rFonts w:ascii="함초롬바탕" w:eastAsia="함초롬바탕" w:hAnsi="함초롬바탕" w:cs="함초롬바탕"/>
              <w:color w:val="000000" w:themeColor="text1"/>
              <w:sz w:val="18"/>
              <w:rPrChange w:id="1265" w:author="엄소영 (Soyoung Um)" w:date="2024-07-11T15:36:00Z">
                <w:rPr>
                  <w:rFonts w:asciiTheme="minorEastAsia" w:hAnsiTheme="minorEastAsia"/>
                  <w:color w:val="000000" w:themeColor="text1"/>
                  <w:sz w:val="18"/>
                </w:rPr>
              </w:rPrChange>
            </w:rPr>
            <w:delText>[  ]</w:delText>
          </w:r>
        </w:del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6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원을 지체없이 </w:t>
        </w:r>
      </w:ins>
      <w:ins w:id="1267" w:author="최규현 (Kyoohyun Choi)" w:date="2023-12-21T08:46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6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‘갑’</w:t>
        </w:r>
      </w:ins>
      <w:ins w:id="1269" w:author="최규현 (Kyoohyun Choi)" w:date="2023-12-21T08:44:00Z">
        <w:r w:rsidR="00FE4271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7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에게 지급하여야 한다.</w:t>
        </w:r>
      </w:ins>
    </w:p>
    <w:p w14:paraId="5BDF0376" w14:textId="77777777" w:rsidR="00FE4271" w:rsidRPr="00E423E4" w:rsidRDefault="00FE4271" w:rsidP="00BA3CBC">
      <w:pPr>
        <w:jc w:val="left"/>
        <w:rPr>
          <w:ins w:id="1271" w:author="최규현 (Kyoohyun Choi)" w:date="2023-12-21T08:41:00Z"/>
          <w:rFonts w:ascii="함초롬바탕" w:eastAsia="함초롬바탕" w:hAnsi="함초롬바탕" w:cs="함초롬바탕"/>
          <w:b/>
          <w:color w:val="000000" w:themeColor="text1"/>
          <w:sz w:val="18"/>
          <w:rPrChange w:id="1272" w:author="엄소영 (Soyoung Um)" w:date="2024-07-11T15:36:00Z">
            <w:rPr>
              <w:ins w:id="1273" w:author="최규현 (Kyoohyun Choi)" w:date="2023-12-21T08:41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</w:p>
    <w:p w14:paraId="0584D15A" w14:textId="043271C6" w:rsidR="00454D07" w:rsidRPr="00E423E4" w:rsidRDefault="00454D07" w:rsidP="00454D07">
      <w:pPr>
        <w:jc w:val="left"/>
        <w:rPr>
          <w:ins w:id="1274" w:author="최규현 (Kyoohyun Choi)" w:date="2023-12-21T08:41:00Z"/>
          <w:rFonts w:ascii="함초롬바탕" w:eastAsia="함초롬바탕" w:hAnsi="함초롬바탕" w:cs="함초롬바탕"/>
          <w:b/>
          <w:color w:val="000000" w:themeColor="text1"/>
          <w:sz w:val="18"/>
          <w:rPrChange w:id="1275" w:author="엄소영 (Soyoung Um)" w:date="2024-07-11T15:36:00Z">
            <w:rPr>
              <w:ins w:id="1276" w:author="최규현 (Kyoohyun Choi)" w:date="2023-12-21T08:41:00Z"/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  <w:ins w:id="1277" w:author="최규현 (Kyoohyun Choi)" w:date="2023-12-21T08:41:00Z"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1278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제</w:t>
        </w:r>
        <w:del w:id="1279" w:author="엄소영 (Soyoung Um)" w:date="2024-07-11T15:27:00Z">
          <w:r w:rsidRPr="00E423E4" w:rsidDel="00AA2023">
            <w:rPr>
              <w:rFonts w:ascii="함초롬바탕" w:eastAsia="함초롬바탕" w:hAnsi="함초롬바탕" w:cs="함초롬바탕"/>
              <w:b/>
              <w:color w:val="000000" w:themeColor="text1"/>
              <w:sz w:val="18"/>
              <w:rPrChange w:id="1280" w:author="엄소영 (Soyoung Um)" w:date="2024-07-11T15:36:00Z">
                <w:rPr>
                  <w:rFonts w:asciiTheme="minorEastAsia" w:hAnsiTheme="minorEastAsia"/>
                  <w:b/>
                  <w:color w:val="000000" w:themeColor="text1"/>
                  <w:sz w:val="18"/>
                </w:rPr>
              </w:rPrChange>
            </w:rPr>
            <w:delText>[  ]</w:delText>
          </w:r>
        </w:del>
      </w:ins>
      <w:ins w:id="1281" w:author="엄소영 (Soyoung Um)" w:date="2024-07-11T15:27:00Z">
        <w:r w:rsidR="00AA2023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82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9</w:t>
        </w:r>
      </w:ins>
      <w:ins w:id="1283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84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</w:ins>
      <w:ins w:id="1285" w:author="최규현 (Kyoohyun Choi)" w:date="2023-12-21T08:41:00Z"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1286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조</w:t>
        </w:r>
        <w:r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87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1288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권리의</w:t>
        </w:r>
        <w:r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89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1290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귀속</w:t>
        </w:r>
        <w:r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291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  <w:r w:rsidRPr="00E423E4">
          <w:rPr>
            <w:rFonts w:ascii="함초롬바탕" w:eastAsia="함초롬바탕" w:hAnsi="함초롬바탕" w:cs="함초롬바탕" w:hint="eastAsia"/>
            <w:b/>
            <w:color w:val="000000" w:themeColor="text1"/>
            <w:sz w:val="18"/>
            <w:rPrChange w:id="1292" w:author="엄소영 (Soyoung Um)" w:date="2024-07-11T15:36:00Z">
              <w:rPr>
                <w:rFonts w:asciiTheme="minorEastAsia" w:hAnsiTheme="minorEastAsia" w:hint="eastAsia"/>
                <w:b/>
                <w:color w:val="000000" w:themeColor="text1"/>
                <w:sz w:val="18"/>
              </w:rPr>
            </w:rPrChange>
          </w:rPr>
          <w:t>등</w:t>
        </w:r>
      </w:ins>
    </w:p>
    <w:p w14:paraId="227BC711" w14:textId="517596DF" w:rsidR="00454D07" w:rsidRPr="00E423E4" w:rsidRDefault="00454D07" w:rsidP="00454D07">
      <w:pPr>
        <w:jc w:val="left"/>
        <w:rPr>
          <w:ins w:id="1293" w:author="최규현 (Kyoohyun Choi)" w:date="2023-12-21T08:41:00Z"/>
          <w:rFonts w:ascii="함초롬바탕" w:eastAsia="함초롬바탕" w:hAnsi="함초롬바탕" w:cs="함초롬바탕"/>
          <w:color w:val="000000" w:themeColor="text1"/>
          <w:sz w:val="18"/>
          <w:rPrChange w:id="1294" w:author="엄소영 (Soyoung Um)" w:date="2024-07-11T15:36:00Z">
            <w:rPr>
              <w:ins w:id="1295" w:author="최규현 (Kyoohyun Choi)" w:date="2023-12-21T08:41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296" w:author="최규현 (Kyoohyun Choi)" w:date="2023-12-21T08:41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9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1. </w:t>
        </w:r>
      </w:ins>
      <w:ins w:id="1298" w:author="최규현 (Kyoohyun Choi)" w:date="2023-12-21T08:42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29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</w:t>
        </w:r>
        <w:r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300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을</w:t>
        </w:r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0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’</w:t>
        </w:r>
      </w:ins>
      <w:ins w:id="1302" w:author="최규현 (Kyoohyun Choi)" w:date="2023-12-21T08:54:00Z">
        <w:r w:rsidR="004B460D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303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이</w:t>
        </w:r>
      </w:ins>
      <w:ins w:id="1304" w:author="최규현 (Kyoohyun Choi)" w:date="2023-12-21T08:41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0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작성한 자료, 게시물, 광고물 등에 대한 권리(소유권 및 저작권을 비롯한 지식재산권, 2차적 저작물 및 편집저작물을 작성할 권리를 포함)는 별도의 서면 합의가 없는 한 </w:t>
        </w:r>
      </w:ins>
      <w:ins w:id="1306" w:author="최규현 (Kyoohyun Choi)" w:date="2023-12-21T08:42:00Z">
        <w:r w:rsidR="008F7D52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0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</w:t>
        </w:r>
        <w:r w:rsidR="008F7D52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308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갑</w:t>
        </w:r>
        <w:r w:rsidR="008F7D52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0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’</w:t>
        </w:r>
      </w:ins>
      <w:ins w:id="1310" w:author="최규현 (Kyoohyun Choi)" w:date="2023-12-21T08:41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11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에게 전속적으로 귀속된다.</w:t>
        </w:r>
      </w:ins>
    </w:p>
    <w:p w14:paraId="4EBB96A9" w14:textId="0DC42BBE" w:rsidR="00454D07" w:rsidRPr="00E423E4" w:rsidRDefault="00454D07" w:rsidP="00454D07">
      <w:pPr>
        <w:jc w:val="left"/>
        <w:rPr>
          <w:ins w:id="1312" w:author="최규현 (Kyoohyun Choi)" w:date="2023-12-21T08:41:00Z"/>
          <w:rFonts w:ascii="함초롬바탕" w:eastAsia="함초롬바탕" w:hAnsi="함초롬바탕" w:cs="함초롬바탕"/>
          <w:color w:val="000000" w:themeColor="text1"/>
          <w:sz w:val="18"/>
          <w:rPrChange w:id="1313" w:author="엄소영 (Soyoung Um)" w:date="2024-07-11T15:36:00Z">
            <w:rPr>
              <w:ins w:id="1314" w:author="최규현 (Kyoohyun Choi)" w:date="2023-12-21T08:41:00Z"/>
              <w:rFonts w:asciiTheme="minorEastAsia" w:hAnsiTheme="minorEastAsia"/>
              <w:color w:val="000000" w:themeColor="text1"/>
              <w:sz w:val="18"/>
            </w:rPr>
          </w:rPrChange>
        </w:rPr>
      </w:pPr>
      <w:ins w:id="1315" w:author="최규현 (Kyoohyun Choi)" w:date="2023-12-21T08:41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16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2. </w:t>
        </w:r>
      </w:ins>
      <w:ins w:id="1317" w:author="최규현 (Kyoohyun Choi)" w:date="2023-12-21T08:42:00Z">
        <w:r w:rsidR="004E01B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18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</w:t>
        </w:r>
        <w:r w:rsidR="004E01BF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319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을</w:t>
        </w:r>
        <w:r w:rsidR="004E01BF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20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’</w:t>
        </w:r>
        <w:r w:rsidR="004E01BF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321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은</w:t>
        </w:r>
      </w:ins>
      <w:ins w:id="1322" w:author="최규현 (Kyoohyun Choi)" w:date="2023-12-21T08:41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23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 xml:space="preserve"> 작성한 자료, 게시물 등이 제3자의 저작권 등 지식재산권을 침해하지 않음을 보장하며, 이와 관련하여 제3자가 이의를 제기하여 </w:t>
        </w:r>
      </w:ins>
      <w:ins w:id="1324" w:author="최규현 (Kyoohyun Choi)" w:date="2023-12-21T08:42:00Z">
        <w:r w:rsidR="005E2E77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25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‘</w:t>
        </w:r>
        <w:r w:rsidR="005E2E77" w:rsidRPr="00E423E4">
          <w:rPr>
            <w:rFonts w:ascii="함초롬바탕" w:eastAsia="함초롬바탕" w:hAnsi="함초롬바탕" w:cs="함초롬바탕" w:hint="eastAsia"/>
            <w:color w:val="000000" w:themeColor="text1"/>
            <w:sz w:val="18"/>
            <w:rPrChange w:id="1326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8"/>
              </w:rPr>
            </w:rPrChange>
          </w:rPr>
          <w:t>갑</w:t>
        </w:r>
        <w:r w:rsidR="005E2E77"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27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’</w:t>
        </w:r>
      </w:ins>
      <w:ins w:id="1328" w:author="최규현 (Kyoohyun Choi)" w:date="2023-12-21T08:41:00Z">
        <w:r w:rsidRPr="00E423E4">
          <w:rPr>
            <w:rFonts w:ascii="함초롬바탕" w:eastAsia="함초롬바탕" w:hAnsi="함초롬바탕" w:cs="함초롬바탕"/>
            <w:color w:val="000000" w:themeColor="text1"/>
            <w:sz w:val="18"/>
            <w:rPrChange w:id="1329" w:author="엄소영 (Soyoung Um)" w:date="2024-07-11T15:36:00Z">
              <w:rPr>
                <w:rFonts w:asciiTheme="minorEastAsia" w:hAnsiTheme="minorEastAsia"/>
                <w:color w:val="000000" w:themeColor="text1"/>
                <w:sz w:val="18"/>
              </w:rPr>
            </w:rPrChange>
          </w:rPr>
          <w:t>에게 손해가 발생할 경우 이를 배상하여야 한다.</w:t>
        </w:r>
      </w:ins>
    </w:p>
    <w:p w14:paraId="2C675415" w14:textId="77777777" w:rsidR="00454D07" w:rsidRPr="00E423E4" w:rsidRDefault="00454D07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1330" w:author="엄소영 (Soyoung Um)" w:date="2024-07-11T15:36:00Z">
            <w:rPr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</w:p>
    <w:p w14:paraId="3C48BD28" w14:textId="11CD1885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1331" w:author="엄소영 (Soyoung Um)" w:date="2024-07-11T15:36:00Z">
            <w:rPr>
              <w:rFonts w:asciiTheme="minorEastAsia" w:hAnsiTheme="minorEastAsia"/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332" w:author="엄소영 (Soyoung Um)" w:date="2024-07-11T15:36:00Z">
            <w:rPr>
              <w:rFonts w:asciiTheme="minorEastAsia" w:hAnsiTheme="minorEastAsia"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333" w:author="엄소영 (Soyoung Um)" w:date="2024-07-11T15:36:00Z">
            <w:rPr>
              <w:rFonts w:asciiTheme="minorEastAsia" w:hAnsiTheme="minorEastAsia"/>
              <w:b/>
              <w:color w:val="000000" w:themeColor="text1"/>
              <w:sz w:val="18"/>
            </w:rPr>
          </w:rPrChange>
        </w:rPr>
        <w:t xml:space="preserve"> </w:t>
      </w:r>
      <w:r w:rsidR="00697D60"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334" w:author="엄소영 (Soyoung Um)" w:date="2024-07-11T15:36:00Z">
            <w:rPr>
              <w:rFonts w:asciiTheme="minorEastAsia" w:hAnsiTheme="minorEastAsia"/>
              <w:b/>
              <w:color w:val="000000" w:themeColor="text1"/>
              <w:sz w:val="18"/>
            </w:rPr>
          </w:rPrChange>
        </w:rPr>
        <w:t>6</w:t>
      </w:r>
      <w:proofErr w:type="gramEnd"/>
      <w:ins w:id="1335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336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337" w:author="엄소영 (Soyoung Um)" w:date="2024-07-11T15:36:00Z">
            <w:rPr>
              <w:rFonts w:asciiTheme="minorEastAsia" w:hAnsiTheme="minorEastAsia"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338" w:author="엄소영 (Soyoung Um)" w:date="2024-07-11T15:36:00Z">
            <w:rPr>
              <w:rFonts w:asciiTheme="minorEastAsia" w:hAnsiTheme="minorEastAsia"/>
              <w:b/>
              <w:color w:val="000000" w:themeColor="text1"/>
              <w:sz w:val="18"/>
            </w:rPr>
          </w:rPrChange>
        </w:rPr>
        <w:t xml:space="preserve"> </w:t>
      </w:r>
      <w:del w:id="1339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340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341" w:author="엄소영 (Soyoung Um)" w:date="2024-07-11T15:36:00Z">
            <w:rPr>
              <w:rFonts w:asciiTheme="minorEastAsia" w:hAnsiTheme="minorEastAsia" w:hint="eastAsia"/>
              <w:b/>
              <w:color w:val="000000" w:themeColor="text1"/>
              <w:sz w:val="18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342" w:author="엄소영 (Soyoung Um)" w:date="2024-07-11T15:36:00Z">
            <w:rPr>
              <w:rFonts w:asciiTheme="minorEastAsia" w:hAnsiTheme="minorEastAsia"/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343" w:author="엄소영 (Soyoung Um)" w:date="2024-07-11T15:36:00Z">
            <w:rPr>
              <w:rFonts w:asciiTheme="minorEastAsia" w:hAnsiTheme="minorEastAsia" w:hint="eastAsia"/>
              <w:b/>
              <w:color w:val="000000" w:themeColor="text1"/>
              <w:sz w:val="18"/>
            </w:rPr>
          </w:rPrChange>
        </w:rPr>
        <w:t>해지</w:t>
      </w:r>
      <w:del w:id="1344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345" w:author="엄소영 (Soyoung Um)" w:date="2024-07-11T15:36:00Z">
              <w:rPr>
                <w:rFonts w:asciiTheme="minorEastAsia" w:hAnsiTheme="minorEastAsia"/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4D8D8BDC" w14:textId="33CD8FFA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346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4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>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4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4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>"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5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5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"</w:t>
      </w:r>
      <w:r w:rsidR="00B401D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5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5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54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>"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55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56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계약기간 만료 전이라도 상호 서면합의에 의해 계약을 </w:t>
      </w:r>
      <w:proofErr w:type="gramStart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5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>해지 할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58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수 있</w:t>
      </w:r>
      <w:ins w:id="1359" w:author="엄소영 (Soyoung Um)" w:date="2024-07-11T15:35:00Z">
        <w:r w:rsidR="00AD48DC" w:rsidRPr="00E423E4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1360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6"/>
              </w:rPr>
            </w:rPrChange>
          </w:rPr>
          <w:t>으며</w:t>
        </w:r>
      </w:ins>
      <w:del w:id="1361" w:author="엄소영 (Soyoung Um)" w:date="2024-07-11T15:35:00Z">
        <w:r w:rsidRPr="00E423E4" w:rsidDel="00AD48DC">
          <w:rPr>
            <w:rFonts w:ascii="함초롬바탕" w:eastAsia="함초롬바탕" w:hAnsi="함초롬바탕" w:cs="함초롬바탕" w:hint="eastAsia"/>
            <w:color w:val="000000" w:themeColor="text1"/>
            <w:sz w:val="16"/>
            <w:rPrChange w:id="1362" w:author="엄소영 (Soyoung Um)" w:date="2024-07-11T15:36:00Z">
              <w:rPr>
                <w:rFonts w:asciiTheme="minorEastAsia" w:hAnsiTheme="minorEastAsia" w:hint="eastAsia"/>
                <w:color w:val="000000" w:themeColor="text1"/>
                <w:sz w:val="16"/>
              </w:rPr>
            </w:rPrChange>
          </w:rPr>
          <w:delText>으나</w:delText>
        </w:r>
      </w:del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6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6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다음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6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6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각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6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6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호에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6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7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해당되는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7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7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사유가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7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7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있을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7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7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경우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7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7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일방이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7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8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계약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8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8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해지할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8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8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8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8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있다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8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>.</w:t>
      </w:r>
    </w:p>
    <w:p w14:paraId="4A3B5914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388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8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1. 본 계약의 협조 내지 준수사항, 의무이행 등을 현저히 </w:t>
      </w:r>
      <w:r w:rsidR="00697D60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9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태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91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만하거나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92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93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지연하여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94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95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상대방의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96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97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영업활동에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398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399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지장을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00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01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초래한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02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03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경우</w:t>
      </w:r>
    </w:p>
    <w:p w14:paraId="61D52C28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404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0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2.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0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주요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0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0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재산에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0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1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강제집행이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1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1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개시되거나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1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1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부도처리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1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1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회생절차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1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1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파산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1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2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등의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2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2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개시신청으로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2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2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2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2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이상의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2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2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계약유지가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2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3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곤란할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3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3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경우</w:t>
      </w:r>
    </w:p>
    <w:p w14:paraId="4A0BD6D8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43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34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3.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35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일방의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36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37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고의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38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39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또는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40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41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과실로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42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43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인하여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44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45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상대방에게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46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47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48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49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계약을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50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51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유지하기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52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53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어려운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54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55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손해가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56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57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발생한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58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59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경우</w:t>
      </w:r>
    </w:p>
    <w:p w14:paraId="433DEDEA" w14:textId="77777777" w:rsidR="00BA3CBC" w:rsidRPr="00E423E4" w:rsidRDefault="00BA3CBC" w:rsidP="00E022FB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460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61" w:author="엄소영 (Soyoung Um)" w:date="2024-07-11T15:36:00Z">
            <w:rPr>
              <w:color w:val="000000" w:themeColor="text1"/>
              <w:sz w:val="16"/>
            </w:rPr>
          </w:rPrChange>
        </w:rPr>
        <w:t xml:space="preserve">4. 일방이 본 계약을 위반하고 그 시정으로 요구하는 상대방의 </w:t>
      </w:r>
      <w:r w:rsidR="00E80B55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62" w:author="엄소영 (Soyoung Um)" w:date="2024-07-11T15:36:00Z">
            <w:rPr>
              <w:color w:val="000000" w:themeColor="text1"/>
              <w:sz w:val="16"/>
            </w:rPr>
          </w:rPrChange>
        </w:rPr>
        <w:t>(서면)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6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통지를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6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6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받은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6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6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날로부터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6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1주일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6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이내에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7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7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해당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7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7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위반사항을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7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7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시정하지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7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7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않은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7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7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</w:t>
      </w:r>
    </w:p>
    <w:p w14:paraId="39DD14DB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480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8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5.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8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파산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8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8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부도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8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8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합병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8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8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자연재해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8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9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등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9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9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정상적인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9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9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영업활동이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9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96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불가능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97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498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하다고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499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proofErr w:type="gram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00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인정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01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02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될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03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04" w:author="엄소영 (Soyoung Um)" w:date="2024-07-11T15:36:00Z">
            <w:rPr>
              <w:rFonts w:asciiTheme="minorEastAsia" w:hAnsiTheme="minorEastAsia" w:hint="eastAsia"/>
              <w:color w:val="000000" w:themeColor="text1"/>
              <w:sz w:val="16"/>
            </w:rPr>
          </w:rPrChange>
        </w:rPr>
        <w:t>경우</w:t>
      </w:r>
    </w:p>
    <w:p w14:paraId="7175F025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505" w:author="엄소영 (Soyoung Um)" w:date="2024-07-11T15:36:00Z">
            <w:rPr>
              <w:rFonts w:asciiTheme="minorEastAsia" w:hAnsiTheme="minorEastAsia"/>
              <w:color w:val="000000" w:themeColor="text1"/>
              <w:sz w:val="16"/>
            </w:rPr>
          </w:rPrChange>
        </w:rPr>
      </w:pPr>
    </w:p>
    <w:p w14:paraId="548AAC6F" w14:textId="7019332C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1506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507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508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="00697D60"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509" w:author="엄소영 (Soyoung Um)" w:date="2024-07-11T15:36:00Z">
            <w:rPr>
              <w:b/>
              <w:color w:val="000000" w:themeColor="text1"/>
              <w:sz w:val="18"/>
            </w:rPr>
          </w:rPrChange>
        </w:rPr>
        <w:t>7</w:t>
      </w:r>
      <w:proofErr w:type="gramEnd"/>
      <w:ins w:id="1510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511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512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513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del w:id="1514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515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516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운영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517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518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중지</w:t>
      </w:r>
      <w:del w:id="1519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520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6705F4DD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521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22" w:author="엄소영 (Soyoung Um)" w:date="2024-07-11T15:36:00Z">
            <w:rPr>
              <w:color w:val="000000" w:themeColor="text1"/>
              <w:sz w:val="16"/>
            </w:rPr>
          </w:rPrChange>
        </w:rPr>
        <w:t>1.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2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24" w:author="엄소영 (Soyoung Um)" w:date="2024-07-11T15:36:00Z">
            <w:rPr>
              <w:color w:val="000000" w:themeColor="text1"/>
              <w:sz w:val="16"/>
            </w:rPr>
          </w:rPrChange>
        </w:rPr>
        <w:t xml:space="preserve">"의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2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요청에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2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2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2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2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진행중인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3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3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마케팅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3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3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활동을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3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3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중지할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3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3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3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spell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3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선입금</w:t>
      </w:r>
      <w:proofErr w:type="spell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4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4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4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4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금액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4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4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환불은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4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4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이루어지지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4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4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않는다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50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6A8FBA9E" w14:textId="77777777" w:rsidR="00BA3CBC" w:rsidRPr="00E423E4" w:rsidRDefault="00BA3CBC" w:rsidP="00723B1A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551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52" w:author="엄소영 (Soyoung Um)" w:date="2024-07-11T15:36:00Z">
            <w:rPr>
              <w:color w:val="000000" w:themeColor="text1"/>
              <w:sz w:val="16"/>
            </w:rPr>
          </w:rPrChange>
        </w:rPr>
        <w:t>2. "</w:t>
      </w:r>
      <w:r w:rsidR="00B401D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5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55" w:author="엄소영 (Soyoung Um)" w:date="2024-07-11T15:36:00Z">
            <w:rPr>
              <w:color w:val="000000" w:themeColor="text1"/>
              <w:sz w:val="16"/>
            </w:rPr>
          </w:rPrChange>
        </w:rPr>
        <w:t xml:space="preserve">"의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5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귀책사유에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5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5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5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6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진행중인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6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6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마케팅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6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6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활동이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6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6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중지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6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6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되었을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6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7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71" w:author="엄소영 (Soyoung Um)" w:date="2024-07-11T15:36:00Z">
            <w:rPr>
              <w:color w:val="000000" w:themeColor="text1"/>
              <w:sz w:val="16"/>
            </w:rPr>
          </w:rPrChange>
        </w:rPr>
        <w:t>,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7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73" w:author="엄소영 (Soyoung Um)" w:date="2024-07-11T15:36:00Z">
            <w:rPr>
              <w:color w:val="000000" w:themeColor="text1"/>
              <w:sz w:val="16"/>
            </w:rPr>
          </w:rPrChange>
        </w:rPr>
        <w:t>"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7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7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위약벌로 (계약금액) X (중지일 </w:t>
      </w:r>
      <w:proofErr w:type="gramStart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76" w:author="엄소영 (Soyoung Um)" w:date="2024-07-11T15:36:00Z">
            <w:rPr>
              <w:color w:val="000000" w:themeColor="text1"/>
              <w:sz w:val="16"/>
            </w:rPr>
          </w:rPrChange>
        </w:rPr>
        <w:t>수 /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7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총 계약 수)에 해당하는 금액을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7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79" w:author="엄소영 (Soyoung Um)" w:date="2024-07-11T15:36:00Z">
            <w:rPr>
              <w:color w:val="000000" w:themeColor="text1"/>
              <w:sz w:val="16"/>
            </w:rPr>
          </w:rPrChange>
        </w:rPr>
        <w:t xml:space="preserve">"에게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8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환급하거나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8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8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이외의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8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8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온라인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8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8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마케팅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8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8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상품으로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8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9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9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9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가능하다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93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26F734AA" w14:textId="77777777" w:rsidR="00BA3CBC" w:rsidRPr="00E423E4" w:rsidRDefault="00BA3CBC" w:rsidP="00723B1A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594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95" w:author="엄소영 (Soyoung Um)" w:date="2024-07-11T15:36:00Z">
            <w:rPr>
              <w:color w:val="000000" w:themeColor="text1"/>
              <w:sz w:val="16"/>
            </w:rPr>
          </w:rPrChange>
        </w:rPr>
        <w:t>3.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9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97" w:author="엄소영 (Soyoung Um)" w:date="2024-07-11T15:36:00Z">
            <w:rPr>
              <w:color w:val="000000" w:themeColor="text1"/>
              <w:sz w:val="16"/>
            </w:rPr>
          </w:rPrChange>
        </w:rPr>
        <w:t>"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59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59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경우에 따라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0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01" w:author="엄소영 (Soyoung Um)" w:date="2024-07-11T15:36:00Z">
            <w:rPr>
              <w:color w:val="000000" w:themeColor="text1"/>
              <w:sz w:val="16"/>
            </w:rPr>
          </w:rPrChange>
        </w:rPr>
        <w:t>"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0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0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04" w:author="엄소영 (Soyoung Um)" w:date="2024-07-11T15:36:00Z">
            <w:rPr>
              <w:color w:val="000000" w:themeColor="text1"/>
              <w:sz w:val="16"/>
            </w:rPr>
          </w:rPrChange>
        </w:rPr>
        <w:t>통제 할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0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수 없는 이유로 마케팅 활동이 중지 될 수 있거나 폐쇄될 수 있다는 점을 인정한다.</w:t>
      </w:r>
    </w:p>
    <w:p w14:paraId="74AC1B7F" w14:textId="77777777" w:rsidR="00BA3CBC" w:rsidRPr="00E423E4" w:rsidRDefault="00BA3CBC" w:rsidP="00723B1A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606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07" w:author="엄소영 (Soyoung Um)" w:date="2024-07-11T15:36:00Z">
            <w:rPr>
              <w:color w:val="000000" w:themeColor="text1"/>
              <w:sz w:val="16"/>
            </w:rPr>
          </w:rPrChange>
        </w:rPr>
        <w:lastRenderedPageBreak/>
        <w:t>4. "</w:t>
      </w:r>
      <w:r w:rsidR="00B401D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0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0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="00B401D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10" w:author="엄소영 (Soyoung Um)" w:date="2024-07-11T15:36:00Z">
            <w:rPr>
              <w:color w:val="000000" w:themeColor="text1"/>
              <w:sz w:val="16"/>
            </w:rPr>
          </w:rPrChange>
        </w:rPr>
        <w:t>“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1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가</w:t>
      </w:r>
      <w:r w:rsidR="00E0028C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1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1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통제할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1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1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1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1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없는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1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1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이유로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2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2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마케팅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2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2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활동이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2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2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중지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2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2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되거나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2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2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폐쇄될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3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3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3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spell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3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선입금</w:t>
      </w:r>
      <w:proofErr w:type="spell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3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3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3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3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금액을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3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(계약금액) X (남은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3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4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4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4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/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4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4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4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4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47" w:author="엄소영 (Soyoung Um)" w:date="2024-07-11T15:36:00Z">
            <w:rPr>
              <w:color w:val="000000" w:themeColor="text1"/>
              <w:sz w:val="16"/>
            </w:rPr>
          </w:rPrChange>
        </w:rPr>
        <w:t xml:space="preserve">)로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4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환산하여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51" w:author="엄소영 (Soyoung Um)" w:date="2024-07-11T15:36:00Z">
            <w:rPr>
              <w:color w:val="000000" w:themeColor="text1"/>
              <w:sz w:val="16"/>
            </w:rPr>
          </w:rPrChange>
        </w:rPr>
        <w:t xml:space="preserve">"에게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환급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5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하거나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5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5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이외의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5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5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온라인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5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6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마케팅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6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6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상품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6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6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집행으로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6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6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가능하다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67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09A7CAC1" w14:textId="77777777" w:rsidR="00E80B55" w:rsidRPr="00E423E4" w:rsidRDefault="00697D60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668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69" w:author="엄소영 (Soyoung Um)" w:date="2024-07-11T15:36:00Z">
            <w:rPr>
              <w:color w:val="000000" w:themeColor="text1"/>
              <w:sz w:val="16"/>
            </w:rPr>
          </w:rPrChange>
        </w:rPr>
        <w:t xml:space="preserve">5.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7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운영중지에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7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7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따른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7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7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7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7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상품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7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7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집행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7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8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8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8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대체상품</w:t>
      </w:r>
      <w:r w:rsidR="00723B1A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8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및 </w:t>
      </w:r>
      <w:proofErr w:type="spellStart"/>
      <w:r w:rsidR="00723B1A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84" w:author="엄소영 (Soyoung Um)" w:date="2024-07-11T15:36:00Z">
            <w:rPr>
              <w:color w:val="000000" w:themeColor="text1"/>
              <w:sz w:val="16"/>
            </w:rPr>
          </w:rPrChange>
        </w:rPr>
        <w:t>확정환불금액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8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은</w:t>
      </w:r>
      <w:proofErr w:type="spell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8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8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88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8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9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9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92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9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9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9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서면합의</w:t>
      </w:r>
      <w:r w:rsidR="00E72911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9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9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하에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69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69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결정하는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0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0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것으로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0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0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04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051A0C15" w14:textId="77777777" w:rsidR="00697D60" w:rsidRPr="00E423E4" w:rsidRDefault="00697D60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6"/>
          <w:rPrChange w:id="1705" w:author="엄소영 (Soyoung Um)" w:date="2024-07-11T15:36:00Z">
            <w:rPr>
              <w:b/>
              <w:color w:val="000000" w:themeColor="text1"/>
              <w:sz w:val="16"/>
            </w:rPr>
          </w:rPrChange>
        </w:rPr>
      </w:pPr>
    </w:p>
    <w:p w14:paraId="534E3D6C" w14:textId="4E3FF1EF" w:rsidR="00803F8D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1706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07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08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="00697D60"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09" w:author="엄소영 (Soyoung Um)" w:date="2024-07-11T15:36:00Z">
            <w:rPr>
              <w:b/>
              <w:color w:val="000000" w:themeColor="text1"/>
              <w:sz w:val="18"/>
            </w:rPr>
          </w:rPrChange>
        </w:rPr>
        <w:t>8</w:t>
      </w:r>
      <w:proofErr w:type="gramEnd"/>
      <w:ins w:id="1710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711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12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13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del w:id="1714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715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16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손해배상</w:t>
      </w:r>
      <w:del w:id="1717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718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7B97301F" w14:textId="77777777" w:rsidR="0000080B" w:rsidRPr="00E423E4" w:rsidRDefault="0000080B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719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2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2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2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2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2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일방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2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2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당사자가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2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2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2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3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위반하거나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31" w:author="엄소영 (Soyoung Um)" w:date="2024-07-11T15:36:00Z">
            <w:rPr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3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책임</w:t>
      </w:r>
      <w:r w:rsidR="00040793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3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3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있는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3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3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사유로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3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3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상대방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3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4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또는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4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4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43" w:author="엄소영 (Soyoung Um)" w:date="2024-07-11T15:36:00Z">
            <w:rPr>
              <w:color w:val="000000" w:themeColor="text1"/>
              <w:sz w:val="16"/>
            </w:rPr>
          </w:rPrChange>
        </w:rPr>
        <w:t xml:space="preserve">3자에게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4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손해를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4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4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입힌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4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4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5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당사자는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5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상대방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5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5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또는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5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5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59" w:author="엄소영 (Soyoung Um)" w:date="2024-07-11T15:36:00Z">
            <w:rPr>
              <w:color w:val="000000" w:themeColor="text1"/>
              <w:sz w:val="16"/>
            </w:rPr>
          </w:rPrChange>
        </w:rPr>
        <w:t xml:space="preserve">3자의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6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손해를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6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6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배상하여야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6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6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65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721E17EF" w14:textId="77777777" w:rsidR="0000080B" w:rsidRPr="00E423E4" w:rsidRDefault="0000080B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766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078923A3" w14:textId="06313E1C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1767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68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69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="00894A3A"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70" w:author="엄소영 (Soyoung Um)" w:date="2024-07-11T15:36:00Z">
            <w:rPr>
              <w:b/>
              <w:color w:val="000000" w:themeColor="text1"/>
              <w:sz w:val="18"/>
            </w:rPr>
          </w:rPrChange>
        </w:rPr>
        <w:t>9</w:t>
      </w:r>
      <w:proofErr w:type="gramEnd"/>
      <w:ins w:id="1771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772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73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74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del w:id="1775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776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77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약정의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78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79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해석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80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81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및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82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83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분쟁의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784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785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해결</w:t>
      </w:r>
      <w:del w:id="1786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787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3328E8C6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788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89" w:author="엄소영 (Soyoung Um)" w:date="2024-07-11T15:36:00Z">
            <w:rPr>
              <w:color w:val="000000" w:themeColor="text1"/>
              <w:sz w:val="16"/>
            </w:rPr>
          </w:rPrChange>
        </w:rPr>
        <w:t xml:space="preserve">1.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9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9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9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계약서의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9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9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해석에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9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9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이의가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9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79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있을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79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0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0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0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03" w:author="엄소영 (Soyoung Um)" w:date="2024-07-11T15:36:00Z">
            <w:rPr>
              <w:color w:val="000000" w:themeColor="text1"/>
              <w:sz w:val="16"/>
            </w:rPr>
          </w:rPrChange>
        </w:rPr>
        <w:t>", "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0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05" w:author="엄소영 (Soyoung Um)" w:date="2024-07-11T15:36:00Z">
            <w:rPr>
              <w:color w:val="000000" w:themeColor="text1"/>
              <w:sz w:val="16"/>
            </w:rPr>
          </w:rPrChange>
        </w:rPr>
        <w:t xml:space="preserve">"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0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0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0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협의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0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1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하에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1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1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결정한다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13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4376D57D" w14:textId="77777777" w:rsidR="00BA3CBC" w:rsidRPr="00E423E4" w:rsidRDefault="00BA3CBC" w:rsidP="0000080B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814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15" w:author="엄소영 (Soyoung Um)" w:date="2024-07-11T15:36:00Z">
            <w:rPr>
              <w:color w:val="000000" w:themeColor="text1"/>
              <w:sz w:val="16"/>
            </w:rPr>
          </w:rPrChange>
        </w:rPr>
        <w:t xml:space="preserve">2.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1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1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1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1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2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관련하여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2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2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분쟁이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2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2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발생한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2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2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때에는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2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2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당사자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2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3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쌍방이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3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3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긴밀한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3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3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협의를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3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3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통하여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3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3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해결함을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3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4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원칙으로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4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4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하며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4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4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양당사자는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4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4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분쟁의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4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4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방지에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4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5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최선을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5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5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다하여야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5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5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55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40E8E2EB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856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57" w:author="엄소영 (Soyoung Um)" w:date="2024-07-11T15:36:00Z">
            <w:rPr>
              <w:color w:val="000000" w:themeColor="text1"/>
              <w:sz w:val="16"/>
            </w:rPr>
          </w:rPrChange>
        </w:rPr>
        <w:t xml:space="preserve">3.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5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5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6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6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6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관련하여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6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6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분쟁이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6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66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발생한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67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68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경우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69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7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서울중앙지방법원을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7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7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7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1</w:t>
      </w:r>
      <w:proofErr w:type="gramEnd"/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74" w:author="엄소영 (Soyoung Um)" w:date="2024-07-11T15:36:00Z">
            <w:rPr>
              <w:color w:val="000000" w:themeColor="text1"/>
              <w:sz w:val="16"/>
            </w:rPr>
          </w:rPrChange>
        </w:rPr>
        <w:t xml:space="preserve">심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7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합의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7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7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관할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7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7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법원으로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8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8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한다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82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4156284A" w14:textId="77777777" w:rsidR="00084A92" w:rsidRPr="00E423E4" w:rsidRDefault="00084A92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883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21546D56" w14:textId="6E0F55F2" w:rsidR="00084A92" w:rsidRPr="00E423E4" w:rsidRDefault="00084A92" w:rsidP="00084A92">
      <w:pPr>
        <w:jc w:val="left"/>
        <w:rPr>
          <w:rFonts w:ascii="함초롬바탕" w:eastAsia="함초롬바탕" w:hAnsi="함초롬바탕" w:cs="함초롬바탕"/>
          <w:b/>
          <w:color w:val="000000" w:themeColor="text1"/>
          <w:sz w:val="18"/>
          <w:rPrChange w:id="1884" w:author="엄소영 (Soyoung Um)" w:date="2024-07-11T15:36:00Z">
            <w:rPr>
              <w:b/>
              <w:color w:val="000000" w:themeColor="text1"/>
              <w:sz w:val="18"/>
            </w:rPr>
          </w:rPrChange>
        </w:rPr>
      </w:pPr>
      <w:proofErr w:type="gramStart"/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885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제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886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1</w:t>
      </w:r>
      <w:r w:rsidR="00894A3A"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887" w:author="엄소영 (Soyoung Um)" w:date="2024-07-11T15:36:00Z">
            <w:rPr>
              <w:b/>
              <w:color w:val="000000" w:themeColor="text1"/>
              <w:sz w:val="18"/>
            </w:rPr>
          </w:rPrChange>
        </w:rPr>
        <w:t>0</w:t>
      </w:r>
      <w:proofErr w:type="gramEnd"/>
      <w:ins w:id="1888" w:author="엄소영 (Soyoung Um)" w:date="2024-07-11T15:35:00Z">
        <w:r w:rsidR="00AD48DC" w:rsidRPr="00E423E4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889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t xml:space="preserve"> </w:t>
        </w:r>
      </w:ins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890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조</w:t>
      </w:r>
      <w:r w:rsidRPr="00E423E4">
        <w:rPr>
          <w:rFonts w:ascii="함초롬바탕" w:eastAsia="함초롬바탕" w:hAnsi="함초롬바탕" w:cs="함초롬바탕"/>
          <w:b/>
          <w:color w:val="000000" w:themeColor="text1"/>
          <w:sz w:val="18"/>
          <w:rPrChange w:id="1891" w:author="엄소영 (Soyoung Um)" w:date="2024-07-11T15:36:00Z">
            <w:rPr>
              <w:b/>
              <w:color w:val="000000" w:themeColor="text1"/>
              <w:sz w:val="18"/>
            </w:rPr>
          </w:rPrChange>
        </w:rPr>
        <w:t xml:space="preserve"> </w:t>
      </w:r>
      <w:del w:id="1892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893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(</w:delText>
        </w:r>
      </w:del>
      <w:r w:rsidRPr="00E423E4">
        <w:rPr>
          <w:rFonts w:ascii="함초롬바탕" w:eastAsia="함초롬바탕" w:hAnsi="함초롬바탕" w:cs="함초롬바탕" w:hint="eastAsia"/>
          <w:b/>
          <w:color w:val="000000" w:themeColor="text1"/>
          <w:sz w:val="18"/>
          <w:rPrChange w:id="1894" w:author="엄소영 (Soyoung Um)" w:date="2024-07-11T15:36:00Z">
            <w:rPr>
              <w:rFonts w:hint="eastAsia"/>
              <w:b/>
              <w:color w:val="000000" w:themeColor="text1"/>
              <w:sz w:val="18"/>
            </w:rPr>
          </w:rPrChange>
        </w:rPr>
        <w:t>기타</w:t>
      </w:r>
      <w:del w:id="1895" w:author="엄소영 (Soyoung Um)" w:date="2024-07-11T15:35:00Z">
        <w:r w:rsidRPr="00E423E4" w:rsidDel="00AD48DC">
          <w:rPr>
            <w:rFonts w:ascii="함초롬바탕" w:eastAsia="함초롬바탕" w:hAnsi="함초롬바탕" w:cs="함초롬바탕"/>
            <w:b/>
            <w:color w:val="000000" w:themeColor="text1"/>
            <w:sz w:val="18"/>
            <w:rPrChange w:id="1896" w:author="엄소영 (Soyoung Um)" w:date="2024-07-11T15:36:00Z">
              <w:rPr>
                <w:b/>
                <w:color w:val="000000" w:themeColor="text1"/>
                <w:sz w:val="18"/>
              </w:rPr>
            </w:rPrChange>
          </w:rPr>
          <w:delText>)</w:delText>
        </w:r>
      </w:del>
    </w:p>
    <w:p w14:paraId="3EF33689" w14:textId="77777777" w:rsidR="00084A92" w:rsidRPr="00E423E4" w:rsidRDefault="00084A92" w:rsidP="00723B1A">
      <w:pPr>
        <w:ind w:left="155" w:hangingChars="100" w:hanging="155"/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897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898" w:author="엄소영 (Soyoung Um)" w:date="2024-07-11T15:36:00Z">
            <w:rPr>
              <w:color w:val="000000" w:themeColor="text1"/>
              <w:sz w:val="16"/>
            </w:rPr>
          </w:rPrChange>
        </w:rPr>
        <w:t xml:space="preserve">1.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89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0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0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계약서에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0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0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명시되지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0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0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않은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0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0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사항이나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0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0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용어와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1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1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관련하여서는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1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1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온라인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1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1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광고계에서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1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1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통용되는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1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1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해석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2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2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및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2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2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일반적인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2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2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상관례에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2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2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따른다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28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13800BC0" w14:textId="77777777" w:rsidR="00084A92" w:rsidRPr="00E423E4" w:rsidRDefault="00084A92" w:rsidP="00084A92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929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30" w:author="엄소영 (Soyoung Um)" w:date="2024-07-11T15:36:00Z">
            <w:rPr>
              <w:color w:val="000000" w:themeColor="text1"/>
              <w:sz w:val="16"/>
            </w:rPr>
          </w:rPrChange>
        </w:rPr>
        <w:t>2. 본 계약은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3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32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3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과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3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‘</w:t>
      </w:r>
      <w:r w:rsidR="00E25818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3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36" w:author="엄소영 (Soyoung Um)" w:date="2024-07-11T15:36:00Z">
            <w:rPr>
              <w:color w:val="000000" w:themeColor="text1"/>
              <w:sz w:val="16"/>
            </w:rPr>
          </w:rPrChange>
        </w:rPr>
        <w:t>’</w:t>
      </w:r>
      <w:r w:rsidR="00B401D1"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3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3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서명 날인한 날로부터 효력이 발생한다.</w:t>
      </w:r>
    </w:p>
    <w:p w14:paraId="324F8065" w14:textId="77777777" w:rsidR="00084A92" w:rsidRPr="00E423E4" w:rsidRDefault="00084A92" w:rsidP="00084A92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939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40" w:author="엄소영 (Soyoung Um)" w:date="2024-07-11T15:36:00Z">
            <w:rPr>
              <w:color w:val="000000" w:themeColor="text1"/>
              <w:sz w:val="16"/>
            </w:rPr>
          </w:rPrChange>
        </w:rPr>
        <w:t xml:space="preserve">3.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4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4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4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계약은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4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4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양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4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4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당사자의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4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4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서면합의에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5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5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의해서만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5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5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수정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54" w:author="엄소영 (Soyoung Um)" w:date="2024-07-11T15:36:00Z">
            <w:rPr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5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변경될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5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5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수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5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5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있다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60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2EFD6CA6" w14:textId="77777777" w:rsidR="0000080B" w:rsidRPr="00E423E4" w:rsidRDefault="0000080B" w:rsidP="00084A92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961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62" w:author="엄소영 (Soyoung Um)" w:date="2024-07-11T15:36:00Z">
            <w:rPr>
              <w:color w:val="000000" w:themeColor="text1"/>
              <w:sz w:val="16"/>
            </w:rPr>
          </w:rPrChange>
        </w:rPr>
        <w:t xml:space="preserve">4. 3항에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6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의해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6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6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수정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66" w:author="엄소영 (Soyoung Um)" w:date="2024-07-11T15:36:00Z">
            <w:rPr>
              <w:color w:val="000000" w:themeColor="text1"/>
              <w:sz w:val="16"/>
            </w:rPr>
          </w:rPrChange>
        </w:rPr>
        <w:t xml:space="preserve">,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6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변경된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6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6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변경계약서는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7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7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72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73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계약에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7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75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우선하여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7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77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그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78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79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효력을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80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81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가진다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82" w:author="엄소영 (Soyoung Um)" w:date="2024-07-11T15:36:00Z">
            <w:rPr>
              <w:color w:val="000000" w:themeColor="text1"/>
              <w:sz w:val="16"/>
            </w:rPr>
          </w:rPrChange>
        </w:rPr>
        <w:t>.</w:t>
      </w:r>
    </w:p>
    <w:p w14:paraId="4B3DDA7F" w14:textId="77777777" w:rsidR="00084A92" w:rsidRPr="00E423E4" w:rsidRDefault="00084A92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983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1EF40AD6" w14:textId="77777777" w:rsidR="00BA3CBC" w:rsidRPr="00E423E4" w:rsidRDefault="00BA3CBC" w:rsidP="00BA3CBC">
      <w:pPr>
        <w:jc w:val="left"/>
        <w:rPr>
          <w:rFonts w:ascii="함초롬바탕" w:eastAsia="함초롬바탕" w:hAnsi="함초롬바탕" w:cs="함초롬바탕"/>
          <w:color w:val="000000" w:themeColor="text1"/>
          <w:sz w:val="16"/>
          <w:rPrChange w:id="1984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13507F46" w14:textId="77777777" w:rsidR="00723B1A" w:rsidRPr="00E423E4" w:rsidRDefault="00723B1A" w:rsidP="00723B1A">
      <w:pPr>
        <w:jc w:val="left"/>
        <w:rPr>
          <w:rFonts w:ascii="함초롬바탕" w:eastAsia="함초롬바탕" w:hAnsi="함초롬바탕" w:cs="함초롬바탕"/>
          <w:color w:val="000000" w:themeColor="text1"/>
          <w:sz w:val="18"/>
          <w:rPrChange w:id="1985" w:author="엄소영 (Soyoung Um)" w:date="2024-07-11T15:36:00Z">
            <w:rPr>
              <w:color w:val="000000" w:themeColor="text1"/>
              <w:sz w:val="18"/>
            </w:rPr>
          </w:rPrChange>
        </w:rPr>
      </w:pPr>
    </w:p>
    <w:p w14:paraId="122F5781" w14:textId="77777777" w:rsidR="00723B1A" w:rsidRPr="00E423E4" w:rsidRDefault="00723B1A" w:rsidP="00723B1A">
      <w:pPr>
        <w:jc w:val="center"/>
        <w:rPr>
          <w:rFonts w:ascii="함초롬바탕" w:eastAsia="함초롬바탕" w:hAnsi="함초롬바탕" w:cs="함초롬바탕"/>
          <w:color w:val="000000" w:themeColor="text1"/>
          <w:sz w:val="16"/>
          <w:rPrChange w:id="1986" w:author="엄소영 (Soyoung Um)" w:date="2024-07-11T15:36:00Z">
            <w:rPr>
              <w:color w:val="000000" w:themeColor="text1"/>
              <w:sz w:val="16"/>
            </w:rPr>
          </w:rPrChange>
        </w:rPr>
      </w:pPr>
    </w:p>
    <w:p w14:paraId="3D3CB6BF" w14:textId="13DF6CA4" w:rsidR="00723B1A" w:rsidRPr="00E423E4" w:rsidRDefault="00723B1A" w:rsidP="00723B1A">
      <w:pPr>
        <w:jc w:val="center"/>
        <w:rPr>
          <w:rFonts w:ascii="함초롬바탕" w:eastAsia="함초롬바탕" w:hAnsi="함초롬바탕" w:cs="함초롬바탕"/>
          <w:color w:val="000000" w:themeColor="text1"/>
          <w:sz w:val="16"/>
          <w:rPrChange w:id="1987" w:author="엄소영 (Soyoung Um)" w:date="2024-07-11T15:36:00Z">
            <w:rPr>
              <w:color w:val="000000" w:themeColor="text1"/>
              <w:sz w:val="16"/>
            </w:rPr>
          </w:rPrChange>
        </w:rPr>
      </w:pP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88" w:author="엄소영 (Soyoung Um)" w:date="2024-07-11T15:36:00Z">
            <w:rPr>
              <w:color w:val="000000" w:themeColor="text1"/>
              <w:sz w:val="16"/>
            </w:rPr>
          </w:rPrChange>
        </w:rPr>
        <w:t>20</w:t>
      </w:r>
      <w:r w:rsidR="00A8596D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89" w:author="엄소영 (Soyoung Um)" w:date="2024-07-11T15:36:00Z">
            <w:rPr>
              <w:color w:val="000000" w:themeColor="text1"/>
              <w:sz w:val="16"/>
            </w:rPr>
          </w:rPrChange>
        </w:rPr>
        <w:t>2</w:t>
      </w:r>
      <w:ins w:id="1990" w:author="엄소영 (Soyoung Um)" w:date="2024-07-11T15:21:00Z">
        <w:r w:rsidR="009C5EA2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1991" w:author="엄소영 (Soyoung Um)" w:date="2024-07-11T15:36:00Z">
              <w:rPr>
                <w:color w:val="000000" w:themeColor="text1"/>
                <w:sz w:val="16"/>
              </w:rPr>
            </w:rPrChange>
          </w:rPr>
          <w:t>4</w:t>
        </w:r>
      </w:ins>
      <w:del w:id="1992" w:author="엄소영 (Soyoung Um)" w:date="2024-07-11T15:21:00Z">
        <w:r w:rsidR="00622B46" w:rsidRPr="00E423E4" w:rsidDel="009C5EA2">
          <w:rPr>
            <w:rFonts w:ascii="함초롬바탕" w:eastAsia="함초롬바탕" w:hAnsi="함초롬바탕" w:cs="함초롬바탕"/>
            <w:color w:val="000000" w:themeColor="text1"/>
            <w:sz w:val="16"/>
            <w:rPrChange w:id="1993" w:author="엄소영 (Soyoung Um)" w:date="2024-07-11T15:36:00Z">
              <w:rPr>
                <w:color w:val="000000" w:themeColor="text1"/>
                <w:sz w:val="16"/>
              </w:rPr>
            </w:rPrChange>
          </w:rPr>
          <w:delText>3</w:delText>
        </w:r>
      </w:del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1994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년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95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="00FD3704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1996" w:author="엄소영 (Soyoung Um)" w:date="2024-07-11T15:36:00Z">
            <w:rPr>
              <w:color w:val="000000" w:themeColor="text1"/>
              <w:sz w:val="16"/>
            </w:rPr>
          </w:rPrChange>
        </w:rPr>
        <w:t xml:space="preserve">  </w:t>
      </w:r>
      <w:ins w:id="1997" w:author="엄소영 (Soyoung Um)" w:date="2024-07-11T15:21:00Z">
        <w:r w:rsidR="009C5EA2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1998" w:author="엄소영 (Soyoung Um)" w:date="2024-07-11T15:36:00Z">
              <w:rPr>
                <w:color w:val="000000" w:themeColor="text1"/>
                <w:sz w:val="16"/>
              </w:rPr>
            </w:rPrChange>
          </w:rPr>
          <w:t>7</w:t>
        </w:r>
      </w:ins>
      <w:del w:id="1999" w:author="엄소영 (Soyoung Um)" w:date="2024-07-11T15:21:00Z">
        <w:r w:rsidR="00352E80" w:rsidRPr="00E423E4" w:rsidDel="009C5EA2">
          <w:rPr>
            <w:rFonts w:ascii="함초롬바탕" w:eastAsia="함초롬바탕" w:hAnsi="함초롬바탕" w:cs="함초롬바탕"/>
            <w:color w:val="000000" w:themeColor="text1"/>
            <w:sz w:val="16"/>
            <w:rPrChange w:id="2000" w:author="엄소영 (Soyoung Um)" w:date="2024-07-11T15:36:00Z">
              <w:rPr>
                <w:color w:val="000000" w:themeColor="text1"/>
                <w:sz w:val="16"/>
              </w:rPr>
            </w:rPrChange>
          </w:rPr>
          <w:delText>10</w:delText>
        </w:r>
      </w:del>
      <w:r w:rsidR="00D8798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001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proofErr w:type="gramStart"/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002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월</w:t>
      </w:r>
      <w:r w:rsidR="00D8798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003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r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004" w:author="엄소영 (Soyoung Um)" w:date="2024-07-11T15:36:00Z">
            <w:rPr>
              <w:color w:val="000000" w:themeColor="text1"/>
              <w:sz w:val="16"/>
            </w:rPr>
          </w:rPrChange>
        </w:rPr>
        <w:t xml:space="preserve"> </w:t>
      </w:r>
      <w:ins w:id="2005" w:author="엄소영 (Soyoung Um)" w:date="2024-07-11T15:21:00Z">
        <w:r w:rsidR="009C5EA2" w:rsidRPr="00E423E4">
          <w:rPr>
            <w:rFonts w:ascii="함초롬바탕" w:eastAsia="함초롬바탕" w:hAnsi="함초롬바탕" w:cs="함초롬바탕"/>
            <w:color w:val="000000" w:themeColor="text1"/>
            <w:sz w:val="16"/>
            <w:rPrChange w:id="2006" w:author="엄소영 (Soyoung Um)" w:date="2024-07-11T15:36:00Z">
              <w:rPr>
                <w:color w:val="000000" w:themeColor="text1"/>
                <w:sz w:val="16"/>
              </w:rPr>
            </w:rPrChange>
          </w:rPr>
          <w:t>1</w:t>
        </w:r>
      </w:ins>
      <w:proofErr w:type="gramEnd"/>
      <w:del w:id="2007" w:author="엄소영 (Soyoung Um)" w:date="2024-07-11T15:21:00Z">
        <w:r w:rsidR="00352E80" w:rsidRPr="00E423E4" w:rsidDel="009C5EA2">
          <w:rPr>
            <w:rFonts w:ascii="함초롬바탕" w:eastAsia="함초롬바탕" w:hAnsi="함초롬바탕" w:cs="함초롬바탕"/>
            <w:color w:val="000000" w:themeColor="text1"/>
            <w:sz w:val="16"/>
            <w:rPrChange w:id="2008" w:author="엄소영 (Soyoung Um)" w:date="2024-07-11T15:36:00Z">
              <w:rPr>
                <w:color w:val="000000" w:themeColor="text1"/>
                <w:sz w:val="16"/>
              </w:rPr>
            </w:rPrChange>
          </w:rPr>
          <w:delText>2</w:delText>
        </w:r>
      </w:del>
      <w:r w:rsidR="00352E80" w:rsidRPr="00E423E4">
        <w:rPr>
          <w:rFonts w:ascii="함초롬바탕" w:eastAsia="함초롬바탕" w:hAnsi="함초롬바탕" w:cs="함초롬바탕"/>
          <w:color w:val="000000" w:themeColor="text1"/>
          <w:sz w:val="16"/>
          <w:rPrChange w:id="2009" w:author="엄소영 (Soyoung Um)" w:date="2024-07-11T15:36:00Z">
            <w:rPr>
              <w:color w:val="000000" w:themeColor="text1"/>
              <w:sz w:val="16"/>
            </w:rPr>
          </w:rPrChange>
        </w:rPr>
        <w:t xml:space="preserve">6 </w:t>
      </w:r>
      <w:r w:rsidRPr="00E423E4">
        <w:rPr>
          <w:rFonts w:ascii="함초롬바탕" w:eastAsia="함초롬바탕" w:hAnsi="함초롬바탕" w:cs="함초롬바탕" w:hint="eastAsia"/>
          <w:color w:val="000000" w:themeColor="text1"/>
          <w:sz w:val="16"/>
          <w:rPrChange w:id="2010" w:author="엄소영 (Soyoung Um)" w:date="2024-07-11T15:36:00Z">
            <w:rPr>
              <w:rFonts w:hint="eastAsia"/>
              <w:color w:val="000000" w:themeColor="text1"/>
              <w:sz w:val="16"/>
            </w:rPr>
          </w:rPrChange>
        </w:rPr>
        <w:t>일</w:t>
      </w:r>
    </w:p>
    <w:p w14:paraId="5D3B90C8" w14:textId="77777777" w:rsidR="00723B1A" w:rsidRPr="00E423E4" w:rsidRDefault="00723B1A" w:rsidP="00723B1A">
      <w:pPr>
        <w:jc w:val="left"/>
        <w:rPr>
          <w:rFonts w:ascii="함초롬바탕" w:eastAsia="함초롬바탕" w:hAnsi="함초롬바탕" w:cs="함초롬바탕"/>
          <w:color w:val="000000" w:themeColor="text1"/>
          <w:sz w:val="18"/>
          <w:rPrChange w:id="2011" w:author="엄소영 (Soyoung Um)" w:date="2024-07-11T15:36:00Z">
            <w:rPr>
              <w:color w:val="000000" w:themeColor="text1"/>
              <w:sz w:val="18"/>
            </w:rPr>
          </w:rPrChange>
        </w:rPr>
      </w:pPr>
    </w:p>
    <w:tbl>
      <w:tblPr>
        <w:tblStyle w:val="a3"/>
        <w:tblW w:w="9224" w:type="dxa"/>
        <w:tblLook w:val="04A0" w:firstRow="1" w:lastRow="0" w:firstColumn="1" w:lastColumn="0" w:noHBand="0" w:noVBand="1"/>
      </w:tblPr>
      <w:tblGrid>
        <w:gridCol w:w="4612"/>
        <w:gridCol w:w="4612"/>
      </w:tblGrid>
      <w:tr w:rsidR="00723B1A" w:rsidRPr="00E423E4" w14:paraId="77A78E4B" w14:textId="77777777" w:rsidTr="000F1F40">
        <w:trPr>
          <w:trHeight w:val="850"/>
        </w:trPr>
        <w:tc>
          <w:tcPr>
            <w:tcW w:w="4612" w:type="dxa"/>
            <w:vAlign w:val="center"/>
          </w:tcPr>
          <w:p w14:paraId="512E28DD" w14:textId="4517904F" w:rsidR="00723B1A" w:rsidRPr="00E423E4" w:rsidRDefault="00723B1A" w:rsidP="000F1F40">
            <w:pPr>
              <w:jc w:val="center"/>
              <w:rPr>
                <w:rFonts w:ascii="함초롬바탕" w:eastAsia="함초롬바탕" w:hAnsi="함초롬바탕" w:cs="함초롬바탕"/>
                <w:b/>
                <w:color w:val="000000" w:themeColor="text1"/>
                <w:rPrChange w:id="2012" w:author="엄소영 (Soyoung Um)" w:date="2024-07-11T15:36:00Z">
                  <w:rPr>
                    <w:b/>
                    <w:color w:val="000000" w:themeColor="text1"/>
                  </w:rPr>
                </w:rPrChange>
              </w:rPr>
            </w:pPr>
            <w:del w:id="2013" w:author="엄소영 (Soyoung Um)" w:date="2024-07-11T15:37:00Z">
              <w:r w:rsidRPr="00E423E4" w:rsidDel="00E423E4">
                <w:rPr>
                  <w:rFonts w:ascii="함초롬바탕" w:eastAsia="함초롬바탕" w:hAnsi="함초롬바탕" w:cs="함초롬바탕"/>
                  <w:b/>
                  <w:color w:val="000000" w:themeColor="text1"/>
                  <w:rPrChange w:id="2014" w:author="엄소영 (Soyoung Um)" w:date="2024-07-11T15:36:00Z">
                    <w:rPr>
                      <w:b/>
                      <w:color w:val="000000" w:themeColor="text1"/>
                    </w:rPr>
                  </w:rPrChange>
                </w:rPr>
                <w:delText>"</w:delText>
              </w:r>
            </w:del>
            <w:proofErr w:type="spellStart"/>
            <w:ins w:id="2015" w:author="엄소영 (Soyoung Um)" w:date="2024-07-11T15:20:00Z">
              <w:r w:rsidR="009C5EA2" w:rsidRPr="00E423E4">
                <w:rPr>
                  <w:rFonts w:ascii="함초롬바탕" w:eastAsia="함초롬바탕" w:hAnsi="함초롬바탕" w:cs="함초롬바탕" w:hint="eastAsia"/>
                  <w:b/>
                  <w:color w:val="000000" w:themeColor="text1"/>
                  <w:rPrChange w:id="2016" w:author="엄소영 (Soyoung Um)" w:date="2024-07-11T15:36:00Z">
                    <w:rPr>
                      <w:rFonts w:hint="eastAsia"/>
                      <w:b/>
                      <w:color w:val="000000" w:themeColor="text1"/>
                    </w:rPr>
                  </w:rPrChange>
                </w:rPr>
                <w:t>시디즈</w:t>
              </w:r>
            </w:ins>
            <w:proofErr w:type="spellEnd"/>
            <w:del w:id="2017" w:author="엄소영 (Soyoung Um)" w:date="2024-07-11T15:20:00Z">
              <w:r w:rsidR="00926E7C" w:rsidRPr="00E423E4" w:rsidDel="009C5EA2">
                <w:rPr>
                  <w:rFonts w:ascii="함초롬바탕" w:eastAsia="함초롬바탕" w:hAnsi="함초롬바탕" w:cs="함초롬바탕" w:hint="eastAsia"/>
                  <w:b/>
                  <w:color w:val="000000" w:themeColor="text1"/>
                  <w:rPrChange w:id="2018" w:author="엄소영 (Soyoung Um)" w:date="2024-07-11T15:36:00Z">
                    <w:rPr>
                      <w:rFonts w:hint="eastAsia"/>
                      <w:b/>
                      <w:color w:val="000000" w:themeColor="text1"/>
                    </w:rPr>
                  </w:rPrChange>
                </w:rPr>
                <w:delText>일룸</w:delText>
              </w:r>
            </w:del>
            <w:del w:id="2019" w:author="엄소영 (Soyoung Um)" w:date="2024-07-11T15:37:00Z">
              <w:r w:rsidRPr="00E423E4" w:rsidDel="00E423E4">
                <w:rPr>
                  <w:rFonts w:ascii="함초롬바탕" w:eastAsia="함초롬바탕" w:hAnsi="함초롬바탕" w:cs="함초롬바탕"/>
                  <w:b/>
                  <w:color w:val="000000" w:themeColor="text1"/>
                  <w:rPrChange w:id="2020" w:author="엄소영 (Soyoung Um)" w:date="2024-07-11T15:36:00Z">
                    <w:rPr>
                      <w:b/>
                      <w:color w:val="000000" w:themeColor="text1"/>
                    </w:rPr>
                  </w:rPrChange>
                </w:rPr>
                <w:delText>"</w:delText>
              </w:r>
            </w:del>
          </w:p>
        </w:tc>
        <w:tc>
          <w:tcPr>
            <w:tcW w:w="4612" w:type="dxa"/>
            <w:vAlign w:val="center"/>
          </w:tcPr>
          <w:p w14:paraId="72E288D0" w14:textId="1A784F9B" w:rsidR="00723B1A" w:rsidRPr="006668D4" w:rsidRDefault="00723B1A" w:rsidP="000F1F40">
            <w:pPr>
              <w:jc w:val="center"/>
              <w:rPr>
                <w:rFonts w:ascii="함초롬바탕" w:eastAsia="함초롬바탕" w:hAnsi="함초롬바탕" w:cs="함초롬바탕"/>
                <w:b/>
                <w:color w:val="000000" w:themeColor="text1"/>
                <w:rPrChange w:id="2021" w:author="엄소영 (Soyoung Um)" w:date="2024-07-12T14:52:00Z">
                  <w:rPr>
                    <w:b/>
                    <w:color w:val="000000" w:themeColor="text1"/>
                  </w:rPr>
                </w:rPrChange>
              </w:rPr>
            </w:pPr>
            <w:del w:id="2022" w:author="엄소영 (Soyoung Um)" w:date="2024-07-11T15:37:00Z">
              <w:r w:rsidRPr="006668D4" w:rsidDel="00E423E4">
                <w:rPr>
                  <w:rFonts w:ascii="함초롬바탕" w:eastAsia="함초롬바탕" w:hAnsi="함초롬바탕" w:cs="함초롬바탕"/>
                  <w:b/>
                  <w:color w:val="000000" w:themeColor="text1"/>
                  <w:rPrChange w:id="2023" w:author="엄소영 (Soyoung Um)" w:date="2024-07-12T14:52:00Z">
                    <w:rPr>
                      <w:b/>
                      <w:color w:val="000000" w:themeColor="text1"/>
                    </w:rPr>
                  </w:rPrChange>
                </w:rPr>
                <w:delText>"</w:delText>
              </w:r>
              <w:r w:rsidR="00395A52" w:rsidRPr="006668D4" w:rsidDel="00E423E4">
                <w:rPr>
                  <w:rFonts w:ascii="함초롬바탕" w:eastAsia="함초롬바탕" w:hAnsi="함초롬바탕" w:cs="함초롬바탕" w:hint="eastAsia"/>
                  <w:b/>
                  <w:color w:val="000000" w:themeColor="text1"/>
                  <w:rPrChange w:id="2024" w:author="엄소영 (Soyoung Um)" w:date="2024-07-12T14:52:00Z">
                    <w:rPr>
                      <w:rFonts w:hint="eastAsia"/>
                      <w:b/>
                      <w:color w:val="000000" w:themeColor="text1"/>
                    </w:rPr>
                  </w:rPrChange>
                </w:rPr>
                <w:delText>비욘드마케팅그룹</w:delText>
              </w:r>
            </w:del>
            <w:proofErr w:type="spellStart"/>
            <w:ins w:id="2025" w:author="엄소영 (Soyoung Um)" w:date="2024-07-11T15:37:00Z">
              <w:r w:rsidR="00E423E4" w:rsidRPr="006668D4">
                <w:rPr>
                  <w:rFonts w:ascii="함초롬바탕" w:eastAsia="함초롬바탕" w:hAnsi="함초롬바탕" w:cs="함초롬바탕" w:hint="eastAsia"/>
                  <w:b/>
                  <w:color w:val="000000" w:themeColor="text1"/>
                </w:rPr>
                <w:t>퍼블릭션</w:t>
              </w:r>
            </w:ins>
            <w:proofErr w:type="spellEnd"/>
            <w:del w:id="2026" w:author="엄소영 (Soyoung Um)" w:date="2024-07-11T15:37:00Z">
              <w:r w:rsidRPr="006668D4" w:rsidDel="00E423E4">
                <w:rPr>
                  <w:rFonts w:ascii="함초롬바탕" w:eastAsia="함초롬바탕" w:hAnsi="함초롬바탕" w:cs="함초롬바탕"/>
                  <w:b/>
                  <w:color w:val="000000" w:themeColor="text1"/>
                  <w:rPrChange w:id="2027" w:author="엄소영 (Soyoung Um)" w:date="2024-07-12T14:52:00Z">
                    <w:rPr>
                      <w:b/>
                      <w:color w:val="000000" w:themeColor="text1"/>
                    </w:rPr>
                  </w:rPrChange>
                </w:rPr>
                <w:delText>"</w:delText>
              </w:r>
            </w:del>
          </w:p>
        </w:tc>
      </w:tr>
      <w:tr w:rsidR="00723B1A" w:rsidRPr="00E423E4" w14:paraId="209D3F51" w14:textId="77777777" w:rsidTr="00D87980">
        <w:trPr>
          <w:trHeight w:val="2851"/>
        </w:trPr>
        <w:tc>
          <w:tcPr>
            <w:tcW w:w="4612" w:type="dxa"/>
            <w:vAlign w:val="center"/>
          </w:tcPr>
          <w:p w14:paraId="720AC176" w14:textId="78D4667A" w:rsidR="00AA21BD" w:rsidRPr="00E423E4" w:rsidRDefault="009C5EA2" w:rsidP="00AA21BD">
            <w:pPr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28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</w:pPr>
            <w:proofErr w:type="spellStart"/>
            <w:ins w:id="2029" w:author="엄소영 (Soyoung Um)" w:date="2024-07-11T15:20:00Z">
              <w:r w:rsidRPr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30" w:author="엄소영 (Soyoung Um)" w:date="2024-07-11T15:36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t>시디즈</w:t>
              </w:r>
            </w:ins>
            <w:proofErr w:type="spellEnd"/>
            <w:del w:id="2031" w:author="엄소영 (Soyoung Um)" w:date="2024-07-11T15:20:00Z">
              <w:r w:rsidR="00926E7C" w:rsidRPr="00E423E4" w:rsidDel="009C5EA2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32" w:author="엄소영 (Soyoung Um)" w:date="2024-07-11T15:36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일룸</w:delText>
              </w:r>
            </w:del>
          </w:p>
          <w:p w14:paraId="21ACD391" w14:textId="77777777" w:rsidR="00D87980" w:rsidRPr="00E423E4" w:rsidRDefault="00D87980" w:rsidP="00AA21BD">
            <w:pPr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33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</w:pPr>
          </w:p>
          <w:p w14:paraId="5D874C3B" w14:textId="78F7BFDA" w:rsidR="00A8596D" w:rsidRPr="00E423E4" w:rsidRDefault="00D526A1" w:rsidP="005E5CBB">
            <w:pPr>
              <w:pStyle w:val="a7"/>
              <w:rPr>
                <w:rFonts w:ascii="함초롬바탕" w:eastAsia="함초롬바탕" w:hAnsi="함초롬바탕" w:cs="함초롬바탕"/>
                <w:color w:val="000000" w:themeColor="text1"/>
                <w:kern w:val="2"/>
                <w:sz w:val="18"/>
                <w:szCs w:val="22"/>
                <w:rPrChange w:id="2034" w:author="엄소영 (Soyoung Um)" w:date="2024-07-11T15:36:00Z">
                  <w:rPr>
                    <w:rFonts w:asciiTheme="minorHAnsi" w:eastAsiaTheme="minorEastAsia" w:hAnsiTheme="minorHAnsi" w:cstheme="minorBidi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</w:pPr>
            <w:r w:rsidRPr="00E423E4">
              <w:rPr>
                <w:rFonts w:ascii="함초롬바탕" w:eastAsia="함초롬바탕" w:hAnsi="함초롬바탕" w:cs="함초롬바탕" w:hint="eastAsia"/>
                <w:color w:val="000000" w:themeColor="text1"/>
                <w:kern w:val="2"/>
                <w:sz w:val="18"/>
                <w:szCs w:val="22"/>
                <w:rPrChange w:id="2035" w:author="엄소영 (Soyoung Um)" w:date="2024-07-11T15:36:00Z">
                  <w:rPr>
                    <w:rFonts w:asciiTheme="minorHAnsi" w:eastAsiaTheme="minorEastAsia" w:hAnsiTheme="minorHAnsi" w:cstheme="minorBidi" w:hint="eastAsia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>서울시</w:t>
            </w:r>
            <w:r w:rsidRPr="00E423E4">
              <w:rPr>
                <w:rFonts w:ascii="함초롬바탕" w:eastAsia="함초롬바탕" w:hAnsi="함초롬바탕" w:cs="함초롬바탕"/>
                <w:color w:val="000000" w:themeColor="text1"/>
                <w:kern w:val="2"/>
                <w:sz w:val="18"/>
                <w:szCs w:val="22"/>
                <w:rPrChange w:id="2036" w:author="엄소영 (Soyoung Um)" w:date="2024-07-11T15:36:00Z">
                  <w:rPr>
                    <w:rFonts w:asciiTheme="minorHAnsi" w:eastAsiaTheme="minorEastAsia" w:hAnsiTheme="minorHAnsi" w:cstheme="minorBidi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 xml:space="preserve"> </w:t>
            </w:r>
            <w:r w:rsidR="00926E7C" w:rsidRPr="00E423E4">
              <w:rPr>
                <w:rFonts w:ascii="함초롬바탕" w:eastAsia="함초롬바탕" w:hAnsi="함초롬바탕" w:cs="함초롬바탕" w:hint="eastAsia"/>
                <w:color w:val="000000" w:themeColor="text1"/>
                <w:kern w:val="2"/>
                <w:sz w:val="18"/>
                <w:szCs w:val="22"/>
                <w:rPrChange w:id="2037" w:author="엄소영 (Soyoung Um)" w:date="2024-07-11T15:36:00Z">
                  <w:rPr>
                    <w:rFonts w:asciiTheme="minorHAnsi" w:eastAsiaTheme="minorEastAsia" w:hAnsiTheme="minorHAnsi" w:cstheme="minorBidi" w:hint="eastAsia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>송파</w:t>
            </w:r>
            <w:r w:rsidR="00A8596D" w:rsidRPr="00E423E4">
              <w:rPr>
                <w:rFonts w:ascii="함초롬바탕" w:eastAsia="함초롬바탕" w:hAnsi="함초롬바탕" w:cs="함초롬바탕" w:hint="eastAsia"/>
                <w:color w:val="000000" w:themeColor="text1"/>
                <w:kern w:val="2"/>
                <w:sz w:val="18"/>
                <w:szCs w:val="22"/>
                <w:rPrChange w:id="2038" w:author="엄소영 (Soyoung Um)" w:date="2024-07-11T15:36:00Z">
                  <w:rPr>
                    <w:rFonts w:asciiTheme="minorHAnsi" w:eastAsiaTheme="minorEastAsia" w:hAnsiTheme="minorHAnsi" w:cstheme="minorBidi" w:hint="eastAsia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>구</w:t>
            </w:r>
            <w:r w:rsidR="00A8596D" w:rsidRPr="00E423E4">
              <w:rPr>
                <w:rFonts w:ascii="함초롬바탕" w:eastAsia="함초롬바탕" w:hAnsi="함초롬바탕" w:cs="함초롬바탕"/>
                <w:color w:val="000000" w:themeColor="text1"/>
                <w:kern w:val="2"/>
                <w:sz w:val="18"/>
                <w:szCs w:val="22"/>
                <w:rPrChange w:id="2039" w:author="엄소영 (Soyoung Um)" w:date="2024-07-11T15:36:00Z">
                  <w:rPr>
                    <w:rFonts w:asciiTheme="minorHAnsi" w:eastAsiaTheme="minorEastAsia" w:hAnsiTheme="minorHAnsi" w:cstheme="minorBidi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 xml:space="preserve"> </w:t>
            </w:r>
            <w:proofErr w:type="spellStart"/>
            <w:r w:rsidR="00926E7C" w:rsidRPr="00E423E4">
              <w:rPr>
                <w:rFonts w:ascii="함초롬바탕" w:eastAsia="함초롬바탕" w:hAnsi="함초롬바탕" w:cs="함초롬바탕" w:hint="eastAsia"/>
                <w:color w:val="000000" w:themeColor="text1"/>
                <w:kern w:val="2"/>
                <w:sz w:val="18"/>
                <w:szCs w:val="22"/>
                <w:rPrChange w:id="2040" w:author="엄소영 (Soyoung Um)" w:date="2024-07-11T15:36:00Z">
                  <w:rPr>
                    <w:rFonts w:asciiTheme="minorHAnsi" w:eastAsiaTheme="minorEastAsia" w:hAnsiTheme="minorHAnsi" w:cstheme="minorBidi" w:hint="eastAsia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>오금로</w:t>
            </w:r>
            <w:proofErr w:type="spellEnd"/>
            <w:ins w:id="2041" w:author="엄소영 (Soyoung Um)" w:date="2024-07-11T15:36:00Z">
              <w:r w:rsidR="0012216D" w:rsidRPr="00E423E4">
                <w:rPr>
                  <w:rFonts w:ascii="함초롬바탕" w:eastAsia="함초롬바탕" w:hAnsi="함초롬바탕" w:cs="함초롬바탕"/>
                  <w:color w:val="000000" w:themeColor="text1"/>
                  <w:kern w:val="2"/>
                  <w:sz w:val="18"/>
                  <w:szCs w:val="22"/>
                  <w:rPrChange w:id="2042" w:author="엄소영 (Soyoung Um)" w:date="2024-07-11T15:36:00Z">
                    <w:rPr>
                      <w:rFonts w:asciiTheme="minorHAnsi" w:eastAsiaTheme="minorEastAsia" w:hAnsiTheme="minorHAnsi" w:cstheme="minorBidi"/>
                      <w:color w:val="000000" w:themeColor="text1"/>
                      <w:kern w:val="2"/>
                      <w:sz w:val="18"/>
                      <w:szCs w:val="22"/>
                    </w:rPr>
                  </w:rPrChange>
                </w:rPr>
                <w:t xml:space="preserve"> </w:t>
              </w:r>
            </w:ins>
            <w:r w:rsidR="00926E7C" w:rsidRPr="00E423E4">
              <w:rPr>
                <w:rFonts w:ascii="함초롬바탕" w:eastAsia="함초롬바탕" w:hAnsi="함초롬바탕" w:cs="함초롬바탕"/>
                <w:color w:val="000000" w:themeColor="text1"/>
                <w:kern w:val="2"/>
                <w:sz w:val="18"/>
                <w:szCs w:val="22"/>
                <w:rPrChange w:id="2043" w:author="엄소영 (Soyoung Um)" w:date="2024-07-11T15:36:00Z">
                  <w:rPr>
                    <w:rFonts w:asciiTheme="minorHAnsi" w:eastAsiaTheme="minorEastAsia" w:hAnsiTheme="minorHAnsi" w:cstheme="minorBidi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>311</w:t>
            </w:r>
            <w:r w:rsidR="00A8596D" w:rsidRPr="00E423E4">
              <w:rPr>
                <w:rFonts w:ascii="함초롬바탕" w:eastAsia="함초롬바탕" w:hAnsi="함초롬바탕" w:cs="함초롬바탕"/>
                <w:color w:val="000000" w:themeColor="text1"/>
                <w:kern w:val="2"/>
                <w:sz w:val="18"/>
                <w:szCs w:val="22"/>
                <w:rPrChange w:id="2044" w:author="엄소영 (Soyoung Um)" w:date="2024-07-11T15:36:00Z">
                  <w:rPr>
                    <w:rFonts w:asciiTheme="minorHAnsi" w:eastAsiaTheme="minorEastAsia" w:hAnsiTheme="minorHAnsi" w:cstheme="minorBidi"/>
                    <w:color w:val="000000" w:themeColor="text1"/>
                    <w:kern w:val="2"/>
                    <w:sz w:val="18"/>
                    <w:szCs w:val="22"/>
                  </w:rPr>
                </w:rPrChange>
              </w:rPr>
              <w:t xml:space="preserve"> </w:t>
            </w:r>
          </w:p>
          <w:p w14:paraId="081C4DF3" w14:textId="04BDFD6B" w:rsidR="00DE56D0" w:rsidRPr="00E423E4" w:rsidRDefault="00DE56D0" w:rsidP="000F1F40">
            <w:pPr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45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</w:pPr>
          </w:p>
          <w:p w14:paraId="40E70645" w14:textId="7F11454C" w:rsidR="00723B1A" w:rsidRPr="00E423E4" w:rsidRDefault="00723B1A" w:rsidP="00DA44A0">
            <w:pPr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46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</w:pPr>
            <w:r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47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               대표</w:t>
            </w:r>
            <w:r w:rsidR="00B401D1"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48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  </w:t>
            </w:r>
            <w:r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49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</w:t>
            </w:r>
            <w:r w:rsidR="00B401D1"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50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 </w:t>
            </w:r>
            <w:proofErr w:type="gramStart"/>
            <w:ins w:id="2051" w:author="엄소영 (Soyoung Um)" w:date="2024-07-11T15:20:00Z">
              <w:r w:rsidR="009C5EA2" w:rsidRPr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52" w:author="엄소영 (Soyoung Um)" w:date="2024-07-11T15:36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t>강</w:t>
              </w:r>
              <w:r w:rsidR="009C5EA2" w:rsidRPr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53" w:author="엄소영 (Soyoung Um)" w:date="2024-07-11T15:36:00Z">
                    <w:rPr>
                      <w:color w:val="000000" w:themeColor="text1"/>
                      <w:sz w:val="18"/>
                    </w:rPr>
                  </w:rPrChange>
                </w:rPr>
                <w:t xml:space="preserve">  성</w:t>
              </w:r>
              <w:proofErr w:type="gramEnd"/>
              <w:r w:rsidR="009C5EA2" w:rsidRPr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54" w:author="엄소영 (Soyoung Um)" w:date="2024-07-11T15:36:00Z">
                    <w:rPr>
                      <w:color w:val="000000" w:themeColor="text1"/>
                      <w:sz w:val="18"/>
                    </w:rPr>
                  </w:rPrChange>
                </w:rPr>
                <w:t xml:space="preserve">  </w:t>
              </w:r>
              <w:r w:rsidR="009C5EA2" w:rsidRPr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55" w:author="엄소영 (Soyoung Um)" w:date="2024-07-11T15:36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t>문</w:t>
              </w:r>
            </w:ins>
            <w:del w:id="2056" w:author="엄소영 (Soyoung Um)" w:date="2024-07-11T15:20:00Z">
              <w:r w:rsidR="00D63D4E" w:rsidRPr="00E423E4" w:rsidDel="009C5EA2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57" w:author="엄소영 (Soyoung Um)" w:date="2024-07-11T15:36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정</w:delText>
              </w:r>
              <w:r w:rsidR="00A8596D" w:rsidRPr="00E423E4" w:rsidDel="009C5EA2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58" w:author="엄소영 (Soyoung Um)" w:date="2024-07-11T15:36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</w:delText>
              </w:r>
              <w:r w:rsidR="00D63D4E" w:rsidRPr="00E423E4" w:rsidDel="009C5EA2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59" w:author="엄소영 (Soyoung Um)" w:date="2024-07-11T15:36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보</w:delText>
              </w:r>
              <w:r w:rsidR="00A8596D" w:rsidRPr="00E423E4" w:rsidDel="009C5EA2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60" w:author="엄소영 (Soyoung Um)" w:date="2024-07-11T15:36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</w:delText>
              </w:r>
              <w:r w:rsidR="00D63D4E" w:rsidRPr="00E423E4" w:rsidDel="009C5EA2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61" w:author="엄소영 (Soyoung Um)" w:date="2024-07-11T15:36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은</w:delText>
              </w:r>
            </w:del>
            <w:r w:rsidR="00B401D1"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62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</w:t>
            </w:r>
            <w:r w:rsidR="006B2820"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63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</w:t>
            </w:r>
            <w:r w:rsidR="00A8596D"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64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  </w:t>
            </w:r>
            <w:r w:rsidRPr="00E423E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65" w:author="엄소영 (Soyoung Um)" w:date="2024-07-11T15:36:00Z">
                  <w:rPr>
                    <w:color w:val="000000" w:themeColor="text1"/>
                    <w:sz w:val="18"/>
                  </w:rPr>
                </w:rPrChange>
              </w:rPr>
              <w:t xml:space="preserve">   (인)</w:t>
            </w:r>
          </w:p>
        </w:tc>
        <w:tc>
          <w:tcPr>
            <w:tcW w:w="4612" w:type="dxa"/>
            <w:vAlign w:val="center"/>
          </w:tcPr>
          <w:p w14:paraId="79E8583C" w14:textId="018807F3" w:rsidR="005E5CBB" w:rsidRPr="006668D4" w:rsidDel="00201B42" w:rsidRDefault="00395A52" w:rsidP="000F1F40">
            <w:pPr>
              <w:rPr>
                <w:del w:id="2066" w:author="현덕 이" w:date="2024-07-12T13:40:00Z"/>
                <w:rFonts w:ascii="함초롬바탕" w:eastAsia="함초롬바탕" w:hAnsi="함초롬바탕" w:cs="함초롬바탕"/>
                <w:color w:val="000000" w:themeColor="text1"/>
                <w:sz w:val="18"/>
              </w:rPr>
            </w:pPr>
            <w:del w:id="2067" w:author="현덕 이" w:date="2024-07-12T13:40:00Z">
              <w:r w:rsidRPr="006668D4" w:rsidDel="00201B42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68" w:author="엄소영 (Soyoung Um)" w:date="2024-07-12T14:52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비욘드마케팅그룹</w:delText>
              </w:r>
            </w:del>
          </w:p>
          <w:p w14:paraId="56FBFD40" w14:textId="496C868B" w:rsidR="00E423E4" w:rsidRPr="006668D4" w:rsidRDefault="00201B42" w:rsidP="000F1F40">
            <w:pPr>
              <w:rPr>
                <w:ins w:id="2069" w:author="엄소영 (Soyoung Um)" w:date="2024-07-11T15:37:00Z"/>
                <w:rFonts w:ascii="함초롬바탕" w:eastAsia="함초롬바탕" w:hAnsi="함초롬바탕" w:cs="함초롬바탕"/>
                <w:color w:val="000000" w:themeColor="text1"/>
                <w:sz w:val="18"/>
              </w:rPr>
            </w:pPr>
            <w:proofErr w:type="spellStart"/>
            <w:ins w:id="2070" w:author="현덕 이" w:date="2024-07-12T13:39:00Z">
              <w:r w:rsidRPr="006668D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71" w:author="엄소영 (Soyoung Um)" w:date="2024-07-12T14:52:00Z">
                    <w:rPr>
                      <w:rFonts w:ascii="함초롬바탕" w:eastAsia="함초롬바탕" w:hAnsi="함초롬바탕" w:cs="함초롬바탕" w:hint="eastAsia"/>
                      <w:color w:val="000000" w:themeColor="text1"/>
                      <w:sz w:val="18"/>
                      <w:highlight w:val="yellow"/>
                    </w:rPr>
                  </w:rPrChange>
                </w:rPr>
                <w:t>퍼</w:t>
              </w:r>
            </w:ins>
            <w:ins w:id="2072" w:author="현덕 이" w:date="2024-07-12T13:40:00Z">
              <w:r w:rsidRPr="006668D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73" w:author="엄소영 (Soyoung Um)" w:date="2024-07-12T14:52:00Z">
                    <w:rPr>
                      <w:rFonts w:ascii="함초롬바탕" w:eastAsia="함초롬바탕" w:hAnsi="함초롬바탕" w:cs="함초롬바탕" w:hint="eastAsia"/>
                      <w:color w:val="000000" w:themeColor="text1"/>
                      <w:sz w:val="18"/>
                      <w:highlight w:val="yellow"/>
                    </w:rPr>
                  </w:rPrChange>
                </w:rPr>
                <w:t>블릭션</w:t>
              </w:r>
            </w:ins>
            <w:proofErr w:type="spellEnd"/>
          </w:p>
          <w:p w14:paraId="61DBFC4A" w14:textId="4F6A942C" w:rsidR="00E423E4" w:rsidRPr="006668D4" w:rsidRDefault="00E423E4" w:rsidP="000F1F40">
            <w:pPr>
              <w:rPr>
                <w:ins w:id="2074" w:author="엄소영 (Soyoung Um)" w:date="2024-07-11T15:37:00Z"/>
                <w:rFonts w:ascii="함초롬바탕" w:eastAsia="함초롬바탕" w:hAnsi="함초롬바탕" w:cs="함초롬바탕"/>
                <w:color w:val="000000" w:themeColor="text1"/>
                <w:sz w:val="18"/>
              </w:rPr>
            </w:pPr>
          </w:p>
          <w:p w14:paraId="46C34E66" w14:textId="08AFDC90" w:rsidR="00E423E4" w:rsidRPr="006668D4" w:rsidRDefault="00201B42" w:rsidP="000F1F40">
            <w:pPr>
              <w:rPr>
                <w:ins w:id="2075" w:author="엄소영 (Soyoung Um)" w:date="2024-07-11T15:37:00Z"/>
                <w:rFonts w:ascii="함초롬바탕" w:eastAsia="함초롬바탕" w:hAnsi="함초롬바탕" w:cs="함초롬바탕"/>
                <w:color w:val="000000" w:themeColor="text1"/>
                <w:sz w:val="18"/>
              </w:rPr>
            </w:pPr>
            <w:ins w:id="2076" w:author="현덕 이" w:date="2024-07-12T13:40:00Z">
              <w:r w:rsidRPr="006668D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77" w:author="엄소영 (Soyoung Um)" w:date="2024-07-12T14:52:00Z">
                    <w:rPr>
                      <w:rFonts w:ascii="함초롬바탕" w:eastAsia="함초롬바탕" w:hAnsi="함초롬바탕" w:cs="함초롬바탕" w:hint="eastAsia"/>
                      <w:color w:val="000000" w:themeColor="text1"/>
                      <w:sz w:val="18"/>
                      <w:highlight w:val="yellow"/>
                    </w:rPr>
                  </w:rPrChange>
                </w:rPr>
                <w:t>서울시</w:t>
              </w:r>
              <w:r w:rsidRPr="006668D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78" w:author="엄소영 (Soyoung Um)" w:date="2024-07-12T14:52:00Z">
                    <w:rPr>
                      <w:rFonts w:ascii="함초롬바탕" w:eastAsia="함초롬바탕" w:hAnsi="함초롬바탕" w:cs="함초롬바탕"/>
                      <w:color w:val="000000" w:themeColor="text1"/>
                      <w:sz w:val="18"/>
                      <w:highlight w:val="yellow"/>
                    </w:rPr>
                  </w:rPrChange>
                </w:rPr>
                <w:t xml:space="preserve"> 강남구 </w:t>
              </w:r>
              <w:proofErr w:type="spellStart"/>
              <w:r w:rsidRPr="006668D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79" w:author="엄소영 (Soyoung Um)" w:date="2024-07-12T14:52:00Z">
                    <w:rPr>
                      <w:rFonts w:ascii="함초롬바탕" w:eastAsia="함초롬바탕" w:hAnsi="함초롬바탕" w:cs="함초롬바탕"/>
                      <w:color w:val="000000" w:themeColor="text1"/>
                      <w:sz w:val="18"/>
                      <w:highlight w:val="yellow"/>
                    </w:rPr>
                  </w:rPrChange>
                </w:rPr>
                <w:t>선릉로</w:t>
              </w:r>
              <w:proofErr w:type="spellEnd"/>
              <w:r w:rsidRPr="006668D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80" w:author="엄소영 (Soyoung Um)" w:date="2024-07-12T14:52:00Z">
                    <w:rPr>
                      <w:rFonts w:ascii="함초롬바탕" w:eastAsia="함초롬바탕" w:hAnsi="함초롬바탕" w:cs="함초롬바탕"/>
                      <w:color w:val="000000" w:themeColor="text1"/>
                      <w:sz w:val="18"/>
                      <w:highlight w:val="yellow"/>
                    </w:rPr>
                  </w:rPrChange>
                </w:rPr>
                <w:t xml:space="preserve"> 135길 </w:t>
              </w:r>
            </w:ins>
            <w:ins w:id="2081" w:author="현덕 이" w:date="2024-07-12T13:41:00Z">
              <w:r w:rsidRPr="006668D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82" w:author="엄소영 (Soyoung Um)" w:date="2024-07-12T14:52:00Z">
                    <w:rPr>
                      <w:rFonts w:ascii="함초롬바탕" w:eastAsia="함초롬바탕" w:hAnsi="함초롬바탕" w:cs="함초롬바탕"/>
                      <w:color w:val="000000" w:themeColor="text1"/>
                      <w:sz w:val="18"/>
                      <w:highlight w:val="yellow"/>
                    </w:rPr>
                  </w:rPrChange>
                </w:rPr>
                <w:t>14-4, 2층</w:t>
              </w:r>
            </w:ins>
          </w:p>
          <w:p w14:paraId="157B42AF" w14:textId="77777777" w:rsidR="00E423E4" w:rsidRPr="006668D4" w:rsidRDefault="00E423E4" w:rsidP="000F1F40">
            <w:pPr>
              <w:rPr>
                <w:ins w:id="2083" w:author="엄소영 (Soyoung Um)" w:date="2024-07-11T15:37:00Z"/>
                <w:rFonts w:ascii="함초롬바탕" w:eastAsia="함초롬바탕" w:hAnsi="함초롬바탕" w:cs="함초롬바탕"/>
                <w:color w:val="000000" w:themeColor="text1"/>
                <w:sz w:val="18"/>
                <w:rPrChange w:id="2084" w:author="엄소영 (Soyoung Um)" w:date="2024-07-12T14:52:00Z">
                  <w:rPr>
                    <w:ins w:id="2085" w:author="엄소영 (Soyoung Um)" w:date="2024-07-11T15:37:00Z"/>
                    <w:color w:val="000000" w:themeColor="text1"/>
                    <w:sz w:val="18"/>
                  </w:rPr>
                </w:rPrChange>
              </w:rPr>
            </w:pPr>
          </w:p>
          <w:p w14:paraId="618DE776" w14:textId="2A22A403" w:rsidR="005E5CBB" w:rsidRPr="006668D4" w:rsidDel="00E423E4" w:rsidRDefault="005E5CBB" w:rsidP="000F1F40">
            <w:pPr>
              <w:rPr>
                <w:del w:id="2086" w:author="엄소영 (Soyoung Um)" w:date="2024-07-11T15:37:00Z"/>
                <w:rFonts w:ascii="함초롬바탕" w:eastAsia="함초롬바탕" w:hAnsi="함초롬바탕" w:cs="함초롬바탕"/>
                <w:color w:val="000000" w:themeColor="text1"/>
                <w:sz w:val="18"/>
                <w:rPrChange w:id="2087" w:author="엄소영 (Soyoung Um)" w:date="2024-07-12T14:52:00Z">
                  <w:rPr>
                    <w:del w:id="2088" w:author="엄소영 (Soyoung Um)" w:date="2024-07-11T15:37:00Z"/>
                    <w:color w:val="000000" w:themeColor="text1"/>
                    <w:sz w:val="18"/>
                  </w:rPr>
                </w:rPrChange>
              </w:rPr>
            </w:pPr>
          </w:p>
          <w:p w14:paraId="1BF588D7" w14:textId="06A46EF9" w:rsidR="00723B1A" w:rsidRPr="006668D4" w:rsidDel="00E423E4" w:rsidRDefault="00395A52" w:rsidP="000F1F40">
            <w:pPr>
              <w:rPr>
                <w:del w:id="2089" w:author="엄소영 (Soyoung Um)" w:date="2024-07-11T15:37:00Z"/>
                <w:rFonts w:ascii="함초롬바탕" w:eastAsia="함초롬바탕" w:hAnsi="함초롬바탕" w:cs="함초롬바탕"/>
                <w:color w:val="000000" w:themeColor="text1"/>
                <w:sz w:val="18"/>
                <w:rPrChange w:id="2090" w:author="엄소영 (Soyoung Um)" w:date="2024-07-12T14:52:00Z">
                  <w:rPr>
                    <w:del w:id="2091" w:author="엄소영 (Soyoung Um)" w:date="2024-07-11T15:37:00Z"/>
                    <w:color w:val="000000" w:themeColor="text1"/>
                    <w:sz w:val="18"/>
                  </w:rPr>
                </w:rPrChange>
              </w:rPr>
            </w:pPr>
            <w:del w:id="2092" w:author="엄소영 (Soyoung Um)" w:date="2024-07-11T15:37:00Z">
              <w:r w:rsidRPr="006668D4" w:rsidDel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93" w:author="엄소영 (Soyoung Um)" w:date="2024-07-12T14:52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서울시</w:delText>
              </w:r>
              <w:r w:rsidRPr="006668D4" w:rsidDel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94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강남구 논현로 651 </w:delText>
              </w:r>
              <w:r w:rsidRPr="006668D4" w:rsidDel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95" w:author="엄소영 (Soyoung Um)" w:date="2024-07-12T14:52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법무사회관</w:delText>
              </w:r>
              <w:r w:rsidRPr="006668D4" w:rsidDel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096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1,5,6</w:delText>
              </w:r>
              <w:r w:rsidRPr="006668D4" w:rsidDel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097" w:author="엄소영 (Soyoung Um)" w:date="2024-07-12T14:52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층</w:delText>
              </w:r>
            </w:del>
          </w:p>
          <w:p w14:paraId="358F53F5" w14:textId="77777777" w:rsidR="00AA21BD" w:rsidRPr="006668D4" w:rsidRDefault="00AA21BD" w:rsidP="000F1F40">
            <w:pPr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98" w:author="엄소영 (Soyoung Um)" w:date="2024-07-12T14:52:00Z">
                  <w:rPr>
                    <w:color w:val="000000" w:themeColor="text1"/>
                    <w:sz w:val="18"/>
                  </w:rPr>
                </w:rPrChange>
              </w:rPr>
            </w:pPr>
          </w:p>
          <w:p w14:paraId="5694AC27" w14:textId="05972CB4" w:rsidR="00723B1A" w:rsidRPr="006668D4" w:rsidRDefault="00723B1A" w:rsidP="000F1F40">
            <w:pPr>
              <w:ind w:firstLineChars="750" w:firstLine="1309"/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099" w:author="엄소영 (Soyoung Um)" w:date="2024-07-12T14:52:00Z">
                  <w:rPr>
                    <w:color w:val="000000" w:themeColor="text1"/>
                    <w:sz w:val="18"/>
                  </w:rPr>
                </w:rPrChange>
              </w:rPr>
            </w:pPr>
            <w:r w:rsidRPr="006668D4">
              <w:rPr>
                <w:rFonts w:ascii="함초롬바탕" w:eastAsia="함초롬바탕" w:hAnsi="함초롬바탕" w:cs="함초롬바탕" w:hint="eastAsia"/>
                <w:color w:val="000000" w:themeColor="text1"/>
                <w:sz w:val="18"/>
                <w:rPrChange w:id="2100" w:author="엄소영 (Soyoung Um)" w:date="2024-07-12T14:52:00Z">
                  <w:rPr>
                    <w:rFonts w:hint="eastAsia"/>
                    <w:color w:val="000000" w:themeColor="text1"/>
                    <w:sz w:val="18"/>
                  </w:rPr>
                </w:rPrChange>
              </w:rPr>
              <w:t>대표</w:t>
            </w:r>
            <w:r w:rsidRPr="006668D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101" w:author="엄소영 (Soyoung Um)" w:date="2024-07-12T14:52:00Z">
                  <w:rPr>
                    <w:color w:val="000000" w:themeColor="text1"/>
                    <w:sz w:val="18"/>
                  </w:rPr>
                </w:rPrChange>
              </w:rPr>
              <w:t xml:space="preserve"> </w:t>
            </w:r>
            <w:del w:id="2102" w:author="엄소영 (Soyoung Um)" w:date="2024-07-11T15:37:00Z">
              <w:r w:rsidRPr="006668D4" w:rsidDel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103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     </w:delText>
              </w:r>
            </w:del>
            <w:del w:id="2104" w:author="현덕 이" w:date="2024-07-12T13:41:00Z">
              <w:r w:rsidRPr="006668D4" w:rsidDel="00201B42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105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</w:delText>
              </w:r>
            </w:del>
            <w:ins w:id="2106" w:author="엄소영 (Soyoung Um)" w:date="2024-07-11T15:37:00Z">
              <w:del w:id="2107" w:author="현덕 이" w:date="2024-07-12T13:41:00Z">
                <w:r w:rsidR="00E423E4" w:rsidRPr="006668D4" w:rsidDel="00201B42">
                  <w:rPr>
                    <w:rFonts w:ascii="함초롬바탕" w:eastAsia="함초롬바탕" w:hAnsi="함초롬바탕" w:cs="함초롬바탕"/>
                    <w:color w:val="000000" w:themeColor="text1"/>
                    <w:sz w:val="18"/>
                  </w:rPr>
                  <w:delText xml:space="preserve">  </w:delText>
                </w:r>
              </w:del>
            </w:ins>
            <w:proofErr w:type="spellStart"/>
            <w:ins w:id="2108" w:author="현덕 이" w:date="2024-07-12T13:41:00Z">
              <w:r w:rsidR="00201B42" w:rsidRPr="006668D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109" w:author="엄소영 (Soyoung Um)" w:date="2024-07-12T14:52:00Z">
                    <w:rPr>
                      <w:rFonts w:ascii="함초롬바탕" w:eastAsia="함초롬바탕" w:hAnsi="함초롬바탕" w:cs="함초롬바탕" w:hint="eastAsia"/>
                      <w:color w:val="000000" w:themeColor="text1"/>
                      <w:sz w:val="18"/>
                      <w:highlight w:val="yellow"/>
                    </w:rPr>
                  </w:rPrChange>
                </w:rPr>
                <w:t>이현덕</w:t>
              </w:r>
            </w:ins>
            <w:proofErr w:type="spellEnd"/>
            <w:ins w:id="2110" w:author="엄소영 (Soyoung Um)" w:date="2024-07-11T15:37:00Z">
              <w:r w:rsidR="00E423E4" w:rsidRPr="006668D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</w:rPr>
                <w:t xml:space="preserve">                     </w:t>
              </w:r>
            </w:ins>
            <w:del w:id="2111" w:author="엄소영 (Soyoung Um)" w:date="2024-07-11T15:37:00Z">
              <w:r w:rsidR="00395A52" w:rsidRPr="006668D4" w:rsidDel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112" w:author="엄소영 (Soyoung Um)" w:date="2024-07-12T14:52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신</w:delText>
              </w:r>
              <w:r w:rsidR="00D87980" w:rsidRPr="006668D4" w:rsidDel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113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</w:delText>
              </w:r>
              <w:r w:rsidR="00395A52" w:rsidRPr="006668D4" w:rsidDel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114" w:author="엄소영 (Soyoung Um)" w:date="2024-07-12T14:52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승</w:delText>
              </w:r>
              <w:r w:rsidR="00D87980" w:rsidRPr="006668D4" w:rsidDel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115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</w:delText>
              </w:r>
              <w:r w:rsidR="00395A52" w:rsidRPr="006668D4" w:rsidDel="00E423E4">
                <w:rPr>
                  <w:rFonts w:ascii="함초롬바탕" w:eastAsia="함초롬바탕" w:hAnsi="함초롬바탕" w:cs="함초롬바탕" w:hint="eastAsia"/>
                  <w:color w:val="000000" w:themeColor="text1"/>
                  <w:sz w:val="18"/>
                  <w:rPrChange w:id="2116" w:author="엄소영 (Soyoung Um)" w:date="2024-07-12T14:52:00Z">
                    <w:rPr>
                      <w:rFonts w:hint="eastAsia"/>
                      <w:color w:val="000000" w:themeColor="text1"/>
                      <w:sz w:val="18"/>
                    </w:rPr>
                  </w:rPrChange>
                </w:rPr>
                <w:delText>익</w:delText>
              </w:r>
              <w:r w:rsidR="00B401D1" w:rsidRPr="006668D4" w:rsidDel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117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    </w:delText>
              </w:r>
              <w:r w:rsidR="00D87980" w:rsidRPr="006668D4" w:rsidDel="00E423E4">
                <w:rPr>
                  <w:rFonts w:ascii="함초롬바탕" w:eastAsia="함초롬바탕" w:hAnsi="함초롬바탕" w:cs="함초롬바탕"/>
                  <w:color w:val="000000" w:themeColor="text1"/>
                  <w:sz w:val="18"/>
                  <w:rPrChange w:id="2118" w:author="엄소영 (Soyoung Um)" w:date="2024-07-12T14:52:00Z">
                    <w:rPr>
                      <w:color w:val="000000" w:themeColor="text1"/>
                      <w:sz w:val="18"/>
                    </w:rPr>
                  </w:rPrChange>
                </w:rPr>
                <w:delText xml:space="preserve">   </w:delText>
              </w:r>
            </w:del>
            <w:r w:rsidR="00D87980" w:rsidRPr="006668D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119" w:author="엄소영 (Soyoung Um)" w:date="2024-07-12T14:52:00Z">
                  <w:rPr>
                    <w:color w:val="000000" w:themeColor="text1"/>
                    <w:sz w:val="18"/>
                  </w:rPr>
                </w:rPrChange>
              </w:rPr>
              <w:t>(</w:t>
            </w:r>
            <w:r w:rsidR="00D87980" w:rsidRPr="006668D4">
              <w:rPr>
                <w:rFonts w:ascii="함초롬바탕" w:eastAsia="함초롬바탕" w:hAnsi="함초롬바탕" w:cs="함초롬바탕" w:hint="eastAsia"/>
                <w:color w:val="000000" w:themeColor="text1"/>
                <w:sz w:val="18"/>
                <w:rPrChange w:id="2120" w:author="엄소영 (Soyoung Um)" w:date="2024-07-12T14:52:00Z">
                  <w:rPr>
                    <w:rFonts w:hint="eastAsia"/>
                    <w:color w:val="000000" w:themeColor="text1"/>
                    <w:sz w:val="18"/>
                  </w:rPr>
                </w:rPrChange>
              </w:rPr>
              <w:t>인</w:t>
            </w:r>
            <w:r w:rsidR="00D87980" w:rsidRPr="006668D4">
              <w:rPr>
                <w:rFonts w:ascii="함초롬바탕" w:eastAsia="함초롬바탕" w:hAnsi="함초롬바탕" w:cs="함초롬바탕"/>
                <w:color w:val="000000" w:themeColor="text1"/>
                <w:sz w:val="18"/>
                <w:rPrChange w:id="2121" w:author="엄소영 (Soyoung Um)" w:date="2024-07-12T14:52:00Z">
                  <w:rPr>
                    <w:color w:val="000000" w:themeColor="text1"/>
                    <w:sz w:val="18"/>
                  </w:rPr>
                </w:rPrChange>
              </w:rPr>
              <w:t>)</w:t>
            </w:r>
          </w:p>
        </w:tc>
      </w:tr>
    </w:tbl>
    <w:p w14:paraId="4B92D686" w14:textId="77777777" w:rsidR="009F017C" w:rsidRPr="00E423E4" w:rsidRDefault="009F017C" w:rsidP="00BA3CBC">
      <w:pPr>
        <w:rPr>
          <w:rFonts w:ascii="함초롬바탕" w:eastAsia="함초롬바탕" w:hAnsi="함초롬바탕" w:cs="함초롬바탕"/>
          <w:rPrChange w:id="2122" w:author="엄소영 (Soyoung Um)" w:date="2024-07-11T15:36:00Z">
            <w:rPr/>
          </w:rPrChange>
        </w:rPr>
      </w:pPr>
    </w:p>
    <w:sectPr w:rsidR="009F017C" w:rsidRPr="00E423E4" w:rsidSect="00723B1A">
      <w:pgSz w:w="11906" w:h="16838"/>
      <w:pgMar w:top="1701" w:right="1440" w:bottom="851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63" w:author="최규현 (Kyoohyun Choi)" w:date="2023-12-21T08:25:00Z" w:initials="최(C">
    <w:p w14:paraId="629245D4" w14:textId="5BC44B08" w:rsidR="000B350B" w:rsidRDefault="000B350B">
      <w:pPr>
        <w:pStyle w:val="aa"/>
      </w:pPr>
      <w:r>
        <w:rPr>
          <w:rStyle w:val="a9"/>
        </w:rPr>
        <w:annotationRef/>
      </w:r>
      <w:r w:rsidR="00553488">
        <w:rPr>
          <w:rFonts w:hint="eastAsia"/>
        </w:rPr>
        <w:t>제2조에 해당 내용 기재하여 본 조에는 별도 기재 필요치 않습니다.</w:t>
      </w:r>
      <w:r w:rsidR="00553488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29245D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29245D4" w16cid:durableId="292E74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1F1497" w14:textId="77777777" w:rsidR="00B862C8" w:rsidRDefault="00B862C8" w:rsidP="00FE7A90">
      <w:r>
        <w:separator/>
      </w:r>
    </w:p>
  </w:endnote>
  <w:endnote w:type="continuationSeparator" w:id="0">
    <w:p w14:paraId="1718326F" w14:textId="77777777" w:rsidR="00B862C8" w:rsidRDefault="00B862C8" w:rsidP="00FE7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맑은 고딕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3F82B1" w14:textId="77777777" w:rsidR="00B862C8" w:rsidRDefault="00B862C8" w:rsidP="00FE7A90">
      <w:r>
        <w:separator/>
      </w:r>
    </w:p>
  </w:footnote>
  <w:footnote w:type="continuationSeparator" w:id="0">
    <w:p w14:paraId="54D044BD" w14:textId="77777777" w:rsidR="00B862C8" w:rsidRDefault="00B862C8" w:rsidP="00FE7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461B8"/>
    <w:multiLevelType w:val="hybridMultilevel"/>
    <w:tmpl w:val="3A9A7524"/>
    <w:lvl w:ilvl="0" w:tplc="774AB0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0F434D"/>
    <w:multiLevelType w:val="hybridMultilevel"/>
    <w:tmpl w:val="338276F0"/>
    <w:lvl w:ilvl="0" w:tplc="CE1233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9B5173"/>
    <w:multiLevelType w:val="hybridMultilevel"/>
    <w:tmpl w:val="879AC226"/>
    <w:lvl w:ilvl="0" w:tplc="ECBEE6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7E147DF"/>
    <w:multiLevelType w:val="hybridMultilevel"/>
    <w:tmpl w:val="9A4A9678"/>
    <w:lvl w:ilvl="0" w:tplc="2D0A31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9BC7108"/>
    <w:multiLevelType w:val="hybridMultilevel"/>
    <w:tmpl w:val="6DA6FB82"/>
    <w:lvl w:ilvl="0" w:tplc="5B322366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엄소영 (Soyoung Um)">
    <w15:presenceInfo w15:providerId="AD" w15:userId="S-1-12-1-1014424601-1323730518-1275678137-2157104503"/>
  </w15:person>
  <w15:person w15:author="최규현 (Kyoohyun Choi)">
    <w15:presenceInfo w15:providerId="AD" w15:userId="S-1-5-21-2072993935-2402478306-405131872-1001"/>
  </w15:person>
  <w15:person w15:author="현덕 이">
    <w15:presenceInfo w15:providerId="Windows Live" w15:userId="dece57a2ece697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BC"/>
    <w:rsid w:val="0000080B"/>
    <w:rsid w:val="000221DC"/>
    <w:rsid w:val="00040793"/>
    <w:rsid w:val="000503F4"/>
    <w:rsid w:val="00084A92"/>
    <w:rsid w:val="000916AC"/>
    <w:rsid w:val="000B350B"/>
    <w:rsid w:val="000C03E7"/>
    <w:rsid w:val="000D3E6F"/>
    <w:rsid w:val="000F7B83"/>
    <w:rsid w:val="00112506"/>
    <w:rsid w:val="0012216D"/>
    <w:rsid w:val="00132C8A"/>
    <w:rsid w:val="00133971"/>
    <w:rsid w:val="001349C5"/>
    <w:rsid w:val="00145F78"/>
    <w:rsid w:val="00177673"/>
    <w:rsid w:val="001804DD"/>
    <w:rsid w:val="00191855"/>
    <w:rsid w:val="001952A0"/>
    <w:rsid w:val="001E6019"/>
    <w:rsid w:val="001F493A"/>
    <w:rsid w:val="001F6E2E"/>
    <w:rsid w:val="001F6F1B"/>
    <w:rsid w:val="00201B42"/>
    <w:rsid w:val="0024177F"/>
    <w:rsid w:val="00286929"/>
    <w:rsid w:val="0029548B"/>
    <w:rsid w:val="002D57E4"/>
    <w:rsid w:val="003472CF"/>
    <w:rsid w:val="00352E80"/>
    <w:rsid w:val="00356941"/>
    <w:rsid w:val="00364093"/>
    <w:rsid w:val="0036557E"/>
    <w:rsid w:val="00371CAF"/>
    <w:rsid w:val="00395465"/>
    <w:rsid w:val="00395A52"/>
    <w:rsid w:val="003C3217"/>
    <w:rsid w:val="003E1328"/>
    <w:rsid w:val="003F3212"/>
    <w:rsid w:val="0040335A"/>
    <w:rsid w:val="004066A3"/>
    <w:rsid w:val="00416D41"/>
    <w:rsid w:val="00416E46"/>
    <w:rsid w:val="00437268"/>
    <w:rsid w:val="00444B72"/>
    <w:rsid w:val="00454D07"/>
    <w:rsid w:val="00475737"/>
    <w:rsid w:val="00482D26"/>
    <w:rsid w:val="004B460D"/>
    <w:rsid w:val="004C181C"/>
    <w:rsid w:val="004D6ABC"/>
    <w:rsid w:val="004E01BF"/>
    <w:rsid w:val="004E3E83"/>
    <w:rsid w:val="004E5D4A"/>
    <w:rsid w:val="004E6E6B"/>
    <w:rsid w:val="00533AC1"/>
    <w:rsid w:val="00534187"/>
    <w:rsid w:val="00541921"/>
    <w:rsid w:val="00553488"/>
    <w:rsid w:val="00567D03"/>
    <w:rsid w:val="005706CD"/>
    <w:rsid w:val="00591A6F"/>
    <w:rsid w:val="005A0E3B"/>
    <w:rsid w:val="005B2A6A"/>
    <w:rsid w:val="005C462D"/>
    <w:rsid w:val="005E2E77"/>
    <w:rsid w:val="005E5CBB"/>
    <w:rsid w:val="005F657C"/>
    <w:rsid w:val="00622A7A"/>
    <w:rsid w:val="00622B46"/>
    <w:rsid w:val="00636007"/>
    <w:rsid w:val="006668D4"/>
    <w:rsid w:val="00697D60"/>
    <w:rsid w:val="006A1A2A"/>
    <w:rsid w:val="006A68F8"/>
    <w:rsid w:val="006B23BF"/>
    <w:rsid w:val="006B2820"/>
    <w:rsid w:val="006C1F23"/>
    <w:rsid w:val="006C47E8"/>
    <w:rsid w:val="006D1AE9"/>
    <w:rsid w:val="006D5175"/>
    <w:rsid w:val="006E6C8E"/>
    <w:rsid w:val="006E7FBA"/>
    <w:rsid w:val="00711899"/>
    <w:rsid w:val="00723B1A"/>
    <w:rsid w:val="00725F58"/>
    <w:rsid w:val="007343D7"/>
    <w:rsid w:val="00753523"/>
    <w:rsid w:val="00757370"/>
    <w:rsid w:val="00765572"/>
    <w:rsid w:val="0079045B"/>
    <w:rsid w:val="0079596A"/>
    <w:rsid w:val="007B0097"/>
    <w:rsid w:val="00803F8D"/>
    <w:rsid w:val="00815196"/>
    <w:rsid w:val="0082649F"/>
    <w:rsid w:val="00894A3A"/>
    <w:rsid w:val="008966AA"/>
    <w:rsid w:val="008B1F58"/>
    <w:rsid w:val="008D3761"/>
    <w:rsid w:val="008D4B02"/>
    <w:rsid w:val="008F7D52"/>
    <w:rsid w:val="00905862"/>
    <w:rsid w:val="00907E65"/>
    <w:rsid w:val="00925023"/>
    <w:rsid w:val="00926E7C"/>
    <w:rsid w:val="00940C86"/>
    <w:rsid w:val="00943D10"/>
    <w:rsid w:val="00943E39"/>
    <w:rsid w:val="0095132A"/>
    <w:rsid w:val="0095444B"/>
    <w:rsid w:val="00954AE2"/>
    <w:rsid w:val="0098784C"/>
    <w:rsid w:val="009A3CBF"/>
    <w:rsid w:val="009C5EA2"/>
    <w:rsid w:val="009E43E2"/>
    <w:rsid w:val="009E58AE"/>
    <w:rsid w:val="009E6510"/>
    <w:rsid w:val="009F017C"/>
    <w:rsid w:val="00A5211D"/>
    <w:rsid w:val="00A5725C"/>
    <w:rsid w:val="00A71367"/>
    <w:rsid w:val="00A7210A"/>
    <w:rsid w:val="00A775C9"/>
    <w:rsid w:val="00A8596D"/>
    <w:rsid w:val="00AA2023"/>
    <w:rsid w:val="00AA21BD"/>
    <w:rsid w:val="00AB6B9E"/>
    <w:rsid w:val="00AC4D04"/>
    <w:rsid w:val="00AD48DC"/>
    <w:rsid w:val="00AE0262"/>
    <w:rsid w:val="00AE084E"/>
    <w:rsid w:val="00AE1E6B"/>
    <w:rsid w:val="00B13BB4"/>
    <w:rsid w:val="00B24472"/>
    <w:rsid w:val="00B34F18"/>
    <w:rsid w:val="00B35B1C"/>
    <w:rsid w:val="00B401D1"/>
    <w:rsid w:val="00B41D0A"/>
    <w:rsid w:val="00B862C8"/>
    <w:rsid w:val="00B910AC"/>
    <w:rsid w:val="00BA2861"/>
    <w:rsid w:val="00BA3CBC"/>
    <w:rsid w:val="00BF20BC"/>
    <w:rsid w:val="00BF708E"/>
    <w:rsid w:val="00C00142"/>
    <w:rsid w:val="00C1558A"/>
    <w:rsid w:val="00C261FF"/>
    <w:rsid w:val="00C60198"/>
    <w:rsid w:val="00C75EA2"/>
    <w:rsid w:val="00C81DBC"/>
    <w:rsid w:val="00C904C3"/>
    <w:rsid w:val="00CD4E7D"/>
    <w:rsid w:val="00CE1612"/>
    <w:rsid w:val="00D07862"/>
    <w:rsid w:val="00D37ABA"/>
    <w:rsid w:val="00D526A1"/>
    <w:rsid w:val="00D63D4E"/>
    <w:rsid w:val="00D87980"/>
    <w:rsid w:val="00D97D06"/>
    <w:rsid w:val="00DA44A0"/>
    <w:rsid w:val="00DB57D4"/>
    <w:rsid w:val="00DB5F76"/>
    <w:rsid w:val="00DC1F14"/>
    <w:rsid w:val="00DC6417"/>
    <w:rsid w:val="00DE1476"/>
    <w:rsid w:val="00DE56D0"/>
    <w:rsid w:val="00E0028C"/>
    <w:rsid w:val="00E0031E"/>
    <w:rsid w:val="00E022FB"/>
    <w:rsid w:val="00E10549"/>
    <w:rsid w:val="00E2156B"/>
    <w:rsid w:val="00E25818"/>
    <w:rsid w:val="00E27F52"/>
    <w:rsid w:val="00E369C2"/>
    <w:rsid w:val="00E423E4"/>
    <w:rsid w:val="00E5308D"/>
    <w:rsid w:val="00E72911"/>
    <w:rsid w:val="00E80B55"/>
    <w:rsid w:val="00E921B1"/>
    <w:rsid w:val="00EB1477"/>
    <w:rsid w:val="00EB5D71"/>
    <w:rsid w:val="00EC6E9C"/>
    <w:rsid w:val="00EF01CC"/>
    <w:rsid w:val="00F02016"/>
    <w:rsid w:val="00F02C13"/>
    <w:rsid w:val="00F2400A"/>
    <w:rsid w:val="00F30CB6"/>
    <w:rsid w:val="00F66EE7"/>
    <w:rsid w:val="00F91C45"/>
    <w:rsid w:val="00F97241"/>
    <w:rsid w:val="00FA63B1"/>
    <w:rsid w:val="00FC4AD2"/>
    <w:rsid w:val="00FD3704"/>
    <w:rsid w:val="00FE001B"/>
    <w:rsid w:val="00FE4271"/>
    <w:rsid w:val="00FE7A90"/>
    <w:rsid w:val="00FF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A3DF0"/>
  <w15:docId w15:val="{BBA4C6C6-9670-46A2-B59A-90CE2772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3CB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3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E7A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E7A90"/>
  </w:style>
  <w:style w:type="paragraph" w:styleId="a5">
    <w:name w:val="footer"/>
    <w:basedOn w:val="a"/>
    <w:link w:val="Char0"/>
    <w:uiPriority w:val="99"/>
    <w:unhideWhenUsed/>
    <w:rsid w:val="00FE7A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E7A90"/>
  </w:style>
  <w:style w:type="paragraph" w:styleId="a6">
    <w:name w:val="List Paragraph"/>
    <w:basedOn w:val="a"/>
    <w:uiPriority w:val="34"/>
    <w:qFormat/>
    <w:rsid w:val="006C47E8"/>
    <w:pPr>
      <w:ind w:leftChars="400" w:left="800"/>
    </w:pPr>
  </w:style>
  <w:style w:type="paragraph" w:customStyle="1" w:styleId="a7">
    <w:name w:val="바탕글"/>
    <w:basedOn w:val="a"/>
    <w:rsid w:val="00B401D1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B401D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401D1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0B350B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0B350B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0B350B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0B350B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0B350B"/>
    <w:rPr>
      <w:b/>
      <w:bCs/>
    </w:rPr>
  </w:style>
  <w:style w:type="paragraph" w:styleId="ac">
    <w:name w:val="Revision"/>
    <w:hidden/>
    <w:uiPriority w:val="99"/>
    <w:semiHidden/>
    <w:rsid w:val="00C90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2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em1104</dc:creator>
  <cp:lastModifiedBy>김현주 (Hyunjoo Kim)</cp:lastModifiedBy>
  <cp:revision>2</cp:revision>
  <dcterms:created xsi:type="dcterms:W3CDTF">2024-07-15T07:50:00Z</dcterms:created>
  <dcterms:modified xsi:type="dcterms:W3CDTF">2024-07-15T07:50:00Z</dcterms:modified>
</cp:coreProperties>
</file>