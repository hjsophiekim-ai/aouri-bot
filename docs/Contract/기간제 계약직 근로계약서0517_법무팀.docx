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Overlap w:val="never"/>
        <w:tblW w:w="967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501"/>
        <w:gridCol w:w="4017"/>
        <w:gridCol w:w="3161"/>
      </w:tblGrid>
      <w:tr w:rsidR="00237D64" w:rsidTr="00D7547C">
        <w:trPr>
          <w:trHeight w:val="1062"/>
        </w:trPr>
        <w:tc>
          <w:tcPr>
            <w:tcW w:w="2501" w:type="dxa"/>
            <w:tcBorders>
              <w:top w:val="none" w:sz="3" w:space="0" w:color="000000"/>
              <w:left w:val="none" w:sz="3" w:space="0" w:color="000000"/>
              <w:bottom w:val="none" w:sz="3" w:space="0" w:color="000000"/>
              <w:right w:val="none" w:sz="3" w:space="0" w:color="000000"/>
            </w:tcBorders>
            <w:vAlign w:val="center"/>
          </w:tcPr>
          <w:p w:rsidR="00237D64" w:rsidRPr="00D7547C" w:rsidRDefault="00237D64" w:rsidP="004C2AE0">
            <w:pPr>
              <w:pStyle w:val="a3"/>
              <w:wordWrap/>
              <w:rPr>
                <w:sz w:val="32"/>
                <w:szCs w:val="32"/>
              </w:rPr>
            </w:pPr>
            <w:bookmarkStart w:id="0" w:name="_top"/>
            <w:bookmarkEnd w:id="0"/>
          </w:p>
        </w:tc>
        <w:tc>
          <w:tcPr>
            <w:tcW w:w="4017" w:type="dxa"/>
            <w:tcBorders>
              <w:top w:val="none" w:sz="3" w:space="0" w:color="000000"/>
              <w:left w:val="none" w:sz="3" w:space="0" w:color="000000"/>
              <w:bottom w:val="none" w:sz="3" w:space="0" w:color="000000"/>
              <w:right w:val="none" w:sz="3" w:space="0" w:color="000000"/>
            </w:tcBorders>
            <w:vAlign w:val="center"/>
          </w:tcPr>
          <w:p w:rsidR="00237D64" w:rsidRPr="00D7547C" w:rsidRDefault="00D43EB5" w:rsidP="004C2AE0">
            <w:pPr>
              <w:pStyle w:val="a3"/>
              <w:wordWrap/>
              <w:rPr>
                <w:sz w:val="32"/>
                <w:szCs w:val="32"/>
              </w:rPr>
            </w:pPr>
            <w:r>
              <w:rPr>
                <w:rFonts w:ascii="맑은 고딕" w:eastAsia="맑은 고딕" w:hint="eastAsia"/>
                <w:b/>
                <w:sz w:val="32"/>
                <w:szCs w:val="32"/>
              </w:rPr>
              <w:t>기간제계약직</w:t>
            </w:r>
            <w:r w:rsidR="00D7547C">
              <w:rPr>
                <w:rFonts w:ascii="맑은 고딕" w:eastAsia="맑은 고딕" w:hint="eastAsia"/>
                <w:b/>
                <w:sz w:val="32"/>
                <w:szCs w:val="32"/>
              </w:rPr>
              <w:t xml:space="preserve"> </w:t>
            </w:r>
            <w:r w:rsidR="009815FA" w:rsidRPr="00D7547C">
              <w:rPr>
                <w:rFonts w:ascii="맑은 고딕" w:eastAsia="맑은 고딕"/>
                <w:b/>
                <w:sz w:val="32"/>
                <w:szCs w:val="32"/>
              </w:rPr>
              <w:t>근</w:t>
            </w:r>
            <w:r w:rsidR="00D7547C" w:rsidRPr="00D7547C">
              <w:rPr>
                <w:rFonts w:ascii="맑은 고딕" w:eastAsia="맑은 고딕" w:hint="eastAsia"/>
                <w:b/>
                <w:sz w:val="32"/>
                <w:szCs w:val="32"/>
              </w:rPr>
              <w:t>로계</w:t>
            </w:r>
            <w:r w:rsidR="00B71CEA">
              <w:rPr>
                <w:rFonts w:ascii="맑은 고딕" w:eastAsia="맑은 고딕" w:hint="eastAsia"/>
                <w:b/>
                <w:sz w:val="32"/>
                <w:szCs w:val="32"/>
              </w:rPr>
              <w:t>약</w:t>
            </w:r>
            <w:r w:rsidR="009815FA" w:rsidRPr="00D7547C">
              <w:rPr>
                <w:rFonts w:ascii="맑은 고딕" w:eastAsia="맑은 고딕"/>
                <w:b/>
                <w:sz w:val="32"/>
                <w:szCs w:val="32"/>
              </w:rPr>
              <w:t>서</w:t>
            </w:r>
          </w:p>
        </w:tc>
        <w:tc>
          <w:tcPr>
            <w:tcW w:w="3161" w:type="dxa"/>
            <w:tcBorders>
              <w:top w:val="none" w:sz="3" w:space="0" w:color="000000"/>
              <w:left w:val="none" w:sz="3" w:space="0" w:color="000000"/>
              <w:bottom w:val="none" w:sz="3" w:space="0" w:color="000000"/>
              <w:right w:val="none" w:sz="3" w:space="0" w:color="000000"/>
            </w:tcBorders>
            <w:vAlign w:val="center"/>
          </w:tcPr>
          <w:p w:rsidR="00237D64" w:rsidRDefault="00237D64">
            <w:pPr>
              <w:pStyle w:val="a3"/>
              <w:wordWrap/>
              <w:jc w:val="center"/>
            </w:pPr>
          </w:p>
        </w:tc>
      </w:tr>
    </w:tbl>
    <w:p w:rsidR="00237D64" w:rsidRDefault="00237D64" w:rsidP="000E2E1E">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right="100"/>
      </w:pPr>
    </w:p>
    <w:p w:rsidR="00237D64" w:rsidRDefault="009815FA"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408" w:lineRule="auto"/>
        <w:ind w:left="100" w:right="100"/>
        <w:jc w:val="left"/>
      </w:pPr>
      <w:r>
        <w:rPr>
          <w:rFonts w:ascii="맑은 고딕"/>
          <w:u w:val="single"/>
        </w:rPr>
        <w:t xml:space="preserve">　　</w:t>
      </w:r>
      <w:r w:rsidR="00797FA6">
        <w:rPr>
          <w:rFonts w:ascii="맑은 고딕"/>
          <w:u w:val="single"/>
        </w:rPr>
        <w:t>㈜</w:t>
      </w:r>
      <w:proofErr w:type="spellStart"/>
      <w:r w:rsidR="00797FA6">
        <w:rPr>
          <w:rFonts w:ascii="맑은 고딕" w:hint="eastAsia"/>
          <w:u w:val="single"/>
        </w:rPr>
        <w:t>퍼시스</w:t>
      </w:r>
      <w:proofErr w:type="spellEnd"/>
      <w:r>
        <w:rPr>
          <w:rFonts w:ascii="맑은 고딕"/>
          <w:u w:val="single"/>
        </w:rPr>
        <w:t xml:space="preserve">　</w:t>
      </w:r>
      <w:r>
        <w:rPr>
          <w:rFonts w:ascii="맑은 고딕" w:eastAsia="맑은 고딕"/>
        </w:rPr>
        <w:t xml:space="preserve">(이하 ‘갑’이라 함)와  </w:t>
      </w:r>
      <w:r w:rsidR="00326503">
        <w:rPr>
          <w:rFonts w:ascii="맑은 고딕" w:eastAsia="맑은 고딕" w:hint="eastAsia"/>
        </w:rPr>
        <w:t>근로자</w:t>
      </w:r>
      <w:r>
        <w:rPr>
          <w:rFonts w:ascii="맑은 고딕"/>
          <w:u w:val="single"/>
        </w:rPr>
        <w:t xml:space="preserve"> </w:t>
      </w:r>
      <w:r w:rsidR="00EE5789" w:rsidRPr="00EE5789">
        <w:rPr>
          <w:rFonts w:ascii="맑은 고딕" w:hint="eastAsia"/>
          <w:color w:val="FF0000"/>
          <w:u w:val="single"/>
        </w:rPr>
        <w:t>홍</w:t>
      </w:r>
      <w:r w:rsidR="00EE5789" w:rsidRPr="00EE5789">
        <w:rPr>
          <w:rFonts w:ascii="맑은 고딕" w:hint="eastAsia"/>
          <w:color w:val="FF0000"/>
          <w:u w:val="single"/>
        </w:rPr>
        <w:t xml:space="preserve"> </w:t>
      </w:r>
      <w:r w:rsidR="00EE5789" w:rsidRPr="00EE5789">
        <w:rPr>
          <w:rFonts w:ascii="맑은 고딕" w:hint="eastAsia"/>
          <w:color w:val="FF0000"/>
          <w:u w:val="single"/>
        </w:rPr>
        <w:t>길동</w:t>
      </w:r>
      <w:r>
        <w:rPr>
          <w:rFonts w:ascii="맑은 고딕"/>
          <w:u w:val="single"/>
        </w:rPr>
        <w:t xml:space="preserve">  </w:t>
      </w:r>
      <w:r>
        <w:rPr>
          <w:rFonts w:ascii="맑은 고딕" w:eastAsia="맑은 고딕"/>
        </w:rPr>
        <w:t>(이하 ‘을’이라 함)는(은) 다음과 같이 근로계약을 체결하고 이를 성실히 이행할 것을 약정한다.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40" w:hanging="240"/>
      </w:pPr>
      <w:r>
        <w:rPr>
          <w:rFonts w:ascii="맑은 고딕"/>
          <w:b/>
        </w:rPr>
        <w:t>【</w:t>
      </w:r>
      <w:r>
        <w:rPr>
          <w:rFonts w:ascii="맑은 고딕" w:eastAsia="맑은 고딕"/>
          <w:b/>
        </w:rPr>
        <w:t xml:space="preserve"> 계약기간 </w:t>
      </w:r>
      <w:r>
        <w:rPr>
          <w:rFonts w:ascii="맑은 고딕"/>
          <w:b/>
        </w:rPr>
        <w:t>】</w:t>
      </w:r>
    </w:p>
    <w:p w:rsidR="00237D64" w:rsidRDefault="009815FA">
      <w:pPr>
        <w:pStyle w:val="a3"/>
        <w:numPr>
          <w:ilvl w:val="0"/>
          <w:numId w:val="5"/>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근로계약기간은 20</w:t>
      </w:r>
      <w:r w:rsidR="00EE5789">
        <w:rPr>
          <w:rFonts w:ascii="맑은 고딕" w:eastAsia="맑은 고딕"/>
        </w:rPr>
        <w:t>24</w:t>
      </w:r>
      <w:r>
        <w:rPr>
          <w:rFonts w:ascii="맑은 고딕" w:eastAsia="맑은 고딕"/>
        </w:rPr>
        <w:t xml:space="preserve"> </w:t>
      </w:r>
      <w:proofErr w:type="gramStart"/>
      <w:r>
        <w:rPr>
          <w:rFonts w:ascii="맑은 고딕" w:eastAsia="맑은 고딕"/>
        </w:rPr>
        <w:t xml:space="preserve">년  </w:t>
      </w:r>
      <w:r w:rsidR="00EE5789" w:rsidRPr="00EE5789">
        <w:rPr>
          <w:rFonts w:ascii="맑은 고딕" w:eastAsia="맑은 고딕"/>
          <w:color w:val="FF0000"/>
        </w:rPr>
        <w:t>06</w:t>
      </w:r>
      <w:proofErr w:type="gramEnd"/>
      <w:r>
        <w:rPr>
          <w:rFonts w:ascii="맑은 고딕" w:eastAsia="맑은 고딕"/>
        </w:rPr>
        <w:t xml:space="preserve">월  </w:t>
      </w:r>
      <w:r w:rsidR="00EE5789" w:rsidRPr="00EE5789">
        <w:rPr>
          <w:rFonts w:ascii="맑은 고딕" w:eastAsia="맑은 고딕"/>
          <w:color w:val="FF0000"/>
        </w:rPr>
        <w:t>01</w:t>
      </w:r>
      <w:r>
        <w:rPr>
          <w:rFonts w:ascii="맑은 고딕" w:eastAsia="맑은 고딕"/>
        </w:rPr>
        <w:t>일부터  20</w:t>
      </w:r>
      <w:r w:rsidR="00EE5789">
        <w:rPr>
          <w:rFonts w:ascii="맑은 고딕" w:eastAsia="맑은 고딕"/>
        </w:rPr>
        <w:t>24</w:t>
      </w:r>
      <w:r>
        <w:rPr>
          <w:rFonts w:ascii="맑은 고딕" w:eastAsia="맑은 고딕"/>
        </w:rPr>
        <w:t xml:space="preserve"> 년   </w:t>
      </w:r>
      <w:r w:rsidR="00EE5789" w:rsidRPr="00EE5789">
        <w:rPr>
          <w:rFonts w:ascii="맑은 고딕" w:eastAsia="맑은 고딕"/>
          <w:color w:val="FF0000"/>
        </w:rPr>
        <w:t>09</w:t>
      </w:r>
      <w:r>
        <w:rPr>
          <w:rFonts w:ascii="맑은 고딕" w:eastAsia="맑은 고딕"/>
        </w:rPr>
        <w:t xml:space="preserve">월  </w:t>
      </w:r>
      <w:r w:rsidR="00EE5789" w:rsidRPr="00EE5789">
        <w:rPr>
          <w:rFonts w:ascii="맑은 고딕" w:eastAsia="맑은 고딕"/>
          <w:color w:val="FF0000"/>
        </w:rPr>
        <w:t>30</w:t>
      </w:r>
      <w:r>
        <w:rPr>
          <w:rFonts w:ascii="맑은 고딕" w:eastAsia="맑은 고딕"/>
        </w:rPr>
        <w:t>일까지로 한다.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40" w:hanging="240"/>
      </w:pPr>
      <w:r>
        <w:rPr>
          <w:rFonts w:ascii="맑은 고딕" w:eastAsia="맑은 고딕"/>
          <w:b/>
        </w:rPr>
        <w:t>【근무 장소 및 업무내용</w:t>
      </w:r>
      <w:r>
        <w:rPr>
          <w:rFonts w:ascii="맑은 고딕"/>
          <w:b/>
        </w:rPr>
        <w:t>】</w:t>
      </w:r>
    </w:p>
    <w:p w:rsidR="00237D64" w:rsidRDefault="009815FA">
      <w:pPr>
        <w:pStyle w:val="a3"/>
        <w:numPr>
          <w:ilvl w:val="0"/>
          <w:numId w:val="2"/>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 xml:space="preserve">‘을’의 근무 </w:t>
      </w:r>
      <w:proofErr w:type="gramStart"/>
      <w:r>
        <w:rPr>
          <w:rFonts w:ascii="맑은 고딕" w:eastAsia="맑은 고딕"/>
        </w:rPr>
        <w:t>장소 :</w:t>
      </w:r>
      <w:proofErr w:type="gramEnd"/>
      <w:r>
        <w:rPr>
          <w:rFonts w:ascii="맑은 고딕" w:eastAsia="맑은 고딕"/>
        </w:rPr>
        <w:t xml:space="preserve"> </w:t>
      </w:r>
      <w:r>
        <w:rPr>
          <w:rFonts w:ascii="맑은 고딕"/>
          <w:u w:val="single"/>
        </w:rPr>
        <w:t xml:space="preserve">  </w:t>
      </w:r>
      <w:r w:rsidR="00797FA6">
        <w:rPr>
          <w:rFonts w:ascii="맑은 고딕" w:hint="eastAsia"/>
          <w:u w:val="single"/>
        </w:rPr>
        <w:t>서울</w:t>
      </w:r>
      <w:r w:rsidR="00797FA6">
        <w:rPr>
          <w:rFonts w:ascii="맑은 고딕" w:hint="eastAsia"/>
          <w:u w:val="single"/>
        </w:rPr>
        <w:t xml:space="preserve"> </w:t>
      </w:r>
      <w:r w:rsidR="00797FA6">
        <w:rPr>
          <w:rFonts w:ascii="맑은 고딕"/>
          <w:u w:val="single"/>
        </w:rPr>
        <w:t xml:space="preserve">000 000 </w:t>
      </w:r>
      <w:r w:rsidR="00326503">
        <w:rPr>
          <w:rFonts w:ascii="맑은 고딕" w:hint="eastAsia"/>
          <w:u w:val="single"/>
        </w:rPr>
        <w:t>공사</w:t>
      </w:r>
      <w:r w:rsidR="00326503">
        <w:rPr>
          <w:rFonts w:ascii="맑은 고딕" w:hint="eastAsia"/>
          <w:u w:val="single"/>
        </w:rPr>
        <w:t xml:space="preserve"> </w:t>
      </w:r>
      <w:r w:rsidR="00326503">
        <w:rPr>
          <w:rFonts w:ascii="맑은 고딕" w:hint="eastAsia"/>
          <w:u w:val="single"/>
        </w:rPr>
        <w:t>현장</w:t>
      </w:r>
      <w:r>
        <w:rPr>
          <w:rFonts w:ascii="맑은 고딕"/>
          <w:u w:val="single"/>
        </w:rPr>
        <w:t xml:space="preserve">               </w:t>
      </w:r>
    </w:p>
    <w:p w:rsidR="00237D64" w:rsidRDefault="009815FA">
      <w:pPr>
        <w:pStyle w:val="a3"/>
        <w:numPr>
          <w:ilvl w:val="0"/>
          <w:numId w:val="2"/>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 xml:space="preserve">‘을’의 업무 </w:t>
      </w:r>
      <w:proofErr w:type="gramStart"/>
      <w:r>
        <w:rPr>
          <w:rFonts w:ascii="맑은 고딕" w:eastAsia="맑은 고딕"/>
        </w:rPr>
        <w:t>내용 :</w:t>
      </w:r>
      <w:proofErr w:type="gramEnd"/>
      <w:r>
        <w:rPr>
          <w:rFonts w:ascii="맑은 고딕" w:eastAsia="맑은 고딕"/>
        </w:rPr>
        <w:t xml:space="preserve"> </w:t>
      </w:r>
      <w:r>
        <w:rPr>
          <w:rFonts w:ascii="맑은 고딕"/>
          <w:u w:val="single"/>
        </w:rPr>
        <w:t xml:space="preserve">   </w:t>
      </w:r>
      <w:r w:rsidR="00797FA6">
        <w:rPr>
          <w:rFonts w:ascii="맑은 고딕" w:hint="eastAsia"/>
          <w:u w:val="single"/>
        </w:rPr>
        <w:t>인테리어</w:t>
      </w:r>
      <w:r w:rsidR="00797FA6">
        <w:rPr>
          <w:rFonts w:ascii="맑은 고딕" w:hint="eastAsia"/>
          <w:u w:val="single"/>
        </w:rPr>
        <w:t xml:space="preserve"> </w:t>
      </w:r>
      <w:r w:rsidR="00797FA6">
        <w:rPr>
          <w:rFonts w:ascii="맑은 고딕" w:hint="eastAsia"/>
          <w:u w:val="single"/>
        </w:rPr>
        <w:t>현장</w:t>
      </w:r>
      <w:r w:rsidR="00797FA6">
        <w:rPr>
          <w:rFonts w:ascii="맑은 고딕" w:hint="eastAsia"/>
          <w:u w:val="single"/>
        </w:rPr>
        <w:t xml:space="preserve"> </w:t>
      </w:r>
      <w:r w:rsidR="00797FA6">
        <w:rPr>
          <w:rFonts w:ascii="맑은 고딕" w:hint="eastAsia"/>
          <w:u w:val="single"/>
        </w:rPr>
        <w:t>공사</w:t>
      </w:r>
      <w:r w:rsidR="00797FA6">
        <w:rPr>
          <w:rFonts w:ascii="맑은 고딕" w:hint="eastAsia"/>
          <w:u w:val="single"/>
        </w:rPr>
        <w:t xml:space="preserve"> </w:t>
      </w:r>
      <w:r w:rsidR="00326503">
        <w:rPr>
          <w:rFonts w:ascii="맑은 고딕" w:hint="eastAsia"/>
          <w:u w:val="single"/>
        </w:rPr>
        <w:t>관리</w:t>
      </w:r>
      <w:r w:rsidR="00326503">
        <w:rPr>
          <w:rFonts w:ascii="맑은 고딕" w:hint="eastAsia"/>
          <w:u w:val="single"/>
        </w:rPr>
        <w:t xml:space="preserve"> </w:t>
      </w:r>
      <w:r>
        <w:rPr>
          <w:rFonts w:ascii="맑은 고딕"/>
          <w:u w:val="single"/>
        </w:rPr>
        <w:t xml:space="preserve">             </w:t>
      </w:r>
    </w:p>
    <w:p w:rsidR="00237D64" w:rsidRDefault="009815FA">
      <w:pPr>
        <w:pStyle w:val="a3"/>
        <w:numPr>
          <w:ilvl w:val="0"/>
          <w:numId w:val="2"/>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spacing w:val="-6"/>
        </w:rPr>
        <w:t>‘갑’은 필요한 경우 ‘을’의 근무 장소 및 업무의 변경에 대해서 합의를 통해 변경이 가능하다.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40" w:hanging="240"/>
      </w:pPr>
      <w:r>
        <w:rPr>
          <w:rFonts w:ascii="맑은 고딕" w:eastAsia="맑은 고딕"/>
          <w:b/>
        </w:rPr>
        <w:t>【근로시간 및 휴게시간</w:t>
      </w:r>
      <w:r>
        <w:rPr>
          <w:rFonts w:ascii="맑은 고딕"/>
          <w:b/>
        </w:rPr>
        <w:t>】</w:t>
      </w:r>
    </w:p>
    <w:p w:rsidR="00237D64" w:rsidRDefault="009815FA">
      <w:pPr>
        <w:pStyle w:val="a3"/>
        <w:numPr>
          <w:ilvl w:val="0"/>
          <w:numId w:val="3"/>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근로시간은 하루 최대 8시간에 휴일근무를 포함한 연장근로를 총 12시간까지 허용하여 주52시간제를 원칙으로 하며, 근무시간 및 휴게시간은 다음과 같다.</w:t>
      </w:r>
    </w:p>
    <w:tbl>
      <w:tblPr>
        <w:tblOverlap w:val="never"/>
        <w:tblW w:w="8466"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343"/>
        <w:gridCol w:w="1890"/>
        <w:gridCol w:w="1890"/>
        <w:gridCol w:w="2343"/>
      </w:tblGrid>
      <w:tr w:rsidR="00237D64">
        <w:trPr>
          <w:trHeight w:val="425"/>
        </w:trPr>
        <w:tc>
          <w:tcPr>
            <w:tcW w:w="2343" w:type="dxa"/>
            <w:tcBorders>
              <w:top w:val="single" w:sz="9" w:space="0" w:color="000000"/>
              <w:left w:val="none"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근무일</w:t>
            </w:r>
          </w:p>
        </w:tc>
        <w:tc>
          <w:tcPr>
            <w:tcW w:w="1890" w:type="dxa"/>
            <w:tcBorders>
              <w:top w:val="single" w:sz="9" w:space="0" w:color="000000"/>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시업시간</w:t>
            </w:r>
          </w:p>
        </w:tc>
        <w:tc>
          <w:tcPr>
            <w:tcW w:w="1890" w:type="dxa"/>
            <w:tcBorders>
              <w:top w:val="single" w:sz="9" w:space="0" w:color="000000"/>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종업시간</w:t>
            </w:r>
          </w:p>
        </w:tc>
        <w:tc>
          <w:tcPr>
            <w:tcW w:w="2343" w:type="dxa"/>
            <w:tcBorders>
              <w:top w:val="single" w:sz="9" w:space="0" w:color="000000"/>
              <w:left w:val="dotted" w:sz="3" w:space="0" w:color="C9CACC"/>
              <w:bottom w:val="dotted" w:sz="3" w:space="0" w:color="C9CACC"/>
              <w:right w:val="none" w:sz="3" w:space="0" w:color="C9CACC"/>
            </w:tcBorders>
            <w:shd w:val="clear" w:color="auto" w:fill="FAFAFA"/>
            <w:vAlign w:val="center"/>
          </w:tcPr>
          <w:p w:rsidR="00237D64" w:rsidRDefault="009815FA">
            <w:pPr>
              <w:pStyle w:val="a3"/>
              <w:wordWrap/>
              <w:jc w:val="center"/>
            </w:pPr>
            <w:r>
              <w:rPr>
                <w:rFonts w:eastAsia="맑은 고딕"/>
              </w:rPr>
              <w:t>휴게시간</w:t>
            </w:r>
          </w:p>
        </w:tc>
      </w:tr>
      <w:tr w:rsidR="00237D64">
        <w:trPr>
          <w:trHeight w:val="425"/>
        </w:trPr>
        <w:tc>
          <w:tcPr>
            <w:tcW w:w="2343" w:type="dxa"/>
            <w:tcBorders>
              <w:top w:val="dotted" w:sz="3" w:space="0" w:color="C9CACC"/>
              <w:left w:val="none" w:sz="3" w:space="0" w:color="C9CACC"/>
              <w:bottom w:val="single" w:sz="3" w:space="0" w:color="AEAEAE"/>
              <w:right w:val="dotted" w:sz="3" w:space="0" w:color="C9CACC"/>
            </w:tcBorders>
            <w:vAlign w:val="center"/>
          </w:tcPr>
          <w:p w:rsidR="00237D64" w:rsidRPr="0095603C" w:rsidRDefault="0095603C">
            <w:pPr>
              <w:pStyle w:val="a3"/>
              <w:wordWrap/>
              <w:jc w:val="center"/>
              <w:rPr>
                <w:color w:val="FF0000"/>
              </w:rPr>
            </w:pPr>
            <w:r w:rsidRPr="0095603C">
              <w:rPr>
                <w:rFonts w:hint="eastAsia"/>
                <w:color w:val="FF0000"/>
              </w:rPr>
              <w:t>월~토</w:t>
            </w:r>
          </w:p>
        </w:tc>
        <w:tc>
          <w:tcPr>
            <w:tcW w:w="1890" w:type="dxa"/>
            <w:tcBorders>
              <w:top w:val="dotted" w:sz="3" w:space="0" w:color="C9CACC"/>
              <w:left w:val="dotted" w:sz="3" w:space="0" w:color="C9CACC"/>
              <w:bottom w:val="single" w:sz="3" w:space="0" w:color="AEAEAE"/>
              <w:right w:val="dotted" w:sz="3" w:space="0" w:color="C9CACC"/>
            </w:tcBorders>
            <w:vAlign w:val="center"/>
          </w:tcPr>
          <w:p w:rsidR="00237D64" w:rsidRPr="0095603C" w:rsidRDefault="00D11D39">
            <w:pPr>
              <w:pStyle w:val="a3"/>
              <w:wordWrap/>
              <w:jc w:val="center"/>
              <w:rPr>
                <w:color w:val="FF0000"/>
              </w:rPr>
            </w:pPr>
            <w:r w:rsidRPr="0095603C">
              <w:rPr>
                <w:rFonts w:hint="eastAsia"/>
                <w:color w:val="FF0000"/>
              </w:rPr>
              <w:t>0</w:t>
            </w:r>
            <w:r w:rsidRPr="0095603C">
              <w:rPr>
                <w:color w:val="FF0000"/>
              </w:rPr>
              <w:t>8:00</w:t>
            </w:r>
          </w:p>
        </w:tc>
        <w:tc>
          <w:tcPr>
            <w:tcW w:w="1890" w:type="dxa"/>
            <w:tcBorders>
              <w:top w:val="dotted" w:sz="3" w:space="0" w:color="C9CACC"/>
              <w:left w:val="dotted" w:sz="3" w:space="0" w:color="C9CACC"/>
              <w:bottom w:val="single" w:sz="3" w:space="0" w:color="AEAEAE"/>
              <w:right w:val="dotted" w:sz="3" w:space="0" w:color="C9CACC"/>
            </w:tcBorders>
            <w:vAlign w:val="center"/>
          </w:tcPr>
          <w:p w:rsidR="00237D64" w:rsidRPr="0095603C" w:rsidRDefault="0095603C">
            <w:pPr>
              <w:pStyle w:val="a3"/>
              <w:wordWrap/>
              <w:jc w:val="center"/>
              <w:rPr>
                <w:color w:val="FF0000"/>
              </w:rPr>
            </w:pPr>
            <w:r w:rsidRPr="0095603C">
              <w:rPr>
                <w:rFonts w:hint="eastAsia"/>
                <w:color w:val="FF0000"/>
              </w:rPr>
              <w:t>1</w:t>
            </w:r>
            <w:r w:rsidR="00FD1CBD">
              <w:rPr>
                <w:color w:val="FF0000"/>
              </w:rPr>
              <w:t>7</w:t>
            </w:r>
            <w:r w:rsidRPr="0095603C">
              <w:rPr>
                <w:color w:val="FF0000"/>
              </w:rPr>
              <w:t>:00</w:t>
            </w:r>
          </w:p>
        </w:tc>
        <w:tc>
          <w:tcPr>
            <w:tcW w:w="2343" w:type="dxa"/>
            <w:tcBorders>
              <w:top w:val="dotted" w:sz="3" w:space="0" w:color="C9CACC"/>
              <w:left w:val="dotted" w:sz="3" w:space="0" w:color="C9CACC"/>
              <w:bottom w:val="single" w:sz="3" w:space="0" w:color="AEAEAE"/>
              <w:right w:val="none" w:sz="3" w:space="0" w:color="C9CACC"/>
            </w:tcBorders>
            <w:vAlign w:val="center"/>
          </w:tcPr>
          <w:p w:rsidR="00237D64" w:rsidRPr="0095603C" w:rsidRDefault="00D11D39">
            <w:pPr>
              <w:pStyle w:val="a3"/>
              <w:wordWrap/>
              <w:jc w:val="center"/>
              <w:rPr>
                <w:color w:val="FF0000"/>
              </w:rPr>
            </w:pPr>
            <w:r w:rsidRPr="0095603C">
              <w:rPr>
                <w:rFonts w:hint="eastAsia"/>
                <w:color w:val="FF0000"/>
              </w:rPr>
              <w:t>1시간</w:t>
            </w:r>
          </w:p>
        </w:tc>
      </w:tr>
    </w:tbl>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pPr>
    </w:p>
    <w:p w:rsidR="00237D64" w:rsidRDefault="009815FA">
      <w:pPr>
        <w:pStyle w:val="a3"/>
        <w:numPr>
          <w:ilvl w:val="0"/>
          <w:numId w:val="3"/>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휴게시간은 1일 4시간인 경우 30분, 8시간인 경우 1시간의 휴게시간을 부여한다.</w:t>
      </w:r>
    </w:p>
    <w:p w:rsidR="00237D64" w:rsidRDefault="009815FA">
      <w:pPr>
        <w:pStyle w:val="a3"/>
        <w:numPr>
          <w:ilvl w:val="0"/>
          <w:numId w:val="3"/>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근로시간 및 휴게시간은 업무사정에 따라 합의하에 변경할 수 있다.</w:t>
      </w:r>
    </w:p>
    <w:p w:rsidR="00237D64" w:rsidRDefault="009815FA">
      <w:pPr>
        <w:pStyle w:val="a3"/>
        <w:numPr>
          <w:ilvl w:val="0"/>
          <w:numId w:val="3"/>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업무수행에 필요하다고 판단되는 경우 ‘갑’은 ‘을’과 합의하에 연장근로, 야간근로, 휴일근로를 명할 수 있다.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【휴일 및 휴가</w:t>
      </w:r>
      <w:r>
        <w:rPr>
          <w:rFonts w:ascii="맑은 고딕"/>
          <w:b/>
        </w:rPr>
        <w:t>】</w:t>
      </w:r>
    </w:p>
    <w:p w:rsidR="00237D64" w:rsidRDefault="009815FA">
      <w:pPr>
        <w:pStyle w:val="a3"/>
        <w:numPr>
          <w:ilvl w:val="0"/>
          <w:numId w:val="4"/>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right="100" w:hanging="240"/>
      </w:pPr>
      <w:r>
        <w:rPr>
          <w:rFonts w:ascii="맑은 고딕" w:eastAsia="맑은 고딕"/>
        </w:rPr>
        <w:t>주휴일은 매주 일요일로 한다. 다만, ‘갑’은 필요한 경우 주휴일을 다른 날로 대체할 수 있으며, ‘을’은 이에 동의한다.</w:t>
      </w:r>
    </w:p>
    <w:p w:rsidR="00237D64" w:rsidRDefault="009815FA">
      <w:pPr>
        <w:pStyle w:val="a3"/>
        <w:numPr>
          <w:ilvl w:val="0"/>
          <w:numId w:val="4"/>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right="100" w:hanging="240"/>
      </w:pPr>
      <w:proofErr w:type="gramStart"/>
      <w:r>
        <w:rPr>
          <w:rFonts w:ascii="맑은 고딕" w:eastAsia="맑은 고딕"/>
        </w:rPr>
        <w:t>주휴일,「</w:t>
      </w:r>
      <w:proofErr w:type="gramEnd"/>
      <w:r>
        <w:rPr>
          <w:rFonts w:ascii="맑은 고딕" w:eastAsia="맑은 고딕"/>
        </w:rPr>
        <w:t xml:space="preserve">근로자의 날 제정에 관한 </w:t>
      </w:r>
      <w:proofErr w:type="spellStart"/>
      <w:r>
        <w:rPr>
          <w:rFonts w:ascii="맑은 고딕" w:eastAsia="맑은 고딕"/>
        </w:rPr>
        <w:t>법률」에</w:t>
      </w:r>
      <w:proofErr w:type="spellEnd"/>
      <w:r>
        <w:rPr>
          <w:rFonts w:ascii="맑은 고딕" w:eastAsia="맑은 고딕"/>
        </w:rPr>
        <w:t xml:space="preserve"> 따른 근로자의 날(5월 1일)</w:t>
      </w:r>
      <w:r>
        <w:rPr>
          <w:rFonts w:eastAsia="맑은 고딕"/>
        </w:rPr>
        <w:t>은</w:t>
      </w:r>
      <w:r>
        <w:rPr>
          <w:rFonts w:ascii="맑은 고딕" w:eastAsia="맑은 고딕"/>
        </w:rPr>
        <w:t xml:space="preserve"> 유급휴일로 한다. 단, 주휴일의 경우는 ‘을’이 한 주 동안 계약서에 </w:t>
      </w:r>
      <w:proofErr w:type="gramStart"/>
      <w:r>
        <w:rPr>
          <w:rFonts w:ascii="맑은 고딕" w:eastAsia="맑은 고딕"/>
        </w:rPr>
        <w:t>명시 된</w:t>
      </w:r>
      <w:proofErr w:type="gramEnd"/>
      <w:r>
        <w:rPr>
          <w:rFonts w:ascii="맑은 고딕" w:eastAsia="맑은 고딕"/>
        </w:rPr>
        <w:t xml:space="preserve"> 근로시간을 개근한 경우에 한하며, 주휴일과 유·무급 휴일이 중복되었을 경우에는 하나의 휴일만 적용한다.</w:t>
      </w:r>
    </w:p>
    <w:p w:rsidR="00237D64" w:rsidRDefault="009815FA" w:rsidP="00FD1CBD">
      <w:pPr>
        <w:pStyle w:val="a3"/>
        <w:numPr>
          <w:ilvl w:val="0"/>
          <w:numId w:val="4"/>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right="100" w:hanging="240"/>
      </w:pPr>
      <w:r>
        <w:rPr>
          <w:rFonts w:ascii="맑은 고딕" w:eastAsia="맑은 고딕"/>
        </w:rPr>
        <w:t>연차유급휴가는 「</w:t>
      </w:r>
      <w:proofErr w:type="spellStart"/>
      <w:r>
        <w:rPr>
          <w:rFonts w:ascii="맑은 고딕" w:eastAsia="맑은 고딕"/>
        </w:rPr>
        <w:t>근로기준법」에서</w:t>
      </w:r>
      <w:proofErr w:type="spellEnd"/>
      <w:r>
        <w:rPr>
          <w:rFonts w:ascii="맑은 고딕" w:eastAsia="맑은 고딕"/>
        </w:rPr>
        <w:t xml:space="preserve"> 정하는 바에 따른다.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【계약금액】</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 xml:space="preserve">계약금액은 근로계약기간동안 월급제를 원칙으로 하며, </w:t>
      </w:r>
      <w:ins w:id="1" w:author="김현주 (Hyunjoo Kim)" w:date="2024-05-23T15:52:00Z">
        <w:r w:rsidR="009247B9">
          <w:rPr>
            <w:rFonts w:ascii="맑은 고딕" w:eastAsia="맑은 고딕"/>
          </w:rPr>
          <w:t>‘</w:t>
        </w:r>
      </w:ins>
      <w:proofErr w:type="spellStart"/>
      <w:r>
        <w:rPr>
          <w:rFonts w:ascii="맑은 고딕" w:eastAsia="맑은 고딕"/>
        </w:rPr>
        <w:t>월정</w:t>
      </w:r>
      <w:proofErr w:type="spellEnd"/>
      <w:r>
        <w:rPr>
          <w:rFonts w:ascii="맑은 고딕" w:eastAsia="맑은 고딕"/>
        </w:rPr>
        <w:t xml:space="preserve"> 급여액 </w:t>
      </w:r>
      <w:proofErr w:type="gramStart"/>
      <w:ins w:id="2" w:author="김현주 (Hyunjoo Kim)" w:date="2024-05-23T15:52:00Z">
        <w:r w:rsidR="009247B9">
          <w:rPr>
            <w:rFonts w:ascii="맑은 고딕" w:eastAsia="맑은 고딕"/>
          </w:rPr>
          <w:t>‘</w:t>
        </w:r>
      </w:ins>
      <w:r>
        <w:rPr>
          <w:rFonts w:ascii="맑은 고딕" w:eastAsia="맑은 고딕"/>
          <w:u w:val="single"/>
        </w:rPr>
        <w:t xml:space="preserve">  </w:t>
      </w:r>
      <w:r w:rsidR="00326503">
        <w:rPr>
          <w:rFonts w:ascii="맑은 고딕" w:eastAsia="맑은 고딕"/>
          <w:color w:val="FF0000"/>
          <w:u w:val="single"/>
        </w:rPr>
        <w:t>00000</w:t>
      </w:r>
      <w:proofErr w:type="gramEnd"/>
      <w:r w:rsidR="00326503">
        <w:rPr>
          <w:rFonts w:ascii="맑은 고딕" w:eastAsia="맑은 고딕"/>
          <w:color w:val="FF0000"/>
          <w:u w:val="single"/>
        </w:rPr>
        <w:t xml:space="preserve"> </w:t>
      </w:r>
      <w:r>
        <w:rPr>
          <w:rFonts w:ascii="맑은 고딕" w:eastAsia="맑은 고딕"/>
          <w:u w:val="single"/>
        </w:rPr>
        <w:t>원</w:t>
      </w:r>
      <w:ins w:id="3" w:author="김현주 (Hyunjoo Kim)" w:date="2024-05-23T15:52:00Z">
        <w:r w:rsidR="009247B9">
          <w:rPr>
            <w:rFonts w:ascii="맑은 고딕" w:eastAsia="맑은 고딕" w:hint="eastAsia"/>
            <w:u w:val="single"/>
          </w:rPr>
          <w:t>(</w:t>
        </w:r>
        <w:proofErr w:type="spellStart"/>
        <w:r w:rsidR="009247B9">
          <w:rPr>
            <w:rFonts w:ascii="맑은 고딕" w:eastAsia="맑은 고딕" w:hint="eastAsia"/>
            <w:u w:val="single"/>
          </w:rPr>
          <w:t>세전</w:t>
        </w:r>
        <w:proofErr w:type="spellEnd"/>
        <w:r w:rsidR="009247B9">
          <w:rPr>
            <w:rFonts w:ascii="맑은 고딕" w:eastAsia="맑은 고딕" w:hint="eastAsia"/>
            <w:u w:val="single"/>
          </w:rPr>
          <w:t>)</w:t>
        </w:r>
      </w:ins>
      <w:r>
        <w:rPr>
          <w:rFonts w:ascii="맑은 고딕" w:eastAsia="맑은 고딕"/>
        </w:rPr>
        <w:t>으로 한다.</w:t>
      </w:r>
    </w:p>
    <w:p w:rsidR="00237D64" w:rsidRPr="0095603C"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proofErr w:type="spellStart"/>
      <w:r>
        <w:rPr>
          <w:rFonts w:ascii="맑은 고딕" w:eastAsia="맑은 고딕"/>
        </w:rPr>
        <w:t>월정</w:t>
      </w:r>
      <w:proofErr w:type="spellEnd"/>
      <w:r w:rsidR="00FD1CBD">
        <w:rPr>
          <w:rFonts w:ascii="맑은 고딕" w:eastAsia="맑은 고딕" w:hint="eastAsia"/>
        </w:rPr>
        <w:t xml:space="preserve"> </w:t>
      </w:r>
      <w:r>
        <w:rPr>
          <w:rFonts w:ascii="맑은 고딕" w:eastAsia="맑은 고딕"/>
        </w:rPr>
        <w:t xml:space="preserve">급여액의 </w:t>
      </w:r>
      <w:proofErr w:type="gramStart"/>
      <w:r>
        <w:rPr>
          <w:rFonts w:ascii="맑은 고딕" w:eastAsia="맑은 고딕"/>
        </w:rPr>
        <w:t>구성</w:t>
      </w:r>
      <w:r w:rsidR="00103D3E">
        <w:rPr>
          <w:rFonts w:ascii="맑은 고딕" w:eastAsia="맑은 고딕" w:hint="eastAsia"/>
        </w:rPr>
        <w:t xml:space="preserve"> </w:t>
      </w:r>
      <w:r w:rsidR="00103D3E">
        <w:rPr>
          <w:rFonts w:ascii="맑은 고딕" w:eastAsia="맑은 고딕"/>
        </w:rPr>
        <w:t>:</w:t>
      </w:r>
      <w:proofErr w:type="gramEnd"/>
      <w:r>
        <w:rPr>
          <w:rFonts w:ascii="맑은 고딕" w:eastAsia="맑은 고딕"/>
        </w:rPr>
        <w:t xml:space="preserve"> </w:t>
      </w:r>
      <w:r w:rsidR="0095603C">
        <w:rPr>
          <w:rFonts w:ascii="맑은 고딕" w:eastAsia="맑은 고딕" w:hint="eastAsia"/>
        </w:rPr>
        <w:t>기본급+연장근로수당+휴일근로수당의 합</w:t>
      </w:r>
      <w:r w:rsidR="00103D3E">
        <w:rPr>
          <w:rFonts w:ascii="맑은 고딕" w:eastAsia="맑은 고딕" w:hint="eastAsia"/>
        </w:rPr>
        <w:t xml:space="preserve">을 </w:t>
      </w:r>
      <w:ins w:id="4" w:author="김현주 (Hyunjoo Kim)" w:date="2024-05-23T16:00:00Z">
        <w:r w:rsidR="00B26DA0">
          <w:rPr>
            <w:rFonts w:ascii="맑은 고딕" w:eastAsia="맑은 고딕"/>
          </w:rPr>
          <w:t>‘</w:t>
        </w:r>
      </w:ins>
      <w:proofErr w:type="spellStart"/>
      <w:r w:rsidR="00103D3E">
        <w:rPr>
          <w:rFonts w:ascii="맑은 고딕" w:eastAsia="맑은 고딕" w:hint="eastAsia"/>
        </w:rPr>
        <w:t>월정</w:t>
      </w:r>
      <w:proofErr w:type="spellEnd"/>
      <w:r w:rsidR="00103D3E">
        <w:rPr>
          <w:rFonts w:ascii="맑은 고딕" w:eastAsia="맑은 고딕" w:hint="eastAsia"/>
        </w:rPr>
        <w:t xml:space="preserve"> 급여</w:t>
      </w:r>
      <w:del w:id="5" w:author="김현주 (Hyunjoo Kim)" w:date="2024-05-23T16:00:00Z">
        <w:r w:rsidR="0095603C" w:rsidDel="00B26DA0">
          <w:rPr>
            <w:rFonts w:ascii="맑은 고딕" w:eastAsia="맑은 고딕" w:hint="eastAsia"/>
          </w:rPr>
          <w:delText xml:space="preserve"> 금</w:delText>
        </w:r>
      </w:del>
      <w:r w:rsidR="0095603C">
        <w:rPr>
          <w:rFonts w:ascii="맑은 고딕" w:eastAsia="맑은 고딕" w:hint="eastAsia"/>
        </w:rPr>
        <w:t>액</w:t>
      </w:r>
      <w:ins w:id="6" w:author="김현주 (Hyunjoo Kim)" w:date="2024-05-23T16:00:00Z">
        <w:r w:rsidR="00B26DA0">
          <w:rPr>
            <w:rFonts w:ascii="맑은 고딕" w:eastAsia="맑은 고딕"/>
          </w:rPr>
          <w:t>’</w:t>
        </w:r>
      </w:ins>
      <w:proofErr w:type="spellStart"/>
      <w:r w:rsidR="0095603C">
        <w:rPr>
          <w:rFonts w:ascii="맑은 고딕" w:eastAsia="맑은 고딕" w:hint="eastAsia"/>
        </w:rPr>
        <w:t>으로</w:t>
      </w:r>
      <w:proofErr w:type="spellEnd"/>
      <w:r w:rsidR="0095603C">
        <w:rPr>
          <w:rFonts w:ascii="맑은 고딕" w:eastAsia="맑은 고딕" w:hint="eastAsia"/>
        </w:rPr>
        <w:t xml:space="preserve"> 한다.</w:t>
      </w:r>
    </w:p>
    <w:p w:rsidR="00237D64" w:rsidRDefault="0095603C"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Chars="300" w:left="600"/>
      </w:pPr>
      <w:r>
        <w:t>-</w:t>
      </w:r>
      <w:r>
        <w:rPr>
          <w:rFonts w:hint="eastAsia"/>
        </w:rPr>
        <w:t>식대는 별도</w:t>
      </w:r>
      <w:r>
        <w:t xml:space="preserve"> </w:t>
      </w:r>
      <w:proofErr w:type="gramStart"/>
      <w:r>
        <w:rPr>
          <w:rFonts w:hint="eastAsia"/>
        </w:rPr>
        <w:t xml:space="preserve">지급 </w:t>
      </w:r>
      <w:r>
        <w:t>:</w:t>
      </w:r>
      <w:proofErr w:type="gramEnd"/>
      <w:r>
        <w:t xml:space="preserve"> </w:t>
      </w:r>
      <w:r>
        <w:rPr>
          <w:rFonts w:hint="eastAsia"/>
        </w:rPr>
        <w:t>수도권 중식 지급/</w:t>
      </w:r>
      <w:r>
        <w:t xml:space="preserve"> </w:t>
      </w:r>
      <w:proofErr w:type="spellStart"/>
      <w:r>
        <w:rPr>
          <w:rFonts w:hint="eastAsia"/>
        </w:rPr>
        <w:t>야근시</w:t>
      </w:r>
      <w:proofErr w:type="spellEnd"/>
      <w:r>
        <w:rPr>
          <w:rFonts w:hint="eastAsia"/>
        </w:rPr>
        <w:t xml:space="preserve"> </w:t>
      </w:r>
      <w:proofErr w:type="spellStart"/>
      <w:r>
        <w:rPr>
          <w:rFonts w:hint="eastAsia"/>
        </w:rPr>
        <w:t>야근식대</w:t>
      </w:r>
      <w:proofErr w:type="spellEnd"/>
      <w:r>
        <w:rPr>
          <w:rFonts w:hint="eastAsia"/>
        </w:rPr>
        <w:t xml:space="preserve"> 지급</w:t>
      </w:r>
      <w:r>
        <w:br/>
      </w:r>
      <w:r w:rsidR="00103D3E">
        <w:t>-</w:t>
      </w:r>
      <w:r>
        <w:t xml:space="preserve"> </w:t>
      </w:r>
      <w:r w:rsidR="00326503">
        <w:rPr>
          <w:rFonts w:hint="eastAsia"/>
        </w:rPr>
        <w:t xml:space="preserve">원거리 및 </w:t>
      </w:r>
      <w:r w:rsidR="000D2D36">
        <w:rPr>
          <w:rFonts w:hint="eastAsia"/>
        </w:rPr>
        <w:t>숙박</w:t>
      </w:r>
      <w:r w:rsidR="00326503">
        <w:rPr>
          <w:rFonts w:hint="eastAsia"/>
        </w:rPr>
        <w:t>이 필요한 경우</w:t>
      </w:r>
      <w:r>
        <w:rPr>
          <w:rFonts w:hint="eastAsia"/>
        </w:rPr>
        <w:t xml:space="preserve"> 별도 </w:t>
      </w:r>
      <w:r w:rsidR="00326503">
        <w:rPr>
          <w:rFonts w:hint="eastAsia"/>
        </w:rPr>
        <w:t>실비</w:t>
      </w:r>
      <w:r>
        <w:rPr>
          <w:rFonts w:hint="eastAsia"/>
        </w:rPr>
        <w:t>지급</w:t>
      </w:r>
      <w:r w:rsidR="00326503">
        <w:rPr>
          <w:rFonts w:hint="eastAsia"/>
        </w:rPr>
        <w:t>(식대:</w:t>
      </w:r>
      <w:r w:rsidR="00326503">
        <w:t xml:space="preserve"> </w:t>
      </w:r>
      <w:r w:rsidR="00326503">
        <w:rPr>
          <w:rFonts w:hint="eastAsia"/>
        </w:rPr>
        <w:t>조.중.석 지급)</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spacing w:val="-3"/>
        </w:rPr>
        <w:t>기본급은 월 소정근로시간에 대한 통상임금으로써 제 수당의 산정기준이 된다.</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상기 약정한 시간외 근로시간을 초과하는 실제근로를 하는 경우 그 초과한 부분에 대한 별도의 수당을 지급한다.</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식대는 복리후생비로써, ‘을’의 근무기간이 1월 이상인 경우, 매월 15일 이상 출근한 경우에 지급된다.</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‘을’의 귀책사유로 인하여 근무하지 아니한 기간은 일할 산정하여 급여에서 공제하며, 결근, 지각, 외출, 조퇴, 병가 등 근무하지 아니한 시간은 급여에서 당해 시간에 해당하는 금액을 공제한다.</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 xml:space="preserve">임금은 </w:t>
      </w:r>
      <w:ins w:id="7" w:author="김현주 (Hyunjoo Kim)" w:date="2024-05-23T15:52:00Z">
        <w:r w:rsidR="009247B9">
          <w:rPr>
            <w:rFonts w:ascii="맑은 고딕" w:eastAsia="맑은 고딕" w:hint="eastAsia"/>
          </w:rPr>
          <w:t xml:space="preserve">위 </w:t>
        </w:r>
      </w:ins>
      <w:ins w:id="8" w:author="김현주 (Hyunjoo Kim)" w:date="2024-05-23T15:53:00Z">
        <w:r w:rsidR="009247B9">
          <w:rPr>
            <w:rFonts w:ascii="맑은 고딕" w:eastAsia="맑은 고딕"/>
          </w:rPr>
          <w:t>‘</w:t>
        </w:r>
      </w:ins>
      <w:proofErr w:type="spellStart"/>
      <w:r>
        <w:rPr>
          <w:rFonts w:ascii="맑은 고딕" w:eastAsia="맑은 고딕"/>
        </w:rPr>
        <w:t>월</w:t>
      </w:r>
      <w:ins w:id="9" w:author="김현주 (Hyunjoo Kim)" w:date="2024-05-23T15:53:00Z">
        <w:r w:rsidR="009247B9">
          <w:rPr>
            <w:rFonts w:ascii="맑은 고딕" w:eastAsia="맑은 고딕" w:hint="eastAsia"/>
          </w:rPr>
          <w:t>정</w:t>
        </w:r>
        <w:proofErr w:type="spellEnd"/>
        <w:r w:rsidR="009247B9">
          <w:rPr>
            <w:rFonts w:ascii="맑은 고딕" w:eastAsia="맑은 고딕" w:hint="eastAsia"/>
          </w:rPr>
          <w:t xml:space="preserve"> </w:t>
        </w:r>
        <w:proofErr w:type="spellStart"/>
        <w:r w:rsidR="009247B9">
          <w:rPr>
            <w:rFonts w:ascii="맑은 고딕" w:eastAsia="맑은 고딕" w:hint="eastAsia"/>
          </w:rPr>
          <w:t>금여액</w:t>
        </w:r>
        <w:proofErr w:type="spellEnd"/>
        <w:r w:rsidR="009247B9">
          <w:rPr>
            <w:rFonts w:ascii="맑은 고딕" w:eastAsia="맑은 고딕"/>
          </w:rPr>
          <w:t>’</w:t>
        </w:r>
      </w:ins>
      <w:r>
        <w:rPr>
          <w:rFonts w:ascii="맑은 고딕" w:eastAsia="맑은 고딕"/>
        </w:rPr>
        <w:t xml:space="preserve"> 지급총액에서 4대보험료, 소득세, 지방소득세를 공제한 후 매월 임금 </w:t>
      </w:r>
      <w:r>
        <w:rPr>
          <w:rFonts w:ascii="맑은 고딕" w:eastAsia="맑은 고딕"/>
        </w:rPr>
        <w:lastRenderedPageBreak/>
        <w:t>지급일에 지급한다.</w:t>
      </w:r>
    </w:p>
    <w:p w:rsidR="00237D64" w:rsidRDefault="009815FA">
      <w:pPr>
        <w:pStyle w:val="a3"/>
        <w:numPr>
          <w:ilvl w:val="0"/>
          <w:numId w:val="7"/>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hanging="240"/>
      </w:pPr>
      <w:r>
        <w:rPr>
          <w:rFonts w:ascii="맑은 고딕" w:eastAsia="맑은 고딕"/>
        </w:rPr>
        <w:t xml:space="preserve">임금계산기간은 당월 </w:t>
      </w:r>
      <w:r w:rsidR="00EE5789" w:rsidRPr="00EE5789">
        <w:rPr>
          <w:rFonts w:ascii="맑은 고딕" w:eastAsia="맑은 고딕"/>
          <w:color w:val="FF0000"/>
        </w:rPr>
        <w:t>01</w:t>
      </w:r>
      <w:r>
        <w:rPr>
          <w:rFonts w:ascii="맑은 고딕" w:eastAsia="맑은 고딕"/>
        </w:rPr>
        <w:t xml:space="preserve">일부터 </w:t>
      </w:r>
      <w:proofErr w:type="gramStart"/>
      <w:r>
        <w:rPr>
          <w:rFonts w:ascii="맑은 고딕" w:eastAsia="맑은 고딕"/>
        </w:rPr>
        <w:t xml:space="preserve">당월  </w:t>
      </w:r>
      <w:proofErr w:type="spellStart"/>
      <w:r w:rsidR="00EE5789" w:rsidRPr="00EE5789">
        <w:rPr>
          <w:rFonts w:ascii="맑은 고딕" w:eastAsia="맑은 고딕" w:hint="eastAsia"/>
          <w:color w:val="FF0000"/>
        </w:rPr>
        <w:t>말일</w:t>
      </w:r>
      <w:r>
        <w:rPr>
          <w:rFonts w:ascii="맑은 고딕" w:eastAsia="맑은 고딕"/>
        </w:rPr>
        <w:t>일까지로</w:t>
      </w:r>
      <w:proofErr w:type="spellEnd"/>
      <w:proofErr w:type="gramEnd"/>
      <w:r>
        <w:rPr>
          <w:rFonts w:ascii="맑은 고딕" w:eastAsia="맑은 고딕"/>
        </w:rPr>
        <w:t xml:space="preserve"> 하며, 익월  </w:t>
      </w:r>
      <w:r w:rsidR="00EE5789" w:rsidRPr="00EE5789">
        <w:rPr>
          <w:rFonts w:ascii="맑은 고딕" w:eastAsia="맑은 고딕"/>
          <w:color w:val="FF0000"/>
        </w:rPr>
        <w:t>10</w:t>
      </w:r>
      <w:r>
        <w:rPr>
          <w:rFonts w:ascii="맑은 고딕" w:eastAsia="맑은 고딕"/>
        </w:rPr>
        <w:t>일 근로자의 계좌로 전액 입금 한다. 다만, 지급일이 토요일 또는 공휴일인 경우에는 그 전날 또는 다음날에 지급한다.</w:t>
      </w:r>
    </w:p>
    <w:p w:rsidR="00237D64" w:rsidRDefault="00237D64"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44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【퇴직급여】</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rPr>
          <w:ins w:id="10" w:author="김현주 (Hyunjoo Kim)" w:date="2024-05-23T16:06:00Z"/>
          <w:rFonts w:ascii="맑은 고딕" w:eastAsia="맑은 고딕"/>
        </w:rPr>
      </w:pPr>
      <w:r>
        <w:rPr>
          <w:rFonts w:ascii="맑은 고딕" w:eastAsia="맑은 고딕"/>
        </w:rPr>
        <w:t xml:space="preserve">‘갑’은 ‘을’의 퇴직 시에 </w:t>
      </w:r>
      <w:ins w:id="11" w:author="김현주 (Hyunjoo Kim)" w:date="2024-05-23T15:58:00Z">
        <w:r w:rsidR="00B26DA0">
          <w:rPr>
            <w:rFonts w:ascii="맑은 고딕" w:eastAsia="맑은 고딕" w:hint="eastAsia"/>
          </w:rPr>
          <w:t>계속</w:t>
        </w:r>
      </w:ins>
      <w:r>
        <w:rPr>
          <w:rFonts w:ascii="맑은 고딕" w:eastAsia="맑은 고딕"/>
        </w:rPr>
        <w:t>근로</w:t>
      </w:r>
      <w:ins w:id="12" w:author="김현주 (Hyunjoo Kim)" w:date="2024-05-23T15:58:00Z">
        <w:r w:rsidR="00B26DA0">
          <w:rPr>
            <w:rFonts w:ascii="맑은 고딕" w:eastAsia="맑은 고딕" w:hint="eastAsia"/>
          </w:rPr>
          <w:t>기간</w:t>
        </w:r>
      </w:ins>
      <w:del w:id="13" w:author="김현주 (Hyunjoo Kim)" w:date="2024-05-23T15:58:00Z">
        <w:r w:rsidDel="00B26DA0">
          <w:rPr>
            <w:rFonts w:ascii="맑은 고딕" w:eastAsia="맑은 고딕"/>
          </w:rPr>
          <w:delText>연수</w:delText>
        </w:r>
      </w:del>
      <w:r>
        <w:rPr>
          <w:rFonts w:ascii="맑은 고딕" w:eastAsia="맑은 고딕"/>
        </w:rPr>
        <w:t xml:space="preserve"> 1년에 대하여 평균임금 30일분의 퇴직금을 지급하며, 퇴직금은 퇴사 시 일시금으로 지급되거나 퇴직연금으로 지급된다. 그 외에 퇴직금 지급에 관한 사항은 노동관계법에 정하는 바에 의한다.</w:t>
      </w:r>
    </w:p>
    <w:p w:rsidR="003D56EA" w:rsidRDefault="003D56E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rPr>
          <w:ins w:id="14" w:author="김현주 (Hyunjoo Kim)" w:date="2024-05-23T16:06:00Z"/>
        </w:rPr>
      </w:pPr>
    </w:p>
    <w:p w:rsidR="003D56EA" w:rsidRDefault="003D56EA" w:rsidP="003D56EA">
      <w:pPr>
        <w:rPr>
          <w:ins w:id="15" w:author="김현주 (Hyunjoo Kim)" w:date="2024-05-23T16:06:00Z"/>
        </w:rPr>
      </w:pPr>
      <w:proofErr w:type="gramStart"/>
      <w:ins w:id="16" w:author="김현주 (Hyunjoo Kim)" w:date="2024-05-23T16:06:00Z">
        <w:r>
          <w:rPr>
            <w:rFonts w:hint="eastAsia"/>
            <w:b/>
            <w:bCs/>
          </w:rPr>
          <w:t xml:space="preserve">제 </w:t>
        </w:r>
        <w:r>
          <w:rPr>
            <w:b/>
            <w:bCs/>
          </w:rPr>
          <w:t>6</w:t>
        </w:r>
        <w:proofErr w:type="gramEnd"/>
        <w:r>
          <w:rPr>
            <w:rFonts w:hint="eastAsia"/>
            <w:b/>
            <w:bCs/>
          </w:rPr>
          <w:t xml:space="preserve"> 조</w:t>
        </w:r>
        <w:r>
          <w:rPr>
            <w:rFonts w:hint="eastAsia"/>
            <w:b/>
            <w:bCs/>
          </w:rPr>
          <w:t xml:space="preserve">의 </w:t>
        </w:r>
        <w:r>
          <w:rPr>
            <w:b/>
            <w:bCs/>
          </w:rPr>
          <w:t xml:space="preserve">1 </w:t>
        </w:r>
        <w:r>
          <w:rPr>
            <w:rFonts w:hint="eastAsia"/>
            <w:b/>
            <w:bCs/>
          </w:rPr>
          <w:t>【안전보건】</w:t>
        </w:r>
      </w:ins>
    </w:p>
    <w:p w:rsidR="003D56EA" w:rsidRPr="00446893" w:rsidRDefault="00446893" w:rsidP="003D56EA">
      <w:pPr>
        <w:pStyle w:val="aa"/>
        <w:spacing w:line="264" w:lineRule="auto"/>
        <w:ind w:firstLine="200"/>
        <w:rPr>
          <w:ins w:id="17" w:author="김현주 (Hyunjoo Kim)" w:date="2024-05-23T16:06:00Z"/>
          <w:rFonts w:ascii="맑은 고딕" w:eastAsia="맑은 고딕" w:hAnsiTheme="minorHAnsi" w:cstheme="minorBidi" w:hint="eastAsia"/>
          <w:sz w:val="20"/>
          <w:shd w:val="clear" w:color="000000" w:fill="auto"/>
          <w:rPrChange w:id="18" w:author="김현주 (Hyunjoo Kim)" w:date="2024-05-23T16:08:00Z">
            <w:rPr>
              <w:ins w:id="19" w:author="김현주 (Hyunjoo Kim)" w:date="2024-05-23T16:06:00Z"/>
              <w:rFonts w:hint="eastAsia"/>
            </w:rPr>
          </w:rPrChange>
        </w:rPr>
      </w:pPr>
      <w:ins w:id="20" w:author="김현주 (Hyunjoo Kim)" w:date="2024-05-23T16:07:00Z">
        <w:r w:rsidRPr="00446893">
          <w:rPr>
            <w:rFonts w:ascii="맑은 고딕" w:eastAsia="맑은 고딕" w:hAnsiTheme="minorHAnsi" w:cstheme="minorBidi" w:hint="eastAsia"/>
            <w:sz w:val="20"/>
            <w:shd w:val="clear" w:color="000000" w:fill="auto"/>
            <w:rPrChange w:id="21" w:author="김현주 (Hyunjoo Kim)" w:date="2024-05-23T16:08:00Z">
              <w:rPr>
                <w:rFonts w:hint="eastAsia"/>
              </w:rPr>
            </w:rPrChange>
          </w:rPr>
          <w:t>①</w:t>
        </w:r>
      </w:ins>
      <w:ins w:id="22" w:author="김현주 (Hyunjoo Kim)" w:date="2024-05-23T16:06:00Z">
        <w:r w:rsidR="003D56EA" w:rsidRPr="00446893">
          <w:rPr>
            <w:rFonts w:ascii="맑은 고딕" w:eastAsia="맑은 고딕" w:hAnsiTheme="minorHAnsi" w:cstheme="minorBidi" w:hint="eastAsia"/>
            <w:sz w:val="20"/>
            <w:shd w:val="clear" w:color="000000" w:fill="auto"/>
            <w:rPrChange w:id="23" w:author="김현주 (Hyunjoo Kim)" w:date="2024-05-23T16:08:00Z">
              <w:rPr>
                <w:rFonts w:hint="eastAsia"/>
              </w:rPr>
            </w:rPrChange>
          </w:rPr>
          <w:t xml:space="preserve"> </w:t>
        </w:r>
        <w:r w:rsidR="003D56EA" w:rsidRPr="00446893">
          <w:rPr>
            <w:rFonts w:ascii="맑은 고딕" w:eastAsia="맑은 고딕" w:hAnsiTheme="minorHAnsi" w:cstheme="minorBidi"/>
            <w:sz w:val="20"/>
            <w:shd w:val="clear" w:color="000000" w:fill="auto"/>
            <w:rPrChange w:id="24" w:author="김현주 (Hyunjoo Kim)" w:date="2024-05-23T16:08:00Z">
              <w:rPr/>
            </w:rPrChange>
          </w:rPr>
          <w:t>“</w:t>
        </w:r>
        <w:r w:rsidR="003D56EA" w:rsidRPr="00446893">
          <w:rPr>
            <w:rFonts w:ascii="맑은 고딕" w:eastAsia="맑은 고딕" w:hAnsiTheme="minorHAnsi" w:cstheme="minorBidi" w:hint="eastAsia"/>
            <w:sz w:val="20"/>
            <w:shd w:val="clear" w:color="000000" w:fill="auto"/>
            <w:rPrChange w:id="25" w:author="김현주 (Hyunjoo Kim)" w:date="2024-05-23T16:08:00Z">
              <w:rPr>
                <w:rFonts w:hint="eastAsia"/>
              </w:rPr>
            </w:rPrChange>
          </w:rPr>
          <w:t>갑</w:t>
        </w:r>
        <w:r w:rsidR="003D56EA" w:rsidRPr="00446893">
          <w:rPr>
            <w:rFonts w:ascii="맑은 고딕" w:eastAsia="맑은 고딕" w:hAnsiTheme="minorHAnsi" w:cstheme="minorBidi"/>
            <w:sz w:val="20"/>
            <w:shd w:val="clear" w:color="000000" w:fill="auto"/>
            <w:rPrChange w:id="26" w:author="김현주 (Hyunjoo Kim)" w:date="2024-05-23T16:08:00Z">
              <w:rPr/>
            </w:rPrChange>
          </w:rPr>
          <w:t>”</w:t>
        </w:r>
        <w:r w:rsidR="003D56EA" w:rsidRPr="00446893">
          <w:rPr>
            <w:rFonts w:ascii="맑은 고딕" w:eastAsia="맑은 고딕" w:hAnsiTheme="minorHAnsi" w:cstheme="minorBidi" w:hint="eastAsia"/>
            <w:sz w:val="20"/>
            <w:shd w:val="clear" w:color="000000" w:fill="auto"/>
            <w:rPrChange w:id="27" w:author="김현주 (Hyunjoo Kim)" w:date="2024-05-23T16:08:00Z">
              <w:rPr>
                <w:rFonts w:hint="eastAsia"/>
              </w:rPr>
            </w:rPrChange>
          </w:rPr>
          <w:t>은</w:t>
        </w:r>
        <w:r w:rsidR="003D56EA" w:rsidRPr="00446893">
          <w:rPr>
            <w:rFonts w:ascii="맑은 고딕" w:eastAsia="맑은 고딕" w:hAnsiTheme="minorHAnsi" w:cstheme="minorBidi" w:hint="eastAsia"/>
            <w:sz w:val="20"/>
            <w:shd w:val="clear" w:color="000000" w:fill="auto"/>
            <w:rPrChange w:id="28" w:author="김현주 (Hyunjoo Kim)" w:date="2024-05-23T16:08:00Z">
              <w:rPr>
                <w:rFonts w:hint="eastAsia"/>
              </w:rPr>
            </w:rPrChange>
          </w:rPr>
          <w:t xml:space="preserve"> </w:t>
        </w:r>
        <w:r w:rsidR="003D56EA" w:rsidRPr="00446893">
          <w:rPr>
            <w:rFonts w:ascii="맑은 고딕" w:eastAsia="맑은 고딕" w:hAnsiTheme="minorHAnsi" w:cstheme="minorBidi"/>
            <w:sz w:val="20"/>
            <w:shd w:val="clear" w:color="000000" w:fill="auto"/>
            <w:rPrChange w:id="29" w:author="김현주 (Hyunjoo Kim)" w:date="2024-05-23T16:08:00Z">
              <w:rPr/>
            </w:rPrChange>
          </w:rPr>
          <w:t>“</w:t>
        </w:r>
        <w:r w:rsidR="003D56EA" w:rsidRPr="00446893">
          <w:rPr>
            <w:rFonts w:ascii="맑은 고딕" w:eastAsia="맑은 고딕" w:hAnsiTheme="minorHAnsi" w:cstheme="minorBidi" w:hint="eastAsia"/>
            <w:sz w:val="20"/>
            <w:shd w:val="clear" w:color="000000" w:fill="auto"/>
            <w:rPrChange w:id="30" w:author="김현주 (Hyunjoo Kim)" w:date="2024-05-23T16:08:00Z">
              <w:rPr>
                <w:rFonts w:hint="eastAsia"/>
              </w:rPr>
            </w:rPrChange>
          </w:rPr>
          <w:t>을</w:t>
        </w:r>
        <w:r w:rsidR="003D56EA" w:rsidRPr="00446893">
          <w:rPr>
            <w:rFonts w:ascii="맑은 고딕" w:eastAsia="맑은 고딕" w:hAnsiTheme="minorHAnsi" w:cstheme="minorBidi"/>
            <w:sz w:val="20"/>
            <w:shd w:val="clear" w:color="000000" w:fill="auto"/>
            <w:rPrChange w:id="31" w:author="김현주 (Hyunjoo Kim)" w:date="2024-05-23T16:08:00Z">
              <w:rPr/>
            </w:rPrChange>
          </w:rPr>
          <w:t>”</w:t>
        </w:r>
        <w:r w:rsidR="003D56EA" w:rsidRPr="00446893">
          <w:rPr>
            <w:rFonts w:ascii="맑은 고딕" w:eastAsia="맑은 고딕" w:hAnsiTheme="minorHAnsi" w:cstheme="minorBidi" w:hint="eastAsia"/>
            <w:sz w:val="20"/>
            <w:shd w:val="clear" w:color="000000" w:fill="auto"/>
            <w:rPrChange w:id="32" w:author="김현주 (Hyunjoo Kim)" w:date="2024-05-23T16:08:00Z">
              <w:rPr>
                <w:rFonts w:hint="eastAsia"/>
              </w:rPr>
            </w:rPrChange>
          </w:rPr>
          <w:t>에게 작업에 필요한 안전보호구를 무상으로 지급한다.</w:t>
        </w:r>
      </w:ins>
    </w:p>
    <w:p w:rsidR="003D56EA" w:rsidRPr="00446893" w:rsidRDefault="00446893" w:rsidP="003D56EA">
      <w:pPr>
        <w:pStyle w:val="aa"/>
        <w:spacing w:line="264" w:lineRule="auto"/>
        <w:ind w:left="488" w:hanging="288"/>
        <w:rPr>
          <w:ins w:id="33" w:author="김현주 (Hyunjoo Kim)" w:date="2024-05-23T16:06:00Z"/>
          <w:rFonts w:ascii="맑은 고딕" w:eastAsia="맑은 고딕" w:hAnsiTheme="minorHAnsi" w:cstheme="minorBidi" w:hint="eastAsia"/>
          <w:sz w:val="20"/>
          <w:shd w:val="clear" w:color="000000" w:fill="auto"/>
          <w:rPrChange w:id="34" w:author="김현주 (Hyunjoo Kim)" w:date="2024-05-23T16:08:00Z">
            <w:rPr>
              <w:ins w:id="35" w:author="김현주 (Hyunjoo Kim)" w:date="2024-05-23T16:06:00Z"/>
              <w:rFonts w:hint="eastAsia"/>
            </w:rPr>
          </w:rPrChange>
        </w:rPr>
      </w:pPr>
      <w:ins w:id="36" w:author="김현주 (Hyunjoo Kim)" w:date="2024-05-23T16:08:00Z">
        <w:r w:rsidRPr="00446893">
          <w:rPr>
            <w:rFonts w:ascii="맑은 고딕" w:eastAsia="맑은 고딕" w:hAnsiTheme="minorHAnsi" w:cstheme="minorBidi" w:hint="eastAsia"/>
            <w:sz w:val="20"/>
            <w:shd w:val="clear" w:color="000000" w:fill="auto"/>
            <w:rPrChange w:id="37" w:author="김현주 (Hyunjoo Kim)" w:date="2024-05-23T16:08:00Z">
              <w:rPr>
                <w:rFonts w:hint="eastAsia"/>
              </w:rPr>
            </w:rPrChange>
          </w:rPr>
          <w:t>②</w:t>
        </w:r>
      </w:ins>
      <w:ins w:id="38" w:author="김현주 (Hyunjoo Kim)" w:date="2024-05-23T16:06:00Z">
        <w:r w:rsidR="003D56EA" w:rsidRPr="00446893">
          <w:rPr>
            <w:rFonts w:ascii="맑은 고딕" w:eastAsia="맑은 고딕" w:hAnsiTheme="minorHAnsi" w:cstheme="minorBidi" w:hint="eastAsia"/>
            <w:sz w:val="20"/>
            <w:shd w:val="clear" w:color="000000" w:fill="auto"/>
            <w:rPrChange w:id="39" w:author="김현주 (Hyunjoo Kim)" w:date="2024-05-23T16:08:00Z">
              <w:rPr>
                <w:rFonts w:hint="eastAsia"/>
              </w:rPr>
            </w:rPrChange>
          </w:rPr>
          <w:t xml:space="preserve"> </w:t>
        </w:r>
        <w:r w:rsidR="003D56EA" w:rsidRPr="00446893">
          <w:rPr>
            <w:rFonts w:ascii="맑은 고딕" w:eastAsia="맑은 고딕" w:hAnsiTheme="minorHAnsi" w:cstheme="minorBidi"/>
            <w:sz w:val="20"/>
            <w:shd w:val="clear" w:color="000000" w:fill="auto"/>
            <w:rPrChange w:id="40" w:author="김현주 (Hyunjoo Kim)" w:date="2024-05-23T16:08:00Z">
              <w:rPr/>
            </w:rPrChange>
          </w:rPr>
          <w:t>“</w:t>
        </w:r>
      </w:ins>
      <w:ins w:id="41" w:author="김현주 (Hyunjoo Kim)" w:date="2024-05-23T16:07:00Z">
        <w:r w:rsidRPr="00446893">
          <w:rPr>
            <w:rFonts w:ascii="맑은 고딕" w:eastAsia="맑은 고딕" w:hAnsiTheme="minorHAnsi" w:cstheme="minorBidi" w:hint="eastAsia"/>
            <w:sz w:val="20"/>
            <w:shd w:val="clear" w:color="000000" w:fill="auto"/>
            <w:rPrChange w:id="42" w:author="김현주 (Hyunjoo Kim)" w:date="2024-05-23T16:08:00Z">
              <w:rPr>
                <w:rFonts w:hint="eastAsia"/>
              </w:rPr>
            </w:rPrChange>
          </w:rPr>
          <w:t>을</w:t>
        </w:r>
      </w:ins>
      <w:ins w:id="43" w:author="김현주 (Hyunjoo Kim)" w:date="2024-05-23T16:06:00Z">
        <w:r w:rsidR="003D56EA" w:rsidRPr="00446893">
          <w:rPr>
            <w:rFonts w:ascii="맑은 고딕" w:eastAsia="맑은 고딕" w:hAnsiTheme="minorHAnsi" w:cstheme="minorBidi"/>
            <w:sz w:val="20"/>
            <w:shd w:val="clear" w:color="000000" w:fill="auto"/>
            <w:rPrChange w:id="44" w:author="김현주 (Hyunjoo Kim)" w:date="2024-05-23T16:08:00Z">
              <w:rPr/>
            </w:rPrChange>
          </w:rPr>
          <w:t>”</w:t>
        </w:r>
        <w:r w:rsidR="003D56EA" w:rsidRPr="00446893">
          <w:rPr>
            <w:rFonts w:ascii="맑은 고딕" w:eastAsia="맑은 고딕" w:hAnsiTheme="minorHAnsi" w:cstheme="minorBidi" w:hint="eastAsia"/>
            <w:sz w:val="20"/>
            <w:shd w:val="clear" w:color="000000" w:fill="auto"/>
            <w:rPrChange w:id="45" w:author="김현주 (Hyunjoo Kim)" w:date="2024-05-23T16:08:00Z">
              <w:rPr>
                <w:rFonts w:hint="eastAsia"/>
              </w:rPr>
            </w:rPrChange>
          </w:rPr>
          <w:t xml:space="preserve">의 고의, 과실, 업무 외의 사유로 인한 재해에 대하여는 </w:t>
        </w:r>
      </w:ins>
      <w:ins w:id="46" w:author="김현주 (Hyunjoo Kim)" w:date="2024-05-23T16:07:00Z">
        <w:r w:rsidRPr="00446893">
          <w:rPr>
            <w:rFonts w:ascii="맑은 고딕" w:eastAsia="맑은 고딕" w:hAnsiTheme="minorHAnsi" w:cstheme="minorBidi"/>
            <w:sz w:val="20"/>
            <w:shd w:val="clear" w:color="000000" w:fill="auto"/>
            <w:rPrChange w:id="47" w:author="김현주 (Hyunjoo Kim)" w:date="2024-05-23T16:08:00Z">
              <w:rPr/>
            </w:rPrChange>
          </w:rPr>
          <w:t>“</w:t>
        </w:r>
        <w:r w:rsidRPr="00446893">
          <w:rPr>
            <w:rFonts w:ascii="맑은 고딕" w:eastAsia="맑은 고딕" w:hAnsiTheme="minorHAnsi" w:cstheme="minorBidi" w:hint="eastAsia"/>
            <w:sz w:val="20"/>
            <w:shd w:val="clear" w:color="000000" w:fill="auto"/>
            <w:rPrChange w:id="48" w:author="김현주 (Hyunjoo Kim)" w:date="2024-05-23T16:08:00Z">
              <w:rPr>
                <w:rFonts w:hint="eastAsia"/>
              </w:rPr>
            </w:rPrChange>
          </w:rPr>
          <w:t>을</w:t>
        </w:r>
        <w:r w:rsidRPr="00446893">
          <w:rPr>
            <w:rFonts w:ascii="맑은 고딕" w:eastAsia="맑은 고딕" w:hAnsiTheme="minorHAnsi" w:cstheme="minorBidi"/>
            <w:sz w:val="20"/>
            <w:shd w:val="clear" w:color="000000" w:fill="auto"/>
            <w:rPrChange w:id="49" w:author="김현주 (Hyunjoo Kim)" w:date="2024-05-23T16:08:00Z">
              <w:rPr/>
            </w:rPrChange>
          </w:rPr>
          <w:t>”</w:t>
        </w:r>
        <w:r w:rsidRPr="00446893">
          <w:rPr>
            <w:rFonts w:ascii="맑은 고딕" w:eastAsia="맑은 고딕" w:hAnsiTheme="minorHAnsi" w:cstheme="minorBidi" w:hint="eastAsia"/>
            <w:sz w:val="20"/>
            <w:shd w:val="clear" w:color="000000" w:fill="auto"/>
            <w:rPrChange w:id="50" w:author="김현주 (Hyunjoo Kim)" w:date="2024-05-23T16:08:00Z">
              <w:rPr>
                <w:rFonts w:hint="eastAsia"/>
              </w:rPr>
            </w:rPrChange>
          </w:rPr>
          <w:t xml:space="preserve">이 책임지며 </w:t>
        </w:r>
      </w:ins>
      <w:ins w:id="51" w:author="김현주 (Hyunjoo Kim)" w:date="2024-05-23T16:06:00Z">
        <w:r w:rsidR="003D56EA" w:rsidRPr="00446893">
          <w:rPr>
            <w:rFonts w:ascii="맑은 고딕" w:eastAsia="맑은 고딕" w:hAnsiTheme="minorHAnsi" w:cstheme="minorBidi" w:hint="eastAsia"/>
            <w:sz w:val="20"/>
            <w:shd w:val="clear" w:color="000000" w:fill="auto"/>
            <w:rPrChange w:id="52" w:author="김현주 (Hyunjoo Kim)" w:date="2024-05-23T16:08:00Z">
              <w:rPr>
                <w:rFonts w:hint="eastAsia"/>
              </w:rPr>
            </w:rPrChange>
          </w:rPr>
          <w:t>안전보건관리규정에 따른 처벌을 받는다.</w:t>
        </w:r>
      </w:ins>
    </w:p>
    <w:p w:rsidR="003D56EA" w:rsidRPr="00446893" w:rsidRDefault="003D56EA" w:rsidP="00446893">
      <w:pPr>
        <w:pStyle w:val="aa"/>
        <w:numPr>
          <w:ilvl w:val="0"/>
          <w:numId w:val="4"/>
        </w:numPr>
        <w:spacing w:line="264" w:lineRule="auto"/>
        <w:ind w:left="483" w:hanging="283"/>
        <w:rPr>
          <w:ins w:id="53" w:author="김현주 (Hyunjoo Kim)" w:date="2024-05-23T16:06:00Z"/>
          <w:rFonts w:ascii="맑은 고딕" w:eastAsia="맑은 고딕" w:hAnsiTheme="minorHAnsi" w:cstheme="minorBidi" w:hint="eastAsia"/>
          <w:sz w:val="20"/>
          <w:shd w:val="clear" w:color="000000" w:fill="auto"/>
          <w:rPrChange w:id="54" w:author="김현주 (Hyunjoo Kim)" w:date="2024-05-23T16:08:00Z">
            <w:rPr>
              <w:ins w:id="55" w:author="김현주 (Hyunjoo Kim)" w:date="2024-05-23T16:06:00Z"/>
              <w:rFonts w:hint="eastAsia"/>
            </w:rPr>
          </w:rPrChange>
        </w:rPr>
        <w:pPrChange w:id="56" w:author="김현주 (Hyunjoo Kim)" w:date="2024-05-23T16:08:00Z">
          <w:pPr>
            <w:pStyle w:val="aa"/>
            <w:spacing w:line="264" w:lineRule="auto"/>
            <w:ind w:left="483" w:hanging="283"/>
          </w:pPr>
        </w:pPrChange>
      </w:pPr>
      <w:ins w:id="57" w:author="김현주 (Hyunjoo Kim)" w:date="2024-05-23T16:06:00Z">
        <w:r w:rsidRPr="00446893">
          <w:rPr>
            <w:rFonts w:ascii="맑은 고딕" w:eastAsia="맑은 고딕" w:hAnsiTheme="minorHAnsi" w:cstheme="minorBidi" w:hint="eastAsia"/>
            <w:sz w:val="20"/>
            <w:shd w:val="clear" w:color="000000" w:fill="auto"/>
            <w:rPrChange w:id="58" w:author="김현주 (Hyunjoo Kim)" w:date="2024-05-23T16:08:00Z">
              <w:rPr>
                <w:rFonts w:hint="eastAsia"/>
              </w:rPr>
            </w:rPrChange>
          </w:rPr>
          <w:t xml:space="preserve"> </w:t>
        </w:r>
        <w:r w:rsidRPr="00446893">
          <w:rPr>
            <w:rFonts w:ascii="맑은 고딕" w:eastAsia="맑은 고딕" w:hAnsiTheme="minorHAnsi" w:cstheme="minorBidi"/>
            <w:sz w:val="20"/>
            <w:shd w:val="clear" w:color="000000" w:fill="auto"/>
            <w:rPrChange w:id="59" w:author="김현주 (Hyunjoo Kim)" w:date="2024-05-23T16:08:00Z">
              <w:rPr/>
            </w:rPrChange>
          </w:rPr>
          <w:t>“</w:t>
        </w:r>
      </w:ins>
      <w:ins w:id="60" w:author="김현주 (Hyunjoo Kim)" w:date="2024-05-23T16:07:00Z">
        <w:r w:rsidR="00446893" w:rsidRPr="00446893">
          <w:rPr>
            <w:rFonts w:ascii="맑은 고딕" w:eastAsia="맑은 고딕" w:hAnsiTheme="minorHAnsi" w:cstheme="minorBidi" w:hint="eastAsia"/>
            <w:sz w:val="20"/>
            <w:shd w:val="clear" w:color="000000" w:fill="auto"/>
            <w:rPrChange w:id="61" w:author="김현주 (Hyunjoo Kim)" w:date="2024-05-23T16:08:00Z">
              <w:rPr>
                <w:rFonts w:hint="eastAsia"/>
              </w:rPr>
            </w:rPrChange>
          </w:rPr>
          <w:t>을</w:t>
        </w:r>
      </w:ins>
      <w:ins w:id="62" w:author="김현주 (Hyunjoo Kim)" w:date="2024-05-23T16:06:00Z">
        <w:r w:rsidRPr="00446893">
          <w:rPr>
            <w:rFonts w:ascii="맑은 고딕" w:eastAsia="맑은 고딕" w:hAnsiTheme="minorHAnsi" w:cstheme="minorBidi"/>
            <w:sz w:val="20"/>
            <w:shd w:val="clear" w:color="000000" w:fill="auto"/>
            <w:rPrChange w:id="63" w:author="김현주 (Hyunjoo Kim)" w:date="2024-05-23T16:08:00Z">
              <w:rPr/>
            </w:rPrChange>
          </w:rPr>
          <w:t>”</w:t>
        </w:r>
        <w:r w:rsidRPr="00446893">
          <w:rPr>
            <w:rFonts w:ascii="맑은 고딕" w:eastAsia="맑은 고딕" w:hAnsiTheme="minorHAnsi" w:cstheme="minorBidi" w:hint="eastAsia"/>
            <w:sz w:val="20"/>
            <w:shd w:val="clear" w:color="000000" w:fill="auto"/>
            <w:rPrChange w:id="64" w:author="김현주 (Hyunjoo Kim)" w:date="2024-05-23T16:08:00Z">
              <w:rPr>
                <w:rFonts w:hint="eastAsia"/>
              </w:rPr>
            </w:rPrChange>
          </w:rPr>
          <w:t xml:space="preserve">는 </w:t>
        </w:r>
        <w:r w:rsidRPr="00446893">
          <w:rPr>
            <w:rFonts w:ascii="맑은 고딕" w:eastAsia="맑은 고딕" w:hAnsiTheme="minorHAnsi" w:cstheme="minorBidi"/>
            <w:sz w:val="20"/>
            <w:shd w:val="clear" w:color="000000" w:fill="auto"/>
            <w:rPrChange w:id="65" w:author="김현주 (Hyunjoo Kim)" w:date="2024-05-23T16:08:00Z">
              <w:rPr/>
            </w:rPrChange>
          </w:rPr>
          <w:t>“</w:t>
        </w:r>
      </w:ins>
      <w:ins w:id="66" w:author="김현주 (Hyunjoo Kim)" w:date="2024-05-23T16:07:00Z">
        <w:r w:rsidR="00446893" w:rsidRPr="00446893">
          <w:rPr>
            <w:rFonts w:ascii="맑은 고딕" w:eastAsia="맑은 고딕" w:hAnsiTheme="minorHAnsi" w:cstheme="minorBidi" w:hint="eastAsia"/>
            <w:sz w:val="20"/>
            <w:shd w:val="clear" w:color="000000" w:fill="auto"/>
            <w:rPrChange w:id="67" w:author="김현주 (Hyunjoo Kim)" w:date="2024-05-23T16:08:00Z">
              <w:rPr>
                <w:rFonts w:hint="eastAsia"/>
              </w:rPr>
            </w:rPrChange>
          </w:rPr>
          <w:t>갑</w:t>
        </w:r>
      </w:ins>
      <w:ins w:id="68" w:author="김현주 (Hyunjoo Kim)" w:date="2024-05-23T16:06:00Z">
        <w:r w:rsidRPr="00446893">
          <w:rPr>
            <w:rFonts w:ascii="맑은 고딕" w:eastAsia="맑은 고딕" w:hAnsiTheme="minorHAnsi" w:cstheme="minorBidi"/>
            <w:sz w:val="20"/>
            <w:shd w:val="clear" w:color="000000" w:fill="auto"/>
            <w:rPrChange w:id="69" w:author="김현주 (Hyunjoo Kim)" w:date="2024-05-23T16:08:00Z">
              <w:rPr/>
            </w:rPrChange>
          </w:rPr>
          <w:t>”</w:t>
        </w:r>
      </w:ins>
      <w:ins w:id="70" w:author="김현주 (Hyunjoo Kim)" w:date="2024-05-23T16:07:00Z">
        <w:r w:rsidR="00446893" w:rsidRPr="00446893">
          <w:rPr>
            <w:rFonts w:ascii="맑은 고딕" w:eastAsia="맑은 고딕" w:hAnsiTheme="minorHAnsi" w:cstheme="minorBidi" w:hint="eastAsia"/>
            <w:sz w:val="20"/>
            <w:shd w:val="clear" w:color="000000" w:fill="auto"/>
            <w:rPrChange w:id="71" w:author="김현주 (Hyunjoo Kim)" w:date="2024-05-23T16:08:00Z">
              <w:rPr>
                <w:rFonts w:hint="eastAsia"/>
              </w:rPr>
            </w:rPrChange>
          </w:rPr>
          <w:t>이</w:t>
        </w:r>
      </w:ins>
      <w:ins w:id="72" w:author="김현주 (Hyunjoo Kim)" w:date="2024-05-23T16:06:00Z">
        <w:r w:rsidRPr="00446893">
          <w:rPr>
            <w:rFonts w:ascii="맑은 고딕" w:eastAsia="맑은 고딕" w:hAnsiTheme="minorHAnsi" w:cstheme="minorBidi" w:hint="eastAsia"/>
            <w:sz w:val="20"/>
            <w:shd w:val="clear" w:color="000000" w:fill="auto"/>
            <w:rPrChange w:id="73" w:author="김현주 (Hyunjoo Kim)" w:date="2024-05-23T16:08:00Z">
              <w:rPr>
                <w:rFonts w:hint="eastAsia"/>
              </w:rPr>
            </w:rPrChange>
          </w:rPr>
          <w:t xml:space="preserve"> 정한 안전에 관한 제규정과 안전관리자의 지시사항</w:t>
        </w:r>
      </w:ins>
      <w:ins w:id="74" w:author="김현주 (Hyunjoo Kim)" w:date="2024-05-23T16:08:00Z">
        <w:r w:rsidR="00446893">
          <w:rPr>
            <w:rFonts w:ascii="맑은 고딕" w:eastAsia="맑은 고딕" w:hAnsiTheme="minorHAnsi" w:cstheme="minorBidi" w:hint="eastAsia"/>
            <w:sz w:val="20"/>
            <w:shd w:val="clear" w:color="000000" w:fill="auto"/>
          </w:rPr>
          <w:t>을</w:t>
        </w:r>
      </w:ins>
      <w:bookmarkStart w:id="75" w:name="_GoBack"/>
      <w:bookmarkEnd w:id="75"/>
      <w:ins w:id="76" w:author="김현주 (Hyunjoo Kim)" w:date="2024-05-23T16:06:00Z">
        <w:r w:rsidRPr="00446893">
          <w:rPr>
            <w:rFonts w:ascii="맑은 고딕" w:eastAsia="맑은 고딕" w:hAnsiTheme="minorHAnsi" w:cstheme="minorBidi" w:hint="eastAsia"/>
            <w:sz w:val="20"/>
            <w:shd w:val="clear" w:color="000000" w:fill="auto"/>
            <w:rPrChange w:id="77" w:author="김현주 (Hyunjoo Kim)" w:date="2024-05-23T16:08:00Z">
              <w:rPr>
                <w:rFonts w:hint="eastAsia"/>
              </w:rPr>
            </w:rPrChange>
          </w:rPr>
          <w:t xml:space="preserve"> 반드시 준수하여야 한다.</w:t>
        </w:r>
      </w:ins>
    </w:p>
    <w:p w:rsidR="003D56EA" w:rsidRPr="003D56EA" w:rsidRDefault="003D56E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rPr>
          <w:rFonts w:hint="eastAsia"/>
        </w:rPr>
      </w:pP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【근로계약의 해지</w:t>
      </w:r>
      <w:r>
        <w:rPr>
          <w:rFonts w:ascii="맑은 고딕"/>
          <w:b/>
        </w:rPr>
        <w:t>】</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pPr>
      <w:r>
        <w:rPr>
          <w:rFonts w:ascii="맑은 고딕" w:eastAsia="맑은 고딕"/>
        </w:rPr>
        <w:t>다음 각 호에 해당하는 경우, ‘갑’은 ‘을’과의 근로계약을 해지할 수 있다.</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rPr>
        <w:t xml:space="preserve">1. </w:t>
      </w:r>
      <w:r>
        <w:rPr>
          <w:rFonts w:ascii="맑은 고딕" w:eastAsia="맑은 고딕"/>
          <w:spacing w:val="-5"/>
        </w:rPr>
        <w:t>근무 성적 또는 능률이 불량한 자로서 취업이 부당하다고 인정되며, 개선의 가망이 없는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2. 출근 상황이 불량하여 3회 이상 징계 처분을 받았거나 5일 이상 무단결근한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3. 신체 또는 정신상 병으로 직무를 감당할 수 없다고 인정되는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4. 고의 또는 중대한 사유로 회사에 손해를 끼쳤거나 명예를 손상한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spacing w:val="-3"/>
        </w:rPr>
        <w:t>5. 업무의 축소, 폐쇄 및 영업부진 등 경영상 이유에 의하여 감원이 필요하다고 인정되는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6. 정기 또는 임시 건강진단 결과 취업 부적격자로 판정된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7. 취업 이후에 채용 결격 사유가 발견된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lastRenderedPageBreak/>
        <w:t>8. 학력, 경력의 허위기재 등 부정한 방법으로 채용된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9. 형사상 유죄판결이 확정된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10. 직장 내 질서를 문란하게 한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11. ‘회사’의 승낙 없이 다른 직업에 종사하는 경우</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r>
        <w:rPr>
          <w:rFonts w:ascii="맑은 고딕" w:eastAsia="맑은 고딕"/>
        </w:rPr>
        <w:t>12. 기타 이에 준하는 부득이한 사유가 있는 경우</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【고지의무】</w:t>
      </w:r>
      <w:r>
        <w:rPr>
          <w:rFonts w:ascii="맑은 고딕"/>
          <w:b/>
        </w:rPr>
        <w:t xml:space="preserve"> </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pPr>
      <w:r>
        <w:rPr>
          <w:rFonts w:ascii="맑은 고딕" w:eastAsia="맑은 고딕"/>
          <w:spacing w:val="-5"/>
        </w:rPr>
        <w:t>상기 계약기간 만료 전 퇴사할 경우 ‘을’은 퇴사희망일 1개월 전에 관리자에게 사직서를 제출하여야 하며, 업무 인수인계를 통하여 업무에 지장이 없도록 하여야 한다. 만약, 사전 통보 없이 임의로 퇴사할 경우 ‘갑’은 이로 인한 관리적 손실에 대하여 ‘을’에게 손해배상을 청구할 수 있다.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【비밀유지의무】</w:t>
      </w:r>
      <w:r>
        <w:rPr>
          <w:rFonts w:ascii="맑은 고딕"/>
          <w:b/>
        </w:rPr>
        <w:t xml:space="preserve"> </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200"/>
      </w:pPr>
      <w:r>
        <w:rPr>
          <w:rFonts w:ascii="맑은 고딕" w:eastAsia="맑은 고딕"/>
        </w:rPr>
        <w:t>‘을’은 근무 중 알게 된 ‘갑’의 내부 자료나 정보를 회사의 동의 없이 제3자에게 제공·누설하거나 다른 목적으로 사용하지 않으며, 근로계약 해지 시에는 회사의 지적 자산 및 내부 자료를 즉시 회사에 반납한다. 이와 관련하여 ‘갑’에게 금전적, 정신적 손해가 발생하였을 경우 전액 배상하고 민·형사상의 책임을 진다.</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FD1CBD" w:rsidRDefault="00FD1CBD"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right="100"/>
      </w:pPr>
    </w:p>
    <w:p w:rsidR="00FD1CBD" w:rsidRDefault="00FD1CBD"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right="100"/>
      </w:pPr>
    </w:p>
    <w:p w:rsidR="00FD1CBD" w:rsidRDefault="00FD1CBD"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right="100"/>
      </w:pPr>
    </w:p>
    <w:p w:rsidR="00FD1CBD" w:rsidRDefault="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p>
    <w:p w:rsidR="00237D64" w:rsidRDefault="009815FA">
      <w:pPr>
        <w:pStyle w:val="a3"/>
        <w:numPr>
          <w:ilvl w:val="0"/>
          <w:numId w:val="6"/>
        </w:numPr>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340" w:hanging="240"/>
      </w:pPr>
      <w:r>
        <w:rPr>
          <w:rFonts w:ascii="맑은 고딕" w:eastAsia="맑은 고딕"/>
          <w:b/>
        </w:rPr>
        <w:t>【</w:t>
      </w:r>
      <w:proofErr w:type="spellStart"/>
      <w:r>
        <w:rPr>
          <w:rFonts w:ascii="맑은 고딕" w:eastAsia="맑은 고딕"/>
          <w:b/>
        </w:rPr>
        <w:t>보칙</w:t>
      </w:r>
      <w:proofErr w:type="spellEnd"/>
      <w:r>
        <w:rPr>
          <w:rFonts w:ascii="맑은 고딕" w:eastAsia="맑은 고딕"/>
          <w:b/>
        </w:rPr>
        <w:t>】</w:t>
      </w:r>
    </w:p>
    <w:p w:rsidR="00237D64" w:rsidRDefault="009815FA" w:rsidP="00FD1CBD">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ind w:left="500" w:right="100"/>
      </w:pPr>
      <w:r>
        <w:rPr>
          <w:rFonts w:ascii="맑은 고딕" w:eastAsia="맑은 고딕"/>
        </w:rPr>
        <w:t>이 계약서에서 정하지 아니한 사항은 「</w:t>
      </w:r>
      <w:proofErr w:type="spellStart"/>
      <w:r>
        <w:rPr>
          <w:rFonts w:ascii="맑은 고딕" w:eastAsia="맑은 고딕"/>
        </w:rPr>
        <w:t>근로기준법」등</w:t>
      </w:r>
      <w:proofErr w:type="spellEnd"/>
      <w:r>
        <w:rPr>
          <w:rFonts w:ascii="맑은 고딕" w:eastAsia="맑은 고딕"/>
        </w:rPr>
        <w:t xml:space="preserve"> 노동관계법령 또는 취업규칙에서 정하는 바에 </w:t>
      </w:r>
      <w:proofErr w:type="gramStart"/>
      <w:r>
        <w:rPr>
          <w:rFonts w:ascii="맑은 고딕" w:eastAsia="맑은 고딕"/>
        </w:rPr>
        <w:t>따른다.양</w:t>
      </w:r>
      <w:proofErr w:type="gramEnd"/>
      <w:r>
        <w:rPr>
          <w:rFonts w:ascii="맑은 고딕" w:eastAsia="맑은 고딕"/>
        </w:rPr>
        <w:t xml:space="preserve"> 당사자 간 아무런 이의가 없기에 위 근로계약을 체결하며 상기사항을 성실히 준수하기 위하여 본 계약서를 2부 작성, 서명날인한 후 각 1부씩 보관함.</w:t>
      </w:r>
    </w:p>
    <w:p w:rsidR="00237D64" w:rsidRDefault="00237D64">
      <w:pPr>
        <w:pStyle w:val="a3"/>
        <w:spacing w:line="408" w:lineRule="auto"/>
      </w:pP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408" w:lineRule="auto"/>
        <w:ind w:left="100" w:right="100"/>
        <w:jc w:val="center"/>
      </w:pPr>
      <w:proofErr w:type="gramStart"/>
      <w:r>
        <w:rPr>
          <w:rFonts w:ascii="맑은 고딕" w:eastAsia="맑은 고딕"/>
          <w:b/>
          <w:sz w:val="22"/>
        </w:rPr>
        <w:t>20</w:t>
      </w:r>
      <w:r w:rsidR="00D7547C">
        <w:rPr>
          <w:rFonts w:ascii="맑은 고딕" w:eastAsia="맑은 고딕"/>
          <w:b/>
          <w:sz w:val="22"/>
        </w:rPr>
        <w:t>24</w:t>
      </w:r>
      <w:r>
        <w:rPr>
          <w:rFonts w:ascii="맑은 고딕" w:eastAsia="맑은 고딕"/>
          <w:b/>
          <w:sz w:val="22"/>
        </w:rPr>
        <w:t xml:space="preserve">  년</w:t>
      </w:r>
      <w:proofErr w:type="gramEnd"/>
      <w:r>
        <w:rPr>
          <w:rFonts w:ascii="맑은 고딕" w:eastAsia="맑은 고딕"/>
          <w:b/>
          <w:sz w:val="22"/>
        </w:rPr>
        <w:t xml:space="preserve">    월    일</w:t>
      </w:r>
    </w:p>
    <w:p w:rsidR="00237D64" w:rsidRDefault="00237D64" w:rsidP="000E2E1E">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408" w:lineRule="auto"/>
        <w:ind w:right="100"/>
      </w:pP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408" w:lineRule="auto"/>
        <w:ind w:left="100" w:right="100"/>
        <w:jc w:val="center"/>
      </w:pPr>
    </w:p>
    <w:tbl>
      <w:tblPr>
        <w:tblOverlap w:val="never"/>
        <w:tblW w:w="900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278"/>
        <w:gridCol w:w="1163"/>
        <w:gridCol w:w="3097"/>
        <w:gridCol w:w="1214"/>
        <w:gridCol w:w="2251"/>
      </w:tblGrid>
      <w:tr w:rsidR="00237D64">
        <w:trPr>
          <w:trHeight w:val="425"/>
        </w:trPr>
        <w:tc>
          <w:tcPr>
            <w:tcW w:w="1279" w:type="dxa"/>
            <w:vMerge w:val="restart"/>
            <w:tcBorders>
              <w:top w:val="single" w:sz="9" w:space="0" w:color="000000"/>
              <w:left w:val="none" w:sz="3" w:space="0" w:color="7F7F7F"/>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b/>
              </w:rPr>
              <w:t>회사</w:t>
            </w:r>
          </w:p>
          <w:p w:rsidR="00237D64" w:rsidRDefault="009815FA">
            <w:pPr>
              <w:pStyle w:val="a3"/>
              <w:wordWrap/>
              <w:jc w:val="center"/>
            </w:pPr>
            <w:r>
              <w:rPr>
                <w:rFonts w:ascii="맑은 고딕" w:eastAsia="맑은 고딕"/>
                <w:b/>
              </w:rPr>
              <w:t>(갑)</w:t>
            </w:r>
          </w:p>
        </w:tc>
        <w:tc>
          <w:tcPr>
            <w:tcW w:w="1163" w:type="dxa"/>
            <w:tcBorders>
              <w:top w:val="single" w:sz="9" w:space="0" w:color="000000"/>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대표자</w:t>
            </w:r>
          </w:p>
        </w:tc>
        <w:tc>
          <w:tcPr>
            <w:tcW w:w="6562" w:type="dxa"/>
            <w:gridSpan w:val="3"/>
            <w:tcBorders>
              <w:top w:val="single" w:sz="9" w:space="0" w:color="000000"/>
              <w:left w:val="dotted" w:sz="3" w:space="0" w:color="C9CACC"/>
              <w:bottom w:val="dotted" w:sz="3" w:space="0" w:color="C9CACC"/>
              <w:right w:val="none" w:sz="3" w:space="0" w:color="7F7F7F"/>
            </w:tcBorders>
            <w:vAlign w:val="center"/>
          </w:tcPr>
          <w:p w:rsidR="00237D64" w:rsidRDefault="009815FA">
            <w:pPr>
              <w:pStyle w:val="a3"/>
            </w:pPr>
            <w:r>
              <w:rPr>
                <w:rFonts w:ascii="맑은 고딕" w:eastAsia="맑은 고딕"/>
              </w:rPr>
              <w:t xml:space="preserve">    </w:t>
            </w:r>
            <w:r w:rsidR="0095603C">
              <w:rPr>
                <w:rFonts w:ascii="맑은 고딕" w:eastAsia="맑은 고딕" w:hint="eastAsia"/>
              </w:rPr>
              <w:t>박 광 호</w:t>
            </w:r>
            <w:r>
              <w:rPr>
                <w:rFonts w:ascii="맑은 고딕" w:eastAsia="맑은 고딕"/>
              </w:rPr>
              <w:t xml:space="preserve">                (서명/인)</w:t>
            </w:r>
          </w:p>
        </w:tc>
      </w:tr>
      <w:tr w:rsidR="00237D64">
        <w:trPr>
          <w:trHeight w:val="425"/>
        </w:trPr>
        <w:tc>
          <w:tcPr>
            <w:tcW w:w="1279" w:type="dxa"/>
            <w:vMerge/>
            <w:tcBorders>
              <w:top w:val="single" w:sz="9" w:space="0" w:color="000000"/>
              <w:left w:val="none" w:sz="3" w:space="0" w:color="7F7F7F"/>
              <w:bottom w:val="dotted" w:sz="3" w:space="0" w:color="C9CACC"/>
              <w:right w:val="dotted" w:sz="3" w:space="0" w:color="C9CACC"/>
            </w:tcBorders>
          </w:tcPr>
          <w:p w:rsidR="00237D64" w:rsidRDefault="00237D64">
            <w:pPr>
              <w:pStyle w:val="a3"/>
            </w:pPr>
          </w:p>
        </w:tc>
        <w:tc>
          <w:tcPr>
            <w:tcW w:w="1163" w:type="dxa"/>
            <w:tcBorders>
              <w:top w:val="dotted" w:sz="3" w:space="0" w:color="C9CACC"/>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사업체명</w:t>
            </w:r>
          </w:p>
        </w:tc>
        <w:tc>
          <w:tcPr>
            <w:tcW w:w="6562" w:type="dxa"/>
            <w:gridSpan w:val="3"/>
            <w:tcBorders>
              <w:top w:val="dotted" w:sz="3" w:space="0" w:color="C9CACC"/>
              <w:left w:val="dotted" w:sz="3" w:space="0" w:color="C9CACC"/>
              <w:bottom w:val="dotted" w:sz="3" w:space="0" w:color="C9CACC"/>
              <w:right w:val="none" w:sz="3" w:space="0" w:color="7F7F7F"/>
            </w:tcBorders>
            <w:vAlign w:val="center"/>
          </w:tcPr>
          <w:p w:rsidR="00237D64" w:rsidRDefault="009815FA">
            <w:pPr>
              <w:pStyle w:val="a3"/>
            </w:pPr>
            <w:r>
              <w:rPr>
                <w:rFonts w:ascii="맑은 고딕"/>
              </w:rPr>
              <w:t xml:space="preserve">  </w:t>
            </w:r>
            <w:r w:rsidR="0095603C">
              <w:rPr>
                <w:rFonts w:ascii="맑은 고딕"/>
              </w:rPr>
              <w:t>㈜</w:t>
            </w:r>
            <w:r w:rsidR="0095603C">
              <w:rPr>
                <w:rFonts w:ascii="맑은 고딕"/>
              </w:rPr>
              <w:t xml:space="preserve"> </w:t>
            </w:r>
            <w:proofErr w:type="spellStart"/>
            <w:r w:rsidR="0095603C">
              <w:rPr>
                <w:rFonts w:ascii="맑은 고딕" w:hint="eastAsia"/>
              </w:rPr>
              <w:t>퍼시스</w:t>
            </w:r>
            <w:proofErr w:type="spellEnd"/>
          </w:p>
        </w:tc>
      </w:tr>
      <w:tr w:rsidR="00237D64">
        <w:trPr>
          <w:trHeight w:val="425"/>
        </w:trPr>
        <w:tc>
          <w:tcPr>
            <w:tcW w:w="1279" w:type="dxa"/>
            <w:vMerge/>
            <w:tcBorders>
              <w:top w:val="single" w:sz="9" w:space="0" w:color="000000"/>
              <w:left w:val="none" w:sz="3" w:space="0" w:color="7F7F7F"/>
              <w:bottom w:val="dotted" w:sz="3" w:space="0" w:color="C9CACC"/>
              <w:right w:val="dotted" w:sz="3" w:space="0" w:color="C9CACC"/>
            </w:tcBorders>
          </w:tcPr>
          <w:p w:rsidR="00237D64" w:rsidRDefault="00237D64">
            <w:pPr>
              <w:pStyle w:val="a3"/>
            </w:pPr>
          </w:p>
        </w:tc>
        <w:tc>
          <w:tcPr>
            <w:tcW w:w="1163" w:type="dxa"/>
            <w:tcBorders>
              <w:top w:val="dotted" w:sz="3" w:space="0" w:color="C9CACC"/>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소재지</w:t>
            </w:r>
          </w:p>
        </w:tc>
        <w:tc>
          <w:tcPr>
            <w:tcW w:w="6562" w:type="dxa"/>
            <w:gridSpan w:val="3"/>
            <w:tcBorders>
              <w:top w:val="dotted" w:sz="3" w:space="0" w:color="C9CACC"/>
              <w:left w:val="dotted" w:sz="3" w:space="0" w:color="C9CACC"/>
              <w:bottom w:val="dotted" w:sz="3" w:space="0" w:color="C9CACC"/>
              <w:right w:val="none" w:sz="3" w:space="0" w:color="7F7F7F"/>
            </w:tcBorders>
            <w:vAlign w:val="center"/>
          </w:tcPr>
          <w:p w:rsidR="00237D64" w:rsidRDefault="009815FA">
            <w:pPr>
              <w:pStyle w:val="a3"/>
            </w:pPr>
            <w:r>
              <w:rPr>
                <w:rFonts w:ascii="맑은 고딕"/>
                <w:sz w:val="18"/>
              </w:rPr>
              <w:t xml:space="preserve">  </w:t>
            </w:r>
            <w:r w:rsidR="0095603C">
              <w:rPr>
                <w:rFonts w:ascii="맑은 고딕" w:hint="eastAsia"/>
                <w:sz w:val="18"/>
              </w:rPr>
              <w:t>서울시</w:t>
            </w:r>
            <w:r w:rsidR="0095603C">
              <w:rPr>
                <w:rFonts w:ascii="맑은 고딕" w:hint="eastAsia"/>
                <w:sz w:val="18"/>
              </w:rPr>
              <w:t xml:space="preserve"> </w:t>
            </w:r>
            <w:r w:rsidR="00326503">
              <w:rPr>
                <w:rFonts w:ascii="맑은 고딕" w:hint="eastAsia"/>
                <w:sz w:val="18"/>
              </w:rPr>
              <w:t>송</w:t>
            </w:r>
            <w:r w:rsidR="0095603C">
              <w:rPr>
                <w:rFonts w:ascii="맑은 고딕" w:hint="eastAsia"/>
                <w:sz w:val="18"/>
              </w:rPr>
              <w:t>파구</w:t>
            </w:r>
            <w:r w:rsidR="0095603C">
              <w:rPr>
                <w:rFonts w:ascii="맑은 고딕" w:hint="eastAsia"/>
                <w:sz w:val="18"/>
              </w:rPr>
              <w:t xml:space="preserve"> </w:t>
            </w:r>
            <w:proofErr w:type="spellStart"/>
            <w:r w:rsidR="0095603C">
              <w:rPr>
                <w:rFonts w:ascii="맑은 고딕" w:hint="eastAsia"/>
                <w:sz w:val="18"/>
              </w:rPr>
              <w:t>오금로</w:t>
            </w:r>
            <w:proofErr w:type="spellEnd"/>
            <w:r w:rsidR="0095603C">
              <w:rPr>
                <w:rFonts w:ascii="맑은 고딕" w:hint="eastAsia"/>
                <w:sz w:val="18"/>
              </w:rPr>
              <w:t xml:space="preserve"> </w:t>
            </w:r>
            <w:r w:rsidR="0095603C">
              <w:rPr>
                <w:rFonts w:ascii="맑은 고딕"/>
                <w:sz w:val="18"/>
              </w:rPr>
              <w:t xml:space="preserve">311 </w:t>
            </w:r>
            <w:proofErr w:type="spellStart"/>
            <w:r w:rsidR="0095603C">
              <w:rPr>
                <w:rFonts w:ascii="맑은 고딕" w:hint="eastAsia"/>
                <w:sz w:val="18"/>
              </w:rPr>
              <w:t>퍼시스</w:t>
            </w:r>
            <w:proofErr w:type="spellEnd"/>
            <w:r w:rsidR="0095603C">
              <w:rPr>
                <w:rFonts w:ascii="맑은 고딕" w:hint="eastAsia"/>
                <w:sz w:val="18"/>
              </w:rPr>
              <w:t xml:space="preserve"> </w:t>
            </w:r>
            <w:r w:rsidR="0095603C">
              <w:rPr>
                <w:rFonts w:ascii="맑은 고딕" w:hint="eastAsia"/>
                <w:sz w:val="18"/>
              </w:rPr>
              <w:t>빌딩</w:t>
            </w:r>
          </w:p>
        </w:tc>
      </w:tr>
      <w:tr w:rsidR="00237D64">
        <w:trPr>
          <w:trHeight w:val="425"/>
        </w:trPr>
        <w:tc>
          <w:tcPr>
            <w:tcW w:w="1279" w:type="dxa"/>
            <w:vMerge w:val="restart"/>
            <w:tcBorders>
              <w:top w:val="dotted" w:sz="3" w:space="0" w:color="C9CACC"/>
              <w:left w:val="none" w:sz="3" w:space="0" w:color="7F7F7F"/>
              <w:bottom w:val="single" w:sz="3" w:space="0" w:color="AEAEAE"/>
              <w:right w:val="dotted" w:sz="3" w:space="0" w:color="C9CACC"/>
            </w:tcBorders>
            <w:shd w:val="clear" w:color="auto" w:fill="FAFAFA"/>
            <w:vAlign w:val="center"/>
          </w:tcPr>
          <w:p w:rsidR="00237D64" w:rsidRDefault="00326503">
            <w:pPr>
              <w:pStyle w:val="a3"/>
              <w:wordWrap/>
              <w:jc w:val="center"/>
            </w:pPr>
            <w:r>
              <w:rPr>
                <w:rFonts w:eastAsia="맑은 고딕" w:hint="eastAsia"/>
                <w:b/>
              </w:rPr>
              <w:t>근로자</w:t>
            </w:r>
          </w:p>
          <w:p w:rsidR="00237D64" w:rsidRDefault="009815FA">
            <w:pPr>
              <w:pStyle w:val="a3"/>
              <w:wordWrap/>
              <w:jc w:val="center"/>
            </w:pPr>
            <w:r>
              <w:rPr>
                <w:rFonts w:ascii="맑은 고딕" w:eastAsia="맑은 고딕"/>
                <w:b/>
              </w:rPr>
              <w:t>(을)</w:t>
            </w:r>
          </w:p>
        </w:tc>
        <w:tc>
          <w:tcPr>
            <w:tcW w:w="1163" w:type="dxa"/>
            <w:tcBorders>
              <w:top w:val="dotted" w:sz="3" w:space="0" w:color="C9CACC"/>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ascii="맑은 고딕" w:eastAsia="맑은 고딕"/>
              </w:rPr>
              <w:t>성    명</w:t>
            </w:r>
          </w:p>
        </w:tc>
        <w:tc>
          <w:tcPr>
            <w:tcW w:w="6562" w:type="dxa"/>
            <w:gridSpan w:val="3"/>
            <w:tcBorders>
              <w:top w:val="dotted" w:sz="3" w:space="0" w:color="C9CACC"/>
              <w:left w:val="dotted" w:sz="3" w:space="0" w:color="C9CACC"/>
              <w:bottom w:val="dotted" w:sz="3" w:space="0" w:color="C9CACC"/>
              <w:right w:val="none" w:sz="3" w:space="0" w:color="7F7F7F"/>
            </w:tcBorders>
            <w:vAlign w:val="center"/>
          </w:tcPr>
          <w:p w:rsidR="00237D64" w:rsidRDefault="009815FA">
            <w:pPr>
              <w:pStyle w:val="a3"/>
            </w:pPr>
            <w:r>
              <w:rPr>
                <w:rFonts w:ascii="맑은 고딕" w:eastAsia="맑은 고딕"/>
              </w:rPr>
              <w:t xml:space="preserve">                    (서명/인)</w:t>
            </w:r>
          </w:p>
        </w:tc>
      </w:tr>
      <w:tr w:rsidR="00237D64">
        <w:trPr>
          <w:trHeight w:val="425"/>
        </w:trPr>
        <w:tc>
          <w:tcPr>
            <w:tcW w:w="1279" w:type="dxa"/>
            <w:vMerge/>
            <w:tcBorders>
              <w:top w:val="dotted" w:sz="3" w:space="0" w:color="C9CACC"/>
              <w:left w:val="none" w:sz="3" w:space="0" w:color="7F7F7F"/>
              <w:bottom w:val="single" w:sz="3" w:space="0" w:color="AEAEAE"/>
              <w:right w:val="dotted" w:sz="3" w:space="0" w:color="C9CACC"/>
            </w:tcBorders>
          </w:tcPr>
          <w:p w:rsidR="00237D64" w:rsidRDefault="00237D64">
            <w:pPr>
              <w:pStyle w:val="a3"/>
            </w:pPr>
          </w:p>
        </w:tc>
        <w:tc>
          <w:tcPr>
            <w:tcW w:w="1163" w:type="dxa"/>
            <w:tcBorders>
              <w:top w:val="dotted" w:sz="3" w:space="0" w:color="C9CACC"/>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생년월일</w:t>
            </w:r>
          </w:p>
        </w:tc>
        <w:tc>
          <w:tcPr>
            <w:tcW w:w="3097" w:type="dxa"/>
            <w:tcBorders>
              <w:top w:val="dotted" w:sz="3" w:space="0" w:color="C9CACC"/>
              <w:left w:val="dotted" w:sz="3" w:space="0" w:color="C9CACC"/>
              <w:bottom w:val="dotted" w:sz="3" w:space="0" w:color="C9CACC"/>
              <w:right w:val="dotted" w:sz="3" w:space="0" w:color="C9CACC"/>
            </w:tcBorders>
            <w:vAlign w:val="center"/>
          </w:tcPr>
          <w:p w:rsidR="00237D64" w:rsidRDefault="009815FA">
            <w:pPr>
              <w:pStyle w:val="a3"/>
            </w:pPr>
            <w:r>
              <w:rPr>
                <w:rFonts w:ascii="맑은 고딕"/>
              </w:rPr>
              <w:t xml:space="preserve">   </w:t>
            </w:r>
          </w:p>
        </w:tc>
        <w:tc>
          <w:tcPr>
            <w:tcW w:w="1214" w:type="dxa"/>
            <w:tcBorders>
              <w:top w:val="dotted" w:sz="3" w:space="0" w:color="C9CACC"/>
              <w:left w:val="dotted" w:sz="3" w:space="0" w:color="C9CACC"/>
              <w:bottom w:val="dotted" w:sz="3" w:space="0" w:color="C9CACC"/>
              <w:right w:val="dotted" w:sz="3" w:space="0" w:color="C9CACC"/>
            </w:tcBorders>
            <w:shd w:val="clear" w:color="auto" w:fill="FAFAFA"/>
            <w:vAlign w:val="center"/>
          </w:tcPr>
          <w:p w:rsidR="00237D64" w:rsidRDefault="009815FA">
            <w:pPr>
              <w:pStyle w:val="a3"/>
              <w:wordWrap/>
              <w:jc w:val="center"/>
            </w:pPr>
            <w:r>
              <w:rPr>
                <w:rFonts w:eastAsia="맑은 고딕"/>
              </w:rPr>
              <w:t>전화번호</w:t>
            </w:r>
          </w:p>
        </w:tc>
        <w:tc>
          <w:tcPr>
            <w:tcW w:w="2251" w:type="dxa"/>
            <w:tcBorders>
              <w:top w:val="dotted" w:sz="3" w:space="0" w:color="C9CACC"/>
              <w:left w:val="dotted" w:sz="3" w:space="0" w:color="C9CACC"/>
              <w:bottom w:val="dotted" w:sz="3" w:space="0" w:color="C9CACC"/>
              <w:right w:val="none" w:sz="3" w:space="0" w:color="7F7F7F"/>
            </w:tcBorders>
            <w:vAlign w:val="center"/>
          </w:tcPr>
          <w:p w:rsidR="00237D64" w:rsidRDefault="009815FA">
            <w:pPr>
              <w:pStyle w:val="a3"/>
            </w:pPr>
            <w:r>
              <w:rPr>
                <w:rFonts w:ascii="맑은 고딕"/>
              </w:rPr>
              <w:t xml:space="preserve"> </w:t>
            </w:r>
          </w:p>
        </w:tc>
      </w:tr>
      <w:tr w:rsidR="00237D64">
        <w:trPr>
          <w:trHeight w:val="425"/>
        </w:trPr>
        <w:tc>
          <w:tcPr>
            <w:tcW w:w="1279" w:type="dxa"/>
            <w:vMerge/>
            <w:tcBorders>
              <w:top w:val="dotted" w:sz="3" w:space="0" w:color="C9CACC"/>
              <w:left w:val="none" w:sz="3" w:space="0" w:color="7F7F7F"/>
              <w:bottom w:val="single" w:sz="3" w:space="0" w:color="AEAEAE"/>
              <w:right w:val="dotted" w:sz="3" w:space="0" w:color="C9CACC"/>
            </w:tcBorders>
          </w:tcPr>
          <w:p w:rsidR="00237D64" w:rsidRDefault="00237D64">
            <w:pPr>
              <w:pStyle w:val="a3"/>
            </w:pPr>
          </w:p>
        </w:tc>
        <w:tc>
          <w:tcPr>
            <w:tcW w:w="1163" w:type="dxa"/>
            <w:tcBorders>
              <w:top w:val="dotted" w:sz="3" w:space="0" w:color="C9CACC"/>
              <w:left w:val="dotted" w:sz="3" w:space="0" w:color="C9CACC"/>
              <w:bottom w:val="single" w:sz="3" w:space="0" w:color="AEAEAE"/>
              <w:right w:val="dotted" w:sz="3" w:space="0" w:color="C9CACC"/>
            </w:tcBorders>
            <w:shd w:val="clear" w:color="auto" w:fill="FAFAFA"/>
            <w:vAlign w:val="center"/>
          </w:tcPr>
          <w:p w:rsidR="00237D64" w:rsidRDefault="009815FA">
            <w:pPr>
              <w:pStyle w:val="a3"/>
              <w:wordWrap/>
              <w:jc w:val="center"/>
            </w:pPr>
            <w:r>
              <w:rPr>
                <w:rFonts w:ascii="맑은 고딕" w:eastAsia="맑은 고딕"/>
              </w:rPr>
              <w:t>주    소</w:t>
            </w:r>
          </w:p>
        </w:tc>
        <w:tc>
          <w:tcPr>
            <w:tcW w:w="6562" w:type="dxa"/>
            <w:gridSpan w:val="3"/>
            <w:tcBorders>
              <w:top w:val="dotted" w:sz="3" w:space="0" w:color="C9CACC"/>
              <w:left w:val="dotted" w:sz="3" w:space="0" w:color="C9CACC"/>
              <w:bottom w:val="single" w:sz="3" w:space="0" w:color="AEAEAE"/>
              <w:right w:val="none" w:sz="3" w:space="0" w:color="7F7F7F"/>
            </w:tcBorders>
            <w:vAlign w:val="center"/>
          </w:tcPr>
          <w:p w:rsidR="00237D64" w:rsidRDefault="009815FA">
            <w:pPr>
              <w:pStyle w:val="a3"/>
            </w:pPr>
            <w:r>
              <w:rPr>
                <w:rFonts w:ascii="맑은 고딕"/>
              </w:rPr>
              <w:t xml:space="preserve"> </w:t>
            </w:r>
          </w:p>
        </w:tc>
      </w:tr>
    </w:tbl>
    <w:p w:rsidR="00237D64" w:rsidRDefault="00237D64" w:rsidP="000E2E1E">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408" w:lineRule="auto"/>
        <w:ind w:right="100"/>
      </w:pP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r>
        <w:rPr>
          <w:rFonts w:ascii="맑은 고딕"/>
          <w:color w:val="AEAEAE"/>
        </w:rPr>
        <w:t>---------------------------------------------------------------------------------------------------------</w:t>
      </w: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408" w:lineRule="auto"/>
        <w:ind w:left="100" w:right="100"/>
        <w:jc w:val="center"/>
      </w:pPr>
      <w:r>
        <w:rPr>
          <w:rFonts w:ascii="맑은 고딕" w:eastAsia="맑은 고딕"/>
          <w:b/>
          <w:sz w:val="30"/>
          <w:u w:val="single"/>
        </w:rPr>
        <w:lastRenderedPageBreak/>
        <w:t>근로계약서 교부 확인서</w:t>
      </w:r>
    </w:p>
    <w:p w:rsidR="00237D64" w:rsidRDefault="00237D64">
      <w:pPr>
        <w:pStyle w:val="a3"/>
        <w:spacing w:line="408" w:lineRule="auto"/>
        <w:ind w:left="100" w:right="100"/>
      </w:pPr>
    </w:p>
    <w:p w:rsidR="00237D64" w:rsidRDefault="009815FA">
      <w:pPr>
        <w:pStyle w:val="a3"/>
        <w:spacing w:line="408" w:lineRule="auto"/>
        <w:ind w:left="100" w:right="100"/>
      </w:pPr>
      <w:r>
        <w:rPr>
          <w:rFonts w:ascii="맑은 고딕" w:eastAsia="맑은 고딕"/>
        </w:rPr>
        <w:t xml:space="preserve">본인은 근로기준법 제17조 제2항에 따라 본 계약서와 같은 내용의 근로계약서를 받았음을 확인합니다.  </w:t>
      </w:r>
    </w:p>
    <w:p w:rsidR="00237D64" w:rsidRDefault="00237D64">
      <w:pPr>
        <w:pStyle w:val="a3"/>
        <w:spacing w:line="408" w:lineRule="auto"/>
        <w:ind w:left="100" w:right="100"/>
      </w:pPr>
    </w:p>
    <w:p w:rsidR="00237D64" w:rsidRDefault="009815FA" w:rsidP="000E2E1E">
      <w:pPr>
        <w:pStyle w:val="a3"/>
        <w:wordWrap/>
        <w:spacing w:line="408" w:lineRule="auto"/>
        <w:ind w:left="100" w:right="100"/>
        <w:jc w:val="right"/>
      </w:pPr>
      <w:r>
        <w:rPr>
          <w:rFonts w:ascii="맑은 고딕" w:eastAsia="맑은 고딕"/>
          <w:b/>
        </w:rPr>
        <w:t xml:space="preserve">성명 </w:t>
      </w:r>
      <w:r>
        <w:rPr>
          <w:rFonts w:ascii="맑은 고딕"/>
          <w:u w:val="single"/>
        </w:rPr>
        <w:t xml:space="preserve">                     </w:t>
      </w:r>
      <w:r>
        <w:rPr>
          <w:rFonts w:ascii="맑은 고딕" w:eastAsia="맑은 고딕"/>
          <w:b/>
        </w:rPr>
        <w:t>(서명)</w:t>
      </w:r>
    </w:p>
    <w:p w:rsidR="00237D64" w:rsidRDefault="009815FA">
      <w:pPr>
        <w:pStyle w:val="a3"/>
        <w:wordWrap/>
        <w:spacing w:line="408" w:lineRule="auto"/>
        <w:ind w:left="100" w:right="100"/>
        <w:jc w:val="center"/>
      </w:pPr>
      <w:r>
        <w:rPr>
          <w:rFonts w:ascii="맑은 고딕" w:eastAsia="맑은 고딕"/>
          <w:b/>
          <w:sz w:val="40"/>
        </w:rPr>
        <w:t>개인정보 수집·이용·제공 동의서</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r>
        <w:rPr>
          <w:rFonts w:ascii="맑은 고딕" w:eastAsia="맑은 고딕"/>
          <w:b/>
        </w:rPr>
        <w:t>1. 본인은 회사가 아래와 같이 본인의 개인정보를 수집·이용하는 것에 동의합니다.</w:t>
      </w:r>
    </w:p>
    <w:p w:rsidR="00237D64" w:rsidRDefault="00D7547C" w:rsidP="00D7547C">
      <w:pPr>
        <w:pStyle w:val="a3"/>
        <w:spacing w:line="408" w:lineRule="auto"/>
        <w:ind w:left="500"/>
      </w:pPr>
      <w:r>
        <w:rPr>
          <w:rFonts w:ascii="맑은 고딕" w:eastAsia="맑은 고딕" w:hint="eastAsia"/>
        </w:rPr>
        <w:t>-</w:t>
      </w:r>
      <w:proofErr w:type="gramStart"/>
      <w:r w:rsidR="009815FA">
        <w:rPr>
          <w:rFonts w:ascii="맑은 고딕" w:eastAsia="맑은 고딕"/>
        </w:rPr>
        <w:t>목적 :</w:t>
      </w:r>
      <w:proofErr w:type="gramEnd"/>
      <w:r w:rsidR="009815FA">
        <w:rPr>
          <w:rFonts w:ascii="맑은 고딕" w:eastAsia="맑은 고딕"/>
        </w:rPr>
        <w:t xml:space="preserve"> 채용전형, 근로관계에 근거하여 소득세법, 근로기준법, 사회보험법령, 기타 관련 법령에서 부과하는 의무 이행, 인사이동, 상벌, 주요 근로조건 결정, 기타 인적자원관리, 민원처리, 분쟁해결</w:t>
      </w:r>
    </w:p>
    <w:p w:rsidR="00237D64" w:rsidRDefault="00D7547C" w:rsidP="00D7547C">
      <w:pPr>
        <w:pStyle w:val="a3"/>
        <w:spacing w:line="408" w:lineRule="auto"/>
        <w:ind w:left="500"/>
      </w:pPr>
      <w:r>
        <w:rPr>
          <w:rFonts w:ascii="맑은 고딕" w:eastAsia="맑은 고딕" w:hint="eastAsia"/>
        </w:rPr>
        <w:t>-</w:t>
      </w:r>
      <w:proofErr w:type="gramStart"/>
      <w:r w:rsidR="009815FA">
        <w:rPr>
          <w:rFonts w:ascii="맑은 고딕" w:eastAsia="맑은 고딕"/>
        </w:rPr>
        <w:t>수집항목 :</w:t>
      </w:r>
      <w:proofErr w:type="gramEnd"/>
      <w:r w:rsidR="009815FA">
        <w:rPr>
          <w:rFonts w:ascii="맑은 고딕" w:eastAsia="맑은 고딕"/>
        </w:rPr>
        <w:t xml:space="preserve"> 성명, 국적, 주소, 이메일, 연락처, 가족사항, 학력, 경력사항, 면허 및 자격증, 회사의 법률 상 의무 준수를 위해 필요한 정보, 급여지급관련사항(은행 및 계좌번호), 복리후생지급관련사항 등</w:t>
      </w:r>
    </w:p>
    <w:p w:rsidR="00237D64" w:rsidRDefault="00D7547C" w:rsidP="00D7547C">
      <w:pPr>
        <w:pStyle w:val="a3"/>
        <w:spacing w:line="408" w:lineRule="auto"/>
        <w:ind w:left="500"/>
      </w:pPr>
      <w:r>
        <w:rPr>
          <w:rFonts w:ascii="맑은 고딕" w:eastAsia="맑은 고딕"/>
        </w:rPr>
        <w:t>-</w:t>
      </w:r>
      <w:r w:rsidR="009815FA">
        <w:rPr>
          <w:rFonts w:ascii="맑은 고딕" w:eastAsia="맑은 고딕"/>
        </w:rPr>
        <w:t xml:space="preserve">보유 이용 </w:t>
      </w:r>
      <w:proofErr w:type="gramStart"/>
      <w:r w:rsidR="009815FA">
        <w:rPr>
          <w:rFonts w:ascii="맑은 고딕" w:eastAsia="맑은 고딕"/>
        </w:rPr>
        <w:t>기간 :</w:t>
      </w:r>
      <w:proofErr w:type="gramEnd"/>
      <w:r w:rsidR="009815FA">
        <w:rPr>
          <w:rFonts w:ascii="맑은 고딕" w:eastAsia="맑은 고딕"/>
        </w:rPr>
        <w:t xml:space="preserve"> 개별 법령의 규정에 명시된 자료의 보존기간</w:t>
      </w:r>
    </w:p>
    <w:p w:rsidR="00237D64" w:rsidRDefault="009815FA">
      <w:pPr>
        <w:pStyle w:val="a3"/>
        <w:wordWrap/>
        <w:spacing w:line="408" w:lineRule="auto"/>
        <w:ind w:left="100" w:right="100"/>
        <w:jc w:val="right"/>
      </w:pPr>
      <w:r>
        <w:rPr>
          <w:rFonts w:ascii="맑은 고딕"/>
        </w:rPr>
        <w:t>☐</w:t>
      </w:r>
      <w:r>
        <w:rPr>
          <w:rFonts w:ascii="맑은 고딕" w:eastAsia="맑은 고딕"/>
        </w:rPr>
        <w:t xml:space="preserve"> 동의     </w:t>
      </w:r>
      <w:r>
        <w:rPr>
          <w:rFonts w:ascii="맑은 고딕"/>
        </w:rPr>
        <w:t>☐</w:t>
      </w:r>
      <w:r>
        <w:rPr>
          <w:rFonts w:ascii="맑은 고딕" w:eastAsia="맑은 고딕"/>
        </w:rPr>
        <w:t xml:space="preserve"> 동의하지 않음</w:t>
      </w:r>
    </w:p>
    <w:p w:rsidR="00237D64" w:rsidRDefault="00237D64" w:rsidP="000E2E1E">
      <w:pPr>
        <w:pStyle w:val="a3"/>
        <w:wordWrap/>
        <w:spacing w:line="408" w:lineRule="auto"/>
        <w:ind w:right="776"/>
      </w:pPr>
    </w:p>
    <w:p w:rsidR="00237D64" w:rsidRDefault="00237D64">
      <w:pPr>
        <w:pStyle w:val="a3"/>
        <w:wordWrap/>
        <w:spacing w:line="408" w:lineRule="auto"/>
        <w:jc w:val="right"/>
      </w:pP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r>
        <w:rPr>
          <w:rFonts w:ascii="맑은 고딕" w:eastAsia="맑은 고딕"/>
          <w:b/>
        </w:rPr>
        <w:t>2. 본인은 회사가 위 목적으로 다음과 같은 본인의 고유식별정보를 수집·이용하는 것에 동의합니다.</w:t>
      </w:r>
    </w:p>
    <w:p w:rsidR="00237D64" w:rsidRDefault="00D7547C" w:rsidP="00D7547C">
      <w:pPr>
        <w:pStyle w:val="a3"/>
        <w:spacing w:line="408" w:lineRule="auto"/>
        <w:ind w:left="500"/>
      </w:pPr>
      <w:r>
        <w:rPr>
          <w:rFonts w:ascii="맑은 고딕" w:eastAsia="맑은 고딕" w:hint="eastAsia"/>
        </w:rPr>
        <w:t>-</w:t>
      </w:r>
      <w:proofErr w:type="gramStart"/>
      <w:r w:rsidR="009815FA">
        <w:rPr>
          <w:rFonts w:ascii="맑은 고딕" w:eastAsia="맑은 고딕"/>
        </w:rPr>
        <w:t>고유식별정보 :</w:t>
      </w:r>
      <w:proofErr w:type="gramEnd"/>
      <w:r w:rsidR="009815FA">
        <w:rPr>
          <w:rFonts w:ascii="맑은 고딕" w:eastAsia="맑은 고딕"/>
        </w:rPr>
        <w:t xml:space="preserve"> 주민등록번호, 운전면허번호, 외국인등록번호, 여권번호</w:t>
      </w:r>
    </w:p>
    <w:p w:rsidR="00237D64" w:rsidRDefault="00D7547C" w:rsidP="00D7547C">
      <w:pPr>
        <w:pStyle w:val="a3"/>
        <w:spacing w:line="408" w:lineRule="auto"/>
        <w:ind w:left="500"/>
      </w:pPr>
      <w:r>
        <w:rPr>
          <w:rFonts w:ascii="맑은 고딕" w:eastAsia="맑은 고딕"/>
        </w:rPr>
        <w:lastRenderedPageBreak/>
        <w:t>-</w:t>
      </w:r>
      <w:r w:rsidR="009815FA">
        <w:rPr>
          <w:rFonts w:ascii="맑은 고딕" w:eastAsia="맑은 고딕"/>
        </w:rPr>
        <w:t xml:space="preserve">보유 이용 </w:t>
      </w:r>
      <w:proofErr w:type="gramStart"/>
      <w:r w:rsidR="009815FA">
        <w:rPr>
          <w:rFonts w:ascii="맑은 고딕" w:eastAsia="맑은 고딕"/>
        </w:rPr>
        <w:t>기간 :</w:t>
      </w:r>
      <w:proofErr w:type="gramEnd"/>
      <w:r w:rsidR="009815FA">
        <w:rPr>
          <w:rFonts w:ascii="맑은 고딕" w:eastAsia="맑은 고딕"/>
        </w:rPr>
        <w:t xml:space="preserve"> 상기 개인정보를 보유하는 기간</w:t>
      </w:r>
    </w:p>
    <w:p w:rsidR="00237D64" w:rsidRDefault="009815FA">
      <w:pPr>
        <w:pStyle w:val="a3"/>
        <w:wordWrap/>
        <w:spacing w:line="408" w:lineRule="auto"/>
        <w:ind w:left="100" w:right="100"/>
        <w:jc w:val="right"/>
      </w:pPr>
      <w:r>
        <w:rPr>
          <w:rFonts w:ascii="맑은 고딕"/>
        </w:rPr>
        <w:t>☐</w:t>
      </w:r>
      <w:r>
        <w:rPr>
          <w:rFonts w:ascii="맑은 고딕" w:eastAsia="맑은 고딕"/>
        </w:rPr>
        <w:t xml:space="preserve"> 동의     </w:t>
      </w:r>
      <w:r>
        <w:rPr>
          <w:rFonts w:ascii="맑은 고딕"/>
        </w:rPr>
        <w:t>☐</w:t>
      </w:r>
      <w:r>
        <w:rPr>
          <w:rFonts w:ascii="맑은 고딕" w:eastAsia="맑은 고딕"/>
        </w:rPr>
        <w:t xml:space="preserve"> 동의하지 않음</w:t>
      </w:r>
    </w:p>
    <w:p w:rsidR="00237D64" w:rsidRDefault="00237D64" w:rsidP="00FD1CBD">
      <w:pPr>
        <w:pStyle w:val="a3"/>
        <w:wordWrap/>
        <w:spacing w:line="408" w:lineRule="auto"/>
        <w:ind w:right="776"/>
      </w:pP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r>
        <w:rPr>
          <w:rFonts w:ascii="맑은 고딕" w:eastAsia="맑은 고딕"/>
          <w:b/>
        </w:rPr>
        <w:t>3. 본인은 회사가 위 목적으로 다음과 같은 본인의 민감정보를 수집·이용하는 것에 동의합니다.</w:t>
      </w:r>
    </w:p>
    <w:p w:rsidR="00237D64" w:rsidRDefault="00D7547C" w:rsidP="00D7547C">
      <w:pPr>
        <w:pStyle w:val="a3"/>
        <w:spacing w:line="408" w:lineRule="auto"/>
        <w:ind w:left="500"/>
      </w:pPr>
      <w:r>
        <w:rPr>
          <w:rFonts w:ascii="맑은 고딕" w:eastAsia="맑은 고딕" w:hint="eastAsia"/>
        </w:rPr>
        <w:t>-</w:t>
      </w:r>
      <w:proofErr w:type="gramStart"/>
      <w:r w:rsidR="009815FA">
        <w:rPr>
          <w:rFonts w:ascii="맑은 고딕" w:eastAsia="맑은 고딕"/>
        </w:rPr>
        <w:t>민감정보 :</w:t>
      </w:r>
      <w:proofErr w:type="gramEnd"/>
      <w:r w:rsidR="009815FA">
        <w:rPr>
          <w:rFonts w:ascii="맑은 고딕" w:eastAsia="맑은 고딕"/>
        </w:rPr>
        <w:t xml:space="preserve"> 건강, 국가보훈대상, 범죄 경력</w:t>
      </w:r>
    </w:p>
    <w:p w:rsidR="00237D64" w:rsidRDefault="00D7547C" w:rsidP="00D7547C">
      <w:pPr>
        <w:pStyle w:val="a3"/>
        <w:spacing w:line="408" w:lineRule="auto"/>
        <w:ind w:left="500"/>
      </w:pPr>
      <w:r>
        <w:rPr>
          <w:rFonts w:ascii="맑은 고딕" w:eastAsia="맑은 고딕"/>
        </w:rPr>
        <w:t>-</w:t>
      </w:r>
      <w:r w:rsidR="009815FA">
        <w:rPr>
          <w:rFonts w:ascii="맑은 고딕" w:eastAsia="맑은 고딕"/>
        </w:rPr>
        <w:t xml:space="preserve">보유 이용 </w:t>
      </w:r>
      <w:proofErr w:type="gramStart"/>
      <w:r w:rsidR="009815FA">
        <w:rPr>
          <w:rFonts w:ascii="맑은 고딕" w:eastAsia="맑은 고딕"/>
        </w:rPr>
        <w:t>기간 :</w:t>
      </w:r>
      <w:proofErr w:type="gramEnd"/>
      <w:r w:rsidR="009815FA">
        <w:rPr>
          <w:rFonts w:ascii="맑은 고딕" w:eastAsia="맑은 고딕"/>
        </w:rPr>
        <w:t xml:space="preserve"> 상기 개인정보를 보유하는 기간</w:t>
      </w:r>
    </w:p>
    <w:p w:rsidR="00237D64" w:rsidRDefault="009815FA">
      <w:pPr>
        <w:pStyle w:val="a3"/>
        <w:wordWrap/>
        <w:spacing w:line="408" w:lineRule="auto"/>
        <w:ind w:left="100" w:right="100"/>
        <w:jc w:val="right"/>
      </w:pPr>
      <w:r>
        <w:rPr>
          <w:rFonts w:ascii="맑은 고딕"/>
        </w:rPr>
        <w:t>☐</w:t>
      </w:r>
      <w:r>
        <w:rPr>
          <w:rFonts w:ascii="맑은 고딕" w:eastAsia="맑은 고딕"/>
        </w:rPr>
        <w:t xml:space="preserve"> 동의     </w:t>
      </w:r>
      <w:r>
        <w:rPr>
          <w:rFonts w:ascii="맑은 고딕"/>
        </w:rPr>
        <w:t>☐</w:t>
      </w:r>
      <w:r>
        <w:rPr>
          <w:rFonts w:ascii="맑은 고딕" w:eastAsia="맑은 고딕"/>
        </w:rPr>
        <w:t xml:space="preserve"> 동의하지 않음</w:t>
      </w:r>
    </w:p>
    <w:p w:rsidR="00237D64" w:rsidRDefault="00237D64">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p>
    <w:p w:rsidR="00237D64" w:rsidRDefault="009815FA">
      <w:pPr>
        <w:pStyle w:val="a3"/>
        <w:tabs>
          <w:tab w:val="left" w:pos="826"/>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408" w:lineRule="auto"/>
      </w:pPr>
      <w:r>
        <w:rPr>
          <w:rFonts w:ascii="맑은 고딕" w:eastAsia="맑은 고딕"/>
          <w:b/>
        </w:rPr>
        <w:t>4. 본인은 회사가 아래와 같이 개인정보를 제3자에게 제공하거나 위탁하는 것에 동의합니다.</w:t>
      </w:r>
    </w:p>
    <w:p w:rsidR="00237D64" w:rsidRDefault="00D7547C" w:rsidP="00D7547C">
      <w:pPr>
        <w:pStyle w:val="a3"/>
        <w:spacing w:line="408" w:lineRule="auto"/>
        <w:ind w:left="500"/>
      </w:pPr>
      <w:r>
        <w:rPr>
          <w:rFonts w:ascii="맑은 고딕" w:eastAsia="맑은 고딕" w:hint="eastAsia"/>
        </w:rPr>
        <w:t>-</w:t>
      </w:r>
      <w:r w:rsidR="009815FA">
        <w:rPr>
          <w:rFonts w:ascii="맑은 고딕" w:eastAsia="맑은 고딕"/>
        </w:rPr>
        <w:t xml:space="preserve">제공받는 </w:t>
      </w:r>
      <w:proofErr w:type="gramStart"/>
      <w:r w:rsidR="009815FA">
        <w:rPr>
          <w:rFonts w:ascii="맑은 고딕" w:eastAsia="맑은 고딕"/>
        </w:rPr>
        <w:t>자 :</w:t>
      </w:r>
      <w:proofErr w:type="gramEnd"/>
      <w:r w:rsidR="009815FA">
        <w:rPr>
          <w:rFonts w:ascii="맑은 고딕" w:eastAsia="맑은 고딕"/>
        </w:rPr>
        <w:t xml:space="preserve"> 급여 아웃소싱, 단체 생명·의료비 보장보험 사업자, 퇴직연금 사업자, 건강검진 시행기관, 여행사, 교육·훈련 기관, 고용노동부, 자문기관, 고객사, 기타 위탁사업자</w:t>
      </w:r>
    </w:p>
    <w:p w:rsidR="00237D64" w:rsidRDefault="00D7547C" w:rsidP="00D7547C">
      <w:pPr>
        <w:pStyle w:val="a3"/>
        <w:spacing w:line="408" w:lineRule="auto"/>
        <w:ind w:left="500"/>
      </w:pPr>
      <w:r>
        <w:rPr>
          <w:rFonts w:ascii="맑은 고딕" w:eastAsia="맑은 고딕"/>
        </w:rPr>
        <w:t>-</w:t>
      </w:r>
      <w:proofErr w:type="gramStart"/>
      <w:r w:rsidR="009815FA">
        <w:rPr>
          <w:rFonts w:ascii="맑은 고딕" w:eastAsia="맑은 고딕"/>
        </w:rPr>
        <w:t>이용목적 :</w:t>
      </w:r>
      <w:proofErr w:type="gramEnd"/>
      <w:r w:rsidR="009815FA">
        <w:rPr>
          <w:rFonts w:ascii="맑은 고딕" w:eastAsia="맑은 고딕"/>
        </w:rPr>
        <w:t xml:space="preserve"> 급여산정 및 지급, 4대보험 처리, 급여 관련 세무처리, 교육, 보험가입, 고용노동부 훈련비용 지원신청, 퇴직연금 가입, 복지카드 발급, 자문기관, 고객사, 위탁사업자 업무협조, 건강검진, 숙박 예약 등 여행관련 </w:t>
      </w:r>
    </w:p>
    <w:p w:rsidR="00237D64" w:rsidRDefault="00D7547C" w:rsidP="00D7547C">
      <w:pPr>
        <w:pStyle w:val="a3"/>
        <w:spacing w:line="408" w:lineRule="auto"/>
        <w:ind w:left="500"/>
      </w:pPr>
      <w:r>
        <w:rPr>
          <w:rFonts w:ascii="맑은 고딕" w:eastAsia="맑은 고딕"/>
        </w:rPr>
        <w:t>-</w:t>
      </w:r>
      <w:r w:rsidR="009815FA">
        <w:rPr>
          <w:rFonts w:ascii="맑은 고딕" w:eastAsia="맑은 고딕"/>
        </w:rPr>
        <w:t xml:space="preserve">제공할 개인정보 </w:t>
      </w:r>
      <w:proofErr w:type="gramStart"/>
      <w:r w:rsidR="009815FA">
        <w:rPr>
          <w:rFonts w:ascii="맑은 고딕" w:eastAsia="맑은 고딕"/>
        </w:rPr>
        <w:t>항목 :</w:t>
      </w:r>
      <w:proofErr w:type="gramEnd"/>
      <w:r w:rsidR="009815FA">
        <w:rPr>
          <w:rFonts w:ascii="맑은 고딕" w:eastAsia="맑은 고딕"/>
        </w:rPr>
        <w:t xml:space="preserve"> 개인식별정보, 급여, 교육훈련 내용 및 기간, 부양가족의 고유식별정보</w:t>
      </w:r>
    </w:p>
    <w:p w:rsidR="00237D64" w:rsidRDefault="00D7547C" w:rsidP="00D7547C">
      <w:pPr>
        <w:pStyle w:val="a3"/>
        <w:spacing w:line="408" w:lineRule="auto"/>
        <w:ind w:left="500"/>
      </w:pPr>
      <w:r>
        <w:rPr>
          <w:rFonts w:ascii="맑은 고딕" w:eastAsia="맑은 고딕" w:hint="eastAsia"/>
        </w:rPr>
        <w:t>-</w:t>
      </w:r>
      <w:r w:rsidR="009815FA">
        <w:rPr>
          <w:rFonts w:ascii="맑은 고딕" w:eastAsia="맑은 고딕"/>
        </w:rPr>
        <w:t xml:space="preserve">보유 이용 </w:t>
      </w:r>
      <w:proofErr w:type="gramStart"/>
      <w:r w:rsidR="009815FA">
        <w:rPr>
          <w:rFonts w:ascii="맑은 고딕" w:eastAsia="맑은 고딕"/>
        </w:rPr>
        <w:t>기간 :</w:t>
      </w:r>
      <w:proofErr w:type="gramEnd"/>
      <w:r w:rsidR="009815FA">
        <w:rPr>
          <w:rFonts w:ascii="맑은 고딕" w:eastAsia="맑은 고딕"/>
        </w:rPr>
        <w:t xml:space="preserve"> 목적 달성 때까지</w:t>
      </w:r>
    </w:p>
    <w:p w:rsidR="00237D64" w:rsidRDefault="009815FA">
      <w:pPr>
        <w:pStyle w:val="a3"/>
        <w:wordWrap/>
        <w:spacing w:line="408" w:lineRule="auto"/>
        <w:ind w:left="100" w:right="100"/>
        <w:jc w:val="right"/>
      </w:pPr>
      <w:r>
        <w:rPr>
          <w:rFonts w:ascii="맑은 고딕"/>
        </w:rPr>
        <w:t>☐</w:t>
      </w:r>
      <w:r>
        <w:rPr>
          <w:rFonts w:ascii="맑은 고딕" w:eastAsia="맑은 고딕"/>
        </w:rPr>
        <w:t xml:space="preserve"> 동의     </w:t>
      </w:r>
      <w:r>
        <w:rPr>
          <w:rFonts w:ascii="맑은 고딕"/>
        </w:rPr>
        <w:t>☐</w:t>
      </w:r>
      <w:r>
        <w:rPr>
          <w:rFonts w:ascii="맑은 고딕" w:eastAsia="맑은 고딕"/>
        </w:rPr>
        <w:t xml:space="preserve"> 동의하지 않음</w:t>
      </w:r>
    </w:p>
    <w:p w:rsidR="00237D64" w:rsidRDefault="009815FA">
      <w:pPr>
        <w:pStyle w:val="a3"/>
        <w:wordWrap/>
        <w:spacing w:line="408" w:lineRule="auto"/>
        <w:ind w:left="100" w:right="100"/>
        <w:jc w:val="right"/>
      </w:pPr>
      <w:r>
        <w:rPr>
          <w:rFonts w:ascii="맑은 고딕"/>
        </w:rPr>
        <w:t>☐</w:t>
      </w:r>
      <w:r>
        <w:rPr>
          <w:rFonts w:ascii="맑은 고딕" w:eastAsia="맑은 고딕"/>
        </w:rPr>
        <w:t xml:space="preserve"> 고유식별정보 제공에 동의     </w:t>
      </w:r>
      <w:r>
        <w:rPr>
          <w:rFonts w:ascii="맑은 고딕"/>
        </w:rPr>
        <w:t>☐</w:t>
      </w:r>
      <w:r>
        <w:rPr>
          <w:rFonts w:ascii="맑은 고딕" w:eastAsia="맑은 고딕"/>
        </w:rPr>
        <w:t xml:space="preserve"> 동의하지 않음</w:t>
      </w:r>
    </w:p>
    <w:p w:rsidR="00237D64" w:rsidRDefault="00237D64">
      <w:pPr>
        <w:pStyle w:val="a3"/>
        <w:wordWrap/>
        <w:spacing w:line="408" w:lineRule="auto"/>
        <w:ind w:left="100" w:right="100"/>
        <w:jc w:val="right"/>
      </w:pPr>
    </w:p>
    <w:p w:rsidR="00237D64" w:rsidRDefault="00237D64">
      <w:pPr>
        <w:pStyle w:val="a3"/>
        <w:spacing w:line="408" w:lineRule="auto"/>
        <w:ind w:left="100" w:right="100"/>
      </w:pPr>
    </w:p>
    <w:p w:rsidR="00237D64" w:rsidRDefault="009815FA">
      <w:pPr>
        <w:pStyle w:val="a3"/>
        <w:spacing w:line="408" w:lineRule="auto"/>
        <w:ind w:left="100" w:right="100"/>
      </w:pPr>
      <w:r>
        <w:rPr>
          <w:rFonts w:ascii="맑은 고딕" w:eastAsia="맑은 고딕"/>
        </w:rPr>
        <w:t>위 1~4항의 개인정보의 제공에 관한 동의는 채용심사 및 근로계약의 체결을 위하여 필수적이므로, 위 사항에 동의</w:t>
      </w:r>
      <w:r w:rsidR="00D7547C">
        <w:rPr>
          <w:rFonts w:ascii="맑은 고딕" w:eastAsia="맑은 고딕" w:hint="eastAsia"/>
        </w:rPr>
        <w:t xml:space="preserve"> </w:t>
      </w:r>
      <w:proofErr w:type="spellStart"/>
      <w:r>
        <w:rPr>
          <w:rFonts w:ascii="맑은 고딕" w:eastAsia="맑은 고딕"/>
        </w:rPr>
        <w:t>하셔야만</w:t>
      </w:r>
      <w:proofErr w:type="spellEnd"/>
      <w:r>
        <w:rPr>
          <w:rFonts w:ascii="맑은 고딕" w:eastAsia="맑은 고딕"/>
        </w:rPr>
        <w:t xml:space="preserve"> 근로계약의 체결이 가능합니다. 이에 본인은 개인정보의 수집·제공·이용에 대한 동의를 거부할 권리가 있다는 사실 및 동의 거부 시 개인정보 부정확에 따른 채</w:t>
      </w:r>
      <w:r>
        <w:rPr>
          <w:rFonts w:ascii="맑은 고딕" w:eastAsia="맑은 고딕"/>
        </w:rPr>
        <w:lastRenderedPageBreak/>
        <w:t>용, 인사이동, 업무지연 등 불이익을 받을 수 있다는 사실을 숙지하였으며, 그 불이익에 대한 책임은 본인에게 있음을 확인합니다.</w:t>
      </w:r>
    </w:p>
    <w:p w:rsidR="00237D64" w:rsidRDefault="00237D64">
      <w:pPr>
        <w:pStyle w:val="a3"/>
        <w:spacing w:line="408" w:lineRule="auto"/>
        <w:ind w:left="100" w:right="100"/>
      </w:pPr>
    </w:p>
    <w:p w:rsidR="00237D64" w:rsidRDefault="009815FA">
      <w:pPr>
        <w:pStyle w:val="a3"/>
        <w:wordWrap/>
        <w:spacing w:line="408" w:lineRule="auto"/>
        <w:ind w:left="100" w:right="100"/>
        <w:jc w:val="right"/>
      </w:pPr>
      <w:r>
        <w:rPr>
          <w:rFonts w:ascii="맑은 고딕" w:eastAsia="맑은 고딕"/>
          <w:b/>
        </w:rPr>
        <w:t xml:space="preserve">성명 </w:t>
      </w:r>
      <w:r>
        <w:rPr>
          <w:rFonts w:ascii="맑은 고딕"/>
          <w:b/>
          <w:u w:val="single"/>
        </w:rPr>
        <w:t xml:space="preserve">                       </w:t>
      </w:r>
      <w:r>
        <w:rPr>
          <w:rFonts w:ascii="맑은 고딕" w:eastAsia="맑은 고딕"/>
          <w:b/>
        </w:rPr>
        <w:t>(서명)</w:t>
      </w:r>
    </w:p>
    <w:sectPr w:rsidR="00237D64">
      <w:footerReference w:type="default" r:id="rId7"/>
      <w:endnotePr>
        <w:numFmt w:val="decimal"/>
      </w:endnotePr>
      <w:pgSz w:w="11906" w:h="16838"/>
      <w:pgMar w:top="1417" w:right="1417" w:bottom="1417" w:left="1417" w:header="709" w:footer="709"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1F16" w:rsidRDefault="00031F16">
      <w:r>
        <w:separator/>
      </w:r>
    </w:p>
  </w:endnote>
  <w:endnote w:type="continuationSeparator" w:id="0">
    <w:p w:rsidR="00031F16" w:rsidRDefault="00031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D64" w:rsidRDefault="00237D6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1F16" w:rsidRDefault="00031F16">
      <w:r>
        <w:separator/>
      </w:r>
    </w:p>
  </w:footnote>
  <w:footnote w:type="continuationSeparator" w:id="0">
    <w:p w:rsidR="00031F16" w:rsidRDefault="00031F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70812"/>
    <w:multiLevelType w:val="multilevel"/>
    <w:tmpl w:val="B0E4B644"/>
    <w:lvl w:ilvl="0">
      <w:start w:val="1"/>
      <w:numFmt w:val="decimalEnclosedCircle"/>
      <w:suff w:val="space"/>
      <w:lvlText w:val="%1"/>
      <w:lvlJc w:val="left"/>
      <w:rPr>
        <w:rFonts w:ascii="맑은 고딕" w:eastAsia="맑은 고딕" w:hAnsi="맑은 고딕"/>
        <w:color w:val="000000"/>
        <w:u w:val="single"/>
      </w:rPr>
    </w:lvl>
    <w:lvl w:ilvl="1">
      <w:start w:val="1"/>
      <w:numFmt w:val="chosung"/>
      <w:suff w:val="space"/>
      <w:lvlText w:val="(%2)"/>
      <w:lvlJc w:val="left"/>
      <w:rPr>
        <w:rFonts w:ascii="맑은 고딕" w:eastAsia="맑은 고딕" w:hAnsi="맑은 고딕"/>
        <w:color w:val="000000"/>
        <w:u w:val="single"/>
      </w:rPr>
    </w:lvl>
    <w:lvl w:ilvl="2">
      <w:start w:val="1"/>
      <w:numFmt w:val="lowerLetter"/>
      <w:suff w:val="space"/>
      <w:lvlText w:val="(%3)"/>
      <w:lvlJc w:val="left"/>
      <w:rPr>
        <w:rFonts w:ascii="맑은 고딕" w:eastAsia="맑은 고딕" w:hAnsi="맑은 고딕"/>
        <w:color w:val="000000"/>
        <w:u w:val="single"/>
      </w:rPr>
    </w:lvl>
    <w:lvl w:ilvl="3">
      <w:start w:val="1"/>
      <w:numFmt w:val="decimal"/>
      <w:suff w:val="space"/>
      <w:lvlText w:val="%4)"/>
      <w:lvlJc w:val="left"/>
      <w:rPr>
        <w:rFonts w:ascii="맑은 고딕" w:eastAsia="맑은 고딕" w:hAnsi="맑은 고딕"/>
        <w:color w:val="000000"/>
        <w:u w:val="single"/>
      </w:rPr>
    </w:lvl>
    <w:lvl w:ilvl="4">
      <w:start w:val="1"/>
      <w:numFmt w:val="chosung"/>
      <w:suff w:val="space"/>
      <w:lvlText w:val="%5)"/>
      <w:lvlJc w:val="left"/>
      <w:rPr>
        <w:rFonts w:ascii="맑은 고딕" w:eastAsia="맑은 고딕" w:hAnsi="맑은 고딕"/>
        <w:color w:val="000000"/>
        <w:u w:val="single"/>
      </w:rPr>
    </w:lvl>
    <w:lvl w:ilvl="5">
      <w:start w:val="1"/>
      <w:numFmt w:val="lowerLetter"/>
      <w:suff w:val="space"/>
      <w:lvlText w:val="%6)"/>
      <w:lvlJc w:val="left"/>
      <w:rPr>
        <w:rFonts w:ascii="맑은 고딕" w:eastAsia="맑은 고딕" w:hAnsi="맑은 고딕"/>
        <w:color w:val="000000"/>
        <w:u w:val="single"/>
      </w:rPr>
    </w:lvl>
    <w:lvl w:ilvl="6">
      <w:start w:val="1"/>
      <w:numFmt w:val="decimal"/>
      <w:suff w:val="space"/>
      <w:lvlText w:val="-"/>
      <w:lvlJc w:val="left"/>
      <w:rPr>
        <w:rFonts w:ascii="맑은 고딕" w:eastAsia="맑은 고딕" w:hAnsi="맑은 고딕"/>
        <w:color w:val="000000"/>
        <w:u w:val="single"/>
      </w:rPr>
    </w:lvl>
    <w:lvl w:ilvl="7">
      <w:numFmt w:val="decimal"/>
      <w:lvlText w:val=""/>
      <w:lvlJc w:val="left"/>
    </w:lvl>
    <w:lvl w:ilvl="8">
      <w:numFmt w:val="decimal"/>
      <w:lvlText w:val=""/>
      <w:lvlJc w:val="left"/>
    </w:lvl>
  </w:abstractNum>
  <w:abstractNum w:abstractNumId="1" w15:restartNumberingAfterBreak="0">
    <w:nsid w:val="1A57267C"/>
    <w:multiLevelType w:val="multilevel"/>
    <w:tmpl w:val="35C0602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1FA5252A"/>
    <w:multiLevelType w:val="multilevel"/>
    <w:tmpl w:val="01AA41AC"/>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2ADB4BD2"/>
    <w:multiLevelType w:val="multilevel"/>
    <w:tmpl w:val="D28E2E52"/>
    <w:lvl w:ilvl="0">
      <w:start w:val="1"/>
      <w:numFmt w:val="decimalEnclosedCircle"/>
      <w:suff w:val="space"/>
      <w:lvlText w:val="%1"/>
      <w:lvlJc w:val="left"/>
      <w:rPr>
        <w:rFonts w:ascii="맑은 고딕" w:eastAsia="맑은 고딕" w:hAnsi="맑은 고딕"/>
        <w:color w:val="000000"/>
      </w:rPr>
    </w:lvl>
    <w:lvl w:ilvl="1">
      <w:start w:val="1"/>
      <w:numFmt w:val="chosung"/>
      <w:suff w:val="space"/>
      <w:lvlText w:val="(%2)"/>
      <w:lvlJc w:val="left"/>
      <w:rPr>
        <w:rFonts w:ascii="맑은 고딕" w:eastAsia="맑은 고딕" w:hAnsi="맑은 고딕"/>
        <w:color w:val="000000"/>
      </w:rPr>
    </w:lvl>
    <w:lvl w:ilvl="2">
      <w:start w:val="1"/>
      <w:numFmt w:val="lowerLetter"/>
      <w:suff w:val="space"/>
      <w:lvlText w:val="(%3)"/>
      <w:lvlJc w:val="left"/>
      <w:rPr>
        <w:rFonts w:ascii="맑은 고딕" w:eastAsia="맑은 고딕" w:hAnsi="맑은 고딕"/>
        <w:color w:val="000000"/>
      </w:rPr>
    </w:lvl>
    <w:lvl w:ilvl="3">
      <w:start w:val="1"/>
      <w:numFmt w:val="decimal"/>
      <w:suff w:val="space"/>
      <w:lvlText w:val="%4)"/>
      <w:lvlJc w:val="left"/>
      <w:rPr>
        <w:rFonts w:ascii="맑은 고딕" w:eastAsia="맑은 고딕" w:hAnsi="맑은 고딕"/>
        <w:color w:val="000000"/>
      </w:rPr>
    </w:lvl>
    <w:lvl w:ilvl="4">
      <w:start w:val="1"/>
      <w:numFmt w:val="chosung"/>
      <w:suff w:val="space"/>
      <w:lvlText w:val="%5)"/>
      <w:lvlJc w:val="left"/>
      <w:rPr>
        <w:rFonts w:ascii="맑은 고딕" w:eastAsia="맑은 고딕" w:hAnsi="맑은 고딕"/>
        <w:color w:val="000000"/>
      </w:rPr>
    </w:lvl>
    <w:lvl w:ilvl="5">
      <w:start w:val="1"/>
      <w:numFmt w:val="lowerLetter"/>
      <w:suff w:val="space"/>
      <w:lvlText w:val="%6)"/>
      <w:lvlJc w:val="left"/>
      <w:rPr>
        <w:rFonts w:ascii="맑은 고딕" w:eastAsia="맑은 고딕" w:hAnsi="맑은 고딕"/>
        <w:color w:val="000000"/>
      </w:rPr>
    </w:lvl>
    <w:lvl w:ilvl="6">
      <w:start w:val="1"/>
      <w:numFmt w:val="decimal"/>
      <w:suff w:val="space"/>
      <w:lvlText w:val="-"/>
      <w:lvlJc w:val="left"/>
      <w:rPr>
        <w:rFonts w:ascii="맑은 고딕" w:eastAsia="맑은 고딕" w:hAnsi="맑은 고딕"/>
        <w:color w:val="000000"/>
      </w:rPr>
    </w:lvl>
    <w:lvl w:ilvl="7">
      <w:numFmt w:val="decimal"/>
      <w:lvlText w:val=""/>
      <w:lvlJc w:val="left"/>
    </w:lvl>
    <w:lvl w:ilvl="8">
      <w:numFmt w:val="decimal"/>
      <w:lvlText w:val=""/>
      <w:lvlJc w:val="left"/>
    </w:lvl>
  </w:abstractNum>
  <w:abstractNum w:abstractNumId="4" w15:restartNumberingAfterBreak="0">
    <w:nsid w:val="33492A3F"/>
    <w:multiLevelType w:val="multilevel"/>
    <w:tmpl w:val="E842F2D4"/>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41B32F14"/>
    <w:multiLevelType w:val="multilevel"/>
    <w:tmpl w:val="8B5A913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15:restartNumberingAfterBreak="0">
    <w:nsid w:val="4BCB7E07"/>
    <w:multiLevelType w:val="hybridMultilevel"/>
    <w:tmpl w:val="5A921948"/>
    <w:lvl w:ilvl="0" w:tplc="68422DB2">
      <w:start w:val="1"/>
      <w:numFmt w:val="bullet"/>
      <w:suff w:val="space"/>
      <w:lvlText w:val="n"/>
      <w:lvlJc w:val="left"/>
    </w:lvl>
    <w:lvl w:ilvl="1" w:tplc="8D46427E">
      <w:numFmt w:val="decimal"/>
      <w:lvlText w:val=""/>
      <w:lvlJc w:val="left"/>
    </w:lvl>
    <w:lvl w:ilvl="2" w:tplc="71600CA0">
      <w:numFmt w:val="decimal"/>
      <w:lvlText w:val=""/>
      <w:lvlJc w:val="left"/>
    </w:lvl>
    <w:lvl w:ilvl="3" w:tplc="A7FE3554">
      <w:numFmt w:val="decimal"/>
      <w:lvlText w:val=""/>
      <w:lvlJc w:val="left"/>
    </w:lvl>
    <w:lvl w:ilvl="4" w:tplc="2278D388">
      <w:numFmt w:val="decimal"/>
      <w:lvlText w:val=""/>
      <w:lvlJc w:val="left"/>
    </w:lvl>
    <w:lvl w:ilvl="5" w:tplc="AD005054">
      <w:numFmt w:val="decimal"/>
      <w:lvlText w:val=""/>
      <w:lvlJc w:val="left"/>
    </w:lvl>
    <w:lvl w:ilvl="6" w:tplc="3DF2F682">
      <w:numFmt w:val="decimal"/>
      <w:lvlText w:val=""/>
      <w:lvlJc w:val="left"/>
    </w:lvl>
    <w:lvl w:ilvl="7" w:tplc="A1D87982">
      <w:numFmt w:val="decimal"/>
      <w:lvlText w:val=""/>
      <w:lvlJc w:val="left"/>
    </w:lvl>
    <w:lvl w:ilvl="8" w:tplc="0CA2E5F8">
      <w:numFmt w:val="decimal"/>
      <w:lvlText w:val=""/>
      <w:lvlJc w:val="left"/>
    </w:lvl>
  </w:abstractNum>
  <w:abstractNum w:abstractNumId="7" w15:restartNumberingAfterBreak="0">
    <w:nsid w:val="4CBC0554"/>
    <w:multiLevelType w:val="multilevel"/>
    <w:tmpl w:val="4D2C1854"/>
    <w:lvl w:ilvl="0">
      <w:start w:val="1"/>
      <w:numFmt w:val="decimalEnclosedCircle"/>
      <w:suff w:val="space"/>
      <w:lvlText w:val="%1"/>
      <w:lvlJc w:val="left"/>
      <w:rPr>
        <w:rFonts w:ascii="맑은 고딕" w:eastAsia="맑은 고딕" w:hAnsi="맑은 고딕"/>
        <w:color w:val="000000"/>
      </w:rPr>
    </w:lvl>
    <w:lvl w:ilvl="1">
      <w:start w:val="1"/>
      <w:numFmt w:val="chosung"/>
      <w:suff w:val="space"/>
      <w:lvlText w:val="(%2)"/>
      <w:lvlJc w:val="left"/>
      <w:rPr>
        <w:rFonts w:ascii="맑은 고딕" w:eastAsia="맑은 고딕" w:hAnsi="맑은 고딕"/>
        <w:color w:val="000000"/>
      </w:rPr>
    </w:lvl>
    <w:lvl w:ilvl="2">
      <w:start w:val="1"/>
      <w:numFmt w:val="lowerLetter"/>
      <w:suff w:val="space"/>
      <w:lvlText w:val="(%3)"/>
      <w:lvlJc w:val="left"/>
      <w:rPr>
        <w:rFonts w:ascii="맑은 고딕" w:eastAsia="맑은 고딕" w:hAnsi="맑은 고딕"/>
        <w:color w:val="000000"/>
      </w:rPr>
    </w:lvl>
    <w:lvl w:ilvl="3">
      <w:start w:val="1"/>
      <w:numFmt w:val="decimal"/>
      <w:suff w:val="space"/>
      <w:lvlText w:val="%4)"/>
      <w:lvlJc w:val="left"/>
      <w:rPr>
        <w:rFonts w:ascii="맑은 고딕" w:eastAsia="맑은 고딕" w:hAnsi="맑은 고딕"/>
        <w:color w:val="000000"/>
      </w:rPr>
    </w:lvl>
    <w:lvl w:ilvl="4">
      <w:start w:val="1"/>
      <w:numFmt w:val="chosung"/>
      <w:suff w:val="space"/>
      <w:lvlText w:val="%5)"/>
      <w:lvlJc w:val="left"/>
      <w:rPr>
        <w:rFonts w:ascii="맑은 고딕" w:eastAsia="맑은 고딕" w:hAnsi="맑은 고딕"/>
        <w:color w:val="000000"/>
      </w:rPr>
    </w:lvl>
    <w:lvl w:ilvl="5">
      <w:start w:val="1"/>
      <w:numFmt w:val="lowerLetter"/>
      <w:suff w:val="space"/>
      <w:lvlText w:val="%6)"/>
      <w:lvlJc w:val="left"/>
      <w:rPr>
        <w:rFonts w:ascii="맑은 고딕" w:eastAsia="맑은 고딕" w:hAnsi="맑은 고딕"/>
        <w:color w:val="000000"/>
      </w:rPr>
    </w:lvl>
    <w:lvl w:ilvl="6">
      <w:start w:val="1"/>
      <w:numFmt w:val="decimal"/>
      <w:suff w:val="space"/>
      <w:lvlText w:val="-"/>
      <w:lvlJc w:val="left"/>
      <w:rPr>
        <w:rFonts w:ascii="맑은 고딕" w:eastAsia="맑은 고딕" w:hAnsi="맑은 고딕"/>
        <w:color w:val="000000"/>
      </w:rPr>
    </w:lvl>
    <w:lvl w:ilvl="7">
      <w:numFmt w:val="decimal"/>
      <w:lvlText w:val=""/>
      <w:lvlJc w:val="left"/>
    </w:lvl>
    <w:lvl w:ilvl="8">
      <w:numFmt w:val="decimal"/>
      <w:lvlText w:val=""/>
      <w:lvlJc w:val="left"/>
    </w:lvl>
  </w:abstractNum>
  <w:abstractNum w:abstractNumId="8" w15:restartNumberingAfterBreak="0">
    <w:nsid w:val="54917C03"/>
    <w:multiLevelType w:val="multilevel"/>
    <w:tmpl w:val="9AB6A794"/>
    <w:lvl w:ilvl="0">
      <w:start w:val="1"/>
      <w:numFmt w:val="decimal"/>
      <w:suff w:val="space"/>
      <w:lvlText w:val="제 %1 조"/>
      <w:lvlJc w:val="left"/>
      <w:rPr>
        <w:rFonts w:ascii="맑은 고딕" w:eastAsia="맑은 고딕" w:hAnsi="맑은 고딕"/>
        <w:b/>
        <w:color w:val="000000"/>
        <w:sz w:val="20"/>
      </w:rPr>
    </w:lvl>
    <w:lvl w:ilvl="1">
      <w:start w:val="1"/>
      <w:numFmt w:val="decimalEnclosedCircle"/>
      <w:suff w:val="nothing"/>
      <w:lvlText w:val="%2"/>
      <w:lvlJc w:val="left"/>
      <w:rPr>
        <w:rFonts w:ascii="굴림체" w:eastAsia="굴림체" w:hAnsi="굴림체"/>
        <w:color w:val="000000"/>
        <w:sz w:val="22"/>
      </w:rPr>
    </w:lvl>
    <w:lvl w:ilvl="2">
      <w:start w:val="1"/>
      <w:numFmt w:val="decimal"/>
      <w:suff w:val="nothing"/>
      <w:lvlText w:val="%3."/>
      <w:lvlJc w:val="left"/>
      <w:rPr>
        <w:rFonts w:ascii="굴림체" w:eastAsia="굴림체" w:hAnsi="굴림체"/>
        <w:color w:val="000000"/>
        <w:sz w:val="22"/>
      </w:rPr>
    </w:lvl>
    <w:lvl w:ilvl="3">
      <w:start w:val="1"/>
      <w:numFmt w:val="ganada"/>
      <w:suff w:val="space"/>
      <w:lvlText w:val="%4)"/>
      <w:lvlJc w:val="left"/>
      <w:rPr>
        <w:rFonts w:ascii="맑은 고딕" w:eastAsia="맑은 고딕" w:hAnsi="맑은 고딕"/>
        <w:b/>
        <w:color w:val="000000"/>
      </w:rPr>
    </w:lvl>
    <w:lvl w:ilvl="4">
      <w:start w:val="1"/>
      <w:numFmt w:val="decimal"/>
      <w:suff w:val="space"/>
      <w:lvlText w:val="(%5)"/>
      <w:lvlJc w:val="left"/>
      <w:rPr>
        <w:rFonts w:ascii="맑은 고딕" w:eastAsia="맑은 고딕" w:hAnsi="맑은 고딕"/>
        <w:b/>
        <w:color w:val="000000"/>
      </w:rPr>
    </w:lvl>
    <w:lvl w:ilvl="5">
      <w:start w:val="1"/>
      <w:numFmt w:val="ganada"/>
      <w:suff w:val="space"/>
      <w:lvlText w:val="(%6)"/>
      <w:lvlJc w:val="left"/>
      <w:rPr>
        <w:rFonts w:ascii="맑은 고딕" w:eastAsia="맑은 고딕" w:hAnsi="맑은 고딕"/>
        <w:b/>
        <w:color w:val="000000"/>
      </w:rPr>
    </w:lvl>
    <w:lvl w:ilvl="6">
      <w:start w:val="1"/>
      <w:numFmt w:val="decimalEnclosedCircle"/>
      <w:suff w:val="space"/>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9" w15:restartNumberingAfterBreak="0">
    <w:nsid w:val="55C535DB"/>
    <w:multiLevelType w:val="multilevel"/>
    <w:tmpl w:val="B97E86EC"/>
    <w:lvl w:ilvl="0">
      <w:start w:val="1"/>
      <w:numFmt w:val="decimalEnclosedCircle"/>
      <w:suff w:val="space"/>
      <w:lvlText w:val="%1"/>
      <w:lvlJc w:val="left"/>
      <w:rPr>
        <w:rFonts w:ascii="맑은 고딕" w:eastAsia="맑은 고딕" w:hAnsi="맑은 고딕"/>
        <w:color w:val="000000"/>
      </w:rPr>
    </w:lvl>
    <w:lvl w:ilvl="1">
      <w:start w:val="1"/>
      <w:numFmt w:val="chosung"/>
      <w:suff w:val="space"/>
      <w:lvlText w:val="(%2)"/>
      <w:lvlJc w:val="left"/>
      <w:rPr>
        <w:rFonts w:ascii="맑은 고딕" w:eastAsia="맑은 고딕" w:hAnsi="맑은 고딕"/>
        <w:color w:val="000000"/>
      </w:rPr>
    </w:lvl>
    <w:lvl w:ilvl="2">
      <w:start w:val="1"/>
      <w:numFmt w:val="lowerLetter"/>
      <w:suff w:val="space"/>
      <w:lvlText w:val="(%3)"/>
      <w:lvlJc w:val="left"/>
      <w:rPr>
        <w:rFonts w:ascii="맑은 고딕" w:eastAsia="맑은 고딕" w:hAnsi="맑은 고딕"/>
        <w:color w:val="000000"/>
      </w:rPr>
    </w:lvl>
    <w:lvl w:ilvl="3">
      <w:start w:val="1"/>
      <w:numFmt w:val="decimal"/>
      <w:suff w:val="space"/>
      <w:lvlText w:val="%4)"/>
      <w:lvlJc w:val="left"/>
      <w:rPr>
        <w:rFonts w:ascii="맑은 고딕" w:eastAsia="맑은 고딕" w:hAnsi="맑은 고딕"/>
        <w:color w:val="000000"/>
      </w:rPr>
    </w:lvl>
    <w:lvl w:ilvl="4">
      <w:start w:val="1"/>
      <w:numFmt w:val="chosung"/>
      <w:suff w:val="space"/>
      <w:lvlText w:val="%5)"/>
      <w:lvlJc w:val="left"/>
      <w:rPr>
        <w:rFonts w:ascii="맑은 고딕" w:eastAsia="맑은 고딕" w:hAnsi="맑은 고딕"/>
        <w:color w:val="000000"/>
      </w:rPr>
    </w:lvl>
    <w:lvl w:ilvl="5">
      <w:start w:val="1"/>
      <w:numFmt w:val="lowerLetter"/>
      <w:suff w:val="space"/>
      <w:lvlText w:val="%6)"/>
      <w:lvlJc w:val="left"/>
      <w:rPr>
        <w:rFonts w:ascii="맑은 고딕" w:eastAsia="맑은 고딕" w:hAnsi="맑은 고딕"/>
        <w:color w:val="000000"/>
      </w:rPr>
    </w:lvl>
    <w:lvl w:ilvl="6">
      <w:start w:val="1"/>
      <w:numFmt w:val="decimal"/>
      <w:suff w:val="space"/>
      <w:lvlText w:val="-"/>
      <w:lvlJc w:val="left"/>
      <w:rPr>
        <w:rFonts w:ascii="맑은 고딕" w:eastAsia="맑은 고딕" w:hAnsi="맑은 고딕"/>
        <w:color w:val="000000"/>
      </w:rPr>
    </w:lvl>
    <w:lvl w:ilvl="7">
      <w:numFmt w:val="decimal"/>
      <w:lvlText w:val=""/>
      <w:lvlJc w:val="left"/>
    </w:lvl>
    <w:lvl w:ilvl="8">
      <w:numFmt w:val="decimal"/>
      <w:lvlText w:val=""/>
      <w:lvlJc w:val="left"/>
    </w:lvl>
  </w:abstractNum>
  <w:abstractNum w:abstractNumId="10" w15:restartNumberingAfterBreak="0">
    <w:nsid w:val="65006F60"/>
    <w:multiLevelType w:val="multilevel"/>
    <w:tmpl w:val="025CF44C"/>
    <w:lvl w:ilvl="0">
      <w:start w:val="1"/>
      <w:numFmt w:val="decimalEnclosedCircle"/>
      <w:suff w:val="space"/>
      <w:lvlText w:val="%1"/>
      <w:lvlJc w:val="left"/>
      <w:rPr>
        <w:rFonts w:ascii="맑은 고딕" w:eastAsia="맑은 고딕" w:hAnsi="맑은 고딕"/>
        <w:color w:val="000000"/>
      </w:rPr>
    </w:lvl>
    <w:lvl w:ilvl="1">
      <w:start w:val="1"/>
      <w:numFmt w:val="chosung"/>
      <w:suff w:val="space"/>
      <w:lvlText w:val="(%2)"/>
      <w:lvlJc w:val="left"/>
      <w:rPr>
        <w:rFonts w:ascii="맑은 고딕" w:eastAsia="맑은 고딕" w:hAnsi="맑은 고딕"/>
        <w:color w:val="000000"/>
      </w:rPr>
    </w:lvl>
    <w:lvl w:ilvl="2">
      <w:start w:val="1"/>
      <w:numFmt w:val="lowerLetter"/>
      <w:suff w:val="space"/>
      <w:lvlText w:val="(%3)"/>
      <w:lvlJc w:val="left"/>
      <w:rPr>
        <w:rFonts w:ascii="맑은 고딕" w:eastAsia="맑은 고딕" w:hAnsi="맑은 고딕"/>
        <w:color w:val="000000"/>
      </w:rPr>
    </w:lvl>
    <w:lvl w:ilvl="3">
      <w:start w:val="1"/>
      <w:numFmt w:val="decimal"/>
      <w:suff w:val="space"/>
      <w:lvlText w:val="%4)"/>
      <w:lvlJc w:val="left"/>
      <w:rPr>
        <w:rFonts w:ascii="맑은 고딕" w:eastAsia="맑은 고딕" w:hAnsi="맑은 고딕"/>
        <w:color w:val="000000"/>
      </w:rPr>
    </w:lvl>
    <w:lvl w:ilvl="4">
      <w:start w:val="1"/>
      <w:numFmt w:val="chosung"/>
      <w:suff w:val="space"/>
      <w:lvlText w:val="%5)"/>
      <w:lvlJc w:val="left"/>
      <w:rPr>
        <w:rFonts w:ascii="맑은 고딕" w:eastAsia="맑은 고딕" w:hAnsi="맑은 고딕"/>
        <w:color w:val="000000"/>
      </w:rPr>
    </w:lvl>
    <w:lvl w:ilvl="5">
      <w:start w:val="1"/>
      <w:numFmt w:val="lowerLetter"/>
      <w:suff w:val="space"/>
      <w:lvlText w:val="%6)"/>
      <w:lvlJc w:val="left"/>
      <w:rPr>
        <w:rFonts w:ascii="맑은 고딕" w:eastAsia="맑은 고딕" w:hAnsi="맑은 고딕"/>
        <w:color w:val="000000"/>
      </w:rPr>
    </w:lvl>
    <w:lvl w:ilvl="6">
      <w:start w:val="1"/>
      <w:numFmt w:val="decimal"/>
      <w:suff w:val="space"/>
      <w:lvlText w:val="-"/>
      <w:lvlJc w:val="left"/>
      <w:rPr>
        <w:rFonts w:ascii="맑은 고딕" w:eastAsia="맑은 고딕" w:hAnsi="맑은 고딕"/>
        <w:color w:val="000000"/>
      </w:rPr>
    </w:lvl>
    <w:lvl w:ilvl="7">
      <w:numFmt w:val="decimal"/>
      <w:lvlText w:val=""/>
      <w:lvlJc w:val="left"/>
    </w:lvl>
    <w:lvl w:ilvl="8">
      <w:numFmt w:val="decimal"/>
      <w:lvlText w:val=""/>
      <w:lvlJc w:val="left"/>
    </w:lvl>
  </w:abstractNum>
  <w:abstractNum w:abstractNumId="11" w15:restartNumberingAfterBreak="0">
    <w:nsid w:val="686414CE"/>
    <w:multiLevelType w:val="multilevel"/>
    <w:tmpl w:val="9FFE6358"/>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2" w15:restartNumberingAfterBreak="0">
    <w:nsid w:val="73BA7A70"/>
    <w:multiLevelType w:val="multilevel"/>
    <w:tmpl w:val="CA688DC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13" w15:restartNumberingAfterBreak="0">
    <w:nsid w:val="7B5837EC"/>
    <w:multiLevelType w:val="multilevel"/>
    <w:tmpl w:val="2CC254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abstractNumId w:val="6"/>
  </w:num>
  <w:num w:numId="2">
    <w:abstractNumId w:val="0"/>
  </w:num>
  <w:num w:numId="3">
    <w:abstractNumId w:val="10"/>
  </w:num>
  <w:num w:numId="4">
    <w:abstractNumId w:val="7"/>
  </w:num>
  <w:num w:numId="5">
    <w:abstractNumId w:val="9"/>
  </w:num>
  <w:num w:numId="6">
    <w:abstractNumId w:val="8"/>
  </w:num>
  <w:num w:numId="7">
    <w:abstractNumId w:val="3"/>
  </w:num>
  <w:num w:numId="8">
    <w:abstractNumId w:val="4"/>
  </w:num>
  <w:num w:numId="9">
    <w:abstractNumId w:val="2"/>
  </w:num>
  <w:num w:numId="10">
    <w:abstractNumId w:val="11"/>
  </w:num>
  <w:num w:numId="11">
    <w:abstractNumId w:val="5"/>
  </w:num>
  <w:num w:numId="12">
    <w:abstractNumId w:val="13"/>
  </w:num>
  <w:num w:numId="13">
    <w:abstractNumId w:val="1"/>
  </w:num>
  <w:num w:numId="1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64"/>
    <w:rsid w:val="00017CCA"/>
    <w:rsid w:val="00031F16"/>
    <w:rsid w:val="000D2D36"/>
    <w:rsid w:val="000E2E1E"/>
    <w:rsid w:val="00103D3E"/>
    <w:rsid w:val="00186207"/>
    <w:rsid w:val="002140D7"/>
    <w:rsid w:val="00237D64"/>
    <w:rsid w:val="00326503"/>
    <w:rsid w:val="003D56EA"/>
    <w:rsid w:val="00446893"/>
    <w:rsid w:val="004C2AE0"/>
    <w:rsid w:val="00654912"/>
    <w:rsid w:val="006C5AE9"/>
    <w:rsid w:val="00797FA6"/>
    <w:rsid w:val="009247B9"/>
    <w:rsid w:val="0095603C"/>
    <w:rsid w:val="009815FA"/>
    <w:rsid w:val="00B26DA0"/>
    <w:rsid w:val="00B71CEA"/>
    <w:rsid w:val="00D11D39"/>
    <w:rsid w:val="00D43EB5"/>
    <w:rsid w:val="00D7547C"/>
    <w:rsid w:val="00EE5789"/>
    <w:rsid w:val="00FD1C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2E55"/>
  <w15:docId w15:val="{67851D08-64F1-4341-86E6-2DC57185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D56EA"/>
    <w:pPr>
      <w:widowControl w:val="0"/>
      <w:wordWrap w:val="0"/>
      <w:autoSpaceDE w:val="0"/>
      <w:autoSpaceDN w:val="0"/>
      <w:spacing w:after="0" w:line="240" w:lineRule="auto"/>
      <w:jc w:val="left"/>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6"/>
    <w:pPr>
      <w:widowControl w:val="0"/>
      <w:numPr>
        <w:ilvl w:val="4"/>
        <w:numId w:val="1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1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1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돋움" w:eastAsia="함초롬돋움"/>
      <w:color w:val="00000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customStyle="1" w:styleId="MS">
    <w:name w:val="MS바탕글"/>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Times New Roman" w:eastAsia="바탕"/>
      <w:color w:val="000000"/>
    </w:rPr>
  </w:style>
  <w:style w:type="paragraph" w:customStyle="1" w:styleId="Default">
    <w:name w:val="Default"/>
    <w:uiPriority w:val="15"/>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맑은 고딕" w:eastAsia="맑은 고딕"/>
      <w:color w:val="000000"/>
      <w:sz w:val="24"/>
    </w:rPr>
  </w:style>
  <w:style w:type="paragraph" w:customStyle="1" w:styleId="aa">
    <w:name w:val="비즈폼"/>
    <w:qFormat/>
    <w:rsid w:val="003D56EA"/>
    <w:pPr>
      <w:widowControl w:val="0"/>
      <w:wordWrap w:val="0"/>
      <w:autoSpaceDE w:val="0"/>
      <w:autoSpaceDN w:val="0"/>
      <w:snapToGrid w:val="0"/>
      <w:spacing w:after="0" w:line="247" w:lineRule="auto"/>
    </w:pPr>
    <w:rPr>
      <w:rFonts w:ascii="HY신명조" w:eastAsia="HY신명조" w:hAnsi="Arial Unicode MS" w:cs="HY신명조"/>
      <w:color w:val="000000"/>
      <w:sz w:val="22"/>
    </w:rPr>
  </w:style>
  <w:style w:type="paragraph" w:styleId="ab">
    <w:name w:val="Balloon Text"/>
    <w:basedOn w:val="a"/>
    <w:link w:val="Char"/>
    <w:uiPriority w:val="99"/>
    <w:semiHidden/>
    <w:unhideWhenUsed/>
    <w:rsid w:val="003D56EA"/>
    <w:rPr>
      <w:rFonts w:asciiTheme="majorHAnsi" w:eastAsiaTheme="majorEastAsia" w:hAnsiTheme="majorHAnsi" w:cstheme="majorBidi"/>
      <w:sz w:val="18"/>
      <w:szCs w:val="18"/>
    </w:rPr>
  </w:style>
  <w:style w:type="character" w:customStyle="1" w:styleId="Char">
    <w:name w:val="풍선 도움말 텍스트 Char"/>
    <w:basedOn w:val="a0"/>
    <w:link w:val="ab"/>
    <w:uiPriority w:val="99"/>
    <w:semiHidden/>
    <w:rsid w:val="003D56E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3344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673</Words>
  <Characters>3837</Characters>
  <Application>Microsoft Office Word</Application>
  <DocSecurity>0</DocSecurity>
  <Lines>31</Lines>
  <Paragraphs>9</Paragraphs>
  <ScaleCrop>false</ScaleCrop>
  <HeadingPairs>
    <vt:vector size="2" baseType="variant">
      <vt:variant>
        <vt:lpstr>제목</vt:lpstr>
      </vt:variant>
      <vt:variant>
        <vt:i4>1</vt:i4>
      </vt:variant>
    </vt:vector>
  </HeadingPairs>
  <TitlesOfParts>
    <vt:vector size="1" baseType="lpstr">
      <vt:lpstr>프리랜서 근로계약서</vt:lpstr>
    </vt:vector>
  </TitlesOfParts>
  <Company>FURSYS GROUP</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프리랜서 근로계약서</dc:title>
  <dc:creator>dr</dc:creator>
  <cp:lastModifiedBy>김현주 (Hyunjoo Kim)</cp:lastModifiedBy>
  <cp:revision>2</cp:revision>
  <dcterms:created xsi:type="dcterms:W3CDTF">2024-05-23T07:08:00Z</dcterms:created>
  <dcterms:modified xsi:type="dcterms:W3CDTF">2024-05-23T07:08:00Z</dcterms:modified>
</cp:coreProperties>
</file>