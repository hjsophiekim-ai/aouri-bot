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594D7A" w14:textId="77777777" w:rsidR="002D2169" w:rsidRPr="00D2355D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240" w:lineRule="auto"/>
        <w:jc w:val="center"/>
        <w:rPr>
          <w:rFonts w:ascii="Times New Roman"/>
          <w:b/>
          <w:color w:val="auto"/>
          <w:spacing w:val="2"/>
          <w:sz w:val="40"/>
          <w:szCs w:val="40"/>
        </w:rPr>
      </w:pPr>
    </w:p>
    <w:p w14:paraId="79FDF6F7" w14:textId="77777777" w:rsidR="002D2169" w:rsidRPr="00D2355D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240" w:lineRule="auto"/>
        <w:jc w:val="center"/>
        <w:rPr>
          <w:rFonts w:ascii="Times New Roman"/>
          <w:b/>
          <w:color w:val="auto"/>
          <w:sz w:val="30"/>
          <w:szCs w:val="40"/>
        </w:rPr>
      </w:pPr>
    </w:p>
    <w:p w14:paraId="1EF86408" w14:textId="77777777" w:rsidR="002D2169" w:rsidRPr="00D2355D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240" w:lineRule="auto"/>
        <w:jc w:val="center"/>
        <w:rPr>
          <w:rFonts w:ascii="Times New Roman"/>
          <w:b/>
          <w:color w:val="auto"/>
          <w:sz w:val="30"/>
          <w:szCs w:val="40"/>
        </w:rPr>
      </w:pPr>
    </w:p>
    <w:p w14:paraId="3A225BF3" w14:textId="77777777" w:rsidR="002D2169" w:rsidRPr="00D2355D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240" w:lineRule="auto"/>
        <w:jc w:val="center"/>
        <w:rPr>
          <w:rFonts w:ascii="Times New Roman"/>
          <w:b/>
          <w:color w:val="auto"/>
          <w:sz w:val="30"/>
          <w:szCs w:val="40"/>
        </w:rPr>
      </w:pPr>
    </w:p>
    <w:p w14:paraId="532E5956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exact"/>
        <w:jc w:val="center"/>
        <w:rPr>
          <w:rFonts w:ascii="Times New Roman"/>
          <w:b/>
          <w:color w:val="auto"/>
          <w:spacing w:val="2"/>
          <w:sz w:val="40"/>
          <w:szCs w:val="40"/>
        </w:rPr>
      </w:pPr>
      <w:bookmarkStart w:id="0" w:name="_DV_M0"/>
      <w:bookmarkEnd w:id="0"/>
      <w:r>
        <w:rPr>
          <w:rFonts w:ascii="Times New Roman" w:hint="eastAsia"/>
          <w:b/>
          <w:color w:val="auto"/>
          <w:spacing w:val="2"/>
          <w:sz w:val="40"/>
          <w:szCs w:val="40"/>
        </w:rPr>
        <w:t>투자약정서</w:t>
      </w:r>
    </w:p>
    <w:p w14:paraId="34260CD6" w14:textId="77777777" w:rsidR="002D2169" w:rsidRPr="00BC4F5C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240" w:lineRule="auto"/>
        <w:jc w:val="center"/>
        <w:rPr>
          <w:rFonts w:ascii="Times New Roman"/>
          <w:b/>
          <w:color w:val="auto"/>
          <w:sz w:val="24"/>
          <w:szCs w:val="40"/>
        </w:rPr>
      </w:pPr>
    </w:p>
    <w:p w14:paraId="32C74A5B" w14:textId="77777777" w:rsidR="002D2169" w:rsidRPr="00364C0B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240" w:lineRule="auto"/>
        <w:jc w:val="center"/>
        <w:rPr>
          <w:rFonts w:ascii="Times New Roman"/>
          <w:b/>
          <w:color w:val="auto"/>
          <w:sz w:val="24"/>
          <w:szCs w:val="40"/>
        </w:rPr>
      </w:pPr>
    </w:p>
    <w:p w14:paraId="227C4C05" w14:textId="77777777" w:rsidR="002D2169" w:rsidRPr="0093375F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240" w:lineRule="auto"/>
        <w:jc w:val="center"/>
        <w:rPr>
          <w:rFonts w:ascii="Times New Roman"/>
          <w:b/>
          <w:color w:val="auto"/>
          <w:sz w:val="24"/>
          <w:szCs w:val="40"/>
        </w:rPr>
      </w:pPr>
      <w:bookmarkStart w:id="1" w:name="_DV_M1"/>
      <w:bookmarkEnd w:id="1"/>
    </w:p>
    <w:p w14:paraId="157D0FD2" w14:textId="77777777" w:rsidR="002D2169" w:rsidRPr="00364C0B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360" w:lineRule="auto"/>
        <w:jc w:val="center"/>
        <w:rPr>
          <w:rFonts w:ascii="Times New Roman"/>
          <w:b/>
          <w:color w:val="auto"/>
          <w:sz w:val="24"/>
          <w:szCs w:val="40"/>
        </w:rPr>
      </w:pPr>
    </w:p>
    <w:p w14:paraId="79D4A102" w14:textId="77777777" w:rsidR="002D2169" w:rsidRDefault="002D2169" w:rsidP="002D2169">
      <w:pPr>
        <w:wordWrap w:val="0"/>
        <w:spacing w:line="360" w:lineRule="auto"/>
        <w:jc w:val="center"/>
        <w:rPr>
          <w:rFonts w:ascii="Times New Roman"/>
          <w:color w:val="000000"/>
          <w:kern w:val="0"/>
          <w:sz w:val="28"/>
          <w:szCs w:val="40"/>
        </w:rPr>
      </w:pPr>
      <w:bookmarkStart w:id="2" w:name="_DV_M2"/>
      <w:bookmarkEnd w:id="2"/>
      <w:r>
        <w:rPr>
          <w:rFonts w:ascii="Times New Roman"/>
          <w:color w:val="000000"/>
          <w:kern w:val="0"/>
          <w:sz w:val="28"/>
          <w:szCs w:val="40"/>
        </w:rPr>
        <w:t xml:space="preserve">- </w:t>
      </w:r>
      <w:r>
        <w:rPr>
          <w:rFonts w:ascii="Times New Roman" w:hint="eastAsia"/>
          <w:color w:val="000000"/>
          <w:kern w:val="0"/>
          <w:sz w:val="28"/>
          <w:szCs w:val="40"/>
        </w:rPr>
        <w:t>투자자</w:t>
      </w:r>
      <w:r>
        <w:rPr>
          <w:rFonts w:ascii="Times New Roman"/>
          <w:color w:val="000000"/>
          <w:kern w:val="0"/>
          <w:sz w:val="28"/>
          <w:szCs w:val="40"/>
        </w:rPr>
        <w:t xml:space="preserve"> -</w:t>
      </w:r>
    </w:p>
    <w:p w14:paraId="6D31D2FE" w14:textId="77777777" w:rsidR="002D2169" w:rsidRPr="00BD43FF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360" w:lineRule="auto"/>
        <w:jc w:val="center"/>
        <w:rPr>
          <w:rFonts w:ascii="Times New Roman"/>
          <w:b/>
          <w:sz w:val="28"/>
          <w:szCs w:val="40"/>
        </w:rPr>
      </w:pPr>
    </w:p>
    <w:p w14:paraId="2B78517C" w14:textId="6A57C12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360" w:lineRule="auto"/>
        <w:jc w:val="center"/>
        <w:rPr>
          <w:rFonts w:ascii="Times New Roman"/>
          <w:b/>
          <w:sz w:val="28"/>
          <w:szCs w:val="40"/>
        </w:rPr>
      </w:pPr>
      <w:r>
        <w:rPr>
          <w:rFonts w:ascii="Times New Roman"/>
          <w:b/>
          <w:sz w:val="28"/>
          <w:szCs w:val="40"/>
        </w:rPr>
        <w:t xml:space="preserve"> </w:t>
      </w:r>
      <w:r w:rsidR="00C765D5">
        <w:rPr>
          <w:rFonts w:ascii="Times New Roman" w:hint="eastAsia"/>
          <w:b/>
          <w:sz w:val="28"/>
          <w:szCs w:val="40"/>
        </w:rPr>
        <w:t>주식회사</w:t>
      </w:r>
      <w:r w:rsidR="00C765D5">
        <w:rPr>
          <w:rFonts w:ascii="Times New Roman" w:hint="eastAsia"/>
          <w:b/>
          <w:sz w:val="28"/>
          <w:szCs w:val="40"/>
        </w:rPr>
        <w:t xml:space="preserve"> </w:t>
      </w:r>
      <w:proofErr w:type="spellStart"/>
      <w:r w:rsidR="00A111F8">
        <w:rPr>
          <w:rFonts w:ascii="Times New Roman" w:hint="eastAsia"/>
          <w:b/>
          <w:sz w:val="28"/>
          <w:szCs w:val="40"/>
        </w:rPr>
        <w:t>퍼시스</w:t>
      </w:r>
      <w:proofErr w:type="spellEnd"/>
    </w:p>
    <w:p w14:paraId="41DADB96" w14:textId="77777777" w:rsidR="002D2169" w:rsidRDefault="002D2169" w:rsidP="00381FF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360" w:lineRule="auto"/>
        <w:rPr>
          <w:rFonts w:ascii="Times New Roman"/>
          <w:b/>
          <w:sz w:val="28"/>
          <w:szCs w:val="40"/>
        </w:rPr>
      </w:pPr>
    </w:p>
    <w:p w14:paraId="0426E5A8" w14:textId="77777777" w:rsidR="00381FF9" w:rsidRPr="00364C0B" w:rsidRDefault="00381FF9" w:rsidP="00381FF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360" w:lineRule="auto"/>
        <w:rPr>
          <w:rFonts w:ascii="Times New Roman"/>
          <w:b/>
          <w:sz w:val="28"/>
          <w:szCs w:val="40"/>
        </w:rPr>
      </w:pPr>
    </w:p>
    <w:p w14:paraId="6345218A" w14:textId="77777777" w:rsidR="002D2169" w:rsidRPr="00D33279" w:rsidRDefault="002D2169" w:rsidP="002D2169">
      <w:pPr>
        <w:wordWrap w:val="0"/>
        <w:spacing w:line="360" w:lineRule="auto"/>
        <w:jc w:val="center"/>
        <w:rPr>
          <w:rFonts w:ascii="Times New Roman"/>
          <w:color w:val="000000"/>
          <w:kern w:val="0"/>
          <w:sz w:val="28"/>
          <w:szCs w:val="40"/>
        </w:rPr>
      </w:pPr>
      <w:bookmarkStart w:id="3" w:name="_DV_M3"/>
      <w:bookmarkEnd w:id="3"/>
      <w:r w:rsidRPr="00D33279">
        <w:rPr>
          <w:rFonts w:ascii="Times New Roman"/>
          <w:color w:val="000000"/>
          <w:kern w:val="0"/>
          <w:sz w:val="28"/>
          <w:szCs w:val="40"/>
        </w:rPr>
        <w:t xml:space="preserve">- </w:t>
      </w:r>
      <w:r w:rsidRPr="00D33279">
        <w:rPr>
          <w:rFonts w:ascii="Times New Roman" w:hint="eastAsia"/>
          <w:color w:val="000000"/>
          <w:kern w:val="0"/>
          <w:sz w:val="28"/>
          <w:szCs w:val="40"/>
        </w:rPr>
        <w:t>자산관리회사</w:t>
      </w:r>
      <w:r w:rsidRPr="00D33279">
        <w:rPr>
          <w:rFonts w:ascii="Times New Roman"/>
          <w:color w:val="000000"/>
          <w:kern w:val="0"/>
          <w:sz w:val="28"/>
          <w:szCs w:val="40"/>
        </w:rPr>
        <w:t xml:space="preserve"> -</w:t>
      </w:r>
    </w:p>
    <w:p w14:paraId="6E249E38" w14:textId="77777777" w:rsidR="002D2169" w:rsidRPr="00D3327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360" w:lineRule="auto"/>
        <w:jc w:val="center"/>
        <w:rPr>
          <w:rFonts w:ascii="Times New Roman"/>
          <w:b/>
          <w:sz w:val="28"/>
          <w:szCs w:val="40"/>
        </w:rPr>
      </w:pPr>
    </w:p>
    <w:p w14:paraId="0DD6CA8D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360" w:lineRule="auto"/>
        <w:jc w:val="center"/>
        <w:rPr>
          <w:rFonts w:ascii="Times New Roman"/>
          <w:b/>
          <w:sz w:val="28"/>
          <w:szCs w:val="40"/>
        </w:rPr>
      </w:pPr>
      <w:bookmarkStart w:id="4" w:name="_DV_M4"/>
      <w:bookmarkEnd w:id="4"/>
      <w:r w:rsidRPr="00D33279">
        <w:rPr>
          <w:rFonts w:ascii="Times New Roman" w:hint="eastAsia"/>
          <w:b/>
          <w:sz w:val="28"/>
          <w:szCs w:val="40"/>
        </w:rPr>
        <w:t>주식회사</w:t>
      </w:r>
      <w:r w:rsidRPr="00D33279">
        <w:rPr>
          <w:rFonts w:ascii="Times New Roman" w:hint="eastAsia"/>
          <w:b/>
          <w:sz w:val="28"/>
          <w:szCs w:val="40"/>
        </w:rPr>
        <w:t xml:space="preserve"> </w:t>
      </w:r>
      <w:proofErr w:type="spellStart"/>
      <w:r w:rsidRPr="00D33279">
        <w:rPr>
          <w:rFonts w:ascii="Times New Roman" w:hint="eastAsia"/>
          <w:b/>
          <w:sz w:val="28"/>
          <w:szCs w:val="40"/>
        </w:rPr>
        <w:t>코람코자산신탁</w:t>
      </w:r>
      <w:proofErr w:type="spellEnd"/>
    </w:p>
    <w:p w14:paraId="04252E9C" w14:textId="77777777" w:rsidR="002D2169" w:rsidRPr="00C20FF4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360" w:lineRule="auto"/>
        <w:jc w:val="center"/>
        <w:rPr>
          <w:rFonts w:ascii="Times New Roman"/>
          <w:b/>
          <w:sz w:val="28"/>
          <w:szCs w:val="40"/>
        </w:rPr>
      </w:pPr>
    </w:p>
    <w:p w14:paraId="2179D0AB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360" w:lineRule="auto"/>
        <w:jc w:val="center"/>
        <w:rPr>
          <w:rFonts w:ascii="Times New Roman"/>
          <w:b/>
          <w:sz w:val="28"/>
          <w:szCs w:val="40"/>
        </w:rPr>
      </w:pPr>
    </w:p>
    <w:p w14:paraId="5946FA39" w14:textId="77777777" w:rsidR="00381FF9" w:rsidRDefault="00381FF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360" w:lineRule="auto"/>
        <w:jc w:val="center"/>
        <w:rPr>
          <w:rFonts w:ascii="Times New Roman"/>
          <w:b/>
          <w:sz w:val="28"/>
          <w:szCs w:val="40"/>
        </w:rPr>
      </w:pPr>
    </w:p>
    <w:p w14:paraId="12FA4F33" w14:textId="77777777" w:rsidR="00381FF9" w:rsidRDefault="00381FF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360" w:lineRule="auto"/>
        <w:jc w:val="center"/>
        <w:rPr>
          <w:rFonts w:ascii="Times New Roman"/>
          <w:b/>
          <w:sz w:val="28"/>
          <w:szCs w:val="40"/>
        </w:rPr>
      </w:pPr>
    </w:p>
    <w:p w14:paraId="27BD1FFC" w14:textId="77777777" w:rsidR="00381FF9" w:rsidRDefault="00381FF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360" w:lineRule="auto"/>
        <w:jc w:val="center"/>
        <w:rPr>
          <w:rFonts w:ascii="Times New Roman"/>
          <w:b/>
          <w:sz w:val="28"/>
          <w:szCs w:val="40"/>
        </w:rPr>
      </w:pPr>
    </w:p>
    <w:p w14:paraId="1D80D2D4" w14:textId="77777777" w:rsidR="00381FF9" w:rsidRPr="008339B3" w:rsidRDefault="00381FF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360" w:lineRule="auto"/>
        <w:jc w:val="center"/>
        <w:rPr>
          <w:rFonts w:ascii="Times New Roman"/>
          <w:b/>
          <w:sz w:val="28"/>
          <w:szCs w:val="40"/>
        </w:rPr>
      </w:pPr>
    </w:p>
    <w:p w14:paraId="7224BF0B" w14:textId="77777777" w:rsidR="002D2169" w:rsidRPr="00364C0B" w:rsidRDefault="00E63EFE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360" w:lineRule="auto"/>
        <w:jc w:val="center"/>
        <w:rPr>
          <w:rFonts w:ascii="Times New Roman"/>
          <w:b/>
          <w:sz w:val="24"/>
          <w:szCs w:val="40"/>
        </w:rPr>
      </w:pPr>
      <w:bookmarkStart w:id="5" w:name="_DV_M5"/>
      <w:bookmarkEnd w:id="5"/>
      <w:r>
        <w:rPr>
          <w:rFonts w:ascii="Times New Roman"/>
          <w:b/>
          <w:color w:val="auto"/>
          <w:spacing w:val="1"/>
          <w:sz w:val="28"/>
          <w:szCs w:val="40"/>
        </w:rPr>
        <w:t>2025</w:t>
      </w:r>
      <w:r w:rsidR="002D2169">
        <w:rPr>
          <w:rFonts w:ascii="Times New Roman" w:hint="eastAsia"/>
          <w:b/>
          <w:color w:val="auto"/>
          <w:spacing w:val="1"/>
          <w:sz w:val="28"/>
          <w:szCs w:val="40"/>
        </w:rPr>
        <w:t>년</w:t>
      </w:r>
      <w:r w:rsidR="00381FF9">
        <w:rPr>
          <w:rFonts w:ascii="Times New Roman"/>
          <w:b/>
          <w:color w:val="auto"/>
          <w:spacing w:val="1"/>
          <w:sz w:val="28"/>
          <w:szCs w:val="40"/>
        </w:rPr>
        <w:t xml:space="preserve">  </w:t>
      </w:r>
      <w:r>
        <w:rPr>
          <w:rFonts w:ascii="Times New Roman"/>
          <w:b/>
          <w:color w:val="auto"/>
          <w:spacing w:val="1"/>
          <w:sz w:val="28"/>
          <w:szCs w:val="40"/>
        </w:rPr>
        <w:t>[*]</w:t>
      </w:r>
      <w:r w:rsidR="002D2169">
        <w:rPr>
          <w:rFonts w:ascii="Times New Roman" w:hint="eastAsia"/>
          <w:b/>
          <w:color w:val="auto"/>
          <w:spacing w:val="1"/>
          <w:sz w:val="28"/>
          <w:szCs w:val="40"/>
        </w:rPr>
        <w:t>월</w:t>
      </w:r>
      <w:r w:rsidR="002D2169">
        <w:rPr>
          <w:rFonts w:ascii="Times New Roman"/>
          <w:b/>
          <w:color w:val="auto"/>
          <w:spacing w:val="1"/>
          <w:sz w:val="28"/>
          <w:szCs w:val="40"/>
        </w:rPr>
        <w:t xml:space="preserve">  </w:t>
      </w:r>
      <w:r>
        <w:rPr>
          <w:rFonts w:ascii="Times New Roman"/>
          <w:b/>
          <w:color w:val="auto"/>
          <w:spacing w:val="1"/>
          <w:sz w:val="28"/>
          <w:szCs w:val="40"/>
        </w:rPr>
        <w:t>[*]</w:t>
      </w:r>
      <w:r w:rsidR="002D2169">
        <w:rPr>
          <w:rFonts w:ascii="Times New Roman" w:hint="eastAsia"/>
          <w:b/>
          <w:color w:val="auto"/>
          <w:spacing w:val="1"/>
          <w:sz w:val="28"/>
          <w:szCs w:val="40"/>
        </w:rPr>
        <w:t>일</w:t>
      </w:r>
      <w:r w:rsidR="002D2169">
        <w:rPr>
          <w:rFonts w:ascii="Times New Roman"/>
          <w:b/>
          <w:sz w:val="24"/>
          <w:szCs w:val="40"/>
        </w:rPr>
        <w:t xml:space="preserve"> </w:t>
      </w:r>
    </w:p>
    <w:p w14:paraId="06C1F366" w14:textId="77777777" w:rsidR="002D2169" w:rsidRPr="00364C0B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360" w:lineRule="auto"/>
        <w:jc w:val="center"/>
        <w:rPr>
          <w:rFonts w:ascii="Times New Roman"/>
          <w:b/>
          <w:sz w:val="28"/>
          <w:szCs w:val="40"/>
        </w:rPr>
      </w:pPr>
    </w:p>
    <w:p w14:paraId="59A340D5" w14:textId="77777777" w:rsidR="002D2169" w:rsidRPr="00364C0B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240" w:lineRule="auto"/>
        <w:jc w:val="center"/>
        <w:rPr>
          <w:rFonts w:ascii="Times New Roman"/>
          <w:b/>
          <w:sz w:val="28"/>
          <w:szCs w:val="40"/>
        </w:rPr>
        <w:sectPr w:rsidR="002D2169" w:rsidRPr="00364C0B" w:rsidSect="00A7089D">
          <w:headerReference w:type="default" r:id="rId8"/>
          <w:footerReference w:type="even" r:id="rId9"/>
          <w:pgSz w:w="11906" w:h="16838" w:code="9"/>
          <w:pgMar w:top="1985" w:right="1701" w:bottom="1701" w:left="1701" w:header="1134" w:footer="851" w:gutter="0"/>
          <w:pgNumType w:start="1"/>
          <w:cols w:space="720"/>
          <w:titlePg/>
          <w:docGrid w:linePitch="272"/>
        </w:sectPr>
      </w:pPr>
    </w:p>
    <w:p w14:paraId="66FB0EBB" w14:textId="77777777" w:rsidR="002D2169" w:rsidRPr="008339B3" w:rsidRDefault="002D2169" w:rsidP="002D2169">
      <w:pPr>
        <w:wordWrap w:val="0"/>
        <w:snapToGrid w:val="0"/>
        <w:spacing w:line="400" w:lineRule="atLeast"/>
        <w:jc w:val="center"/>
        <w:rPr>
          <w:rFonts w:ascii="Times New Roman" w:eastAsia="바탕체"/>
          <w:b/>
          <w:spacing w:val="1"/>
          <w:w w:val="0"/>
          <w:sz w:val="36"/>
          <w:szCs w:val="36"/>
        </w:rPr>
      </w:pPr>
      <w:bookmarkStart w:id="6" w:name="_DV_M6"/>
      <w:bookmarkStart w:id="7" w:name="_DV_M7"/>
      <w:bookmarkStart w:id="8" w:name="_DV_M8"/>
      <w:bookmarkStart w:id="9" w:name="_DV_M9"/>
      <w:bookmarkStart w:id="10" w:name="_DV_M10"/>
      <w:bookmarkStart w:id="11" w:name="_DV_M11"/>
      <w:bookmarkStart w:id="12" w:name="_DV_M12"/>
      <w:bookmarkStart w:id="13" w:name="_DV_M13"/>
      <w:bookmarkStart w:id="14" w:name="_DV_M14"/>
      <w:bookmarkStart w:id="15" w:name="_DV_M15"/>
      <w:bookmarkStart w:id="16" w:name="_DV_M16"/>
      <w:bookmarkStart w:id="17" w:name="_DV_M17"/>
      <w:bookmarkStart w:id="18" w:name="_DV_M18"/>
      <w:bookmarkStart w:id="19" w:name="_DV_M19"/>
      <w:bookmarkStart w:id="20" w:name="_DV_M20"/>
      <w:bookmarkStart w:id="21" w:name="_DV_M21"/>
      <w:bookmarkStart w:id="22" w:name="_DV_M22"/>
      <w:bookmarkStart w:id="23" w:name="_DV_M23"/>
      <w:bookmarkStart w:id="24" w:name="_DV_M24"/>
      <w:bookmarkStart w:id="25" w:name="_DV_M25"/>
      <w:bookmarkStart w:id="26" w:name="_DV_M26"/>
      <w:bookmarkStart w:id="27" w:name="_DV_M27"/>
      <w:bookmarkStart w:id="28" w:name="_DV_M28"/>
      <w:bookmarkStart w:id="29" w:name="_DV_M29"/>
      <w:bookmarkStart w:id="30" w:name="_DV_M30"/>
      <w:bookmarkStart w:id="31" w:name="_DV_M31"/>
      <w:bookmarkStart w:id="32" w:name="_DV_M32"/>
      <w:bookmarkStart w:id="33" w:name="_DV_M33"/>
      <w:bookmarkStart w:id="34" w:name="_DV_M34"/>
      <w:bookmarkStart w:id="35" w:name="_DV_M35"/>
      <w:bookmarkStart w:id="36" w:name="_DV_M36"/>
      <w:bookmarkStart w:id="37" w:name="_DV_M37"/>
      <w:bookmarkStart w:id="38" w:name="_DV_M38"/>
      <w:bookmarkStart w:id="39" w:name="_DV_M39"/>
      <w:bookmarkStart w:id="40" w:name="_DV_M42"/>
      <w:bookmarkStart w:id="41" w:name="_DV_M43"/>
      <w:bookmarkStart w:id="42" w:name="_DV_M44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r w:rsidRPr="008339B3">
        <w:rPr>
          <w:rFonts w:ascii="Times New Roman" w:eastAsia="바탕체" w:hint="eastAsia"/>
          <w:b/>
          <w:spacing w:val="1"/>
          <w:w w:val="0"/>
          <w:sz w:val="36"/>
          <w:szCs w:val="36"/>
        </w:rPr>
        <w:lastRenderedPageBreak/>
        <w:t>투자약정서</w:t>
      </w:r>
    </w:p>
    <w:p w14:paraId="48711697" w14:textId="77777777" w:rsidR="002D2169" w:rsidRDefault="002D2169" w:rsidP="002D2169">
      <w:pPr>
        <w:wordWrap w:val="0"/>
        <w:snapToGrid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357C85F5" w14:textId="77777777" w:rsidR="002D2169" w:rsidRPr="00C35048" w:rsidRDefault="002D2169" w:rsidP="002D2169">
      <w:pPr>
        <w:wordWrap w:val="0"/>
        <w:snapToGrid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투자약정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>(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서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>)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{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이하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“</w:t>
      </w:r>
      <w:r w:rsidRPr="00C35048">
        <w:rPr>
          <w:rFonts w:ascii="Times New Roman" w:eastAsia="바탕체" w:hint="eastAsia"/>
          <w:b/>
          <w:spacing w:val="1"/>
          <w:w w:val="0"/>
          <w:sz w:val="22"/>
          <w:szCs w:val="22"/>
        </w:rPr>
        <w:t>본</w:t>
      </w:r>
      <w:r w:rsidRPr="00C35048">
        <w:rPr>
          <w:rFonts w:ascii="Times New Roman" w:eastAsia="바탕체" w:hint="eastAsia"/>
          <w:b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b/>
          <w:spacing w:val="1"/>
          <w:w w:val="0"/>
          <w:sz w:val="22"/>
          <w:szCs w:val="22"/>
        </w:rPr>
        <w:t>약정</w:t>
      </w:r>
      <w:r w:rsidRPr="00C35048">
        <w:rPr>
          <w:rFonts w:ascii="Times New Roman" w:eastAsia="바탕체"/>
          <w:b/>
          <w:spacing w:val="1"/>
          <w:w w:val="0"/>
          <w:sz w:val="22"/>
          <w:szCs w:val="22"/>
        </w:rPr>
        <w:t>(</w:t>
      </w:r>
      <w:r w:rsidRPr="00C35048">
        <w:rPr>
          <w:rFonts w:ascii="Times New Roman" w:eastAsia="바탕체" w:hint="eastAsia"/>
          <w:b/>
          <w:spacing w:val="1"/>
          <w:w w:val="0"/>
          <w:sz w:val="22"/>
          <w:szCs w:val="22"/>
        </w:rPr>
        <w:t>서</w:t>
      </w:r>
      <w:r w:rsidRPr="00C35048">
        <w:rPr>
          <w:rFonts w:ascii="Times New Roman" w:eastAsia="바탕체"/>
          <w:b/>
          <w:spacing w:val="1"/>
          <w:w w:val="0"/>
          <w:sz w:val="22"/>
          <w:szCs w:val="22"/>
        </w:rPr>
        <w:t>)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>”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}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은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E63EFE">
        <w:rPr>
          <w:rFonts w:ascii="Times New Roman" w:eastAsia="바탕체"/>
          <w:spacing w:val="1"/>
          <w:w w:val="0"/>
          <w:sz w:val="22"/>
          <w:szCs w:val="22"/>
        </w:rPr>
        <w:t>2025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년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E63EFE">
        <w:rPr>
          <w:rFonts w:ascii="Times New Roman" w:eastAsia="바탕체"/>
          <w:spacing w:val="1"/>
          <w:w w:val="0"/>
          <w:sz w:val="22"/>
          <w:szCs w:val="22"/>
        </w:rPr>
        <w:t>[*]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월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E63EFE">
        <w:rPr>
          <w:rFonts w:ascii="Times New Roman" w:eastAsia="바탕체"/>
          <w:spacing w:val="1"/>
          <w:w w:val="0"/>
          <w:sz w:val="22"/>
          <w:szCs w:val="22"/>
        </w:rPr>
        <w:t>[*]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이하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/>
          <w:spacing w:val="1"/>
          <w:w w:val="0"/>
          <w:sz w:val="22"/>
          <w:szCs w:val="22"/>
        </w:rPr>
        <w:t>“</w:t>
      </w:r>
      <w:r w:rsidRPr="008339B3">
        <w:rPr>
          <w:rFonts w:ascii="Times New Roman" w:eastAsia="바탕체" w:hint="eastAsia"/>
          <w:b/>
          <w:spacing w:val="1"/>
          <w:w w:val="0"/>
          <w:sz w:val="22"/>
          <w:szCs w:val="22"/>
        </w:rPr>
        <w:t>본</w:t>
      </w:r>
      <w:r w:rsidRPr="008339B3">
        <w:rPr>
          <w:rFonts w:ascii="Times New Roman" w:eastAsia="바탕체" w:hint="eastAsia"/>
          <w:b/>
          <w:spacing w:val="1"/>
          <w:w w:val="0"/>
          <w:sz w:val="22"/>
          <w:szCs w:val="22"/>
        </w:rPr>
        <w:t xml:space="preserve"> </w:t>
      </w:r>
      <w:r w:rsidRPr="008339B3">
        <w:rPr>
          <w:rFonts w:ascii="Times New Roman" w:eastAsia="바탕체" w:hint="eastAsia"/>
          <w:b/>
          <w:spacing w:val="1"/>
          <w:w w:val="0"/>
          <w:sz w:val="22"/>
          <w:szCs w:val="22"/>
        </w:rPr>
        <w:t>약정</w:t>
      </w:r>
      <w:r w:rsidRPr="008339B3">
        <w:rPr>
          <w:rFonts w:ascii="Times New Roman" w:eastAsia="바탕체" w:hint="eastAsia"/>
          <w:b/>
          <w:spacing w:val="1"/>
          <w:w w:val="0"/>
          <w:sz w:val="22"/>
          <w:szCs w:val="22"/>
        </w:rPr>
        <w:t xml:space="preserve"> </w:t>
      </w:r>
      <w:r w:rsidRPr="008339B3">
        <w:rPr>
          <w:rFonts w:ascii="Times New Roman" w:eastAsia="바탕체" w:hint="eastAsia"/>
          <w:b/>
          <w:spacing w:val="1"/>
          <w:w w:val="0"/>
          <w:sz w:val="22"/>
          <w:szCs w:val="22"/>
        </w:rPr>
        <w:t>체결일</w:t>
      </w:r>
      <w:r>
        <w:rPr>
          <w:rFonts w:ascii="Times New Roman" w:eastAsia="바탕체"/>
          <w:spacing w:val="1"/>
          <w:w w:val="0"/>
          <w:sz w:val="22"/>
          <w:szCs w:val="22"/>
        </w:rPr>
        <w:t>”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)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아래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당사자들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사이에서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체결되었다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>.</w:t>
      </w:r>
    </w:p>
    <w:p w14:paraId="052BDF73" w14:textId="77777777" w:rsidR="002D2169" w:rsidRPr="00C35048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</w:p>
    <w:p w14:paraId="7F27F147" w14:textId="77777777" w:rsidR="002D2169" w:rsidRPr="00C35048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  <w:bookmarkStart w:id="43" w:name="_DV_M45"/>
      <w:bookmarkEnd w:id="43"/>
      <w:r w:rsidRPr="00C35048">
        <w:rPr>
          <w:rFonts w:ascii="Times New Roman" w:eastAsia="바탕체" w:hint="eastAsia"/>
          <w:w w:val="0"/>
          <w:sz w:val="22"/>
          <w:szCs w:val="22"/>
        </w:rPr>
        <w:t>투자자로서</w:t>
      </w:r>
      <w:r w:rsidRPr="00C35048">
        <w:rPr>
          <w:rFonts w:ascii="Times New Roman" w:eastAsia="바탕체"/>
          <w:w w:val="0"/>
          <w:sz w:val="22"/>
          <w:szCs w:val="22"/>
        </w:rPr>
        <w:t xml:space="preserve">, </w:t>
      </w:r>
    </w:p>
    <w:p w14:paraId="3A601AF8" w14:textId="77777777" w:rsidR="002D2169" w:rsidRPr="00C35048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600" w:hanging="600"/>
        <w:rPr>
          <w:rFonts w:ascii="Times New Roman" w:eastAsia="바탕체"/>
          <w:w w:val="0"/>
          <w:sz w:val="22"/>
          <w:szCs w:val="22"/>
        </w:rPr>
      </w:pPr>
    </w:p>
    <w:p w14:paraId="13F75E69" w14:textId="4399F4D9" w:rsidR="002D2169" w:rsidRPr="00C35048" w:rsidRDefault="00C765D5" w:rsidP="002D2169">
      <w:pPr>
        <w:pStyle w:val="uc0uc0"/>
        <w:numPr>
          <w:ilvl w:val="0"/>
          <w:numId w:val="3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w w:val="0"/>
          <w:sz w:val="22"/>
          <w:szCs w:val="22"/>
        </w:rPr>
      </w:pPr>
      <w:r>
        <w:rPr>
          <w:rFonts w:ascii="Times New Roman" w:eastAsia="바탕체" w:hint="eastAsia"/>
          <w:w w:val="0"/>
          <w:sz w:val="22"/>
          <w:szCs w:val="22"/>
        </w:rPr>
        <w:t>서울</w:t>
      </w:r>
      <w:r>
        <w:rPr>
          <w:rFonts w:ascii="Times New Roman" w:eastAsia="바탕체" w:hint="eastAsia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w w:val="0"/>
          <w:sz w:val="22"/>
          <w:szCs w:val="22"/>
        </w:rPr>
        <w:t>송파구</w:t>
      </w:r>
      <w:r>
        <w:rPr>
          <w:rFonts w:ascii="Times New Roman" w:eastAsia="바탕체" w:hint="eastAsia"/>
          <w:w w:val="0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w w:val="0"/>
          <w:sz w:val="22"/>
          <w:szCs w:val="22"/>
        </w:rPr>
        <w:t>오금로</w:t>
      </w:r>
      <w:proofErr w:type="spellEnd"/>
      <w:r>
        <w:rPr>
          <w:rFonts w:ascii="Times New Roman" w:eastAsia="바탕체" w:hint="eastAsia"/>
          <w:w w:val="0"/>
          <w:sz w:val="22"/>
          <w:szCs w:val="22"/>
        </w:rPr>
        <w:t xml:space="preserve"> </w:t>
      </w:r>
      <w:r>
        <w:rPr>
          <w:rFonts w:ascii="Times New Roman" w:eastAsia="바탕체"/>
          <w:w w:val="0"/>
          <w:sz w:val="22"/>
          <w:szCs w:val="22"/>
        </w:rPr>
        <w:t xml:space="preserve">311 </w:t>
      </w:r>
      <w:r w:rsidR="002D2169">
        <w:rPr>
          <w:rFonts w:ascii="Times New Roman" w:eastAsia="바탕체" w:hint="eastAsia"/>
          <w:w w:val="0"/>
          <w:sz w:val="22"/>
          <w:szCs w:val="22"/>
        </w:rPr>
        <w:t>에</w:t>
      </w:r>
      <w:r w:rsidR="002D2169">
        <w:rPr>
          <w:rFonts w:ascii="Times New Roman" w:eastAsia="바탕체" w:hint="eastAsia"/>
          <w:w w:val="0"/>
          <w:sz w:val="22"/>
          <w:szCs w:val="22"/>
        </w:rPr>
        <w:t xml:space="preserve"> </w:t>
      </w:r>
      <w:r w:rsidR="002D2169">
        <w:rPr>
          <w:rFonts w:ascii="Times New Roman" w:eastAsia="바탕체" w:hint="eastAsia"/>
          <w:w w:val="0"/>
          <w:sz w:val="22"/>
          <w:szCs w:val="22"/>
        </w:rPr>
        <w:t>본점을</w:t>
      </w:r>
      <w:r w:rsidR="002D2169">
        <w:rPr>
          <w:rFonts w:ascii="Times New Roman" w:eastAsia="바탕체" w:hint="eastAsia"/>
          <w:w w:val="0"/>
          <w:sz w:val="22"/>
          <w:szCs w:val="22"/>
        </w:rPr>
        <w:t xml:space="preserve"> </w:t>
      </w:r>
      <w:r w:rsidR="002D2169">
        <w:rPr>
          <w:rFonts w:ascii="Times New Roman" w:eastAsia="바탕체" w:hint="eastAsia"/>
          <w:w w:val="0"/>
          <w:sz w:val="22"/>
          <w:szCs w:val="22"/>
        </w:rPr>
        <w:t>둔</w:t>
      </w:r>
      <w:r w:rsidR="002D2169">
        <w:rPr>
          <w:rFonts w:ascii="Times New Roman" w:eastAsia="바탕체" w:hint="eastAsia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b/>
          <w:w w:val="0"/>
          <w:sz w:val="22"/>
          <w:szCs w:val="22"/>
        </w:rPr>
        <w:t>주식회사</w:t>
      </w:r>
      <w:r>
        <w:rPr>
          <w:rFonts w:ascii="Times New Roman" w:eastAsia="바탕체" w:hint="eastAsia"/>
          <w:b/>
          <w:w w:val="0"/>
          <w:sz w:val="22"/>
          <w:szCs w:val="22"/>
        </w:rPr>
        <w:t xml:space="preserve"> </w:t>
      </w:r>
      <w:proofErr w:type="spellStart"/>
      <w:r w:rsidR="00A111F8">
        <w:rPr>
          <w:rFonts w:ascii="Times New Roman" w:eastAsia="바탕체" w:hint="eastAsia"/>
          <w:b/>
          <w:w w:val="0"/>
          <w:sz w:val="22"/>
          <w:szCs w:val="22"/>
        </w:rPr>
        <w:t>퍼시스</w:t>
      </w:r>
      <w:proofErr w:type="spellEnd"/>
      <w:r w:rsidR="002D2169">
        <w:rPr>
          <w:rFonts w:ascii="Times New Roman" w:eastAsia="바탕체"/>
          <w:b/>
          <w:w w:val="0"/>
          <w:sz w:val="22"/>
          <w:szCs w:val="22"/>
        </w:rPr>
        <w:t xml:space="preserve"> </w:t>
      </w:r>
      <w:r w:rsidR="002D2169">
        <w:rPr>
          <w:rFonts w:ascii="Times New Roman" w:eastAsia="바탕체"/>
          <w:w w:val="0"/>
          <w:sz w:val="22"/>
          <w:szCs w:val="22"/>
        </w:rPr>
        <w:t>(</w:t>
      </w:r>
      <w:r w:rsidR="002D2169">
        <w:rPr>
          <w:rFonts w:ascii="Times New Roman" w:eastAsia="바탕체" w:hint="eastAsia"/>
          <w:w w:val="0"/>
          <w:sz w:val="22"/>
          <w:szCs w:val="22"/>
        </w:rPr>
        <w:t>이하</w:t>
      </w:r>
      <w:r w:rsidR="002D2169">
        <w:rPr>
          <w:rFonts w:ascii="Times New Roman" w:eastAsia="바탕체" w:hint="eastAsia"/>
          <w:w w:val="0"/>
          <w:sz w:val="22"/>
          <w:szCs w:val="22"/>
        </w:rPr>
        <w:t xml:space="preserve"> </w:t>
      </w:r>
      <w:r w:rsidR="002D2169">
        <w:rPr>
          <w:rFonts w:ascii="Times New Roman" w:eastAsia="바탕체"/>
          <w:w w:val="0"/>
          <w:sz w:val="22"/>
          <w:szCs w:val="22"/>
        </w:rPr>
        <w:t>“</w:t>
      </w:r>
      <w:r w:rsidR="002D2169" w:rsidRPr="00DB7058">
        <w:rPr>
          <w:rFonts w:ascii="Times New Roman" w:eastAsia="바탕체" w:hint="eastAsia"/>
          <w:b/>
          <w:w w:val="0"/>
          <w:sz w:val="22"/>
          <w:szCs w:val="22"/>
        </w:rPr>
        <w:t>투자자</w:t>
      </w:r>
      <w:r w:rsidR="002D2169">
        <w:rPr>
          <w:rFonts w:ascii="Times New Roman" w:eastAsia="바탕체"/>
          <w:w w:val="0"/>
          <w:sz w:val="22"/>
          <w:szCs w:val="22"/>
        </w:rPr>
        <w:t>”)</w:t>
      </w:r>
    </w:p>
    <w:p w14:paraId="13ED8C1B" w14:textId="77777777" w:rsidR="002D2169" w:rsidRPr="00B265F8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</w:p>
    <w:p w14:paraId="1B24B6DC" w14:textId="77777777" w:rsidR="002D2169" w:rsidRPr="00C35048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600" w:hanging="600"/>
        <w:rPr>
          <w:rFonts w:ascii="Times New Roman" w:eastAsia="바탕체"/>
          <w:w w:val="0"/>
          <w:sz w:val="22"/>
          <w:szCs w:val="22"/>
        </w:rPr>
      </w:pPr>
      <w:r>
        <w:rPr>
          <w:rFonts w:ascii="Times New Roman" w:eastAsia="바탕체" w:hint="eastAsia"/>
          <w:w w:val="0"/>
          <w:sz w:val="22"/>
          <w:szCs w:val="22"/>
        </w:rPr>
        <w:t>자산관리회사</w:t>
      </w:r>
      <w:r w:rsidRPr="00C35048">
        <w:rPr>
          <w:rFonts w:ascii="Times New Roman" w:eastAsia="바탕체" w:hint="eastAsia"/>
          <w:w w:val="0"/>
          <w:sz w:val="22"/>
          <w:szCs w:val="22"/>
        </w:rPr>
        <w:t>로서</w:t>
      </w:r>
      <w:r w:rsidRPr="00C35048">
        <w:rPr>
          <w:rFonts w:ascii="Times New Roman" w:eastAsia="바탕체"/>
          <w:w w:val="0"/>
          <w:sz w:val="22"/>
          <w:szCs w:val="22"/>
        </w:rPr>
        <w:t>,</w:t>
      </w:r>
    </w:p>
    <w:p w14:paraId="6A87E199" w14:textId="77777777" w:rsidR="002D2169" w:rsidRPr="00C35048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600" w:hanging="600"/>
        <w:rPr>
          <w:rFonts w:ascii="Times New Roman" w:eastAsia="바탕체"/>
          <w:w w:val="0"/>
          <w:sz w:val="22"/>
          <w:szCs w:val="22"/>
        </w:rPr>
      </w:pPr>
    </w:p>
    <w:p w14:paraId="79E695F3" w14:textId="4FF7D617" w:rsidR="002D2169" w:rsidRPr="00C35048" w:rsidRDefault="002D2169" w:rsidP="002D2169">
      <w:pPr>
        <w:pStyle w:val="uc0uc0"/>
        <w:numPr>
          <w:ilvl w:val="0"/>
          <w:numId w:val="3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w w:val="0"/>
          <w:sz w:val="22"/>
          <w:szCs w:val="22"/>
        </w:rPr>
      </w:pPr>
      <w:bookmarkStart w:id="44" w:name="_DV_M47"/>
      <w:bookmarkEnd w:id="44"/>
      <w:r>
        <w:rPr>
          <w:rFonts w:ascii="Times New Roman" w:eastAsia="바탕체" w:hint="eastAsia"/>
          <w:w w:val="0"/>
          <w:sz w:val="22"/>
          <w:szCs w:val="22"/>
        </w:rPr>
        <w:t>서울</w:t>
      </w:r>
      <w:r>
        <w:rPr>
          <w:rFonts w:ascii="Times New Roman" w:eastAsia="바탕체" w:hint="eastAsia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w w:val="0"/>
          <w:sz w:val="22"/>
          <w:szCs w:val="22"/>
        </w:rPr>
        <w:t>강남구</w:t>
      </w:r>
      <w:r>
        <w:rPr>
          <w:rFonts w:ascii="Times New Roman" w:eastAsia="바탕체" w:hint="eastAsia"/>
          <w:w w:val="0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w w:val="0"/>
          <w:sz w:val="22"/>
          <w:szCs w:val="22"/>
        </w:rPr>
        <w:t>삼성로</w:t>
      </w:r>
      <w:proofErr w:type="spellEnd"/>
      <w:r>
        <w:rPr>
          <w:rFonts w:ascii="Times New Roman" w:eastAsia="바탕체" w:hint="eastAsia"/>
          <w:w w:val="0"/>
          <w:sz w:val="22"/>
          <w:szCs w:val="22"/>
        </w:rPr>
        <w:t xml:space="preserve"> </w:t>
      </w:r>
      <w:r>
        <w:rPr>
          <w:rFonts w:ascii="Times New Roman" w:eastAsia="바탕체"/>
          <w:w w:val="0"/>
          <w:sz w:val="22"/>
          <w:szCs w:val="22"/>
        </w:rPr>
        <w:t xml:space="preserve">511, </w:t>
      </w:r>
      <w:r w:rsidR="000C0646">
        <w:rPr>
          <w:rFonts w:ascii="Times New Roman" w:eastAsia="바탕체"/>
          <w:w w:val="0"/>
          <w:sz w:val="22"/>
          <w:szCs w:val="22"/>
        </w:rPr>
        <w:t>10</w:t>
      </w:r>
      <w:r>
        <w:rPr>
          <w:rFonts w:ascii="Times New Roman" w:eastAsia="바탕체" w:hint="eastAsia"/>
          <w:w w:val="0"/>
          <w:sz w:val="22"/>
          <w:szCs w:val="22"/>
        </w:rPr>
        <w:t>층</w:t>
      </w:r>
      <w:r>
        <w:rPr>
          <w:rFonts w:ascii="Times New Roman" w:eastAsia="바탕체" w:hint="eastAsia"/>
          <w:w w:val="0"/>
          <w:sz w:val="22"/>
          <w:szCs w:val="22"/>
        </w:rPr>
        <w:t>(</w:t>
      </w:r>
      <w:r>
        <w:rPr>
          <w:rFonts w:ascii="Times New Roman" w:eastAsia="바탕체" w:hint="eastAsia"/>
          <w:w w:val="0"/>
          <w:sz w:val="22"/>
          <w:szCs w:val="22"/>
        </w:rPr>
        <w:t>삼성동</w:t>
      </w:r>
      <w:r>
        <w:rPr>
          <w:rFonts w:ascii="Times New Roman" w:eastAsia="바탕체" w:hint="eastAsia"/>
          <w:w w:val="0"/>
          <w:sz w:val="22"/>
          <w:szCs w:val="22"/>
        </w:rPr>
        <w:t xml:space="preserve">, </w:t>
      </w:r>
      <w:r w:rsidR="000C0646">
        <w:rPr>
          <w:rFonts w:ascii="Times New Roman" w:eastAsia="바탕체" w:hint="eastAsia"/>
          <w:w w:val="0"/>
          <w:sz w:val="22"/>
          <w:szCs w:val="22"/>
        </w:rPr>
        <w:t>아이콘</w:t>
      </w:r>
      <w:r w:rsidR="000C0646">
        <w:rPr>
          <w:rFonts w:ascii="Times New Roman" w:eastAsia="바탕체" w:hint="eastAsia"/>
          <w:w w:val="0"/>
          <w:sz w:val="22"/>
          <w:szCs w:val="22"/>
        </w:rPr>
        <w:t xml:space="preserve"> </w:t>
      </w:r>
      <w:r w:rsidR="000C0646">
        <w:rPr>
          <w:rFonts w:ascii="Times New Roman" w:eastAsia="바탕체" w:hint="eastAsia"/>
          <w:w w:val="0"/>
          <w:sz w:val="22"/>
          <w:szCs w:val="22"/>
        </w:rPr>
        <w:t>삼성</w:t>
      </w:r>
      <w:r>
        <w:rPr>
          <w:rFonts w:ascii="Times New Roman" w:eastAsia="바탕체" w:hint="eastAsia"/>
          <w:w w:val="0"/>
          <w:sz w:val="22"/>
          <w:szCs w:val="22"/>
        </w:rPr>
        <w:t>)</w:t>
      </w:r>
      <w:r w:rsidRPr="00C35048">
        <w:rPr>
          <w:rFonts w:ascii="Times New Roman" w:eastAsia="바탕체" w:hint="eastAsia"/>
          <w:w w:val="0"/>
          <w:sz w:val="22"/>
          <w:szCs w:val="22"/>
        </w:rPr>
        <w:t>에</w:t>
      </w:r>
      <w:r w:rsidRPr="00C35048">
        <w:rPr>
          <w:rFonts w:ascii="Times New Roman" w:eastAsia="바탕체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w w:val="0"/>
          <w:sz w:val="22"/>
          <w:szCs w:val="22"/>
        </w:rPr>
        <w:t>본점을</w:t>
      </w:r>
      <w:r w:rsidRPr="00C35048">
        <w:rPr>
          <w:rFonts w:ascii="Times New Roman" w:eastAsia="바탕체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w w:val="0"/>
          <w:sz w:val="22"/>
          <w:szCs w:val="22"/>
        </w:rPr>
        <w:t>둔</w:t>
      </w:r>
      <w:r w:rsidRPr="00C35048">
        <w:rPr>
          <w:rFonts w:ascii="Times New Roman" w:eastAsia="바탕체"/>
          <w:w w:val="0"/>
          <w:sz w:val="22"/>
          <w:szCs w:val="22"/>
        </w:rPr>
        <w:t xml:space="preserve"> </w:t>
      </w:r>
      <w:r w:rsidRPr="00604620">
        <w:rPr>
          <w:rFonts w:ascii="Times New Roman" w:eastAsia="바탕체" w:hint="eastAsia"/>
          <w:w w:val="0"/>
          <w:sz w:val="22"/>
          <w:szCs w:val="22"/>
        </w:rPr>
        <w:t>주식회사</w:t>
      </w:r>
      <w:r w:rsidRPr="00604620">
        <w:rPr>
          <w:rFonts w:ascii="Times New Roman" w:eastAsia="바탕체" w:hint="eastAsia"/>
          <w:w w:val="0"/>
          <w:sz w:val="22"/>
          <w:szCs w:val="22"/>
        </w:rPr>
        <w:t xml:space="preserve"> </w:t>
      </w:r>
      <w:proofErr w:type="spellStart"/>
      <w:r w:rsidRPr="00604620">
        <w:rPr>
          <w:rFonts w:ascii="Times New Roman" w:eastAsia="바탕체" w:hint="eastAsia"/>
          <w:w w:val="0"/>
          <w:sz w:val="22"/>
          <w:szCs w:val="22"/>
        </w:rPr>
        <w:t>코람코자산신탁</w:t>
      </w:r>
      <w:proofErr w:type="spellEnd"/>
      <w:r w:rsidRPr="00604620">
        <w:rPr>
          <w:rFonts w:ascii="Times New Roman" w:eastAsia="바탕체"/>
          <w:w w:val="0"/>
          <w:sz w:val="22"/>
          <w:szCs w:val="22"/>
        </w:rPr>
        <w:t>(</w:t>
      </w:r>
      <w:r w:rsidRPr="00C35048">
        <w:rPr>
          <w:rFonts w:ascii="Times New Roman" w:eastAsia="바탕체" w:hint="eastAsia"/>
          <w:w w:val="0"/>
          <w:sz w:val="22"/>
          <w:szCs w:val="22"/>
        </w:rPr>
        <w:t>이하</w:t>
      </w:r>
      <w:r w:rsidRPr="00C35048">
        <w:rPr>
          <w:rFonts w:ascii="Times New Roman" w:eastAsia="바탕체"/>
          <w:w w:val="0"/>
          <w:sz w:val="22"/>
          <w:szCs w:val="22"/>
        </w:rPr>
        <w:t xml:space="preserve"> “</w:t>
      </w:r>
      <w:r w:rsidRPr="00C35048">
        <w:rPr>
          <w:rFonts w:ascii="Times New Roman" w:eastAsia="바탕체"/>
          <w:b/>
          <w:w w:val="0"/>
          <w:sz w:val="22"/>
          <w:szCs w:val="22"/>
        </w:rPr>
        <w:t>AMC</w:t>
      </w:r>
      <w:r w:rsidRPr="00C35048">
        <w:rPr>
          <w:rFonts w:ascii="Times New Roman" w:eastAsia="바탕체"/>
          <w:w w:val="0"/>
          <w:sz w:val="22"/>
          <w:szCs w:val="22"/>
        </w:rPr>
        <w:t>”)</w:t>
      </w:r>
    </w:p>
    <w:p w14:paraId="1E1396A5" w14:textId="77777777" w:rsidR="002D2169" w:rsidRPr="00C35048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600"/>
        <w:rPr>
          <w:rFonts w:ascii="Times New Roman" w:eastAsia="바탕체"/>
          <w:w w:val="0"/>
          <w:sz w:val="22"/>
          <w:szCs w:val="22"/>
        </w:rPr>
      </w:pPr>
    </w:p>
    <w:p w14:paraId="70870C15" w14:textId="77777777" w:rsidR="002D2169" w:rsidRPr="00C35048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600"/>
        <w:rPr>
          <w:rFonts w:ascii="Times New Roman" w:eastAsia="바탕체"/>
          <w:w w:val="0"/>
          <w:sz w:val="22"/>
          <w:szCs w:val="22"/>
        </w:rPr>
      </w:pPr>
    </w:p>
    <w:p w14:paraId="07E78129" w14:textId="77777777" w:rsidR="002D2169" w:rsidRPr="00C35048" w:rsidRDefault="002D2169" w:rsidP="002D2169">
      <w:pPr>
        <w:wordWrap w:val="0"/>
        <w:snapToGrid w:val="0"/>
        <w:spacing w:line="400" w:lineRule="atLeast"/>
        <w:jc w:val="center"/>
        <w:rPr>
          <w:rFonts w:ascii="Times New Roman" w:eastAsia="바탕체"/>
          <w:b/>
          <w:sz w:val="22"/>
          <w:szCs w:val="22"/>
        </w:rPr>
      </w:pPr>
      <w:r w:rsidRPr="00C35048">
        <w:rPr>
          <w:rFonts w:ascii="Times New Roman" w:eastAsia="바탕체" w:hint="eastAsia"/>
          <w:b/>
          <w:sz w:val="22"/>
          <w:szCs w:val="22"/>
        </w:rPr>
        <w:t>전</w:t>
      </w:r>
      <w:r w:rsidRPr="00C35048">
        <w:rPr>
          <w:rFonts w:ascii="Times New Roman" w:eastAsia="바탕체"/>
          <w:b/>
          <w:sz w:val="22"/>
          <w:szCs w:val="22"/>
        </w:rPr>
        <w:t xml:space="preserve">    </w:t>
      </w:r>
      <w:r w:rsidRPr="00C35048">
        <w:rPr>
          <w:rFonts w:ascii="Times New Roman" w:eastAsia="바탕체" w:hint="eastAsia"/>
          <w:b/>
          <w:sz w:val="22"/>
          <w:szCs w:val="22"/>
        </w:rPr>
        <w:t>문</w:t>
      </w:r>
    </w:p>
    <w:p w14:paraId="5752BB5D" w14:textId="77777777" w:rsidR="002D2169" w:rsidRPr="00C35048" w:rsidRDefault="002D2169" w:rsidP="002D2169">
      <w:pPr>
        <w:wordWrap w:val="0"/>
        <w:snapToGrid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1BEAC4D7" w14:textId="3BE1487E" w:rsidR="002D2169" w:rsidRPr="00C35048" w:rsidRDefault="002D2169" w:rsidP="002D2169">
      <w:pPr>
        <w:wordWrap w:val="0"/>
        <w:snapToGrid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spacing w:val="1"/>
          <w:w w:val="0"/>
          <w:sz w:val="22"/>
          <w:szCs w:val="22"/>
        </w:rPr>
        <w:t>투자자는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>본건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>프로젝트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>(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>아래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>제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>1</w:t>
      </w:r>
      <w:r>
        <w:rPr>
          <w:rFonts w:ascii="Times New Roman" w:eastAsia="바탕체"/>
          <w:spacing w:val="1"/>
          <w:w w:val="0"/>
          <w:sz w:val="22"/>
          <w:szCs w:val="22"/>
        </w:rPr>
        <w:t>-1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>조에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>정의됨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>)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>를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>위하여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투자대상자산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아래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1</w:t>
      </w:r>
      <w:r>
        <w:rPr>
          <w:rFonts w:ascii="Times New Roman" w:eastAsia="바탕체"/>
          <w:spacing w:val="1"/>
          <w:w w:val="0"/>
          <w:sz w:val="22"/>
          <w:szCs w:val="22"/>
        </w:rPr>
        <w:t>-1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조에서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정의됨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)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별로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부동산투자회사법에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따른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부동산투자회사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이하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“REITs”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한다</w:t>
      </w:r>
      <w:r>
        <w:rPr>
          <w:rFonts w:ascii="Times New Roman" w:eastAsia="바탕체"/>
          <w:spacing w:val="1"/>
          <w:w w:val="0"/>
          <w:sz w:val="22"/>
          <w:szCs w:val="22"/>
        </w:rPr>
        <w:t>)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를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각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>설립하고자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>한다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>(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>이하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 xml:space="preserve"> “</w:t>
      </w:r>
      <w:r w:rsidRPr="00DB7058">
        <w:rPr>
          <w:rFonts w:ascii="Times New Roman" w:eastAsia="바탕체"/>
          <w:b/>
          <w:spacing w:val="1"/>
          <w:w w:val="0"/>
          <w:sz w:val="22"/>
          <w:szCs w:val="22"/>
        </w:rPr>
        <w:t>개별</w:t>
      </w:r>
      <w:r w:rsidRPr="00DB7058">
        <w:rPr>
          <w:rFonts w:ascii="Times New Roman" w:eastAsia="바탕체"/>
          <w:b/>
          <w:spacing w:val="1"/>
          <w:w w:val="0"/>
          <w:sz w:val="22"/>
          <w:szCs w:val="22"/>
        </w:rPr>
        <w:t xml:space="preserve"> Vehicle</w:t>
      </w:r>
      <w:r w:rsidRPr="00B27D85" w:rsidDel="00AC7DB0">
        <w:rPr>
          <w:rFonts w:ascii="Times New Roman" w:eastAsia="바탕체"/>
          <w:b/>
          <w:spacing w:val="1"/>
          <w:w w:val="0"/>
          <w:sz w:val="22"/>
          <w:szCs w:val="22"/>
        </w:rPr>
        <w:t xml:space="preserve"> 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>”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>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한다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  <w:r w:rsidRPr="008E2428">
        <w:rPr>
          <w:rFonts w:ascii="Times New Roman" w:eastAsia="바탕체"/>
          <w:spacing w:val="1"/>
          <w:w w:val="0"/>
          <w:sz w:val="22"/>
          <w:szCs w:val="22"/>
        </w:rPr>
        <w:t xml:space="preserve">). </w:t>
      </w:r>
    </w:p>
    <w:p w14:paraId="188E2EB8" w14:textId="77777777" w:rsidR="002D2169" w:rsidRPr="00DB7058" w:rsidRDefault="002D2169" w:rsidP="002D2169">
      <w:pPr>
        <w:wordWrap w:val="0"/>
        <w:snapToGrid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21A30EAE" w14:textId="47713EC4" w:rsidR="002D2169" w:rsidRPr="00C35048" w:rsidRDefault="002D2169" w:rsidP="002D2169">
      <w:pPr>
        <w:wordWrap w:val="0"/>
        <w:snapToGrid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AMC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는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자산관리회사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로서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부동산투자회사법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,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자본시장법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등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관련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법률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약정에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따라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을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운용하고자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한다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</w:p>
    <w:p w14:paraId="0776E7C8" w14:textId="77777777" w:rsidR="002D2169" w:rsidRPr="00707255" w:rsidRDefault="002D2169" w:rsidP="002D2169">
      <w:pPr>
        <w:wordWrap w:val="0"/>
        <w:snapToGrid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77A68A77" w14:textId="30944621" w:rsidR="002D2169" w:rsidRPr="00C35048" w:rsidRDefault="002D2169" w:rsidP="002D2169">
      <w:pPr>
        <w:wordWrap w:val="0"/>
        <w:snapToGrid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이에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당사자들은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다음과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같이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합의한다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. </w:t>
      </w:r>
    </w:p>
    <w:p w14:paraId="4B1AFAE1" w14:textId="77777777" w:rsidR="002D2169" w:rsidRPr="00C35048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0" w:lineRule="atLeast"/>
        <w:rPr>
          <w:rFonts w:ascii="Times New Roman" w:eastAsia="바탕체"/>
          <w:w w:val="0"/>
          <w:sz w:val="22"/>
          <w:szCs w:val="22"/>
        </w:rPr>
      </w:pPr>
    </w:p>
    <w:p w14:paraId="6517691F" w14:textId="77777777" w:rsidR="002D2169" w:rsidRPr="00C35048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0" w:lineRule="atLeast"/>
        <w:ind w:left="600"/>
        <w:rPr>
          <w:rFonts w:ascii="Times New Roman" w:eastAsia="바탕체"/>
          <w:w w:val="0"/>
          <w:sz w:val="22"/>
          <w:szCs w:val="22"/>
        </w:rPr>
      </w:pPr>
    </w:p>
    <w:p w14:paraId="4E28ACDE" w14:textId="77777777" w:rsidR="002D2169" w:rsidRPr="00C35048" w:rsidRDefault="002D2169" w:rsidP="002D2169">
      <w:pPr>
        <w:pStyle w:val="uc0uc0"/>
        <w:numPr>
          <w:ilvl w:val="0"/>
          <w:numId w:val="1"/>
        </w:numPr>
        <w:tabs>
          <w:tab w:val="clear" w:pos="767"/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jc w:val="center"/>
        <w:outlineLvl w:val="0"/>
        <w:rPr>
          <w:rFonts w:ascii="Times New Roman" w:eastAsia="바탕체"/>
          <w:b/>
          <w:w w:val="0"/>
          <w:sz w:val="22"/>
          <w:szCs w:val="22"/>
        </w:rPr>
      </w:pPr>
      <w:bookmarkStart w:id="45" w:name="_DV_M48"/>
      <w:bookmarkStart w:id="46" w:name="_DV_M49"/>
      <w:bookmarkStart w:id="47" w:name="_DV_M50"/>
      <w:bookmarkStart w:id="48" w:name="_DV_M51"/>
      <w:bookmarkStart w:id="49" w:name="_DV_M53"/>
      <w:bookmarkStart w:id="50" w:name="_Toc193271766"/>
      <w:bookmarkStart w:id="51" w:name="_Toc193473974"/>
      <w:bookmarkEnd w:id="45"/>
      <w:bookmarkEnd w:id="46"/>
      <w:bookmarkEnd w:id="47"/>
      <w:bookmarkEnd w:id="48"/>
      <w:bookmarkEnd w:id="49"/>
      <w:r w:rsidRPr="00C35048">
        <w:rPr>
          <w:rFonts w:ascii="Times New Roman" w:eastAsia="바탕체" w:hint="eastAsia"/>
          <w:b/>
          <w:w w:val="0"/>
          <w:sz w:val="22"/>
          <w:szCs w:val="22"/>
        </w:rPr>
        <w:t>목</w:t>
      </w:r>
      <w:r w:rsidRPr="00C35048">
        <w:rPr>
          <w:rFonts w:ascii="Times New Roman" w:eastAsia="바탕체" w:hint="eastAsia"/>
          <w:b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b/>
          <w:w w:val="0"/>
          <w:sz w:val="22"/>
          <w:szCs w:val="22"/>
        </w:rPr>
        <w:t>적</w:t>
      </w:r>
    </w:p>
    <w:p w14:paraId="097C9BFD" w14:textId="77777777" w:rsidR="002D2169" w:rsidRPr="00C35048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96" w:hanging="596"/>
        <w:rPr>
          <w:rFonts w:ascii="Times New Roman" w:eastAsia="바탕체"/>
          <w:b/>
          <w:w w:val="0"/>
          <w:sz w:val="22"/>
          <w:szCs w:val="22"/>
        </w:rPr>
      </w:pPr>
    </w:p>
    <w:bookmarkEnd w:id="50"/>
    <w:bookmarkEnd w:id="51"/>
    <w:p w14:paraId="0C78FC80" w14:textId="77777777" w:rsidR="00770754" w:rsidRPr="00770754" w:rsidRDefault="002D2169" w:rsidP="00770754">
      <w:pPr>
        <w:pStyle w:val="uc0uc0"/>
        <w:numPr>
          <w:ilvl w:val="0"/>
          <w:numId w:val="2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403" w:hanging="403"/>
        <w:outlineLvl w:val="1"/>
        <w:rPr>
          <w:rFonts w:ascii="Times New Roman" w:eastAsia="바탕체"/>
          <w:w w:val="0"/>
          <w:sz w:val="22"/>
          <w:szCs w:val="22"/>
        </w:rPr>
      </w:pPr>
      <w:r w:rsidRPr="00C35048">
        <w:rPr>
          <w:rFonts w:ascii="Times New Roman" w:eastAsia="바탕체"/>
          <w:b/>
          <w:spacing w:val="1"/>
          <w:w w:val="0"/>
          <w:sz w:val="22"/>
          <w:szCs w:val="22"/>
        </w:rPr>
        <w:t>(</w:t>
      </w:r>
      <w:r w:rsidRPr="00C35048">
        <w:rPr>
          <w:rFonts w:ascii="Times New Roman" w:eastAsia="바탕체" w:hint="eastAsia"/>
          <w:b/>
          <w:spacing w:val="1"/>
          <w:w w:val="0"/>
          <w:sz w:val="22"/>
          <w:szCs w:val="22"/>
        </w:rPr>
        <w:t>목</w:t>
      </w:r>
      <w:r w:rsidRPr="00C35048">
        <w:rPr>
          <w:rFonts w:ascii="Times New Roman" w:eastAsia="바탕체" w:hint="eastAsia"/>
          <w:b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b/>
          <w:spacing w:val="1"/>
          <w:w w:val="0"/>
          <w:sz w:val="22"/>
          <w:szCs w:val="22"/>
        </w:rPr>
        <w:t>적</w:t>
      </w:r>
      <w:r w:rsidRPr="00C35048">
        <w:rPr>
          <w:rFonts w:ascii="Times New Roman" w:eastAsia="바탕체"/>
          <w:b/>
          <w:spacing w:val="1"/>
          <w:w w:val="0"/>
          <w:sz w:val="22"/>
          <w:szCs w:val="22"/>
        </w:rPr>
        <w:t>)</w:t>
      </w:r>
    </w:p>
    <w:p w14:paraId="187B67D6" w14:textId="77777777" w:rsidR="00770754" w:rsidRDefault="00770754" w:rsidP="00770754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67"/>
        <w:rPr>
          <w:rFonts w:ascii="Times New Roman" w:eastAsia="바탕체"/>
          <w:spacing w:val="1"/>
          <w:w w:val="0"/>
          <w:sz w:val="22"/>
          <w:szCs w:val="22"/>
        </w:rPr>
      </w:pPr>
    </w:p>
    <w:p w14:paraId="514B2C19" w14:textId="77777777" w:rsidR="002D2169" w:rsidRPr="00A15A09" w:rsidRDefault="002D2169" w:rsidP="002D2169">
      <w:pPr>
        <w:pStyle w:val="uc0uc0"/>
        <w:numPr>
          <w:ilvl w:val="0"/>
          <w:numId w:val="5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del w:id="52" w:author="김현주 (Hyunjoo Kim)" w:date="2025-06-17T10:17:00Z">
        <w:r w:rsidRPr="00A15A09" w:rsidDel="00045956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주요</w:delText>
        </w:r>
      </w:del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투자대상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자산운용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개요는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다음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각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호와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같다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  <w:r w:rsidRPr="00A15A09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</w:p>
    <w:p w14:paraId="4BE78D21" w14:textId="77777777" w:rsidR="002D2169" w:rsidRPr="00045956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0D1E00DC" w14:textId="0F4B5F46" w:rsidR="002D2169" w:rsidRPr="00A15A09" w:rsidRDefault="00DC7A83" w:rsidP="002D2169">
      <w:pPr>
        <w:pStyle w:val="uc0uc0"/>
        <w:numPr>
          <w:ilvl w:val="0"/>
          <w:numId w:val="4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2A07C5">
        <w:rPr>
          <w:rFonts w:ascii="맑은 고딕" w:eastAsia="맑은 고딕" w:hAnsiTheme="minorHAnsi" w:cs="맑은 고딕" w:hint="eastAsia"/>
          <w:lang w:val="ko-KR"/>
        </w:rPr>
        <w:lastRenderedPageBreak/>
        <w:t>「</w:t>
      </w:r>
      <w:r w:rsidR="002D2169" w:rsidRPr="00C00679">
        <w:rPr>
          <w:rFonts w:ascii="Times New Roman" w:eastAsia="바탕체" w:hint="eastAsia"/>
          <w:spacing w:val="1"/>
          <w:w w:val="0"/>
          <w:sz w:val="22"/>
          <w:szCs w:val="22"/>
        </w:rPr>
        <w:t>별첨</w:t>
      </w:r>
      <w:r w:rsidR="002D2169" w:rsidRPr="00C00679">
        <w:rPr>
          <w:rFonts w:ascii="Times New Roman" w:eastAsia="바탕체"/>
          <w:spacing w:val="1"/>
          <w:w w:val="0"/>
          <w:sz w:val="22"/>
          <w:szCs w:val="22"/>
        </w:rPr>
        <w:t>1.</w:t>
      </w:r>
      <w:r w:rsidRPr="00C00679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proofErr w:type="spellStart"/>
      <w:r w:rsidRPr="00C00679">
        <w:rPr>
          <w:rFonts w:ascii="Times New Roman" w:eastAsia="바탕체" w:hint="eastAsia"/>
          <w:spacing w:val="1"/>
          <w:w w:val="0"/>
          <w:sz w:val="22"/>
          <w:szCs w:val="22"/>
        </w:rPr>
        <w:t>투자기준</w:t>
      </w:r>
      <w:r w:rsidRPr="00C00679">
        <w:rPr>
          <w:rFonts w:ascii="맑은 고딕" w:eastAsia="맑은 고딕" w:hAnsiTheme="minorHAnsi" w:cs="맑은 고딕" w:hint="eastAsia"/>
          <w:lang w:val="ko-KR"/>
        </w:rPr>
        <w:t>」</w:t>
      </w:r>
      <w:r w:rsidR="002D2169" w:rsidRPr="00A15A09"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proofErr w:type="spellEnd"/>
      <w:r w:rsidR="002D2169"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 w:rsidRPr="00A15A09">
        <w:rPr>
          <w:rFonts w:ascii="Times New Roman" w:eastAsia="바탕체" w:hint="eastAsia"/>
          <w:spacing w:val="1"/>
          <w:w w:val="0"/>
          <w:sz w:val="22"/>
          <w:szCs w:val="22"/>
        </w:rPr>
        <w:t>명시된</w:t>
      </w:r>
      <w:r w:rsidR="002D2169"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 w:rsidRPr="00A15A09">
        <w:rPr>
          <w:rFonts w:ascii="Times New Roman" w:eastAsia="바탕체" w:hint="eastAsia"/>
          <w:spacing w:val="1"/>
          <w:w w:val="0"/>
          <w:sz w:val="22"/>
          <w:szCs w:val="22"/>
        </w:rPr>
        <w:t>투자기준</w:t>
      </w:r>
      <w:r w:rsidR="002D2169" w:rsidRPr="00A15A09"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 w:rsidR="002D2169" w:rsidRPr="00A15A09">
        <w:rPr>
          <w:rFonts w:ascii="Times New Roman" w:eastAsia="바탕체" w:hint="eastAsia"/>
          <w:spacing w:val="1"/>
          <w:w w:val="0"/>
          <w:sz w:val="22"/>
          <w:szCs w:val="22"/>
        </w:rPr>
        <w:t>이하</w:t>
      </w:r>
      <w:r w:rsidR="002D2169"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 w:rsidRPr="00A15A09">
        <w:rPr>
          <w:rFonts w:ascii="Times New Roman" w:eastAsia="바탕체"/>
          <w:spacing w:val="1"/>
          <w:w w:val="0"/>
          <w:sz w:val="22"/>
          <w:szCs w:val="22"/>
        </w:rPr>
        <w:t>“</w:t>
      </w:r>
      <w:r w:rsidR="002D2169" w:rsidRPr="00A15A09">
        <w:rPr>
          <w:rFonts w:ascii="Times New Roman" w:eastAsia="바탕체" w:hint="eastAsia"/>
          <w:b/>
          <w:spacing w:val="1"/>
          <w:w w:val="0"/>
          <w:sz w:val="22"/>
          <w:szCs w:val="22"/>
        </w:rPr>
        <w:t>투자기준</w:t>
      </w:r>
      <w:r w:rsidR="002D2169" w:rsidRPr="00A15A09">
        <w:rPr>
          <w:rFonts w:ascii="Times New Roman" w:eastAsia="바탕체"/>
          <w:spacing w:val="1"/>
          <w:w w:val="0"/>
          <w:sz w:val="22"/>
          <w:szCs w:val="22"/>
        </w:rPr>
        <w:t>”)</w:t>
      </w:r>
      <w:r w:rsidR="002D2169" w:rsidRPr="00A15A09"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 w:rsidR="002D2169"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 w:rsidRPr="00A15A09">
        <w:rPr>
          <w:rFonts w:ascii="Times New Roman" w:eastAsia="바탕체" w:hint="eastAsia"/>
          <w:spacing w:val="1"/>
          <w:w w:val="0"/>
          <w:sz w:val="22"/>
          <w:szCs w:val="22"/>
        </w:rPr>
        <w:t>부합하는</w:t>
      </w:r>
      <w:r w:rsidR="002D2169"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 w:rsidRPr="00A15A09">
        <w:rPr>
          <w:rFonts w:ascii="Times New Roman" w:eastAsia="바탕체" w:hint="eastAsia"/>
          <w:spacing w:val="1"/>
          <w:w w:val="0"/>
          <w:sz w:val="22"/>
          <w:szCs w:val="22"/>
        </w:rPr>
        <w:t>자산을</w:t>
      </w:r>
      <w:r w:rsidR="002D2169"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del w:id="53" w:author="김현주 (Hyunjoo Kim)" w:date="2025-06-17T10:17:00Z">
        <w:r w:rsidR="002D2169" w:rsidRPr="00A15A09" w:rsidDel="00544070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중심으로</w:delText>
        </w:r>
      </w:del>
      <w:r w:rsidR="002D2169"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 w:rsidRPr="00A15A09">
        <w:rPr>
          <w:rFonts w:ascii="Times New Roman" w:eastAsia="바탕체" w:hint="eastAsia"/>
          <w:spacing w:val="1"/>
          <w:w w:val="0"/>
          <w:sz w:val="22"/>
          <w:szCs w:val="22"/>
        </w:rPr>
        <w:t>포트폴리오를</w:t>
      </w:r>
      <w:r w:rsidR="002D2169"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 w:rsidRPr="00A15A09">
        <w:rPr>
          <w:rFonts w:ascii="Times New Roman" w:eastAsia="바탕체" w:hint="eastAsia"/>
          <w:spacing w:val="1"/>
          <w:w w:val="0"/>
          <w:sz w:val="22"/>
          <w:szCs w:val="22"/>
        </w:rPr>
        <w:t>구성한다</w:t>
      </w:r>
      <w:r w:rsidR="002D2169" w:rsidRPr="00A15A09"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</w:p>
    <w:p w14:paraId="5313B18A" w14:textId="311C726D" w:rsidR="002D2169" w:rsidRPr="00A15A09" w:rsidRDefault="002D2169" w:rsidP="002D2169">
      <w:pPr>
        <w:pStyle w:val="uc0uc0"/>
        <w:numPr>
          <w:ilvl w:val="0"/>
          <w:numId w:val="4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투자기준에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부합하는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부동산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등</w:t>
      </w:r>
      <w:r w:rsidRPr="006343B2">
        <w:rPr>
          <w:rFonts w:ascii="Times" w:eastAsia="바탕체" w:hAnsi="Times" w:cs="Times"/>
          <w:spacing w:val="1"/>
          <w:w w:val="0"/>
          <w:sz w:val="22"/>
          <w:szCs w:val="22"/>
        </w:rPr>
        <w:t>(</w:t>
      </w:r>
      <w:r w:rsidRPr="00A15A09">
        <w:rPr>
          <w:rFonts w:ascii="Times" w:eastAsia="바탕체" w:hAnsi="Times" w:cs="Times"/>
          <w:spacing w:val="1"/>
          <w:w w:val="0"/>
          <w:sz w:val="22"/>
          <w:szCs w:val="22"/>
        </w:rPr>
        <w:t>이하</w:t>
      </w:r>
      <w:r w:rsidRPr="00A15A09">
        <w:rPr>
          <w:rFonts w:ascii="Times" w:eastAsia="바탕체" w:hAnsi="Times" w:cs="Times"/>
          <w:spacing w:val="1"/>
          <w:w w:val="0"/>
          <w:sz w:val="22"/>
          <w:szCs w:val="22"/>
        </w:rPr>
        <w:t xml:space="preserve"> “</w:t>
      </w:r>
      <w:r w:rsidRPr="00A15A09">
        <w:rPr>
          <w:rFonts w:ascii="Times" w:eastAsia="바탕체" w:hAnsi="Times" w:cs="Times"/>
          <w:b/>
          <w:spacing w:val="1"/>
          <w:w w:val="0"/>
          <w:sz w:val="22"/>
          <w:szCs w:val="22"/>
        </w:rPr>
        <w:t>투자대상자산</w:t>
      </w:r>
      <w:r w:rsidRPr="00A15A09">
        <w:rPr>
          <w:rFonts w:ascii="Times" w:eastAsia="바탕체" w:hAnsi="Times" w:cs="Times"/>
          <w:spacing w:val="1"/>
          <w:w w:val="0"/>
          <w:sz w:val="22"/>
          <w:szCs w:val="22"/>
        </w:rPr>
        <w:t>”)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취득</w:t>
      </w:r>
      <w:r w:rsidR="00A701D0"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 w:rsidR="00A701D0">
        <w:rPr>
          <w:rFonts w:ascii="Times New Roman" w:eastAsia="바탕체" w:hint="eastAsia"/>
          <w:spacing w:val="1"/>
          <w:w w:val="0"/>
          <w:sz w:val="22"/>
          <w:szCs w:val="22"/>
        </w:rPr>
        <w:t>매입</w:t>
      </w:r>
      <w:r w:rsidR="00A701D0">
        <w:rPr>
          <w:rFonts w:ascii="Times New Roman" w:eastAsia="바탕체" w:hint="eastAsia"/>
          <w:spacing w:val="1"/>
          <w:w w:val="0"/>
          <w:sz w:val="22"/>
          <w:szCs w:val="22"/>
        </w:rPr>
        <w:t>)</w:t>
      </w:r>
      <w:r w:rsidRPr="00A15A09">
        <w:rPr>
          <w:rFonts w:ascii="Times" w:eastAsia="바탕체" w:hAnsi="Times" w:cs="Times"/>
          <w:spacing w:val="1"/>
          <w:w w:val="0"/>
          <w:sz w:val="22"/>
          <w:szCs w:val="22"/>
        </w:rPr>
        <w:t xml:space="preserve">, </w:t>
      </w:r>
      <w:r w:rsidR="00A701D0">
        <w:rPr>
          <w:rFonts w:ascii="Times" w:eastAsia="바탕체" w:hAnsi="Times" w:cs="Times"/>
          <w:spacing w:val="1"/>
          <w:w w:val="0"/>
          <w:sz w:val="22"/>
          <w:szCs w:val="22"/>
        </w:rPr>
        <w:t>Value-add</w:t>
      </w:r>
      <w:r w:rsidRPr="00A15A09">
        <w:rPr>
          <w:rFonts w:ascii="Times" w:eastAsia="바탕체" w:hAnsi="Times" w:cs="Times"/>
          <w:spacing w:val="1"/>
          <w:w w:val="0"/>
          <w:sz w:val="22"/>
          <w:szCs w:val="22"/>
        </w:rPr>
        <w:t xml:space="preserve">, </w:t>
      </w:r>
      <w:r w:rsidRPr="00A15A09">
        <w:rPr>
          <w:rFonts w:ascii="Times" w:eastAsia="바탕체" w:hAnsi="Times" w:cs="Times"/>
          <w:spacing w:val="1"/>
          <w:w w:val="0"/>
          <w:sz w:val="22"/>
          <w:szCs w:val="22"/>
        </w:rPr>
        <w:t>리모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델링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A15A09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임대차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A15A09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관리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처분</w:t>
      </w:r>
      <w:r w:rsidR="00A701D0"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 w:rsidR="00A701D0">
        <w:rPr>
          <w:rFonts w:ascii="Times New Roman" w:eastAsia="바탕체" w:hint="eastAsia"/>
          <w:spacing w:val="1"/>
          <w:w w:val="0"/>
          <w:sz w:val="22"/>
          <w:szCs w:val="22"/>
        </w:rPr>
        <w:t>매각</w:t>
      </w:r>
      <w:r w:rsidR="00A701D0">
        <w:rPr>
          <w:rFonts w:ascii="Times New Roman" w:eastAsia="바탕체" w:hint="eastAsia"/>
          <w:spacing w:val="1"/>
          <w:w w:val="0"/>
          <w:sz w:val="22"/>
          <w:szCs w:val="22"/>
        </w:rPr>
        <w:t>)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을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수행하고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ins w:id="54" w:author="윤현정 (Hyunjeong Yoon)" w:date="2025-06-16T12:16:00Z">
        <w:r w:rsidR="00954671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954671">
          <w:rPr>
            <w:rFonts w:ascii="Times New Roman" w:eastAsia="바탕체" w:hint="eastAsia"/>
            <w:spacing w:val="1"/>
            <w:w w:val="0"/>
            <w:sz w:val="22"/>
            <w:szCs w:val="22"/>
          </w:rPr>
          <w:t>및</w:t>
        </w:r>
        <w:r w:rsidR="00954671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954671">
          <w:rPr>
            <w:rFonts w:ascii="바탕체" w:eastAsia="바탕체" w:hAnsi="바탕체" w:hint="eastAsia"/>
            <w:spacing w:val="1"/>
            <w:w w:val="0"/>
            <w:sz w:val="22"/>
            <w:szCs w:val="22"/>
          </w:rPr>
          <w:t>「</w:t>
        </w:r>
        <w:r w:rsidR="00954671">
          <w:rPr>
            <w:rFonts w:ascii="Times New Roman" w:eastAsia="바탕체" w:hint="eastAsia"/>
            <w:spacing w:val="1"/>
            <w:w w:val="0"/>
            <w:sz w:val="22"/>
            <w:szCs w:val="22"/>
          </w:rPr>
          <w:t>별첨</w:t>
        </w:r>
        <w:r w:rsidR="00954671">
          <w:rPr>
            <w:rFonts w:ascii="Times New Roman" w:eastAsia="바탕체" w:hint="eastAsia"/>
            <w:spacing w:val="1"/>
            <w:w w:val="0"/>
            <w:sz w:val="22"/>
            <w:szCs w:val="22"/>
          </w:rPr>
          <w:t>1</w:t>
        </w:r>
        <w:r w:rsidR="00954671"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  <w:r w:rsidR="00954671">
          <w:rPr>
            <w:rFonts w:ascii="Times New Roman" w:eastAsia="바탕체" w:hint="eastAsia"/>
            <w:spacing w:val="1"/>
            <w:w w:val="0"/>
            <w:sz w:val="22"/>
            <w:szCs w:val="22"/>
          </w:rPr>
          <w:t>투자기준</w:t>
        </w:r>
        <w:r w:rsidR="00954671">
          <w:rPr>
            <w:rFonts w:ascii="바탕체" w:eastAsia="바탕체" w:hAnsi="바탕체" w:hint="eastAsia"/>
            <w:spacing w:val="1"/>
            <w:w w:val="0"/>
            <w:sz w:val="22"/>
            <w:szCs w:val="22"/>
          </w:rPr>
          <w:t>」</w:t>
        </w:r>
      </w:ins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조건과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관련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법령에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따라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위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목표와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관련되거나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부수되는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기타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모든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활동을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수행한다</w:t>
      </w:r>
      <w:r w:rsidRPr="00A15A09"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</w:p>
    <w:p w14:paraId="358EEF1F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477858FE" w14:textId="77777777" w:rsidR="002D2169" w:rsidRDefault="002D2169" w:rsidP="002D2169">
      <w:pPr>
        <w:pStyle w:val="uc0uc0"/>
        <w:numPr>
          <w:ilvl w:val="0"/>
          <w:numId w:val="5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spacing w:val="1"/>
          <w:w w:val="0"/>
          <w:sz w:val="22"/>
          <w:szCs w:val="22"/>
        </w:rPr>
        <w:t>당사자들은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관련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법령이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허용하는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한도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내에서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약정에서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정한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상업적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조건들이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구현될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있도록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제반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조건을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협의하여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확정하기로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한다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</w:p>
    <w:p w14:paraId="6EFAF537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67"/>
        <w:rPr>
          <w:rFonts w:ascii="Times New Roman" w:eastAsia="바탕체"/>
          <w:spacing w:val="1"/>
          <w:w w:val="0"/>
          <w:sz w:val="22"/>
          <w:szCs w:val="22"/>
        </w:rPr>
      </w:pPr>
    </w:p>
    <w:p w14:paraId="2C9E433B" w14:textId="6A43D845" w:rsidR="002D2169" w:rsidRPr="00DB7058" w:rsidRDefault="002D2169" w:rsidP="002D2169">
      <w:pPr>
        <w:pStyle w:val="uc0uc0"/>
        <w:numPr>
          <w:ilvl w:val="0"/>
          <w:numId w:val="5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>당사자들은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>필요한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>약정을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>바탕으로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ins w:id="55" w:author="윤현정 (Hyunjeong Yoon)" w:date="2025-06-16T14:05:00Z">
        <w:r w:rsidR="006858EE">
          <w:rPr>
            <w:rFonts w:ascii="Times New Roman" w:eastAsia="바탕체" w:hint="eastAsia"/>
            <w:spacing w:val="1"/>
            <w:w w:val="0"/>
            <w:sz w:val="22"/>
            <w:szCs w:val="22"/>
          </w:rPr>
          <w:t>투자대상자산</w:t>
        </w:r>
      </w:ins>
      <w:ins w:id="56" w:author="윤현정 (Hyunjeong Yoon)" w:date="2025-06-16T14:06:00Z">
        <w:r w:rsidR="00975FB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975FBA">
          <w:rPr>
            <w:rFonts w:ascii="Times New Roman" w:eastAsia="바탕체" w:hint="eastAsia"/>
            <w:spacing w:val="1"/>
            <w:w w:val="0"/>
            <w:sz w:val="22"/>
            <w:szCs w:val="22"/>
          </w:rPr>
          <w:t>선정</w:t>
        </w:r>
      </w:ins>
      <w:ins w:id="57" w:author="윤현정 (Hyunjeong Yoon)" w:date="2025-06-16T14:07:00Z">
        <w:r w:rsidR="00975FB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975FBA">
          <w:rPr>
            <w:rFonts w:ascii="Times New Roman" w:eastAsia="바탕체" w:hint="eastAsia"/>
            <w:spacing w:val="1"/>
            <w:w w:val="0"/>
            <w:sz w:val="22"/>
            <w:szCs w:val="22"/>
          </w:rPr>
          <w:t>후</w:t>
        </w:r>
      </w:ins>
      <w:ins w:id="58" w:author="윤현정 (Hyunjeong Yoon)" w:date="2025-06-16T14:06:00Z">
        <w:r w:rsidR="00975FB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975FBA">
          <w:rPr>
            <w:rFonts w:ascii="Times New Roman" w:eastAsia="바탕체" w:hint="eastAsia"/>
            <w:spacing w:val="1"/>
            <w:w w:val="0"/>
            <w:sz w:val="22"/>
            <w:szCs w:val="22"/>
          </w:rPr>
          <w:t>이를</w:t>
        </w:r>
        <w:r w:rsidR="00975FB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975FBA">
          <w:rPr>
            <w:rFonts w:ascii="Times New Roman" w:eastAsia="바탕체" w:hint="eastAsia"/>
            <w:spacing w:val="1"/>
            <w:w w:val="0"/>
            <w:sz w:val="22"/>
            <w:szCs w:val="22"/>
          </w:rPr>
          <w:t>취득</w:t>
        </w:r>
        <w:r w:rsidR="00975FBA">
          <w:rPr>
            <w:rFonts w:ascii="Times New Roman" w:eastAsia="바탕체" w:hint="eastAsia"/>
            <w:spacing w:val="1"/>
            <w:w w:val="0"/>
            <w:sz w:val="22"/>
            <w:szCs w:val="22"/>
          </w:rPr>
          <w:t>(</w:t>
        </w:r>
        <w:r w:rsidR="00975FBA">
          <w:rPr>
            <w:rFonts w:ascii="Times New Roman" w:eastAsia="바탕체" w:hint="eastAsia"/>
            <w:spacing w:val="1"/>
            <w:w w:val="0"/>
            <w:sz w:val="22"/>
            <w:szCs w:val="22"/>
          </w:rPr>
          <w:t>매입</w:t>
        </w:r>
        <w:r w:rsidR="00975FBA">
          <w:rPr>
            <w:rFonts w:ascii="Times New Roman" w:eastAsia="바탕체" w:hint="eastAsia"/>
            <w:spacing w:val="1"/>
            <w:w w:val="0"/>
            <w:sz w:val="22"/>
            <w:szCs w:val="22"/>
          </w:rPr>
          <w:t>)</w:t>
        </w:r>
      </w:ins>
      <w:ins w:id="59" w:author="윤현정 (Hyunjeong Yoon)" w:date="2025-06-16T14:07:00Z">
        <w:r w:rsidR="00975FBA"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  <w:r w:rsidR="00975FBA">
          <w:rPr>
            <w:rFonts w:ascii="Times New Roman" w:eastAsia="바탕체" w:hint="eastAsia"/>
            <w:spacing w:val="1"/>
            <w:w w:val="0"/>
            <w:sz w:val="22"/>
            <w:szCs w:val="22"/>
          </w:rPr>
          <w:t>등을</w:t>
        </w:r>
        <w:r w:rsidR="00975FB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975FBA">
          <w:rPr>
            <w:rFonts w:ascii="Times New Roman" w:eastAsia="바탕체" w:hint="eastAsia"/>
            <w:spacing w:val="1"/>
            <w:w w:val="0"/>
            <w:sz w:val="22"/>
            <w:szCs w:val="22"/>
          </w:rPr>
          <w:t>하기</w:t>
        </w:r>
        <w:r w:rsidR="00975FB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975FBA">
          <w:rPr>
            <w:rFonts w:ascii="Times New Roman" w:eastAsia="바탕체" w:hint="eastAsia"/>
            <w:spacing w:val="1"/>
            <w:w w:val="0"/>
            <w:sz w:val="22"/>
            <w:szCs w:val="22"/>
          </w:rPr>
          <w:t>위한</w:t>
        </w:r>
        <w:r w:rsidR="00975FB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DB7058">
        <w:rPr>
          <w:rFonts w:ascii="Times New Roman" w:eastAsia="바탕체"/>
          <w:spacing w:val="1"/>
          <w:w w:val="0"/>
          <w:sz w:val="22"/>
          <w:szCs w:val="22"/>
        </w:rPr>
        <w:t>Vehicle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>대한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>투자약정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>주주간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>합의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>)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>을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>별도로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>체결하기로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>한다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</w:p>
    <w:p w14:paraId="4E85F8D6" w14:textId="77777777" w:rsidR="002D2169" w:rsidRPr="001159AA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04A811BF" w14:textId="77777777" w:rsidR="002D2169" w:rsidRPr="00C35048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3EBD845C" w14:textId="77777777" w:rsidR="002D2169" w:rsidRPr="00C35048" w:rsidRDefault="002D2169" w:rsidP="002D2169">
      <w:pPr>
        <w:pStyle w:val="uc0uc0"/>
        <w:numPr>
          <w:ilvl w:val="0"/>
          <w:numId w:val="1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jc w:val="center"/>
        <w:outlineLvl w:val="0"/>
        <w:rPr>
          <w:rFonts w:ascii="Times New Roman" w:eastAsia="바탕체"/>
          <w:b/>
          <w:w w:val="0"/>
          <w:sz w:val="22"/>
          <w:szCs w:val="22"/>
        </w:rPr>
      </w:pPr>
      <w:bookmarkStart w:id="60" w:name="_DV_M89"/>
      <w:bookmarkEnd w:id="60"/>
      <w:r w:rsidRPr="00C35048">
        <w:rPr>
          <w:rFonts w:ascii="Times New Roman" w:eastAsia="바탕체" w:hint="eastAsia"/>
          <w:b/>
          <w:w w:val="0"/>
          <w:sz w:val="22"/>
          <w:szCs w:val="22"/>
        </w:rPr>
        <w:t>투자금액의</w:t>
      </w:r>
      <w:r w:rsidRPr="00C35048">
        <w:rPr>
          <w:rFonts w:ascii="Times New Roman" w:eastAsia="바탕체" w:hint="eastAsia"/>
          <w:b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b/>
          <w:w w:val="0"/>
          <w:sz w:val="22"/>
          <w:szCs w:val="22"/>
        </w:rPr>
        <w:t>출자</w:t>
      </w:r>
    </w:p>
    <w:p w14:paraId="078B8B34" w14:textId="77777777" w:rsidR="002D2169" w:rsidRPr="00C35048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600"/>
        <w:rPr>
          <w:rFonts w:ascii="Times New Roman" w:eastAsia="바탕체"/>
          <w:w w:val="0"/>
          <w:sz w:val="22"/>
          <w:szCs w:val="22"/>
        </w:rPr>
      </w:pPr>
    </w:p>
    <w:p w14:paraId="1FBF04E2" w14:textId="70710E77" w:rsidR="00975FBA" w:rsidRDefault="00975FBA" w:rsidP="002D2169">
      <w:pPr>
        <w:pStyle w:val="uc0uc0"/>
        <w:numPr>
          <w:ilvl w:val="0"/>
          <w:numId w:val="6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403" w:hanging="403"/>
        <w:outlineLvl w:val="1"/>
        <w:rPr>
          <w:ins w:id="61" w:author="윤현정 (Hyunjeong Yoon)" w:date="2025-06-16T14:11:00Z"/>
          <w:rFonts w:ascii="Times New Roman" w:eastAsia="바탕체"/>
          <w:b/>
          <w:w w:val="0"/>
          <w:sz w:val="22"/>
          <w:szCs w:val="22"/>
        </w:rPr>
      </w:pPr>
      <w:bookmarkStart w:id="62" w:name="_DV_M90"/>
      <w:bookmarkEnd w:id="62"/>
      <w:ins w:id="63" w:author="윤현정 (Hyunjeong Yoon)" w:date="2025-06-16T14:13:00Z">
        <w:r>
          <w:rPr>
            <w:rFonts w:ascii="Times New Roman" w:eastAsia="바탕체"/>
            <w:spacing w:val="1"/>
            <w:w w:val="0"/>
            <w:sz w:val="22"/>
            <w:szCs w:val="22"/>
          </w:rPr>
          <w:t>(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투자대상자산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선정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)</w:t>
        </w:r>
      </w:ins>
      <w:ins w:id="64" w:author="윤현정 (Hyunjeong Yoon)" w:date="2025-06-16T14:14:00Z">
        <w:r>
          <w:rPr>
            <w:rFonts w:ascii="Times New Roman" w:eastAsia="바탕체"/>
            <w:spacing w:val="1"/>
            <w:w w:val="0"/>
            <w:sz w:val="22"/>
            <w:szCs w:val="22"/>
          </w:rPr>
          <w:br/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br/>
        </w:r>
      </w:ins>
      <w:ins w:id="65" w:author="윤현정 (Hyunjeong Yoon)" w:date="2025-06-16T14:12:00Z">
        <w:r>
          <w:rPr>
            <w:rFonts w:ascii="Times New Roman" w:eastAsia="바탕체"/>
            <w:spacing w:val="1"/>
            <w:w w:val="0"/>
            <w:sz w:val="22"/>
            <w:szCs w:val="22"/>
          </w:rPr>
          <w:t xml:space="preserve">(1)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본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약정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체결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후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t>A</w:t>
        </w:r>
        <w:r w:rsidRPr="002B26B2">
          <w:rPr>
            <w:rFonts w:ascii="Times New Roman" w:eastAsia="바탕체"/>
            <w:spacing w:val="1"/>
            <w:w w:val="0"/>
            <w:sz w:val="22"/>
            <w:szCs w:val="22"/>
          </w:rPr>
          <w:t>MC</w:t>
        </w:r>
        <w:r w:rsidRPr="002B26B2">
          <w:rPr>
            <w:rFonts w:ascii="Times New Roman" w:eastAsia="바탕체" w:hint="eastAsia"/>
            <w:spacing w:val="1"/>
            <w:w w:val="0"/>
            <w:sz w:val="22"/>
            <w:szCs w:val="22"/>
          </w:rPr>
          <w:t>는</w:t>
        </w:r>
        <w:r w:rsidRPr="002B26B2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본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약정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체결일로부터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삼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(</w:t>
        </w:r>
        <w:r w:rsidRPr="002B26B2">
          <w:rPr>
            <w:rFonts w:ascii="Times New Roman" w:eastAsia="바탕체"/>
            <w:spacing w:val="1"/>
            <w:w w:val="0"/>
            <w:sz w:val="22"/>
            <w:szCs w:val="22"/>
          </w:rPr>
          <w:t>3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)</w:t>
        </w:r>
        <w:r w:rsidRPr="002B26B2">
          <w:rPr>
            <w:rFonts w:ascii="Times New Roman" w:eastAsia="바탕체" w:hint="eastAsia"/>
            <w:spacing w:val="1"/>
            <w:w w:val="0"/>
            <w:sz w:val="22"/>
            <w:szCs w:val="22"/>
          </w:rPr>
          <w:t>년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의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기간</w:t>
        </w:r>
        <w:r w:rsidRPr="002B26B2">
          <w:rPr>
            <w:rFonts w:ascii="Times New Roman" w:eastAsia="바탕체" w:hint="eastAsia"/>
            <w:spacing w:val="1"/>
            <w:w w:val="0"/>
            <w:sz w:val="22"/>
            <w:szCs w:val="22"/>
          </w:rPr>
          <w:t>(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투자자</w:t>
        </w:r>
        <w:r w:rsidRPr="002B26B2">
          <w:rPr>
            <w:rFonts w:ascii="Times New Roman" w:eastAsia="바탕체" w:hint="eastAsia"/>
            <w:spacing w:val="1"/>
            <w:w w:val="0"/>
            <w:sz w:val="22"/>
            <w:szCs w:val="22"/>
          </w:rPr>
          <w:t>의</w:t>
        </w:r>
        <w:r w:rsidRPr="002B26B2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Pr="002B26B2">
          <w:rPr>
            <w:rFonts w:ascii="Times New Roman" w:eastAsia="바탕체" w:hint="eastAsia"/>
            <w:spacing w:val="1"/>
            <w:w w:val="0"/>
            <w:sz w:val="22"/>
            <w:szCs w:val="22"/>
          </w:rPr>
          <w:t>동의를</w:t>
        </w:r>
        <w:r w:rsidRPr="002B26B2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Pr="002B26B2">
          <w:rPr>
            <w:rFonts w:ascii="Times New Roman" w:eastAsia="바탕체" w:hint="eastAsia"/>
            <w:spacing w:val="1"/>
            <w:w w:val="0"/>
            <w:sz w:val="22"/>
            <w:szCs w:val="22"/>
          </w:rPr>
          <w:t>받아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일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(</w:t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t>1)</w:t>
        </w:r>
        <w:proofErr w:type="spellStart"/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년씩</w:t>
        </w:r>
        <w:proofErr w:type="spellEnd"/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최대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t>2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회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연장될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수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있음</w:t>
        </w:r>
        <w:r w:rsidRPr="002B26B2">
          <w:rPr>
            <w:rFonts w:ascii="Times New Roman" w:eastAsia="바탕체" w:hint="eastAsia"/>
            <w:spacing w:val="1"/>
            <w:w w:val="0"/>
            <w:sz w:val="22"/>
            <w:szCs w:val="22"/>
          </w:rPr>
          <w:t>)</w:t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내에</w:t>
        </w:r>
        <w:r w:rsidRPr="002B26B2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Pr="002B26B2">
          <w:rPr>
            <w:rFonts w:ascii="Times New Roman" w:eastAsia="바탕체" w:hint="eastAsia"/>
            <w:spacing w:val="1"/>
            <w:w w:val="0"/>
            <w:sz w:val="22"/>
            <w:szCs w:val="22"/>
          </w:rPr>
          <w:t>투자대상자산을</w:t>
        </w:r>
        <w:r w:rsidRPr="002B26B2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Pr="002B26B2">
          <w:rPr>
            <w:rFonts w:ascii="Times New Roman" w:eastAsia="바탕체" w:hint="eastAsia"/>
            <w:spacing w:val="1"/>
            <w:w w:val="0"/>
            <w:sz w:val="22"/>
            <w:szCs w:val="22"/>
          </w:rPr>
          <w:t>물색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하여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투자자에게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투자기회를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제공하여야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한다</w:t>
        </w:r>
      </w:ins>
      <w:ins w:id="66" w:author="윤현정 (Hyunjeong Yoon)" w:date="2025-06-16T14:13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.</w:t>
        </w:r>
      </w:ins>
      <w:ins w:id="67" w:author="윤현정 (Hyunjeong Yoon)" w:date="2025-06-16T14:15:00Z">
        <w:r w:rsidR="00795969">
          <w:rPr>
            <w:rFonts w:ascii="Times New Roman" w:eastAsia="바탕체"/>
            <w:spacing w:val="1"/>
            <w:w w:val="0"/>
            <w:sz w:val="22"/>
            <w:szCs w:val="22"/>
          </w:rPr>
          <w:br/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br/>
          <w:t xml:space="preserve">(2)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투자자가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투자대상자산</w:t>
        </w:r>
      </w:ins>
      <w:ins w:id="68" w:author="윤현정 (Hyunjeong Yoon)" w:date="2025-06-16T14:16:00Z"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의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투자를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승인한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경우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/>
            <w:spacing w:val="1"/>
            <w:w w:val="0"/>
            <w:sz w:val="22"/>
            <w:szCs w:val="22"/>
          </w:rPr>
          <w:t>AMC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는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공동투자자를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모집하</w:t>
        </w:r>
      </w:ins>
      <w:ins w:id="69" w:author="윤현정 (Hyunjeong Yoon)" w:date="2025-06-16T14:17:00Z"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고</w:t>
        </w:r>
      </w:ins>
      <w:ins w:id="70" w:author="윤현정 (Hyunjeong Yoon)" w:date="2025-06-16T14:16:00Z"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투자대상자산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매입을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위한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입찰</w:t>
        </w:r>
        <w:r w:rsidR="00795969"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또는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협상을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진</w:t>
        </w:r>
      </w:ins>
      <w:ins w:id="71" w:author="윤현정 (Hyunjeong Yoon)" w:date="2025-06-16T14:17:00Z"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행한다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.</w:t>
        </w:r>
        <w:r w:rsidR="00795969">
          <w:rPr>
            <w:rFonts w:ascii="Times New Roman" w:eastAsia="바탕체"/>
            <w:spacing w:val="1"/>
            <w:w w:val="0"/>
            <w:sz w:val="22"/>
            <w:szCs w:val="22"/>
          </w:rPr>
          <w:br/>
        </w:r>
      </w:ins>
      <w:ins w:id="72" w:author="윤현정 (Hyunjeong Yoon)" w:date="2025-06-16T14:18:00Z">
        <w:r w:rsidR="00795969">
          <w:rPr>
            <w:rFonts w:ascii="Times New Roman" w:eastAsia="바탕체"/>
            <w:spacing w:val="1"/>
            <w:w w:val="0"/>
            <w:sz w:val="22"/>
            <w:szCs w:val="22"/>
          </w:rPr>
          <w:br/>
          <w:t xml:space="preserve">(3) </w:t>
        </w:r>
        <w:proofErr w:type="spellStart"/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본조</w:t>
        </w:r>
        <w:proofErr w:type="spellEnd"/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73" w:author="윤현정 (Hyunjeong Yoon)" w:date="2025-06-16T14:19:00Z">
        <w:r w:rsidR="00795969">
          <w:rPr>
            <w:rFonts w:ascii="Times New Roman" w:eastAsia="바탕체"/>
            <w:spacing w:val="1"/>
            <w:w w:val="0"/>
            <w:sz w:val="22"/>
            <w:szCs w:val="22"/>
          </w:rPr>
          <w:t>(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2</w:t>
        </w:r>
        <w:r w:rsidR="00795969">
          <w:rPr>
            <w:rFonts w:ascii="Times New Roman" w:eastAsia="바탕체"/>
            <w:spacing w:val="1"/>
            <w:w w:val="0"/>
            <w:sz w:val="22"/>
            <w:szCs w:val="22"/>
          </w:rPr>
          <w:t>)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항에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따라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공동투자자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모집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및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투자대상자산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매입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준비가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완료된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경우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/>
            <w:spacing w:val="1"/>
            <w:w w:val="0"/>
            <w:sz w:val="22"/>
            <w:szCs w:val="22"/>
          </w:rPr>
          <w:t>AMC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는</w:t>
        </w:r>
      </w:ins>
      <w:ins w:id="74" w:author="윤현정 (Hyunjeong Yoon)" w:date="2025-06-16T14:20:00Z"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75" w:author="윤현정 (Hyunjeong Yoon)" w:date="2025-06-16T14:19:00Z"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개별</w:t>
        </w:r>
        <w:r w:rsidR="00795969">
          <w:rPr>
            <w:rFonts w:ascii="Times New Roman" w:eastAsia="바탕체"/>
            <w:spacing w:val="1"/>
            <w:w w:val="0"/>
            <w:sz w:val="22"/>
            <w:szCs w:val="22"/>
          </w:rPr>
          <w:t xml:space="preserve"> Vehicle</w:t>
        </w:r>
      </w:ins>
      <w:ins w:id="76" w:author="윤현정 (Hyunjeong Yoon)" w:date="2025-06-16T14:40:00Z"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에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대한</w:t>
        </w:r>
      </w:ins>
      <w:ins w:id="77" w:author="윤현정 (Hyunjeong Yoon)" w:date="2025-06-16T14:19:00Z"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78" w:author="윤현정 (Hyunjeong Yoon)" w:date="2025-06-16T14:21:00Z"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투자자와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공동투자자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간의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79" w:author="윤현정 (Hyunjeong Yoon)" w:date="2025-06-16T14:39:00Z"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투자약정</w:t>
        </w:r>
        <w:r w:rsidR="00B131FE">
          <w:rPr>
            <w:rFonts w:ascii="Times New Roman" w:eastAsia="바탕체"/>
            <w:spacing w:val="1"/>
            <w:w w:val="0"/>
            <w:sz w:val="22"/>
            <w:szCs w:val="22"/>
          </w:rPr>
          <w:t>(</w:t>
        </w:r>
      </w:ins>
      <w:ins w:id="80" w:author="윤현정 (Hyunjeong Yoon)" w:date="2025-06-16T14:40:00Z"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또는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주주간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합의</w:t>
        </w:r>
      </w:ins>
      <w:ins w:id="81" w:author="윤현정 (Hyunjeong Yoon)" w:date="2025-06-16T14:39:00Z"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)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을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82" w:author="윤현정 (Hyunjeong Yoon)" w:date="2025-06-16T14:40:00Z"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체결</w:t>
        </w:r>
      </w:ins>
      <w:ins w:id="83" w:author="윤현정 (Hyunjeong Yoon)" w:date="2025-06-16T14:39:00Z"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하도록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한다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.</w:t>
        </w:r>
      </w:ins>
      <w:ins w:id="84" w:author="윤현정 (Hyunjeong Yoon)" w:date="2025-06-16T14:13:00Z">
        <w:r>
          <w:rPr>
            <w:rFonts w:ascii="Times New Roman" w:eastAsia="바탕체"/>
            <w:spacing w:val="1"/>
            <w:w w:val="0"/>
            <w:sz w:val="22"/>
            <w:szCs w:val="22"/>
          </w:rPr>
          <w:br/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br/>
        </w:r>
      </w:ins>
    </w:p>
    <w:p w14:paraId="0F67EBD6" w14:textId="3B531A32" w:rsidR="002D2169" w:rsidRPr="008841A0" w:rsidRDefault="002D2169" w:rsidP="002D2169">
      <w:pPr>
        <w:pStyle w:val="uc0uc0"/>
        <w:numPr>
          <w:ilvl w:val="0"/>
          <w:numId w:val="6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403" w:hanging="403"/>
        <w:outlineLvl w:val="1"/>
        <w:rPr>
          <w:rFonts w:ascii="Times New Roman" w:eastAsia="바탕체"/>
          <w:b/>
          <w:w w:val="0"/>
          <w:sz w:val="22"/>
          <w:szCs w:val="22"/>
        </w:rPr>
      </w:pPr>
      <w:r w:rsidRPr="008841A0">
        <w:rPr>
          <w:rFonts w:ascii="Times New Roman" w:eastAsia="바탕체"/>
          <w:b/>
          <w:w w:val="0"/>
          <w:sz w:val="22"/>
          <w:szCs w:val="22"/>
        </w:rPr>
        <w:t>(</w:t>
      </w:r>
      <w:r w:rsidRPr="008841A0">
        <w:rPr>
          <w:rFonts w:ascii="Times New Roman" w:eastAsia="바탕체" w:hint="eastAsia"/>
          <w:b/>
          <w:w w:val="0"/>
          <w:sz w:val="22"/>
          <w:szCs w:val="22"/>
        </w:rPr>
        <w:t>출자의무</w:t>
      </w:r>
      <w:r w:rsidRPr="008841A0">
        <w:rPr>
          <w:rFonts w:ascii="Times New Roman" w:eastAsia="바탕체"/>
          <w:b/>
          <w:w w:val="0"/>
          <w:sz w:val="22"/>
          <w:szCs w:val="22"/>
        </w:rPr>
        <w:t>)</w:t>
      </w:r>
    </w:p>
    <w:p w14:paraId="20CF2F16" w14:textId="77777777" w:rsidR="002D2169" w:rsidRPr="008841A0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b/>
          <w:w w:val="0"/>
          <w:sz w:val="22"/>
          <w:szCs w:val="22"/>
        </w:rPr>
      </w:pPr>
    </w:p>
    <w:p w14:paraId="474E1743" w14:textId="6E5C0933" w:rsidR="002D2169" w:rsidRPr="00194837" w:rsidRDefault="002D2169" w:rsidP="002D2169">
      <w:pPr>
        <w:pStyle w:val="uc0uc0"/>
        <w:numPr>
          <w:ilvl w:val="0"/>
          <w:numId w:val="7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bookmarkStart w:id="85" w:name="_DV_M91"/>
      <w:bookmarkStart w:id="86" w:name="_DV_M92"/>
      <w:bookmarkEnd w:id="85"/>
      <w:bookmarkEnd w:id="86"/>
      <w:r w:rsidRPr="008841A0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8841A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8841A0"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ins w:id="87" w:author="윤현정 (Hyunjeong Yoon)" w:date="2025-06-16T14:22:00Z"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proofErr w:type="gramStart"/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제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795969">
          <w:rPr>
            <w:rFonts w:ascii="Times New Roman" w:eastAsia="바탕체"/>
            <w:spacing w:val="1"/>
            <w:w w:val="0"/>
            <w:sz w:val="22"/>
            <w:szCs w:val="22"/>
          </w:rPr>
          <w:t>2</w:t>
        </w:r>
        <w:proofErr w:type="gramEnd"/>
        <w:r w:rsidR="00795969">
          <w:rPr>
            <w:rFonts w:ascii="Times New Roman" w:eastAsia="바탕체"/>
            <w:spacing w:val="1"/>
            <w:w w:val="0"/>
            <w:sz w:val="22"/>
            <w:szCs w:val="22"/>
          </w:rPr>
          <w:t>-1</w:t>
        </w:r>
        <w:r w:rsidR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t>조</w:t>
        </w:r>
      </w:ins>
      <w:r w:rsidRPr="008841A0"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 w:rsidRPr="008841A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8841A0">
        <w:rPr>
          <w:rFonts w:ascii="Times New Roman" w:eastAsia="바탕체" w:hint="eastAsia"/>
          <w:spacing w:val="1"/>
          <w:w w:val="0"/>
          <w:sz w:val="22"/>
          <w:szCs w:val="22"/>
        </w:rPr>
        <w:t>따라</w:t>
      </w:r>
      <w:r w:rsidRPr="008841A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ins w:id="88" w:author="윤현정 (Hyunjeong Yoon)" w:date="2025-06-16T14:38:00Z"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개별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31FE">
          <w:rPr>
            <w:rFonts w:ascii="Times New Roman" w:eastAsia="바탕체"/>
            <w:spacing w:val="1"/>
            <w:w w:val="0"/>
            <w:sz w:val="22"/>
            <w:szCs w:val="22"/>
          </w:rPr>
          <w:t xml:space="preserve">Vehicle </w:t>
        </w:r>
      </w:ins>
      <w:ins w:id="89" w:author="윤현정 (Hyunjeong Yoon)" w:date="2025-06-16T14:36:00Z"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설립</w:t>
        </w:r>
      </w:ins>
      <w:ins w:id="90" w:author="윤현정 (Hyunjeong Yoon)" w:date="2025-06-16T14:08:00Z">
        <w:r w:rsidR="00975FBA">
          <w:rPr>
            <w:rFonts w:ascii="Times New Roman" w:eastAsia="바탕체" w:hint="eastAsia"/>
            <w:spacing w:val="1"/>
            <w:w w:val="0"/>
            <w:sz w:val="22"/>
            <w:szCs w:val="22"/>
          </w:rPr>
          <w:t>이</w:t>
        </w:r>
        <w:r w:rsidR="00975FB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975FBA">
          <w:rPr>
            <w:rFonts w:ascii="Times New Roman" w:eastAsia="바탕체" w:hint="eastAsia"/>
            <w:spacing w:val="1"/>
            <w:w w:val="0"/>
            <w:sz w:val="22"/>
            <w:szCs w:val="22"/>
          </w:rPr>
          <w:t>완료되면</w:t>
        </w:r>
        <w:r w:rsidR="00975FB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r w:rsidRPr="008841A0">
        <w:rPr>
          <w:rFonts w:ascii="Times New Roman" w:eastAsia="바탕체" w:hint="eastAsia"/>
          <w:spacing w:val="1"/>
          <w:w w:val="0"/>
          <w:sz w:val="22"/>
          <w:szCs w:val="22"/>
        </w:rPr>
        <w:t>투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자자는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>AMC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>출자요청에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>따라</w:t>
      </w:r>
      <w:r w:rsidRPr="00DB70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E67617">
        <w:rPr>
          <w:rFonts w:ascii="Times New Roman" w:eastAsia="바탕체" w:hint="eastAsia"/>
          <w:spacing w:val="1"/>
          <w:w w:val="0"/>
          <w:sz w:val="22"/>
          <w:szCs w:val="22"/>
        </w:rPr>
        <w:t>사</w:t>
      </w:r>
      <w:r w:rsidR="00E63EFE">
        <w:rPr>
          <w:rFonts w:ascii="Times New Roman" w:eastAsia="바탕체" w:hint="eastAsia"/>
          <w:spacing w:val="1"/>
          <w:w w:val="0"/>
          <w:sz w:val="22"/>
          <w:szCs w:val="22"/>
        </w:rPr>
        <w:t>백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억원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 w:rsidR="00E67617">
        <w:rPr>
          <w:rFonts w:ascii="Times New Roman" w:eastAsia="바탕체"/>
          <w:spacing w:val="1"/>
          <w:w w:val="0"/>
          <w:sz w:val="22"/>
          <w:szCs w:val="22"/>
        </w:rPr>
        <w:t>4</w:t>
      </w:r>
      <w:r w:rsidR="00BD4CA9">
        <w:rPr>
          <w:rFonts w:ascii="Times New Roman" w:eastAsia="바탕체"/>
          <w:spacing w:val="1"/>
          <w:w w:val="0"/>
          <w:sz w:val="22"/>
          <w:szCs w:val="22"/>
        </w:rPr>
        <w:t>0</w:t>
      </w:r>
      <w:r>
        <w:rPr>
          <w:rFonts w:ascii="Times New Roman" w:eastAsia="바탕체"/>
          <w:spacing w:val="1"/>
          <w:w w:val="0"/>
          <w:sz w:val="22"/>
          <w:szCs w:val="22"/>
        </w:rPr>
        <w:t>,000,000,000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)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한도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내에서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출자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발기설립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,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유상증자에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따른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신주취득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포함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,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이하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같음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)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하기로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한다</w:t>
      </w:r>
      <w:r w:rsidRPr="00520085"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  <w:r w:rsidRPr="00520085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</w:p>
    <w:p w14:paraId="19DF4EFE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67"/>
        <w:rPr>
          <w:rFonts w:ascii="Times New Roman" w:eastAsia="바탕체"/>
          <w:spacing w:val="1"/>
          <w:w w:val="0"/>
          <w:sz w:val="22"/>
          <w:szCs w:val="22"/>
        </w:rPr>
      </w:pPr>
    </w:p>
    <w:p w14:paraId="26E61E19" w14:textId="24433308" w:rsidR="002D2169" w:rsidRDefault="002D2169" w:rsidP="002D2169">
      <w:pPr>
        <w:pStyle w:val="uc0uc0"/>
        <w:numPr>
          <w:ilvl w:val="0"/>
          <w:numId w:val="7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del w:id="91" w:author="윤현정 (Hyunjeong Yoon)" w:date="2025-06-16T14:22:00Z">
        <w:r w:rsidDel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본건</w:delText>
        </w:r>
        <w:r w:rsidDel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프로젝트</w:delText>
        </w:r>
        <w:r w:rsidDel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성격</w:delText>
        </w:r>
        <w:r w:rsidDel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및</w:delText>
        </w:r>
        <w:r w:rsidDel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개별</w:delText>
        </w:r>
        <w:r w:rsidDel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RPr="00B27D85" w:rsidDel="00795969">
          <w:rPr>
            <w:rFonts w:ascii="Times New Roman" w:eastAsia="바탕체"/>
            <w:spacing w:val="1"/>
            <w:w w:val="0"/>
            <w:sz w:val="22"/>
            <w:szCs w:val="22"/>
          </w:rPr>
          <w:delText>Vehicle</w:delText>
        </w:r>
        <w:r w:rsidDel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의</w:delText>
        </w:r>
        <w:r w:rsidDel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구조로</w:delText>
        </w:r>
        <w:r w:rsidDel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인하여</w:delText>
        </w:r>
        <w:r w:rsidDel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투자자</w:delText>
        </w:r>
        <w:r w:rsidDel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이외의</w:delText>
        </w:r>
        <w:r w:rsidDel="00795969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</w:del>
      <w:r>
        <w:rPr>
          <w:rFonts w:ascii="Times New Roman" w:eastAsia="바탕체" w:hint="eastAsia"/>
          <w:spacing w:val="1"/>
          <w:w w:val="0"/>
          <w:sz w:val="22"/>
          <w:szCs w:val="22"/>
        </w:rPr>
        <w:t>공동투자자의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출자가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필요한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ins w:id="92" w:author="윤현정 (Hyunjeong Yoon)" w:date="2025-06-16T09:29:00Z">
        <w:r w:rsidR="002F4D34">
          <w:rPr>
            <w:rFonts w:ascii="Times New Roman" w:eastAsia="바탕체"/>
            <w:spacing w:val="1"/>
            <w:w w:val="0"/>
            <w:sz w:val="22"/>
            <w:szCs w:val="22"/>
          </w:rPr>
          <w:t>AMC</w:t>
        </w:r>
        <w:r w:rsidR="002F4D34">
          <w:rPr>
            <w:rFonts w:ascii="Times New Roman" w:eastAsia="바탕체" w:hint="eastAsia"/>
            <w:spacing w:val="1"/>
            <w:w w:val="0"/>
            <w:sz w:val="22"/>
            <w:szCs w:val="22"/>
          </w:rPr>
          <w:t>는</w:t>
        </w:r>
        <w:r w:rsidR="002F4D34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93" w:author="윤현정 (Hyunjeong Yoon)" w:date="2025-06-16T09:31:00Z"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>투자자의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>동의를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>받아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94" w:author="윤현정 (Hyunjeong Yoon)" w:date="2025-06-16T09:30:00Z">
        <w:r w:rsidR="002F4D34">
          <w:rPr>
            <w:rFonts w:ascii="Times New Roman" w:eastAsia="바탕체" w:hint="eastAsia"/>
            <w:spacing w:val="1"/>
            <w:w w:val="0"/>
            <w:sz w:val="22"/>
            <w:szCs w:val="22"/>
          </w:rPr>
          <w:t>공동투자자</w:t>
        </w:r>
      </w:ins>
      <w:ins w:id="95" w:author="윤현정 (Hyunjeong Yoon)" w:date="2025-06-16T09:31:00Z"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>를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>선정하고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>공동투자자</w:t>
        </w:r>
      </w:ins>
      <w:ins w:id="96" w:author="윤현정 (Hyunjeong Yoon)" w:date="2025-06-16T09:30:00Z">
        <w:r w:rsidR="002F4D34">
          <w:rPr>
            <w:rFonts w:ascii="Times New Roman" w:eastAsia="바탕체" w:hint="eastAsia"/>
            <w:spacing w:val="1"/>
            <w:w w:val="0"/>
            <w:sz w:val="22"/>
            <w:szCs w:val="22"/>
          </w:rPr>
          <w:t>의</w:t>
        </w:r>
        <w:r w:rsidR="002F4D34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F4D34">
          <w:rPr>
            <w:rFonts w:ascii="Times New Roman" w:eastAsia="바탕체" w:hint="eastAsia"/>
            <w:spacing w:val="1"/>
            <w:w w:val="0"/>
            <w:sz w:val="22"/>
            <w:szCs w:val="22"/>
          </w:rPr>
          <w:t>출자금액과</w:t>
        </w:r>
        <w:r w:rsidR="002F4D34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F4D34">
          <w:rPr>
            <w:rFonts w:ascii="Times New Roman" w:eastAsia="바탕체" w:hint="eastAsia"/>
            <w:spacing w:val="1"/>
            <w:w w:val="0"/>
            <w:sz w:val="22"/>
            <w:szCs w:val="22"/>
          </w:rPr>
          <w:t>출자조건</w:t>
        </w:r>
        <w:r w:rsidR="002F4D34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F4D34">
          <w:rPr>
            <w:rFonts w:ascii="Times New Roman" w:eastAsia="바탕체" w:hint="eastAsia"/>
            <w:spacing w:val="1"/>
            <w:w w:val="0"/>
            <w:sz w:val="22"/>
            <w:szCs w:val="22"/>
          </w:rPr>
          <w:t>등을</w:t>
        </w:r>
        <w:r w:rsidR="002F4D34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97" w:author="윤현정 (Hyunjeong Yoon)" w:date="2025-06-16T09:32:00Z"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>투자자와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>협의해야</w:t>
        </w:r>
      </w:ins>
      <w:ins w:id="98" w:author="윤현정 (Hyunjeong Yoon)" w:date="2025-06-16T09:33:00Z"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99" w:author="윤현정 (Hyunjeong Yoon)" w:date="2025-06-16T09:32:00Z"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>한다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>.</w:t>
        </w:r>
        <w:r w:rsidR="00B1688E"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>명</w:t>
        </w:r>
      </w:ins>
      <w:ins w:id="100" w:author="윤현정 (Hyunjeong Yoon)" w:date="2025-06-16T09:41:00Z">
        <w:r w:rsidR="00E944B0">
          <w:rPr>
            <w:rFonts w:ascii="Times New Roman" w:eastAsia="바탕체" w:hint="eastAsia"/>
            <w:spacing w:val="1"/>
            <w:w w:val="0"/>
            <w:sz w:val="22"/>
            <w:szCs w:val="22"/>
          </w:rPr>
          <w:t>확히</w:t>
        </w:r>
      </w:ins>
      <w:ins w:id="101" w:author="윤현정 (Hyunjeong Yoon)" w:date="2025-06-16T09:42:00Z">
        <w:r w:rsidR="002C55A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102" w:author="윤현정 (Hyunjeong Yoon)" w:date="2025-06-16T09:41:00Z">
        <w:r w:rsidR="00E944B0">
          <w:rPr>
            <w:rFonts w:ascii="Times New Roman" w:eastAsia="바탕체" w:hint="eastAsia"/>
            <w:spacing w:val="1"/>
            <w:w w:val="0"/>
            <w:sz w:val="22"/>
            <w:szCs w:val="22"/>
          </w:rPr>
          <w:t>하면</w:t>
        </w:r>
      </w:ins>
      <w:ins w:id="103" w:author="윤현정 (Hyunjeong Yoon)" w:date="2025-06-16T09:32:00Z"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>공동투자자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>선정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>,</w:t>
        </w:r>
        <w:r w:rsidR="00B1688E"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>출자금액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>,</w:t>
        </w:r>
        <w:r w:rsidR="00B1688E"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>출자조건은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104" w:author="윤현정 (Hyunjeong Yoon)" w:date="2025-06-16T09:33:00Z"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>투자자의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>명시적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>사전동의가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t>필요</w:t>
        </w:r>
      </w:ins>
      <w:ins w:id="105" w:author="윤현정 (Hyunjeong Yoon)" w:date="2025-06-16T09:41:00Z">
        <w:r w:rsidR="00E944B0">
          <w:rPr>
            <w:rFonts w:ascii="Times New Roman" w:eastAsia="바탕체" w:hint="eastAsia"/>
            <w:spacing w:val="1"/>
            <w:w w:val="0"/>
            <w:sz w:val="22"/>
            <w:szCs w:val="22"/>
          </w:rPr>
          <w:t>하다</w:t>
        </w:r>
        <w:r w:rsidR="00E944B0">
          <w:rPr>
            <w:rFonts w:ascii="Times New Roman" w:eastAsia="바탕체" w:hint="eastAsia"/>
            <w:spacing w:val="1"/>
            <w:w w:val="0"/>
            <w:sz w:val="22"/>
            <w:szCs w:val="22"/>
          </w:rPr>
          <w:t>.</w:t>
        </w:r>
        <w:r w:rsidR="00E944B0"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</w:ins>
      <w:del w:id="106" w:author="윤현정 (Hyunjeong Yoon)" w:date="2025-06-16T09:33:00Z">
        <w:r w:rsidDel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투자자의</w:delText>
        </w:r>
        <w:r w:rsidDel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동의를</w:delText>
        </w:r>
        <w:r w:rsidDel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전제로</w:delText>
        </w:r>
        <w:r w:rsidDel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공동투자자의</w:delText>
        </w:r>
        <w:r w:rsidDel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개별</w:delText>
        </w:r>
        <w:r w:rsidDel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RPr="00B27D85" w:rsidDel="00B1688E">
          <w:rPr>
            <w:rFonts w:ascii="Times New Roman" w:eastAsia="바탕체"/>
            <w:spacing w:val="1"/>
            <w:w w:val="0"/>
            <w:sz w:val="22"/>
            <w:szCs w:val="22"/>
          </w:rPr>
          <w:delText>Vehicle</w:delText>
        </w:r>
        <w:r w:rsidDel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에의</w:delText>
        </w:r>
        <w:r w:rsidDel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출자를</w:delText>
        </w:r>
        <w:r w:rsidDel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허용할</w:delText>
        </w:r>
        <w:r w:rsidDel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수</w:delText>
        </w:r>
        <w:r w:rsidDel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있다</w:delText>
        </w:r>
        <w:r w:rsidDel="00B1688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.</w:delText>
        </w:r>
      </w:del>
    </w:p>
    <w:p w14:paraId="651D64EB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67"/>
        <w:rPr>
          <w:rFonts w:ascii="Times New Roman" w:eastAsia="바탕체"/>
          <w:spacing w:val="1"/>
          <w:w w:val="0"/>
          <w:sz w:val="22"/>
          <w:szCs w:val="22"/>
        </w:rPr>
      </w:pPr>
    </w:p>
    <w:p w14:paraId="33B58249" w14:textId="77777777" w:rsidR="002D2169" w:rsidRPr="00C35048" w:rsidRDefault="002D2169" w:rsidP="002D2169">
      <w:pPr>
        <w:pStyle w:val="uc0uc0"/>
        <w:numPr>
          <w:ilvl w:val="0"/>
          <w:numId w:val="7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bCs/>
          <w:sz w:val="22"/>
          <w:szCs w:val="23"/>
        </w:rPr>
        <w:t>조에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따른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투자자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에의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출자는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아래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각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호의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조건들이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모두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충족됨을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전제로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한다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. </w:t>
      </w:r>
    </w:p>
    <w:p w14:paraId="5553E81C" w14:textId="77777777" w:rsidR="002D2169" w:rsidRPr="00C35048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96" w:hanging="596"/>
        <w:rPr>
          <w:rFonts w:ascii="Times New Roman" w:eastAsia="바탕체"/>
          <w:spacing w:val="1"/>
          <w:w w:val="0"/>
          <w:sz w:val="22"/>
          <w:szCs w:val="22"/>
        </w:rPr>
      </w:pPr>
    </w:p>
    <w:p w14:paraId="0EFC5FDA" w14:textId="6BD7F9BB" w:rsidR="002D2169" w:rsidRDefault="00711977" w:rsidP="002D2169">
      <w:pPr>
        <w:pStyle w:val="uc0uc0"/>
        <w:numPr>
          <w:ilvl w:val="0"/>
          <w:numId w:val="8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ins w:id="107" w:author="김현주 (Hyunjoo Kim)" w:date="2025-06-17T16:14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별첨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t xml:space="preserve">1 </w:t>
        </w:r>
      </w:ins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>투자기준에</w:t>
      </w:r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>부합하는</w:t>
      </w:r>
      <w:r w:rsidR="002D2169"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 w:rsidRPr="00C35048">
        <w:rPr>
          <w:rFonts w:ascii="Times New Roman" w:eastAsia="바탕체" w:hint="eastAsia"/>
          <w:spacing w:val="1"/>
          <w:w w:val="0"/>
          <w:sz w:val="22"/>
          <w:szCs w:val="22"/>
        </w:rPr>
        <w:t>자산</w:t>
      </w:r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>대한</w:t>
      </w:r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>투자를</w:t>
      </w:r>
      <w:r w:rsidR="002D2169"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 w:rsidRPr="00C35048">
        <w:rPr>
          <w:rFonts w:ascii="Times New Roman" w:eastAsia="바탕체" w:hint="eastAsia"/>
          <w:spacing w:val="1"/>
          <w:w w:val="0"/>
          <w:sz w:val="22"/>
          <w:szCs w:val="22"/>
        </w:rPr>
        <w:t>위한</w:t>
      </w:r>
      <w:r w:rsidR="002D2169"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 w:rsidRPr="00C35048">
        <w:rPr>
          <w:rFonts w:ascii="Times New Roman" w:eastAsia="바탕체" w:hint="eastAsia"/>
          <w:spacing w:val="1"/>
          <w:w w:val="0"/>
          <w:sz w:val="22"/>
          <w:szCs w:val="22"/>
        </w:rPr>
        <w:t>자금</w:t>
      </w:r>
      <w:r w:rsidR="002D2169"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 w:rsidRPr="00C35048">
        <w:rPr>
          <w:rFonts w:ascii="Times New Roman" w:eastAsia="바탕체" w:hint="eastAsia"/>
          <w:spacing w:val="1"/>
          <w:w w:val="0"/>
          <w:sz w:val="22"/>
          <w:szCs w:val="22"/>
        </w:rPr>
        <w:t>조달일</w:t>
      </w:r>
      <w:r w:rsidR="002D2169"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 w:rsidRPr="00C35048">
        <w:rPr>
          <w:rFonts w:ascii="Times New Roman" w:eastAsia="바탕체" w:hint="eastAsia"/>
          <w:spacing w:val="1"/>
          <w:w w:val="0"/>
          <w:sz w:val="22"/>
          <w:szCs w:val="22"/>
        </w:rPr>
        <w:t>것</w:t>
      </w:r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>단</w:t>
      </w:r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="002D2169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>투자자가</w:t>
      </w:r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>별도로</w:t>
      </w:r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>동의한</w:t>
      </w:r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>경우에는</w:t>
      </w:r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>그러하지</w:t>
      </w:r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>아니함</w:t>
      </w:r>
      <w:r w:rsidR="002D2169">
        <w:rPr>
          <w:rFonts w:ascii="Times New Roman" w:eastAsia="바탕체" w:hint="eastAsia"/>
          <w:spacing w:val="1"/>
          <w:w w:val="0"/>
          <w:sz w:val="22"/>
          <w:szCs w:val="22"/>
        </w:rPr>
        <w:t>)</w:t>
      </w:r>
      <w:r w:rsidR="002D2169"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</w:p>
    <w:p w14:paraId="02F5F455" w14:textId="77777777" w:rsidR="002D2169" w:rsidRDefault="002D2169" w:rsidP="002D2169">
      <w:pPr>
        <w:pStyle w:val="uc0uc0"/>
        <w:numPr>
          <w:ilvl w:val="0"/>
          <w:numId w:val="8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C35048">
        <w:rPr>
          <w:rFonts w:ascii="Times New Roman" w:eastAsia="바탕체"/>
          <w:spacing w:val="1"/>
          <w:w w:val="0"/>
          <w:sz w:val="22"/>
          <w:szCs w:val="22"/>
        </w:rPr>
        <w:t>AMC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가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투자자에게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다음의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정보를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명시한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출자요청서를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제공하였을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것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</w:p>
    <w:p w14:paraId="30AB14F5" w14:textId="77777777" w:rsidR="002D2169" w:rsidRDefault="002D2169" w:rsidP="002D2169">
      <w:pPr>
        <w:pStyle w:val="uc0uc0"/>
        <w:numPr>
          <w:ilvl w:val="1"/>
          <w:numId w:val="8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출자요청서에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따라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E173EA">
        <w:rPr>
          <w:rFonts w:ascii="Times New Roman" w:eastAsia="바탕체" w:hint="eastAsia"/>
          <w:spacing w:val="1"/>
          <w:w w:val="0"/>
          <w:sz w:val="22"/>
          <w:szCs w:val="22"/>
        </w:rPr>
        <w:t>투자자가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설립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하기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위해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조달해야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하는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총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금액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이하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>“</w:t>
      </w:r>
      <w:r w:rsidRPr="00C35048">
        <w:rPr>
          <w:rFonts w:ascii="Times New Roman" w:eastAsia="바탕체" w:hint="eastAsia"/>
          <w:b/>
          <w:spacing w:val="1"/>
          <w:w w:val="0"/>
          <w:sz w:val="22"/>
          <w:szCs w:val="22"/>
        </w:rPr>
        <w:t>출자금액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>”)</w:t>
      </w:r>
    </w:p>
    <w:p w14:paraId="2E4FB7B3" w14:textId="35341C05" w:rsidR="002D2169" w:rsidRDefault="002D2169" w:rsidP="002D2169">
      <w:pPr>
        <w:pStyle w:val="uc0uc0"/>
        <w:numPr>
          <w:ilvl w:val="1"/>
          <w:numId w:val="8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출자금액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납입기일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[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출자요청서가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D5098B">
        <w:rPr>
          <w:rFonts w:ascii="Times New Roman" w:eastAsia="바탕체" w:hint="eastAsia"/>
          <w:spacing w:val="1"/>
          <w:w w:val="0"/>
          <w:sz w:val="22"/>
          <w:szCs w:val="22"/>
        </w:rPr>
        <w:t>투자자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에게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도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달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한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날로부터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최소</w:t>
      </w:r>
      <w:r w:rsidR="00D5098B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CB19F1">
        <w:rPr>
          <w:rFonts w:ascii="Times New Roman" w:eastAsia="바탕체" w:hint="eastAsia"/>
          <w:spacing w:val="1"/>
          <w:w w:val="0"/>
          <w:sz w:val="22"/>
          <w:szCs w:val="22"/>
        </w:rPr>
        <w:t>십</w:t>
      </w:r>
      <w:r w:rsidR="00E173EA"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 w:rsidR="00CB19F1">
        <w:rPr>
          <w:rFonts w:ascii="Times New Roman" w:eastAsia="바탕체"/>
          <w:spacing w:val="1"/>
          <w:w w:val="0"/>
          <w:sz w:val="22"/>
          <w:szCs w:val="22"/>
        </w:rPr>
        <w:t>10</w:t>
      </w:r>
      <w:r w:rsidR="00E173EA">
        <w:rPr>
          <w:rFonts w:ascii="Times New Roman" w:eastAsia="바탕체"/>
          <w:spacing w:val="1"/>
          <w:w w:val="0"/>
          <w:sz w:val="22"/>
          <w:szCs w:val="22"/>
        </w:rPr>
        <w:t xml:space="preserve">)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영업일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이후에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도래해야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함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]</w:t>
      </w:r>
    </w:p>
    <w:p w14:paraId="43471D74" w14:textId="77777777" w:rsidR="002D2169" w:rsidRPr="007D33E3" w:rsidRDefault="002D2169" w:rsidP="002D2169">
      <w:pPr>
        <w:pStyle w:val="uc0uc0"/>
        <w:numPr>
          <w:ilvl w:val="1"/>
          <w:numId w:val="8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제안된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투자대상자산의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주요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조건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내역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필요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자금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포함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)</w:t>
      </w:r>
    </w:p>
    <w:p w14:paraId="1A41B34D" w14:textId="77777777" w:rsidR="002D2169" w:rsidRPr="007D33E3" w:rsidRDefault="002D2169" w:rsidP="002D2169">
      <w:pPr>
        <w:pStyle w:val="uc0uc0"/>
        <w:numPr>
          <w:ilvl w:val="1"/>
          <w:numId w:val="8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7D33E3">
        <w:rPr>
          <w:rFonts w:ascii="Times New Roman" w:eastAsia="바탕체" w:hint="eastAsia"/>
          <w:spacing w:val="1"/>
          <w:w w:val="0"/>
          <w:sz w:val="22"/>
          <w:szCs w:val="22"/>
        </w:rPr>
        <w:t>제안된</w:t>
      </w:r>
      <w:r w:rsidRPr="007D33E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7D33E3">
        <w:rPr>
          <w:rFonts w:ascii="Times New Roman" w:eastAsia="바탕체" w:hint="eastAsia"/>
          <w:spacing w:val="1"/>
          <w:w w:val="0"/>
          <w:sz w:val="22"/>
          <w:szCs w:val="22"/>
        </w:rPr>
        <w:t>투자대상자산의</w:t>
      </w:r>
      <w:r w:rsidRPr="007D33E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7D33E3">
        <w:rPr>
          <w:rFonts w:ascii="Times New Roman" w:eastAsia="바탕체" w:hint="eastAsia"/>
          <w:spacing w:val="1"/>
          <w:w w:val="0"/>
          <w:sz w:val="22"/>
          <w:szCs w:val="22"/>
        </w:rPr>
        <w:t>예정투자일</w:t>
      </w:r>
      <w:r w:rsidRPr="007D33E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7D33E3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7D33E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7D33E3">
        <w:rPr>
          <w:rFonts w:ascii="Times New Roman" w:eastAsia="바탕체" w:hint="eastAsia"/>
          <w:spacing w:val="1"/>
          <w:w w:val="0"/>
          <w:sz w:val="22"/>
          <w:szCs w:val="22"/>
        </w:rPr>
        <w:t>납입계좌</w:t>
      </w:r>
    </w:p>
    <w:p w14:paraId="65884160" w14:textId="77777777" w:rsidR="002D2169" w:rsidRDefault="002D2169" w:rsidP="002D2169">
      <w:pPr>
        <w:pStyle w:val="uc0uc0"/>
        <w:numPr>
          <w:ilvl w:val="0"/>
          <w:numId w:val="8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spacing w:val="1"/>
          <w:w w:val="0"/>
          <w:sz w:val="22"/>
          <w:szCs w:val="22"/>
        </w:rPr>
        <w:t>해당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투자대상자산에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대한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출자를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위하여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투자자의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내부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승인을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받았을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것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</w:p>
    <w:p w14:paraId="3740E6C1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num" w:pos="567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bookmarkStart w:id="108" w:name="_Toc193271772"/>
    </w:p>
    <w:p w14:paraId="4FE13CA6" w14:textId="73EB164E" w:rsidR="00ED2907" w:rsidRDefault="00A908A9" w:rsidP="00ED2907">
      <w:pPr>
        <w:pStyle w:val="uc0uc0"/>
        <w:numPr>
          <w:ilvl w:val="0"/>
          <w:numId w:val="7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spacing w:val="1"/>
          <w:w w:val="0"/>
          <w:sz w:val="22"/>
          <w:szCs w:val="22"/>
        </w:rPr>
        <w:t>투자자는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A</w:t>
      </w:r>
      <w:r w:rsidR="00944A87">
        <w:rPr>
          <w:rFonts w:ascii="Times New Roman" w:eastAsia="바탕체"/>
          <w:spacing w:val="1"/>
          <w:w w:val="0"/>
          <w:sz w:val="22"/>
          <w:szCs w:val="22"/>
        </w:rPr>
        <w:t>MC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로부터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조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제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 w:rsidR="00944A87">
        <w:rPr>
          <w:rFonts w:ascii="Times New Roman" w:eastAsia="바탕체"/>
          <w:spacing w:val="1"/>
          <w:w w:val="0"/>
          <w:sz w:val="22"/>
          <w:szCs w:val="22"/>
        </w:rPr>
        <w:t>3)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항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제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2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호의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출자요청서를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제공받은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날로부터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칠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 w:rsidR="00944A87">
        <w:rPr>
          <w:rFonts w:ascii="Times New Roman" w:eastAsia="바탕체"/>
          <w:spacing w:val="1"/>
          <w:w w:val="0"/>
          <w:sz w:val="22"/>
          <w:szCs w:val="22"/>
        </w:rPr>
        <w:t>7)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영업일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이내에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출자요청에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대한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승낙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여부를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944A87">
        <w:rPr>
          <w:rFonts w:ascii="Times New Roman" w:eastAsia="바탕체"/>
          <w:spacing w:val="1"/>
          <w:w w:val="0"/>
          <w:sz w:val="22"/>
          <w:szCs w:val="22"/>
        </w:rPr>
        <w:t>AMC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통지하여야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한다</w:t>
      </w:r>
      <w:r w:rsidR="00944A87"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</w:p>
    <w:p w14:paraId="31AF35E5" w14:textId="168B259A" w:rsidR="00732E92" w:rsidRDefault="00732E92">
      <w:pPr>
        <w:pStyle w:val="uc0uc0"/>
        <w:numPr>
          <w:ilvl w:val="0"/>
          <w:numId w:val="7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조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/>
          <w:spacing w:val="1"/>
          <w:w w:val="0"/>
          <w:sz w:val="22"/>
          <w:szCs w:val="22"/>
        </w:rPr>
        <w:t>(1)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항의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한도금액</w:t>
      </w:r>
      <w:r w:rsidR="00F3182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F31827">
        <w:rPr>
          <w:rFonts w:ascii="Times New Roman" w:eastAsia="바탕체" w:hint="eastAsia"/>
          <w:spacing w:val="1"/>
          <w:w w:val="0"/>
          <w:sz w:val="22"/>
          <w:szCs w:val="22"/>
        </w:rPr>
        <w:t>사백억원</w:t>
      </w:r>
      <w:r w:rsidR="00F31827"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 w:rsidR="00F31827">
        <w:rPr>
          <w:rFonts w:ascii="Times New Roman" w:eastAsia="바탕체"/>
          <w:spacing w:val="1"/>
          <w:w w:val="0"/>
          <w:sz w:val="22"/>
          <w:szCs w:val="22"/>
        </w:rPr>
        <w:t>40,000,000,000</w:t>
      </w:r>
      <w:r w:rsidR="00F31827">
        <w:rPr>
          <w:rFonts w:ascii="Times New Roman" w:eastAsia="바탕체" w:hint="eastAsia"/>
          <w:spacing w:val="1"/>
          <w:w w:val="0"/>
          <w:sz w:val="22"/>
          <w:szCs w:val="22"/>
        </w:rPr>
        <w:t>원</w:t>
      </w:r>
      <w:r w:rsidR="00F31827">
        <w:rPr>
          <w:rFonts w:ascii="Times New Roman" w:eastAsia="바탕체" w:hint="eastAsia"/>
          <w:spacing w:val="1"/>
          <w:w w:val="0"/>
          <w:sz w:val="22"/>
          <w:szCs w:val="22"/>
        </w:rPr>
        <w:t>)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대하여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1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차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프로젝트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투자집행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완료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ins w:id="109" w:author="윤현정 (Hyunjeong Yoon)" w:date="2025-06-16T09:38:00Z">
        <w:r w:rsidR="000078C6">
          <w:rPr>
            <w:rFonts w:ascii="Times New Roman" w:eastAsia="바탕체" w:hint="eastAsia"/>
            <w:spacing w:val="1"/>
            <w:w w:val="0"/>
            <w:sz w:val="22"/>
            <w:szCs w:val="22"/>
          </w:rPr>
          <w:t>필요한</w:t>
        </w:r>
        <w:r w:rsidR="000078C6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0078C6">
          <w:rPr>
            <w:rFonts w:ascii="Times New Roman" w:eastAsia="바탕체" w:hint="eastAsia"/>
            <w:spacing w:val="1"/>
            <w:w w:val="0"/>
            <w:sz w:val="22"/>
            <w:szCs w:val="22"/>
          </w:rPr>
          <w:t>경우</w:t>
        </w:r>
        <w:r w:rsidR="000078C6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r>
        <w:rPr>
          <w:rFonts w:ascii="Times New Roman" w:eastAsia="바탕체"/>
          <w:spacing w:val="1"/>
          <w:w w:val="0"/>
          <w:sz w:val="22"/>
          <w:szCs w:val="22"/>
        </w:rPr>
        <w:t xml:space="preserve">AMC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투자자는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del w:id="110" w:author="윤현정 (Hyunjeong Yoon)" w:date="2025-06-16T09:37:00Z">
        <w:r w:rsidDel="000078C6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동일금액</w:delText>
        </w:r>
        <w:r w:rsidDel="000078C6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0078C6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기준으로</w:delText>
        </w:r>
        <w:r w:rsidDel="000078C6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</w:del>
      <w:r>
        <w:rPr>
          <w:rFonts w:ascii="Times New Roman" w:eastAsia="바탕체" w:hint="eastAsia"/>
          <w:spacing w:val="1"/>
          <w:w w:val="0"/>
          <w:sz w:val="22"/>
          <w:szCs w:val="22"/>
        </w:rPr>
        <w:t>한도금액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lastRenderedPageBreak/>
        <w:t>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증액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총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팔백억원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80,000,000,000</w:t>
      </w:r>
      <w:r w:rsidR="00F31827">
        <w:rPr>
          <w:rFonts w:ascii="Times New Roman" w:eastAsia="바탕체" w:hint="eastAsia"/>
          <w:spacing w:val="1"/>
          <w:w w:val="0"/>
          <w:sz w:val="22"/>
          <w:szCs w:val="22"/>
        </w:rPr>
        <w:t>원</w:t>
      </w:r>
      <w:r>
        <w:rPr>
          <w:rFonts w:ascii="Times New Roman" w:eastAsia="바탕체"/>
          <w:spacing w:val="1"/>
          <w:w w:val="0"/>
          <w:sz w:val="22"/>
          <w:szCs w:val="22"/>
        </w:rPr>
        <w:t>)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하는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것을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협의</w:t>
      </w:r>
      <w:ins w:id="111" w:author="김현주 (Hyunjoo Kim)" w:date="2025-06-17T16:15:00Z">
        <w:r w:rsidR="00314036">
          <w:rPr>
            <w:rFonts w:ascii="Times New Roman" w:eastAsia="바탕체" w:hint="eastAsia"/>
            <w:spacing w:val="1"/>
            <w:w w:val="0"/>
            <w:sz w:val="22"/>
            <w:szCs w:val="22"/>
          </w:rPr>
          <w:t>할</w:t>
        </w:r>
        <w:r w:rsidR="00314036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314036">
          <w:rPr>
            <w:rFonts w:ascii="Times New Roman" w:eastAsia="바탕체" w:hint="eastAsia"/>
            <w:spacing w:val="1"/>
            <w:w w:val="0"/>
            <w:sz w:val="22"/>
            <w:szCs w:val="22"/>
          </w:rPr>
          <w:t>수</w:t>
        </w:r>
        <w:r w:rsidR="00314036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314036">
          <w:rPr>
            <w:rFonts w:ascii="Times New Roman" w:eastAsia="바탕체" w:hint="eastAsia"/>
            <w:spacing w:val="1"/>
            <w:w w:val="0"/>
            <w:sz w:val="22"/>
            <w:szCs w:val="22"/>
          </w:rPr>
          <w:t>있다</w:t>
        </w:r>
        <w:r w:rsidR="00314036">
          <w:rPr>
            <w:rFonts w:ascii="Times New Roman" w:eastAsia="바탕체" w:hint="eastAsia"/>
            <w:spacing w:val="1"/>
            <w:w w:val="0"/>
            <w:sz w:val="22"/>
            <w:szCs w:val="22"/>
          </w:rPr>
          <w:t>.</w:t>
        </w:r>
      </w:ins>
      <w:del w:id="112" w:author="김현주 (Hyunjoo Kim)" w:date="2025-06-17T16:15:00Z">
        <w:r w:rsidDel="00314036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하기로</w:delText>
        </w:r>
      </w:del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del w:id="113" w:author="김현주 (Hyunjoo Kim)" w:date="2025-06-17T16:15:00Z">
        <w:r w:rsidDel="00314036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한다</w:delText>
        </w:r>
        <w:r w:rsidDel="00314036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.</w:delText>
        </w:r>
        <w:r w:rsidDel="00314036">
          <w:rPr>
            <w:rFonts w:ascii="Times New Roman" w:eastAsia="바탕체"/>
            <w:spacing w:val="1"/>
            <w:w w:val="0"/>
            <w:sz w:val="22"/>
            <w:szCs w:val="22"/>
          </w:rPr>
          <w:delText xml:space="preserve"> </w:delText>
        </w:r>
      </w:del>
    </w:p>
    <w:p w14:paraId="242BB285" w14:textId="3285B717" w:rsidR="00732E92" w:rsidRPr="00C35048" w:rsidRDefault="00732E92" w:rsidP="00C0067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583BF774" w14:textId="77777777" w:rsidR="002D2169" w:rsidRPr="00C35048" w:rsidRDefault="002D2169" w:rsidP="002D2169">
      <w:pPr>
        <w:pStyle w:val="uc0uc0"/>
        <w:numPr>
          <w:ilvl w:val="0"/>
          <w:numId w:val="6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403" w:hanging="403"/>
        <w:outlineLvl w:val="1"/>
        <w:rPr>
          <w:rFonts w:ascii="Times New Roman" w:eastAsia="바탕체"/>
          <w:b/>
          <w:spacing w:val="1"/>
          <w:w w:val="0"/>
          <w:sz w:val="22"/>
          <w:szCs w:val="22"/>
        </w:rPr>
      </w:pPr>
      <w:bookmarkStart w:id="114" w:name="_DV_M118"/>
      <w:bookmarkStart w:id="115" w:name="_DV_M119"/>
      <w:bookmarkEnd w:id="108"/>
      <w:bookmarkEnd w:id="114"/>
      <w:bookmarkEnd w:id="115"/>
      <w:r w:rsidRPr="00C35048">
        <w:rPr>
          <w:rFonts w:ascii="Times New Roman" w:eastAsia="바탕체"/>
          <w:b/>
          <w:w w:val="0"/>
          <w:sz w:val="22"/>
          <w:szCs w:val="22"/>
        </w:rPr>
        <w:t>(</w:t>
      </w:r>
      <w:r w:rsidRPr="00C35048">
        <w:rPr>
          <w:rFonts w:ascii="Times New Roman" w:eastAsia="바탕체" w:hint="eastAsia"/>
          <w:b/>
          <w:w w:val="0"/>
          <w:sz w:val="22"/>
          <w:szCs w:val="22"/>
        </w:rPr>
        <w:t>출자의무의</w:t>
      </w:r>
      <w:r w:rsidRPr="00C35048">
        <w:rPr>
          <w:rFonts w:ascii="Times New Roman" w:eastAsia="바탕체"/>
          <w:b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b/>
          <w:w w:val="0"/>
          <w:sz w:val="22"/>
          <w:szCs w:val="22"/>
        </w:rPr>
        <w:t>불이행</w:t>
      </w:r>
      <w:r w:rsidRPr="00C35048">
        <w:rPr>
          <w:rFonts w:ascii="Times New Roman" w:eastAsia="바탕체"/>
          <w:b/>
          <w:w w:val="0"/>
          <w:sz w:val="22"/>
          <w:szCs w:val="22"/>
        </w:rPr>
        <w:t>)</w:t>
      </w:r>
      <w:r w:rsidRPr="00C35048">
        <w:rPr>
          <w:rFonts w:ascii="Times New Roman" w:eastAsia="바탕체"/>
          <w:b/>
          <w:spacing w:val="1"/>
          <w:w w:val="0"/>
          <w:sz w:val="22"/>
          <w:szCs w:val="22"/>
        </w:rPr>
        <w:t xml:space="preserve"> </w:t>
      </w:r>
    </w:p>
    <w:p w14:paraId="0F91104F" w14:textId="77777777" w:rsidR="002D2169" w:rsidRPr="00C35048" w:rsidRDefault="002D2169" w:rsidP="002D2169">
      <w:pPr>
        <w:pStyle w:val="i"/>
        <w:tabs>
          <w:tab w:val="clear" w:pos="400"/>
          <w:tab w:val="clear" w:pos="800"/>
          <w:tab w:val="clear" w:pos="1600"/>
          <w:tab w:val="clear" w:pos="2000"/>
          <w:tab w:val="clear" w:pos="2800"/>
          <w:tab w:val="clear" w:pos="3200"/>
          <w:tab w:val="clear" w:pos="3600"/>
          <w:tab w:val="clear" w:pos="4000"/>
          <w:tab w:val="clear" w:pos="4400"/>
          <w:tab w:val="clear" w:pos="4800"/>
          <w:tab w:val="clear" w:pos="5200"/>
          <w:tab w:val="clear" w:pos="5600"/>
          <w:tab w:val="clear" w:pos="6000"/>
          <w:tab w:val="clear" w:pos="6400"/>
          <w:tab w:val="clear" w:pos="6800"/>
          <w:tab w:val="clear" w:pos="7200"/>
          <w:tab w:val="clear" w:pos="7600"/>
          <w:tab w:val="clear" w:pos="8000"/>
          <w:tab w:val="left" w:pos="600"/>
          <w:tab w:val="left" w:pos="1800"/>
        </w:tabs>
        <w:wordWrap w:val="0"/>
        <w:spacing w:line="400" w:lineRule="atLeast"/>
        <w:ind w:left="0" w:firstLine="0"/>
        <w:rPr>
          <w:rFonts w:ascii="Times New Roman" w:eastAsia="바탕체"/>
          <w:spacing w:val="1"/>
          <w:w w:val="0"/>
          <w:sz w:val="22"/>
          <w:szCs w:val="22"/>
        </w:rPr>
      </w:pPr>
    </w:p>
    <w:p w14:paraId="4B2B6125" w14:textId="77777777" w:rsidR="002D2169" w:rsidRPr="00C35048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bookmarkStart w:id="116" w:name="_DV_M120"/>
      <w:bookmarkEnd w:id="116"/>
      <w:r>
        <w:rPr>
          <w:rFonts w:ascii="Times New Roman" w:eastAsia="바탕체" w:hint="eastAsia"/>
          <w:spacing w:val="1"/>
          <w:w w:val="0"/>
          <w:sz w:val="22"/>
          <w:szCs w:val="22"/>
        </w:rPr>
        <w:t>투자자가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제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>2-1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조에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따라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출자의무의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전부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일부를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이행하지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아니하는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투자자는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자신이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기한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내에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이행하지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않은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출자의무와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관련하여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,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해당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출자금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납입기일의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익일부터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해당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643E07">
        <w:rPr>
          <w:rFonts w:ascii="Times New Roman" w:eastAsia="바탕체" w:hint="eastAsia"/>
          <w:spacing w:val="1"/>
          <w:w w:val="0"/>
          <w:sz w:val="22"/>
          <w:szCs w:val="22"/>
        </w:rPr>
        <w:t>출자금을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투자자가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납입하는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643E07">
        <w:rPr>
          <w:rFonts w:ascii="Times New Roman" w:eastAsia="바탕체" w:hint="eastAsia"/>
          <w:spacing w:val="1"/>
          <w:w w:val="0"/>
          <w:sz w:val="22"/>
          <w:szCs w:val="22"/>
        </w:rPr>
        <w:t>날까지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해당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출자금을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제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3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자가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납입하는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등</w:t>
      </w:r>
      <w:r w:rsidR="00643E0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달리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자신의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그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불이행이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치유되는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날까지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연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proofErr w:type="spellStart"/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일십이</w:t>
      </w:r>
      <w:proofErr w:type="spellEnd"/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(12)%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로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계산한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지연손해금을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해당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Vehicle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지급하고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,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그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밖에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 w:rsidRPr="002D216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Vehicle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/>
          <w:spacing w:val="1"/>
          <w:w w:val="0"/>
          <w:sz w:val="22"/>
          <w:szCs w:val="22"/>
        </w:rPr>
        <w:t>AMC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에게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>발생한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>손해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>출자의무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이행되지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아니함으로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인해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,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해당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>투자대상자산의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>매도인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등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거래상대방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>이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proofErr w:type="spellStart"/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>몰취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한</w:t>
      </w:r>
      <w:proofErr w:type="spellEnd"/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>이행보증금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015116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>계약금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>등을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>포함하되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>이에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>한정하지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>않음</w:t>
      </w:r>
      <w:r w:rsidRPr="00015116">
        <w:rPr>
          <w:rFonts w:ascii="Times New Roman" w:eastAsia="바탕체" w:hint="eastAsia"/>
          <w:spacing w:val="1"/>
          <w:w w:val="0"/>
          <w:sz w:val="22"/>
          <w:szCs w:val="22"/>
        </w:rPr>
        <w:t>)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를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배상하여야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한다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.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명확히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하면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,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투자자가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출자의무의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전부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일부를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미이행한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2</w:t>
      </w:r>
      <w:r>
        <w:rPr>
          <w:rFonts w:ascii="Times New Roman" w:eastAsia="바탕체"/>
          <w:spacing w:val="1"/>
          <w:w w:val="0"/>
          <w:sz w:val="22"/>
          <w:szCs w:val="22"/>
        </w:rPr>
        <w:t>-1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조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>
        <w:rPr>
          <w:rFonts w:ascii="Times New Roman" w:eastAsia="바탕체"/>
          <w:spacing w:val="1"/>
          <w:w w:val="0"/>
          <w:sz w:val="22"/>
          <w:szCs w:val="22"/>
        </w:rPr>
        <w:t>2)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항에도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불구하고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/>
          <w:spacing w:val="1"/>
          <w:w w:val="0"/>
          <w:sz w:val="22"/>
          <w:szCs w:val="22"/>
        </w:rPr>
        <w:t>AM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C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투자자의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동의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여부와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관계없이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3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자를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투자자로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물색할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있다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</w:p>
    <w:p w14:paraId="5A3A95FE" w14:textId="77777777" w:rsidR="00A7089D" w:rsidRDefault="00A7089D" w:rsidP="002D2169">
      <w:pPr>
        <w:wordWrap w:val="0"/>
        <w:snapToGrid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14990B0A" w14:textId="77777777" w:rsidR="002D2169" w:rsidRPr="00FC0315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0" w:lineRule="atLeast"/>
        <w:ind w:left="600"/>
        <w:rPr>
          <w:rFonts w:ascii="Times New Roman"/>
          <w:b/>
          <w:w w:val="0"/>
          <w:sz w:val="22"/>
          <w:szCs w:val="22"/>
        </w:rPr>
      </w:pPr>
    </w:p>
    <w:p w14:paraId="4E494956" w14:textId="77777777" w:rsidR="002D2169" w:rsidRPr="00AB2D80" w:rsidRDefault="002D2169" w:rsidP="002D2169">
      <w:pPr>
        <w:pStyle w:val="uc0uc0"/>
        <w:numPr>
          <w:ilvl w:val="0"/>
          <w:numId w:val="1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jc w:val="center"/>
        <w:outlineLvl w:val="0"/>
        <w:rPr>
          <w:rFonts w:ascii="Times New Roman" w:eastAsia="바탕체"/>
          <w:b/>
          <w:spacing w:val="1"/>
          <w:w w:val="0"/>
          <w:sz w:val="22"/>
          <w:szCs w:val="22"/>
        </w:rPr>
      </w:pPr>
      <w:r w:rsidRPr="00AB2D80">
        <w:rPr>
          <w:rFonts w:ascii="Times New Roman" w:eastAsia="바탕체" w:hint="eastAsia"/>
          <w:b/>
          <w:spacing w:val="1"/>
          <w:w w:val="0"/>
          <w:sz w:val="22"/>
          <w:szCs w:val="22"/>
        </w:rPr>
        <w:t>개별</w:t>
      </w:r>
      <w:r w:rsidRPr="00AB2D80">
        <w:rPr>
          <w:rFonts w:ascii="Times New Roman" w:eastAsia="바탕체" w:hint="eastAsia"/>
          <w:b/>
          <w:spacing w:val="1"/>
          <w:w w:val="0"/>
          <w:sz w:val="22"/>
          <w:szCs w:val="22"/>
        </w:rPr>
        <w:t xml:space="preserve"> </w:t>
      </w:r>
      <w:r w:rsidRPr="00AB2D80">
        <w:rPr>
          <w:rFonts w:ascii="Times New Roman" w:eastAsia="바탕체"/>
          <w:b/>
          <w:spacing w:val="1"/>
          <w:w w:val="0"/>
          <w:sz w:val="22"/>
          <w:szCs w:val="22"/>
        </w:rPr>
        <w:t>Vehicle</w:t>
      </w:r>
      <w:r w:rsidRPr="00AB2D80">
        <w:rPr>
          <w:rFonts w:ascii="Times New Roman" w:eastAsia="바탕체" w:hint="eastAsia"/>
          <w:b/>
          <w:spacing w:val="1"/>
          <w:w w:val="0"/>
          <w:sz w:val="22"/>
          <w:szCs w:val="22"/>
        </w:rPr>
        <w:t>의</w:t>
      </w:r>
      <w:r w:rsidRPr="00AB2D80">
        <w:rPr>
          <w:rFonts w:ascii="Times New Roman" w:eastAsia="바탕체"/>
          <w:b/>
          <w:w w:val="0"/>
          <w:sz w:val="22"/>
          <w:szCs w:val="22"/>
        </w:rPr>
        <w:t xml:space="preserve"> </w:t>
      </w:r>
      <w:r w:rsidRPr="00AB2D80">
        <w:rPr>
          <w:rFonts w:ascii="Times New Roman" w:eastAsia="바탕체" w:hint="eastAsia"/>
          <w:b/>
          <w:w w:val="0"/>
          <w:sz w:val="22"/>
          <w:szCs w:val="22"/>
        </w:rPr>
        <w:t>운영</w:t>
      </w:r>
      <w:r w:rsidRPr="00AB2D80">
        <w:rPr>
          <w:rFonts w:ascii="Times New Roman" w:eastAsia="바탕체"/>
          <w:b/>
          <w:w w:val="0"/>
          <w:sz w:val="22"/>
          <w:szCs w:val="22"/>
        </w:rPr>
        <w:t xml:space="preserve">  </w:t>
      </w:r>
    </w:p>
    <w:p w14:paraId="6C8F45C0" w14:textId="77777777" w:rsidR="002D2169" w:rsidRPr="00C35048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4F73CAF7" w14:textId="77777777" w:rsidR="002D2169" w:rsidRPr="00C35048" w:rsidRDefault="002D2169" w:rsidP="002D2169">
      <w:pPr>
        <w:pStyle w:val="uc0uc0"/>
        <w:numPr>
          <w:ilvl w:val="0"/>
          <w:numId w:val="9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403" w:hanging="403"/>
        <w:outlineLvl w:val="1"/>
        <w:rPr>
          <w:rFonts w:ascii="Times New Roman" w:eastAsia="바탕체"/>
          <w:b/>
          <w:w w:val="0"/>
          <w:sz w:val="22"/>
          <w:szCs w:val="22"/>
        </w:rPr>
      </w:pPr>
      <w:r w:rsidRPr="00C35048">
        <w:rPr>
          <w:rFonts w:ascii="Times New Roman" w:eastAsia="바탕체"/>
          <w:b/>
          <w:w w:val="0"/>
          <w:sz w:val="22"/>
          <w:szCs w:val="22"/>
        </w:rPr>
        <w:t>(</w:t>
      </w:r>
      <w:r w:rsidRPr="00C35048">
        <w:rPr>
          <w:rFonts w:ascii="Times New Roman" w:eastAsia="바탕체" w:hint="eastAsia"/>
          <w:b/>
          <w:w w:val="0"/>
          <w:sz w:val="22"/>
          <w:szCs w:val="22"/>
        </w:rPr>
        <w:t>운영방법</w:t>
      </w:r>
      <w:r w:rsidRPr="00C35048">
        <w:rPr>
          <w:rFonts w:ascii="Times New Roman" w:eastAsia="바탕체"/>
          <w:b/>
          <w:w w:val="0"/>
          <w:sz w:val="22"/>
          <w:szCs w:val="22"/>
        </w:rPr>
        <w:t>)</w:t>
      </w:r>
    </w:p>
    <w:p w14:paraId="283E3515" w14:textId="77777777" w:rsidR="002D2169" w:rsidRPr="00C35048" w:rsidRDefault="002D2169" w:rsidP="002D2169">
      <w:pPr>
        <w:pStyle w:val="uc0uc0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567"/>
        </w:tabs>
        <w:wordWrap w:val="0"/>
        <w:spacing w:line="400" w:lineRule="atLeast"/>
        <w:rPr>
          <w:rFonts w:ascii="Times New Roman"/>
          <w:w w:val="0"/>
          <w:sz w:val="22"/>
          <w:szCs w:val="22"/>
        </w:rPr>
      </w:pPr>
    </w:p>
    <w:p w14:paraId="758727D0" w14:textId="1128EE81" w:rsidR="002D2169" w:rsidRPr="00C35048" w:rsidRDefault="002D2169" w:rsidP="002D2169">
      <w:pPr>
        <w:pStyle w:val="uc0uc0"/>
        <w:numPr>
          <w:ilvl w:val="0"/>
          <w:numId w:val="10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w w:val="0"/>
          <w:sz w:val="22"/>
          <w:szCs w:val="22"/>
        </w:rPr>
      </w:pPr>
      <w:r>
        <w:rPr>
          <w:rFonts w:ascii="Times New Roman" w:eastAsia="바탕체" w:hint="eastAsia"/>
          <w:w w:val="0"/>
          <w:sz w:val="22"/>
          <w:szCs w:val="22"/>
        </w:rPr>
        <w:t>투자자는</w:t>
      </w:r>
      <w:r w:rsidRPr="00C35048">
        <w:rPr>
          <w:rFonts w:ascii="Times New Roman" w:eastAsia="바탕체" w:hint="eastAsia"/>
          <w:w w:val="0"/>
          <w:sz w:val="22"/>
          <w:szCs w:val="22"/>
        </w:rPr>
        <w:t xml:space="preserve"> AMC</w:t>
      </w:r>
      <w:r w:rsidRPr="00C35048">
        <w:rPr>
          <w:rFonts w:ascii="Times New Roman" w:eastAsia="바탕체" w:hint="eastAsia"/>
          <w:w w:val="0"/>
          <w:sz w:val="22"/>
          <w:szCs w:val="22"/>
        </w:rPr>
        <w:t>가</w:t>
      </w:r>
      <w:r w:rsidRPr="00C35048">
        <w:rPr>
          <w:rFonts w:ascii="Times New Roman" w:eastAsia="바탕체" w:hint="eastAsia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w w:val="0"/>
          <w:sz w:val="22"/>
          <w:szCs w:val="22"/>
        </w:rPr>
        <w:t>조세특례제한법</w:t>
      </w:r>
      <w:r>
        <w:rPr>
          <w:rFonts w:ascii="Times New Roman" w:eastAsia="바탕체" w:hint="eastAsia"/>
          <w:w w:val="0"/>
          <w:sz w:val="22"/>
          <w:szCs w:val="22"/>
        </w:rPr>
        <w:t xml:space="preserve">, </w:t>
      </w:r>
      <w:r>
        <w:rPr>
          <w:rFonts w:ascii="Times New Roman" w:eastAsia="바탕체" w:hint="eastAsia"/>
          <w:w w:val="0"/>
          <w:sz w:val="22"/>
          <w:szCs w:val="22"/>
        </w:rPr>
        <w:t>부동산투자회사법</w:t>
      </w:r>
      <w:r w:rsidRPr="00C35048">
        <w:rPr>
          <w:rFonts w:ascii="Times New Roman" w:eastAsia="바탕체" w:hint="eastAsia"/>
          <w:w w:val="0"/>
          <w:sz w:val="22"/>
          <w:szCs w:val="22"/>
        </w:rPr>
        <w:t>에</w:t>
      </w:r>
      <w:r w:rsidRPr="00C35048">
        <w:rPr>
          <w:rFonts w:ascii="Times New Roman" w:eastAsia="바탕체" w:hint="eastAsia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w w:val="0"/>
          <w:sz w:val="22"/>
          <w:szCs w:val="22"/>
        </w:rPr>
        <w:t>따라</w:t>
      </w:r>
      <w:r w:rsidRPr="00C35048">
        <w:rPr>
          <w:rFonts w:ascii="Times New Roman" w:eastAsia="바탕체" w:hint="eastAsia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 w:rsidRPr="00C35048">
        <w:rPr>
          <w:rFonts w:ascii="Times New Roman" w:eastAsia="바탕체" w:hint="eastAsia"/>
          <w:w w:val="0"/>
          <w:sz w:val="22"/>
          <w:szCs w:val="22"/>
        </w:rPr>
        <w:t>의</w:t>
      </w:r>
      <w:r w:rsidRPr="00C35048">
        <w:rPr>
          <w:rFonts w:ascii="Times New Roman" w:eastAsia="바탕체" w:hint="eastAsia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w w:val="0"/>
          <w:sz w:val="22"/>
          <w:szCs w:val="22"/>
        </w:rPr>
        <w:t>자산관리회사</w:t>
      </w:r>
      <w:r w:rsidRPr="00C35048">
        <w:rPr>
          <w:rFonts w:ascii="Times New Roman" w:eastAsia="바탕체" w:hint="eastAsia"/>
          <w:w w:val="0"/>
          <w:sz w:val="22"/>
          <w:szCs w:val="22"/>
        </w:rPr>
        <w:t>의</w:t>
      </w:r>
      <w:r w:rsidRPr="00C35048">
        <w:rPr>
          <w:rFonts w:ascii="Times New Roman" w:eastAsia="바탕체" w:hint="eastAsia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w w:val="0"/>
          <w:sz w:val="22"/>
          <w:szCs w:val="22"/>
        </w:rPr>
        <w:t>역할을</w:t>
      </w:r>
      <w:r w:rsidRPr="00C35048">
        <w:rPr>
          <w:rFonts w:ascii="Times New Roman" w:eastAsia="바탕체" w:hint="eastAsia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w w:val="0"/>
          <w:sz w:val="22"/>
          <w:szCs w:val="22"/>
        </w:rPr>
        <w:t>수행</w:t>
      </w:r>
      <w:r>
        <w:rPr>
          <w:rFonts w:ascii="Times New Roman" w:eastAsia="바탕체" w:hint="eastAsia"/>
          <w:w w:val="0"/>
          <w:sz w:val="22"/>
          <w:szCs w:val="22"/>
        </w:rPr>
        <w:t>함에</w:t>
      </w:r>
      <w:r>
        <w:rPr>
          <w:rFonts w:ascii="Times New Roman" w:eastAsia="바탕체" w:hint="eastAsia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w w:val="0"/>
          <w:sz w:val="22"/>
          <w:szCs w:val="22"/>
        </w:rPr>
        <w:t>동의한다</w:t>
      </w:r>
      <w:r>
        <w:rPr>
          <w:rFonts w:ascii="Times New Roman" w:eastAsia="바탕체" w:hint="eastAsia"/>
          <w:w w:val="0"/>
          <w:sz w:val="22"/>
          <w:szCs w:val="22"/>
        </w:rPr>
        <w:t>.</w:t>
      </w:r>
      <w:r>
        <w:rPr>
          <w:rFonts w:ascii="Times New Roman" w:eastAsia="바탕체"/>
          <w:w w:val="0"/>
          <w:sz w:val="22"/>
          <w:szCs w:val="22"/>
        </w:rPr>
        <w:t xml:space="preserve"> </w:t>
      </w:r>
      <w:commentRangeStart w:id="117"/>
      <w:ins w:id="118" w:author="김현주 (Hyunjoo Kim)" w:date="2025-06-17T16:25:00Z">
        <w:r w:rsidR="00314036">
          <w:rPr>
            <w:rFonts w:ascii="Times New Roman" w:eastAsia="바탕체" w:hint="eastAsia"/>
            <w:w w:val="0"/>
            <w:sz w:val="22"/>
            <w:szCs w:val="22"/>
          </w:rPr>
          <w:t>투자자는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개별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314036">
          <w:rPr>
            <w:rFonts w:ascii="Times New Roman" w:eastAsia="바탕체"/>
            <w:w w:val="0"/>
            <w:sz w:val="22"/>
            <w:szCs w:val="22"/>
          </w:rPr>
          <w:t>Vehicle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의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설립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및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운영에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있어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의결권을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행사하지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않고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,</w:t>
        </w:r>
        <w:r w:rsidR="00314036">
          <w:rPr>
            <w:rFonts w:ascii="Times New Roman" w:eastAsia="바탕체"/>
            <w:w w:val="0"/>
            <w:sz w:val="22"/>
            <w:szCs w:val="22"/>
          </w:rPr>
          <w:t xml:space="preserve"> 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V</w:t>
        </w:r>
        <w:r w:rsidR="00314036">
          <w:rPr>
            <w:rFonts w:ascii="Times New Roman" w:eastAsia="바탕체"/>
            <w:w w:val="0"/>
            <w:sz w:val="22"/>
            <w:szCs w:val="22"/>
          </w:rPr>
          <w:t>ehicle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의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경영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및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자산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운용에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실질적으로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영향을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미치지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않는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조건으로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참여한다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>.</w:t>
        </w:r>
        <w:r w:rsidR="00314036">
          <w:rPr>
            <w:rFonts w:ascii="Times New Roman" w:eastAsia="바탕체"/>
            <w:w w:val="0"/>
            <w:sz w:val="22"/>
            <w:szCs w:val="22"/>
          </w:rPr>
          <w:t xml:space="preserve"> </w:t>
        </w:r>
      </w:ins>
      <w:commentRangeEnd w:id="117"/>
      <w:ins w:id="119" w:author="김현주 (Hyunjoo Kim)" w:date="2025-06-17T16:26:00Z">
        <w:r w:rsidR="00314036">
          <w:rPr>
            <w:rStyle w:val="a9"/>
            <w:color w:val="auto"/>
            <w:kern w:val="2"/>
          </w:rPr>
          <w:commentReference w:id="117"/>
        </w:r>
      </w:ins>
      <w:ins w:id="120" w:author="김현주 (Hyunjoo Kim)" w:date="2025-06-17T16:29:00Z">
        <w:r w:rsidR="00314036">
          <w:rPr>
            <w:rFonts w:ascii="Times New Roman" w:eastAsia="바탕체" w:hint="eastAsia"/>
            <w:w w:val="0"/>
            <w:sz w:val="22"/>
            <w:szCs w:val="22"/>
          </w:rPr>
          <w:t>투자자는</w:t>
        </w:r>
        <w:r w:rsidR="00314036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</w:ins>
      <w:ins w:id="121" w:author="김현주 (Hyunjoo Kim)" w:date="2025-06-18T11:22:00Z">
        <w:r w:rsidR="006F059F">
          <w:rPr>
            <w:rFonts w:ascii="Times New Roman" w:eastAsia="바탕체" w:hint="eastAsia"/>
            <w:w w:val="0"/>
            <w:sz w:val="22"/>
            <w:szCs w:val="22"/>
          </w:rPr>
          <w:t>본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>계약에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>따라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>개별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/>
            <w:w w:val="0"/>
            <w:sz w:val="22"/>
            <w:szCs w:val="22"/>
          </w:rPr>
          <w:t xml:space="preserve">Vehicle 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>또는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/>
            <w:w w:val="0"/>
            <w:sz w:val="22"/>
            <w:szCs w:val="22"/>
          </w:rPr>
          <w:t>AMC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>의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>특수관계인으로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>간주되지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>않으며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>,</w:t>
        </w:r>
        <w:r w:rsidR="006F059F">
          <w:rPr>
            <w:rFonts w:ascii="Times New Roman" w:eastAsia="바탕체"/>
            <w:w w:val="0"/>
            <w:sz w:val="22"/>
            <w:szCs w:val="22"/>
          </w:rPr>
          <w:t xml:space="preserve"> </w:t>
        </w:r>
      </w:ins>
      <w:ins w:id="122" w:author="김현주 (Hyunjoo Kim)" w:date="2025-06-18T11:23:00Z">
        <w:r w:rsidR="006F059F">
          <w:rPr>
            <w:rFonts w:ascii="Times New Roman" w:eastAsia="바탕체" w:hint="eastAsia"/>
            <w:w w:val="0"/>
            <w:sz w:val="22"/>
            <w:szCs w:val="22"/>
          </w:rPr>
          <w:t>개별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 xml:space="preserve"> V</w:t>
        </w:r>
        <w:r w:rsidR="006F059F">
          <w:rPr>
            <w:rFonts w:ascii="Times New Roman" w:eastAsia="바탕체"/>
            <w:w w:val="0"/>
            <w:sz w:val="22"/>
            <w:szCs w:val="22"/>
          </w:rPr>
          <w:t xml:space="preserve">ehicle 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>의사결정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>,</w:t>
        </w:r>
        <w:r w:rsidR="006F059F">
          <w:rPr>
            <w:rFonts w:ascii="Times New Roman" w:eastAsia="바탕체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>자산운용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>,</w:t>
        </w:r>
        <w:r w:rsidR="006F059F">
          <w:rPr>
            <w:rFonts w:ascii="Times New Roman" w:eastAsia="바탕체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>인사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>등에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>어떠한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>영향력도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>행사하지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>않는다</w:t>
        </w:r>
        <w:r w:rsidR="006F059F">
          <w:rPr>
            <w:rFonts w:ascii="Times New Roman" w:eastAsia="바탕체" w:hint="eastAsia"/>
            <w:w w:val="0"/>
            <w:sz w:val="22"/>
            <w:szCs w:val="22"/>
          </w:rPr>
          <w:t>.</w:t>
        </w:r>
        <w:r w:rsidR="006F059F">
          <w:rPr>
            <w:rFonts w:ascii="Times New Roman" w:eastAsia="바탕체"/>
            <w:w w:val="0"/>
            <w:sz w:val="22"/>
            <w:szCs w:val="22"/>
          </w:rPr>
          <w:t xml:space="preserve"> </w:t>
        </w:r>
      </w:ins>
    </w:p>
    <w:p w14:paraId="5D0F57D0" w14:textId="77777777" w:rsidR="002D2169" w:rsidRPr="00A23B96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96" w:hanging="596"/>
        <w:rPr>
          <w:rFonts w:ascii="Times New Roman" w:eastAsia="바탕체"/>
          <w:spacing w:val="1"/>
          <w:w w:val="0"/>
          <w:sz w:val="22"/>
          <w:szCs w:val="22"/>
        </w:rPr>
      </w:pPr>
    </w:p>
    <w:p w14:paraId="30A8AD24" w14:textId="29C17E3E" w:rsidR="002D2169" w:rsidRPr="00C35048" w:rsidRDefault="002D2169" w:rsidP="002D2169">
      <w:pPr>
        <w:pStyle w:val="uc0uc0"/>
        <w:numPr>
          <w:ilvl w:val="0"/>
          <w:numId w:val="10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A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>MC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는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정관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이하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“</w:t>
      </w:r>
      <w:r w:rsidRPr="00C35048">
        <w:rPr>
          <w:rFonts w:ascii="Times New Roman" w:eastAsia="바탕체" w:hint="eastAsia"/>
          <w:b/>
          <w:spacing w:val="1"/>
          <w:w w:val="0"/>
          <w:sz w:val="22"/>
          <w:szCs w:val="22"/>
        </w:rPr>
        <w:t>정관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>”)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따라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대표이사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등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소집권자로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하여금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주주총회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소집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일시와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장소를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정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하도록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한다</w:t>
      </w:r>
      <w:r w:rsidRPr="00C35048"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  <w:r w:rsidRPr="00C3504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ins w:id="123" w:author="김현주 (Hyunjoo Kim)" w:date="2025-06-18T11:24:00Z">
        <w:r w:rsidR="006F059F">
          <w:rPr>
            <w:rFonts w:ascii="Times New Roman" w:eastAsia="바탕체"/>
            <w:spacing w:val="1"/>
            <w:w w:val="0"/>
            <w:sz w:val="22"/>
            <w:szCs w:val="22"/>
          </w:rPr>
          <w:t>AMC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>는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>이해상충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>가능성을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>방지하지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>위하여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>투자자와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>정보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>교류를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>제한하고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>내부통제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>절차에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>따라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>별도의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>관리지침을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>지정하여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>집행한다</w:t>
        </w:r>
        <w:r w:rsidR="006F059F">
          <w:rPr>
            <w:rFonts w:ascii="Times New Roman" w:eastAsia="바탕체" w:hint="eastAsia"/>
            <w:spacing w:val="1"/>
            <w:w w:val="0"/>
            <w:sz w:val="22"/>
            <w:szCs w:val="22"/>
          </w:rPr>
          <w:t>.</w:t>
        </w:r>
        <w:r w:rsidR="006F059F"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</w:ins>
    </w:p>
    <w:p w14:paraId="52070B1B" w14:textId="77777777" w:rsidR="002D2169" w:rsidRPr="00C35048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96" w:hanging="596"/>
        <w:rPr>
          <w:rFonts w:ascii="Times New Roman" w:eastAsia="바탕체"/>
          <w:spacing w:val="1"/>
          <w:w w:val="0"/>
          <w:sz w:val="22"/>
          <w:szCs w:val="22"/>
        </w:rPr>
      </w:pPr>
    </w:p>
    <w:p w14:paraId="7341DA28" w14:textId="505E3485" w:rsidR="002D2169" w:rsidRDefault="002D2169" w:rsidP="002D2169">
      <w:pPr>
        <w:pStyle w:val="uc0uc0"/>
        <w:numPr>
          <w:ilvl w:val="0"/>
          <w:numId w:val="10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 w:hanging="567"/>
        <w:rPr>
          <w:ins w:id="124" w:author="윤현정 (Hyunjeong Yoon)" w:date="2025-06-16T14:46:00Z"/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spacing w:val="1"/>
          <w:w w:val="0"/>
          <w:sz w:val="22"/>
          <w:szCs w:val="22"/>
        </w:rPr>
        <w:t>당사자들은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관련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법령이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허용하는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한도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내에서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각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정관</w:t>
      </w:r>
      <w:ins w:id="125" w:author="윤현정 (Hyunjeong Yoon)" w:date="2025-06-16T10:22:00Z"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에서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lastRenderedPageBreak/>
          <w:t>정한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내용을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모두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반영하기로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하고</w:t>
        </w:r>
      </w:ins>
      <w:del w:id="126" w:author="윤현정 (Hyunjeong Yoon)" w:date="2025-06-16T10:23:00Z">
        <w:r w:rsidDel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이</w:delText>
        </w:r>
        <w:r w:rsidDel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본</w:delText>
        </w:r>
        <w:r w:rsidDel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약정</w:delText>
        </w:r>
      </w:del>
      <w:del w:id="127" w:author="윤현정 (Hyunjeong Yoon)" w:date="2025-06-16T10:22:00Z">
        <w:r w:rsidDel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에서</w:delText>
        </w:r>
        <w:r w:rsidDel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정한</w:delText>
        </w:r>
        <w:r w:rsidDel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내용에</w:delText>
        </w:r>
        <w:r w:rsidDel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부합하도록</w:delText>
        </w:r>
        <w:r w:rsidDel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Del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규정하고</w:delText>
        </w:r>
      </w:del>
      <w:r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정관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규정을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해석함에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있어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약정에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부합하도록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해석한다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ins w:id="128" w:author="윤현정 (Hyunjeong Yoon)" w:date="2025-06-16T10:23:00Z"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본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약정서의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내용이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개별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A0591E">
          <w:rPr>
            <w:rFonts w:ascii="Times New Roman" w:eastAsia="바탕체"/>
            <w:spacing w:val="1"/>
            <w:w w:val="0"/>
            <w:sz w:val="22"/>
            <w:szCs w:val="22"/>
          </w:rPr>
          <w:t xml:space="preserve">Vehicle 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정관에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반영되지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않더라도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당사자</w:t>
        </w:r>
      </w:ins>
      <w:ins w:id="129" w:author="윤현정 (Hyunjeong Yoon)" w:date="2025-06-16T10:24:00Z"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간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본</w:t>
        </w:r>
      </w:ins>
      <w:ins w:id="130" w:author="윤현정 (Hyunjeong Yoon)" w:date="2025-06-16T10:23:00Z"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약정은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그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효력</w:t>
        </w:r>
      </w:ins>
      <w:ins w:id="131" w:author="윤현정 (Hyunjeong Yoon)" w:date="2025-06-16T10:24:00Z"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은</w:t>
        </w:r>
      </w:ins>
      <w:ins w:id="132" w:author="윤현정 (Hyunjeong Yoon)" w:date="2025-06-16T10:23:00Z"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계속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유지됨을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명확</w:t>
        </w:r>
      </w:ins>
      <w:ins w:id="133" w:author="윤현정 (Hyunjeong Yoon)" w:date="2025-06-16T10:24:00Z"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히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한다</w:t>
        </w:r>
        <w:r w:rsidR="00A0591E">
          <w:rPr>
            <w:rFonts w:ascii="Times New Roman" w:eastAsia="바탕체" w:hint="eastAsia"/>
            <w:spacing w:val="1"/>
            <w:w w:val="0"/>
            <w:sz w:val="22"/>
            <w:szCs w:val="22"/>
          </w:rPr>
          <w:t>.</w:t>
        </w:r>
      </w:ins>
    </w:p>
    <w:p w14:paraId="4448C040" w14:textId="77777777" w:rsidR="00D64464" w:rsidRDefault="00D64464">
      <w:pPr>
        <w:pStyle w:val="a6"/>
        <w:rPr>
          <w:ins w:id="134" w:author="윤현정 (Hyunjeong Yoon)" w:date="2025-06-16T14:46:00Z"/>
          <w:rFonts w:ascii="Times New Roman" w:eastAsia="바탕체"/>
          <w:spacing w:val="1"/>
          <w:w w:val="0"/>
          <w:sz w:val="22"/>
          <w:szCs w:val="22"/>
        </w:rPr>
        <w:pPrChange w:id="135" w:author="윤현정 (Hyunjeong Yoon)" w:date="2025-06-16T14:46:00Z">
          <w:pPr>
            <w:pStyle w:val="uc0uc0"/>
            <w:numPr>
              <w:numId w:val="10"/>
            </w:numPr>
            <w:tabs>
              <w:tab w:val="clear" w:pos="800"/>
              <w:tab w:val="clear" w:pos="1600"/>
              <w:tab w:val="clear" w:pos="3200"/>
              <w:tab w:val="clear" w:pos="4000"/>
              <w:tab w:val="clear" w:pos="4800"/>
              <w:tab w:val="clear" w:pos="5600"/>
              <w:tab w:val="clear" w:pos="6400"/>
              <w:tab w:val="clear" w:pos="7200"/>
              <w:tab w:val="clear" w:pos="8000"/>
              <w:tab w:val="clear" w:pos="8800"/>
              <w:tab w:val="clear" w:pos="9600"/>
              <w:tab w:val="clear" w:pos="10400"/>
              <w:tab w:val="clear" w:pos="11200"/>
              <w:tab w:val="clear" w:pos="12000"/>
              <w:tab w:val="clear" w:pos="12800"/>
              <w:tab w:val="clear" w:pos="13600"/>
              <w:tab w:val="clear" w:pos="14400"/>
              <w:tab w:val="clear" w:pos="15200"/>
              <w:tab w:val="clear" w:pos="16000"/>
              <w:tab w:val="clear" w:pos="16800"/>
              <w:tab w:val="clear" w:pos="17600"/>
              <w:tab w:val="clear" w:pos="18400"/>
              <w:tab w:val="clear" w:pos="19200"/>
              <w:tab w:val="clear" w:pos="20000"/>
              <w:tab w:val="clear" w:pos="20800"/>
              <w:tab w:val="clear" w:pos="21600"/>
              <w:tab w:val="clear" w:pos="22400"/>
              <w:tab w:val="clear" w:pos="23200"/>
              <w:tab w:val="clear" w:pos="24000"/>
              <w:tab w:val="clear" w:pos="24800"/>
              <w:tab w:val="clear" w:pos="25600"/>
              <w:tab w:val="left" w:pos="600"/>
              <w:tab w:val="left" w:pos="1800"/>
            </w:tabs>
            <w:wordWrap w:val="0"/>
            <w:spacing w:line="400" w:lineRule="atLeast"/>
            <w:ind w:left="567" w:hanging="567"/>
          </w:pPr>
        </w:pPrChange>
      </w:pPr>
    </w:p>
    <w:p w14:paraId="58FD0A1F" w14:textId="173EEAEF" w:rsidR="00B131FE" w:rsidRPr="00D64464" w:rsidRDefault="00D64464" w:rsidP="00D64464">
      <w:pPr>
        <w:pStyle w:val="uc0uc0"/>
        <w:numPr>
          <w:ilvl w:val="0"/>
          <w:numId w:val="10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ins w:id="136" w:author="윤현정 (Hyunjeong Yoon)" w:date="2025-06-16T14:46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A</w:t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t>MC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는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137" w:author="윤현정 (Hyunjeong Yoon)" w:date="2025-06-16T14:48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운용기간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내에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138" w:author="윤현정 (Hyunjeong Yoon)" w:date="2025-06-16T14:47:00Z">
        <w:del w:id="139" w:author="김현주 (Hyunjoo Kim)" w:date="2025-06-18T13:23:00Z">
          <w:r w:rsidDel="00BD59D2">
            <w:rPr>
              <w:rFonts w:ascii="Times New Roman" w:eastAsia="바탕체" w:hint="eastAsia"/>
              <w:spacing w:val="1"/>
              <w:w w:val="0"/>
              <w:sz w:val="22"/>
              <w:szCs w:val="22"/>
            </w:rPr>
            <w:delText>투자자를</w:delText>
          </w:r>
          <w:r w:rsidDel="00BD59D2">
            <w:rPr>
              <w:rFonts w:ascii="Times New Roman" w:eastAsia="바탕체" w:hint="eastAsia"/>
              <w:spacing w:val="1"/>
              <w:w w:val="0"/>
              <w:sz w:val="22"/>
              <w:szCs w:val="22"/>
            </w:rPr>
            <w:delText xml:space="preserve"> </w:delText>
          </w:r>
          <w:r w:rsidDel="00BD59D2">
            <w:rPr>
              <w:rFonts w:ascii="Times New Roman" w:eastAsia="바탕체" w:hint="eastAsia"/>
              <w:spacing w:val="1"/>
              <w:w w:val="0"/>
              <w:sz w:val="22"/>
              <w:szCs w:val="22"/>
            </w:rPr>
            <w:delText>통해</w:delText>
          </w:r>
          <w:r w:rsidDel="00BD59D2">
            <w:rPr>
              <w:rFonts w:ascii="Times New Roman" w:eastAsia="바탕체" w:hint="eastAsia"/>
              <w:spacing w:val="1"/>
              <w:w w:val="0"/>
              <w:sz w:val="22"/>
              <w:szCs w:val="22"/>
            </w:rPr>
            <w:delText xml:space="preserve"> </w:delText>
          </w:r>
        </w:del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투자대상자산의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t xml:space="preserve">Value-add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공사</w:t>
        </w:r>
      </w:ins>
      <w:ins w:id="140" w:author="윤현정 (Hyunjeong Yoon)" w:date="2025-06-16T14:58:00Z">
        <w:r w:rsidR="00DC02B9">
          <w:rPr>
            <w:rFonts w:ascii="Times New Roman" w:eastAsia="바탕체" w:hint="eastAsia"/>
            <w:spacing w:val="1"/>
            <w:w w:val="0"/>
            <w:sz w:val="22"/>
            <w:szCs w:val="22"/>
          </w:rPr>
          <w:t>(</w:t>
        </w:r>
        <w:r w:rsidR="00DC02B9">
          <w:rPr>
            <w:rFonts w:ascii="Times New Roman" w:eastAsia="바탕체" w:hint="eastAsia"/>
            <w:spacing w:val="1"/>
            <w:w w:val="0"/>
            <w:sz w:val="22"/>
            <w:szCs w:val="22"/>
          </w:rPr>
          <w:t>최소</w:t>
        </w:r>
        <w:r w:rsidR="00DC02B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DC02B9">
          <w:rPr>
            <w:rFonts w:ascii="Times New Roman" w:eastAsia="바탕체"/>
            <w:spacing w:val="1"/>
            <w:w w:val="0"/>
            <w:sz w:val="22"/>
            <w:szCs w:val="22"/>
          </w:rPr>
          <w:t>50</w:t>
        </w:r>
        <w:r w:rsidR="00DC02B9">
          <w:rPr>
            <w:rFonts w:ascii="Times New Roman" w:eastAsia="바탕체" w:hint="eastAsia"/>
            <w:spacing w:val="1"/>
            <w:w w:val="0"/>
            <w:sz w:val="22"/>
            <w:szCs w:val="22"/>
          </w:rPr>
          <w:t>억원</w:t>
        </w:r>
        <w:r w:rsidR="00DC02B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DC02B9">
          <w:rPr>
            <w:rFonts w:ascii="Times New Roman" w:eastAsia="바탕체" w:hint="eastAsia"/>
            <w:spacing w:val="1"/>
            <w:w w:val="0"/>
            <w:sz w:val="22"/>
            <w:szCs w:val="22"/>
          </w:rPr>
          <w:t>이상</w:t>
        </w:r>
        <w:r w:rsidR="00DC02B9">
          <w:rPr>
            <w:rFonts w:ascii="Times New Roman" w:eastAsia="바탕체" w:hint="eastAsia"/>
            <w:spacing w:val="1"/>
            <w:w w:val="0"/>
            <w:sz w:val="22"/>
            <w:szCs w:val="22"/>
          </w:rPr>
          <w:t>)</w:t>
        </w:r>
      </w:ins>
      <w:ins w:id="141" w:author="윤현정 (Hyunjeong Yoon)" w:date="2025-06-16T14:47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를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진행</w:t>
        </w:r>
      </w:ins>
      <w:ins w:id="142" w:author="김현주 (Hyunjoo Kim)" w:date="2025-06-18T13:24:00Z"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>해야</w:t>
        </w:r>
      </w:ins>
      <w:ins w:id="143" w:author="김현주 (Hyunjoo Kim)" w:date="2025-06-18T13:43:00Z"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144" w:author="김현주 (Hyunjoo Kim)" w:date="2025-06-18T13:24:00Z"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>하며</w:t>
        </w:r>
      </w:ins>
      <w:ins w:id="145" w:author="윤현정 (Hyunjeong Yoon)" w:date="2025-06-16T14:48:00Z">
        <w:del w:id="146" w:author="김현주 (Hyunjoo Kim)" w:date="2025-06-18T13:24:00Z">
          <w:r w:rsidDel="00BD59D2">
            <w:rPr>
              <w:rFonts w:ascii="Times New Roman" w:eastAsia="바탕체" w:hint="eastAsia"/>
              <w:spacing w:val="1"/>
              <w:w w:val="0"/>
              <w:sz w:val="22"/>
              <w:szCs w:val="22"/>
            </w:rPr>
            <w:delText>하고</w:delText>
          </w:r>
        </w:del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, </w:t>
        </w:r>
      </w:ins>
      <w:ins w:id="147" w:author="김현주 (Hyunjoo Kim)" w:date="2025-06-18T13:24:00Z"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>투자자가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>공사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>수행능력이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>있고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>합리적인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>공사비를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>제시하는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>경우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>투자자에게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>공사수행을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>우선적으로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>고려한다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>.</w:t>
        </w:r>
        <w:r w:rsidR="00BD59D2"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</w:ins>
      <w:ins w:id="148" w:author="김현주 (Hyunjoo Kim)" w:date="2025-06-18T13:44:00Z"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단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,</w:t>
        </w:r>
        <w:r w:rsidR="0031516F"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공사계약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체결</w:t>
        </w:r>
      </w:ins>
      <w:ins w:id="149" w:author="김현주 (Hyunjoo Kim)" w:date="2025-06-18T13:45:00Z"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150" w:author="김현주 (Hyunjoo Kim)" w:date="2025-06-18T13:44:00Z"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시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계약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조건의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공정성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및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공사비의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적정성을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검토하는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절차를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거치며</w:t>
        </w:r>
      </w:ins>
      <w:ins w:id="151" w:author="김현주 (Hyunjoo Kim)" w:date="2025-06-18T13:45:00Z"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,</w:t>
        </w:r>
        <w:r w:rsidR="0031516F"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이사회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결의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및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주주총회의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특별결의를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거쳐야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한다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.</w:t>
        </w:r>
        <w:r w:rsidR="0031516F"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</w:ins>
      <w:ins w:id="152" w:author="김현주 (Hyunjoo Kim)" w:date="2025-06-18T13:24:00Z"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>또한</w:t>
        </w:r>
        <w:r w:rsidR="00BD59D2"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>A</w:t>
        </w:r>
        <w:r w:rsidR="00BD59D2">
          <w:rPr>
            <w:rFonts w:ascii="Times New Roman" w:eastAsia="바탕체"/>
            <w:spacing w:val="1"/>
            <w:w w:val="0"/>
            <w:sz w:val="22"/>
            <w:szCs w:val="22"/>
          </w:rPr>
          <w:t>MC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>는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153" w:author="김현주 (Hyunjoo Kim)" w:date="2025-06-18T13:46:00Z"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특별한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사정이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없는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>한</w:t>
        </w:r>
        <w:r w:rsidR="0031516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154" w:author="김현주 (Hyunjoo Kim)" w:date="2025-06-18T13:24:00Z"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>운용기간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>내에</w:t>
        </w:r>
        <w:r w:rsidR="00BD59D2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155" w:author="윤현정 (Hyunjeong Yoon)" w:date="2025-06-16T14:45:00Z">
        <w:r w:rsidR="00B131FE" w:rsidRPr="00D64464">
          <w:rPr>
            <w:rFonts w:ascii="Times New Roman" w:eastAsia="바탕체" w:hint="eastAsia"/>
            <w:spacing w:val="1"/>
            <w:w w:val="0"/>
            <w:sz w:val="22"/>
            <w:szCs w:val="22"/>
          </w:rPr>
          <w:t>개</w:t>
        </w:r>
      </w:ins>
      <w:ins w:id="156" w:author="윤현정 (Hyunjeong Yoon)" w:date="2025-06-16T14:44:00Z">
        <w:r w:rsidR="00B131FE" w:rsidRPr="00D64464">
          <w:rPr>
            <w:rFonts w:ascii="Times New Roman" w:eastAsia="바탕체" w:hint="eastAsia"/>
            <w:spacing w:val="1"/>
            <w:w w:val="0"/>
            <w:sz w:val="22"/>
            <w:szCs w:val="22"/>
          </w:rPr>
          <w:t>별</w:t>
        </w:r>
        <w:r w:rsidR="00B131FE" w:rsidRPr="00D64464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31FE" w:rsidRPr="00D64464">
          <w:rPr>
            <w:rFonts w:ascii="Times New Roman" w:eastAsia="바탕체"/>
            <w:spacing w:val="1"/>
            <w:w w:val="0"/>
            <w:sz w:val="22"/>
            <w:szCs w:val="22"/>
          </w:rPr>
          <w:t>Vehicle</w:t>
        </w:r>
        <w:r w:rsidR="00B131FE" w:rsidRPr="00D64464">
          <w:rPr>
            <w:rFonts w:ascii="Times New Roman" w:eastAsia="바탕체" w:hint="eastAsia"/>
            <w:spacing w:val="1"/>
            <w:w w:val="0"/>
            <w:sz w:val="22"/>
            <w:szCs w:val="22"/>
          </w:rPr>
          <w:t>의</w:t>
        </w:r>
      </w:ins>
      <w:ins w:id="157" w:author="윤현정 (Hyunjeong Yoon)" w:date="2025-06-16T14:46:00Z">
        <w:r w:rsidRPr="00D64464"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  <w:r w:rsidRPr="00D64464">
          <w:rPr>
            <w:rFonts w:ascii="Times New Roman" w:eastAsia="바탕체" w:hint="eastAsia"/>
            <w:spacing w:val="1"/>
            <w:w w:val="0"/>
            <w:sz w:val="22"/>
            <w:szCs w:val="22"/>
          </w:rPr>
          <w:t>매각</w:t>
        </w:r>
        <w:r w:rsidRPr="00D64464">
          <w:rPr>
            <w:rFonts w:ascii="Times New Roman" w:eastAsia="바탕체" w:hint="eastAsia"/>
            <w:spacing w:val="1"/>
            <w:w w:val="0"/>
            <w:sz w:val="22"/>
            <w:szCs w:val="22"/>
          </w:rPr>
          <w:t>,</w:t>
        </w:r>
        <w:r w:rsidRPr="00D64464"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  <w:r w:rsidRPr="00D64464">
          <w:rPr>
            <w:rFonts w:ascii="Times New Roman" w:eastAsia="바탕체" w:hint="eastAsia"/>
            <w:spacing w:val="1"/>
            <w:w w:val="0"/>
            <w:sz w:val="22"/>
            <w:szCs w:val="22"/>
          </w:rPr>
          <w:t>청산을</w:t>
        </w:r>
        <w:r w:rsidRPr="00D64464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Pr="00D64464">
          <w:rPr>
            <w:rFonts w:ascii="Times New Roman" w:eastAsia="바탕체" w:hint="eastAsia"/>
            <w:spacing w:val="1"/>
            <w:w w:val="0"/>
            <w:sz w:val="22"/>
            <w:szCs w:val="22"/>
          </w:rPr>
          <w:t>완료하여야</w:t>
        </w:r>
        <w:r w:rsidRPr="00D64464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Pr="00D64464">
          <w:rPr>
            <w:rFonts w:ascii="Times New Roman" w:eastAsia="바탕체" w:hint="eastAsia"/>
            <w:spacing w:val="1"/>
            <w:w w:val="0"/>
            <w:sz w:val="22"/>
            <w:szCs w:val="22"/>
          </w:rPr>
          <w:t>한다</w:t>
        </w:r>
        <w:r w:rsidRPr="00D64464">
          <w:rPr>
            <w:rFonts w:ascii="Times New Roman" w:eastAsia="바탕체"/>
            <w:spacing w:val="1"/>
            <w:w w:val="0"/>
            <w:sz w:val="22"/>
            <w:szCs w:val="22"/>
          </w:rPr>
          <w:t>.</w:t>
        </w:r>
      </w:ins>
    </w:p>
    <w:p w14:paraId="01B7B8AC" w14:textId="77777777" w:rsidR="002D2169" w:rsidRPr="00384EAA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1E7015C4" w14:textId="77777777" w:rsidR="002D2169" w:rsidRDefault="002D2169" w:rsidP="002D2169">
      <w:pPr>
        <w:wordWrap w:val="0"/>
        <w:snapToGrid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4CFFBAF2" w14:textId="77777777" w:rsidR="002D2169" w:rsidRPr="00AB2D80" w:rsidRDefault="002D2169" w:rsidP="002D2169">
      <w:pPr>
        <w:pStyle w:val="uc0uc0"/>
        <w:numPr>
          <w:ilvl w:val="0"/>
          <w:numId w:val="1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jc w:val="center"/>
        <w:outlineLvl w:val="0"/>
        <w:rPr>
          <w:rFonts w:ascii="Times New Roman" w:eastAsia="바탕체"/>
          <w:b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>기간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>,</w:t>
      </w:r>
      <w:r>
        <w:rPr>
          <w:rFonts w:ascii="Times New Roman" w:eastAsia="바탕체"/>
          <w:b/>
          <w:spacing w:val="1"/>
          <w:w w:val="0"/>
          <w:sz w:val="22"/>
          <w:szCs w:val="22"/>
        </w:rPr>
        <w:t xml:space="preserve"> </w:t>
      </w:r>
      <w:r w:rsidR="00FF09B8">
        <w:rPr>
          <w:rFonts w:ascii="Times New Roman" w:eastAsia="바탕체" w:hint="eastAsia"/>
          <w:b/>
          <w:spacing w:val="1"/>
          <w:w w:val="0"/>
          <w:sz w:val="22"/>
          <w:szCs w:val="22"/>
        </w:rPr>
        <w:t>효력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>및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>해지</w:t>
      </w:r>
    </w:p>
    <w:p w14:paraId="09B3BF58" w14:textId="77777777" w:rsidR="002D2169" w:rsidRDefault="002D2169" w:rsidP="002D2169">
      <w:pPr>
        <w:wordWrap w:val="0"/>
        <w:snapToGrid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4FC035E2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96" w:hanging="596"/>
        <w:rPr>
          <w:rFonts w:ascii="Times New Roman" w:eastAsia="바탕체"/>
          <w:spacing w:val="1"/>
          <w:w w:val="0"/>
          <w:sz w:val="22"/>
          <w:szCs w:val="22"/>
        </w:rPr>
      </w:pPr>
    </w:p>
    <w:p w14:paraId="1BE011AB" w14:textId="77777777" w:rsidR="002D2169" w:rsidRPr="002B26B2" w:rsidRDefault="002D2169" w:rsidP="002D2169">
      <w:pPr>
        <w:pStyle w:val="uc0uc0"/>
        <w:numPr>
          <w:ilvl w:val="0"/>
          <w:numId w:val="14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403" w:hanging="403"/>
        <w:outlineLvl w:val="1"/>
        <w:rPr>
          <w:rFonts w:ascii="Times New Roman" w:eastAsia="바탕체"/>
          <w:b/>
          <w:w w:val="0"/>
          <w:sz w:val="22"/>
          <w:szCs w:val="22"/>
        </w:rPr>
      </w:pPr>
      <w:r w:rsidRPr="002B26B2">
        <w:rPr>
          <w:rFonts w:ascii="Times New Roman" w:eastAsia="바탕체"/>
          <w:b/>
          <w:w w:val="0"/>
          <w:sz w:val="22"/>
          <w:szCs w:val="22"/>
        </w:rPr>
        <w:t>(</w:t>
      </w:r>
      <w:r>
        <w:rPr>
          <w:rFonts w:ascii="Times New Roman" w:eastAsia="바탕체" w:hint="eastAsia"/>
          <w:b/>
          <w:w w:val="0"/>
          <w:sz w:val="22"/>
          <w:szCs w:val="22"/>
        </w:rPr>
        <w:t>운용</w:t>
      </w:r>
      <w:r w:rsidRPr="002B26B2">
        <w:rPr>
          <w:rFonts w:ascii="Times New Roman" w:eastAsia="바탕체" w:hint="eastAsia"/>
          <w:b/>
          <w:w w:val="0"/>
          <w:sz w:val="22"/>
          <w:szCs w:val="22"/>
        </w:rPr>
        <w:t>기간</w:t>
      </w:r>
      <w:r>
        <w:rPr>
          <w:rFonts w:ascii="Times New Roman" w:eastAsia="바탕체" w:hint="eastAsia"/>
          <w:b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b/>
          <w:w w:val="0"/>
          <w:sz w:val="22"/>
          <w:szCs w:val="22"/>
        </w:rPr>
        <w:t>등</w:t>
      </w:r>
      <w:r w:rsidRPr="002B26B2">
        <w:rPr>
          <w:rFonts w:ascii="Times New Roman" w:eastAsia="바탕체"/>
          <w:b/>
          <w:w w:val="0"/>
          <w:sz w:val="22"/>
          <w:szCs w:val="22"/>
        </w:rPr>
        <w:t>)</w:t>
      </w:r>
    </w:p>
    <w:p w14:paraId="7E129C8B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96" w:hanging="596"/>
        <w:rPr>
          <w:rFonts w:ascii="Times New Roman" w:eastAsia="바탕체"/>
          <w:spacing w:val="1"/>
          <w:w w:val="0"/>
          <w:sz w:val="22"/>
          <w:szCs w:val="22"/>
        </w:rPr>
      </w:pPr>
    </w:p>
    <w:p w14:paraId="2B0C6F04" w14:textId="77777777" w:rsidR="002D2169" w:rsidRDefault="002D2169" w:rsidP="002D2169">
      <w:pPr>
        <w:pStyle w:val="uc0uc0"/>
        <w:numPr>
          <w:ilvl w:val="0"/>
          <w:numId w:val="15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약정에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따른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투자금의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운용기간은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체결일로부터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>
        <w:rPr>
          <w:rFonts w:ascii="Times New Roman" w:eastAsia="바탕체"/>
          <w:spacing w:val="1"/>
          <w:w w:val="0"/>
          <w:sz w:val="22"/>
          <w:szCs w:val="22"/>
        </w:rPr>
        <w:t>8)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년이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도래하는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날까지로</w:t>
      </w:r>
      <w:r w:rsidR="00C1079D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C1079D">
        <w:rPr>
          <w:rFonts w:ascii="Times New Roman" w:eastAsia="바탕체" w:hint="eastAsia"/>
          <w:spacing w:val="1"/>
          <w:w w:val="0"/>
          <w:sz w:val="22"/>
          <w:szCs w:val="22"/>
        </w:rPr>
        <w:t>하며</w:t>
      </w:r>
      <w:r w:rsidR="00C1079D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C32E96"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 w:rsidR="00C32E96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C32E96">
        <w:rPr>
          <w:rFonts w:ascii="Times New Roman" w:eastAsia="바탕체"/>
          <w:spacing w:val="1"/>
          <w:w w:val="0"/>
          <w:sz w:val="22"/>
          <w:szCs w:val="22"/>
        </w:rPr>
        <w:t>Vehicle</w:t>
      </w:r>
      <w:r w:rsidR="00C32E96"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 w:rsidR="00C32E96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FC4F1C">
        <w:rPr>
          <w:rFonts w:ascii="Times New Roman" w:eastAsia="바탕체" w:hint="eastAsia"/>
          <w:spacing w:val="1"/>
          <w:w w:val="0"/>
          <w:sz w:val="22"/>
          <w:szCs w:val="22"/>
        </w:rPr>
        <w:t>운용기간은</w:t>
      </w:r>
      <w:r w:rsidR="00FC4F1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C1079D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="00C1079D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C1079D">
        <w:rPr>
          <w:rFonts w:ascii="Times New Roman" w:eastAsia="바탕체" w:hint="eastAsia"/>
          <w:spacing w:val="1"/>
          <w:w w:val="0"/>
          <w:sz w:val="22"/>
          <w:szCs w:val="22"/>
        </w:rPr>
        <w:t>약정의</w:t>
      </w:r>
      <w:r w:rsidR="00C1079D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C1079D">
        <w:rPr>
          <w:rFonts w:ascii="Times New Roman" w:eastAsia="바탕체" w:hint="eastAsia"/>
          <w:spacing w:val="1"/>
          <w:w w:val="0"/>
          <w:sz w:val="22"/>
          <w:szCs w:val="22"/>
        </w:rPr>
        <w:t>운용기간을</w:t>
      </w:r>
      <w:r w:rsidR="00C1079D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C1079D">
        <w:rPr>
          <w:rFonts w:ascii="Times New Roman" w:eastAsia="바탕체" w:hint="eastAsia"/>
          <w:spacing w:val="1"/>
          <w:w w:val="0"/>
          <w:sz w:val="22"/>
          <w:szCs w:val="22"/>
        </w:rPr>
        <w:t>초과</w:t>
      </w:r>
      <w:r w:rsidR="00C1079D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C1079D">
        <w:rPr>
          <w:rFonts w:ascii="Times New Roman" w:eastAsia="바탕체" w:hint="eastAsia"/>
          <w:spacing w:val="1"/>
          <w:w w:val="0"/>
          <w:sz w:val="22"/>
          <w:szCs w:val="22"/>
        </w:rPr>
        <w:t>할</w:t>
      </w:r>
      <w:r w:rsidR="00C1079D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C1079D">
        <w:rPr>
          <w:rFonts w:ascii="Times New Roman" w:eastAsia="바탕체" w:hint="eastAsia"/>
          <w:spacing w:val="1"/>
          <w:w w:val="0"/>
          <w:sz w:val="22"/>
          <w:szCs w:val="22"/>
        </w:rPr>
        <w:t>수</w:t>
      </w:r>
      <w:r w:rsidR="00C1079D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C1079D">
        <w:rPr>
          <w:rFonts w:ascii="Times New Roman" w:eastAsia="바탕체" w:hint="eastAsia"/>
          <w:spacing w:val="1"/>
          <w:w w:val="0"/>
          <w:sz w:val="22"/>
          <w:szCs w:val="22"/>
        </w:rPr>
        <w:t>없다</w:t>
      </w:r>
      <w:r w:rsidR="00C1079D"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  <w:r w:rsidR="00C1079D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CC5D58">
        <w:rPr>
          <w:rFonts w:ascii="Times New Roman" w:eastAsia="바탕체" w:hint="eastAsia"/>
          <w:spacing w:val="1"/>
          <w:w w:val="0"/>
          <w:sz w:val="22"/>
          <w:szCs w:val="22"/>
        </w:rPr>
        <w:t>다만</w:t>
      </w:r>
      <w:r w:rsidR="00CC5D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, </w:t>
      </w:r>
      <w:r w:rsidR="00CC5D58">
        <w:rPr>
          <w:rFonts w:ascii="Times New Roman" w:eastAsia="바탕체" w:hint="eastAsia"/>
          <w:spacing w:val="1"/>
          <w:w w:val="0"/>
          <w:sz w:val="22"/>
          <w:szCs w:val="22"/>
        </w:rPr>
        <w:t>다음</w:t>
      </w:r>
      <w:r w:rsidR="00CC5D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CC5D58">
        <w:rPr>
          <w:rFonts w:ascii="Times New Roman" w:eastAsia="바탕체" w:hint="eastAsia"/>
          <w:spacing w:val="1"/>
          <w:w w:val="0"/>
          <w:sz w:val="22"/>
          <w:szCs w:val="22"/>
        </w:rPr>
        <w:t>각</w:t>
      </w:r>
      <w:r w:rsidR="00CC5D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CC5D58">
        <w:rPr>
          <w:rFonts w:ascii="Times New Roman" w:eastAsia="바탕체" w:hint="eastAsia"/>
          <w:spacing w:val="1"/>
          <w:w w:val="0"/>
          <w:sz w:val="22"/>
          <w:szCs w:val="22"/>
        </w:rPr>
        <w:t>호의</w:t>
      </w:r>
      <w:r w:rsidR="00CC5D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CC5D58">
        <w:rPr>
          <w:rFonts w:ascii="Times New Roman" w:eastAsia="바탕체"/>
          <w:spacing w:val="1"/>
          <w:w w:val="0"/>
          <w:sz w:val="22"/>
          <w:szCs w:val="22"/>
        </w:rPr>
        <w:t>1</w:t>
      </w:r>
      <w:r w:rsidR="00CC5D58"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 w:rsidR="00CC5D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CC5D58">
        <w:rPr>
          <w:rFonts w:ascii="Times New Roman" w:eastAsia="바탕체" w:hint="eastAsia"/>
          <w:spacing w:val="1"/>
          <w:w w:val="0"/>
          <w:sz w:val="22"/>
          <w:szCs w:val="22"/>
        </w:rPr>
        <w:t>해당하는</w:t>
      </w:r>
      <w:r w:rsidR="00CC5D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CC5D58">
        <w:rPr>
          <w:rFonts w:ascii="Times New Roman" w:eastAsia="바탕체" w:hint="eastAsia"/>
          <w:spacing w:val="1"/>
          <w:w w:val="0"/>
          <w:sz w:val="22"/>
          <w:szCs w:val="22"/>
        </w:rPr>
        <w:t>경우에는</w:t>
      </w:r>
      <w:r w:rsidR="00CC5D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CC5D58">
        <w:rPr>
          <w:rFonts w:ascii="Times New Roman" w:eastAsia="바탕체" w:hint="eastAsia"/>
          <w:spacing w:val="1"/>
          <w:w w:val="0"/>
          <w:sz w:val="22"/>
          <w:szCs w:val="22"/>
        </w:rPr>
        <w:t>초과하여</w:t>
      </w:r>
      <w:r w:rsidR="00CC5D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CC5D58">
        <w:rPr>
          <w:rFonts w:ascii="Times New Roman" w:eastAsia="바탕체" w:hint="eastAsia"/>
          <w:spacing w:val="1"/>
          <w:w w:val="0"/>
          <w:sz w:val="22"/>
          <w:szCs w:val="22"/>
        </w:rPr>
        <w:t>운용할</w:t>
      </w:r>
      <w:r w:rsidR="00CC5D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CC5D58">
        <w:rPr>
          <w:rFonts w:ascii="Times New Roman" w:eastAsia="바탕체" w:hint="eastAsia"/>
          <w:spacing w:val="1"/>
          <w:w w:val="0"/>
          <w:sz w:val="22"/>
          <w:szCs w:val="22"/>
        </w:rPr>
        <w:t>수</w:t>
      </w:r>
      <w:r w:rsidR="00CC5D5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CC5D58">
        <w:rPr>
          <w:rFonts w:ascii="Times New Roman" w:eastAsia="바탕체" w:hint="eastAsia"/>
          <w:spacing w:val="1"/>
          <w:w w:val="0"/>
          <w:sz w:val="22"/>
          <w:szCs w:val="22"/>
        </w:rPr>
        <w:t>있다</w:t>
      </w:r>
      <w:r w:rsidR="00CC5D58"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  <w:r w:rsidR="00CC5D5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</w:p>
    <w:p w14:paraId="170BC34C" w14:textId="77777777" w:rsidR="00CC5D58" w:rsidRDefault="00CC5D58" w:rsidP="00CC5D58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/>
        <w:rPr>
          <w:rFonts w:ascii="Times New Roman" w:eastAsia="바탕체"/>
          <w:spacing w:val="1"/>
          <w:w w:val="0"/>
          <w:sz w:val="22"/>
          <w:szCs w:val="22"/>
        </w:rPr>
      </w:pPr>
    </w:p>
    <w:p w14:paraId="39500217" w14:textId="77777777" w:rsidR="00CC5D58" w:rsidRDefault="00CC5D58" w:rsidP="00CC5D58">
      <w:pPr>
        <w:pStyle w:val="uc0uc0"/>
        <w:numPr>
          <w:ilvl w:val="0"/>
          <w:numId w:val="34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운용기간을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연장하는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것이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이익의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증대를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위해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필요하거나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개발사업의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미완료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등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/>
          <w:spacing w:val="1"/>
          <w:w w:val="0"/>
          <w:sz w:val="22"/>
          <w:szCs w:val="22"/>
        </w:rPr>
        <w:t>Vehicle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투자대상자산의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성격상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불가피한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/>
          <w:spacing w:val="1"/>
          <w:w w:val="0"/>
          <w:sz w:val="22"/>
          <w:szCs w:val="22"/>
        </w:rPr>
        <w:t>AMC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투자자의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동의를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받아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약정의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운용기간을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초과하여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운용할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있다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</w:p>
    <w:p w14:paraId="4D6D1122" w14:textId="77777777" w:rsidR="00CC5D58" w:rsidRPr="00CC5D58" w:rsidRDefault="00CC5D58" w:rsidP="00CC5D58">
      <w:pPr>
        <w:pStyle w:val="a6"/>
        <w:rPr>
          <w:rFonts w:ascii="Times New Roman" w:eastAsia="바탕체"/>
          <w:spacing w:val="1"/>
          <w:w w:val="0"/>
          <w:sz w:val="22"/>
          <w:szCs w:val="22"/>
        </w:rPr>
      </w:pPr>
    </w:p>
    <w:p w14:paraId="6C372AF4" w14:textId="77777777" w:rsidR="00CC5D58" w:rsidRPr="00CC5D58" w:rsidRDefault="00CC5D58" w:rsidP="00CC5D58">
      <w:pPr>
        <w:pStyle w:val="uc0uc0"/>
        <w:numPr>
          <w:ilvl w:val="0"/>
          <w:numId w:val="34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이외의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공동투자자가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존재하고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="004F5EEC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투자약정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주주간합의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)</w:t>
      </w:r>
      <w:r w:rsidR="004F5EEC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정관에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따른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의결절차를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통해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Vehicle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운용기간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연장이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결정되는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="004F5EEC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약정의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운용기간을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초과하여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운용할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수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있다</w:t>
      </w:r>
      <w:r w:rsidR="004F5EEC"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</w:p>
    <w:p w14:paraId="1B77B82C" w14:textId="77777777" w:rsidR="002D2169" w:rsidRPr="00A65E9B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96" w:hanging="596"/>
        <w:rPr>
          <w:rFonts w:ascii="Times New Roman" w:eastAsia="바탕체"/>
          <w:spacing w:val="1"/>
          <w:w w:val="0"/>
          <w:sz w:val="22"/>
          <w:szCs w:val="22"/>
        </w:rPr>
      </w:pPr>
    </w:p>
    <w:p w14:paraId="0AD22F44" w14:textId="4A7391E6" w:rsidR="00CC5D58" w:rsidRPr="00C00679" w:rsidRDefault="002D2169" w:rsidP="00C00679">
      <w:pPr>
        <w:pStyle w:val="uc0uc0"/>
        <w:numPr>
          <w:ilvl w:val="0"/>
          <w:numId w:val="15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r w:rsidRPr="002B26B2">
        <w:rPr>
          <w:rFonts w:ascii="Times New Roman" w:eastAsia="바탕체"/>
          <w:spacing w:val="1"/>
          <w:w w:val="0"/>
          <w:sz w:val="22"/>
          <w:szCs w:val="22"/>
        </w:rPr>
        <w:lastRenderedPageBreak/>
        <w:t>AMC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는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체결일로부터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3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)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기간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투자자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동의를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받아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>
        <w:rPr>
          <w:rFonts w:ascii="Times New Roman" w:eastAsia="바탕체"/>
          <w:spacing w:val="1"/>
          <w:w w:val="0"/>
          <w:sz w:val="22"/>
          <w:szCs w:val="22"/>
        </w:rPr>
        <w:t>1)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년씩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최대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/>
          <w:spacing w:val="1"/>
          <w:w w:val="0"/>
          <w:sz w:val="22"/>
          <w:szCs w:val="22"/>
        </w:rPr>
        <w:t>2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회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연장될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있음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)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내에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투자대상자산을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물색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하여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투자자에게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투자기회를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제공하여야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한다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</w:p>
    <w:p w14:paraId="6CCF91ED" w14:textId="77777777" w:rsidR="007F11F5" w:rsidRPr="00C00679" w:rsidRDefault="007F11F5" w:rsidP="00CC5D58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3C6BFB86" w14:textId="79A8BD01" w:rsidR="002D2169" w:rsidRDefault="002D2169" w:rsidP="002D2169">
      <w:pPr>
        <w:pStyle w:val="uc0uc0"/>
        <w:numPr>
          <w:ilvl w:val="0"/>
          <w:numId w:val="14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403" w:hanging="403"/>
        <w:outlineLvl w:val="1"/>
        <w:rPr>
          <w:rFonts w:ascii="Times New Roman" w:eastAsia="바탕체"/>
          <w:b/>
          <w:w w:val="0"/>
          <w:sz w:val="22"/>
          <w:szCs w:val="22"/>
        </w:rPr>
      </w:pPr>
      <w:r w:rsidRPr="0097338C">
        <w:rPr>
          <w:rFonts w:ascii="Times New Roman" w:eastAsia="바탕체"/>
          <w:b/>
          <w:w w:val="0"/>
          <w:sz w:val="22"/>
          <w:szCs w:val="22"/>
        </w:rPr>
        <w:t>(</w:t>
      </w:r>
      <w:r w:rsidR="007F11F5">
        <w:rPr>
          <w:rFonts w:ascii="Times New Roman" w:eastAsia="바탕체" w:hint="eastAsia"/>
          <w:b/>
          <w:w w:val="0"/>
          <w:sz w:val="22"/>
          <w:szCs w:val="22"/>
        </w:rPr>
        <w:t>배타적</w:t>
      </w:r>
      <w:r w:rsidR="007F11F5">
        <w:rPr>
          <w:rFonts w:ascii="Times New Roman" w:eastAsia="바탕체" w:hint="eastAsia"/>
          <w:b/>
          <w:w w:val="0"/>
          <w:sz w:val="22"/>
          <w:szCs w:val="22"/>
        </w:rPr>
        <w:t xml:space="preserve"> </w:t>
      </w:r>
      <w:r w:rsidR="007F11F5">
        <w:rPr>
          <w:rFonts w:ascii="Times New Roman" w:eastAsia="바탕체" w:hint="eastAsia"/>
          <w:b/>
          <w:w w:val="0"/>
          <w:sz w:val="22"/>
          <w:szCs w:val="22"/>
        </w:rPr>
        <w:t>권리</w:t>
      </w:r>
      <w:r w:rsidRPr="0097338C">
        <w:rPr>
          <w:rFonts w:ascii="Times New Roman" w:eastAsia="바탕체"/>
          <w:b/>
          <w:w w:val="0"/>
          <w:sz w:val="22"/>
          <w:szCs w:val="22"/>
        </w:rPr>
        <w:t>)</w:t>
      </w:r>
    </w:p>
    <w:p w14:paraId="7E813FCB" w14:textId="77777777" w:rsidR="007F11F5" w:rsidRPr="002B26B2" w:rsidRDefault="007F11F5" w:rsidP="007F11F5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</w:p>
    <w:p w14:paraId="3F794C8D" w14:textId="0BCF3FCC" w:rsidR="007F11F5" w:rsidRDefault="007F11F5" w:rsidP="00F16FD0">
      <w:pPr>
        <w:pStyle w:val="uc0uc0"/>
        <w:numPr>
          <w:ilvl w:val="0"/>
          <w:numId w:val="26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360" w:lineRule="auto"/>
        <w:ind w:left="567" w:hanging="567"/>
        <w:rPr>
          <w:ins w:id="158" w:author="윤현정 (Hyunjeong Yoon)" w:date="2025-06-16T14:24:00Z"/>
          <w:rFonts w:ascii="Times New Roman" w:eastAsia="바탕체"/>
          <w:spacing w:val="1"/>
          <w:w w:val="0"/>
          <w:sz w:val="22"/>
          <w:szCs w:val="22"/>
        </w:rPr>
      </w:pP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따른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투자금의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322AC7">
        <w:rPr>
          <w:rFonts w:ascii="Times New Roman" w:eastAsia="바탕체" w:hint="eastAsia"/>
          <w:spacing w:val="1"/>
          <w:w w:val="0"/>
          <w:sz w:val="22"/>
          <w:szCs w:val="22"/>
        </w:rPr>
        <w:t>운용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기간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동안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투자자는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투자기준에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부합하는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투자대상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자산에의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위한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SMA(Separately Managed Account)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기타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약정과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유사한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약정을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다른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자산운용사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>
        <w:rPr>
          <w:rFonts w:ascii="Times New Roman" w:eastAsia="바탕체"/>
          <w:spacing w:val="1"/>
          <w:w w:val="0"/>
          <w:sz w:val="22"/>
          <w:szCs w:val="22"/>
        </w:rPr>
        <w:t>Asset Management Company)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체결하거나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이를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위한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투자기구를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spacing w:val="1"/>
          <w:w w:val="0"/>
          <w:sz w:val="22"/>
          <w:szCs w:val="22"/>
        </w:rPr>
        <w:t>설정</w:t>
      </w:r>
      <w:r>
        <w:rPr>
          <w:rFonts w:ascii="KoPubWorld돋움체 Medium" w:eastAsia="KoPubWorld돋움체 Medium" w:hAnsi="KoPubWorld돋움체 Medium" w:cs="KoPubWorld돋움체 Medium" w:hint="eastAsia"/>
          <w:spacing w:val="1"/>
          <w:w w:val="0"/>
          <w:sz w:val="22"/>
          <w:szCs w:val="22"/>
        </w:rPr>
        <w:t>ㆍ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설립할</w:t>
      </w:r>
      <w:proofErr w:type="spellEnd"/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없다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</w:p>
    <w:p w14:paraId="28CF1B66" w14:textId="0A51454A" w:rsidR="00795969" w:rsidRPr="002B26B2" w:rsidRDefault="00795969" w:rsidP="00F16FD0">
      <w:pPr>
        <w:pStyle w:val="uc0uc0"/>
        <w:numPr>
          <w:ilvl w:val="0"/>
          <w:numId w:val="26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360" w:lineRule="auto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ins w:id="159" w:author="윤현정 (Hyunjeong Yoon)" w:date="2025-06-16T14:24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단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proofErr w:type="spellStart"/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본조</w:t>
        </w:r>
        <w:proofErr w:type="spellEnd"/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t>(1)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의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의무는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proofErr w:type="spellStart"/>
      <w:ins w:id="160" w:author="윤현정 (Hyunjeong Yoon)" w:date="2025-06-16T14:25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리츠설립</w:t>
        </w:r>
      </w:ins>
      <w:proofErr w:type="spellEnd"/>
      <w:ins w:id="161" w:author="윤현정 (Hyunjeong Yoon)" w:date="2025-06-16T14:24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투</w:t>
        </w:r>
      </w:ins>
      <w:ins w:id="162" w:author="윤현정 (Hyunjeong Yoon)" w:date="2025-06-16T14:26:00Z">
        <w:r w:rsidR="002B6685">
          <w:rPr>
            <w:rFonts w:ascii="Times New Roman" w:eastAsia="바탕체" w:hint="eastAsia"/>
            <w:spacing w:val="1"/>
            <w:w w:val="0"/>
            <w:sz w:val="22"/>
            <w:szCs w:val="22"/>
          </w:rPr>
          <w:t>자를</w:t>
        </w:r>
        <w:r w:rsidR="002B6685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B6685">
          <w:rPr>
            <w:rFonts w:ascii="Times New Roman" w:eastAsia="바탕체" w:hint="eastAsia"/>
            <w:spacing w:val="1"/>
            <w:w w:val="0"/>
            <w:sz w:val="22"/>
            <w:szCs w:val="22"/>
          </w:rPr>
          <w:t>위한</w:t>
        </w:r>
        <w:r w:rsidR="002B6685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B6685">
          <w:rPr>
            <w:rFonts w:ascii="Times New Roman" w:eastAsia="바탕체"/>
            <w:spacing w:val="1"/>
            <w:w w:val="0"/>
            <w:sz w:val="22"/>
            <w:szCs w:val="22"/>
          </w:rPr>
          <w:t>SMA</w:t>
        </w:r>
        <w:r w:rsidR="002B6685">
          <w:rPr>
            <w:rFonts w:ascii="Times New Roman" w:eastAsia="바탕체" w:hint="eastAsia"/>
            <w:spacing w:val="1"/>
            <w:w w:val="0"/>
            <w:sz w:val="22"/>
            <w:szCs w:val="22"/>
          </w:rPr>
          <w:t>와</w:t>
        </w:r>
        <w:r w:rsidR="002B6685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B6685">
          <w:rPr>
            <w:rFonts w:ascii="Times New Roman" w:eastAsia="바탕체" w:hint="eastAsia"/>
            <w:spacing w:val="1"/>
            <w:w w:val="0"/>
            <w:sz w:val="22"/>
            <w:szCs w:val="22"/>
          </w:rPr>
          <w:t>이와</w:t>
        </w:r>
        <w:r w:rsidR="002B6685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B6685">
          <w:rPr>
            <w:rFonts w:ascii="Times New Roman" w:eastAsia="바탕체" w:hint="eastAsia"/>
            <w:spacing w:val="1"/>
            <w:w w:val="0"/>
            <w:sz w:val="22"/>
            <w:szCs w:val="22"/>
          </w:rPr>
          <w:t>유사한</w:t>
        </w:r>
        <w:r w:rsidR="002B6685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B6685">
          <w:rPr>
            <w:rFonts w:ascii="Times New Roman" w:eastAsia="바탕체" w:hint="eastAsia"/>
            <w:spacing w:val="1"/>
            <w:w w:val="0"/>
            <w:sz w:val="22"/>
            <w:szCs w:val="22"/>
          </w:rPr>
          <w:t>약정</w:t>
        </w:r>
      </w:ins>
      <w:ins w:id="163" w:author="윤현정 (Hyunjeong Yoon)" w:date="2025-06-16T14:24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에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한정하며</w:t>
        </w:r>
      </w:ins>
      <w:ins w:id="164" w:author="윤현정 (Hyunjeong Yoon)" w:date="2025-06-16T14:26:00Z">
        <w:r w:rsidR="002B6685">
          <w:rPr>
            <w:rFonts w:ascii="Times New Roman" w:eastAsia="바탕체" w:hint="eastAsia"/>
            <w:spacing w:val="1"/>
            <w:w w:val="0"/>
            <w:sz w:val="22"/>
            <w:szCs w:val="22"/>
          </w:rPr>
          <w:t>,</w:t>
        </w:r>
      </w:ins>
      <w:ins w:id="165" w:author="윤현정 (Hyunjeong Yoon)" w:date="2025-06-16T14:24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본</w:t>
        </w:r>
      </w:ins>
      <w:ins w:id="166" w:author="윤현정 (Hyunjeong Yoon)" w:date="2025-06-16T14:26:00Z">
        <w:r w:rsidR="002B6685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B6685">
          <w:rPr>
            <w:rFonts w:ascii="Times New Roman" w:eastAsia="바탕체" w:hint="eastAsia"/>
            <w:spacing w:val="1"/>
            <w:w w:val="0"/>
            <w:sz w:val="22"/>
            <w:szCs w:val="22"/>
          </w:rPr>
          <w:t>조는</w:t>
        </w:r>
      </w:ins>
      <w:ins w:id="167" w:author="윤현정 (Hyunjeong Yoon)" w:date="2025-06-16T14:24:00Z">
        <w:r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</w:ins>
      <w:ins w:id="168" w:author="윤현정 (Hyunjeong Yoon)" w:date="2025-06-16T14:27:00Z">
        <w:r w:rsidR="002B6685">
          <w:rPr>
            <w:rFonts w:ascii="Times New Roman" w:eastAsia="바탕체" w:hint="eastAsia"/>
            <w:spacing w:val="1"/>
            <w:w w:val="0"/>
            <w:sz w:val="22"/>
            <w:szCs w:val="22"/>
          </w:rPr>
          <w:t>본</w:t>
        </w:r>
        <w:r w:rsidR="002B6685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169" w:author="윤현정 (Hyunjeong Yoon)" w:date="2025-06-16T14:24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약정의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약정기간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및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운용기간에도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170" w:author="윤현정 (Hyunjeong Yoon)" w:date="2025-06-16T14:25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불구하고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약정체결일로부터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t>3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년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간만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효력을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유지한다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.</w:t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</w:ins>
    </w:p>
    <w:p w14:paraId="5C60F56B" w14:textId="77777777" w:rsidR="007F11F5" w:rsidRDefault="007F11F5" w:rsidP="00C0067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outlineLvl w:val="1"/>
        <w:rPr>
          <w:rFonts w:ascii="Times New Roman" w:eastAsia="바탕체"/>
          <w:b/>
          <w:w w:val="0"/>
          <w:sz w:val="22"/>
          <w:szCs w:val="22"/>
        </w:rPr>
      </w:pPr>
    </w:p>
    <w:p w14:paraId="43AE39B4" w14:textId="6F1DFAC6" w:rsidR="007F11F5" w:rsidRPr="0097338C" w:rsidRDefault="007F11F5" w:rsidP="002D2169">
      <w:pPr>
        <w:pStyle w:val="uc0uc0"/>
        <w:numPr>
          <w:ilvl w:val="0"/>
          <w:numId w:val="14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403" w:hanging="403"/>
        <w:outlineLvl w:val="1"/>
        <w:rPr>
          <w:rFonts w:ascii="Times New Roman" w:eastAsia="바탕체"/>
          <w:b/>
          <w:w w:val="0"/>
          <w:sz w:val="22"/>
          <w:szCs w:val="22"/>
        </w:rPr>
      </w:pPr>
      <w:r>
        <w:rPr>
          <w:rFonts w:ascii="Times New Roman" w:eastAsia="바탕체" w:hint="eastAsia"/>
          <w:b/>
          <w:w w:val="0"/>
          <w:sz w:val="22"/>
          <w:szCs w:val="22"/>
        </w:rPr>
        <w:t>(</w:t>
      </w:r>
      <w:r>
        <w:rPr>
          <w:rFonts w:ascii="Times New Roman" w:eastAsia="바탕체" w:hint="eastAsia"/>
          <w:b/>
          <w:w w:val="0"/>
          <w:sz w:val="22"/>
          <w:szCs w:val="22"/>
        </w:rPr>
        <w:t>종료</w:t>
      </w:r>
      <w:r>
        <w:rPr>
          <w:rFonts w:ascii="Times New Roman" w:eastAsia="바탕체" w:hint="eastAsia"/>
          <w:b/>
          <w:w w:val="0"/>
          <w:sz w:val="22"/>
          <w:szCs w:val="22"/>
        </w:rPr>
        <w:t>)</w:t>
      </w:r>
    </w:p>
    <w:p w14:paraId="159D29E3" w14:textId="77777777" w:rsidR="002D2169" w:rsidRPr="0097338C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96" w:hanging="596"/>
        <w:rPr>
          <w:rFonts w:ascii="Times New Roman" w:eastAsia="바탕체"/>
          <w:spacing w:val="1"/>
          <w:w w:val="0"/>
          <w:sz w:val="22"/>
          <w:szCs w:val="22"/>
        </w:rPr>
      </w:pPr>
    </w:p>
    <w:p w14:paraId="495C93A6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97338C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97338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97338C">
        <w:rPr>
          <w:rFonts w:ascii="Times New Roman" w:eastAsia="바탕체" w:hint="eastAsia"/>
          <w:spacing w:val="1"/>
          <w:w w:val="0"/>
          <w:sz w:val="22"/>
          <w:szCs w:val="22"/>
        </w:rPr>
        <w:t>약정은</w:t>
      </w:r>
      <w:r w:rsidRPr="0097338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97338C" w:rsidRPr="0097338C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="0097338C" w:rsidRPr="0097338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97338C" w:rsidRPr="0097338C"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r w:rsidR="0097338C" w:rsidRPr="0097338C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97338C" w:rsidRPr="0097338C">
        <w:rPr>
          <w:rFonts w:ascii="Times New Roman" w:eastAsia="바탕체" w:hint="eastAsia"/>
          <w:spacing w:val="1"/>
          <w:w w:val="0"/>
          <w:sz w:val="22"/>
          <w:szCs w:val="22"/>
        </w:rPr>
        <w:t>체결</w:t>
      </w:r>
      <w:r w:rsidR="008B4C64">
        <w:rPr>
          <w:rFonts w:ascii="Times New Roman" w:eastAsia="바탕체" w:hint="eastAsia"/>
          <w:spacing w:val="1"/>
          <w:w w:val="0"/>
          <w:sz w:val="22"/>
          <w:szCs w:val="22"/>
        </w:rPr>
        <w:t>일로부터</w:t>
      </w:r>
      <w:r w:rsidR="008B4C64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97338C" w:rsidRPr="0097338C">
        <w:rPr>
          <w:rFonts w:ascii="Times New Roman" w:eastAsia="바탕체" w:hint="eastAsia"/>
          <w:spacing w:val="1"/>
          <w:w w:val="0"/>
          <w:sz w:val="22"/>
          <w:szCs w:val="22"/>
        </w:rPr>
        <w:t>효</w:t>
      </w:r>
      <w:r w:rsidRPr="0097338C">
        <w:rPr>
          <w:rFonts w:ascii="Times New Roman" w:eastAsia="바탕체" w:hint="eastAsia"/>
          <w:spacing w:val="1"/>
          <w:w w:val="0"/>
          <w:sz w:val="22"/>
          <w:szCs w:val="22"/>
        </w:rPr>
        <w:t>력이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발생하며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다음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각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호의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사유가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발생한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종료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다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</w:p>
    <w:p w14:paraId="7F992B41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96" w:hanging="596"/>
        <w:rPr>
          <w:rFonts w:ascii="Times New Roman" w:eastAsia="바탕체"/>
          <w:spacing w:val="1"/>
          <w:w w:val="0"/>
          <w:sz w:val="22"/>
          <w:szCs w:val="22"/>
        </w:rPr>
      </w:pPr>
    </w:p>
    <w:p w14:paraId="321D68A8" w14:textId="77777777" w:rsidR="002D2169" w:rsidRPr="002B26B2" w:rsidRDefault="002D2169" w:rsidP="002D2169">
      <w:pPr>
        <w:pStyle w:val="uc0uc0"/>
        <w:numPr>
          <w:ilvl w:val="0"/>
          <w:numId w:val="16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spacing w:val="1"/>
          <w:w w:val="0"/>
          <w:sz w:val="22"/>
          <w:szCs w:val="22"/>
        </w:rPr>
        <w:t>투자자</w:t>
      </w:r>
      <w:r w:rsidRPr="00076E6E">
        <w:rPr>
          <w:rFonts w:ascii="Times New Roman" w:eastAsia="바탕체" w:hint="eastAsia"/>
          <w:spacing w:val="1"/>
          <w:w w:val="0"/>
          <w:sz w:val="22"/>
          <w:szCs w:val="22"/>
        </w:rPr>
        <w:t>가</w:t>
      </w:r>
      <w:r w:rsidRPr="00076E6E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약정에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따라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출자한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들의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76E6E">
        <w:rPr>
          <w:rFonts w:ascii="Times New Roman" w:eastAsia="바탕체" w:hint="eastAsia"/>
          <w:spacing w:val="1"/>
          <w:w w:val="0"/>
          <w:sz w:val="22"/>
          <w:szCs w:val="22"/>
        </w:rPr>
        <w:t>주식을</w:t>
      </w:r>
      <w:r w:rsidRPr="00076E6E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76E6E">
        <w:rPr>
          <w:rFonts w:ascii="Times New Roman" w:eastAsia="바탕체" w:hint="eastAsia"/>
          <w:spacing w:val="1"/>
          <w:w w:val="0"/>
          <w:sz w:val="22"/>
          <w:szCs w:val="22"/>
        </w:rPr>
        <w:t>전부</w:t>
      </w:r>
      <w:r w:rsidRPr="00076E6E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76E6E">
        <w:rPr>
          <w:rFonts w:ascii="Times New Roman" w:eastAsia="바탕체" w:hint="eastAsia"/>
          <w:spacing w:val="1"/>
          <w:w w:val="0"/>
          <w:sz w:val="22"/>
          <w:szCs w:val="22"/>
        </w:rPr>
        <w:t>매각하거나</w:t>
      </w:r>
      <w:r w:rsidRPr="00076E6E">
        <w:rPr>
          <w:rFonts w:ascii="Times New Roman" w:eastAsia="바탕체" w:hint="eastAsia"/>
          <w:spacing w:val="1"/>
          <w:w w:val="0"/>
          <w:sz w:val="22"/>
          <w:szCs w:val="22"/>
        </w:rPr>
        <w:t xml:space="preserve">, </w:t>
      </w:r>
      <w:r w:rsidRPr="00076E6E">
        <w:rPr>
          <w:rFonts w:ascii="Times New Roman" w:eastAsia="바탕체" w:hint="eastAsia"/>
          <w:spacing w:val="1"/>
          <w:w w:val="0"/>
          <w:sz w:val="22"/>
          <w:szCs w:val="22"/>
        </w:rPr>
        <w:t>기타</w:t>
      </w:r>
      <w:r w:rsidRPr="00076E6E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76E6E">
        <w:rPr>
          <w:rFonts w:ascii="Times New Roman" w:eastAsia="바탕체" w:hint="eastAsia"/>
          <w:spacing w:val="1"/>
          <w:w w:val="0"/>
          <w:sz w:val="22"/>
          <w:szCs w:val="22"/>
        </w:rPr>
        <w:t>다른</w:t>
      </w:r>
      <w:r w:rsidRPr="00076E6E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76E6E">
        <w:rPr>
          <w:rFonts w:ascii="Times New Roman" w:eastAsia="바탕체" w:hint="eastAsia"/>
          <w:spacing w:val="1"/>
          <w:w w:val="0"/>
          <w:sz w:val="22"/>
          <w:szCs w:val="22"/>
        </w:rPr>
        <w:t>사유로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주식을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전혀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보유하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않게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</w:p>
    <w:p w14:paraId="2D44BB3E" w14:textId="77777777" w:rsidR="002D2169" w:rsidRPr="002B26B2" w:rsidRDefault="002D2169" w:rsidP="002D2169">
      <w:pPr>
        <w:pStyle w:val="uc0uc0"/>
        <w:numPr>
          <w:ilvl w:val="0"/>
          <w:numId w:val="16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투자자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/>
          <w:spacing w:val="1"/>
          <w:w w:val="0"/>
          <w:sz w:val="22"/>
          <w:szCs w:val="22"/>
        </w:rPr>
        <w:t>AMC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서면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합의에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의한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</w:p>
    <w:p w14:paraId="40CFF491" w14:textId="0D2225B8" w:rsidR="002D2169" w:rsidRDefault="002D2169" w:rsidP="002D2169">
      <w:pPr>
        <w:pStyle w:val="uc0uc0"/>
        <w:numPr>
          <w:ilvl w:val="0"/>
          <w:numId w:val="16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ins w:id="171" w:author="윤현정 (Hyunjeong Yoon)" w:date="2025-06-16T10:47:00Z"/>
          <w:rFonts w:ascii="Times New Roman" w:eastAsia="바탕체"/>
          <w:spacing w:val="1"/>
          <w:w w:val="0"/>
          <w:sz w:val="22"/>
          <w:szCs w:val="22"/>
        </w:rPr>
      </w:pP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모든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가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청산되고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잔여재산분배가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완료된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</w:p>
    <w:p w14:paraId="720DAFD3" w14:textId="52B9F1F2" w:rsidR="005F1B12" w:rsidRPr="002B26B2" w:rsidRDefault="005F1B12" w:rsidP="002D2169">
      <w:pPr>
        <w:pStyle w:val="uc0uc0"/>
        <w:numPr>
          <w:ilvl w:val="0"/>
          <w:numId w:val="16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ins w:id="172" w:author="윤현정 (Hyunjeong Yoon)" w:date="2025-06-16T10:47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운용기간이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종료된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경우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</w:p>
    <w:p w14:paraId="04E63D9D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bookmarkStart w:id="173" w:name="_DV_M144"/>
      <w:bookmarkStart w:id="174" w:name="_DV_M145"/>
      <w:bookmarkStart w:id="175" w:name="_DV_M146"/>
      <w:bookmarkStart w:id="176" w:name="_DV_M147"/>
      <w:bookmarkStart w:id="177" w:name="_DV_M148"/>
      <w:bookmarkStart w:id="178" w:name="_DV_M149"/>
      <w:bookmarkStart w:id="179" w:name="_DV_M150"/>
      <w:bookmarkStart w:id="180" w:name="_DV_M151"/>
      <w:bookmarkStart w:id="181" w:name="_DV_M152"/>
      <w:bookmarkStart w:id="182" w:name="_DV_M153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</w:p>
    <w:p w14:paraId="0FD668D6" w14:textId="77777777" w:rsidR="002D2169" w:rsidRPr="002B26B2" w:rsidRDefault="002D2169" w:rsidP="002D2169">
      <w:pPr>
        <w:pStyle w:val="uc0uc0"/>
        <w:numPr>
          <w:ilvl w:val="0"/>
          <w:numId w:val="14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403" w:hanging="403"/>
        <w:outlineLvl w:val="1"/>
        <w:rPr>
          <w:rFonts w:ascii="Times New Roman" w:eastAsia="바탕체"/>
          <w:b/>
          <w:w w:val="0"/>
          <w:sz w:val="22"/>
          <w:szCs w:val="22"/>
        </w:rPr>
      </w:pPr>
      <w:r>
        <w:rPr>
          <w:rFonts w:ascii="Times New Roman" w:eastAsia="바탕체" w:hint="eastAsia"/>
          <w:b/>
          <w:w w:val="0"/>
          <w:sz w:val="22"/>
          <w:szCs w:val="22"/>
        </w:rPr>
        <w:t>(</w:t>
      </w:r>
      <w:r>
        <w:rPr>
          <w:rFonts w:ascii="Times New Roman" w:eastAsia="바탕체" w:hint="eastAsia"/>
          <w:b/>
          <w:w w:val="0"/>
          <w:sz w:val="22"/>
          <w:szCs w:val="22"/>
        </w:rPr>
        <w:t>해지</w:t>
      </w:r>
      <w:r>
        <w:rPr>
          <w:rFonts w:ascii="Times New Roman" w:eastAsia="바탕체" w:hint="eastAsia"/>
          <w:b/>
          <w:w w:val="0"/>
          <w:sz w:val="22"/>
          <w:szCs w:val="22"/>
        </w:rPr>
        <w:t>)</w:t>
      </w:r>
    </w:p>
    <w:p w14:paraId="2F808115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6FE4C3F7" w14:textId="4E7D61CA" w:rsidR="002D2169" w:rsidRPr="002B26B2" w:rsidRDefault="002D2169" w:rsidP="002D2169">
      <w:pPr>
        <w:pStyle w:val="uc0uc0"/>
        <w:numPr>
          <w:ilvl w:val="0"/>
          <w:numId w:val="17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spacing w:val="1"/>
          <w:w w:val="0"/>
          <w:sz w:val="22"/>
          <w:szCs w:val="22"/>
        </w:rPr>
        <w:t>당사자들은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다음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각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호의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약정을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ins w:id="183" w:author="윤현정 (Hyunjeong Yoon)" w:date="2025-06-16T10:51:00Z">
        <w:r w:rsidR="00D020FF">
          <w:rPr>
            <w:rFonts w:ascii="Times New Roman" w:eastAsia="바탕체" w:hint="eastAsia"/>
            <w:spacing w:val="1"/>
            <w:w w:val="0"/>
            <w:sz w:val="22"/>
            <w:szCs w:val="22"/>
          </w:rPr>
          <w:t>즉시</w:t>
        </w:r>
        <w:r w:rsidR="00D020FF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해지할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수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있다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ins w:id="184" w:author="윤현정 (Hyunjeong Yoon)" w:date="2025-06-16T14:43:00Z"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단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4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호의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경우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투자자만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계약을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해지할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수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있다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.</w:t>
        </w:r>
        <w:r w:rsidR="00B131FE"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</w:ins>
    </w:p>
    <w:p w14:paraId="363EC38E" w14:textId="77777777" w:rsidR="002D2169" w:rsidRPr="002A5D53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20E0FCEC" w14:textId="77777777" w:rsidR="002D2169" w:rsidRDefault="002D2169" w:rsidP="002D2169">
      <w:pPr>
        <w:pStyle w:val="uc0uc0"/>
        <w:numPr>
          <w:ilvl w:val="0"/>
          <w:numId w:val="18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spacing w:val="1"/>
          <w:w w:val="0"/>
          <w:sz w:val="22"/>
          <w:szCs w:val="22"/>
        </w:rPr>
        <w:t>어느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당사자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가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B4D07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0B4D0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B4D07">
        <w:rPr>
          <w:rFonts w:ascii="Times New Roman" w:eastAsia="바탕체" w:hint="eastAsia"/>
          <w:spacing w:val="1"/>
          <w:w w:val="0"/>
          <w:sz w:val="22"/>
          <w:szCs w:val="22"/>
        </w:rPr>
        <w:t>약정상의</w:t>
      </w:r>
      <w:r w:rsidRPr="000B4D0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B4D07">
        <w:rPr>
          <w:rFonts w:ascii="Times New Roman" w:eastAsia="바탕체" w:hint="eastAsia"/>
          <w:spacing w:val="1"/>
          <w:w w:val="0"/>
          <w:sz w:val="22"/>
          <w:szCs w:val="22"/>
        </w:rPr>
        <w:t>의무를</w:t>
      </w:r>
      <w:r w:rsidRPr="000B4D0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B4D07">
        <w:rPr>
          <w:rFonts w:ascii="Times New Roman" w:eastAsia="바탕체" w:hint="eastAsia"/>
          <w:spacing w:val="1"/>
          <w:w w:val="0"/>
          <w:sz w:val="22"/>
          <w:szCs w:val="22"/>
        </w:rPr>
        <w:t>중대하게</w:t>
      </w:r>
      <w:r w:rsidRPr="000B4D0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B4D07">
        <w:rPr>
          <w:rFonts w:ascii="Times New Roman" w:eastAsia="바탕체" w:hint="eastAsia"/>
          <w:spacing w:val="1"/>
          <w:w w:val="0"/>
          <w:sz w:val="22"/>
          <w:szCs w:val="22"/>
        </w:rPr>
        <w:t>위반하고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시정을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요구하는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서면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통지를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수령한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날로부터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삼십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>
        <w:rPr>
          <w:rFonts w:ascii="Times New Roman" w:eastAsia="바탕체"/>
          <w:spacing w:val="1"/>
          <w:w w:val="0"/>
          <w:sz w:val="22"/>
          <w:szCs w:val="22"/>
        </w:rPr>
        <w:t>3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0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)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영업일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내에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시정하지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못하는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</w:p>
    <w:p w14:paraId="7253B782" w14:textId="77777777" w:rsidR="002D2169" w:rsidRDefault="002D2169" w:rsidP="002D2169">
      <w:pPr>
        <w:pStyle w:val="uc0uc0"/>
        <w:numPr>
          <w:ilvl w:val="0"/>
          <w:numId w:val="18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spacing w:val="1"/>
          <w:w w:val="0"/>
          <w:sz w:val="22"/>
          <w:szCs w:val="22"/>
        </w:rPr>
        <w:lastRenderedPageBreak/>
        <w:t>어느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당사자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가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약정상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의무를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중대하게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위반하고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이를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시정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하는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것이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불가능한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</w:p>
    <w:p w14:paraId="10B3E4E6" w14:textId="6ADBD2D0" w:rsidR="002D2169" w:rsidRDefault="002D2169" w:rsidP="002D2169">
      <w:pPr>
        <w:pStyle w:val="uc0uc0"/>
        <w:numPr>
          <w:ilvl w:val="0"/>
          <w:numId w:val="18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ins w:id="185" w:author="윤현정 (Hyunjeong Yoon)" w:date="2025-06-16T14:27:00Z"/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spacing w:val="1"/>
          <w:w w:val="0"/>
          <w:sz w:val="22"/>
          <w:szCs w:val="22"/>
        </w:rPr>
        <w:t>어느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당사자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대하여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(</w:t>
      </w:r>
      <w:proofErr w:type="spellStart"/>
      <w:r w:rsidRPr="002B26B2">
        <w:rPr>
          <w:rFonts w:ascii="Times New Roman" w:eastAsia="바탕체"/>
          <w:spacing w:val="1"/>
          <w:w w:val="0"/>
          <w:sz w:val="22"/>
          <w:szCs w:val="22"/>
        </w:rPr>
        <w:t>i</w:t>
      </w:r>
      <w:proofErr w:type="spellEnd"/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)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자발적으로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해산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청산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파산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회생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등의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절차</w:t>
      </w:r>
      <w:ins w:id="186" w:author="윤현정 (Hyunjeong Yoon)" w:date="2025-06-16T10:48:00Z">
        <w:r w:rsidR="005F1B12">
          <w:rPr>
            <w:rFonts w:ascii="Times New Roman" w:eastAsia="바탕체" w:hint="eastAsia"/>
            <w:spacing w:val="1"/>
            <w:w w:val="0"/>
            <w:sz w:val="22"/>
            <w:szCs w:val="22"/>
          </w:rPr>
          <w:t>를</w:t>
        </w:r>
        <w:r w:rsidR="005F1B12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5F1B12">
          <w:rPr>
            <w:rFonts w:ascii="Times New Roman" w:eastAsia="바탕체" w:hint="eastAsia"/>
            <w:spacing w:val="1"/>
            <w:w w:val="0"/>
            <w:sz w:val="22"/>
            <w:szCs w:val="22"/>
          </w:rPr>
          <w:t>신청한</w:t>
        </w:r>
      </w:ins>
      <w:del w:id="187" w:author="윤현정 (Hyunjeong Yoon)" w:date="2025-06-16T10:48:00Z">
        <w:r w:rsidRPr="002B26B2" w:rsidDel="005F1B12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가</w:delText>
        </w:r>
        <w:r w:rsidRPr="002B26B2" w:rsidDel="005F1B12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RPr="002B26B2" w:rsidDel="005F1B12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개시된</w:delText>
        </w:r>
      </w:del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(ii)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비자발적으로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해산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청산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파산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회생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등의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절차가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ins w:id="188" w:author="윤현정 (Hyunjeong Yoon)" w:date="2025-06-16T10:48:00Z">
        <w:r w:rsidR="005F1B12">
          <w:rPr>
            <w:rFonts w:ascii="Times New Roman" w:eastAsia="바탕체" w:hint="eastAsia"/>
            <w:spacing w:val="1"/>
            <w:w w:val="0"/>
            <w:sz w:val="22"/>
            <w:szCs w:val="22"/>
          </w:rPr>
          <w:t>신청된</w:t>
        </w:r>
      </w:ins>
      <w:del w:id="189" w:author="윤현정 (Hyunjeong Yoon)" w:date="2025-06-16T10:48:00Z">
        <w:r w:rsidRPr="002B26B2" w:rsidDel="005F1B12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개시되고</w:delText>
        </w:r>
        <w:r w:rsidRPr="002B26B2" w:rsidDel="005F1B12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, </w:delText>
        </w:r>
        <w:r w:rsidDel="005F1B12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구십</w:delText>
        </w:r>
        <w:r w:rsidDel="005F1B12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(</w:delText>
        </w:r>
        <w:r w:rsidRPr="002B26B2" w:rsidDel="005F1B12">
          <w:rPr>
            <w:rFonts w:ascii="Times New Roman" w:eastAsia="바탕체"/>
            <w:spacing w:val="1"/>
            <w:w w:val="0"/>
            <w:sz w:val="22"/>
            <w:szCs w:val="22"/>
          </w:rPr>
          <w:delText>90</w:delText>
        </w:r>
        <w:r w:rsidDel="005F1B12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)</w:delText>
        </w:r>
        <w:r w:rsidRPr="002B26B2" w:rsidDel="005F1B12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일</w:delText>
        </w:r>
        <w:r w:rsidRPr="002B26B2" w:rsidDel="005F1B12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RPr="002B26B2" w:rsidDel="005F1B12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이내에</w:delText>
        </w:r>
        <w:r w:rsidRPr="002B26B2" w:rsidDel="005F1B12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RPr="002B26B2" w:rsidDel="005F1B12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기각되지</w:delText>
        </w:r>
        <w:r w:rsidRPr="002B26B2" w:rsidDel="005F1B12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RPr="002B26B2" w:rsidDel="005F1B12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않는</w:delText>
        </w:r>
      </w:del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(iii)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관련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법령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따라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proofErr w:type="spellStart"/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파산관재인</w:t>
      </w:r>
      <w:proofErr w:type="spellEnd"/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청산인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보관인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기타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유사한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관리인의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임명에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대해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동의한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(iv)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채권자를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위하여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재산을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양도하거나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달리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채권자와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자신의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채무를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조정하기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위한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약정을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(v)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자금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부족을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사유로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부채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상환을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중단한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</w:p>
    <w:p w14:paraId="0E3378D7" w14:textId="491A930E" w:rsidR="002B6685" w:rsidRDefault="002B6685" w:rsidP="002D2169">
      <w:pPr>
        <w:pStyle w:val="uc0uc0"/>
        <w:numPr>
          <w:ilvl w:val="0"/>
          <w:numId w:val="18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ins w:id="190" w:author="윤현정 (Hyunjeong Yoon)" w:date="2025-06-16T14:28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본</w:t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약정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체결일로부터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191" w:author="윤현정 (Hyunjeong Yoon)" w:date="2025-06-16T14:29:00Z">
        <w:r>
          <w:rPr>
            <w:rFonts w:ascii="Times New Roman" w:eastAsia="바탕체"/>
            <w:spacing w:val="1"/>
            <w:w w:val="0"/>
            <w:sz w:val="22"/>
            <w:szCs w:val="22"/>
          </w:rPr>
          <w:t>3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년</w:t>
        </w:r>
      </w:ins>
      <w:ins w:id="192" w:author="윤현정 (Hyunjeong Yoon)" w:date="2025-06-16T14:30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193" w:author="윤현정 (Hyunjeong Yoon)" w:date="2025-06-16T14:29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이내에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proofErr w:type="gramStart"/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제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t>2</w:t>
        </w:r>
        <w:proofErr w:type="gramEnd"/>
        <w:r>
          <w:rPr>
            <w:rFonts w:ascii="Times New Roman" w:eastAsia="바탕체"/>
            <w:spacing w:val="1"/>
            <w:w w:val="0"/>
            <w:sz w:val="22"/>
            <w:szCs w:val="22"/>
          </w:rPr>
          <w:t>-</w:t>
        </w:r>
      </w:ins>
      <w:ins w:id="194" w:author="윤현정 (Hyunjeong Yoon)" w:date="2025-06-16T14:43:00Z">
        <w:r w:rsidR="00B131FE">
          <w:rPr>
            <w:rFonts w:ascii="Times New Roman" w:eastAsia="바탕체"/>
            <w:spacing w:val="1"/>
            <w:w w:val="0"/>
            <w:sz w:val="22"/>
            <w:szCs w:val="22"/>
          </w:rPr>
          <w:t>2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조의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개별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B131FE">
          <w:rPr>
            <w:rFonts w:ascii="Times New Roman" w:eastAsia="바탕체"/>
            <w:spacing w:val="1"/>
            <w:w w:val="0"/>
            <w:sz w:val="22"/>
            <w:szCs w:val="22"/>
          </w:rPr>
          <w:t xml:space="preserve">Vehicle </w:t>
        </w:r>
        <w:r w:rsidR="00B131FE">
          <w:rPr>
            <w:rFonts w:ascii="Times New Roman" w:eastAsia="바탕체" w:hint="eastAsia"/>
            <w:spacing w:val="1"/>
            <w:w w:val="0"/>
            <w:sz w:val="22"/>
            <w:szCs w:val="22"/>
          </w:rPr>
          <w:t>설립이</w:t>
        </w:r>
      </w:ins>
      <w:ins w:id="195" w:author="윤현정 (Hyunjeong Yoon)" w:date="2025-06-16T14:29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완</w:t>
        </w:r>
      </w:ins>
      <w:ins w:id="196" w:author="윤현정 (Hyunjeong Yoon)" w:date="2025-06-16T14:30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료되지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않은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경우</w:t>
        </w:r>
      </w:ins>
    </w:p>
    <w:p w14:paraId="606109F8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05C854B3" w14:textId="0E037F90" w:rsidR="002D2169" w:rsidRDefault="002D2169" w:rsidP="002D2169">
      <w:pPr>
        <w:pStyle w:val="uc0uc0"/>
        <w:numPr>
          <w:ilvl w:val="0"/>
          <w:numId w:val="17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 w:hanging="567"/>
        <w:rPr>
          <w:ins w:id="197" w:author="윤현정 (Hyunjeong Yoon)" w:date="2025-06-16T10:53:00Z"/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spacing w:val="1"/>
          <w:w w:val="0"/>
          <w:sz w:val="22"/>
          <w:szCs w:val="22"/>
        </w:rPr>
        <w:t>투자자에게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1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)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항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각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호의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사유가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발생한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AMC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서면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통지일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로부터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삼십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>
        <w:rPr>
          <w:rFonts w:ascii="Times New Roman" w:eastAsia="바탕체"/>
          <w:spacing w:val="1"/>
          <w:w w:val="0"/>
          <w:sz w:val="22"/>
          <w:szCs w:val="22"/>
        </w:rPr>
        <w:t>3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0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)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영업일이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경과한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후에도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해당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사유가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계속되는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AMC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투자자에게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투자자가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보유한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주식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전부를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AMC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가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지명한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매수인에게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양도하도록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요구할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수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있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으며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투자자는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그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요구에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응하여야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한다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이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주식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양도대금은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보유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자산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전부에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대한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감정평가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절차에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따라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평가된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자산가치를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고려하여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투자자와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매수인이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합의하여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결정하기로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한다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</w:p>
    <w:p w14:paraId="37417547" w14:textId="283E0426" w:rsidR="00D020FF" w:rsidRPr="002B26B2" w:rsidRDefault="00D020FF" w:rsidP="002D2169">
      <w:pPr>
        <w:pStyle w:val="uc0uc0"/>
        <w:numPr>
          <w:ilvl w:val="0"/>
          <w:numId w:val="17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ins w:id="198" w:author="윤현정 (Hyunjeong Yoon)" w:date="2025-06-16T10:53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A</w:t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t>MC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에게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제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t xml:space="preserve">(1)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각호의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사유가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발생한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경우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t>AMC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가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개별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t>Vehicle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에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199" w:author="윤현정 (Hyunjeong Yoon)" w:date="2025-06-16T10:54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대하여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가진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권리는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모두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투자자에게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자동으로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양도된다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.</w:t>
        </w:r>
      </w:ins>
    </w:p>
    <w:p w14:paraId="71661630" w14:textId="77777777" w:rsidR="002D2169" w:rsidRPr="00D020FF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746E345C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42DB9041" w14:textId="77777777" w:rsidR="002D2169" w:rsidRPr="00AB2D80" w:rsidRDefault="002D2169" w:rsidP="002D2169">
      <w:pPr>
        <w:pStyle w:val="uc0uc0"/>
        <w:numPr>
          <w:ilvl w:val="0"/>
          <w:numId w:val="1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jc w:val="center"/>
        <w:outlineLvl w:val="0"/>
        <w:rPr>
          <w:rFonts w:ascii="Times New Roman" w:eastAsia="바탕체"/>
          <w:b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>보수</w:t>
      </w:r>
    </w:p>
    <w:p w14:paraId="7C39D790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520FBA3B" w14:textId="37EC3FF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4045F">
        <w:rPr>
          <w:rFonts w:ascii="Times New Roman" w:eastAsia="바탕체" w:hint="eastAsia"/>
          <w:spacing w:val="1"/>
          <w:w w:val="0"/>
          <w:sz w:val="22"/>
          <w:szCs w:val="22"/>
        </w:rPr>
        <w:t>투자</w:t>
      </w:r>
      <w:r w:rsidRPr="00E4045F">
        <w:rPr>
          <w:rFonts w:ascii="Times New Roman" w:eastAsia="바탕체" w:hint="eastAsia"/>
          <w:spacing w:val="1"/>
          <w:w w:val="0"/>
          <w:sz w:val="22"/>
          <w:szCs w:val="22"/>
        </w:rPr>
        <w:t xml:space="preserve">, </w:t>
      </w:r>
      <w:r w:rsidRPr="00E4045F">
        <w:rPr>
          <w:rFonts w:ascii="Times New Roman" w:eastAsia="바탕체" w:hint="eastAsia"/>
          <w:spacing w:val="1"/>
          <w:w w:val="0"/>
          <w:sz w:val="22"/>
          <w:szCs w:val="22"/>
        </w:rPr>
        <w:t>운용</w:t>
      </w:r>
      <w:r w:rsidRPr="00E4045F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4045F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E4045F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4045F">
        <w:rPr>
          <w:rFonts w:ascii="Times New Roman" w:eastAsia="바탕체" w:hint="eastAsia"/>
          <w:spacing w:val="1"/>
          <w:w w:val="0"/>
          <w:sz w:val="22"/>
          <w:szCs w:val="22"/>
        </w:rPr>
        <w:t>관리와</w:t>
      </w:r>
      <w:r w:rsidRPr="00E4045F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4045F">
        <w:rPr>
          <w:rFonts w:ascii="Times New Roman" w:eastAsia="바탕체" w:hint="eastAsia"/>
          <w:spacing w:val="1"/>
          <w:w w:val="0"/>
          <w:sz w:val="22"/>
          <w:szCs w:val="22"/>
        </w:rPr>
        <w:t>관련하여</w:t>
      </w:r>
      <w:r w:rsidRPr="00E4045F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/>
          <w:spacing w:val="1"/>
          <w:w w:val="0"/>
          <w:sz w:val="22"/>
          <w:szCs w:val="22"/>
        </w:rPr>
        <w:t>AMC</w:t>
      </w:r>
      <w:r w:rsidRPr="00E4045F">
        <w:rPr>
          <w:rFonts w:ascii="Times New Roman" w:eastAsia="바탕체" w:hint="eastAsia"/>
          <w:spacing w:val="1"/>
          <w:w w:val="0"/>
          <w:sz w:val="22"/>
          <w:szCs w:val="22"/>
        </w:rPr>
        <w:t>에게</w:t>
      </w:r>
      <w:r w:rsidRPr="00E4045F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4045F">
        <w:rPr>
          <w:rFonts w:ascii="Times New Roman" w:eastAsia="바탕체" w:hint="eastAsia"/>
          <w:spacing w:val="1"/>
          <w:w w:val="0"/>
          <w:sz w:val="22"/>
          <w:szCs w:val="22"/>
        </w:rPr>
        <w:t>지급되는</w:t>
      </w:r>
      <w:r w:rsidRPr="00E4045F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매입보수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운용보수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매각보수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성과보수는</w:t>
      </w:r>
      <w:r w:rsidR="00BD4CA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DC7A83" w:rsidRPr="00C00679">
        <w:rPr>
          <w:rFonts w:ascii="맑은 고딕" w:eastAsia="맑은 고딕" w:hAnsiTheme="minorHAnsi" w:cs="맑은 고딕" w:hint="eastAsia"/>
          <w:lang w:val="ko-KR"/>
        </w:rPr>
        <w:t>「</w:t>
      </w:r>
      <w:r w:rsidR="00BD4CA9">
        <w:rPr>
          <w:rFonts w:ascii="Times New Roman" w:eastAsia="바탕체" w:hint="eastAsia"/>
          <w:spacing w:val="1"/>
          <w:w w:val="0"/>
          <w:sz w:val="22"/>
          <w:szCs w:val="22"/>
        </w:rPr>
        <w:t>별첨</w:t>
      </w:r>
      <w:r w:rsidR="00BD4CA9">
        <w:rPr>
          <w:rFonts w:ascii="Times New Roman" w:eastAsia="바탕체" w:hint="eastAsia"/>
          <w:spacing w:val="1"/>
          <w:w w:val="0"/>
          <w:sz w:val="22"/>
          <w:szCs w:val="22"/>
        </w:rPr>
        <w:t>2</w:t>
      </w:r>
      <w:r w:rsidR="00BD4CA9">
        <w:rPr>
          <w:rFonts w:ascii="Times New Roman" w:eastAsia="바탕체"/>
          <w:spacing w:val="1"/>
          <w:w w:val="0"/>
          <w:sz w:val="22"/>
          <w:szCs w:val="22"/>
        </w:rPr>
        <w:t>.</w:t>
      </w:r>
      <w:r w:rsidR="00DC7A8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proofErr w:type="spellStart"/>
      <w:r w:rsidR="00DC7A83">
        <w:rPr>
          <w:rFonts w:ascii="Times New Roman" w:eastAsia="바탕체" w:hint="eastAsia"/>
          <w:spacing w:val="1"/>
          <w:w w:val="0"/>
          <w:sz w:val="22"/>
          <w:szCs w:val="22"/>
        </w:rPr>
        <w:t>보수기준</w:t>
      </w:r>
      <w:r w:rsidR="00DC7A83" w:rsidRPr="00C00679">
        <w:rPr>
          <w:rFonts w:ascii="맑은 고딕" w:eastAsia="맑은 고딕" w:hAnsiTheme="minorHAnsi" w:cs="맑은 고딕" w:hint="eastAsia"/>
          <w:lang w:val="ko-KR"/>
        </w:rPr>
        <w:t>」</w:t>
      </w:r>
      <w:r w:rsidR="00BD4CA9">
        <w:rPr>
          <w:rFonts w:ascii="Times New Roman" w:eastAsia="바탕체" w:hint="eastAsia"/>
          <w:spacing w:val="1"/>
          <w:w w:val="0"/>
          <w:sz w:val="22"/>
          <w:szCs w:val="22"/>
        </w:rPr>
        <w:t>에서</w:t>
      </w:r>
      <w:proofErr w:type="spellEnd"/>
      <w:r w:rsidR="00BD4CA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BD4CA9">
        <w:rPr>
          <w:rFonts w:ascii="Times New Roman" w:eastAsia="바탕체" w:hint="eastAsia"/>
          <w:spacing w:val="1"/>
          <w:w w:val="0"/>
          <w:sz w:val="22"/>
          <w:szCs w:val="22"/>
        </w:rPr>
        <w:t>정하는</w:t>
      </w:r>
      <w:r w:rsidR="00766A6F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BD4CA9">
        <w:rPr>
          <w:rFonts w:ascii="Times New Roman" w:eastAsia="바탕체" w:hint="eastAsia"/>
          <w:spacing w:val="1"/>
          <w:w w:val="0"/>
          <w:sz w:val="22"/>
          <w:szCs w:val="22"/>
        </w:rPr>
        <w:t>바에</w:t>
      </w:r>
      <w:r w:rsidR="00BD4CA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BD4CA9">
        <w:rPr>
          <w:rFonts w:ascii="Times New Roman" w:eastAsia="바탕체" w:hint="eastAsia"/>
          <w:spacing w:val="1"/>
          <w:w w:val="0"/>
          <w:sz w:val="22"/>
          <w:szCs w:val="22"/>
        </w:rPr>
        <w:t>따르며</w:t>
      </w:r>
      <w:r w:rsidR="00BD4CA9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="00DC7A8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A701D0">
        <w:rPr>
          <w:rFonts w:ascii="Times New Roman" w:eastAsia="바탕체" w:hint="eastAsia"/>
          <w:spacing w:val="1"/>
          <w:w w:val="0"/>
          <w:sz w:val="22"/>
          <w:szCs w:val="22"/>
        </w:rPr>
        <w:t>이는</w:t>
      </w:r>
      <w:r w:rsidR="00A701D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각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과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AMC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사이에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별도로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체결하는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자산관리위탁계약에서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정</w:t>
      </w:r>
      <w:r w:rsidR="00BD4CA9">
        <w:rPr>
          <w:rFonts w:ascii="Times New Roman" w:eastAsia="바탕체" w:hint="eastAsia"/>
          <w:spacing w:val="1"/>
          <w:w w:val="0"/>
          <w:sz w:val="22"/>
          <w:szCs w:val="22"/>
        </w:rPr>
        <w:t>하여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/>
          <w:spacing w:val="1"/>
          <w:w w:val="0"/>
          <w:sz w:val="22"/>
          <w:szCs w:val="22"/>
        </w:rPr>
        <w:t>AMC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에게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지급한다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</w:p>
    <w:p w14:paraId="40683A48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96" w:hanging="596"/>
        <w:rPr>
          <w:rFonts w:ascii="Times New Roman" w:eastAsia="바탕체"/>
          <w:b/>
          <w:spacing w:val="1"/>
          <w:w w:val="0"/>
          <w:sz w:val="22"/>
          <w:szCs w:val="22"/>
        </w:rPr>
      </w:pPr>
    </w:p>
    <w:p w14:paraId="7990B59E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3F9469F5" w14:textId="77777777" w:rsidR="002D2169" w:rsidRPr="00AB2D80" w:rsidRDefault="002D2169" w:rsidP="002D2169">
      <w:pPr>
        <w:pStyle w:val="uc0uc0"/>
        <w:numPr>
          <w:ilvl w:val="0"/>
          <w:numId w:val="1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jc w:val="center"/>
        <w:outlineLvl w:val="0"/>
        <w:rPr>
          <w:rFonts w:ascii="Times New Roman" w:eastAsia="바탕체"/>
          <w:b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>A</w:t>
      </w:r>
      <w:r>
        <w:rPr>
          <w:rFonts w:ascii="Times New Roman" w:eastAsia="바탕체"/>
          <w:b/>
          <w:spacing w:val="1"/>
          <w:w w:val="0"/>
          <w:sz w:val="22"/>
          <w:szCs w:val="22"/>
        </w:rPr>
        <w:t>M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>C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>의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>해임</w:t>
      </w:r>
    </w:p>
    <w:p w14:paraId="3BB1A3B6" w14:textId="77777777" w:rsidR="002D2169" w:rsidRDefault="002D2169" w:rsidP="002D2169">
      <w:pPr>
        <w:pStyle w:val="1"/>
        <w:tabs>
          <w:tab w:val="clear" w:pos="400"/>
          <w:tab w:val="clear" w:pos="800"/>
          <w:tab w:val="clear" w:pos="1600"/>
          <w:tab w:val="clear" w:pos="2000"/>
          <w:tab w:val="clear" w:pos="2800"/>
          <w:tab w:val="clear" w:pos="3200"/>
          <w:tab w:val="clear" w:pos="3600"/>
          <w:tab w:val="clear" w:pos="4000"/>
          <w:tab w:val="clear" w:pos="4400"/>
          <w:tab w:val="clear" w:pos="4800"/>
          <w:tab w:val="clear" w:pos="5200"/>
          <w:tab w:val="clear" w:pos="5600"/>
          <w:tab w:val="clear" w:pos="6000"/>
          <w:tab w:val="clear" w:pos="6400"/>
          <w:tab w:val="clear" w:pos="6800"/>
          <w:tab w:val="clear" w:pos="7200"/>
          <w:tab w:val="clear" w:pos="7600"/>
          <w:tab w:val="clear" w:pos="8000"/>
          <w:tab w:val="left" w:pos="600"/>
          <w:tab w:val="left" w:pos="1800"/>
        </w:tabs>
        <w:wordWrap w:val="0"/>
        <w:spacing w:line="400" w:lineRule="atLeast"/>
        <w:jc w:val="center"/>
        <w:rPr>
          <w:rFonts w:ascii="Times New Roman" w:eastAsia="바탕체"/>
          <w:spacing w:val="1"/>
          <w:w w:val="0"/>
          <w:sz w:val="22"/>
          <w:szCs w:val="22"/>
        </w:rPr>
      </w:pPr>
    </w:p>
    <w:p w14:paraId="28E25070" w14:textId="77777777" w:rsidR="004F5EEC" w:rsidRPr="002B26B2" w:rsidRDefault="004F5EEC" w:rsidP="002D2169">
      <w:pPr>
        <w:pStyle w:val="1"/>
        <w:tabs>
          <w:tab w:val="clear" w:pos="400"/>
          <w:tab w:val="clear" w:pos="800"/>
          <w:tab w:val="clear" w:pos="1600"/>
          <w:tab w:val="clear" w:pos="2000"/>
          <w:tab w:val="clear" w:pos="2800"/>
          <w:tab w:val="clear" w:pos="3200"/>
          <w:tab w:val="clear" w:pos="3600"/>
          <w:tab w:val="clear" w:pos="4000"/>
          <w:tab w:val="clear" w:pos="4400"/>
          <w:tab w:val="clear" w:pos="4800"/>
          <w:tab w:val="clear" w:pos="5200"/>
          <w:tab w:val="clear" w:pos="5600"/>
          <w:tab w:val="clear" w:pos="6000"/>
          <w:tab w:val="clear" w:pos="6400"/>
          <w:tab w:val="clear" w:pos="6800"/>
          <w:tab w:val="clear" w:pos="7200"/>
          <w:tab w:val="clear" w:pos="7600"/>
          <w:tab w:val="clear" w:pos="8000"/>
          <w:tab w:val="left" w:pos="600"/>
          <w:tab w:val="left" w:pos="1800"/>
        </w:tabs>
        <w:wordWrap w:val="0"/>
        <w:spacing w:line="400" w:lineRule="atLeast"/>
        <w:jc w:val="center"/>
        <w:rPr>
          <w:rFonts w:ascii="Times New Roman" w:eastAsia="바탕체"/>
          <w:spacing w:val="1"/>
          <w:w w:val="0"/>
          <w:sz w:val="22"/>
          <w:szCs w:val="22"/>
        </w:rPr>
      </w:pPr>
    </w:p>
    <w:p w14:paraId="0D34B1EE" w14:textId="77777777" w:rsidR="002D2169" w:rsidRDefault="002D2169" w:rsidP="002D2169">
      <w:pPr>
        <w:pStyle w:val="uc0uc0"/>
        <w:numPr>
          <w:ilvl w:val="0"/>
          <w:numId w:val="21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403" w:hanging="403"/>
        <w:outlineLvl w:val="1"/>
        <w:rPr>
          <w:rFonts w:ascii="Times New Roman" w:eastAsia="바탕체"/>
          <w:b/>
          <w:w w:val="0"/>
          <w:sz w:val="22"/>
          <w:szCs w:val="22"/>
        </w:rPr>
      </w:pPr>
      <w:r w:rsidRPr="002B26B2">
        <w:rPr>
          <w:rFonts w:ascii="Times New Roman" w:eastAsia="바탕체"/>
          <w:b/>
          <w:w w:val="0"/>
          <w:sz w:val="22"/>
          <w:szCs w:val="22"/>
        </w:rPr>
        <w:t>(</w:t>
      </w:r>
      <w:r>
        <w:rPr>
          <w:rFonts w:ascii="Times New Roman" w:eastAsia="바탕체"/>
          <w:b/>
          <w:w w:val="0"/>
          <w:sz w:val="22"/>
          <w:szCs w:val="22"/>
        </w:rPr>
        <w:t>AMC</w:t>
      </w:r>
      <w:r>
        <w:rPr>
          <w:rFonts w:ascii="Times New Roman" w:eastAsia="바탕체" w:hint="eastAsia"/>
          <w:b/>
          <w:w w:val="0"/>
          <w:sz w:val="22"/>
          <w:szCs w:val="22"/>
        </w:rPr>
        <w:t>의</w:t>
      </w:r>
      <w:r>
        <w:rPr>
          <w:rFonts w:ascii="Times New Roman" w:eastAsia="바탕체" w:hint="eastAsia"/>
          <w:b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b/>
          <w:w w:val="0"/>
          <w:sz w:val="22"/>
          <w:szCs w:val="22"/>
        </w:rPr>
        <w:t>해임</w:t>
      </w:r>
      <w:r w:rsidRPr="002B26B2">
        <w:rPr>
          <w:rFonts w:ascii="Times New Roman" w:eastAsia="바탕체"/>
          <w:b/>
          <w:w w:val="0"/>
          <w:sz w:val="22"/>
          <w:szCs w:val="22"/>
        </w:rPr>
        <w:t>)</w:t>
      </w:r>
    </w:p>
    <w:p w14:paraId="399AB7C0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96" w:hanging="596"/>
        <w:rPr>
          <w:rFonts w:ascii="Times New Roman" w:eastAsia="바탕체"/>
          <w:b/>
          <w:w w:val="0"/>
          <w:sz w:val="22"/>
          <w:szCs w:val="22"/>
        </w:rPr>
      </w:pPr>
    </w:p>
    <w:p w14:paraId="7F8814BE" w14:textId="77777777" w:rsidR="002D2169" w:rsidRPr="000974A2" w:rsidRDefault="002D2169" w:rsidP="002D2169">
      <w:pPr>
        <w:pStyle w:val="uc0uc0"/>
        <w:numPr>
          <w:ilvl w:val="0"/>
          <w:numId w:val="22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다음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각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호의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사유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이하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/>
          <w:spacing w:val="1"/>
          <w:w w:val="0"/>
          <w:sz w:val="22"/>
          <w:szCs w:val="22"/>
        </w:rPr>
        <w:t>“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>해임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>사유</w:t>
      </w:r>
      <w:r w:rsidRPr="000974A2">
        <w:rPr>
          <w:rFonts w:ascii="Times New Roman" w:eastAsia="바탕체"/>
          <w:spacing w:val="1"/>
          <w:w w:val="0"/>
          <w:sz w:val="22"/>
          <w:szCs w:val="22"/>
        </w:rPr>
        <w:t>”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)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가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발생하는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투자자는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자산관리회사의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지위에서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/>
          <w:spacing w:val="1"/>
          <w:w w:val="0"/>
          <w:sz w:val="22"/>
          <w:szCs w:val="22"/>
        </w:rPr>
        <w:t>AMC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해임할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있다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단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이외의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공동투자자가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존재하는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정관에서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정한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의결절차를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거쳐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/>
          <w:spacing w:val="1"/>
          <w:w w:val="0"/>
          <w:sz w:val="22"/>
          <w:szCs w:val="22"/>
        </w:rPr>
        <w:t>AMC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해임할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있다</w:t>
      </w:r>
    </w:p>
    <w:p w14:paraId="2290AE9E" w14:textId="77777777" w:rsidR="002D2169" w:rsidRPr="000974A2" w:rsidRDefault="002D2169" w:rsidP="002D2169">
      <w:pPr>
        <w:pStyle w:val="uc0uc0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ind w:left="956"/>
        <w:rPr>
          <w:rFonts w:ascii="Times New Roman" w:eastAsia="바탕체"/>
          <w:spacing w:val="1"/>
          <w:w w:val="0"/>
          <w:sz w:val="22"/>
          <w:szCs w:val="22"/>
        </w:rPr>
      </w:pPr>
    </w:p>
    <w:p w14:paraId="2387A4F6" w14:textId="77777777" w:rsidR="002D2169" w:rsidRPr="000974A2" w:rsidRDefault="002D2169" w:rsidP="002D2169">
      <w:pPr>
        <w:pStyle w:val="uc0uc0"/>
        <w:numPr>
          <w:ilvl w:val="0"/>
          <w:numId w:val="23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/>
          <w:spacing w:val="1"/>
          <w:w w:val="0"/>
          <w:sz w:val="22"/>
          <w:szCs w:val="22"/>
        </w:rPr>
        <w:t>AMC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가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정관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따른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의무를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중대하게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위반하고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,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해당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위반행위에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대한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시정이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불가능한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</w:p>
    <w:p w14:paraId="25D048BC" w14:textId="77777777" w:rsidR="002D2169" w:rsidRPr="000974A2" w:rsidRDefault="002D2169" w:rsidP="002D2169">
      <w:pPr>
        <w:pStyle w:val="uc0uc0"/>
        <w:numPr>
          <w:ilvl w:val="0"/>
          <w:numId w:val="23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/>
          <w:spacing w:val="1"/>
          <w:w w:val="0"/>
          <w:sz w:val="22"/>
          <w:szCs w:val="22"/>
        </w:rPr>
        <w:t>AMC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가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정관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따른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의무를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중대하게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위반하고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0974A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그러한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위반을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시정할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수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있음에도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위반일로부터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이십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 w:rsidRPr="000974A2">
        <w:rPr>
          <w:rFonts w:ascii="Times New Roman" w:eastAsia="바탕체"/>
          <w:spacing w:val="1"/>
          <w:w w:val="0"/>
          <w:sz w:val="22"/>
          <w:szCs w:val="22"/>
        </w:rPr>
        <w:t>20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)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영업일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내에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시정하지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못하는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</w:p>
    <w:p w14:paraId="42832632" w14:textId="77777777" w:rsidR="002D2169" w:rsidRPr="000974A2" w:rsidRDefault="002D2169" w:rsidP="002D2169">
      <w:pPr>
        <w:pStyle w:val="uc0uc0"/>
        <w:numPr>
          <w:ilvl w:val="0"/>
          <w:numId w:val="23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상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의무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이행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과정에서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A</w:t>
      </w:r>
      <w:r>
        <w:rPr>
          <w:rFonts w:ascii="Times New Roman" w:eastAsia="바탕체"/>
          <w:spacing w:val="1"/>
          <w:w w:val="0"/>
          <w:sz w:val="22"/>
          <w:szCs w:val="22"/>
        </w:rPr>
        <w:t>MC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가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/>
          <w:spacing w:val="1"/>
          <w:w w:val="0"/>
          <w:sz w:val="22"/>
          <w:szCs w:val="22"/>
        </w:rPr>
        <w:t>(</w:t>
      </w:r>
      <w:proofErr w:type="spellStart"/>
      <w:r w:rsidRPr="000974A2">
        <w:rPr>
          <w:rFonts w:ascii="Times New Roman" w:eastAsia="바탕체"/>
          <w:spacing w:val="1"/>
          <w:w w:val="0"/>
          <w:sz w:val="22"/>
          <w:szCs w:val="22"/>
        </w:rPr>
        <w:t>i</w:t>
      </w:r>
      <w:proofErr w:type="spellEnd"/>
      <w:r w:rsidRPr="000974A2">
        <w:rPr>
          <w:rFonts w:ascii="Times New Roman" w:eastAsia="바탕체"/>
          <w:spacing w:val="1"/>
          <w:w w:val="0"/>
          <w:sz w:val="22"/>
          <w:szCs w:val="22"/>
        </w:rPr>
        <w:t xml:space="preserve">)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중과실이나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사기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고의적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위법행위를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하거나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/>
          <w:spacing w:val="1"/>
          <w:w w:val="0"/>
          <w:sz w:val="22"/>
          <w:szCs w:val="22"/>
        </w:rPr>
        <w:t xml:space="preserve">(ii)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운용에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중대한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영향을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미칠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있는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관련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법령을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위반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proofErr w:type="spellStart"/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미준수한</w:t>
      </w:r>
      <w:proofErr w:type="spellEnd"/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</w:p>
    <w:p w14:paraId="3C5D1419" w14:textId="58CB9BF6" w:rsidR="002D2169" w:rsidRPr="000974A2" w:rsidRDefault="002D2169" w:rsidP="002D2169">
      <w:pPr>
        <w:pStyle w:val="uc0uc0"/>
        <w:numPr>
          <w:ilvl w:val="0"/>
          <w:numId w:val="23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/>
          <w:spacing w:val="1"/>
          <w:w w:val="0"/>
          <w:sz w:val="22"/>
          <w:szCs w:val="22"/>
        </w:rPr>
        <w:t>AMC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대하여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(</w:t>
      </w:r>
      <w:proofErr w:type="spellStart"/>
      <w:r w:rsidRPr="002B26B2">
        <w:rPr>
          <w:rFonts w:ascii="Times New Roman" w:eastAsia="바탕체"/>
          <w:spacing w:val="1"/>
          <w:w w:val="0"/>
          <w:sz w:val="22"/>
          <w:szCs w:val="22"/>
        </w:rPr>
        <w:t>i</w:t>
      </w:r>
      <w:proofErr w:type="spellEnd"/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)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자발적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비자발적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으로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해산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청산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파산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회생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등의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절차가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ins w:id="200" w:author="윤현정 (Hyunjeong Yoon)" w:date="2025-06-16T11:08:00Z">
        <w:r w:rsidR="001432E8">
          <w:rPr>
            <w:rFonts w:ascii="Times New Roman" w:eastAsia="바탕체" w:hint="eastAsia"/>
            <w:spacing w:val="1"/>
            <w:w w:val="0"/>
            <w:sz w:val="22"/>
            <w:szCs w:val="22"/>
          </w:rPr>
          <w:t>신청</w:t>
        </w:r>
      </w:ins>
      <w:del w:id="201" w:author="윤현정 (Hyunjeong Yoon)" w:date="2025-06-16T11:08:00Z">
        <w:r w:rsidRPr="002B26B2" w:rsidDel="001432E8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개시</w:delText>
        </w:r>
      </w:del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(ii)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관련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법령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따라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proofErr w:type="spellStart"/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파산관재인</w:t>
      </w:r>
      <w:proofErr w:type="spellEnd"/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청산인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보관인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기타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유사한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관리인의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임명에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대해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동의한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</w:p>
    <w:p w14:paraId="59D8C4F1" w14:textId="77777777" w:rsidR="002D2169" w:rsidRDefault="002D2169" w:rsidP="002D2169">
      <w:pPr>
        <w:pStyle w:val="uc0uc0"/>
        <w:numPr>
          <w:ilvl w:val="0"/>
          <w:numId w:val="23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/>
          <w:spacing w:val="1"/>
          <w:w w:val="0"/>
          <w:sz w:val="22"/>
          <w:szCs w:val="22"/>
        </w:rPr>
        <w:t>AMC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가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자산관리회사로서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사업을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영위하기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위한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자격을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상실하였거나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자격이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정지된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상태가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삼십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>
        <w:rPr>
          <w:rFonts w:ascii="Times New Roman" w:eastAsia="바탕체"/>
          <w:spacing w:val="1"/>
          <w:w w:val="0"/>
          <w:sz w:val="22"/>
          <w:szCs w:val="22"/>
        </w:rPr>
        <w:t>30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)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영업일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이상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계속되는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 w:rsidRPr="000974A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</w:p>
    <w:p w14:paraId="6C0844CA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1443E129" w14:textId="7007906D" w:rsidR="002D2169" w:rsidRDefault="002D2169" w:rsidP="002D2169">
      <w:pPr>
        <w:pStyle w:val="uc0uc0"/>
        <w:numPr>
          <w:ilvl w:val="0"/>
          <w:numId w:val="22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1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)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항에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따른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해임사유에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기하여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AMC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가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해임되는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AMC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는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해임일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이후로는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제</w:t>
      </w:r>
      <w:r>
        <w:rPr>
          <w:rFonts w:ascii="Times New Roman" w:eastAsia="바탕체"/>
          <w:spacing w:val="1"/>
          <w:w w:val="0"/>
          <w:sz w:val="22"/>
          <w:szCs w:val="22"/>
        </w:rPr>
        <w:t>6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장에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따른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proofErr w:type="spellStart"/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여하한</w:t>
      </w:r>
      <w:proofErr w:type="spellEnd"/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보수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{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자산운용보수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자산매입보수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성과보수</w:t>
      </w:r>
      <w:r w:rsidRPr="005D10C8"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 w:rsidRPr="005D10C8">
        <w:rPr>
          <w:rFonts w:ascii="Times New Roman" w:eastAsia="바탕체" w:hint="eastAsia"/>
          <w:spacing w:val="1"/>
          <w:w w:val="0"/>
          <w:sz w:val="22"/>
          <w:szCs w:val="22"/>
        </w:rPr>
        <w:t>유보된</w:t>
      </w:r>
      <w:r w:rsidRPr="005D10C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5D10C8">
        <w:rPr>
          <w:rFonts w:ascii="Times New Roman" w:eastAsia="바탕체" w:hint="eastAsia"/>
          <w:spacing w:val="1"/>
          <w:w w:val="0"/>
          <w:sz w:val="22"/>
          <w:szCs w:val="22"/>
        </w:rPr>
        <w:t>성과보수</w:t>
      </w:r>
      <w:r w:rsidRPr="005D10C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5D10C8">
        <w:rPr>
          <w:rFonts w:ascii="Times New Roman" w:eastAsia="바탕체" w:hint="eastAsia"/>
          <w:spacing w:val="1"/>
          <w:w w:val="0"/>
          <w:sz w:val="22"/>
          <w:szCs w:val="22"/>
        </w:rPr>
        <w:t>포함</w:t>
      </w:r>
      <w:r w:rsidRPr="005D10C8">
        <w:rPr>
          <w:rFonts w:ascii="Times New Roman" w:eastAsia="바탕체" w:hint="eastAsia"/>
          <w:spacing w:val="1"/>
          <w:w w:val="0"/>
          <w:sz w:val="22"/>
          <w:szCs w:val="22"/>
        </w:rPr>
        <w:t>)</w:t>
      </w:r>
      <w:r w:rsidRPr="005D10C8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5D10C8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5D10C8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5D10C8">
        <w:rPr>
          <w:rFonts w:ascii="Times New Roman" w:eastAsia="바탕체" w:hint="eastAsia"/>
          <w:spacing w:val="1"/>
          <w:w w:val="0"/>
          <w:sz w:val="22"/>
          <w:szCs w:val="22"/>
        </w:rPr>
        <w:t>자산매각보수를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포함함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}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를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ins w:id="202" w:author="윤현정 (Hyunjeong Yoon)" w:date="2025-06-16T11:10:00Z">
        <w:r w:rsidR="001432E8"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  <w:r w:rsidR="001432E8">
          <w:rPr>
            <w:rFonts w:ascii="Times New Roman" w:eastAsia="바탕체" w:hint="eastAsia"/>
            <w:spacing w:val="1"/>
            <w:w w:val="0"/>
            <w:sz w:val="22"/>
            <w:szCs w:val="22"/>
          </w:rPr>
          <w:t>또는</w:t>
        </w:r>
        <w:r w:rsidR="001432E8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1432E8">
          <w:rPr>
            <w:rFonts w:ascii="Times New Roman" w:eastAsia="바탕체" w:hint="eastAsia"/>
            <w:spacing w:val="1"/>
            <w:w w:val="0"/>
            <w:sz w:val="22"/>
            <w:szCs w:val="22"/>
          </w:rPr>
          <w:t>투자자</w:t>
        </w:r>
      </w:ins>
      <w:r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청구할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수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없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으며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해임일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이전에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발생한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보수를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정산하여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/>
          <w:spacing w:val="1"/>
          <w:w w:val="0"/>
          <w:sz w:val="22"/>
          <w:szCs w:val="22"/>
        </w:rPr>
        <w:t>AMC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지급하기로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한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다</w:t>
      </w:r>
      <w:r w:rsidRPr="00492230"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</w:p>
    <w:p w14:paraId="0B21AB67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/>
        <w:rPr>
          <w:rFonts w:ascii="Times New Roman" w:eastAsia="바탕체"/>
          <w:spacing w:val="1"/>
          <w:w w:val="0"/>
          <w:sz w:val="22"/>
          <w:szCs w:val="22"/>
        </w:rPr>
      </w:pPr>
    </w:p>
    <w:p w14:paraId="25B9492A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/>
        <w:rPr>
          <w:rFonts w:ascii="Times New Roman" w:eastAsia="바탕체"/>
          <w:spacing w:val="1"/>
          <w:w w:val="0"/>
          <w:sz w:val="22"/>
          <w:szCs w:val="22"/>
        </w:rPr>
      </w:pPr>
    </w:p>
    <w:p w14:paraId="50389351" w14:textId="77777777" w:rsidR="002D2169" w:rsidRPr="00AB2D80" w:rsidRDefault="002D2169" w:rsidP="002D2169">
      <w:pPr>
        <w:pStyle w:val="uc0uc0"/>
        <w:numPr>
          <w:ilvl w:val="0"/>
          <w:numId w:val="1"/>
        </w:numPr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jc w:val="center"/>
        <w:outlineLvl w:val="0"/>
        <w:rPr>
          <w:rFonts w:ascii="Times New Roman" w:eastAsia="바탕체"/>
          <w:b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>기타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>본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>약정에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>관한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>사항</w:t>
      </w:r>
    </w:p>
    <w:p w14:paraId="25787A12" w14:textId="77777777" w:rsidR="002D2169" w:rsidRDefault="002D2169" w:rsidP="002D2169">
      <w:pPr>
        <w:pStyle w:val="1"/>
        <w:tabs>
          <w:tab w:val="clear" w:pos="400"/>
          <w:tab w:val="clear" w:pos="800"/>
          <w:tab w:val="clear" w:pos="1600"/>
          <w:tab w:val="clear" w:pos="2000"/>
          <w:tab w:val="clear" w:pos="2800"/>
          <w:tab w:val="clear" w:pos="3200"/>
          <w:tab w:val="clear" w:pos="3600"/>
          <w:tab w:val="clear" w:pos="4000"/>
          <w:tab w:val="clear" w:pos="4400"/>
          <w:tab w:val="clear" w:pos="4800"/>
          <w:tab w:val="clear" w:pos="5200"/>
          <w:tab w:val="clear" w:pos="5600"/>
          <w:tab w:val="clear" w:pos="6000"/>
          <w:tab w:val="clear" w:pos="6400"/>
          <w:tab w:val="clear" w:pos="6800"/>
          <w:tab w:val="clear" w:pos="7200"/>
          <w:tab w:val="clear" w:pos="7600"/>
          <w:tab w:val="clear" w:pos="8000"/>
          <w:tab w:val="left" w:pos="600"/>
          <w:tab w:val="left" w:pos="1800"/>
        </w:tabs>
        <w:wordWrap w:val="0"/>
        <w:spacing w:line="400" w:lineRule="atLeast"/>
        <w:jc w:val="center"/>
        <w:rPr>
          <w:rFonts w:ascii="Times New Roman" w:eastAsia="바탕체"/>
          <w:spacing w:val="1"/>
          <w:w w:val="0"/>
          <w:sz w:val="22"/>
          <w:szCs w:val="22"/>
        </w:rPr>
      </w:pPr>
    </w:p>
    <w:p w14:paraId="19EFD0BE" w14:textId="77777777" w:rsidR="002D2169" w:rsidRPr="002B26B2" w:rsidRDefault="002D2169" w:rsidP="002D2169">
      <w:pPr>
        <w:pStyle w:val="1"/>
        <w:tabs>
          <w:tab w:val="clear" w:pos="400"/>
          <w:tab w:val="clear" w:pos="800"/>
          <w:tab w:val="clear" w:pos="1600"/>
          <w:tab w:val="clear" w:pos="2000"/>
          <w:tab w:val="clear" w:pos="2800"/>
          <w:tab w:val="clear" w:pos="3200"/>
          <w:tab w:val="clear" w:pos="3600"/>
          <w:tab w:val="clear" w:pos="4000"/>
          <w:tab w:val="clear" w:pos="4400"/>
          <w:tab w:val="clear" w:pos="4800"/>
          <w:tab w:val="clear" w:pos="5200"/>
          <w:tab w:val="clear" w:pos="5600"/>
          <w:tab w:val="clear" w:pos="6000"/>
          <w:tab w:val="clear" w:pos="6400"/>
          <w:tab w:val="clear" w:pos="6800"/>
          <w:tab w:val="clear" w:pos="7200"/>
          <w:tab w:val="clear" w:pos="7600"/>
          <w:tab w:val="clear" w:pos="8000"/>
          <w:tab w:val="left" w:pos="600"/>
          <w:tab w:val="left" w:pos="1800"/>
        </w:tabs>
        <w:wordWrap w:val="0"/>
        <w:spacing w:line="400" w:lineRule="atLeast"/>
        <w:jc w:val="center"/>
        <w:rPr>
          <w:rFonts w:ascii="Times New Roman" w:eastAsia="바탕체"/>
          <w:spacing w:val="1"/>
          <w:w w:val="0"/>
          <w:sz w:val="22"/>
          <w:szCs w:val="22"/>
        </w:rPr>
      </w:pPr>
    </w:p>
    <w:p w14:paraId="2027D873" w14:textId="77777777" w:rsidR="002D2169" w:rsidRPr="002B26B2" w:rsidRDefault="002D2169" w:rsidP="002D2169">
      <w:pPr>
        <w:pStyle w:val="uc0uc0"/>
        <w:numPr>
          <w:ilvl w:val="0"/>
          <w:numId w:val="28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403" w:hanging="403"/>
        <w:outlineLvl w:val="1"/>
        <w:rPr>
          <w:rFonts w:ascii="Times New Roman" w:eastAsia="바탕체"/>
          <w:b/>
          <w:w w:val="0"/>
          <w:sz w:val="22"/>
          <w:szCs w:val="22"/>
        </w:rPr>
      </w:pPr>
      <w:bookmarkStart w:id="203" w:name="_DV_M207"/>
      <w:bookmarkEnd w:id="203"/>
      <w:r w:rsidRPr="002B26B2">
        <w:rPr>
          <w:rFonts w:ascii="Times New Roman" w:eastAsia="바탕체"/>
          <w:b/>
          <w:w w:val="0"/>
          <w:sz w:val="22"/>
          <w:szCs w:val="22"/>
        </w:rPr>
        <w:t>(</w:t>
      </w:r>
      <w:r w:rsidRPr="002B26B2">
        <w:rPr>
          <w:rFonts w:ascii="Times New Roman" w:eastAsia="바탕체" w:hint="eastAsia"/>
          <w:b/>
          <w:w w:val="0"/>
          <w:sz w:val="22"/>
          <w:szCs w:val="22"/>
        </w:rPr>
        <w:t>진술</w:t>
      </w:r>
      <w:r w:rsidRPr="002B26B2">
        <w:rPr>
          <w:rFonts w:ascii="Times New Roman" w:eastAsia="바탕체"/>
          <w:b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b/>
          <w:w w:val="0"/>
          <w:sz w:val="22"/>
          <w:szCs w:val="22"/>
        </w:rPr>
        <w:t>및</w:t>
      </w:r>
      <w:r w:rsidRPr="002B26B2">
        <w:rPr>
          <w:rFonts w:ascii="Times New Roman" w:eastAsia="바탕체"/>
          <w:b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b/>
          <w:w w:val="0"/>
          <w:sz w:val="22"/>
          <w:szCs w:val="22"/>
        </w:rPr>
        <w:t>보증</w:t>
      </w:r>
      <w:r w:rsidRPr="002B26B2">
        <w:rPr>
          <w:rFonts w:ascii="Times New Roman" w:eastAsia="바탕체"/>
          <w:b/>
          <w:w w:val="0"/>
          <w:sz w:val="22"/>
          <w:szCs w:val="22"/>
        </w:rPr>
        <w:t>)</w:t>
      </w:r>
    </w:p>
    <w:p w14:paraId="33A77BEF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</w:p>
    <w:p w14:paraId="3B4A5697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bookmarkStart w:id="204" w:name="_DV_M208"/>
      <w:bookmarkEnd w:id="204"/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존속기간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동안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당사자들은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다음의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사항들이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진실하고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정확함을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진술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보증한</w:t>
      </w:r>
      <w:r w:rsidRPr="002B26B2">
        <w:rPr>
          <w:rFonts w:ascii="Times New Roman" w:eastAsia="바탕체" w:hint="eastAsia"/>
          <w:w w:val="0"/>
          <w:sz w:val="22"/>
          <w:szCs w:val="22"/>
        </w:rPr>
        <w:t>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.</w:t>
      </w:r>
    </w:p>
    <w:p w14:paraId="2DE8C5BC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</w:p>
    <w:p w14:paraId="55F67FD5" w14:textId="77777777" w:rsidR="002D2169" w:rsidRPr="002B26B2" w:rsidRDefault="002D2169" w:rsidP="002D2169">
      <w:pPr>
        <w:pStyle w:val="uc0uc0"/>
        <w:numPr>
          <w:ilvl w:val="0"/>
          <w:numId w:val="29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bookmarkStart w:id="205" w:name="_DV_M209"/>
      <w:bookmarkEnd w:id="205"/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각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당사자는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대한민국법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그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proofErr w:type="spellStart"/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설립준거법상</w:t>
      </w:r>
      <w:proofErr w:type="spellEnd"/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적법하게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설립되어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존속하고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있으며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약정에서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예정한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기타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문서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(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총칭하여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“</w:t>
      </w:r>
      <w:r w:rsidRPr="002B26B2">
        <w:rPr>
          <w:rFonts w:ascii="Times New Roman" w:eastAsia="바탕체" w:hint="eastAsia"/>
          <w:b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b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b/>
          <w:spacing w:val="1"/>
          <w:w w:val="0"/>
          <w:sz w:val="22"/>
          <w:szCs w:val="22"/>
        </w:rPr>
        <w:t>약정</w:t>
      </w:r>
      <w:r w:rsidRPr="002B26B2">
        <w:rPr>
          <w:rFonts w:ascii="Times New Roman" w:eastAsia="바탕체"/>
          <w:b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b/>
          <w:spacing w:val="1"/>
          <w:w w:val="0"/>
          <w:sz w:val="22"/>
          <w:szCs w:val="22"/>
        </w:rPr>
        <w:t>등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”)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체결하고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등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상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의무를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이행할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권한과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자격이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있다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.</w:t>
      </w:r>
    </w:p>
    <w:p w14:paraId="6C92F39B" w14:textId="77777777" w:rsidR="002D2169" w:rsidRPr="002B26B2" w:rsidRDefault="002D2169" w:rsidP="002D2169">
      <w:pPr>
        <w:pStyle w:val="uc0uc0"/>
        <w:numPr>
          <w:ilvl w:val="0"/>
          <w:numId w:val="29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bookmarkStart w:id="206" w:name="_DV_M210"/>
      <w:bookmarkEnd w:id="206"/>
      <w:r w:rsidRPr="002B26B2">
        <w:rPr>
          <w:rFonts w:ascii="Times New Roman" w:eastAsia="바탕체" w:hint="eastAsia"/>
          <w:w w:val="0"/>
          <w:sz w:val="22"/>
          <w:szCs w:val="22"/>
        </w:rPr>
        <w:t>각</w:t>
      </w:r>
      <w:r w:rsidRPr="002B26B2">
        <w:rPr>
          <w:rFonts w:ascii="Times New Roman" w:eastAsia="바탕체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당사자는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등의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체결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∙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교부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등의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모든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조건들의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이행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준수에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필요하고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적절한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모</w:t>
      </w:r>
      <w:r w:rsidRPr="002B26B2">
        <w:rPr>
          <w:rFonts w:ascii="Times New Roman" w:eastAsia="바탕체" w:hint="eastAsia"/>
          <w:w w:val="0"/>
          <w:sz w:val="22"/>
          <w:szCs w:val="22"/>
        </w:rPr>
        <w:t>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절차를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완료하였다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.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등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AMC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투자자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유효하고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구속력이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있는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의무를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구성하고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그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조건에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따라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AMC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투자자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대하여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집행가능하다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. </w:t>
      </w:r>
    </w:p>
    <w:p w14:paraId="5C986A5B" w14:textId="77777777" w:rsidR="002D2169" w:rsidRPr="002B26B2" w:rsidRDefault="002D2169" w:rsidP="002D2169">
      <w:pPr>
        <w:pStyle w:val="uc0uc0"/>
        <w:numPr>
          <w:ilvl w:val="0"/>
          <w:numId w:val="29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각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당사자는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등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체결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이행과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관련하여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요구되는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내부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수권절차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모두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득하였다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.</w:t>
      </w:r>
    </w:p>
    <w:p w14:paraId="5E35185F" w14:textId="77777777" w:rsidR="002D2169" w:rsidRPr="002B26B2" w:rsidRDefault="002D2169" w:rsidP="002D2169">
      <w:pPr>
        <w:pStyle w:val="uc0uc0"/>
        <w:numPr>
          <w:ilvl w:val="0"/>
          <w:numId w:val="29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bookmarkStart w:id="207" w:name="_DV_M211"/>
      <w:bookmarkEnd w:id="207"/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각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투자자는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제반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련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법령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규정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이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허용하는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범위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내에서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cs="바탕" w:hint="eastAsia"/>
          <w:spacing w:val="1"/>
          <w:w w:val="0"/>
          <w:sz w:val="22"/>
          <w:szCs w:val="22"/>
        </w:rPr>
        <w:t>투자자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자격이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있으며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향후에도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그러한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자격을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유지한다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. </w:t>
      </w:r>
    </w:p>
    <w:p w14:paraId="35F4E342" w14:textId="77777777" w:rsidR="002D2169" w:rsidRPr="002B26B2" w:rsidRDefault="002D2169" w:rsidP="002D2169">
      <w:pPr>
        <w:pStyle w:val="uc0uc0"/>
        <w:numPr>
          <w:ilvl w:val="0"/>
          <w:numId w:val="29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등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체결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이행은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(</w:t>
      </w:r>
      <w:proofErr w:type="spellStart"/>
      <w:r w:rsidRPr="002B26B2">
        <w:rPr>
          <w:rFonts w:ascii="Times New Roman" w:eastAsia="바탕체"/>
          <w:spacing w:val="1"/>
          <w:w w:val="0"/>
          <w:sz w:val="22"/>
          <w:szCs w:val="22"/>
        </w:rPr>
        <w:t>i</w:t>
      </w:r>
      <w:proofErr w:type="spellEnd"/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)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관련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법령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규정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(ii)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당사자들의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정관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기타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설립문서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(iii)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기타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당사자들을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구속하는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계약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문서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확약사항과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충돌하거나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위반을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초래하지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않는다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.   </w:t>
      </w:r>
    </w:p>
    <w:p w14:paraId="0EBF204A" w14:textId="77777777" w:rsidR="002D2169" w:rsidRPr="002B26B2" w:rsidRDefault="002D2169" w:rsidP="002D2169">
      <w:pPr>
        <w:pStyle w:val="uc0uc0"/>
        <w:numPr>
          <w:ilvl w:val="0"/>
          <w:numId w:val="29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bookmarkStart w:id="208" w:name="_DV_M212"/>
      <w:bookmarkEnd w:id="208"/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당사자들에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대하여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등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규정된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자신의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의무를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이행함에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있어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장애가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되거나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그러한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우려가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있는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계약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기타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거래행위가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존재하는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등의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사정이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존재하지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아니하고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장래에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그러한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사정이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존재할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것이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예정되어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있지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않다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.</w:t>
      </w:r>
    </w:p>
    <w:p w14:paraId="55466B08" w14:textId="77777777" w:rsidR="002D2169" w:rsidRPr="002B26B2" w:rsidRDefault="002D2169" w:rsidP="002D2169">
      <w:pPr>
        <w:pStyle w:val="uc0uc0"/>
        <w:numPr>
          <w:ilvl w:val="0"/>
          <w:numId w:val="29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각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당사자는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해당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의무를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불이행하는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그의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사업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재무상태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등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상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의무를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이행할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있는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능력에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중대하게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부정적인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영향을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미칠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있는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해당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당사자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그의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자산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수입에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적용되는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계약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문서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의무를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불이행하고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있지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않다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. </w:t>
      </w:r>
    </w:p>
    <w:p w14:paraId="0984FBEF" w14:textId="77777777" w:rsidR="002D2169" w:rsidRPr="002B26B2" w:rsidRDefault="002D2169" w:rsidP="002D2169">
      <w:pPr>
        <w:pStyle w:val="uc0uc0"/>
        <w:numPr>
          <w:ilvl w:val="0"/>
          <w:numId w:val="29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등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따른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거래와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관련하여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각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당사자는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현재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조세법을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포함한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관련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법령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규정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가이드라인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명령들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(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법적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강제력의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유무를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불문함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)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을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중대한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측면에서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모두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준수하고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있다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.</w:t>
      </w:r>
    </w:p>
    <w:p w14:paraId="4DC1B420" w14:textId="77777777" w:rsidR="002D2169" w:rsidRPr="002B26B2" w:rsidRDefault="002D2169" w:rsidP="002D2169">
      <w:pPr>
        <w:pStyle w:val="uc0uc0"/>
        <w:numPr>
          <w:ilvl w:val="0"/>
          <w:numId w:val="29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lastRenderedPageBreak/>
        <w:t>각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당사자는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불리한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판정이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나오는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등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따른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의무의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이행에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중대한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영향을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초래할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있는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현재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진행중인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소송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행정절차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중재절차가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자신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자신의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자산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수입을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상대로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존재하지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않으며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자신이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알고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있는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이러한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절차가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진행될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위험이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존재하지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아니한다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.</w:t>
      </w:r>
    </w:p>
    <w:p w14:paraId="1B280139" w14:textId="77777777" w:rsidR="002D2169" w:rsidRPr="002B26B2" w:rsidRDefault="002D2169" w:rsidP="002D2169">
      <w:pPr>
        <w:pStyle w:val="uc0uc0"/>
        <w:numPr>
          <w:ilvl w:val="0"/>
          <w:numId w:val="29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각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당사자에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대하여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해산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청산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파산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회생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등의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절차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(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자발적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비자발적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불문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)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청산인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관리인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유사한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자의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선임을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위한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절차가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신청되거나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진행되고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있지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않으며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각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당사자가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아는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이러한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위험이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존재하지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않는다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.</w:t>
      </w:r>
    </w:p>
    <w:p w14:paraId="68C3BA20" w14:textId="77777777" w:rsidR="002D2169" w:rsidRPr="005913F0" w:rsidRDefault="002D2169" w:rsidP="002D2169">
      <w:pPr>
        <w:pStyle w:val="uc0uc0"/>
        <w:numPr>
          <w:ilvl w:val="0"/>
          <w:numId w:val="29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D906EB">
        <w:rPr>
          <w:rFonts w:ascii="Times New Roman"/>
          <w:sz w:val="22"/>
        </w:rPr>
        <w:t>각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당사자</w:t>
      </w:r>
      <w:r w:rsidRPr="00D906EB">
        <w:rPr>
          <w:rFonts w:ascii="Times New Roman" w:hint="eastAsia"/>
          <w:sz w:val="22"/>
        </w:rPr>
        <w:t>는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그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자신과</w:t>
      </w:r>
      <w:r w:rsidRPr="00D906EB">
        <w:rPr>
          <w:rFonts w:ascii="Times New Roman"/>
          <w:sz w:val="22"/>
        </w:rPr>
        <w:t xml:space="preserve"> (</w:t>
      </w:r>
      <w:r w:rsidRPr="00D906EB">
        <w:rPr>
          <w:rFonts w:ascii="Times New Roman"/>
          <w:sz w:val="22"/>
        </w:rPr>
        <w:t>각자가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아는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한</w:t>
      </w:r>
      <w:r w:rsidRPr="00D906EB">
        <w:rPr>
          <w:rFonts w:ascii="Times New Roman"/>
          <w:sz w:val="22"/>
        </w:rPr>
        <w:t xml:space="preserve">) </w:t>
      </w:r>
      <w:r w:rsidRPr="00D906EB">
        <w:rPr>
          <w:rFonts w:ascii="Times New Roman"/>
          <w:sz w:val="22"/>
        </w:rPr>
        <w:t>그</w:t>
      </w:r>
      <w:r w:rsidRPr="00D906EB">
        <w:rPr>
          <w:rFonts w:ascii="Times New Roman"/>
          <w:sz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위임인</w:t>
      </w:r>
      <w:r w:rsidRPr="00D906EB">
        <w:rPr>
          <w:rFonts w:ascii="Times New Roman"/>
          <w:sz w:val="22"/>
        </w:rPr>
        <w:t xml:space="preserve">(principals), </w:t>
      </w:r>
      <w:r w:rsidRPr="00D906EB">
        <w:rPr>
          <w:rFonts w:ascii="Times New Roman"/>
          <w:sz w:val="22"/>
        </w:rPr>
        <w:t>소유자</w:t>
      </w:r>
      <w:r w:rsidRPr="00D906EB">
        <w:rPr>
          <w:rFonts w:ascii="Times New Roman"/>
          <w:sz w:val="22"/>
        </w:rPr>
        <w:t xml:space="preserve">, </w:t>
      </w:r>
      <w:r w:rsidRPr="00D906EB">
        <w:rPr>
          <w:rFonts w:ascii="Times New Roman"/>
          <w:sz w:val="22"/>
        </w:rPr>
        <w:t>임원</w:t>
      </w:r>
      <w:r w:rsidRPr="00D906EB">
        <w:rPr>
          <w:rFonts w:ascii="Times New Roman"/>
          <w:sz w:val="22"/>
        </w:rPr>
        <w:t xml:space="preserve">, </w:t>
      </w:r>
      <w:r w:rsidRPr="005913F0">
        <w:rPr>
          <w:rFonts w:ascii="Times New Roman" w:eastAsia="바탕체"/>
          <w:sz w:val="22"/>
          <w:szCs w:val="22"/>
        </w:rPr>
        <w:t>이사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및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대리인</w:t>
      </w:r>
      <w:r w:rsidRPr="00D906EB">
        <w:rPr>
          <w:rFonts w:ascii="Times New Roman"/>
          <w:sz w:val="22"/>
        </w:rPr>
        <w:t>(</w:t>
      </w:r>
      <w:r w:rsidRPr="00D906EB">
        <w:rPr>
          <w:rFonts w:ascii="Times New Roman"/>
          <w:sz w:val="22"/>
        </w:rPr>
        <w:t>이하</w:t>
      </w:r>
      <w:r w:rsidRPr="00D906EB">
        <w:rPr>
          <w:rFonts w:ascii="Times New Roman"/>
          <w:sz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총칭하여</w:t>
      </w:r>
      <w:r w:rsidRPr="005913F0">
        <w:rPr>
          <w:rFonts w:ascii="Times New Roman" w:eastAsia="바탕체"/>
          <w:sz w:val="22"/>
          <w:szCs w:val="22"/>
        </w:rPr>
        <w:t xml:space="preserve"> </w:t>
      </w:r>
      <w:r w:rsidRPr="00D906EB">
        <w:rPr>
          <w:rFonts w:ascii="Times New Roman"/>
          <w:sz w:val="22"/>
        </w:rPr>
        <w:t>“</w:t>
      </w:r>
      <w:r w:rsidRPr="00D906EB">
        <w:rPr>
          <w:rFonts w:ascii="Times New Roman"/>
          <w:b/>
          <w:sz w:val="22"/>
        </w:rPr>
        <w:t>대표자</w:t>
      </w:r>
      <w:r w:rsidRPr="00D906EB">
        <w:rPr>
          <w:rFonts w:ascii="Times New Roman"/>
          <w:sz w:val="22"/>
        </w:rPr>
        <w:t>”)</w:t>
      </w:r>
      <w:r w:rsidRPr="00D906EB">
        <w:rPr>
          <w:rFonts w:ascii="Times New Roman"/>
          <w:sz w:val="22"/>
        </w:rPr>
        <w:t>이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뇌물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또는</w:t>
      </w:r>
      <w:r w:rsidRPr="00D906EB">
        <w:rPr>
          <w:rFonts w:ascii="Times New Roman"/>
          <w:sz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부패와</w:t>
      </w:r>
      <w:r w:rsidRPr="005913F0">
        <w:rPr>
          <w:rFonts w:ascii="Times New Roman" w:eastAsia="바탕체"/>
          <w:sz w:val="22"/>
          <w:szCs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관련된</w:t>
      </w:r>
      <w:r w:rsidRPr="005913F0">
        <w:rPr>
          <w:rFonts w:ascii="Times New Roman" w:eastAsia="바탕체"/>
          <w:sz w:val="22"/>
          <w:szCs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관련</w:t>
      </w:r>
      <w:r w:rsidRPr="005913F0">
        <w:rPr>
          <w:rFonts w:ascii="Times New Roman" w:eastAsia="바탕체"/>
          <w:sz w:val="22"/>
          <w:szCs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법률</w:t>
      </w:r>
      <w:r w:rsidRPr="00D906EB">
        <w:rPr>
          <w:rFonts w:ascii="Times New Roman"/>
          <w:sz w:val="22"/>
        </w:rPr>
        <w:t>(</w:t>
      </w:r>
      <w:r w:rsidRPr="00D906EB">
        <w:rPr>
          <w:rFonts w:ascii="Times New Roman"/>
          <w:sz w:val="22"/>
        </w:rPr>
        <w:t>이하</w:t>
      </w:r>
      <w:r w:rsidRPr="00D906EB">
        <w:rPr>
          <w:rFonts w:ascii="Times New Roman"/>
          <w:sz w:val="22"/>
        </w:rPr>
        <w:t xml:space="preserve"> “</w:t>
      </w:r>
      <w:r w:rsidRPr="00D906EB">
        <w:rPr>
          <w:rFonts w:ascii="Times New Roman"/>
          <w:b/>
          <w:sz w:val="22"/>
        </w:rPr>
        <w:t>부패방지</w:t>
      </w:r>
      <w:r w:rsidRPr="00D906EB">
        <w:rPr>
          <w:rFonts w:ascii="Times New Roman"/>
          <w:b/>
          <w:sz w:val="22"/>
        </w:rPr>
        <w:t xml:space="preserve"> </w:t>
      </w:r>
      <w:r w:rsidRPr="00D906EB">
        <w:rPr>
          <w:rFonts w:ascii="Times New Roman"/>
          <w:b/>
          <w:sz w:val="22"/>
        </w:rPr>
        <w:t>관련</w:t>
      </w:r>
      <w:r w:rsidRPr="00D906EB">
        <w:rPr>
          <w:rFonts w:ascii="Times New Roman"/>
          <w:b/>
          <w:sz w:val="22"/>
        </w:rPr>
        <w:t xml:space="preserve"> </w:t>
      </w:r>
      <w:r w:rsidRPr="00D906EB">
        <w:rPr>
          <w:rFonts w:ascii="Times New Roman"/>
          <w:b/>
          <w:sz w:val="22"/>
        </w:rPr>
        <w:t>법률</w:t>
      </w:r>
      <w:r w:rsidRPr="00D906EB">
        <w:rPr>
          <w:rFonts w:ascii="Times New Roman"/>
          <w:sz w:val="22"/>
        </w:rPr>
        <w:t xml:space="preserve">”), </w:t>
      </w:r>
      <w:r w:rsidRPr="005913F0">
        <w:rPr>
          <w:rFonts w:ascii="Times New Roman" w:eastAsia="바탕체"/>
          <w:sz w:val="22"/>
          <w:szCs w:val="22"/>
        </w:rPr>
        <w:t>제재조치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또는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금수조치</w:t>
      </w:r>
      <w:r w:rsidRPr="00D906EB">
        <w:rPr>
          <w:rFonts w:ascii="Times New Roman"/>
          <w:sz w:val="22"/>
        </w:rPr>
        <w:t>(</w:t>
      </w:r>
      <w:r w:rsidRPr="00D906EB">
        <w:rPr>
          <w:rFonts w:ascii="Times New Roman"/>
          <w:sz w:val="22"/>
        </w:rPr>
        <w:t>이하</w:t>
      </w:r>
      <w:r w:rsidRPr="00D906EB">
        <w:rPr>
          <w:rFonts w:ascii="Times New Roman"/>
          <w:sz w:val="22"/>
        </w:rPr>
        <w:t xml:space="preserve"> “</w:t>
      </w:r>
      <w:r w:rsidRPr="00D906EB">
        <w:rPr>
          <w:rFonts w:ascii="Times New Roman"/>
          <w:b/>
          <w:sz w:val="22"/>
        </w:rPr>
        <w:t>제재</w:t>
      </w:r>
      <w:r w:rsidRPr="00D906EB">
        <w:rPr>
          <w:rFonts w:ascii="Times New Roman"/>
          <w:b/>
          <w:sz w:val="22"/>
        </w:rPr>
        <w:t xml:space="preserve"> </w:t>
      </w:r>
      <w:r w:rsidRPr="00D906EB">
        <w:rPr>
          <w:rFonts w:ascii="Times New Roman"/>
          <w:b/>
          <w:sz w:val="22"/>
        </w:rPr>
        <w:t>관련</w:t>
      </w:r>
      <w:r w:rsidRPr="00D906EB">
        <w:rPr>
          <w:rFonts w:ascii="Times New Roman"/>
          <w:b/>
          <w:sz w:val="22"/>
        </w:rPr>
        <w:t xml:space="preserve"> </w:t>
      </w:r>
      <w:r w:rsidRPr="00D906EB">
        <w:rPr>
          <w:rFonts w:ascii="Times New Roman"/>
          <w:b/>
          <w:sz w:val="22"/>
        </w:rPr>
        <w:t>법령</w:t>
      </w:r>
      <w:r w:rsidRPr="00D906EB">
        <w:rPr>
          <w:rFonts w:ascii="Times New Roman"/>
          <w:sz w:val="22"/>
        </w:rPr>
        <w:t>”)</w:t>
      </w:r>
      <w:r w:rsidRPr="005913F0">
        <w:rPr>
          <w:rFonts w:ascii="Times New Roman" w:eastAsia="바탕체"/>
          <w:sz w:val="22"/>
          <w:szCs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및</w:t>
      </w:r>
      <w:r w:rsidRPr="005913F0">
        <w:rPr>
          <w:rFonts w:ascii="Times New Roman" w:eastAsia="바탕체"/>
          <w:sz w:val="22"/>
          <w:szCs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자금세탁과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관련된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관련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법률</w:t>
      </w:r>
      <w:r w:rsidRPr="005913F0">
        <w:rPr>
          <w:rFonts w:ascii="Times New Roman" w:eastAsia="바탕체"/>
          <w:sz w:val="22"/>
          <w:szCs w:val="22"/>
        </w:rPr>
        <w:t>(</w:t>
      </w:r>
      <w:r w:rsidRPr="005913F0">
        <w:rPr>
          <w:rFonts w:ascii="Times New Roman" w:eastAsia="바탕체"/>
          <w:sz w:val="22"/>
          <w:szCs w:val="22"/>
        </w:rPr>
        <w:t>이하</w:t>
      </w:r>
      <w:r w:rsidRPr="005913F0">
        <w:rPr>
          <w:rFonts w:ascii="Times New Roman" w:eastAsia="바탕체"/>
          <w:sz w:val="22"/>
          <w:szCs w:val="22"/>
        </w:rPr>
        <w:t xml:space="preserve"> “</w:t>
      </w:r>
      <w:r w:rsidRPr="005913F0">
        <w:rPr>
          <w:rFonts w:ascii="Times New Roman" w:eastAsia="바탕체"/>
          <w:b/>
          <w:sz w:val="22"/>
          <w:szCs w:val="22"/>
        </w:rPr>
        <w:t>자금세탁</w:t>
      </w:r>
      <w:r w:rsidRPr="005913F0">
        <w:rPr>
          <w:rFonts w:ascii="Times New Roman" w:eastAsia="바탕체"/>
          <w:b/>
          <w:sz w:val="22"/>
          <w:szCs w:val="22"/>
        </w:rPr>
        <w:t xml:space="preserve"> </w:t>
      </w:r>
      <w:r w:rsidRPr="005913F0">
        <w:rPr>
          <w:rFonts w:ascii="Times New Roman" w:eastAsia="바탕체"/>
          <w:b/>
          <w:sz w:val="22"/>
          <w:szCs w:val="22"/>
        </w:rPr>
        <w:t>관련</w:t>
      </w:r>
      <w:r w:rsidRPr="005913F0">
        <w:rPr>
          <w:rFonts w:ascii="Times New Roman" w:eastAsia="바탕체"/>
          <w:b/>
          <w:sz w:val="22"/>
          <w:szCs w:val="22"/>
        </w:rPr>
        <w:t xml:space="preserve"> </w:t>
      </w:r>
      <w:r w:rsidRPr="005913F0">
        <w:rPr>
          <w:rFonts w:ascii="Times New Roman" w:eastAsia="바탕체"/>
          <w:b/>
          <w:sz w:val="22"/>
          <w:szCs w:val="22"/>
        </w:rPr>
        <w:t>법률</w:t>
      </w:r>
      <w:r w:rsidRPr="005913F0">
        <w:rPr>
          <w:rFonts w:ascii="Times New Roman" w:eastAsia="바탕체"/>
          <w:sz w:val="22"/>
          <w:szCs w:val="22"/>
        </w:rPr>
        <w:t>”)</w:t>
      </w:r>
      <w:r w:rsidRPr="005913F0">
        <w:rPr>
          <w:rFonts w:ascii="Times New Roman" w:eastAsia="바탕체"/>
          <w:sz w:val="22"/>
          <w:szCs w:val="22"/>
        </w:rPr>
        <w:t>과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관련하여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과거에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법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집행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기관</w:t>
      </w:r>
      <w:r w:rsidRPr="00D906EB">
        <w:rPr>
          <w:rFonts w:ascii="Times New Roman"/>
          <w:sz w:val="22"/>
        </w:rPr>
        <w:t xml:space="preserve">, </w:t>
      </w:r>
      <w:r w:rsidRPr="00D906EB">
        <w:rPr>
          <w:rFonts w:ascii="Times New Roman"/>
          <w:sz w:val="22"/>
        </w:rPr>
        <w:t>규제기관</w:t>
      </w:r>
      <w:r w:rsidRPr="005913F0">
        <w:rPr>
          <w:rFonts w:ascii="Times New Roman" w:eastAsia="바탕체"/>
          <w:sz w:val="22"/>
          <w:szCs w:val="22"/>
        </w:rPr>
        <w:t>,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기타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정부기관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또는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고객이나</w:t>
      </w:r>
      <w:r w:rsidRPr="00D906EB">
        <w:rPr>
          <w:rFonts w:ascii="Times New Roman"/>
          <w:sz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거래상대방으로부터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조사를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받았거나</w:t>
      </w:r>
      <w:r w:rsidRPr="00D906EB">
        <w:rPr>
          <w:rFonts w:ascii="Times New Roman"/>
          <w:sz w:val="22"/>
        </w:rPr>
        <w:t xml:space="preserve">, </w:t>
      </w:r>
      <w:r w:rsidRPr="00D906EB">
        <w:rPr>
          <w:rFonts w:ascii="Times New Roman"/>
          <w:sz w:val="22"/>
        </w:rPr>
        <w:t>현재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조사를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받고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있지</w:t>
      </w:r>
      <w:r w:rsidRPr="00D906EB">
        <w:rPr>
          <w:rFonts w:ascii="Times New Roman"/>
          <w:sz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아니하며</w:t>
      </w:r>
      <w:r w:rsidRPr="00D906EB">
        <w:rPr>
          <w:rFonts w:ascii="Times New Roman"/>
          <w:sz w:val="22"/>
        </w:rPr>
        <w:t xml:space="preserve">, </w:t>
      </w:r>
      <w:r w:rsidRPr="00D906EB">
        <w:rPr>
          <w:rFonts w:ascii="Times New Roman"/>
          <w:sz w:val="22"/>
        </w:rPr>
        <w:t>또한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현재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진행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중이거나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개시될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우려가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있는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조사의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대상이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아니며</w:t>
      </w:r>
      <w:r w:rsidRPr="00D906EB">
        <w:rPr>
          <w:rFonts w:ascii="Times New Roman"/>
          <w:sz w:val="22"/>
        </w:rPr>
        <w:t xml:space="preserve">, </w:t>
      </w:r>
      <w:r w:rsidRPr="00D906EB">
        <w:rPr>
          <w:rFonts w:ascii="Times New Roman"/>
          <w:sz w:val="22"/>
        </w:rPr>
        <w:t>부패방지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관련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법률</w:t>
      </w:r>
      <w:r w:rsidRPr="00D906EB">
        <w:rPr>
          <w:rFonts w:ascii="Times New Roman"/>
          <w:sz w:val="22"/>
        </w:rPr>
        <w:t xml:space="preserve">, </w:t>
      </w:r>
      <w:r w:rsidRPr="00D906EB">
        <w:rPr>
          <w:rFonts w:ascii="Times New Roman"/>
          <w:sz w:val="22"/>
        </w:rPr>
        <w:t>제재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관련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법령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또는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자금세탁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관련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법률의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위반에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연루된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것으로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자인하거나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여하한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관할지역의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법원으로부터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판결을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받거나</w:t>
      </w:r>
      <w:r w:rsidRPr="00D906EB">
        <w:rPr>
          <w:rFonts w:ascii="Times New Roman"/>
          <w:sz w:val="22"/>
        </w:rPr>
        <w:t xml:space="preserve">, </w:t>
      </w:r>
      <w:r w:rsidRPr="00D906EB">
        <w:rPr>
          <w:rFonts w:ascii="Times New Roman"/>
          <w:sz w:val="22"/>
        </w:rPr>
        <w:t>또는</w:t>
      </w:r>
      <w:r w:rsidRPr="00D906EB">
        <w:rPr>
          <w:rFonts w:ascii="Times New Roman"/>
          <w:sz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부패방지</w:t>
      </w:r>
      <w:r w:rsidRPr="005913F0">
        <w:rPr>
          <w:rFonts w:ascii="Times New Roman" w:eastAsia="바탕체"/>
          <w:sz w:val="22"/>
          <w:szCs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관련</w:t>
      </w:r>
      <w:r w:rsidRPr="005913F0">
        <w:rPr>
          <w:rFonts w:ascii="Times New Roman" w:eastAsia="바탕체"/>
          <w:sz w:val="22"/>
          <w:szCs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법률</w:t>
      </w:r>
      <w:r w:rsidRPr="005913F0">
        <w:rPr>
          <w:rFonts w:ascii="Times New Roman" w:eastAsia="바탕체"/>
          <w:sz w:val="22"/>
          <w:szCs w:val="22"/>
        </w:rPr>
        <w:t xml:space="preserve">, </w:t>
      </w:r>
      <w:r w:rsidRPr="005913F0">
        <w:rPr>
          <w:rFonts w:ascii="Times New Roman" w:eastAsia="바탕체"/>
          <w:sz w:val="22"/>
          <w:szCs w:val="22"/>
        </w:rPr>
        <w:t>제재</w:t>
      </w:r>
      <w:r w:rsidRPr="005913F0">
        <w:rPr>
          <w:rFonts w:ascii="Times New Roman" w:eastAsia="바탕체"/>
          <w:sz w:val="22"/>
          <w:szCs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관련</w:t>
      </w:r>
      <w:r w:rsidRPr="005913F0">
        <w:rPr>
          <w:rFonts w:ascii="Times New Roman" w:eastAsia="바탕체"/>
          <w:sz w:val="22"/>
          <w:szCs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법령</w:t>
      </w:r>
      <w:r w:rsidRPr="005913F0">
        <w:rPr>
          <w:rFonts w:ascii="Times New Roman" w:eastAsia="바탕체"/>
          <w:sz w:val="22"/>
          <w:szCs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또는</w:t>
      </w:r>
      <w:r w:rsidRPr="005913F0">
        <w:rPr>
          <w:rFonts w:ascii="Times New Roman" w:eastAsia="바탕체"/>
          <w:sz w:val="22"/>
          <w:szCs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자금세탁</w:t>
      </w:r>
      <w:r w:rsidRPr="005913F0">
        <w:rPr>
          <w:rFonts w:ascii="Times New Roman" w:eastAsia="바탕체"/>
          <w:sz w:val="22"/>
          <w:szCs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관련</w:t>
      </w:r>
      <w:r w:rsidRPr="005913F0">
        <w:rPr>
          <w:rFonts w:ascii="Times New Roman" w:eastAsia="바탕체"/>
          <w:sz w:val="22"/>
          <w:szCs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법률의</w:t>
      </w:r>
      <w:r w:rsidRPr="005913F0">
        <w:rPr>
          <w:rFonts w:ascii="Times New Roman" w:eastAsia="바탕체"/>
          <w:sz w:val="22"/>
          <w:szCs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위반으로</w:t>
      </w:r>
      <w:r w:rsidRPr="005913F0">
        <w:rPr>
          <w:rFonts w:ascii="Times New Roman" w:eastAsia="바탕체"/>
          <w:sz w:val="22"/>
          <w:szCs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인하여</w:t>
      </w:r>
      <w:r w:rsidRPr="005913F0">
        <w:rPr>
          <w:rFonts w:ascii="Times New Roman" w:eastAsia="바탕체"/>
          <w:sz w:val="22"/>
          <w:szCs w:val="22"/>
        </w:rPr>
        <w:t xml:space="preserve"> </w:t>
      </w:r>
      <w:r w:rsidRPr="00D906EB">
        <w:rPr>
          <w:rFonts w:ascii="Times New Roman"/>
          <w:sz w:val="22"/>
        </w:rPr>
        <w:t>계약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또는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사업을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위한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입찰에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참여하는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것이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금지되지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않았음을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진술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및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보장하고</w:t>
      </w:r>
      <w:r w:rsidRPr="00D906EB">
        <w:rPr>
          <w:rFonts w:ascii="Times New Roman"/>
          <w:sz w:val="22"/>
        </w:rPr>
        <w:t xml:space="preserve">, </w:t>
      </w:r>
      <w:r w:rsidRPr="00D906EB">
        <w:rPr>
          <w:rFonts w:ascii="Times New Roman"/>
          <w:sz w:val="22"/>
        </w:rPr>
        <w:t>각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당사자가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아는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한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그러한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조사</w:t>
      </w:r>
      <w:r w:rsidRPr="00D906EB">
        <w:rPr>
          <w:rFonts w:ascii="Times New Roman"/>
          <w:sz w:val="22"/>
        </w:rPr>
        <w:t xml:space="preserve">, </w:t>
      </w:r>
      <w:r w:rsidRPr="00D906EB">
        <w:rPr>
          <w:rFonts w:ascii="Times New Roman"/>
          <w:sz w:val="22"/>
        </w:rPr>
        <w:t>인정</w:t>
      </w:r>
      <w:r w:rsidRPr="00D906EB">
        <w:rPr>
          <w:rFonts w:ascii="Times New Roman"/>
          <w:sz w:val="22"/>
        </w:rPr>
        <w:t xml:space="preserve">, </w:t>
      </w:r>
      <w:r w:rsidRPr="00D906EB">
        <w:rPr>
          <w:rFonts w:ascii="Times New Roman"/>
          <w:sz w:val="22"/>
        </w:rPr>
        <w:t>판결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또는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금지를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야기할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우려가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있는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상황은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없다</w:t>
      </w:r>
      <w:r w:rsidRPr="00D906EB">
        <w:rPr>
          <w:rFonts w:ascii="Times New Roman"/>
          <w:sz w:val="22"/>
        </w:rPr>
        <w:t>.</w:t>
      </w:r>
    </w:p>
    <w:p w14:paraId="37C85656" w14:textId="77777777" w:rsidR="002D2169" w:rsidRPr="005913F0" w:rsidRDefault="002D2169" w:rsidP="002D2169">
      <w:pPr>
        <w:pStyle w:val="uc0uc0"/>
        <w:numPr>
          <w:ilvl w:val="0"/>
          <w:numId w:val="29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D906EB">
        <w:rPr>
          <w:rFonts w:ascii="Times New Roman"/>
          <w:sz w:val="22"/>
        </w:rPr>
        <w:t>각</w:t>
      </w:r>
      <w:r w:rsidRPr="00D906EB">
        <w:rPr>
          <w:rFonts w:ascii="Times New Roman"/>
          <w:sz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당사자</w:t>
      </w:r>
      <w:r>
        <w:rPr>
          <w:rFonts w:ascii="Times New Roman" w:eastAsia="바탕체" w:hint="eastAsia"/>
          <w:sz w:val="22"/>
          <w:szCs w:val="22"/>
        </w:rPr>
        <w:t>는</w:t>
      </w:r>
      <w:r>
        <w:rPr>
          <w:rFonts w:ascii="Times New Roman" w:eastAsia="바탕체" w:hint="eastAsia"/>
          <w:sz w:val="22"/>
          <w:szCs w:val="22"/>
        </w:rPr>
        <w:t>,</w:t>
      </w:r>
      <w:r w:rsidRPr="005913F0">
        <w:rPr>
          <w:rFonts w:ascii="Times New Roman" w:eastAsia="바탕체"/>
          <w:sz w:val="22"/>
          <w:szCs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각</w:t>
      </w:r>
      <w:r w:rsidRPr="005913F0">
        <w:rPr>
          <w:rFonts w:ascii="Times New Roman" w:eastAsia="바탕체"/>
          <w:sz w:val="22"/>
          <w:szCs w:val="22"/>
        </w:rPr>
        <w:t xml:space="preserve"> </w:t>
      </w:r>
      <w:r w:rsidRPr="00D906EB">
        <w:rPr>
          <w:rFonts w:ascii="Times New Roman"/>
          <w:sz w:val="22"/>
        </w:rPr>
        <w:t>당사자</w:t>
      </w:r>
      <w:r w:rsidRPr="00D906EB">
        <w:rPr>
          <w:rFonts w:ascii="Times New Roman" w:hint="eastAsia"/>
          <w:sz w:val="22"/>
        </w:rPr>
        <w:t>가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아는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한</w:t>
      </w:r>
      <w:r w:rsidRPr="00D906EB">
        <w:rPr>
          <w:rFonts w:ascii="Times New Roman"/>
          <w:sz w:val="22"/>
        </w:rPr>
        <w:t xml:space="preserve">, </w:t>
      </w:r>
      <w:r w:rsidRPr="00D906EB">
        <w:rPr>
          <w:rFonts w:ascii="Times New Roman"/>
          <w:sz w:val="22"/>
        </w:rPr>
        <w:t>각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당사자의</w:t>
      </w:r>
      <w:r w:rsidRPr="00D906EB">
        <w:rPr>
          <w:rFonts w:ascii="Times New Roman"/>
          <w:sz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어떠한</w:t>
      </w:r>
      <w:r w:rsidRPr="005913F0">
        <w:rPr>
          <w:rFonts w:ascii="Times New Roman" w:eastAsia="바탕체"/>
          <w:sz w:val="22"/>
          <w:szCs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대표자도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현재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제재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관련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법령의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적용대상이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아니며</w:t>
      </w:r>
      <w:r w:rsidRPr="00D906EB">
        <w:rPr>
          <w:rFonts w:ascii="Times New Roman"/>
          <w:sz w:val="22"/>
        </w:rPr>
        <w:t xml:space="preserve">, </w:t>
      </w:r>
      <w:r w:rsidRPr="00D906EB">
        <w:rPr>
          <w:rFonts w:ascii="Times New Roman"/>
          <w:sz w:val="22"/>
        </w:rPr>
        <w:t>제재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관련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법령이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적용되는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국가나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영토에서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설립되거나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그</w:t>
      </w:r>
      <w:r w:rsidRPr="00D906EB">
        <w:rPr>
          <w:rFonts w:ascii="Times New Roman"/>
          <w:sz w:val="22"/>
        </w:rPr>
        <w:t xml:space="preserve"> </w:t>
      </w:r>
      <w:r w:rsidRPr="00D906EB">
        <w:rPr>
          <w:rFonts w:ascii="Times New Roman"/>
          <w:sz w:val="22"/>
        </w:rPr>
        <w:t>거주자가</w:t>
      </w:r>
      <w:r w:rsidRPr="00D906EB">
        <w:rPr>
          <w:rFonts w:ascii="Times New Roman"/>
          <w:sz w:val="22"/>
        </w:rPr>
        <w:t xml:space="preserve"> </w:t>
      </w:r>
      <w:r w:rsidRPr="005913F0">
        <w:rPr>
          <w:rFonts w:ascii="Times New Roman" w:eastAsia="바탕체"/>
          <w:sz w:val="22"/>
          <w:szCs w:val="22"/>
        </w:rPr>
        <w:t>아니다</w:t>
      </w:r>
      <w:r w:rsidRPr="005913F0">
        <w:rPr>
          <w:rFonts w:ascii="Times New Roman" w:eastAsia="바탕체"/>
          <w:sz w:val="22"/>
          <w:szCs w:val="22"/>
        </w:rPr>
        <w:t>.</w:t>
      </w:r>
    </w:p>
    <w:p w14:paraId="1BA4EC9F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</w:p>
    <w:p w14:paraId="21165F43" w14:textId="77777777" w:rsidR="002D2169" w:rsidRPr="002B26B2" w:rsidRDefault="002D2169" w:rsidP="002D2169">
      <w:pPr>
        <w:pStyle w:val="uc0uc0"/>
        <w:numPr>
          <w:ilvl w:val="0"/>
          <w:numId w:val="28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403" w:hanging="403"/>
        <w:outlineLvl w:val="1"/>
        <w:rPr>
          <w:rFonts w:ascii="Times New Roman" w:eastAsia="바탕체"/>
          <w:b/>
          <w:w w:val="0"/>
          <w:sz w:val="22"/>
          <w:szCs w:val="22"/>
        </w:rPr>
      </w:pPr>
      <w:bookmarkStart w:id="209" w:name="_DV_M214"/>
      <w:bookmarkEnd w:id="209"/>
      <w:r w:rsidRPr="002B26B2">
        <w:rPr>
          <w:rFonts w:ascii="Times New Roman" w:eastAsia="바탕체"/>
          <w:b/>
          <w:w w:val="0"/>
          <w:sz w:val="22"/>
          <w:szCs w:val="22"/>
        </w:rPr>
        <w:t>(</w:t>
      </w:r>
      <w:r w:rsidRPr="002B26B2">
        <w:rPr>
          <w:rFonts w:ascii="Times New Roman" w:eastAsia="바탕체" w:hint="eastAsia"/>
          <w:b/>
          <w:w w:val="0"/>
          <w:sz w:val="22"/>
          <w:szCs w:val="22"/>
        </w:rPr>
        <w:t>확약</w:t>
      </w:r>
      <w:r w:rsidRPr="002B26B2">
        <w:rPr>
          <w:rFonts w:ascii="Times New Roman" w:eastAsia="바탕체"/>
          <w:b/>
          <w:w w:val="0"/>
          <w:sz w:val="22"/>
          <w:szCs w:val="22"/>
        </w:rPr>
        <w:t>)</w:t>
      </w:r>
    </w:p>
    <w:p w14:paraId="72515C76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</w:p>
    <w:p w14:paraId="365513E1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bookmarkStart w:id="210" w:name="_DV_M215"/>
      <w:bookmarkEnd w:id="210"/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당사자들은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다음의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사항을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충실히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이행할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것을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확약한다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. </w:t>
      </w:r>
    </w:p>
    <w:p w14:paraId="78E85FB3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</w:p>
    <w:p w14:paraId="05AC4261" w14:textId="77777777" w:rsidR="002D2169" w:rsidRPr="002B26B2" w:rsidRDefault="002D2169" w:rsidP="002D2169">
      <w:pPr>
        <w:pStyle w:val="uc0uc0"/>
        <w:numPr>
          <w:ilvl w:val="0"/>
          <w:numId w:val="30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bookmarkStart w:id="211" w:name="_DV_M216"/>
      <w:bookmarkStart w:id="212" w:name="_DV_M217"/>
      <w:bookmarkEnd w:id="211"/>
      <w:bookmarkEnd w:id="212"/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AMC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투자자는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상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거래와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관련하여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련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법령에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따라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제출하는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일체의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서류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등에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포함된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모든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문서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정보를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진실하고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정확하게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작성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전달하여야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하며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관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련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법령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규정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등을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준수하여야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한다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. </w:t>
      </w:r>
    </w:p>
    <w:p w14:paraId="3C7B2987" w14:textId="77777777" w:rsidR="002D2169" w:rsidRPr="002B26B2" w:rsidRDefault="002D2169" w:rsidP="002D2169">
      <w:pPr>
        <w:pStyle w:val="uc0uc0"/>
        <w:numPr>
          <w:ilvl w:val="0"/>
          <w:numId w:val="30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bookmarkStart w:id="213" w:name="_DV_M218"/>
      <w:bookmarkStart w:id="214" w:name="_DV_M219"/>
      <w:bookmarkEnd w:id="213"/>
      <w:bookmarkEnd w:id="214"/>
      <w:r w:rsidRPr="002B26B2">
        <w:rPr>
          <w:rFonts w:ascii="Times New Roman" w:eastAsia="바탕체"/>
          <w:spacing w:val="1"/>
          <w:w w:val="0"/>
          <w:sz w:val="22"/>
          <w:szCs w:val="22"/>
        </w:rPr>
        <w:lastRenderedPageBreak/>
        <w:t xml:space="preserve">AMC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투자자는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등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규정된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자신의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의무의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이행과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관련하여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필요한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정부기관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3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자로부터의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모든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승인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동의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합의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면제를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획득하여야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하고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상호간에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약정상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의무를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이행함에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있어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필요한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모든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협조를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하여야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한다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. </w:t>
      </w:r>
    </w:p>
    <w:p w14:paraId="5BF4F2EA" w14:textId="77777777" w:rsidR="002D2169" w:rsidRPr="00ED39B3" w:rsidRDefault="002D2169" w:rsidP="002D2169">
      <w:pPr>
        <w:pStyle w:val="uc0uc0"/>
        <w:numPr>
          <w:ilvl w:val="0"/>
          <w:numId w:val="30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D906EB">
        <w:rPr>
          <w:rFonts w:ascii="Times New Roman"/>
          <w:spacing w:val="1"/>
          <w:w w:val="0"/>
          <w:sz w:val="22"/>
        </w:rPr>
        <w:t xml:space="preserve">AMC </w:t>
      </w:r>
      <w:r w:rsidRPr="00D906EB">
        <w:rPr>
          <w:rFonts w:ascii="Times New Roman" w:hint="eastAsia"/>
          <w:spacing w:val="1"/>
          <w:w w:val="0"/>
          <w:sz w:val="22"/>
        </w:rPr>
        <w:t>및</w:t>
      </w:r>
      <w:r w:rsidRPr="00D906EB">
        <w:rPr>
          <w:rFonts w:ascii="Times New Roman"/>
          <w:spacing w:val="1"/>
          <w:w w:val="0"/>
          <w:sz w:val="22"/>
        </w:rPr>
        <w:t xml:space="preserve"> </w:t>
      </w:r>
      <w:r w:rsidRPr="00D906EB">
        <w:rPr>
          <w:rFonts w:ascii="Times New Roman" w:hint="eastAsia"/>
          <w:spacing w:val="1"/>
          <w:w w:val="0"/>
          <w:sz w:val="22"/>
        </w:rPr>
        <w:t>투자자는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D906EB">
        <w:rPr>
          <w:rFonts w:ascii="Times New Roman" w:hint="eastAsia"/>
          <w:spacing w:val="1"/>
          <w:w w:val="0"/>
          <w:sz w:val="22"/>
        </w:rPr>
        <w:t>본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>
        <w:rPr>
          <w:rFonts w:ascii="Times New Roman" w:hint="eastAsia"/>
          <w:spacing w:val="1"/>
          <w:w w:val="0"/>
          <w:sz w:val="22"/>
        </w:rPr>
        <w:t>약정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>과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D906EB">
        <w:rPr>
          <w:rFonts w:ascii="Times New Roman" w:hint="eastAsia"/>
          <w:spacing w:val="1"/>
          <w:w w:val="0"/>
          <w:sz w:val="22"/>
        </w:rPr>
        <w:t>관련하여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D906EB">
        <w:rPr>
          <w:rFonts w:ascii="Times New Roman" w:hint="eastAsia"/>
          <w:spacing w:val="1"/>
          <w:w w:val="0"/>
          <w:sz w:val="22"/>
        </w:rPr>
        <w:t>해당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D906EB">
        <w:rPr>
          <w:rFonts w:ascii="Times New Roman" w:hint="eastAsia"/>
          <w:spacing w:val="1"/>
          <w:w w:val="0"/>
          <w:sz w:val="22"/>
        </w:rPr>
        <w:t>당사자</w:t>
      </w:r>
      <w:r w:rsidRPr="00D906EB">
        <w:rPr>
          <w:rFonts w:ascii="Times New Roman" w:hint="eastAsia"/>
          <w:spacing w:val="1"/>
          <w:w w:val="0"/>
          <w:sz w:val="22"/>
        </w:rPr>
        <w:t xml:space="preserve">, </w:t>
      </w:r>
      <w:r w:rsidRPr="00D906EB">
        <w:rPr>
          <w:rFonts w:ascii="Times New Roman" w:hint="eastAsia"/>
          <w:spacing w:val="1"/>
          <w:w w:val="0"/>
          <w:sz w:val="22"/>
        </w:rPr>
        <w:t>그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D906EB">
        <w:rPr>
          <w:rFonts w:ascii="Times New Roman" w:hint="eastAsia"/>
          <w:spacing w:val="1"/>
          <w:w w:val="0"/>
          <w:sz w:val="22"/>
        </w:rPr>
        <w:t>직원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D906EB">
        <w:rPr>
          <w:rFonts w:ascii="Times New Roman" w:hint="eastAsia"/>
          <w:spacing w:val="1"/>
          <w:w w:val="0"/>
          <w:sz w:val="22"/>
        </w:rPr>
        <w:t>및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D906EB">
        <w:rPr>
          <w:rFonts w:ascii="Times New Roman" w:hint="eastAsia"/>
          <w:spacing w:val="1"/>
          <w:w w:val="0"/>
          <w:sz w:val="22"/>
        </w:rPr>
        <w:t>계열사</w:t>
      </w:r>
      <w:r w:rsidRPr="00D906EB">
        <w:rPr>
          <w:rFonts w:ascii="Times New Roman" w:hint="eastAsia"/>
          <w:spacing w:val="1"/>
          <w:w w:val="0"/>
          <w:sz w:val="22"/>
        </w:rPr>
        <w:t xml:space="preserve">, </w:t>
      </w:r>
      <w:r w:rsidRPr="00D906EB">
        <w:rPr>
          <w:rFonts w:ascii="Times New Roman" w:hint="eastAsia"/>
          <w:spacing w:val="1"/>
          <w:w w:val="0"/>
          <w:sz w:val="22"/>
        </w:rPr>
        <w:t>및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D906EB">
        <w:rPr>
          <w:rFonts w:ascii="Times New Roman" w:hint="eastAsia"/>
          <w:spacing w:val="1"/>
          <w:w w:val="0"/>
          <w:sz w:val="22"/>
        </w:rPr>
        <w:t>그들을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D906EB">
        <w:rPr>
          <w:rFonts w:ascii="Times New Roman" w:hint="eastAsia"/>
          <w:spacing w:val="1"/>
          <w:w w:val="0"/>
          <w:sz w:val="22"/>
        </w:rPr>
        <w:t>위하여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>행위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>하는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>여하한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D906EB">
        <w:rPr>
          <w:rFonts w:ascii="Times New Roman" w:hint="eastAsia"/>
          <w:spacing w:val="1"/>
          <w:w w:val="0"/>
          <w:sz w:val="22"/>
        </w:rPr>
        <w:t>제</w:t>
      </w:r>
      <w:r w:rsidRPr="00D906EB">
        <w:rPr>
          <w:rFonts w:ascii="Times New Roman" w:hint="eastAsia"/>
          <w:spacing w:val="1"/>
          <w:w w:val="0"/>
          <w:sz w:val="22"/>
        </w:rPr>
        <w:t>3</w:t>
      </w:r>
      <w:r w:rsidRPr="00D906EB">
        <w:rPr>
          <w:rFonts w:ascii="Times New Roman" w:hint="eastAsia"/>
          <w:spacing w:val="1"/>
          <w:w w:val="0"/>
          <w:sz w:val="22"/>
        </w:rPr>
        <w:t>자가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D906EB">
        <w:rPr>
          <w:rFonts w:ascii="Times New Roman" w:hint="eastAsia"/>
          <w:spacing w:val="1"/>
          <w:w w:val="0"/>
          <w:sz w:val="22"/>
        </w:rPr>
        <w:t>부패방지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D906EB">
        <w:rPr>
          <w:rFonts w:ascii="Times New Roman" w:hint="eastAsia"/>
          <w:spacing w:val="1"/>
          <w:w w:val="0"/>
          <w:sz w:val="22"/>
        </w:rPr>
        <w:t>관련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D906EB">
        <w:rPr>
          <w:rFonts w:ascii="Times New Roman" w:hint="eastAsia"/>
          <w:spacing w:val="1"/>
          <w:w w:val="0"/>
          <w:sz w:val="22"/>
        </w:rPr>
        <w:t>법률</w:t>
      </w:r>
      <w:r w:rsidRPr="00D906EB">
        <w:rPr>
          <w:rFonts w:ascii="Times New Roman" w:hint="eastAsia"/>
          <w:spacing w:val="1"/>
          <w:w w:val="0"/>
          <w:sz w:val="22"/>
        </w:rPr>
        <w:t xml:space="preserve">, </w:t>
      </w:r>
      <w:r w:rsidRPr="00D906EB">
        <w:rPr>
          <w:rFonts w:ascii="Times New Roman" w:hint="eastAsia"/>
          <w:spacing w:val="1"/>
          <w:w w:val="0"/>
          <w:sz w:val="22"/>
        </w:rPr>
        <w:t>자금세탁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D906EB">
        <w:rPr>
          <w:rFonts w:ascii="Times New Roman" w:hint="eastAsia"/>
          <w:spacing w:val="1"/>
          <w:w w:val="0"/>
          <w:sz w:val="22"/>
        </w:rPr>
        <w:t>관련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D906EB">
        <w:rPr>
          <w:rFonts w:ascii="Times New Roman" w:hint="eastAsia"/>
          <w:spacing w:val="1"/>
          <w:w w:val="0"/>
          <w:sz w:val="22"/>
        </w:rPr>
        <w:t>법률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D906EB">
        <w:rPr>
          <w:rFonts w:ascii="Times New Roman" w:hint="eastAsia"/>
          <w:spacing w:val="1"/>
          <w:w w:val="0"/>
          <w:sz w:val="22"/>
        </w:rPr>
        <w:t>제재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D906EB">
        <w:rPr>
          <w:rFonts w:ascii="Times New Roman" w:hint="eastAsia"/>
          <w:spacing w:val="1"/>
          <w:w w:val="0"/>
          <w:sz w:val="22"/>
        </w:rPr>
        <w:t>관련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>법률을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D906EB">
        <w:rPr>
          <w:rFonts w:ascii="Times New Roman" w:hint="eastAsia"/>
          <w:spacing w:val="1"/>
          <w:w w:val="0"/>
          <w:sz w:val="22"/>
        </w:rPr>
        <w:t>준수하여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D906EB">
        <w:rPr>
          <w:rFonts w:ascii="Times New Roman" w:hint="eastAsia"/>
          <w:spacing w:val="1"/>
          <w:w w:val="0"/>
          <w:sz w:val="22"/>
        </w:rPr>
        <w:t>사업을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>수행하도록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>각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>당사자가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>적절한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>내부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>정책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>절차를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>수립하여야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>한다는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>점에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5913F0">
        <w:rPr>
          <w:rFonts w:ascii="Times New Roman" w:eastAsia="바탕체" w:hint="eastAsia"/>
          <w:spacing w:val="1"/>
          <w:w w:val="0"/>
          <w:sz w:val="22"/>
          <w:szCs w:val="22"/>
        </w:rPr>
        <w:t>동의하고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D906EB">
        <w:rPr>
          <w:rFonts w:ascii="Times New Roman" w:hint="eastAsia"/>
          <w:spacing w:val="1"/>
          <w:w w:val="0"/>
          <w:sz w:val="22"/>
        </w:rPr>
        <w:t>이를</w:t>
      </w:r>
      <w:r w:rsidRPr="00D906EB">
        <w:rPr>
          <w:rFonts w:ascii="Times New Roman" w:hint="eastAsia"/>
          <w:spacing w:val="1"/>
          <w:w w:val="0"/>
          <w:sz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준수하기로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한다</w:t>
      </w:r>
      <w:r w:rsidRPr="00D906EB">
        <w:rPr>
          <w:rFonts w:ascii="Times New Roman" w:hint="eastAsia"/>
          <w:spacing w:val="1"/>
          <w:w w:val="0"/>
          <w:sz w:val="22"/>
        </w:rPr>
        <w:t>.</w:t>
      </w:r>
    </w:p>
    <w:p w14:paraId="5F17D0CD" w14:textId="77777777" w:rsidR="002D2169" w:rsidRPr="00ED39B3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</w:p>
    <w:p w14:paraId="2FB2217D" w14:textId="77777777" w:rsidR="002D2169" w:rsidRPr="00D906EB" w:rsidRDefault="002D2169" w:rsidP="002D2169">
      <w:pPr>
        <w:pStyle w:val="uc0uc0"/>
        <w:numPr>
          <w:ilvl w:val="0"/>
          <w:numId w:val="28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403" w:hanging="403"/>
        <w:outlineLvl w:val="1"/>
        <w:rPr>
          <w:rFonts w:ascii="Times New Roman"/>
          <w:b/>
          <w:w w:val="0"/>
          <w:sz w:val="22"/>
        </w:rPr>
      </w:pPr>
      <w:bookmarkStart w:id="215" w:name="_DV_M220"/>
      <w:bookmarkEnd w:id="215"/>
      <w:r w:rsidRPr="00D906EB">
        <w:rPr>
          <w:rFonts w:ascii="Times New Roman"/>
          <w:b/>
          <w:w w:val="0"/>
          <w:sz w:val="22"/>
        </w:rPr>
        <w:t>(</w:t>
      </w:r>
      <w:r w:rsidRPr="00D906EB">
        <w:rPr>
          <w:rFonts w:ascii="Times New Roman" w:hint="eastAsia"/>
          <w:b/>
          <w:w w:val="0"/>
          <w:sz w:val="22"/>
        </w:rPr>
        <w:t>비밀유지</w:t>
      </w:r>
      <w:r w:rsidRPr="00D906EB">
        <w:rPr>
          <w:rFonts w:ascii="Times New Roman"/>
          <w:b/>
          <w:w w:val="0"/>
          <w:sz w:val="22"/>
        </w:rPr>
        <w:t>)</w:t>
      </w:r>
    </w:p>
    <w:p w14:paraId="5FBB8A28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1200" w:hanging="1200"/>
        <w:rPr>
          <w:rFonts w:ascii="Times New Roman" w:eastAsia="바탕체"/>
          <w:w w:val="0"/>
          <w:sz w:val="22"/>
          <w:szCs w:val="22"/>
        </w:rPr>
      </w:pPr>
    </w:p>
    <w:p w14:paraId="38B000E4" w14:textId="4E0D326E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 w:hint="eastAsia"/>
          <w:spacing w:val="1"/>
          <w:w w:val="0"/>
          <w:sz w:val="22"/>
          <w:szCs w:val="22"/>
        </w:rPr>
      </w:pPr>
      <w:bookmarkStart w:id="216" w:name="_DV_M221"/>
      <w:bookmarkEnd w:id="216"/>
      <w:r w:rsidRPr="00ED39B3">
        <w:rPr>
          <w:rFonts w:ascii="Times New Roman" w:eastAsia="바탕체"/>
          <w:spacing w:val="1"/>
          <w:w w:val="0"/>
          <w:sz w:val="22"/>
          <w:szCs w:val="22"/>
        </w:rPr>
        <w:t>당사자들은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상대방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당사자의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사전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서면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동의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없이는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본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약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정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의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체결에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관련된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정보를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공개할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수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없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다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단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다음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각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호에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따라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공개된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정보이거나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공개하여야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하는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경우는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예외로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한다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.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아래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제</w:t>
      </w:r>
      <w:ins w:id="217" w:author="윤현정 (Hyunjeong Yoon)" w:date="2025-06-16T11:28:00Z">
        <w:r w:rsidR="007101D9">
          <w:rPr>
            <w:rFonts w:ascii="Times New Roman" w:eastAsia="바탕체"/>
            <w:spacing w:val="1"/>
            <w:w w:val="0"/>
            <w:sz w:val="22"/>
            <w:szCs w:val="22"/>
          </w:rPr>
          <w:t>3</w:t>
        </w:r>
      </w:ins>
      <w:del w:id="218" w:author="윤현정 (Hyunjeong Yoon)" w:date="2025-06-16T11:28:00Z">
        <w:r w:rsidDel="007101D9">
          <w:rPr>
            <w:rFonts w:ascii="Times New Roman" w:eastAsia="바탕체"/>
            <w:spacing w:val="1"/>
            <w:w w:val="0"/>
            <w:sz w:val="22"/>
            <w:szCs w:val="22"/>
          </w:rPr>
          <w:delText>4</w:delText>
        </w:r>
      </w:del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호에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따라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정보를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제공하는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경우에는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정보를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공개하는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당사자는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해당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정보의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공개를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요청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또는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proofErr w:type="spellStart"/>
      <w:r w:rsidRPr="00ED39B3">
        <w:rPr>
          <w:rFonts w:ascii="Times New Roman" w:eastAsia="바탕체"/>
          <w:spacing w:val="1"/>
          <w:w w:val="0"/>
          <w:sz w:val="22"/>
          <w:szCs w:val="22"/>
        </w:rPr>
        <w:t>요구받은</w:t>
      </w:r>
      <w:proofErr w:type="spellEnd"/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사실을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즉시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상대방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당사자에게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서면으로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통지하고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공개될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자료의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사본을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사전에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상대방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당사자에게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제공하여야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한다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.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단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당사자들은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ins w:id="219" w:author="김현주 (Hyunjoo Kim)" w:date="2025-06-18T13:52:00Z"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>본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>계약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>이행을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>위하여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그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계열사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,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당사자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계열사의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각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이사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직원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컨설턴트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,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자문인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잠재적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대주에게는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약정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의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체결에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관련된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정보를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공개할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>수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있다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ins w:id="220" w:author="김현주 (Hyunjoo Kim)" w:date="2025-06-18T13:52:00Z"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>이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>경우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ins w:id="221" w:author="김현주 (Hyunjoo Kim)" w:date="2025-06-18T13:53:00Z"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>정보를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>제공하는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>자는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>정보를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>제공받는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>자에게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>본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>조항과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>동일한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>비밀유지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>의무를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>준수하도록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>하여야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>한다</w:t>
        </w:r>
        <w:r w:rsidR="002166EA">
          <w:rPr>
            <w:rFonts w:ascii="Times New Roman" w:eastAsia="바탕체" w:hint="eastAsia"/>
            <w:spacing w:val="1"/>
            <w:w w:val="0"/>
            <w:sz w:val="22"/>
            <w:szCs w:val="22"/>
          </w:rPr>
          <w:t>.</w:t>
        </w:r>
        <w:r w:rsidR="002166EA"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</w:ins>
    </w:p>
    <w:p w14:paraId="531EF4EE" w14:textId="77777777" w:rsidR="002D2169" w:rsidRPr="00ED39B3" w:rsidRDefault="002D2169" w:rsidP="002D2169">
      <w:pPr>
        <w:pStyle w:val="uc0uc0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/>
        <w:rPr>
          <w:rFonts w:ascii="Times New Roman" w:eastAsia="바탕체"/>
          <w:spacing w:val="1"/>
          <w:w w:val="0"/>
          <w:sz w:val="22"/>
          <w:szCs w:val="22"/>
        </w:rPr>
      </w:pPr>
    </w:p>
    <w:p w14:paraId="65A740F3" w14:textId="77777777" w:rsidR="002D2169" w:rsidRPr="00ED39B3" w:rsidRDefault="002D2169" w:rsidP="002D2169">
      <w:pPr>
        <w:pStyle w:val="uc0uc0"/>
        <w:numPr>
          <w:ilvl w:val="0"/>
          <w:numId w:val="2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공지된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사실이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된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정보</w:t>
      </w:r>
    </w:p>
    <w:p w14:paraId="5C739918" w14:textId="0AF05AD1" w:rsidR="002D2169" w:rsidRPr="00ED39B3" w:rsidDel="002C732F" w:rsidRDefault="002D2169" w:rsidP="002D2169">
      <w:pPr>
        <w:pStyle w:val="uc0uc0"/>
        <w:numPr>
          <w:ilvl w:val="0"/>
          <w:numId w:val="2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del w:id="222" w:author="윤현정 (Hyunjeong Yoon)" w:date="2025-06-16T11:28:00Z"/>
          <w:rFonts w:ascii="Times New Roman" w:eastAsia="바탕체"/>
          <w:spacing w:val="1"/>
          <w:w w:val="0"/>
          <w:sz w:val="22"/>
          <w:szCs w:val="22"/>
        </w:rPr>
      </w:pPr>
      <w:del w:id="223" w:author="윤현정 (Hyunjeong Yoon)" w:date="2025-06-16T11:28:00Z"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정보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수령자에게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해당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정보를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제공하는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것이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비밀유지의무를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위반한다는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사실을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알지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못하는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제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3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자가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정보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수령자에게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제공한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 xml:space="preserve"> </w:delText>
        </w:r>
        <w:r w:rsidRPr="00ED39B3" w:rsidDel="002C732F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정보</w:delText>
        </w:r>
      </w:del>
    </w:p>
    <w:p w14:paraId="59C5205C" w14:textId="77777777" w:rsidR="002D2169" w:rsidRPr="00ED39B3" w:rsidRDefault="002D2169" w:rsidP="002D2169">
      <w:pPr>
        <w:pStyle w:val="uc0uc0"/>
        <w:numPr>
          <w:ilvl w:val="0"/>
          <w:numId w:val="2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해당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정보의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공개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당시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정보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수령자가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이미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아무런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제한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없이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보유하고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있었던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정보</w:t>
      </w:r>
    </w:p>
    <w:p w14:paraId="7A773FD0" w14:textId="77777777" w:rsidR="002D2169" w:rsidRPr="00ED39B3" w:rsidRDefault="002D2169" w:rsidP="002D2169">
      <w:pPr>
        <w:pStyle w:val="uc0uc0"/>
        <w:numPr>
          <w:ilvl w:val="0"/>
          <w:numId w:val="2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법원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,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규제기관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등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정부기관의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판결이나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처분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법률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,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규정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,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명령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등에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따라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공개하여야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하는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ED39B3">
        <w:rPr>
          <w:rFonts w:ascii="Times New Roman" w:eastAsia="바탕체" w:hint="eastAsia"/>
          <w:spacing w:val="1"/>
          <w:w w:val="0"/>
          <w:sz w:val="22"/>
          <w:szCs w:val="22"/>
        </w:rPr>
        <w:t>정보</w:t>
      </w:r>
      <w:r w:rsidRPr="00ED39B3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</w:p>
    <w:p w14:paraId="4BD7F8F6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</w:p>
    <w:p w14:paraId="3776CC82" w14:textId="77777777" w:rsidR="002D2169" w:rsidRPr="002B26B2" w:rsidRDefault="002D2169" w:rsidP="002D2169">
      <w:pPr>
        <w:pStyle w:val="uc0uc0"/>
        <w:numPr>
          <w:ilvl w:val="0"/>
          <w:numId w:val="28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403" w:hanging="403"/>
        <w:outlineLvl w:val="1"/>
        <w:rPr>
          <w:rFonts w:ascii="Times New Roman" w:eastAsia="바탕체"/>
          <w:b/>
          <w:w w:val="0"/>
          <w:sz w:val="22"/>
          <w:szCs w:val="22"/>
        </w:rPr>
      </w:pPr>
      <w:bookmarkStart w:id="224" w:name="_DV_M241"/>
      <w:bookmarkStart w:id="225" w:name="_DV_M242"/>
      <w:bookmarkStart w:id="226" w:name="_DV_M243"/>
      <w:bookmarkStart w:id="227" w:name="_DV_M244"/>
      <w:bookmarkStart w:id="228" w:name="_DV_M245"/>
      <w:bookmarkStart w:id="229" w:name="_DV_M246"/>
      <w:bookmarkStart w:id="230" w:name="_DV_M247"/>
      <w:bookmarkStart w:id="231" w:name="_DV_M248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r w:rsidRPr="002B26B2">
        <w:rPr>
          <w:rFonts w:ascii="Times New Roman" w:eastAsia="바탕체"/>
          <w:b/>
          <w:w w:val="0"/>
          <w:sz w:val="22"/>
          <w:szCs w:val="22"/>
        </w:rPr>
        <w:t>(</w:t>
      </w:r>
      <w:r w:rsidRPr="002B26B2">
        <w:rPr>
          <w:rFonts w:ascii="Times New Roman" w:eastAsia="바탕체" w:hint="eastAsia"/>
          <w:b/>
          <w:w w:val="0"/>
          <w:sz w:val="22"/>
          <w:szCs w:val="22"/>
        </w:rPr>
        <w:t>분쟁해결</w:t>
      </w:r>
      <w:r w:rsidRPr="002B26B2">
        <w:rPr>
          <w:rFonts w:ascii="Times New Roman" w:eastAsia="바탕체"/>
          <w:b/>
          <w:w w:val="0"/>
          <w:sz w:val="22"/>
          <w:szCs w:val="22"/>
        </w:rPr>
        <w:t>)</w:t>
      </w:r>
    </w:p>
    <w:p w14:paraId="63907A94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</w:p>
    <w:p w14:paraId="38BB7A6D" w14:textId="77777777" w:rsidR="002D2169" w:rsidRPr="002B26B2" w:rsidRDefault="002D2169" w:rsidP="002D2169">
      <w:pPr>
        <w:pStyle w:val="uc0uc0"/>
        <w:numPr>
          <w:ilvl w:val="0"/>
          <w:numId w:val="26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bookmarkStart w:id="232" w:name="_DV_M249"/>
      <w:bookmarkEnd w:id="232"/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lastRenderedPageBreak/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체결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이행과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관련하여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당사자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들간에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발생한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모든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분쟁은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먼저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상호이해와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신의성실의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원칙에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입각하여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해결할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있도록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노력하여야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한다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.</w:t>
      </w:r>
    </w:p>
    <w:p w14:paraId="0B546857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</w:p>
    <w:p w14:paraId="403382AF" w14:textId="77777777" w:rsidR="002D2169" w:rsidRPr="002B26B2" w:rsidRDefault="002D2169" w:rsidP="002D2169">
      <w:pPr>
        <w:pStyle w:val="uc0uc0"/>
        <w:numPr>
          <w:ilvl w:val="0"/>
          <w:numId w:val="26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bookmarkStart w:id="233" w:name="_DV_M250"/>
      <w:bookmarkEnd w:id="233"/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(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1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)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항의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규정에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따라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653DF7">
        <w:rPr>
          <w:rFonts w:ascii="Times New Roman" w:eastAsia="바탕체" w:hint="eastAsia"/>
          <w:spacing w:val="1"/>
          <w:w w:val="0"/>
          <w:sz w:val="22"/>
          <w:szCs w:val="22"/>
        </w:rPr>
        <w:t>해결되지</w:t>
      </w:r>
      <w:r w:rsidRPr="00653DF7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653DF7">
        <w:rPr>
          <w:rFonts w:ascii="Times New Roman" w:eastAsia="바탕체" w:hint="eastAsia"/>
          <w:spacing w:val="1"/>
          <w:w w:val="0"/>
          <w:sz w:val="22"/>
          <w:szCs w:val="22"/>
        </w:rPr>
        <w:t>못한</w:t>
      </w:r>
      <w:r w:rsidRPr="00653DF7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653DF7">
        <w:rPr>
          <w:rFonts w:ascii="Times New Roman" w:eastAsia="바탕체" w:hint="eastAsia"/>
          <w:spacing w:val="1"/>
          <w:w w:val="0"/>
          <w:sz w:val="22"/>
          <w:szCs w:val="22"/>
        </w:rPr>
        <w:t>분쟁은</w:t>
      </w:r>
      <w:r w:rsidRPr="00653DF7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653DF7">
        <w:rPr>
          <w:rFonts w:ascii="Times New Roman" w:eastAsia="바탕체" w:hint="eastAsia"/>
          <w:spacing w:val="1"/>
          <w:w w:val="0"/>
          <w:sz w:val="22"/>
          <w:szCs w:val="22"/>
        </w:rPr>
        <w:t>서울중앙지방법원을</w:t>
      </w:r>
      <w:r w:rsidRPr="00653DF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del w:id="234" w:author="윤현정 (Hyunjeong Yoon)" w:date="2025-06-16T11:28:00Z">
        <w:r w:rsidRPr="00653DF7" w:rsidDel="007101D9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비</w:delText>
        </w:r>
      </w:del>
      <w:r w:rsidRPr="00653DF7">
        <w:rPr>
          <w:rFonts w:ascii="Times New Roman" w:eastAsia="바탕체" w:hint="eastAsia"/>
          <w:spacing w:val="1"/>
          <w:w w:val="0"/>
          <w:sz w:val="22"/>
          <w:szCs w:val="22"/>
        </w:rPr>
        <w:t>전속적</w:t>
      </w:r>
      <w:r w:rsidRPr="00653DF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1</w:t>
      </w:r>
      <w:r w:rsidRPr="00653DF7">
        <w:rPr>
          <w:rFonts w:ascii="Times New Roman" w:eastAsia="바탕체" w:hint="eastAsia"/>
          <w:spacing w:val="1"/>
          <w:w w:val="0"/>
          <w:sz w:val="22"/>
          <w:szCs w:val="22"/>
        </w:rPr>
        <w:t>심관할법원으로</w:t>
      </w:r>
      <w:r w:rsidRPr="00653DF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653DF7">
        <w:rPr>
          <w:rFonts w:ascii="Times New Roman" w:eastAsia="바탕체" w:hint="eastAsia"/>
          <w:spacing w:val="1"/>
          <w:w w:val="0"/>
          <w:sz w:val="22"/>
          <w:szCs w:val="22"/>
        </w:rPr>
        <w:t>하여</w:t>
      </w:r>
      <w:r w:rsidRPr="00653DF7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653DF7">
        <w:rPr>
          <w:rFonts w:ascii="Times New Roman" w:eastAsia="바탕체" w:hint="eastAsia"/>
          <w:spacing w:val="1"/>
          <w:w w:val="0"/>
          <w:sz w:val="22"/>
          <w:szCs w:val="22"/>
        </w:rPr>
        <w:t>해결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하기로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한다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.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</w:p>
    <w:p w14:paraId="13294C71" w14:textId="77777777" w:rsidR="002D2169" w:rsidRPr="00B6791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</w:p>
    <w:p w14:paraId="32664EDD" w14:textId="77777777" w:rsidR="002D2169" w:rsidRPr="002B26B2" w:rsidRDefault="002D2169" w:rsidP="002D2169">
      <w:pPr>
        <w:pStyle w:val="uc0uc0"/>
        <w:numPr>
          <w:ilvl w:val="0"/>
          <w:numId w:val="28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403" w:hanging="403"/>
        <w:outlineLvl w:val="1"/>
        <w:rPr>
          <w:rFonts w:ascii="Times New Roman" w:eastAsia="바탕체"/>
          <w:b/>
          <w:w w:val="0"/>
          <w:sz w:val="22"/>
          <w:szCs w:val="22"/>
        </w:rPr>
      </w:pPr>
      <w:bookmarkStart w:id="235" w:name="_DV_M254"/>
      <w:bookmarkEnd w:id="235"/>
      <w:r w:rsidRPr="002B26B2">
        <w:rPr>
          <w:rFonts w:ascii="Times New Roman" w:eastAsia="바탕체"/>
          <w:b/>
          <w:w w:val="0"/>
          <w:sz w:val="22"/>
          <w:szCs w:val="22"/>
        </w:rPr>
        <w:t>(</w:t>
      </w:r>
      <w:r w:rsidRPr="002B26B2">
        <w:rPr>
          <w:rFonts w:ascii="Times New Roman" w:eastAsia="바탕체" w:hint="eastAsia"/>
          <w:b/>
          <w:w w:val="0"/>
          <w:sz w:val="22"/>
          <w:szCs w:val="22"/>
        </w:rPr>
        <w:t>기타</w:t>
      </w:r>
      <w:r w:rsidRPr="002B26B2">
        <w:rPr>
          <w:rFonts w:ascii="Times New Roman" w:eastAsia="바탕체"/>
          <w:b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b/>
          <w:w w:val="0"/>
          <w:sz w:val="22"/>
          <w:szCs w:val="22"/>
        </w:rPr>
        <w:t>조항</w:t>
      </w:r>
      <w:r w:rsidRPr="002B26B2">
        <w:rPr>
          <w:rFonts w:ascii="Times New Roman" w:eastAsia="바탕체"/>
          <w:b/>
          <w:w w:val="0"/>
          <w:sz w:val="22"/>
          <w:szCs w:val="22"/>
        </w:rPr>
        <w:t>)</w:t>
      </w:r>
    </w:p>
    <w:p w14:paraId="19EC3686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</w:p>
    <w:p w14:paraId="15F47C0A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567"/>
        <w:rPr>
          <w:rFonts w:ascii="Times New Roman" w:eastAsia="바탕체"/>
          <w:w w:val="0"/>
          <w:sz w:val="22"/>
          <w:szCs w:val="22"/>
        </w:rPr>
      </w:pPr>
      <w:bookmarkStart w:id="236" w:name="_DV_M251"/>
      <w:bookmarkStart w:id="237" w:name="_DV_M252"/>
      <w:bookmarkStart w:id="238" w:name="_DV_M253"/>
      <w:bookmarkEnd w:id="236"/>
      <w:bookmarkEnd w:id="237"/>
      <w:bookmarkEnd w:id="238"/>
    </w:p>
    <w:p w14:paraId="5F473870" w14:textId="77777777" w:rsidR="002D2169" w:rsidRPr="002B26B2" w:rsidRDefault="002D2169" w:rsidP="002D2169">
      <w:pPr>
        <w:pStyle w:val="uc0uc0"/>
        <w:numPr>
          <w:ilvl w:val="0"/>
          <w:numId w:val="27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bookmarkStart w:id="239" w:name="_DV_M255"/>
      <w:bookmarkEnd w:id="239"/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계약의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변경</w:t>
      </w:r>
    </w:p>
    <w:p w14:paraId="4A4D125A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09C5F598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600"/>
        <w:rPr>
          <w:rFonts w:ascii="Times New Roman" w:eastAsia="바탕체"/>
          <w:spacing w:val="1"/>
          <w:w w:val="0"/>
          <w:sz w:val="22"/>
          <w:szCs w:val="22"/>
        </w:rPr>
      </w:pPr>
      <w:bookmarkStart w:id="240" w:name="_DV_M256"/>
      <w:bookmarkEnd w:id="240"/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약정에서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달리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규정하고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있지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아니하는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당사자들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전원이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서면으로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동의하는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경우에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한하여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변경할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있다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. </w:t>
      </w:r>
    </w:p>
    <w:p w14:paraId="0A6B751B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</w:p>
    <w:p w14:paraId="577838B7" w14:textId="77777777" w:rsidR="002D2169" w:rsidRPr="002B26B2" w:rsidRDefault="002D2169" w:rsidP="002D2169">
      <w:pPr>
        <w:pStyle w:val="uc0uc0"/>
        <w:numPr>
          <w:ilvl w:val="0"/>
          <w:numId w:val="27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bookmarkStart w:id="241" w:name="_DV_M257"/>
      <w:bookmarkEnd w:id="241"/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불가항력</w:t>
      </w:r>
    </w:p>
    <w:p w14:paraId="3A24AF41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</w:p>
    <w:p w14:paraId="2C64243C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600"/>
        <w:rPr>
          <w:rFonts w:ascii="Times New Roman" w:eastAsia="바탕체"/>
          <w:spacing w:val="1"/>
          <w:w w:val="0"/>
          <w:sz w:val="22"/>
          <w:szCs w:val="22"/>
        </w:rPr>
      </w:pPr>
      <w:bookmarkStart w:id="242" w:name="_DV_M258"/>
      <w:bookmarkEnd w:id="242"/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불가항력에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의한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불이행에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대하여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/>
          <w:spacing w:val="1"/>
          <w:w w:val="0"/>
          <w:sz w:val="22"/>
          <w:szCs w:val="22"/>
        </w:rPr>
        <w:t>당사자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들은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그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책임을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부담하지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않는다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.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여기서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불가항력이라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함은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/>
          <w:spacing w:val="1"/>
          <w:w w:val="0"/>
          <w:sz w:val="22"/>
          <w:szCs w:val="22"/>
        </w:rPr>
        <w:t>당사자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통제할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없는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사정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(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화재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폭발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천재지변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전염병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,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전쟁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정부의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조치를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포함하되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한정되지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않는다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)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을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의미한다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.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다만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>
        <w:rPr>
          <w:rFonts w:ascii="Times New Roman" w:eastAsia="바탕체"/>
          <w:spacing w:val="1"/>
          <w:w w:val="0"/>
          <w:sz w:val="22"/>
          <w:szCs w:val="22"/>
        </w:rPr>
        <w:t>당사자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경우에도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약정상의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약정사항의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완전한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이행을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위해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가능한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모든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합리적인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조치를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취해야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하며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상기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사유가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발생한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때로부터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spacing w:val="1"/>
          <w:w w:val="0"/>
          <w:sz w:val="22"/>
          <w:szCs w:val="22"/>
        </w:rPr>
        <w:t>일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십</w:t>
      </w:r>
      <w:proofErr w:type="spellEnd"/>
      <w:r w:rsidRPr="002B26B2">
        <w:rPr>
          <w:rFonts w:ascii="Times New Roman" w:eastAsia="바탕체"/>
          <w:spacing w:val="1"/>
          <w:w w:val="0"/>
          <w:sz w:val="22"/>
          <w:szCs w:val="22"/>
        </w:rPr>
        <w:t>(10)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이내에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그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사실을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다른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투자자들에게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서면으로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통지하여야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한다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.</w:t>
      </w:r>
    </w:p>
    <w:p w14:paraId="18CEE08D" w14:textId="77777777" w:rsidR="002D2169" w:rsidRPr="002B26B2" w:rsidRDefault="002D2169" w:rsidP="002D2169">
      <w:pPr>
        <w:pStyle w:val="10"/>
        <w:tabs>
          <w:tab w:val="clear" w:pos="400"/>
          <w:tab w:val="clear" w:pos="800"/>
          <w:tab w:val="clear" w:pos="1600"/>
          <w:tab w:val="clear" w:pos="2000"/>
          <w:tab w:val="clear" w:pos="2800"/>
          <w:tab w:val="clear" w:pos="3200"/>
          <w:tab w:val="clear" w:pos="3600"/>
          <w:tab w:val="clear" w:pos="4000"/>
          <w:tab w:val="clear" w:pos="4400"/>
          <w:tab w:val="clear" w:pos="4800"/>
          <w:tab w:val="clear" w:pos="5200"/>
          <w:tab w:val="clear" w:pos="5600"/>
          <w:tab w:val="clear" w:pos="6000"/>
          <w:tab w:val="clear" w:pos="6400"/>
          <w:tab w:val="clear" w:pos="6800"/>
          <w:tab w:val="clear" w:pos="7200"/>
          <w:tab w:val="clear" w:pos="7600"/>
          <w:tab w:val="clear" w:pos="8000"/>
          <w:tab w:val="left" w:pos="600"/>
          <w:tab w:val="left" w:pos="1800"/>
        </w:tabs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  <w:bookmarkStart w:id="243" w:name="_DV_M259"/>
      <w:bookmarkEnd w:id="243"/>
    </w:p>
    <w:p w14:paraId="53893107" w14:textId="77777777" w:rsidR="002D2169" w:rsidRPr="002B26B2" w:rsidRDefault="002D2169" w:rsidP="002D2169">
      <w:pPr>
        <w:pStyle w:val="uc0uc0"/>
        <w:numPr>
          <w:ilvl w:val="0"/>
          <w:numId w:val="27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정관과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관계</w:t>
      </w:r>
    </w:p>
    <w:p w14:paraId="512AAF09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600"/>
        <w:rPr>
          <w:rFonts w:ascii="Times New Roman" w:eastAsia="바탕체"/>
          <w:spacing w:val="1"/>
          <w:w w:val="0"/>
          <w:sz w:val="22"/>
          <w:szCs w:val="22"/>
        </w:rPr>
      </w:pPr>
    </w:p>
    <w:p w14:paraId="6D89CFC6" w14:textId="2872A5CA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600"/>
        <w:rPr>
          <w:rFonts w:ascii="Times New Roman" w:eastAsia="바탕체"/>
          <w:spacing w:val="1"/>
          <w:w w:val="0"/>
          <w:sz w:val="22"/>
          <w:szCs w:val="22"/>
        </w:rPr>
      </w:pPr>
      <w:r>
        <w:rPr>
          <w:rFonts w:ascii="Times New Roman" w:eastAsia="바탕체"/>
          <w:spacing w:val="1"/>
          <w:w w:val="0"/>
          <w:sz w:val="22"/>
          <w:szCs w:val="22"/>
        </w:rPr>
        <w:t>당사자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들은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법령이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허용하는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범위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내에서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내용이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실현될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있도록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ins w:id="244" w:author="윤현정 (Hyunjeong Yoon)" w:date="2025-06-16T11:30:00Z">
        <w:r w:rsidR="007101D9">
          <w:rPr>
            <w:rFonts w:ascii="Times New Roman" w:eastAsia="바탕체" w:hint="eastAsia"/>
            <w:spacing w:val="1"/>
            <w:w w:val="0"/>
            <w:sz w:val="22"/>
            <w:szCs w:val="22"/>
          </w:rPr>
          <w:t>개별</w:t>
        </w:r>
        <w:r w:rsidR="007101D9">
          <w:rPr>
            <w:rFonts w:ascii="Times New Roman" w:eastAsia="바탕체"/>
            <w:spacing w:val="1"/>
            <w:w w:val="0"/>
            <w:sz w:val="22"/>
            <w:szCs w:val="22"/>
          </w:rPr>
          <w:t xml:space="preserve"> Vehicle</w:t>
        </w:r>
        <w:r w:rsidR="007101D9">
          <w:rPr>
            <w:rFonts w:ascii="Times New Roman" w:eastAsia="바탕체" w:hint="eastAsia"/>
            <w:spacing w:val="1"/>
            <w:w w:val="0"/>
            <w:sz w:val="22"/>
            <w:szCs w:val="22"/>
          </w:rPr>
          <w:t>의</w:t>
        </w:r>
        <w:r w:rsidR="007101D9"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</w:ins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정관을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ins w:id="245" w:author="윤현정 (Hyunjeong Yoon)" w:date="2025-06-16T11:29:00Z">
        <w:r w:rsidR="007101D9">
          <w:rPr>
            <w:rFonts w:ascii="Times New Roman" w:eastAsia="바탕체" w:hint="eastAsia"/>
            <w:spacing w:val="1"/>
            <w:w w:val="0"/>
            <w:sz w:val="22"/>
            <w:szCs w:val="22"/>
          </w:rPr>
          <w:t>작성</w:t>
        </w:r>
      </w:ins>
      <w:del w:id="246" w:author="윤현정 (Hyunjeong Yoon)" w:date="2025-06-16T11:29:00Z">
        <w:r w:rsidRPr="002B26B2" w:rsidDel="007101D9">
          <w:rPr>
            <w:rFonts w:ascii="Times New Roman" w:eastAsia="바탕체" w:hint="eastAsia"/>
            <w:spacing w:val="1"/>
            <w:w w:val="0"/>
            <w:sz w:val="22"/>
            <w:szCs w:val="22"/>
          </w:rPr>
          <w:delText>변경</w:delText>
        </w:r>
      </w:del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하고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내용에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따라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그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권리를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행사하거나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의무를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이행하여야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한다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. </w:t>
      </w:r>
    </w:p>
    <w:p w14:paraId="5AF4C129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</w:p>
    <w:p w14:paraId="2AAFB609" w14:textId="5550A2ED" w:rsidR="007101D9" w:rsidRDefault="007101D9" w:rsidP="002D2169">
      <w:pPr>
        <w:pStyle w:val="uc0uc0"/>
        <w:numPr>
          <w:ilvl w:val="0"/>
          <w:numId w:val="27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 w:hanging="567"/>
        <w:rPr>
          <w:ins w:id="247" w:author="윤현정 (Hyunjeong Yoon)" w:date="2025-06-16T11:32:00Z"/>
          <w:rFonts w:ascii="Times New Roman" w:eastAsia="바탕체"/>
          <w:spacing w:val="1"/>
          <w:w w:val="0"/>
          <w:sz w:val="22"/>
          <w:szCs w:val="22"/>
        </w:rPr>
      </w:pPr>
      <w:bookmarkStart w:id="248" w:name="_DV_M271"/>
      <w:bookmarkEnd w:id="248"/>
      <w:ins w:id="249" w:author="윤현정 (Hyunjeong Yoon)" w:date="2025-06-16T11:32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양도</w:t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br/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lastRenderedPageBreak/>
          <w:t>AMC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는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투자자의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사전서면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승인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없이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본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약정의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권리의무를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제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3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자에게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양도</w:t>
        </w:r>
      </w:ins>
      <w:ins w:id="250" w:author="윤현정 (Hyunjeong Yoon)" w:date="2025-06-16T11:34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(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영업양도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포함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)</w:t>
        </w:r>
      </w:ins>
      <w:ins w:id="251" w:author="윤현정 (Hyunjeong Yoon)" w:date="2025-06-16T11:32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,</w:t>
        </w:r>
      </w:ins>
      <w:ins w:id="252" w:author="윤현정 (Hyunjeong Yoon)" w:date="2025-06-16T11:33:00Z">
        <w:r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승계</w:t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t>,</w:t>
        </w:r>
      </w:ins>
      <w:ins w:id="253" w:author="윤현정 (Hyunjeong Yoon)" w:date="2025-06-16T11:32:00Z">
        <w:r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하도급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등을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하지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못한다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.</w:t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br/>
        </w:r>
      </w:ins>
    </w:p>
    <w:p w14:paraId="7AA320D3" w14:textId="55570399" w:rsidR="002D2169" w:rsidRPr="002B26B2" w:rsidRDefault="002D2169" w:rsidP="002D2169">
      <w:pPr>
        <w:pStyle w:val="uc0uc0"/>
        <w:numPr>
          <w:ilvl w:val="0"/>
          <w:numId w:val="27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승계인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및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양수인</w:t>
      </w:r>
    </w:p>
    <w:p w14:paraId="5F2F442C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</w:p>
    <w:p w14:paraId="33574033" w14:textId="4DEED190" w:rsidR="002D2169" w:rsidRPr="002B26B2" w:rsidRDefault="007101D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Chars="283" w:left="566"/>
        <w:rPr>
          <w:rFonts w:ascii="Times New Roman" w:eastAsia="바탕체"/>
          <w:spacing w:val="1"/>
          <w:w w:val="0"/>
          <w:sz w:val="22"/>
          <w:szCs w:val="22"/>
        </w:rPr>
      </w:pPr>
      <w:bookmarkStart w:id="254" w:name="_DV_M272"/>
      <w:bookmarkEnd w:id="254"/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약정의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모든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규정들은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약정이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정하는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바에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따라</w:t>
      </w:r>
      <w:ins w:id="255" w:author="윤현정 (Hyunjeong Yoon)" w:date="2025-06-16T11:33:00Z"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양도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,</w:t>
        </w:r>
        <w:r>
          <w:rPr>
            <w:rFonts w:ascii="Times New Roman" w:eastAsia="바탕체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승계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등이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이루어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지는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경우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본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pacing w:val="1"/>
            <w:w w:val="0"/>
            <w:sz w:val="22"/>
            <w:szCs w:val="22"/>
          </w:rPr>
          <w:t>약정은</w:t>
        </w:r>
      </w:ins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>
        <w:rPr>
          <w:rFonts w:ascii="Times New Roman" w:eastAsia="바탕체"/>
          <w:spacing w:val="1"/>
          <w:w w:val="0"/>
          <w:sz w:val="22"/>
          <w:szCs w:val="22"/>
        </w:rPr>
        <w:t>당사자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들의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승계인과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양수인들에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대하여도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유효하고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이들에게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구속력을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가진다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. </w:t>
      </w:r>
      <w:r w:rsidR="002D2169">
        <w:rPr>
          <w:rFonts w:ascii="Times New Roman" w:eastAsia="바탕체"/>
          <w:spacing w:val="1"/>
          <w:w w:val="0"/>
          <w:sz w:val="22"/>
          <w:szCs w:val="22"/>
        </w:rPr>
        <w:t>당사자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가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제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>3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자와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합병하거나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투자자의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영업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>(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약정에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따른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투자자의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의무를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포함한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전체영업양도를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말한다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)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전부를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제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>3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자에게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양도하는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경우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="002D2169">
        <w:rPr>
          <w:rFonts w:ascii="Times New Roman" w:eastAsia="바탕체"/>
          <w:spacing w:val="1"/>
          <w:w w:val="0"/>
          <w:sz w:val="22"/>
          <w:szCs w:val="22"/>
        </w:rPr>
        <w:t>당사자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는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합병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후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존속회사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당해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영업을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인수한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회사가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약정에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따른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투자자의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권리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의무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계약상의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지위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기타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일체의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권한을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인수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승계하는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조건으로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합병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영업양도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하여야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="002D2169"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한다</w:t>
      </w:r>
      <w:r w:rsidR="002D2169" w:rsidRPr="002B26B2">
        <w:rPr>
          <w:rFonts w:ascii="Times New Roman" w:eastAsia="바탕체"/>
          <w:spacing w:val="1"/>
          <w:w w:val="0"/>
          <w:sz w:val="22"/>
          <w:szCs w:val="22"/>
        </w:rPr>
        <w:t>.</w:t>
      </w:r>
    </w:p>
    <w:p w14:paraId="3546B3CD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</w:p>
    <w:p w14:paraId="746CA00D" w14:textId="77777777" w:rsidR="002D2169" w:rsidRPr="002B26B2" w:rsidRDefault="002D2169" w:rsidP="002D2169">
      <w:pPr>
        <w:pStyle w:val="uc0uc0"/>
        <w:numPr>
          <w:ilvl w:val="0"/>
          <w:numId w:val="27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800"/>
        </w:tabs>
        <w:wordWrap w:val="0"/>
        <w:spacing w:line="400" w:lineRule="atLeast"/>
        <w:ind w:left="567" w:hanging="567"/>
        <w:rPr>
          <w:rFonts w:ascii="Times New Roman" w:eastAsia="바탕체"/>
          <w:spacing w:val="1"/>
          <w:w w:val="0"/>
          <w:sz w:val="22"/>
          <w:szCs w:val="22"/>
        </w:rPr>
      </w:pPr>
      <w:bookmarkStart w:id="256" w:name="_DV_M273"/>
      <w:bookmarkEnd w:id="256"/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통지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등</w:t>
      </w:r>
    </w:p>
    <w:p w14:paraId="06451819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</w:p>
    <w:p w14:paraId="23BA36D9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600"/>
        <w:rPr>
          <w:rFonts w:ascii="Times New Roman" w:eastAsia="바탕체"/>
          <w:spacing w:val="1"/>
          <w:w w:val="0"/>
          <w:sz w:val="22"/>
          <w:szCs w:val="22"/>
        </w:rPr>
      </w:pPr>
      <w:bookmarkStart w:id="257" w:name="_DV_M274"/>
      <w:bookmarkEnd w:id="257"/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본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약정에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따라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어느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당사자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에게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전달되도록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요구되거나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허용되는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모든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통지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요청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요구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보고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동의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,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제의나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기타의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문서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서류는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아래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에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명시된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주소로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수령권이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있는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자를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수취인으로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하여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인편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등기우편으로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전달되거나</w:t>
      </w:r>
      <w:r w:rsidRPr="008E0E61">
        <w:rPr>
          <w:rFonts w:ascii="Times New Roman" w:eastAsia="바탕체" w:hint="eastAsia"/>
          <w:spacing w:val="1"/>
          <w:w w:val="0"/>
          <w:sz w:val="22"/>
          <w:szCs w:val="22"/>
        </w:rPr>
        <w:t xml:space="preserve">, </w:t>
      </w:r>
      <w:r w:rsidRPr="008E0E61">
        <w:rPr>
          <w:rFonts w:ascii="Times New Roman" w:eastAsia="바탕체" w:hint="eastAsia"/>
          <w:spacing w:val="1"/>
          <w:w w:val="0"/>
          <w:sz w:val="22"/>
          <w:szCs w:val="22"/>
        </w:rPr>
        <w:t>전자우편</w:t>
      </w:r>
      <w:r w:rsidRPr="008E0E61">
        <w:rPr>
          <w:rFonts w:ascii="Times New Roman" w:eastAsia="바탕체" w:hint="eastAsia"/>
          <w:spacing w:val="1"/>
          <w:w w:val="0"/>
          <w:sz w:val="22"/>
          <w:szCs w:val="22"/>
        </w:rPr>
        <w:t>(E-mail)</w:t>
      </w:r>
      <w:r w:rsidRPr="008E0E61">
        <w:rPr>
          <w:rFonts w:ascii="Times New Roman" w:eastAsia="바탕체" w:hint="eastAsia"/>
          <w:spacing w:val="1"/>
          <w:w w:val="0"/>
          <w:sz w:val="22"/>
          <w:szCs w:val="22"/>
        </w:rPr>
        <w:t>으로</w:t>
      </w:r>
      <w:r w:rsidRPr="008E0E61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8E0E61">
        <w:rPr>
          <w:rFonts w:ascii="Times New Roman" w:eastAsia="바탕체" w:hint="eastAsia"/>
          <w:spacing w:val="1"/>
          <w:w w:val="0"/>
          <w:sz w:val="22"/>
          <w:szCs w:val="22"/>
        </w:rPr>
        <w:t>전송하는</w:t>
      </w:r>
      <w:r w:rsidRPr="008E0E61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8E0E61">
        <w:rPr>
          <w:rFonts w:ascii="Times New Roman" w:eastAsia="바탕체" w:hint="eastAsia"/>
          <w:spacing w:val="1"/>
          <w:w w:val="0"/>
          <w:sz w:val="22"/>
          <w:szCs w:val="22"/>
        </w:rPr>
        <w:t>방법</w:t>
      </w:r>
      <w:r w:rsidRPr="008E0E61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8E0E61">
        <w:rPr>
          <w:rFonts w:ascii="Times New Roman" w:eastAsia="바탕체" w:hint="eastAsia"/>
          <w:spacing w:val="1"/>
          <w:w w:val="0"/>
          <w:sz w:val="22"/>
          <w:szCs w:val="22"/>
        </w:rPr>
        <w:t>또는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팩시밀리로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전송되고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수령확인증을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받는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방법으로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전</w:t>
      </w:r>
      <w:r w:rsidRPr="000757FA">
        <w:rPr>
          <w:rFonts w:ascii="Times New Roman" w:eastAsia="바탕체" w:hint="eastAsia"/>
          <w:spacing w:val="1"/>
          <w:w w:val="0"/>
          <w:sz w:val="22"/>
          <w:szCs w:val="22"/>
        </w:rPr>
        <w:t>달되면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유효하게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전달된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것으로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간주한다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.</w:t>
      </w:r>
    </w:p>
    <w:p w14:paraId="39D6EC6A" w14:textId="77777777" w:rsidR="002D2169" w:rsidRPr="000757FA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left" w:pos="600"/>
          <w:tab w:val="left" w:pos="1200"/>
          <w:tab w:val="left" w:pos="1800"/>
        </w:tabs>
        <w:wordWrap w:val="0"/>
        <w:spacing w:line="400" w:lineRule="atLeast"/>
        <w:ind w:left="600"/>
        <w:rPr>
          <w:rFonts w:ascii="Times New Roman" w:eastAsia="바탕체"/>
          <w:spacing w:val="1"/>
          <w:w w:val="0"/>
          <w:sz w:val="22"/>
          <w:szCs w:val="22"/>
        </w:rPr>
      </w:pPr>
    </w:p>
    <w:p w14:paraId="05386039" w14:textId="13ADCEE0" w:rsidR="002D2169" w:rsidRPr="000757FA" w:rsidRDefault="002D2169" w:rsidP="002D2169">
      <w:pPr>
        <w:pStyle w:val="BKL31Text"/>
        <w:wordWrap w:val="0"/>
        <w:ind w:left="0" w:firstLineChars="255" w:firstLine="566"/>
        <w:outlineLvl w:val="9"/>
        <w:rPr>
          <w:rFonts w:eastAsia="바탕체" w:hAnsi="Times New Roman"/>
          <w:color w:val="000000"/>
          <w:spacing w:val="1"/>
          <w:w w:val="0"/>
          <w:kern w:val="0"/>
          <w:szCs w:val="22"/>
        </w:rPr>
      </w:pPr>
      <w:bookmarkStart w:id="258" w:name="_DV_C197"/>
      <w:r w:rsidRPr="000757FA">
        <w:rPr>
          <w:rFonts w:eastAsia="바탕체" w:hAnsi="Times New Roman"/>
          <w:color w:val="000000"/>
          <w:spacing w:val="1"/>
          <w:w w:val="0"/>
          <w:kern w:val="0"/>
          <w:szCs w:val="22"/>
        </w:rPr>
        <w:t>투자자</w:t>
      </w:r>
      <w:r w:rsidRPr="000757FA">
        <w:rPr>
          <w:rFonts w:eastAsia="바탕체" w:hAnsi="Times New Roman"/>
          <w:color w:val="000000"/>
          <w:spacing w:val="1"/>
          <w:w w:val="0"/>
          <w:kern w:val="0"/>
          <w:szCs w:val="22"/>
        </w:rPr>
        <w:t xml:space="preserve">: </w:t>
      </w:r>
      <w:bookmarkEnd w:id="258"/>
      <w:r>
        <w:rPr>
          <w:rFonts w:eastAsia="바탕체" w:hAnsi="Times New Roman"/>
          <w:color w:val="000000"/>
          <w:spacing w:val="1"/>
          <w:w w:val="0"/>
          <w:kern w:val="0"/>
          <w:szCs w:val="22"/>
        </w:rPr>
        <w:t xml:space="preserve"> </w:t>
      </w:r>
      <w:r w:rsidR="00C765D5"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>주식회사</w:t>
      </w:r>
      <w:r w:rsidR="00C765D5"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 xml:space="preserve"> </w:t>
      </w:r>
      <w:proofErr w:type="spellStart"/>
      <w:r w:rsidR="00A111F8"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>퍼시스</w:t>
      </w:r>
      <w:proofErr w:type="spellEnd"/>
    </w:p>
    <w:p w14:paraId="5ED029A5" w14:textId="229964C2" w:rsidR="002D2169" w:rsidRPr="000757FA" w:rsidRDefault="002D2169" w:rsidP="002D2169">
      <w:pPr>
        <w:pStyle w:val="BKL31Text"/>
        <w:wordWrap w:val="0"/>
        <w:ind w:left="0" w:firstLineChars="255" w:firstLine="566"/>
        <w:outlineLvl w:val="9"/>
        <w:rPr>
          <w:rFonts w:eastAsia="바탕체" w:hAnsi="Times New Roman"/>
          <w:color w:val="000000"/>
          <w:spacing w:val="1"/>
          <w:w w:val="0"/>
          <w:kern w:val="0"/>
          <w:szCs w:val="22"/>
        </w:rPr>
      </w:pPr>
      <w:bookmarkStart w:id="259" w:name="_DV_C198"/>
      <w:r w:rsidRPr="000757FA">
        <w:rPr>
          <w:rFonts w:eastAsia="바탕체" w:hAnsi="Times New Roman"/>
          <w:color w:val="000000"/>
          <w:spacing w:val="1"/>
          <w:w w:val="0"/>
          <w:kern w:val="0"/>
          <w:szCs w:val="22"/>
        </w:rPr>
        <w:t>주소</w:t>
      </w:r>
      <w:r w:rsidRPr="000757FA">
        <w:rPr>
          <w:rFonts w:eastAsia="바탕체" w:hAnsi="Times New Roman"/>
          <w:color w:val="000000"/>
          <w:spacing w:val="1"/>
          <w:w w:val="0"/>
          <w:kern w:val="0"/>
          <w:szCs w:val="22"/>
        </w:rPr>
        <w:t xml:space="preserve">: </w:t>
      </w:r>
      <w:bookmarkEnd w:id="259"/>
      <w:r w:rsidR="00C765D5">
        <w:rPr>
          <w:rFonts w:eastAsia="바탕체" w:hint="eastAsia"/>
          <w:w w:val="0"/>
          <w:szCs w:val="22"/>
        </w:rPr>
        <w:t>서울</w:t>
      </w:r>
      <w:r w:rsidR="00C765D5">
        <w:rPr>
          <w:rFonts w:eastAsia="바탕체" w:hint="eastAsia"/>
          <w:w w:val="0"/>
          <w:szCs w:val="22"/>
        </w:rPr>
        <w:t xml:space="preserve"> </w:t>
      </w:r>
      <w:r w:rsidR="00C765D5">
        <w:rPr>
          <w:rFonts w:eastAsia="바탕체" w:hint="eastAsia"/>
          <w:w w:val="0"/>
          <w:szCs w:val="22"/>
        </w:rPr>
        <w:t>송파구</w:t>
      </w:r>
      <w:r w:rsidR="00C765D5">
        <w:rPr>
          <w:rFonts w:eastAsia="바탕체" w:hint="eastAsia"/>
          <w:w w:val="0"/>
          <w:szCs w:val="22"/>
        </w:rPr>
        <w:t xml:space="preserve"> </w:t>
      </w:r>
      <w:proofErr w:type="spellStart"/>
      <w:r w:rsidR="00C765D5">
        <w:rPr>
          <w:rFonts w:eastAsia="바탕체" w:hint="eastAsia"/>
          <w:w w:val="0"/>
          <w:szCs w:val="22"/>
        </w:rPr>
        <w:t>오금로</w:t>
      </w:r>
      <w:proofErr w:type="spellEnd"/>
      <w:r w:rsidR="00C765D5">
        <w:rPr>
          <w:rFonts w:eastAsia="바탕체" w:hint="eastAsia"/>
          <w:w w:val="0"/>
          <w:szCs w:val="22"/>
        </w:rPr>
        <w:t xml:space="preserve"> </w:t>
      </w:r>
      <w:r w:rsidR="00C765D5">
        <w:rPr>
          <w:rFonts w:eastAsia="바탕체"/>
          <w:w w:val="0"/>
          <w:szCs w:val="22"/>
        </w:rPr>
        <w:t>311</w:t>
      </w:r>
    </w:p>
    <w:p w14:paraId="72DA8EF5" w14:textId="62F31833" w:rsidR="002D2169" w:rsidRPr="005A31E1" w:rsidRDefault="002D2169" w:rsidP="002D2169">
      <w:pPr>
        <w:pStyle w:val="BKL31Text"/>
        <w:wordWrap w:val="0"/>
        <w:ind w:left="0" w:firstLineChars="255" w:firstLine="566"/>
        <w:outlineLvl w:val="9"/>
        <w:rPr>
          <w:rFonts w:eastAsia="바탕체" w:hAnsi="Times New Roman"/>
          <w:color w:val="000000"/>
          <w:spacing w:val="1"/>
          <w:w w:val="0"/>
          <w:kern w:val="0"/>
          <w:szCs w:val="22"/>
        </w:rPr>
      </w:pPr>
      <w:bookmarkStart w:id="260" w:name="_DV_C199"/>
      <w:r w:rsidRPr="005A31E1">
        <w:rPr>
          <w:rFonts w:eastAsia="바탕체" w:hAnsi="Times New Roman"/>
          <w:color w:val="000000"/>
          <w:spacing w:val="1"/>
          <w:w w:val="0"/>
          <w:kern w:val="0"/>
          <w:szCs w:val="22"/>
        </w:rPr>
        <w:t>전화</w:t>
      </w:r>
      <w:r w:rsidRPr="005A31E1">
        <w:rPr>
          <w:rFonts w:eastAsia="바탕체" w:hAnsi="Times New Roman"/>
          <w:color w:val="000000"/>
          <w:spacing w:val="1"/>
          <w:w w:val="0"/>
          <w:kern w:val="0"/>
          <w:szCs w:val="22"/>
        </w:rPr>
        <w:t xml:space="preserve">: </w:t>
      </w:r>
      <w:bookmarkEnd w:id="260"/>
      <w:r w:rsidR="00390542">
        <w:rPr>
          <w:rFonts w:eastAsia="바탕체" w:hAnsi="Times New Roman"/>
          <w:color w:val="000000"/>
          <w:spacing w:val="1"/>
          <w:w w:val="0"/>
          <w:kern w:val="0"/>
          <w:szCs w:val="22"/>
        </w:rPr>
        <w:t>010-3771-1017</w:t>
      </w:r>
    </w:p>
    <w:p w14:paraId="45AB3C0C" w14:textId="0DE61622" w:rsidR="002D2169" w:rsidRPr="005A31E1" w:rsidRDefault="002D2169" w:rsidP="002D2169">
      <w:pPr>
        <w:pStyle w:val="BKL31Text"/>
        <w:wordWrap w:val="0"/>
        <w:ind w:left="0" w:firstLineChars="255" w:firstLine="566"/>
        <w:outlineLvl w:val="9"/>
        <w:rPr>
          <w:rFonts w:eastAsia="바탕체" w:hAnsi="Times New Roman"/>
          <w:color w:val="000000"/>
          <w:spacing w:val="1"/>
          <w:w w:val="0"/>
          <w:kern w:val="0"/>
          <w:szCs w:val="22"/>
        </w:rPr>
      </w:pPr>
      <w:bookmarkStart w:id="261" w:name="_DV_C200"/>
      <w:r w:rsidRPr="005A31E1">
        <w:rPr>
          <w:rFonts w:eastAsia="바탕체" w:hAnsi="Times New Roman"/>
          <w:color w:val="000000"/>
          <w:spacing w:val="1"/>
          <w:w w:val="0"/>
          <w:kern w:val="0"/>
          <w:szCs w:val="22"/>
        </w:rPr>
        <w:t>팩스</w:t>
      </w:r>
      <w:r w:rsidRPr="005A31E1">
        <w:rPr>
          <w:rFonts w:eastAsia="바탕체" w:hAnsi="Times New Roman"/>
          <w:color w:val="000000"/>
          <w:spacing w:val="1"/>
          <w:w w:val="0"/>
          <w:kern w:val="0"/>
          <w:szCs w:val="22"/>
        </w:rPr>
        <w:t xml:space="preserve">: </w:t>
      </w:r>
      <w:bookmarkEnd w:id="261"/>
      <w:r w:rsidR="00390542">
        <w:rPr>
          <w:rFonts w:eastAsia="바탕체" w:hAnsi="Times New Roman"/>
          <w:color w:val="000000"/>
          <w:spacing w:val="1"/>
          <w:w w:val="0"/>
          <w:kern w:val="0"/>
          <w:szCs w:val="22"/>
        </w:rPr>
        <w:t>02-443-</w:t>
      </w:r>
      <w:r w:rsidR="00CB19F1">
        <w:rPr>
          <w:rFonts w:eastAsia="바탕체" w:hAnsi="Times New Roman"/>
          <w:color w:val="000000"/>
          <w:spacing w:val="1"/>
          <w:w w:val="0"/>
          <w:kern w:val="0"/>
          <w:szCs w:val="22"/>
        </w:rPr>
        <w:t>3814</w:t>
      </w:r>
    </w:p>
    <w:p w14:paraId="552B79B1" w14:textId="0F1CEDA5" w:rsidR="002D2169" w:rsidRPr="005A31E1" w:rsidRDefault="002D2169" w:rsidP="002D2169">
      <w:pPr>
        <w:pStyle w:val="BKL31Text"/>
        <w:wordWrap w:val="0"/>
        <w:ind w:left="0" w:firstLineChars="255" w:firstLine="566"/>
        <w:outlineLvl w:val="9"/>
        <w:rPr>
          <w:rFonts w:eastAsia="바탕체" w:hAnsi="Times New Roman"/>
          <w:color w:val="000000"/>
          <w:spacing w:val="1"/>
          <w:w w:val="0"/>
          <w:kern w:val="0"/>
          <w:szCs w:val="22"/>
        </w:rPr>
      </w:pPr>
      <w:bookmarkStart w:id="262" w:name="_DV_C201"/>
      <w:r w:rsidRPr="005A31E1">
        <w:rPr>
          <w:rFonts w:eastAsia="바탕체" w:hAnsi="Times New Roman"/>
          <w:color w:val="000000"/>
          <w:spacing w:val="1"/>
          <w:w w:val="0"/>
          <w:kern w:val="0"/>
          <w:szCs w:val="22"/>
        </w:rPr>
        <w:t>담당자</w:t>
      </w:r>
      <w:r w:rsidRPr="005A31E1">
        <w:rPr>
          <w:rFonts w:eastAsia="바탕체" w:hAnsi="Times New Roman"/>
          <w:color w:val="000000"/>
          <w:spacing w:val="1"/>
          <w:w w:val="0"/>
          <w:kern w:val="0"/>
          <w:szCs w:val="22"/>
        </w:rPr>
        <w:t xml:space="preserve">: </w:t>
      </w:r>
      <w:bookmarkEnd w:id="262"/>
      <w:r w:rsidR="00390542"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>이재진</w:t>
      </w:r>
      <w:r w:rsidR="00390542"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 xml:space="preserve"> </w:t>
      </w:r>
      <w:r w:rsidR="00390542"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>팀장</w:t>
      </w:r>
    </w:p>
    <w:p w14:paraId="7FE85343" w14:textId="53F4B733" w:rsidR="002D2169" w:rsidRPr="005A31E1" w:rsidRDefault="002D2169" w:rsidP="002D2169">
      <w:pPr>
        <w:pStyle w:val="BKL31Text"/>
        <w:wordWrap w:val="0"/>
        <w:ind w:left="0" w:firstLineChars="255" w:firstLine="566"/>
        <w:outlineLvl w:val="9"/>
        <w:rPr>
          <w:rFonts w:eastAsia="바탕체" w:hAnsi="Times New Roman"/>
          <w:color w:val="000000"/>
          <w:spacing w:val="1"/>
          <w:w w:val="0"/>
          <w:kern w:val="0"/>
          <w:szCs w:val="22"/>
        </w:rPr>
      </w:pPr>
      <w:bookmarkStart w:id="263" w:name="_DV_C202"/>
      <w:r w:rsidRPr="000757FA">
        <w:rPr>
          <w:rFonts w:eastAsia="바탕체"/>
          <w:color w:val="000000"/>
          <w:spacing w:val="1"/>
          <w:w w:val="0"/>
          <w:kern w:val="0"/>
          <w:szCs w:val="22"/>
        </w:rPr>
        <w:t xml:space="preserve">Email: </w:t>
      </w:r>
      <w:bookmarkEnd w:id="263"/>
      <w:r w:rsidR="00390542">
        <w:rPr>
          <w:rFonts w:eastAsia="바탕체" w:hint="eastAsia"/>
          <w:color w:val="000000"/>
          <w:spacing w:val="1"/>
          <w:w w:val="0"/>
          <w:kern w:val="0"/>
          <w:szCs w:val="22"/>
        </w:rPr>
        <w:t>leejj@fursys.com</w:t>
      </w:r>
    </w:p>
    <w:p w14:paraId="0ECF3AFD" w14:textId="77777777" w:rsidR="002D2169" w:rsidRPr="008E6F86" w:rsidRDefault="002D2169" w:rsidP="002D2169">
      <w:pPr>
        <w:pStyle w:val="BKL31Text"/>
        <w:wordWrap w:val="0"/>
        <w:ind w:left="0"/>
        <w:outlineLvl w:val="9"/>
        <w:rPr>
          <w:rFonts w:eastAsia="바탕체" w:hAnsi="Times New Roman"/>
          <w:color w:val="000000"/>
          <w:spacing w:val="1"/>
          <w:w w:val="0"/>
          <w:kern w:val="0"/>
          <w:szCs w:val="22"/>
        </w:rPr>
      </w:pPr>
    </w:p>
    <w:p w14:paraId="3F16A2F3" w14:textId="77777777" w:rsidR="002D2169" w:rsidRPr="000757FA" w:rsidRDefault="002D2169" w:rsidP="002D2169">
      <w:pPr>
        <w:pStyle w:val="BKL31Text"/>
        <w:wordWrap w:val="0"/>
        <w:ind w:left="0" w:firstLineChars="255" w:firstLine="566"/>
        <w:outlineLvl w:val="9"/>
        <w:rPr>
          <w:rFonts w:eastAsia="바탕체" w:hAnsi="Times New Roman"/>
          <w:color w:val="000000"/>
          <w:spacing w:val="1"/>
          <w:w w:val="0"/>
          <w:kern w:val="0"/>
          <w:szCs w:val="22"/>
        </w:rPr>
      </w:pPr>
      <w:bookmarkStart w:id="264" w:name="_DV_C215"/>
      <w:r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>자산관리회사</w:t>
      </w:r>
      <w:r w:rsidRPr="000757FA">
        <w:rPr>
          <w:rFonts w:eastAsia="바탕체" w:hAnsi="Times New Roman"/>
          <w:color w:val="000000"/>
          <w:spacing w:val="1"/>
          <w:w w:val="0"/>
          <w:kern w:val="0"/>
          <w:szCs w:val="22"/>
        </w:rPr>
        <w:t xml:space="preserve">: </w:t>
      </w:r>
      <w:bookmarkEnd w:id="264"/>
      <w:r w:rsidRPr="000757FA"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>주식회사</w:t>
      </w:r>
      <w:r w:rsidRPr="000757FA"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 xml:space="preserve"> </w:t>
      </w:r>
      <w:proofErr w:type="spellStart"/>
      <w:r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>코람코자산신탁</w:t>
      </w:r>
      <w:proofErr w:type="spellEnd"/>
    </w:p>
    <w:p w14:paraId="6276101A" w14:textId="77777777" w:rsidR="002D2169" w:rsidRPr="00CD6771" w:rsidRDefault="002D2169" w:rsidP="002D2169">
      <w:pPr>
        <w:pStyle w:val="BKL31Text"/>
        <w:wordWrap w:val="0"/>
        <w:ind w:left="0" w:firstLineChars="255" w:firstLine="566"/>
        <w:outlineLvl w:val="9"/>
        <w:rPr>
          <w:rFonts w:eastAsia="바탕체" w:hAnsi="Times New Roman"/>
          <w:color w:val="000000"/>
          <w:spacing w:val="1"/>
          <w:w w:val="0"/>
          <w:kern w:val="0"/>
          <w:szCs w:val="22"/>
        </w:rPr>
      </w:pPr>
      <w:bookmarkStart w:id="265" w:name="_DV_C216"/>
      <w:r w:rsidRPr="000757FA">
        <w:rPr>
          <w:rFonts w:eastAsia="바탕체" w:hAnsi="Times New Roman"/>
          <w:color w:val="000000"/>
          <w:spacing w:val="1"/>
          <w:w w:val="0"/>
          <w:kern w:val="0"/>
          <w:szCs w:val="22"/>
        </w:rPr>
        <w:t>주소</w:t>
      </w:r>
      <w:r w:rsidRPr="000757FA">
        <w:rPr>
          <w:rFonts w:eastAsia="바탕체" w:hAnsi="Times New Roman"/>
          <w:color w:val="000000"/>
          <w:spacing w:val="1"/>
          <w:w w:val="0"/>
          <w:kern w:val="0"/>
          <w:szCs w:val="22"/>
        </w:rPr>
        <w:t xml:space="preserve">: </w:t>
      </w:r>
      <w:bookmarkEnd w:id="265"/>
      <w:r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>서울시</w:t>
      </w:r>
      <w:r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 xml:space="preserve"> </w:t>
      </w:r>
      <w:r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>강남구</w:t>
      </w:r>
      <w:r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 xml:space="preserve"> </w:t>
      </w:r>
      <w:proofErr w:type="spellStart"/>
      <w:r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>삼성로</w:t>
      </w:r>
      <w:proofErr w:type="spellEnd"/>
      <w:r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 xml:space="preserve"> </w:t>
      </w:r>
      <w:r>
        <w:rPr>
          <w:rFonts w:eastAsia="바탕체" w:hAnsi="Times New Roman"/>
          <w:color w:val="000000"/>
          <w:spacing w:val="1"/>
          <w:w w:val="0"/>
          <w:kern w:val="0"/>
          <w:szCs w:val="22"/>
        </w:rPr>
        <w:t>511, 4</w:t>
      </w:r>
      <w:r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>층</w:t>
      </w:r>
      <w:r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 xml:space="preserve"> </w:t>
      </w:r>
      <w:r>
        <w:rPr>
          <w:rFonts w:eastAsia="바탕체" w:hAnsi="Times New Roman"/>
          <w:color w:val="000000"/>
          <w:spacing w:val="1"/>
          <w:w w:val="0"/>
          <w:kern w:val="0"/>
          <w:szCs w:val="22"/>
        </w:rPr>
        <w:t>(</w:t>
      </w:r>
      <w:r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>삼성동</w:t>
      </w:r>
      <w:r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>,</w:t>
      </w:r>
      <w:r>
        <w:rPr>
          <w:rFonts w:eastAsia="바탕체" w:hAnsi="Times New Roman"/>
          <w:color w:val="000000"/>
          <w:spacing w:val="1"/>
          <w:w w:val="0"/>
          <w:kern w:val="0"/>
          <w:szCs w:val="22"/>
        </w:rPr>
        <w:t xml:space="preserve"> </w:t>
      </w:r>
      <w:proofErr w:type="spellStart"/>
      <w:r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>골든타워</w:t>
      </w:r>
      <w:proofErr w:type="spellEnd"/>
      <w:r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>)</w:t>
      </w:r>
    </w:p>
    <w:p w14:paraId="6654AEC1" w14:textId="77777777" w:rsidR="002D2169" w:rsidRPr="005A31E1" w:rsidRDefault="002D2169" w:rsidP="002D2169">
      <w:pPr>
        <w:pStyle w:val="BKL31Text"/>
        <w:wordWrap w:val="0"/>
        <w:ind w:left="0" w:firstLineChars="255" w:firstLine="566"/>
        <w:outlineLvl w:val="9"/>
        <w:rPr>
          <w:rFonts w:eastAsia="바탕체" w:hAnsi="Times New Roman"/>
          <w:color w:val="000000"/>
          <w:spacing w:val="1"/>
          <w:w w:val="0"/>
          <w:kern w:val="0"/>
          <w:szCs w:val="22"/>
        </w:rPr>
      </w:pPr>
      <w:bookmarkStart w:id="266" w:name="_DV_C217"/>
      <w:r w:rsidRPr="005A31E1">
        <w:rPr>
          <w:rFonts w:eastAsia="바탕체" w:hAnsi="Times New Roman"/>
          <w:color w:val="000000"/>
          <w:spacing w:val="1"/>
          <w:w w:val="0"/>
          <w:kern w:val="0"/>
          <w:szCs w:val="22"/>
        </w:rPr>
        <w:t>전화</w:t>
      </w:r>
      <w:r w:rsidRPr="005A31E1">
        <w:rPr>
          <w:rFonts w:eastAsia="바탕체" w:hAnsi="Times New Roman"/>
          <w:color w:val="000000"/>
          <w:spacing w:val="1"/>
          <w:w w:val="0"/>
          <w:kern w:val="0"/>
          <w:szCs w:val="22"/>
        </w:rPr>
        <w:t xml:space="preserve">: </w:t>
      </w:r>
      <w:bookmarkEnd w:id="266"/>
      <w:r w:rsidR="001F1A7F">
        <w:rPr>
          <w:rFonts w:eastAsia="바탕체" w:hAnsi="Times New Roman"/>
          <w:color w:val="000000"/>
          <w:spacing w:val="1"/>
          <w:w w:val="0"/>
          <w:kern w:val="0"/>
          <w:szCs w:val="22"/>
        </w:rPr>
        <w:t>02-</w:t>
      </w:r>
      <w:r w:rsidR="00E63EFE">
        <w:rPr>
          <w:rFonts w:eastAsia="바탕체" w:hAnsi="Times New Roman"/>
          <w:color w:val="000000"/>
          <w:spacing w:val="1"/>
          <w:w w:val="0"/>
          <w:kern w:val="0"/>
          <w:szCs w:val="22"/>
        </w:rPr>
        <w:t>787</w:t>
      </w:r>
      <w:r w:rsidR="001F1A7F">
        <w:rPr>
          <w:rFonts w:eastAsia="바탕체" w:hAnsi="Times New Roman"/>
          <w:color w:val="000000"/>
          <w:spacing w:val="1"/>
          <w:w w:val="0"/>
          <w:kern w:val="0"/>
          <w:szCs w:val="22"/>
        </w:rPr>
        <w:t>-</w:t>
      </w:r>
      <w:r w:rsidR="00E63EFE">
        <w:rPr>
          <w:rFonts w:eastAsia="바탕체" w:hAnsi="Times New Roman"/>
          <w:color w:val="000000"/>
          <w:spacing w:val="1"/>
          <w:w w:val="0"/>
          <w:kern w:val="0"/>
          <w:szCs w:val="22"/>
        </w:rPr>
        <w:t>0228</w:t>
      </w:r>
    </w:p>
    <w:p w14:paraId="59C0FEE0" w14:textId="77777777" w:rsidR="002D2169" w:rsidRPr="005A31E1" w:rsidRDefault="002D2169" w:rsidP="002D2169">
      <w:pPr>
        <w:pStyle w:val="BKL31Text"/>
        <w:wordWrap w:val="0"/>
        <w:ind w:left="0" w:firstLineChars="255" w:firstLine="566"/>
        <w:outlineLvl w:val="9"/>
        <w:rPr>
          <w:rFonts w:eastAsia="바탕체" w:hAnsi="Times New Roman"/>
          <w:color w:val="000000"/>
          <w:spacing w:val="1"/>
          <w:w w:val="0"/>
          <w:kern w:val="0"/>
          <w:szCs w:val="22"/>
        </w:rPr>
      </w:pPr>
      <w:bookmarkStart w:id="267" w:name="_DV_C218"/>
      <w:r w:rsidRPr="005A31E1">
        <w:rPr>
          <w:rFonts w:eastAsia="바탕체" w:hAnsi="Times New Roman"/>
          <w:color w:val="000000"/>
          <w:spacing w:val="1"/>
          <w:w w:val="0"/>
          <w:kern w:val="0"/>
          <w:szCs w:val="22"/>
        </w:rPr>
        <w:t>팩스</w:t>
      </w:r>
      <w:r w:rsidRPr="005A31E1">
        <w:rPr>
          <w:rFonts w:eastAsia="바탕체" w:hAnsi="Times New Roman"/>
          <w:color w:val="000000"/>
          <w:spacing w:val="1"/>
          <w:w w:val="0"/>
          <w:kern w:val="0"/>
          <w:szCs w:val="22"/>
        </w:rPr>
        <w:t xml:space="preserve">: </w:t>
      </w:r>
      <w:bookmarkEnd w:id="267"/>
      <w:r w:rsidR="001F1A7F">
        <w:rPr>
          <w:rFonts w:eastAsia="바탕체" w:hAnsi="Times New Roman"/>
          <w:color w:val="000000"/>
          <w:spacing w:val="1"/>
          <w:w w:val="0"/>
          <w:kern w:val="0"/>
          <w:szCs w:val="22"/>
        </w:rPr>
        <w:t>02-787-0111</w:t>
      </w:r>
    </w:p>
    <w:p w14:paraId="5BFEAC44" w14:textId="1DC3A574" w:rsidR="002D2169" w:rsidRPr="005A31E1" w:rsidRDefault="002D2169" w:rsidP="002D2169">
      <w:pPr>
        <w:pStyle w:val="BKL31Text"/>
        <w:wordWrap w:val="0"/>
        <w:ind w:left="0" w:firstLineChars="255" w:firstLine="566"/>
        <w:outlineLvl w:val="9"/>
        <w:rPr>
          <w:rFonts w:eastAsia="바탕체" w:hAnsi="Times New Roman"/>
          <w:color w:val="000000"/>
          <w:spacing w:val="1"/>
          <w:w w:val="0"/>
          <w:kern w:val="0"/>
          <w:szCs w:val="22"/>
        </w:rPr>
      </w:pPr>
      <w:bookmarkStart w:id="268" w:name="_DV_C219"/>
      <w:r w:rsidRPr="005A31E1">
        <w:rPr>
          <w:rFonts w:eastAsia="바탕체" w:hAnsi="Times New Roman"/>
          <w:color w:val="000000"/>
          <w:spacing w:val="1"/>
          <w:w w:val="0"/>
          <w:kern w:val="0"/>
          <w:szCs w:val="22"/>
        </w:rPr>
        <w:t>담당자</w:t>
      </w:r>
      <w:r w:rsidRPr="005A31E1">
        <w:rPr>
          <w:rFonts w:eastAsia="바탕체" w:hAnsi="Times New Roman"/>
          <w:color w:val="000000"/>
          <w:spacing w:val="1"/>
          <w:w w:val="0"/>
          <w:kern w:val="0"/>
          <w:szCs w:val="22"/>
        </w:rPr>
        <w:t xml:space="preserve">: </w:t>
      </w:r>
      <w:bookmarkEnd w:id="268"/>
      <w:r w:rsidR="00E63EFE"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>박진석</w:t>
      </w:r>
      <w:r w:rsidR="00E63EFE"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 xml:space="preserve"> </w:t>
      </w:r>
      <w:r w:rsidR="00BD4CA9"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>차</w:t>
      </w:r>
      <w:r w:rsidR="00E63EFE"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>장</w:t>
      </w:r>
    </w:p>
    <w:p w14:paraId="5423A530" w14:textId="77777777" w:rsidR="002D2169" w:rsidRPr="005A31E1" w:rsidRDefault="002D2169" w:rsidP="002D2169">
      <w:pPr>
        <w:pStyle w:val="BKL31Text"/>
        <w:wordWrap w:val="0"/>
        <w:ind w:left="0" w:firstLineChars="255" w:firstLine="566"/>
        <w:outlineLvl w:val="9"/>
        <w:rPr>
          <w:rFonts w:eastAsia="바탕체" w:hAnsi="Times New Roman"/>
          <w:color w:val="000000"/>
          <w:spacing w:val="1"/>
          <w:w w:val="0"/>
          <w:kern w:val="0"/>
          <w:szCs w:val="22"/>
        </w:rPr>
      </w:pPr>
      <w:bookmarkStart w:id="269" w:name="_DV_C220"/>
      <w:r w:rsidRPr="005A31E1">
        <w:rPr>
          <w:rFonts w:eastAsia="바탕체" w:hAnsi="Times New Roman"/>
          <w:color w:val="000000"/>
          <w:spacing w:val="1"/>
          <w:w w:val="0"/>
          <w:kern w:val="0"/>
          <w:szCs w:val="22"/>
        </w:rPr>
        <w:t xml:space="preserve">Email: </w:t>
      </w:r>
      <w:bookmarkEnd w:id="269"/>
      <w:r w:rsidR="00E63EFE"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>jsp</w:t>
      </w:r>
      <w:r w:rsidR="001F1A7F">
        <w:rPr>
          <w:rFonts w:eastAsia="바탕체" w:hAnsi="Times New Roman" w:hint="eastAsia"/>
          <w:color w:val="000000"/>
          <w:spacing w:val="1"/>
          <w:w w:val="0"/>
          <w:kern w:val="0"/>
          <w:szCs w:val="22"/>
        </w:rPr>
        <w:t>@koramco.com</w:t>
      </w:r>
    </w:p>
    <w:p w14:paraId="7684FF45" w14:textId="77777777" w:rsidR="002D2169" w:rsidRPr="008E0E61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600"/>
        <w:rPr>
          <w:rFonts w:ascii="Times New Roman" w:eastAsia="바탕체"/>
          <w:spacing w:val="1"/>
          <w:w w:val="0"/>
          <w:sz w:val="22"/>
          <w:szCs w:val="22"/>
        </w:rPr>
      </w:pPr>
    </w:p>
    <w:p w14:paraId="6741FC4A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600"/>
        <w:rPr>
          <w:rFonts w:ascii="Times New Roman" w:eastAsia="바탕체"/>
          <w:spacing w:val="1"/>
          <w:w w:val="0"/>
          <w:sz w:val="22"/>
          <w:szCs w:val="22"/>
        </w:rPr>
      </w:pPr>
    </w:p>
    <w:p w14:paraId="69789765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600"/>
        <w:jc w:val="center"/>
        <w:rPr>
          <w:rFonts w:ascii="Times New Roman" w:eastAsia="바탕체"/>
          <w:w w:val="0"/>
          <w:sz w:val="22"/>
          <w:szCs w:val="22"/>
        </w:rPr>
      </w:pPr>
    </w:p>
    <w:p w14:paraId="5254E8D7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600"/>
        <w:jc w:val="center"/>
        <w:rPr>
          <w:rFonts w:ascii="Times New Roman" w:eastAsia="바탕체"/>
          <w:b/>
          <w:spacing w:val="1"/>
          <w:w w:val="0"/>
          <w:sz w:val="22"/>
          <w:szCs w:val="22"/>
        </w:rPr>
      </w:pPr>
      <w:bookmarkStart w:id="270" w:name="_DV_M275"/>
      <w:bookmarkEnd w:id="270"/>
      <w:r w:rsidRPr="002B26B2">
        <w:rPr>
          <w:rFonts w:ascii="Times New Roman" w:eastAsia="바탕체"/>
          <w:b/>
          <w:spacing w:val="1"/>
          <w:w w:val="0"/>
          <w:sz w:val="22"/>
          <w:szCs w:val="22"/>
        </w:rPr>
        <w:t>(</w:t>
      </w:r>
      <w:r w:rsidRPr="002B26B2">
        <w:rPr>
          <w:rFonts w:ascii="Times New Roman" w:eastAsia="바탕체" w:hint="eastAsia"/>
          <w:b/>
          <w:spacing w:val="1"/>
          <w:w w:val="0"/>
          <w:sz w:val="22"/>
          <w:szCs w:val="22"/>
        </w:rPr>
        <w:t>이하</w:t>
      </w:r>
      <w:r w:rsidRPr="002B26B2">
        <w:rPr>
          <w:rFonts w:ascii="Times New Roman" w:eastAsia="바탕체"/>
          <w:b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b/>
          <w:spacing w:val="1"/>
          <w:w w:val="0"/>
          <w:sz w:val="22"/>
          <w:szCs w:val="22"/>
        </w:rPr>
        <w:t>기명날인을</w:t>
      </w:r>
      <w:r w:rsidRPr="002B26B2">
        <w:rPr>
          <w:rFonts w:ascii="Times New Roman" w:eastAsia="바탕체"/>
          <w:b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b/>
          <w:spacing w:val="1"/>
          <w:w w:val="0"/>
          <w:sz w:val="22"/>
          <w:szCs w:val="22"/>
        </w:rPr>
        <w:t>위하여</w:t>
      </w:r>
      <w:r w:rsidRPr="002B26B2">
        <w:rPr>
          <w:rFonts w:ascii="Times New Roman" w:eastAsia="바탕체"/>
          <w:b/>
          <w:spacing w:val="1"/>
          <w:w w:val="0"/>
          <w:sz w:val="22"/>
          <w:szCs w:val="22"/>
        </w:rPr>
        <w:t xml:space="preserve"> </w:t>
      </w:r>
      <w:r w:rsidRPr="002B26B2">
        <w:rPr>
          <w:rFonts w:ascii="Times New Roman" w:eastAsia="바탕체" w:hint="eastAsia"/>
          <w:b/>
          <w:spacing w:val="1"/>
          <w:w w:val="0"/>
          <w:sz w:val="22"/>
          <w:szCs w:val="22"/>
        </w:rPr>
        <w:t>여백</w:t>
      </w:r>
      <w:r w:rsidRPr="002B26B2">
        <w:rPr>
          <w:rFonts w:ascii="Times New Roman" w:eastAsia="바탕체"/>
          <w:b/>
          <w:spacing w:val="1"/>
          <w:w w:val="0"/>
          <w:sz w:val="22"/>
          <w:szCs w:val="22"/>
        </w:rPr>
        <w:t>)</w:t>
      </w:r>
    </w:p>
    <w:p w14:paraId="1E755035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ind w:left="1"/>
        <w:rPr>
          <w:rFonts w:ascii="Times New Roman" w:eastAsia="바탕체"/>
          <w:w w:val="0"/>
          <w:sz w:val="22"/>
          <w:szCs w:val="22"/>
        </w:rPr>
        <w:sectPr w:rsidR="002D2169" w:rsidSect="00A7089D">
          <w:footerReference w:type="default" r:id="rId13"/>
          <w:pgSz w:w="11906" w:h="16838" w:code="9"/>
          <w:pgMar w:top="1985" w:right="1701" w:bottom="1701" w:left="1701" w:header="720" w:footer="720" w:gutter="0"/>
          <w:pgNumType w:start="1"/>
          <w:cols w:space="720"/>
          <w:noEndnote/>
          <w:docGrid w:linePitch="272"/>
        </w:sectPr>
      </w:pPr>
      <w:bookmarkStart w:id="271" w:name="_DV_M276"/>
      <w:bookmarkEnd w:id="271"/>
    </w:p>
    <w:p w14:paraId="1592BB67" w14:textId="77777777" w:rsidR="002D2169" w:rsidRPr="00AA2073" w:rsidRDefault="002D2169" w:rsidP="002D2169">
      <w:pPr>
        <w:pStyle w:val="uc0uc0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/>
          <w:spacing w:val="1"/>
          <w:w w:val="0"/>
          <w:sz w:val="22"/>
          <w:szCs w:val="22"/>
        </w:rPr>
      </w:pPr>
      <w:r w:rsidRPr="00AA2073">
        <w:rPr>
          <w:rFonts w:ascii="Times New Roman" w:hint="eastAsia"/>
          <w:spacing w:val="1"/>
          <w:w w:val="0"/>
          <w:sz w:val="22"/>
          <w:szCs w:val="22"/>
        </w:rPr>
        <w:lastRenderedPageBreak/>
        <w:t>이상을</w:t>
      </w:r>
      <w:r w:rsidRPr="00AA2073">
        <w:rPr>
          <w:rFonts w:ascii="Times New Roman"/>
          <w:spacing w:val="1"/>
          <w:w w:val="0"/>
          <w:sz w:val="22"/>
          <w:szCs w:val="22"/>
        </w:rPr>
        <w:t xml:space="preserve"> </w:t>
      </w:r>
      <w:r w:rsidRPr="00AA2073">
        <w:rPr>
          <w:rFonts w:ascii="Times New Roman" w:hint="eastAsia"/>
          <w:spacing w:val="1"/>
          <w:w w:val="0"/>
          <w:sz w:val="22"/>
          <w:szCs w:val="22"/>
        </w:rPr>
        <w:t>증명하기</w:t>
      </w:r>
      <w:r w:rsidRPr="00AA2073">
        <w:rPr>
          <w:rFonts w:ascii="Times New Roman"/>
          <w:spacing w:val="1"/>
          <w:w w:val="0"/>
          <w:sz w:val="22"/>
          <w:szCs w:val="22"/>
        </w:rPr>
        <w:t xml:space="preserve"> </w:t>
      </w:r>
      <w:r w:rsidRPr="00AA2073">
        <w:rPr>
          <w:rFonts w:ascii="Times New Roman" w:hint="eastAsia"/>
          <w:spacing w:val="1"/>
          <w:w w:val="0"/>
          <w:sz w:val="22"/>
          <w:szCs w:val="22"/>
        </w:rPr>
        <w:t>위하여</w:t>
      </w:r>
      <w:r w:rsidRPr="00AA2073">
        <w:rPr>
          <w:rFonts w:ascii="Times New Roman"/>
          <w:spacing w:val="1"/>
          <w:w w:val="0"/>
          <w:sz w:val="22"/>
          <w:szCs w:val="22"/>
        </w:rPr>
        <w:t xml:space="preserve"> </w:t>
      </w:r>
      <w:r>
        <w:rPr>
          <w:rFonts w:ascii="Times New Roman" w:hint="eastAsia"/>
          <w:spacing w:val="1"/>
          <w:w w:val="0"/>
          <w:sz w:val="22"/>
          <w:szCs w:val="22"/>
        </w:rPr>
        <w:t>당사자들은</w:t>
      </w:r>
      <w:r w:rsidRPr="00AA2073">
        <w:rPr>
          <w:rFonts w:ascii="Times New Roman"/>
          <w:spacing w:val="1"/>
          <w:w w:val="0"/>
          <w:sz w:val="22"/>
          <w:szCs w:val="22"/>
        </w:rPr>
        <w:t xml:space="preserve"> </w:t>
      </w:r>
      <w:r>
        <w:rPr>
          <w:rFonts w:ascii="Times New Roman" w:hint="eastAsia"/>
          <w:spacing w:val="1"/>
          <w:w w:val="0"/>
          <w:sz w:val="22"/>
          <w:szCs w:val="22"/>
        </w:rPr>
        <w:t>본</w:t>
      </w:r>
      <w:r>
        <w:rPr>
          <w:rFonts w:ascii="Times New Roman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hint="eastAsia"/>
          <w:spacing w:val="1"/>
          <w:w w:val="0"/>
          <w:sz w:val="22"/>
          <w:szCs w:val="22"/>
        </w:rPr>
        <w:t>약정</w:t>
      </w:r>
      <w:r w:rsidRPr="00AA2073">
        <w:rPr>
          <w:rFonts w:ascii="Times New Roman" w:hint="eastAsia"/>
          <w:spacing w:val="1"/>
          <w:w w:val="0"/>
          <w:sz w:val="22"/>
          <w:szCs w:val="22"/>
        </w:rPr>
        <w:t>서</w:t>
      </w:r>
      <w:r>
        <w:rPr>
          <w:rFonts w:ascii="Times New Roman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/>
          <w:spacing w:val="1"/>
          <w:w w:val="0"/>
          <w:sz w:val="22"/>
          <w:szCs w:val="22"/>
        </w:rPr>
        <w:t>2</w:t>
      </w:r>
      <w:r>
        <w:rPr>
          <w:rFonts w:ascii="Times New Roman" w:hint="eastAsia"/>
          <w:spacing w:val="1"/>
          <w:w w:val="0"/>
          <w:sz w:val="22"/>
          <w:szCs w:val="22"/>
        </w:rPr>
        <w:t>부</w:t>
      </w:r>
      <w:r w:rsidRPr="00AA2073">
        <w:rPr>
          <w:rFonts w:ascii="Times New Roman" w:hint="eastAsia"/>
          <w:spacing w:val="1"/>
          <w:w w:val="0"/>
          <w:sz w:val="22"/>
          <w:szCs w:val="22"/>
        </w:rPr>
        <w:t>를</w:t>
      </w:r>
      <w:r w:rsidRPr="00AA2073">
        <w:rPr>
          <w:rFonts w:ascii="Times New Roman"/>
          <w:spacing w:val="1"/>
          <w:w w:val="0"/>
          <w:sz w:val="22"/>
          <w:szCs w:val="22"/>
        </w:rPr>
        <w:t xml:space="preserve"> </w:t>
      </w:r>
      <w:r w:rsidRPr="00AA2073">
        <w:rPr>
          <w:rFonts w:ascii="Times New Roman" w:hint="eastAsia"/>
          <w:spacing w:val="1"/>
          <w:w w:val="0"/>
          <w:sz w:val="22"/>
          <w:szCs w:val="22"/>
        </w:rPr>
        <w:t>작성하여</w:t>
      </w:r>
      <w:r w:rsidRPr="00AA2073">
        <w:rPr>
          <w:rFonts w:ascii="Times New Roman"/>
          <w:spacing w:val="1"/>
          <w:w w:val="0"/>
          <w:sz w:val="22"/>
          <w:szCs w:val="22"/>
        </w:rPr>
        <w:t xml:space="preserve"> </w:t>
      </w:r>
      <w:r w:rsidRPr="00AA2073">
        <w:rPr>
          <w:rFonts w:ascii="Times New Roman" w:hint="eastAsia"/>
          <w:spacing w:val="1"/>
          <w:w w:val="0"/>
          <w:sz w:val="22"/>
          <w:szCs w:val="22"/>
        </w:rPr>
        <w:t>각자</w:t>
      </w:r>
      <w:r w:rsidRPr="00AA2073">
        <w:rPr>
          <w:rFonts w:ascii="Times New Roman"/>
          <w:spacing w:val="1"/>
          <w:w w:val="0"/>
          <w:sz w:val="22"/>
          <w:szCs w:val="22"/>
        </w:rPr>
        <w:t xml:space="preserve"> </w:t>
      </w:r>
      <w:r w:rsidRPr="00AA2073">
        <w:rPr>
          <w:rFonts w:ascii="Times New Roman" w:hint="eastAsia"/>
          <w:spacing w:val="1"/>
          <w:w w:val="0"/>
          <w:sz w:val="22"/>
          <w:szCs w:val="22"/>
        </w:rPr>
        <w:t>날인한</w:t>
      </w:r>
      <w:r w:rsidRPr="00AA2073">
        <w:rPr>
          <w:rFonts w:ascii="Times New Roman"/>
          <w:spacing w:val="1"/>
          <w:w w:val="0"/>
          <w:sz w:val="22"/>
          <w:szCs w:val="22"/>
        </w:rPr>
        <w:t xml:space="preserve"> </w:t>
      </w:r>
      <w:r w:rsidRPr="00AA2073">
        <w:rPr>
          <w:rFonts w:ascii="Times New Roman" w:hint="eastAsia"/>
          <w:spacing w:val="1"/>
          <w:w w:val="0"/>
          <w:sz w:val="22"/>
          <w:szCs w:val="22"/>
        </w:rPr>
        <w:t>후</w:t>
      </w:r>
      <w:r w:rsidRPr="00AA2073">
        <w:rPr>
          <w:rFonts w:ascii="Times New Roman"/>
          <w:spacing w:val="1"/>
          <w:w w:val="0"/>
          <w:sz w:val="22"/>
          <w:szCs w:val="22"/>
        </w:rPr>
        <w:t xml:space="preserve"> </w:t>
      </w:r>
      <w:r w:rsidRPr="00AA2073">
        <w:rPr>
          <w:rFonts w:ascii="Times New Roman" w:hint="eastAsia"/>
          <w:spacing w:val="1"/>
          <w:w w:val="0"/>
          <w:sz w:val="22"/>
          <w:szCs w:val="22"/>
        </w:rPr>
        <w:t>각각</w:t>
      </w:r>
      <w:r w:rsidRPr="00AA2073">
        <w:rPr>
          <w:rFonts w:ascii="Times New Roman"/>
          <w:spacing w:val="1"/>
          <w:w w:val="0"/>
          <w:sz w:val="22"/>
          <w:szCs w:val="22"/>
        </w:rPr>
        <w:t xml:space="preserve"> 1</w:t>
      </w:r>
      <w:r w:rsidRPr="00AA2073">
        <w:rPr>
          <w:rFonts w:ascii="Times New Roman" w:hint="eastAsia"/>
          <w:spacing w:val="1"/>
          <w:w w:val="0"/>
          <w:sz w:val="22"/>
          <w:szCs w:val="22"/>
        </w:rPr>
        <w:t>부씩</w:t>
      </w:r>
      <w:r w:rsidRPr="00AA2073">
        <w:rPr>
          <w:rFonts w:ascii="Times New Roman"/>
          <w:spacing w:val="1"/>
          <w:w w:val="0"/>
          <w:sz w:val="22"/>
          <w:szCs w:val="22"/>
        </w:rPr>
        <w:t xml:space="preserve"> </w:t>
      </w:r>
      <w:r w:rsidRPr="00AA2073">
        <w:rPr>
          <w:rFonts w:ascii="Times New Roman" w:hint="eastAsia"/>
          <w:spacing w:val="1"/>
          <w:w w:val="0"/>
          <w:sz w:val="22"/>
          <w:szCs w:val="22"/>
        </w:rPr>
        <w:t>보관하기로</w:t>
      </w:r>
      <w:r w:rsidRPr="00AA2073">
        <w:rPr>
          <w:rFonts w:ascii="Times New Roman"/>
          <w:spacing w:val="1"/>
          <w:w w:val="0"/>
          <w:sz w:val="22"/>
          <w:szCs w:val="22"/>
        </w:rPr>
        <w:t xml:space="preserve"> </w:t>
      </w:r>
      <w:r w:rsidRPr="00AA2073">
        <w:rPr>
          <w:rFonts w:ascii="Times New Roman" w:hint="eastAsia"/>
          <w:spacing w:val="1"/>
          <w:w w:val="0"/>
          <w:sz w:val="22"/>
          <w:szCs w:val="22"/>
        </w:rPr>
        <w:t>한다</w:t>
      </w:r>
      <w:r w:rsidRPr="00AA2073">
        <w:rPr>
          <w:rFonts w:ascii="Times New Roman"/>
          <w:spacing w:val="1"/>
          <w:w w:val="0"/>
          <w:sz w:val="22"/>
          <w:szCs w:val="22"/>
        </w:rPr>
        <w:t>.</w:t>
      </w:r>
    </w:p>
    <w:p w14:paraId="392C1019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/>
          <w:spacing w:val="1"/>
          <w:w w:val="0"/>
          <w:sz w:val="22"/>
          <w:szCs w:val="22"/>
        </w:rPr>
      </w:pPr>
    </w:p>
    <w:p w14:paraId="6A7252F7" w14:textId="77777777" w:rsidR="002D2169" w:rsidRPr="00AA2073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/>
          <w:spacing w:val="1"/>
          <w:w w:val="0"/>
          <w:sz w:val="22"/>
          <w:szCs w:val="22"/>
        </w:rPr>
      </w:pPr>
    </w:p>
    <w:p w14:paraId="3EE5BD4D" w14:textId="77777777" w:rsidR="002D2169" w:rsidRDefault="002D2169" w:rsidP="002D2169">
      <w:pPr>
        <w:wordWrap w:val="0"/>
        <w:spacing w:line="400" w:lineRule="atLeast"/>
        <w:rPr>
          <w:rFonts w:ascii="Times New Roman"/>
          <w:spacing w:val="1"/>
          <w:w w:val="0"/>
          <w:sz w:val="22"/>
          <w:szCs w:val="22"/>
        </w:rPr>
      </w:pPr>
      <w:bookmarkStart w:id="272" w:name="_DV_M278"/>
      <w:bookmarkEnd w:id="272"/>
      <w:r w:rsidRPr="00904BE9">
        <w:rPr>
          <w:rFonts w:ascii="Times New Roman" w:hint="eastAsia"/>
          <w:b/>
          <w:sz w:val="22"/>
          <w:szCs w:val="22"/>
        </w:rPr>
        <w:t>투자자</w:t>
      </w:r>
      <w:r>
        <w:rPr>
          <w:rFonts w:ascii="Times New Roman" w:hint="eastAsia"/>
          <w:sz w:val="22"/>
          <w:szCs w:val="22"/>
        </w:rPr>
        <w:t xml:space="preserve">  </w:t>
      </w:r>
      <w:r w:rsidRPr="00AA2073">
        <w:rPr>
          <w:rFonts w:ascii="Times New Roman"/>
          <w:spacing w:val="1"/>
          <w:w w:val="0"/>
          <w:sz w:val="22"/>
          <w:szCs w:val="22"/>
        </w:rPr>
        <w:tab/>
      </w:r>
      <w:r w:rsidRPr="00AA2073">
        <w:rPr>
          <w:rFonts w:ascii="Times New Roman"/>
          <w:spacing w:val="1"/>
          <w:w w:val="0"/>
          <w:sz w:val="22"/>
          <w:szCs w:val="22"/>
        </w:rPr>
        <w:tab/>
      </w:r>
    </w:p>
    <w:p w14:paraId="0E9BF836" w14:textId="77777777" w:rsidR="002D2169" w:rsidRDefault="002D2169" w:rsidP="002D2169">
      <w:pPr>
        <w:wordWrap w:val="0"/>
        <w:spacing w:line="400" w:lineRule="atLeast"/>
        <w:rPr>
          <w:rFonts w:ascii="Times New Roman"/>
          <w:spacing w:val="1"/>
          <w:w w:val="0"/>
          <w:sz w:val="22"/>
          <w:szCs w:val="22"/>
        </w:rPr>
      </w:pPr>
    </w:p>
    <w:p w14:paraId="108DDCCD" w14:textId="203E452A" w:rsidR="006234DA" w:rsidRPr="002B26B2" w:rsidRDefault="00C765D5" w:rsidP="006234DA">
      <w:pPr>
        <w:wordWrap w:val="0"/>
        <w:spacing w:line="400" w:lineRule="atLeast"/>
        <w:rPr>
          <w:rFonts w:ascii="Times New Roman" w:eastAsia="바탕체"/>
          <w:b/>
          <w:sz w:val="22"/>
          <w:szCs w:val="22"/>
        </w:rPr>
      </w:pPr>
      <w:r>
        <w:rPr>
          <w:rFonts w:ascii="Times New Roman" w:eastAsia="바탕체" w:hint="eastAsia"/>
          <w:b/>
          <w:w w:val="0"/>
          <w:sz w:val="22"/>
          <w:szCs w:val="22"/>
        </w:rPr>
        <w:t>주식회사</w:t>
      </w:r>
      <w:r>
        <w:rPr>
          <w:rFonts w:ascii="Times New Roman" w:eastAsia="바탕체" w:hint="eastAsia"/>
          <w:b/>
          <w:w w:val="0"/>
          <w:sz w:val="22"/>
          <w:szCs w:val="22"/>
        </w:rPr>
        <w:t xml:space="preserve"> </w:t>
      </w:r>
      <w:proofErr w:type="spellStart"/>
      <w:r w:rsidR="00A111F8">
        <w:rPr>
          <w:rFonts w:ascii="Times New Roman" w:eastAsia="바탕체" w:hint="eastAsia"/>
          <w:b/>
          <w:w w:val="0"/>
          <w:sz w:val="22"/>
          <w:szCs w:val="22"/>
        </w:rPr>
        <w:t>퍼시스</w:t>
      </w:r>
      <w:proofErr w:type="spellEnd"/>
    </w:p>
    <w:p w14:paraId="2D5C6C41" w14:textId="43982022" w:rsidR="009A3B4B" w:rsidRDefault="00C765D5" w:rsidP="002D2169">
      <w:pPr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  <w:r>
        <w:rPr>
          <w:rFonts w:ascii="Times New Roman" w:eastAsia="바탕체" w:hint="eastAsia"/>
          <w:w w:val="0"/>
          <w:sz w:val="22"/>
          <w:szCs w:val="22"/>
        </w:rPr>
        <w:t>서울</w:t>
      </w:r>
      <w:r>
        <w:rPr>
          <w:rFonts w:ascii="Times New Roman" w:eastAsia="바탕체" w:hint="eastAsia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w w:val="0"/>
          <w:sz w:val="22"/>
          <w:szCs w:val="22"/>
        </w:rPr>
        <w:t>송파구</w:t>
      </w:r>
      <w:r>
        <w:rPr>
          <w:rFonts w:ascii="Times New Roman" w:eastAsia="바탕체" w:hint="eastAsia"/>
          <w:w w:val="0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w w:val="0"/>
          <w:sz w:val="22"/>
          <w:szCs w:val="22"/>
        </w:rPr>
        <w:t>오금로</w:t>
      </w:r>
      <w:proofErr w:type="spellEnd"/>
      <w:r>
        <w:rPr>
          <w:rFonts w:ascii="Times New Roman" w:eastAsia="바탕체" w:hint="eastAsia"/>
          <w:w w:val="0"/>
          <w:sz w:val="22"/>
          <w:szCs w:val="22"/>
        </w:rPr>
        <w:t xml:space="preserve"> </w:t>
      </w:r>
      <w:r>
        <w:rPr>
          <w:rFonts w:ascii="Times New Roman" w:eastAsia="바탕체"/>
          <w:w w:val="0"/>
          <w:sz w:val="22"/>
          <w:szCs w:val="22"/>
        </w:rPr>
        <w:t>311</w:t>
      </w:r>
    </w:p>
    <w:p w14:paraId="4DB1D3E7" w14:textId="16AA7B3D" w:rsidR="006234DA" w:rsidRDefault="006234DA" w:rsidP="002D2169">
      <w:pPr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  <w:proofErr w:type="gramStart"/>
      <w:r>
        <w:rPr>
          <w:rFonts w:ascii="Times New Roman" w:eastAsia="바탕체" w:hint="eastAsia"/>
          <w:w w:val="0"/>
          <w:sz w:val="22"/>
          <w:szCs w:val="22"/>
        </w:rPr>
        <w:t>대표이사</w:t>
      </w:r>
      <w:r>
        <w:rPr>
          <w:rFonts w:ascii="Times New Roman" w:eastAsia="바탕체" w:hint="eastAsia"/>
          <w:w w:val="0"/>
          <w:sz w:val="22"/>
          <w:szCs w:val="22"/>
        </w:rPr>
        <w:t xml:space="preserve"> </w:t>
      </w:r>
      <w:r w:rsidR="009A3B4B">
        <w:rPr>
          <w:rFonts w:ascii="Times New Roman" w:eastAsia="바탕체"/>
          <w:w w:val="0"/>
          <w:sz w:val="22"/>
          <w:szCs w:val="22"/>
        </w:rPr>
        <w:t xml:space="preserve"> </w:t>
      </w:r>
      <w:r w:rsidR="00CB19F1">
        <w:rPr>
          <w:rFonts w:ascii="Times New Roman" w:eastAsia="바탕체" w:hint="eastAsia"/>
          <w:w w:val="0"/>
          <w:sz w:val="22"/>
          <w:szCs w:val="22"/>
        </w:rPr>
        <w:t>박</w:t>
      </w:r>
      <w:proofErr w:type="gramEnd"/>
      <w:r w:rsidR="00CB19F1">
        <w:rPr>
          <w:rFonts w:ascii="Times New Roman" w:eastAsia="바탕체" w:hint="eastAsia"/>
          <w:w w:val="0"/>
          <w:sz w:val="22"/>
          <w:szCs w:val="22"/>
        </w:rPr>
        <w:t xml:space="preserve"> </w:t>
      </w:r>
      <w:r w:rsidR="00CB19F1">
        <w:rPr>
          <w:rFonts w:ascii="Times New Roman" w:eastAsia="바탕체" w:hint="eastAsia"/>
          <w:w w:val="0"/>
          <w:sz w:val="22"/>
          <w:szCs w:val="22"/>
        </w:rPr>
        <w:t>광</w:t>
      </w:r>
      <w:r w:rsidR="00CB19F1">
        <w:rPr>
          <w:rFonts w:ascii="Times New Roman" w:eastAsia="바탕체" w:hint="eastAsia"/>
          <w:w w:val="0"/>
          <w:sz w:val="22"/>
          <w:szCs w:val="22"/>
        </w:rPr>
        <w:t xml:space="preserve"> </w:t>
      </w:r>
      <w:r w:rsidR="00CB19F1">
        <w:rPr>
          <w:rFonts w:ascii="Times New Roman" w:eastAsia="바탕체" w:hint="eastAsia"/>
          <w:w w:val="0"/>
          <w:sz w:val="22"/>
          <w:szCs w:val="22"/>
        </w:rPr>
        <w:t>호</w:t>
      </w:r>
      <w:r w:rsidR="009A3B4B">
        <w:rPr>
          <w:rFonts w:ascii="Times New Roman" w:eastAsia="바탕체"/>
          <w:w w:val="0"/>
          <w:sz w:val="22"/>
          <w:szCs w:val="22"/>
        </w:rPr>
        <w:t xml:space="preserve"> </w:t>
      </w:r>
      <w:r w:rsidR="00BB1F16">
        <w:rPr>
          <w:rFonts w:ascii="Times New Roman" w:eastAsia="바탕체"/>
          <w:w w:val="0"/>
          <w:sz w:val="22"/>
          <w:szCs w:val="22"/>
        </w:rPr>
        <w:t>(</w:t>
      </w:r>
      <w:r w:rsidR="00BB1F16">
        <w:rPr>
          <w:rFonts w:ascii="Times New Roman" w:eastAsia="바탕체" w:hint="eastAsia"/>
          <w:w w:val="0"/>
          <w:sz w:val="22"/>
          <w:szCs w:val="22"/>
        </w:rPr>
        <w:t>인</w:t>
      </w:r>
      <w:r w:rsidR="00BB1F16">
        <w:rPr>
          <w:rFonts w:ascii="Times New Roman" w:eastAsia="바탕체" w:hint="eastAsia"/>
          <w:w w:val="0"/>
          <w:sz w:val="22"/>
          <w:szCs w:val="22"/>
        </w:rPr>
        <w:t>)</w:t>
      </w:r>
    </w:p>
    <w:p w14:paraId="3A1B1A0A" w14:textId="77777777" w:rsidR="006234DA" w:rsidRDefault="006234DA" w:rsidP="002D2169">
      <w:pPr>
        <w:wordWrap w:val="0"/>
        <w:spacing w:line="400" w:lineRule="atLeast"/>
        <w:rPr>
          <w:rFonts w:ascii="Times New Roman" w:eastAsia="바탕체"/>
          <w:w w:val="0"/>
          <w:sz w:val="22"/>
          <w:szCs w:val="22"/>
        </w:rPr>
      </w:pPr>
    </w:p>
    <w:p w14:paraId="3CC2B24C" w14:textId="77777777" w:rsidR="006234DA" w:rsidRDefault="006234DA" w:rsidP="002D2169">
      <w:pPr>
        <w:wordWrap w:val="0"/>
        <w:spacing w:line="400" w:lineRule="atLeast"/>
        <w:rPr>
          <w:rFonts w:ascii="Times New Roman"/>
          <w:spacing w:val="1"/>
          <w:w w:val="0"/>
          <w:sz w:val="22"/>
          <w:szCs w:val="22"/>
        </w:rPr>
      </w:pPr>
    </w:p>
    <w:p w14:paraId="143EDE16" w14:textId="77777777" w:rsidR="002D2169" w:rsidRPr="00AA2073" w:rsidRDefault="002D2169" w:rsidP="002D2169">
      <w:pPr>
        <w:wordWrap w:val="0"/>
        <w:spacing w:line="400" w:lineRule="atLeast"/>
        <w:jc w:val="center"/>
        <w:rPr>
          <w:rFonts w:ascii="Times New Roman"/>
          <w:b/>
          <w:color w:val="000000"/>
          <w:w w:val="0"/>
          <w:sz w:val="22"/>
          <w:szCs w:val="22"/>
        </w:rPr>
      </w:pPr>
      <w:r w:rsidRPr="002B26B2">
        <w:rPr>
          <w:rFonts w:ascii="Times New Roman" w:eastAsia="바탕체"/>
          <w:b/>
          <w:spacing w:val="1"/>
          <w:w w:val="0"/>
          <w:sz w:val="22"/>
          <w:szCs w:val="22"/>
        </w:rPr>
        <w:t>(</w:t>
      </w:r>
      <w:r w:rsidRPr="002B26B2">
        <w:rPr>
          <w:rFonts w:ascii="Times New Roman" w:eastAsia="바탕체" w:hint="eastAsia"/>
          <w:b/>
          <w:spacing w:val="1"/>
          <w:w w:val="0"/>
          <w:sz w:val="22"/>
          <w:szCs w:val="22"/>
        </w:rPr>
        <w:t>기명날인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>계속</w:t>
      </w:r>
      <w:r w:rsidRPr="002B26B2">
        <w:rPr>
          <w:rFonts w:ascii="Times New Roman" w:eastAsia="바탕체"/>
          <w:b/>
          <w:spacing w:val="1"/>
          <w:w w:val="0"/>
          <w:sz w:val="22"/>
          <w:szCs w:val="22"/>
        </w:rPr>
        <w:t>)</w:t>
      </w:r>
    </w:p>
    <w:p w14:paraId="4ADAA89D" w14:textId="77777777" w:rsidR="002D2169" w:rsidRDefault="002D2169" w:rsidP="002D2169">
      <w:pPr>
        <w:widowControl/>
        <w:wordWrap w:val="0"/>
        <w:autoSpaceDE/>
        <w:autoSpaceDN/>
        <w:adjustRightInd/>
        <w:spacing w:line="400" w:lineRule="atLeast"/>
        <w:jc w:val="left"/>
        <w:rPr>
          <w:rFonts w:ascii="Times New Roman"/>
          <w:color w:val="000000"/>
          <w:spacing w:val="1"/>
          <w:w w:val="0"/>
          <w:kern w:val="0"/>
          <w:sz w:val="22"/>
          <w:szCs w:val="22"/>
        </w:rPr>
      </w:pPr>
      <w:r>
        <w:rPr>
          <w:rFonts w:ascii="Times New Roman"/>
          <w:spacing w:val="1"/>
          <w:w w:val="0"/>
          <w:sz w:val="22"/>
          <w:szCs w:val="22"/>
        </w:rPr>
        <w:br w:type="page"/>
      </w:r>
    </w:p>
    <w:p w14:paraId="418378D6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r w:rsidRPr="002B26B2">
        <w:rPr>
          <w:rFonts w:ascii="바탕체" w:eastAsia="바탕체" w:hAnsi="바탕체" w:hint="eastAsia"/>
          <w:spacing w:val="1"/>
          <w:w w:val="0"/>
          <w:sz w:val="22"/>
          <w:szCs w:val="22"/>
        </w:rPr>
        <w:lastRenderedPageBreak/>
        <w:t>이상을</w:t>
      </w:r>
      <w:r w:rsidRPr="002B26B2">
        <w:rPr>
          <w:rFonts w:ascii="바탕체" w:eastAsia="바탕체" w:hAnsi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바탕체" w:eastAsia="바탕체" w:hAnsi="바탕체" w:hint="eastAsia"/>
          <w:spacing w:val="1"/>
          <w:w w:val="0"/>
          <w:sz w:val="22"/>
          <w:szCs w:val="22"/>
        </w:rPr>
        <w:t>증명하기</w:t>
      </w:r>
      <w:r w:rsidRPr="002B26B2">
        <w:rPr>
          <w:rFonts w:ascii="바탕체" w:eastAsia="바탕체" w:hAnsi="바탕체"/>
          <w:spacing w:val="1"/>
          <w:w w:val="0"/>
          <w:sz w:val="22"/>
          <w:szCs w:val="22"/>
        </w:rPr>
        <w:t xml:space="preserve"> </w:t>
      </w:r>
      <w:r w:rsidRPr="002B26B2">
        <w:rPr>
          <w:rFonts w:ascii="바탕체" w:eastAsia="바탕체" w:hAnsi="바탕체" w:hint="eastAsia"/>
          <w:spacing w:val="1"/>
          <w:w w:val="0"/>
          <w:sz w:val="22"/>
          <w:szCs w:val="22"/>
        </w:rPr>
        <w:t>위하여</w:t>
      </w:r>
      <w:r w:rsidRPr="002B26B2">
        <w:rPr>
          <w:rFonts w:ascii="바탕체" w:eastAsia="바탕체" w:hAnsi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hint="eastAsia"/>
          <w:spacing w:val="1"/>
          <w:w w:val="0"/>
          <w:sz w:val="22"/>
          <w:szCs w:val="22"/>
        </w:rPr>
        <w:t>당사자들은</w:t>
      </w:r>
      <w:r w:rsidRPr="002B26B2">
        <w:rPr>
          <w:rFonts w:ascii="바탕체" w:eastAsia="바탕체" w:hAnsi="바탕체" w:hint="eastAsia"/>
          <w:spacing w:val="1"/>
          <w:w w:val="0"/>
          <w:sz w:val="22"/>
          <w:szCs w:val="22"/>
        </w:rPr>
        <w:t xml:space="preserve"> 본 </w:t>
      </w:r>
      <w:r w:rsidRPr="005A31E1">
        <w:rPr>
          <w:rFonts w:ascii="Times New Roman" w:eastAsia="바탕체"/>
          <w:spacing w:val="1"/>
          <w:w w:val="0"/>
          <w:sz w:val="22"/>
          <w:szCs w:val="22"/>
        </w:rPr>
        <w:t>약정서</w:t>
      </w:r>
      <w:r w:rsidRPr="005A31E1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/>
          <w:spacing w:val="1"/>
          <w:w w:val="0"/>
          <w:sz w:val="22"/>
          <w:szCs w:val="22"/>
        </w:rPr>
        <w:t>2</w:t>
      </w:r>
      <w:r w:rsidRPr="005A31E1">
        <w:rPr>
          <w:rFonts w:ascii="Times New Roman" w:eastAsia="바탕체"/>
          <w:spacing w:val="1"/>
          <w:w w:val="0"/>
          <w:sz w:val="22"/>
          <w:szCs w:val="22"/>
        </w:rPr>
        <w:t>부를</w:t>
      </w:r>
      <w:r w:rsidRPr="005A31E1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5A31E1">
        <w:rPr>
          <w:rFonts w:ascii="Times New Roman" w:eastAsia="바탕체"/>
          <w:spacing w:val="1"/>
          <w:w w:val="0"/>
          <w:sz w:val="22"/>
          <w:szCs w:val="22"/>
        </w:rPr>
        <w:t>작성하여</w:t>
      </w:r>
      <w:r w:rsidRPr="005A31E1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5A31E1">
        <w:rPr>
          <w:rFonts w:ascii="Times New Roman" w:eastAsia="바탕체"/>
          <w:spacing w:val="1"/>
          <w:w w:val="0"/>
          <w:sz w:val="22"/>
          <w:szCs w:val="22"/>
        </w:rPr>
        <w:t>각자</w:t>
      </w:r>
      <w:r w:rsidRPr="005A31E1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5A31E1">
        <w:rPr>
          <w:rFonts w:ascii="Times New Roman" w:eastAsia="바탕체"/>
          <w:spacing w:val="1"/>
          <w:w w:val="0"/>
          <w:sz w:val="22"/>
          <w:szCs w:val="22"/>
        </w:rPr>
        <w:t>날인한</w:t>
      </w:r>
      <w:r w:rsidRPr="005A31E1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5A31E1">
        <w:rPr>
          <w:rFonts w:ascii="Times New Roman" w:eastAsia="바탕체"/>
          <w:spacing w:val="1"/>
          <w:w w:val="0"/>
          <w:sz w:val="22"/>
          <w:szCs w:val="22"/>
        </w:rPr>
        <w:t>후</w:t>
      </w:r>
      <w:r w:rsidRPr="005A31E1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5A31E1">
        <w:rPr>
          <w:rFonts w:ascii="Times New Roman" w:eastAsia="바탕체"/>
          <w:spacing w:val="1"/>
          <w:w w:val="0"/>
          <w:sz w:val="22"/>
          <w:szCs w:val="22"/>
        </w:rPr>
        <w:t>각각</w:t>
      </w:r>
      <w:r w:rsidRPr="005A31E1">
        <w:rPr>
          <w:rFonts w:ascii="Times New Roman" w:eastAsia="바탕체"/>
          <w:spacing w:val="1"/>
          <w:w w:val="0"/>
          <w:sz w:val="22"/>
          <w:szCs w:val="22"/>
        </w:rPr>
        <w:t xml:space="preserve"> 1</w:t>
      </w:r>
      <w:r w:rsidRPr="005A31E1">
        <w:rPr>
          <w:rFonts w:ascii="Times New Roman" w:eastAsia="바탕체"/>
          <w:spacing w:val="1"/>
          <w:w w:val="0"/>
          <w:sz w:val="22"/>
          <w:szCs w:val="22"/>
        </w:rPr>
        <w:t>부씩</w:t>
      </w:r>
      <w:r w:rsidRPr="005A31E1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5A31E1">
        <w:rPr>
          <w:rFonts w:ascii="Times New Roman" w:eastAsia="바탕체"/>
          <w:spacing w:val="1"/>
          <w:w w:val="0"/>
          <w:sz w:val="22"/>
          <w:szCs w:val="22"/>
        </w:rPr>
        <w:t>보관하기로</w:t>
      </w:r>
      <w:r w:rsidRPr="005A31E1"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 w:rsidRPr="005A31E1">
        <w:rPr>
          <w:rFonts w:ascii="Times New Roman" w:eastAsia="바탕체"/>
          <w:spacing w:val="1"/>
          <w:w w:val="0"/>
          <w:sz w:val="22"/>
          <w:szCs w:val="22"/>
        </w:rPr>
        <w:t>한다</w:t>
      </w:r>
      <w:r w:rsidRPr="005A31E1">
        <w:rPr>
          <w:rFonts w:ascii="Times New Roman" w:eastAsia="바탕체"/>
          <w:spacing w:val="1"/>
          <w:w w:val="0"/>
          <w:sz w:val="22"/>
          <w:szCs w:val="22"/>
        </w:rPr>
        <w:t>.</w:t>
      </w:r>
    </w:p>
    <w:p w14:paraId="6BBF6F80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2A255F76" w14:textId="77777777" w:rsidR="002D2169" w:rsidRPr="005A31E1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p w14:paraId="76CC0350" w14:textId="77777777" w:rsidR="00CA57F7" w:rsidRDefault="002D2169" w:rsidP="002D2169">
      <w:pPr>
        <w:wordWrap w:val="0"/>
        <w:spacing w:line="400" w:lineRule="atLeast"/>
        <w:rPr>
          <w:rFonts w:ascii="Times New Roman"/>
          <w:spacing w:val="1"/>
          <w:w w:val="0"/>
          <w:sz w:val="22"/>
          <w:szCs w:val="22"/>
        </w:rPr>
      </w:pPr>
      <w:bookmarkStart w:id="273" w:name="_DV_M279"/>
      <w:bookmarkStart w:id="274" w:name="_DV_M280"/>
      <w:bookmarkStart w:id="275" w:name="_DV_M281"/>
      <w:bookmarkEnd w:id="273"/>
      <w:bookmarkEnd w:id="274"/>
      <w:bookmarkEnd w:id="275"/>
      <w:r w:rsidRPr="00AA2073">
        <w:rPr>
          <w:rFonts w:ascii="Times New Roman"/>
          <w:b/>
          <w:color w:val="000000"/>
          <w:spacing w:val="1"/>
          <w:w w:val="0"/>
          <w:kern w:val="0"/>
          <w:sz w:val="22"/>
          <w:szCs w:val="22"/>
        </w:rPr>
        <w:t>AMC</w:t>
      </w:r>
      <w:r>
        <w:rPr>
          <w:rFonts w:ascii="Times New Roman" w:hint="eastAsia"/>
          <w:spacing w:val="1"/>
          <w:w w:val="0"/>
          <w:sz w:val="22"/>
          <w:szCs w:val="22"/>
        </w:rPr>
        <w:tab/>
      </w:r>
      <w:r>
        <w:rPr>
          <w:rFonts w:ascii="Times New Roman" w:hint="eastAsia"/>
          <w:spacing w:val="1"/>
          <w:w w:val="0"/>
          <w:sz w:val="22"/>
          <w:szCs w:val="22"/>
        </w:rPr>
        <w:tab/>
      </w:r>
      <w:r>
        <w:rPr>
          <w:rFonts w:ascii="Times New Roman" w:hint="eastAsia"/>
          <w:spacing w:val="1"/>
          <w:w w:val="0"/>
          <w:sz w:val="22"/>
          <w:szCs w:val="22"/>
        </w:rPr>
        <w:tab/>
      </w:r>
    </w:p>
    <w:p w14:paraId="0BA7FEEA" w14:textId="77777777" w:rsidR="00CA57F7" w:rsidRDefault="00CA57F7" w:rsidP="002D2169">
      <w:pPr>
        <w:wordWrap w:val="0"/>
        <w:spacing w:line="400" w:lineRule="atLeast"/>
        <w:rPr>
          <w:rFonts w:ascii="Times New Roman"/>
          <w:spacing w:val="1"/>
          <w:w w:val="0"/>
          <w:sz w:val="22"/>
          <w:szCs w:val="22"/>
        </w:rPr>
      </w:pPr>
    </w:p>
    <w:p w14:paraId="46EB0B62" w14:textId="77777777" w:rsidR="002D2169" w:rsidRPr="002B26B2" w:rsidRDefault="002D2169" w:rsidP="002D2169">
      <w:pPr>
        <w:wordWrap w:val="0"/>
        <w:spacing w:line="400" w:lineRule="atLeast"/>
        <w:rPr>
          <w:rFonts w:ascii="Times New Roman" w:eastAsia="바탕체"/>
          <w:b/>
          <w:sz w:val="22"/>
          <w:szCs w:val="22"/>
        </w:rPr>
      </w:pPr>
      <w:r>
        <w:rPr>
          <w:rFonts w:ascii="Times New Roman" w:eastAsia="바탕체" w:hint="eastAsia"/>
          <w:b/>
          <w:w w:val="0"/>
          <w:sz w:val="22"/>
          <w:szCs w:val="22"/>
        </w:rPr>
        <w:t>주식회사</w:t>
      </w:r>
      <w:r>
        <w:rPr>
          <w:rFonts w:ascii="Times New Roman" w:eastAsia="바탕체" w:hint="eastAsia"/>
          <w:b/>
          <w:w w:val="0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b/>
          <w:w w:val="0"/>
          <w:sz w:val="22"/>
          <w:szCs w:val="22"/>
        </w:rPr>
        <w:t>코람코자산신탁</w:t>
      </w:r>
      <w:proofErr w:type="spellEnd"/>
    </w:p>
    <w:p w14:paraId="4220872B" w14:textId="7BE3FA0E" w:rsidR="002D2169" w:rsidRPr="002B26B2" w:rsidRDefault="002D2169" w:rsidP="00CA57F7">
      <w:pPr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  <w:bookmarkStart w:id="276" w:name="_Hlk61348875"/>
      <w:r>
        <w:rPr>
          <w:rFonts w:ascii="Times New Roman" w:eastAsia="바탕체" w:hint="eastAsia"/>
          <w:w w:val="0"/>
          <w:sz w:val="22"/>
          <w:szCs w:val="22"/>
        </w:rPr>
        <w:t>서울</w:t>
      </w:r>
      <w:r>
        <w:rPr>
          <w:rFonts w:ascii="Times New Roman" w:eastAsia="바탕체" w:hint="eastAsia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w w:val="0"/>
          <w:sz w:val="22"/>
          <w:szCs w:val="22"/>
        </w:rPr>
        <w:t>강남구</w:t>
      </w:r>
      <w:r>
        <w:rPr>
          <w:rFonts w:ascii="Times New Roman" w:eastAsia="바탕체" w:hint="eastAsia"/>
          <w:w w:val="0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w w:val="0"/>
          <w:sz w:val="22"/>
          <w:szCs w:val="22"/>
        </w:rPr>
        <w:t>삼성로</w:t>
      </w:r>
      <w:proofErr w:type="spellEnd"/>
      <w:r>
        <w:rPr>
          <w:rFonts w:ascii="Times New Roman" w:eastAsia="바탕체" w:hint="eastAsia"/>
          <w:w w:val="0"/>
          <w:sz w:val="22"/>
          <w:szCs w:val="22"/>
        </w:rPr>
        <w:t xml:space="preserve"> </w:t>
      </w:r>
      <w:r w:rsidR="000C0646">
        <w:rPr>
          <w:rFonts w:ascii="Times New Roman" w:eastAsia="바탕체"/>
          <w:w w:val="0"/>
          <w:sz w:val="22"/>
          <w:szCs w:val="22"/>
        </w:rPr>
        <w:t>511, 10</w:t>
      </w:r>
      <w:r>
        <w:rPr>
          <w:rFonts w:ascii="Times New Roman" w:eastAsia="바탕체" w:hint="eastAsia"/>
          <w:w w:val="0"/>
          <w:sz w:val="22"/>
          <w:szCs w:val="22"/>
        </w:rPr>
        <w:t>층</w:t>
      </w:r>
      <w:r>
        <w:rPr>
          <w:rFonts w:ascii="Times New Roman" w:eastAsia="바탕체" w:hint="eastAsia"/>
          <w:w w:val="0"/>
          <w:sz w:val="22"/>
          <w:szCs w:val="22"/>
        </w:rPr>
        <w:t>(</w:t>
      </w:r>
      <w:r>
        <w:rPr>
          <w:rFonts w:ascii="Times New Roman" w:eastAsia="바탕체" w:hint="eastAsia"/>
          <w:w w:val="0"/>
          <w:sz w:val="22"/>
          <w:szCs w:val="22"/>
        </w:rPr>
        <w:t>삼성동</w:t>
      </w:r>
      <w:r>
        <w:rPr>
          <w:rFonts w:ascii="Times New Roman" w:eastAsia="바탕체" w:hint="eastAsia"/>
          <w:w w:val="0"/>
          <w:sz w:val="22"/>
          <w:szCs w:val="22"/>
        </w:rPr>
        <w:t xml:space="preserve">, </w:t>
      </w:r>
      <w:r w:rsidR="000C0646">
        <w:rPr>
          <w:rFonts w:ascii="Times New Roman" w:eastAsia="바탕체" w:hint="eastAsia"/>
          <w:w w:val="0"/>
          <w:sz w:val="22"/>
          <w:szCs w:val="22"/>
        </w:rPr>
        <w:t>아이콘</w:t>
      </w:r>
      <w:r w:rsidR="000C0646">
        <w:rPr>
          <w:rFonts w:ascii="Times New Roman" w:eastAsia="바탕체" w:hint="eastAsia"/>
          <w:w w:val="0"/>
          <w:sz w:val="22"/>
          <w:szCs w:val="22"/>
        </w:rPr>
        <w:t xml:space="preserve"> </w:t>
      </w:r>
      <w:r w:rsidR="000C0646">
        <w:rPr>
          <w:rFonts w:ascii="Times New Roman" w:eastAsia="바탕체" w:hint="eastAsia"/>
          <w:w w:val="0"/>
          <w:sz w:val="22"/>
          <w:szCs w:val="22"/>
        </w:rPr>
        <w:t>삼성</w:t>
      </w:r>
      <w:r>
        <w:rPr>
          <w:rFonts w:ascii="Times New Roman" w:eastAsia="바탕체" w:hint="eastAsia"/>
          <w:w w:val="0"/>
          <w:sz w:val="22"/>
          <w:szCs w:val="22"/>
        </w:rPr>
        <w:t>)</w:t>
      </w:r>
    </w:p>
    <w:bookmarkEnd w:id="276"/>
    <w:p w14:paraId="74EE4AEB" w14:textId="77777777" w:rsidR="002D2169" w:rsidRPr="002B26B2" w:rsidRDefault="002D2169" w:rsidP="00CA57F7">
      <w:pPr>
        <w:wordWrap w:val="0"/>
        <w:spacing w:line="400" w:lineRule="atLeast"/>
        <w:jc w:val="left"/>
        <w:rPr>
          <w:rFonts w:ascii="바탕체" w:eastAsia="바탕체" w:hAnsi="바탕체"/>
          <w:spacing w:val="1"/>
          <w:w w:val="0"/>
          <w:sz w:val="22"/>
          <w:szCs w:val="22"/>
        </w:rPr>
      </w:pP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대표이사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 </w:t>
      </w:r>
      <w:r>
        <w:rPr>
          <w:rFonts w:ascii="Times New Roman" w:eastAsia="바탕체" w:hint="eastAsia"/>
          <w:color w:val="000000"/>
          <w:spacing w:val="1"/>
          <w:w w:val="0"/>
          <w:kern w:val="0"/>
          <w:sz w:val="22"/>
          <w:szCs w:val="22"/>
        </w:rPr>
        <w:t>정</w:t>
      </w:r>
      <w:r>
        <w:rPr>
          <w:rFonts w:ascii="Times New Roman" w:eastAsia="바탕체" w:hint="eastAsia"/>
          <w:color w:val="000000"/>
          <w:spacing w:val="1"/>
          <w:w w:val="0"/>
          <w:kern w:val="0"/>
          <w:sz w:val="22"/>
          <w:szCs w:val="22"/>
        </w:rPr>
        <w:t xml:space="preserve"> </w:t>
      </w:r>
      <w:r w:rsidR="009A3B4B">
        <w:rPr>
          <w:rFonts w:ascii="Times New Roman" w:eastAsia="바탕체" w:hint="eastAsia"/>
          <w:color w:val="000000"/>
          <w:spacing w:val="1"/>
          <w:w w:val="0"/>
          <w:kern w:val="0"/>
          <w:sz w:val="22"/>
          <w:szCs w:val="22"/>
        </w:rPr>
        <w:t>승</w:t>
      </w:r>
      <w:r>
        <w:rPr>
          <w:rFonts w:ascii="Times New Roman" w:eastAsia="바탕체" w:hint="eastAsia"/>
          <w:color w:val="000000"/>
          <w:spacing w:val="1"/>
          <w:w w:val="0"/>
          <w:kern w:val="0"/>
          <w:sz w:val="22"/>
          <w:szCs w:val="22"/>
        </w:rPr>
        <w:t xml:space="preserve"> </w:t>
      </w:r>
      <w:r w:rsidR="009A3B4B">
        <w:rPr>
          <w:rFonts w:ascii="Times New Roman" w:eastAsia="바탕체" w:hint="eastAsia"/>
          <w:color w:val="000000"/>
          <w:spacing w:val="1"/>
          <w:w w:val="0"/>
          <w:kern w:val="0"/>
          <w:sz w:val="22"/>
          <w:szCs w:val="22"/>
        </w:rPr>
        <w:t>회</w:t>
      </w:r>
      <w:r w:rsidRPr="00C35048" w:rsidDel="00F26678">
        <w:rPr>
          <w:rFonts w:ascii="Times New Roman" w:eastAsia="바탕체" w:hint="eastAsia"/>
          <w:b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 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(</w:t>
      </w:r>
      <w:r w:rsidRPr="002B26B2">
        <w:rPr>
          <w:rFonts w:ascii="Times New Roman" w:eastAsia="바탕체" w:hint="eastAsia"/>
          <w:spacing w:val="1"/>
          <w:w w:val="0"/>
          <w:sz w:val="22"/>
          <w:szCs w:val="22"/>
        </w:rPr>
        <w:t>인</w:t>
      </w:r>
      <w:r w:rsidRPr="002B26B2">
        <w:rPr>
          <w:rFonts w:ascii="Times New Roman" w:eastAsia="바탕체"/>
          <w:spacing w:val="1"/>
          <w:w w:val="0"/>
          <w:sz w:val="22"/>
          <w:szCs w:val="22"/>
        </w:rPr>
        <w:t>)</w:t>
      </w:r>
    </w:p>
    <w:p w14:paraId="74BD1274" w14:textId="77777777" w:rsidR="002D2169" w:rsidRDefault="002D2169" w:rsidP="002D2169">
      <w:pPr>
        <w:wordWrap w:val="0"/>
        <w:spacing w:line="400" w:lineRule="atLeast"/>
        <w:rPr>
          <w:rFonts w:ascii="Times New Roman"/>
          <w:spacing w:val="1"/>
          <w:w w:val="0"/>
          <w:sz w:val="22"/>
          <w:szCs w:val="22"/>
        </w:rPr>
      </w:pPr>
      <w:bookmarkStart w:id="277" w:name="_DV_M283"/>
      <w:bookmarkStart w:id="278" w:name="_DV_M284"/>
      <w:bookmarkStart w:id="279" w:name="_DV_M285"/>
      <w:bookmarkEnd w:id="277"/>
      <w:bookmarkEnd w:id="278"/>
      <w:bookmarkEnd w:id="279"/>
    </w:p>
    <w:p w14:paraId="1479DA5D" w14:textId="77777777" w:rsidR="002D2169" w:rsidRDefault="002D2169" w:rsidP="002D2169">
      <w:pPr>
        <w:wordWrap w:val="0"/>
        <w:spacing w:line="400" w:lineRule="atLeast"/>
        <w:rPr>
          <w:rFonts w:ascii="Times New Roman"/>
          <w:spacing w:val="1"/>
          <w:w w:val="0"/>
          <w:sz w:val="22"/>
          <w:szCs w:val="22"/>
        </w:rPr>
      </w:pPr>
    </w:p>
    <w:p w14:paraId="21BADCC2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0"/>
          <w:tab w:val="left" w:pos="600"/>
          <w:tab w:val="left" w:pos="1800"/>
        </w:tabs>
        <w:wordWrap w:val="0"/>
        <w:spacing w:line="0" w:lineRule="atLeast"/>
        <w:ind w:left="1274" w:hanging="1274"/>
        <w:jc w:val="center"/>
        <w:rPr>
          <w:rFonts w:ascii="Times New Roman"/>
          <w:spacing w:val="1"/>
          <w:w w:val="0"/>
          <w:sz w:val="22"/>
          <w:szCs w:val="22"/>
        </w:rPr>
      </w:pPr>
      <w:r w:rsidRPr="002B26B2">
        <w:rPr>
          <w:rFonts w:ascii="Times New Roman" w:eastAsia="바탕체"/>
          <w:b/>
          <w:spacing w:val="1"/>
          <w:w w:val="0"/>
          <w:sz w:val="22"/>
          <w:szCs w:val="22"/>
        </w:rPr>
        <w:t>(</w:t>
      </w:r>
      <w:r w:rsidRPr="002B26B2">
        <w:rPr>
          <w:rFonts w:ascii="Times New Roman" w:eastAsia="바탕체" w:hint="eastAsia"/>
          <w:b/>
          <w:spacing w:val="1"/>
          <w:w w:val="0"/>
          <w:sz w:val="22"/>
          <w:szCs w:val="22"/>
        </w:rPr>
        <w:t>기명날인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b/>
          <w:spacing w:val="1"/>
          <w:w w:val="0"/>
          <w:sz w:val="22"/>
          <w:szCs w:val="22"/>
        </w:rPr>
        <w:t>끝</w:t>
      </w:r>
      <w:r w:rsidRPr="002B26B2">
        <w:rPr>
          <w:rFonts w:ascii="Times New Roman" w:eastAsia="바탕체"/>
          <w:b/>
          <w:spacing w:val="1"/>
          <w:w w:val="0"/>
          <w:sz w:val="22"/>
          <w:szCs w:val="22"/>
        </w:rPr>
        <w:t>)</w:t>
      </w:r>
    </w:p>
    <w:p w14:paraId="18B3B015" w14:textId="77777777" w:rsidR="002D2169" w:rsidRPr="00AA2073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0"/>
          <w:tab w:val="left" w:pos="600"/>
          <w:tab w:val="left" w:pos="1800"/>
        </w:tabs>
        <w:wordWrap w:val="0"/>
        <w:spacing w:line="0" w:lineRule="atLeast"/>
        <w:ind w:left="1274" w:hanging="1274"/>
        <w:rPr>
          <w:rFonts w:ascii="Times New Roman"/>
          <w:spacing w:val="1"/>
          <w:w w:val="0"/>
          <w:sz w:val="22"/>
          <w:szCs w:val="22"/>
        </w:rPr>
      </w:pPr>
    </w:p>
    <w:p w14:paraId="4076D28C" w14:textId="77777777" w:rsidR="002D2169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0" w:lineRule="atLeast"/>
        <w:outlineLvl w:val="1"/>
        <w:rPr>
          <w:rFonts w:ascii="Times New Roman"/>
          <w:b/>
          <w:w w:val="0"/>
          <w:sz w:val="22"/>
          <w:szCs w:val="22"/>
        </w:rPr>
        <w:sectPr w:rsidR="002D2169" w:rsidSect="00A7089D">
          <w:footerReference w:type="default" r:id="rId14"/>
          <w:pgSz w:w="11906" w:h="16838"/>
          <w:pgMar w:top="1985" w:right="1701" w:bottom="1701" w:left="1701" w:header="720" w:footer="720" w:gutter="0"/>
          <w:cols w:space="720"/>
          <w:noEndnote/>
        </w:sectPr>
      </w:pPr>
      <w:bookmarkStart w:id="280" w:name="_DV_M286"/>
      <w:bookmarkEnd w:id="280"/>
      <w:r w:rsidRPr="00AA2073">
        <w:rPr>
          <w:rFonts w:ascii="Times New Roman"/>
          <w:b/>
          <w:w w:val="0"/>
          <w:sz w:val="22"/>
          <w:szCs w:val="22"/>
        </w:rPr>
        <w:br w:type="page"/>
      </w:r>
      <w:bookmarkStart w:id="281" w:name="_DV_M287"/>
      <w:bookmarkEnd w:id="281"/>
    </w:p>
    <w:p w14:paraId="29781230" w14:textId="77777777" w:rsidR="002D2169" w:rsidRPr="002B26B2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0" w:lineRule="atLeast"/>
        <w:outlineLvl w:val="1"/>
        <w:rPr>
          <w:rFonts w:ascii="바탕체" w:eastAsia="바탕체" w:hAnsi="바탕체"/>
          <w:b/>
          <w:w w:val="0"/>
          <w:sz w:val="22"/>
          <w:szCs w:val="22"/>
        </w:rPr>
      </w:pPr>
      <w:bookmarkStart w:id="282" w:name="_Hlk60999246"/>
      <w:r w:rsidRPr="00745438">
        <w:rPr>
          <w:rFonts w:ascii="Times New Roman" w:eastAsia="바탕체" w:hint="eastAsia"/>
          <w:b/>
          <w:w w:val="0"/>
          <w:sz w:val="22"/>
          <w:szCs w:val="22"/>
        </w:rPr>
        <w:lastRenderedPageBreak/>
        <w:t>별첨</w:t>
      </w:r>
      <w:r w:rsidRPr="00745438">
        <w:rPr>
          <w:rFonts w:ascii="Times New Roman" w:eastAsia="바탕체" w:hint="eastAsia"/>
          <w:b/>
          <w:w w:val="0"/>
          <w:sz w:val="22"/>
          <w:szCs w:val="22"/>
        </w:rPr>
        <w:t>1</w:t>
      </w:r>
      <w:r w:rsidRPr="00745438">
        <w:rPr>
          <w:rFonts w:ascii="Times New Roman" w:eastAsia="바탕체"/>
          <w:b/>
          <w:w w:val="0"/>
          <w:sz w:val="22"/>
          <w:szCs w:val="22"/>
        </w:rPr>
        <w:t xml:space="preserve">. </w:t>
      </w:r>
      <w:r w:rsidRPr="00745438">
        <w:rPr>
          <w:rFonts w:ascii="Times New Roman" w:eastAsia="바탕체" w:hint="eastAsia"/>
          <w:b/>
          <w:w w:val="0"/>
          <w:sz w:val="22"/>
          <w:szCs w:val="22"/>
        </w:rPr>
        <w:t>투자기준</w:t>
      </w:r>
    </w:p>
    <w:p w14:paraId="7E5E804B" w14:textId="77777777" w:rsidR="002D2169" w:rsidRPr="00453188" w:rsidRDefault="002D2169" w:rsidP="002D216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tbl>
      <w:tblPr>
        <w:tblStyle w:val="a7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767"/>
        <w:gridCol w:w="6707"/>
      </w:tblGrid>
      <w:tr w:rsidR="002D2169" w:rsidRPr="00DA76F1" w14:paraId="2805F416" w14:textId="77777777" w:rsidTr="00CA57F7">
        <w:trPr>
          <w:trHeight w:val="2112"/>
        </w:trPr>
        <w:tc>
          <w:tcPr>
            <w:tcW w:w="1767" w:type="dxa"/>
            <w:vAlign w:val="center"/>
          </w:tcPr>
          <w:p w14:paraId="6CCEAF8A" w14:textId="333F4C7F" w:rsidR="002D2169" w:rsidRPr="0089506B" w:rsidRDefault="002D2169" w:rsidP="00A701D0">
            <w:pPr>
              <w:pStyle w:val="uc0uc0"/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600"/>
                <w:tab w:val="left" w:pos="1200"/>
                <w:tab w:val="left" w:pos="1800"/>
              </w:tabs>
              <w:wordWrap w:val="0"/>
              <w:spacing w:line="400" w:lineRule="atLeast"/>
              <w:jc w:val="center"/>
              <w:rPr>
                <w:rFonts w:ascii="Times New Roman" w:eastAsia="바탕체"/>
                <w:b/>
                <w:spacing w:val="1"/>
                <w:w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b/>
                <w:spacing w:val="1"/>
                <w:w w:val="0"/>
                <w:sz w:val="22"/>
                <w:szCs w:val="22"/>
              </w:rPr>
              <w:t>투자대상</w:t>
            </w:r>
          </w:p>
        </w:tc>
        <w:tc>
          <w:tcPr>
            <w:tcW w:w="6707" w:type="dxa"/>
            <w:shd w:val="clear" w:color="auto" w:fill="auto"/>
            <w:vAlign w:val="center"/>
          </w:tcPr>
          <w:p w14:paraId="26793F38" w14:textId="745B84F0" w:rsidR="00A701D0" w:rsidRDefault="00A701D0" w:rsidP="00A7089D">
            <w:pPr>
              <w:pStyle w:val="uc0uc0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453"/>
                <w:tab w:val="left" w:pos="1200"/>
                <w:tab w:val="left" w:pos="1800"/>
              </w:tabs>
              <w:wordWrap w:val="0"/>
              <w:spacing w:line="400" w:lineRule="atLeast"/>
              <w:ind w:left="453"/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서울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핵심업무권역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내의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오피스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자산</w:t>
            </w:r>
            <w:r w:rsidR="00F7253E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 w:rsidR="00F7253E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限</w:t>
            </w:r>
          </w:p>
          <w:p w14:paraId="39DBDB62" w14:textId="3BE27236" w:rsidR="00A701D0" w:rsidRDefault="00A701D0" w:rsidP="00C00679">
            <w:pPr>
              <w:pStyle w:val="uc0uc0"/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453"/>
                <w:tab w:val="left" w:pos="1200"/>
                <w:tab w:val="left" w:pos="1800"/>
              </w:tabs>
              <w:wordWrap w:val="0"/>
              <w:spacing w:line="400" w:lineRule="atLeast"/>
              <w:ind w:left="453"/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(</w:t>
            </w:r>
            <w:r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  <w:t xml:space="preserve">GBD, YBD, </w:t>
            </w:r>
            <w:r w:rsidR="00F7253E"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  <w:t xml:space="preserve">CBD </w:t>
            </w:r>
            <w:r w:rsidR="00F7253E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등</w:t>
            </w:r>
            <w:r w:rsidR="00F7253E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)</w:t>
            </w:r>
          </w:p>
          <w:p w14:paraId="7E3C3856" w14:textId="06812A16" w:rsidR="002D2169" w:rsidRDefault="00A701D0" w:rsidP="00C00679">
            <w:pPr>
              <w:pStyle w:val="uc0uc0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453"/>
                <w:tab w:val="left" w:pos="1200"/>
                <w:tab w:val="left" w:pos="1800"/>
              </w:tabs>
              <w:wordWrap w:val="0"/>
              <w:spacing w:line="400" w:lineRule="atLeast"/>
              <w:ind w:left="453"/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최소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  <w:t>50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억원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이상의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  <w:t xml:space="preserve">Value-add 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공사를</w:t>
            </w:r>
            <w:r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요하는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자산</w:t>
            </w:r>
            <w:r w:rsidR="00CB19F1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으로</w:t>
            </w:r>
          </w:p>
          <w:p w14:paraId="638608A1" w14:textId="3BDE5850" w:rsidR="00CB19F1" w:rsidRPr="005D4511" w:rsidRDefault="00CB19F1" w:rsidP="00F16FD0">
            <w:pPr>
              <w:pStyle w:val="uc0uc0"/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453"/>
                <w:tab w:val="left" w:pos="1200"/>
                <w:tab w:val="left" w:pos="1800"/>
              </w:tabs>
              <w:wordWrap w:val="0"/>
              <w:spacing w:line="400" w:lineRule="atLeast"/>
              <w:ind w:left="453"/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당사자들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간에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ins w:id="283" w:author="김현주 (Hyunjoo Kim)" w:date="2025-06-17T16:24:00Z">
              <w:r w:rsidR="00314036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서면으로</w:t>
              </w:r>
              <w:r w:rsidR="00314036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 xml:space="preserve"> </w:t>
              </w:r>
            </w:ins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합의한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물건</w:t>
            </w:r>
          </w:p>
        </w:tc>
      </w:tr>
      <w:tr w:rsidR="002D2169" w14:paraId="229943BB" w14:textId="77777777" w:rsidTr="00CA57F7">
        <w:trPr>
          <w:trHeight w:val="1702"/>
        </w:trPr>
        <w:tc>
          <w:tcPr>
            <w:tcW w:w="1767" w:type="dxa"/>
            <w:vAlign w:val="center"/>
          </w:tcPr>
          <w:p w14:paraId="0771C38A" w14:textId="3FDE2FD3" w:rsidR="002D2169" w:rsidRPr="0089506B" w:rsidRDefault="00A701D0" w:rsidP="00A7089D">
            <w:pPr>
              <w:pStyle w:val="uc0uc0"/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600"/>
                <w:tab w:val="left" w:pos="1200"/>
                <w:tab w:val="left" w:pos="1800"/>
              </w:tabs>
              <w:wordWrap w:val="0"/>
              <w:spacing w:line="400" w:lineRule="atLeast"/>
              <w:jc w:val="center"/>
              <w:rPr>
                <w:rFonts w:ascii="Times New Roman" w:eastAsia="바탕체"/>
                <w:b/>
                <w:spacing w:val="1"/>
                <w:w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b/>
                <w:spacing w:val="1"/>
                <w:w w:val="0"/>
                <w:sz w:val="22"/>
                <w:szCs w:val="22"/>
              </w:rPr>
              <w:t>투자조건</w:t>
            </w:r>
          </w:p>
        </w:tc>
        <w:tc>
          <w:tcPr>
            <w:tcW w:w="6707" w:type="dxa"/>
            <w:shd w:val="clear" w:color="auto" w:fill="auto"/>
            <w:vAlign w:val="center"/>
          </w:tcPr>
          <w:p w14:paraId="4EB90CC5" w14:textId="77777777" w:rsidR="00322AC7" w:rsidRDefault="00322AC7" w:rsidP="00F16FD0">
            <w:pPr>
              <w:pStyle w:val="uc0uc0"/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453"/>
                <w:tab w:val="left" w:pos="1200"/>
                <w:tab w:val="left" w:pos="1800"/>
              </w:tabs>
              <w:wordWrap w:val="0"/>
              <w:spacing w:line="240" w:lineRule="auto"/>
              <w:ind w:left="453"/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</w:pPr>
          </w:p>
          <w:p w14:paraId="4B1666D2" w14:textId="3D9DFE4B" w:rsidR="00E46552" w:rsidRDefault="00E46552" w:rsidP="00F16FD0">
            <w:pPr>
              <w:pStyle w:val="uc0uc0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453"/>
                <w:tab w:val="left" w:pos="1200"/>
                <w:tab w:val="left" w:pos="1800"/>
              </w:tabs>
              <w:wordWrap w:val="0"/>
              <w:spacing w:line="240" w:lineRule="auto"/>
              <w:ind w:left="453"/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Value-add 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공사는</w:t>
            </w:r>
            <w:ins w:id="284" w:author="김현주 (Hyunjoo Kim)" w:date="2025-06-18T14:47:00Z">
              <w:r w:rsidR="008A12B3">
                <w:rPr>
                  <w:rFonts w:ascii="Times New Roman" w:eastAsia="바탕체"/>
                  <w:spacing w:val="1"/>
                  <w:w w:val="0"/>
                  <w:sz w:val="22"/>
                  <w:szCs w:val="22"/>
                </w:rPr>
                <w:t xml:space="preserve"> </w:t>
              </w:r>
              <w:r w:rsidR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법령이</w:t>
              </w:r>
              <w:r w:rsidR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 xml:space="preserve"> </w:t>
              </w:r>
              <w:r w:rsidR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허용하는</w:t>
              </w:r>
              <w:r w:rsidR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 xml:space="preserve"> </w:t>
              </w:r>
              <w:proofErr w:type="spellStart"/>
              <w:r w:rsidR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한도에서</w:t>
              </w:r>
            </w:ins>
            <w:del w:id="285" w:author="김현주 (Hyunjoo Kim)" w:date="2025-06-18T14:47:00Z">
              <w:r w:rsidDel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delText xml:space="preserve"> </w:delText>
              </w:r>
            </w:del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투자자</w:t>
            </w:r>
            <w:proofErr w:type="spellEnd"/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(</w:t>
            </w:r>
            <w:proofErr w:type="spellStart"/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퍼시스</w:t>
            </w:r>
            <w:proofErr w:type="spellEnd"/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)</w:t>
            </w:r>
            <w:ins w:id="286" w:author="김현주 (Hyunjoo Kim)" w:date="2025-06-18T14:46:00Z">
              <w:r w:rsidR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에게</w:t>
              </w:r>
              <w:r w:rsidR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 xml:space="preserve"> </w:t>
              </w:r>
              <w:r w:rsidR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우선</w:t>
              </w:r>
            </w:ins>
            <w:ins w:id="287" w:author="김현주 (Hyunjoo Kim)" w:date="2025-06-18T14:47:00Z">
              <w:r w:rsidR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권을</w:t>
              </w:r>
              <w:r w:rsidR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 xml:space="preserve"> </w:t>
              </w:r>
              <w:r w:rsidR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부여하며</w:t>
              </w:r>
            </w:ins>
            <w:del w:id="288" w:author="김현주 (Hyunjoo Kim)" w:date="2025-06-18T14:46:00Z">
              <w:r w:rsidDel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delText>가</w:delText>
              </w:r>
              <w:r w:rsidDel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delText xml:space="preserve"> </w:delText>
              </w:r>
              <w:r w:rsidDel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delText>배타적으로</w:delText>
              </w:r>
              <w:r w:rsidDel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delText xml:space="preserve"> </w:delText>
              </w:r>
              <w:r w:rsidDel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delText>진행</w:delText>
              </w:r>
              <w:r w:rsidR="00322AC7" w:rsidDel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delText>하며</w:delText>
              </w:r>
            </w:del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,</w:t>
            </w:r>
            <w:r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공사의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내용</w:t>
            </w:r>
            <w:r>
              <w:rPr>
                <w:rFonts w:ascii="KoPubWorld돋움체 Medium" w:eastAsia="KoPubWorld돋움체 Medium" w:hAnsi="KoPubWorld돋움체 Medium" w:cs="KoPubWorld돋움체 Medium" w:hint="eastAsia"/>
                <w:spacing w:val="1"/>
                <w:w w:val="0"/>
                <w:sz w:val="22"/>
                <w:szCs w:val="22"/>
              </w:rPr>
              <w:t>ㆍ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기간</w:t>
            </w:r>
            <w:r>
              <w:rPr>
                <w:rFonts w:ascii="KoPubWorld돋움체 Medium" w:eastAsia="KoPubWorld돋움체 Medium" w:hAnsi="KoPubWorld돋움체 Medium" w:cs="KoPubWorld돋움체 Medium" w:hint="eastAsia"/>
                <w:spacing w:val="1"/>
                <w:w w:val="0"/>
                <w:sz w:val="22"/>
                <w:szCs w:val="22"/>
              </w:rPr>
              <w:t>ㆍ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종류에</w:t>
            </w:r>
            <w:proofErr w:type="spellEnd"/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따라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투자자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(</w:t>
            </w:r>
            <w:proofErr w:type="spellStart"/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퍼시스</w:t>
            </w:r>
            <w:proofErr w:type="spellEnd"/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)</w:t>
            </w:r>
            <w:r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주도하에</w:t>
            </w:r>
            <w:ins w:id="289" w:author="김현주 (Hyunjoo Kim)" w:date="2025-06-18T14:47:00Z">
              <w:r w:rsidR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 xml:space="preserve"> </w:t>
              </w:r>
            </w:ins>
            <w:r w:rsidR="00322AC7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컨소시엄</w:t>
            </w:r>
            <w:r w:rsidR="00322AC7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 w:rsidR="00322AC7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구성</w:t>
            </w:r>
            <w:r w:rsidR="00322AC7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 w:rsidR="00322AC7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및</w:t>
            </w:r>
            <w:r w:rsidR="00322AC7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 w:rsidR="00322AC7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일부공사의</w:t>
            </w:r>
            <w:r w:rsidR="00322AC7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 w:rsidR="00322AC7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외주</w:t>
            </w:r>
            <w:r w:rsidR="00322AC7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 w:rsidR="00322AC7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진행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가능</w:t>
            </w:r>
          </w:p>
          <w:p w14:paraId="04542F2A" w14:textId="0099100B" w:rsidR="00E46552" w:rsidRDefault="00E545AB" w:rsidP="00E46552">
            <w:pPr>
              <w:pStyle w:val="uc0uc0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453"/>
                <w:tab w:val="left" w:pos="1200"/>
                <w:tab w:val="left" w:pos="1800"/>
              </w:tabs>
              <w:wordWrap w:val="0"/>
              <w:spacing w:line="400" w:lineRule="atLeast"/>
              <w:ind w:left="453"/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</w:pPr>
            <w:ins w:id="290" w:author="윤현정 (Hyunjeong Yoon)" w:date="2025-06-16T11:41:00Z">
              <w:r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투자자가</w:t>
              </w:r>
              <w:r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 xml:space="preserve"> </w:t>
              </w:r>
              <w:r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개별</w:t>
              </w:r>
              <w:r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 xml:space="preserve"> </w:t>
              </w:r>
              <w:r>
                <w:rPr>
                  <w:rFonts w:ascii="Times New Roman" w:eastAsia="바탕체"/>
                  <w:spacing w:val="1"/>
                  <w:w w:val="0"/>
                  <w:sz w:val="22"/>
                  <w:szCs w:val="22"/>
                </w:rPr>
                <w:t>Vehicle</w:t>
              </w:r>
              <w:r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의</w:t>
              </w:r>
              <w:r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 xml:space="preserve"> </w:t>
              </w:r>
            </w:ins>
            <w:proofErr w:type="spellStart"/>
            <w:r w:rsidR="00E46552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보통주</w:t>
            </w:r>
            <w:proofErr w:type="spellEnd"/>
            <w:r w:rsidR="00E46552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 w:rsidR="00E46552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지분율</w:t>
            </w:r>
            <w:r w:rsidR="00E46552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 w:rsidR="00E46552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최소</w:t>
            </w:r>
            <w:r w:rsidR="00E46552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 w:rsidR="00E46552"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  <w:t xml:space="preserve">20% </w:t>
            </w:r>
            <w:r w:rsidR="00E46552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이상</w:t>
            </w:r>
            <w:ins w:id="291" w:author="윤현정 (Hyunjeong Yoon)" w:date="2025-06-16T11:42:00Z">
              <w:r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을</w:t>
              </w:r>
            </w:ins>
            <w:r w:rsidR="00E46552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 w:rsidR="00E46552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확보</w:t>
            </w:r>
            <w:ins w:id="292" w:author="윤현정 (Hyunjeong Yoon)" w:date="2025-06-16T11:42:00Z">
              <w:r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할</w:t>
              </w:r>
              <w:r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 xml:space="preserve"> </w:t>
              </w:r>
              <w:r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수</w:t>
              </w:r>
              <w:r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 xml:space="preserve"> </w:t>
              </w:r>
              <w:r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있을</w:t>
              </w:r>
              <w:r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 xml:space="preserve"> </w:t>
              </w:r>
              <w:r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것</w:t>
              </w:r>
              <w:r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 xml:space="preserve"> </w:t>
              </w:r>
            </w:ins>
          </w:p>
          <w:p w14:paraId="3BFA1714" w14:textId="791C248D" w:rsidR="00E46552" w:rsidRDefault="00E545AB" w:rsidP="00E46552">
            <w:pPr>
              <w:pStyle w:val="uc0uc0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453"/>
                <w:tab w:val="left" w:pos="1200"/>
                <w:tab w:val="left" w:pos="1800"/>
              </w:tabs>
              <w:wordWrap w:val="0"/>
              <w:spacing w:line="400" w:lineRule="atLeast"/>
              <w:ind w:left="453"/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</w:pPr>
            <w:ins w:id="293" w:author="윤현정 (Hyunjeong Yoon)" w:date="2025-06-16T11:42:00Z">
              <w:r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투자자가</w:t>
              </w:r>
              <w:r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 xml:space="preserve"> </w:t>
              </w:r>
            </w:ins>
            <w:proofErr w:type="spellStart"/>
            <w:r w:rsidR="00E46552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보통주</w:t>
            </w:r>
            <w:proofErr w:type="spellEnd"/>
            <w:r w:rsidR="00E46552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 w:rsidR="00E46552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및</w:t>
            </w:r>
            <w:r w:rsidR="00E46552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 w:rsidR="00E46552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우선주</w:t>
            </w:r>
            <w:r w:rsidR="00E46552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 w:rsidR="00E46552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동시투자</w:t>
            </w:r>
            <w:r w:rsidR="00E46552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 w:rsidR="00E46552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가능하며</w:t>
            </w:r>
            <w:r w:rsidR="00E46552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,</w:t>
            </w:r>
            <w:r w:rsidR="00E46552"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  <w:t xml:space="preserve"> </w:t>
            </w:r>
            <w:r w:rsidR="00E46552" w:rsidRPr="00A701D0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최대주주는</w:t>
            </w:r>
            <w:r w:rsidR="00E46552" w:rsidRPr="00A701D0"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  <w:t xml:space="preserve"> </w:t>
            </w:r>
            <w:r w:rsidR="00E46552" w:rsidRPr="00A701D0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아닐</w:t>
            </w:r>
            <w:r w:rsidR="00E46552" w:rsidRPr="00A701D0"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  <w:t xml:space="preserve"> </w:t>
            </w:r>
            <w:r w:rsidR="00E46552" w:rsidRPr="00A701D0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것</w:t>
            </w:r>
          </w:p>
          <w:p w14:paraId="32674CEA" w14:textId="7D5A85AF" w:rsidR="002D2169" w:rsidDel="008A12B3" w:rsidRDefault="00E46552" w:rsidP="008A12B3">
            <w:pPr>
              <w:pStyle w:val="uc0uc0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453"/>
                <w:tab w:val="left" w:pos="1200"/>
                <w:tab w:val="left" w:pos="1800"/>
              </w:tabs>
              <w:wordWrap w:val="0"/>
              <w:spacing w:line="400" w:lineRule="atLeast"/>
              <w:ind w:left="453"/>
              <w:rPr>
                <w:del w:id="294" w:author="김현주 (Hyunjoo Kim)" w:date="2025-06-18T14:50:00Z"/>
                <w:rFonts w:ascii="Times New Roman" w:eastAsia="바탕체"/>
                <w:spacing w:val="1"/>
                <w:w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기타</w:t>
            </w:r>
            <w:r w:rsidR="00A701D0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proofErr w:type="spellStart"/>
            <w:r w:rsidR="00A701D0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퍼시스</w:t>
            </w:r>
            <w:proofErr w:type="spellEnd"/>
            <w:r w:rsidR="00A701D0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 w:rsidR="00A701D0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서비스</w:t>
            </w:r>
            <w:r w:rsidR="00A701D0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(</w:t>
            </w:r>
            <w:r w:rsidR="00A701D0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공간기획</w:t>
            </w:r>
            <w:r w:rsidR="00A701D0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,</w:t>
            </w:r>
            <w:r w:rsidR="00A701D0"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  <w:t xml:space="preserve"> </w:t>
            </w:r>
            <w:r w:rsidR="00A701D0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이사</w:t>
            </w:r>
            <w:r w:rsidR="00A701D0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,</w:t>
            </w:r>
            <w:r w:rsidR="00A701D0"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  <w:t xml:space="preserve"> </w:t>
            </w:r>
            <w:r w:rsidR="00A701D0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가구납품</w:t>
            </w:r>
            <w:r w:rsidR="00A701D0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 w:rsidR="00A701D0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등</w:t>
            </w:r>
            <w:r w:rsidR="00A701D0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)</w:t>
            </w:r>
            <w:r w:rsidR="00322AC7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의</w:t>
            </w:r>
            <w:r w:rsidR="00DC7A83"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  <w:t xml:space="preserve"> </w:t>
            </w:r>
            <w:ins w:id="295" w:author="김현주 (Hyunjoo Kim)" w:date="2025-06-18T14:50:00Z">
              <w:r w:rsidR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우선적</w:t>
              </w:r>
              <w:r w:rsidR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 xml:space="preserve"> </w:t>
              </w:r>
              <w:r w:rsidR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제공</w:t>
              </w:r>
              <w:r w:rsidR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 xml:space="preserve"> </w:t>
              </w:r>
            </w:ins>
            <w:bookmarkStart w:id="296" w:name="_GoBack"/>
            <w:bookmarkEnd w:id="296"/>
            <w:del w:id="297" w:author="김현주 (Hyunjoo Kim)" w:date="2025-06-18T14:50:00Z">
              <w:r w:rsidR="00DC7A83" w:rsidDel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delText>제공</w:delText>
              </w:r>
              <w:r w:rsidDel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delText xml:space="preserve"> </w:delText>
              </w:r>
              <w:r w:rsidDel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delText>기회</w:delText>
              </w:r>
              <w:r w:rsidR="00A701D0" w:rsidDel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delText xml:space="preserve"> </w:delText>
              </w:r>
              <w:r w:rsidR="00A701D0" w:rsidDel="008A12B3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delText>확보</w:delText>
              </w:r>
            </w:del>
          </w:p>
          <w:p w14:paraId="3FFE874C" w14:textId="1B87C04E" w:rsidR="00CA57F7" w:rsidRPr="00E545AB" w:rsidRDefault="00CA57F7" w:rsidP="008A12B3">
            <w:pPr>
              <w:pStyle w:val="uc0uc0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453"/>
                <w:tab w:val="left" w:pos="1200"/>
                <w:tab w:val="left" w:pos="1800"/>
              </w:tabs>
              <w:wordWrap w:val="0"/>
              <w:spacing w:line="400" w:lineRule="atLeast"/>
              <w:ind w:left="453"/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  <w:pPrChange w:id="298" w:author="김현주 (Hyunjoo Kim)" w:date="2025-06-18T14:50:00Z">
                <w:pPr>
                  <w:pStyle w:val="uc0uc0"/>
                  <w:tabs>
                    <w:tab w:val="clear" w:pos="800"/>
                    <w:tab w:val="clear" w:pos="1600"/>
                    <w:tab w:val="clear" w:pos="3200"/>
                    <w:tab w:val="clear" w:pos="4000"/>
                    <w:tab w:val="clear" w:pos="4800"/>
                    <w:tab w:val="clear" w:pos="5600"/>
                    <w:tab w:val="clear" w:pos="6400"/>
                    <w:tab w:val="clear" w:pos="7200"/>
                    <w:tab w:val="clear" w:pos="8000"/>
                    <w:tab w:val="clear" w:pos="8800"/>
                    <w:tab w:val="clear" w:pos="9600"/>
                    <w:tab w:val="clear" w:pos="10400"/>
                    <w:tab w:val="clear" w:pos="11200"/>
                    <w:tab w:val="clear" w:pos="12000"/>
                    <w:tab w:val="clear" w:pos="12800"/>
                    <w:tab w:val="clear" w:pos="13600"/>
                    <w:tab w:val="clear" w:pos="14400"/>
                    <w:tab w:val="clear" w:pos="15200"/>
                    <w:tab w:val="clear" w:pos="16000"/>
                    <w:tab w:val="clear" w:pos="16800"/>
                    <w:tab w:val="clear" w:pos="17600"/>
                    <w:tab w:val="clear" w:pos="18400"/>
                    <w:tab w:val="clear" w:pos="19200"/>
                    <w:tab w:val="clear" w:pos="20000"/>
                    <w:tab w:val="clear" w:pos="20800"/>
                    <w:tab w:val="clear" w:pos="21600"/>
                    <w:tab w:val="clear" w:pos="22400"/>
                    <w:tab w:val="clear" w:pos="23200"/>
                    <w:tab w:val="clear" w:pos="24000"/>
                    <w:tab w:val="clear" w:pos="24800"/>
                    <w:tab w:val="clear" w:pos="25600"/>
                    <w:tab w:val="left" w:pos="453"/>
                    <w:tab w:val="left" w:pos="1200"/>
                    <w:tab w:val="left" w:pos="1800"/>
                  </w:tabs>
                  <w:wordWrap w:val="0"/>
                  <w:spacing w:line="400" w:lineRule="atLeast"/>
                  <w:ind w:left="53"/>
                </w:pPr>
              </w:pPrChange>
            </w:pPr>
          </w:p>
        </w:tc>
      </w:tr>
      <w:tr w:rsidR="002D2169" w14:paraId="0EC6C13A" w14:textId="77777777" w:rsidTr="00E50877">
        <w:trPr>
          <w:trHeight w:val="1827"/>
        </w:trPr>
        <w:tc>
          <w:tcPr>
            <w:tcW w:w="1767" w:type="dxa"/>
            <w:vAlign w:val="center"/>
          </w:tcPr>
          <w:p w14:paraId="6CC81D98" w14:textId="77777777" w:rsidR="002D2169" w:rsidRPr="0089506B" w:rsidRDefault="004F5EEC" w:rsidP="00A7089D">
            <w:pPr>
              <w:pStyle w:val="uc0uc0"/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600"/>
                <w:tab w:val="left" w:pos="1200"/>
                <w:tab w:val="left" w:pos="1800"/>
              </w:tabs>
              <w:wordWrap w:val="0"/>
              <w:spacing w:line="400" w:lineRule="atLeast"/>
              <w:jc w:val="center"/>
              <w:rPr>
                <w:rFonts w:ascii="Times New Roman" w:eastAsia="바탕체"/>
                <w:b/>
                <w:spacing w:val="1"/>
                <w:w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b/>
                <w:spacing w:val="1"/>
                <w:w w:val="0"/>
                <w:sz w:val="22"/>
                <w:szCs w:val="22"/>
              </w:rPr>
              <w:t>운용기간</w:t>
            </w:r>
          </w:p>
        </w:tc>
        <w:tc>
          <w:tcPr>
            <w:tcW w:w="6707" w:type="dxa"/>
            <w:shd w:val="clear" w:color="auto" w:fill="auto"/>
            <w:vAlign w:val="center"/>
          </w:tcPr>
          <w:p w14:paraId="5424470E" w14:textId="22FCB16A" w:rsidR="002D2169" w:rsidRPr="008221F0" w:rsidRDefault="002D2169" w:rsidP="00381FF9">
            <w:pPr>
              <w:pStyle w:val="uc0uc0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453"/>
                <w:tab w:val="left" w:pos="1200"/>
                <w:tab w:val="left" w:pos="1800"/>
              </w:tabs>
              <w:wordWrap w:val="0"/>
              <w:spacing w:line="400" w:lineRule="atLeast"/>
              <w:ind w:left="453"/>
              <w:rPr>
                <w:rFonts w:ascii="Times New Roman" w:eastAsia="바탕체"/>
                <w:w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각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투자대상에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대한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투자</w:t>
            </w:r>
            <w:ins w:id="299" w:author="윤현정 (Hyunjeong Yoon)" w:date="2025-06-16T14:31:00Z">
              <w:r w:rsidR="002B6685">
                <w:rPr>
                  <w:rFonts w:ascii="Times New Roman" w:eastAsia="바탕체" w:hint="eastAsia"/>
                  <w:w w:val="0"/>
                  <w:sz w:val="22"/>
                  <w:szCs w:val="22"/>
                </w:rPr>
                <w:t>(</w:t>
              </w:r>
            </w:ins>
            <w:ins w:id="300" w:author="윤현정 (Hyunjeong Yoon)" w:date="2025-06-16T14:42:00Z">
              <w:r w:rsidR="00B131FE">
                <w:rPr>
                  <w:rFonts w:ascii="Times New Roman" w:eastAsia="바탕체" w:hint="eastAsia"/>
                  <w:w w:val="0"/>
                  <w:sz w:val="22"/>
                  <w:szCs w:val="22"/>
                </w:rPr>
                <w:t>개별</w:t>
              </w:r>
              <w:r w:rsidR="00B131FE">
                <w:rPr>
                  <w:rFonts w:ascii="Times New Roman" w:eastAsia="바탕체" w:hint="eastAsia"/>
                  <w:w w:val="0"/>
                  <w:sz w:val="22"/>
                  <w:szCs w:val="22"/>
                </w:rPr>
                <w:t xml:space="preserve"> </w:t>
              </w:r>
              <w:r w:rsidR="00B131FE">
                <w:rPr>
                  <w:rFonts w:ascii="Times New Roman" w:eastAsia="바탕체"/>
                  <w:w w:val="0"/>
                  <w:sz w:val="22"/>
                  <w:szCs w:val="22"/>
                </w:rPr>
                <w:t xml:space="preserve">Vehicle </w:t>
              </w:r>
              <w:r w:rsidR="00B131FE">
                <w:rPr>
                  <w:rFonts w:ascii="Times New Roman" w:eastAsia="바탕체" w:hint="eastAsia"/>
                  <w:w w:val="0"/>
                  <w:sz w:val="22"/>
                  <w:szCs w:val="22"/>
                </w:rPr>
                <w:t>설립</w:t>
              </w:r>
            </w:ins>
            <w:ins w:id="301" w:author="윤현정 (Hyunjeong Yoon)" w:date="2025-06-16T14:34:00Z">
              <w:r w:rsidR="002B6685">
                <w:rPr>
                  <w:rFonts w:ascii="Times New Roman" w:eastAsia="바탕체" w:hint="eastAsia"/>
                  <w:w w:val="0"/>
                  <w:sz w:val="22"/>
                  <w:szCs w:val="22"/>
                </w:rPr>
                <w:t>)</w:t>
              </w:r>
            </w:ins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는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본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약정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체결일로부터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/>
                <w:w w:val="0"/>
                <w:sz w:val="22"/>
                <w:szCs w:val="22"/>
              </w:rPr>
              <w:t>3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년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이내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(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투자자의</w:t>
            </w:r>
            <w:r>
              <w:rPr>
                <w:rFonts w:ascii="Times New Roman" w:eastAsia="바탕체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동의로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/>
                <w:w w:val="0"/>
                <w:sz w:val="22"/>
                <w:szCs w:val="22"/>
              </w:rPr>
              <w:t>1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년씩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최대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/>
                <w:w w:val="0"/>
                <w:sz w:val="22"/>
                <w:szCs w:val="22"/>
              </w:rPr>
              <w:t>2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회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연장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가능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)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로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하며</w:t>
            </w:r>
            <w:r w:rsidR="00381FF9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, </w:t>
            </w:r>
            <w:r w:rsidR="00381FF9">
              <w:rPr>
                <w:rFonts w:ascii="Times New Roman" w:eastAsia="바탕체" w:hint="eastAsia"/>
                <w:w w:val="0"/>
                <w:sz w:val="22"/>
                <w:szCs w:val="22"/>
              </w:rPr>
              <w:t>본</w:t>
            </w:r>
            <w:r w:rsidR="00381FF9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 w:rsidR="00381FF9">
              <w:rPr>
                <w:rFonts w:ascii="Times New Roman" w:eastAsia="바탕체" w:hint="eastAsia"/>
                <w:w w:val="0"/>
                <w:sz w:val="22"/>
                <w:szCs w:val="22"/>
              </w:rPr>
              <w:t>약정의</w:t>
            </w:r>
            <w:r w:rsidR="00381FF9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 w:rsidR="00381FF9">
              <w:rPr>
                <w:rFonts w:ascii="Times New Roman" w:eastAsia="바탕체" w:hint="eastAsia"/>
                <w:w w:val="0"/>
                <w:sz w:val="22"/>
                <w:szCs w:val="22"/>
              </w:rPr>
              <w:t>운용기간은</w:t>
            </w:r>
            <w:r w:rsidR="00381FF9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 w:rsidR="00381FF9">
              <w:rPr>
                <w:rFonts w:ascii="Times New Roman" w:eastAsia="바탕체"/>
                <w:w w:val="0"/>
                <w:sz w:val="22"/>
                <w:szCs w:val="22"/>
              </w:rPr>
              <w:t>8</w:t>
            </w:r>
            <w:r w:rsidR="00381FF9">
              <w:rPr>
                <w:rFonts w:ascii="Times New Roman" w:eastAsia="바탕체" w:hint="eastAsia"/>
                <w:w w:val="0"/>
                <w:sz w:val="22"/>
                <w:szCs w:val="22"/>
              </w:rPr>
              <w:t>년으로</w:t>
            </w:r>
            <w:r w:rsidR="00381FF9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 w:rsidR="00381FF9">
              <w:rPr>
                <w:rFonts w:ascii="Times New Roman" w:eastAsia="바탕체" w:hint="eastAsia"/>
                <w:w w:val="0"/>
                <w:sz w:val="22"/>
                <w:szCs w:val="22"/>
              </w:rPr>
              <w:t>한다</w:t>
            </w:r>
            <w:r w:rsidR="00381FF9">
              <w:rPr>
                <w:rFonts w:ascii="Times New Roman" w:eastAsia="바탕체" w:hint="eastAsia"/>
                <w:w w:val="0"/>
                <w:sz w:val="22"/>
                <w:szCs w:val="22"/>
              </w:rPr>
              <w:t>.</w:t>
            </w:r>
            <w:r w:rsidR="00381FF9">
              <w:rPr>
                <w:rFonts w:ascii="Times New Roman" w:eastAsia="바탕체"/>
                <w:w w:val="0"/>
                <w:sz w:val="22"/>
                <w:szCs w:val="22"/>
              </w:rPr>
              <w:t xml:space="preserve"> </w:t>
            </w:r>
          </w:p>
        </w:tc>
      </w:tr>
      <w:tr w:rsidR="00E50877" w:rsidRPr="00E50877" w14:paraId="451EE164" w14:textId="77777777" w:rsidTr="00E50877">
        <w:trPr>
          <w:trHeight w:val="2831"/>
        </w:trPr>
        <w:tc>
          <w:tcPr>
            <w:tcW w:w="1767" w:type="dxa"/>
            <w:vAlign w:val="center"/>
          </w:tcPr>
          <w:p w14:paraId="7304D824" w14:textId="7A8D3FF1" w:rsidR="00E50877" w:rsidRPr="0089506B" w:rsidRDefault="00E50877" w:rsidP="00A7089D">
            <w:pPr>
              <w:pStyle w:val="uc0uc0"/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600"/>
                <w:tab w:val="left" w:pos="1200"/>
                <w:tab w:val="left" w:pos="1800"/>
              </w:tabs>
              <w:wordWrap w:val="0"/>
              <w:spacing w:line="400" w:lineRule="atLeast"/>
              <w:jc w:val="center"/>
              <w:rPr>
                <w:rFonts w:ascii="Times New Roman" w:eastAsia="바탕체"/>
                <w:b/>
                <w:spacing w:val="1"/>
                <w:w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b/>
                <w:spacing w:val="1"/>
                <w:w w:val="0"/>
                <w:sz w:val="22"/>
                <w:szCs w:val="22"/>
              </w:rPr>
              <w:t>기</w:t>
            </w:r>
            <w:r w:rsidR="00766A6F">
              <w:rPr>
                <w:rFonts w:ascii="Times New Roman" w:eastAsia="바탕체" w:hint="eastAsia"/>
                <w:b/>
                <w:spacing w:val="1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b/>
                <w:spacing w:val="1"/>
                <w:w w:val="0"/>
                <w:sz w:val="22"/>
                <w:szCs w:val="22"/>
              </w:rPr>
              <w:t>타</w:t>
            </w:r>
          </w:p>
        </w:tc>
        <w:tc>
          <w:tcPr>
            <w:tcW w:w="6707" w:type="dxa"/>
            <w:shd w:val="clear" w:color="auto" w:fill="auto"/>
            <w:vAlign w:val="center"/>
          </w:tcPr>
          <w:p w14:paraId="78288097" w14:textId="3D1AB4CE" w:rsidR="00F7253E" w:rsidRDefault="00F7253E">
            <w:pPr>
              <w:pStyle w:val="uc0uc0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453"/>
                <w:tab w:val="left" w:pos="1200"/>
                <w:tab w:val="left" w:pos="1800"/>
              </w:tabs>
              <w:wordWrap w:val="0"/>
              <w:spacing w:line="400" w:lineRule="atLeast"/>
              <w:ind w:left="453"/>
              <w:rPr>
                <w:rFonts w:ascii="Times New Roman" w:eastAsia="바탕체"/>
                <w:w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본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약정기간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동안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ins w:id="302" w:author="윤현정 (Hyunjeong Yoon)" w:date="2025-06-16T11:43:00Z">
              <w:r w:rsidR="00E545AB">
                <w:rPr>
                  <w:rFonts w:ascii="Times New Roman" w:eastAsia="바탕체" w:hint="eastAsia"/>
                  <w:w w:val="0"/>
                  <w:sz w:val="22"/>
                  <w:szCs w:val="22"/>
                </w:rPr>
                <w:t>A</w:t>
              </w:r>
              <w:r w:rsidR="00E545AB">
                <w:rPr>
                  <w:rFonts w:ascii="Times New Roman" w:eastAsia="바탕체"/>
                  <w:w w:val="0"/>
                  <w:sz w:val="22"/>
                  <w:szCs w:val="22"/>
                </w:rPr>
                <w:t>MC</w:t>
              </w:r>
            </w:ins>
            <w:del w:id="303" w:author="윤현정 (Hyunjeong Yoon)" w:date="2025-06-16T11:43:00Z">
              <w:r w:rsidDel="00E545AB">
                <w:rPr>
                  <w:rFonts w:ascii="Times New Roman" w:eastAsia="바탕체" w:hint="eastAsia"/>
                  <w:w w:val="0"/>
                  <w:sz w:val="22"/>
                  <w:szCs w:val="22"/>
                </w:rPr>
                <w:delText>코람코</w:delText>
              </w:r>
            </w:del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는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퍼시스의</w:t>
            </w:r>
            <w:proofErr w:type="spellEnd"/>
            <w:r w:rsidR="00766A6F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서비스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확장에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대한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협업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기회를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지속적으로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제공</w:t>
            </w:r>
            <w:r w:rsidR="00DC7A83">
              <w:rPr>
                <w:rFonts w:ascii="Times New Roman" w:eastAsia="바탕체" w:hint="eastAsia"/>
                <w:w w:val="0"/>
                <w:sz w:val="22"/>
                <w:szCs w:val="22"/>
              </w:rPr>
              <w:t>하기로</w:t>
            </w:r>
            <w:r w:rsidR="00DC7A83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 w:rsidR="00DC7A83">
              <w:rPr>
                <w:rFonts w:ascii="Times New Roman" w:eastAsia="바탕체" w:hint="eastAsia"/>
                <w:w w:val="0"/>
                <w:sz w:val="22"/>
                <w:szCs w:val="22"/>
              </w:rPr>
              <w:t>한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다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.</w:t>
            </w:r>
          </w:p>
          <w:p w14:paraId="331EF161" w14:textId="2D0BF6BD" w:rsidR="00E50877" w:rsidRPr="00E50877" w:rsidRDefault="00BF2AD8" w:rsidP="00F16FD0">
            <w:pPr>
              <w:pStyle w:val="uc0uc0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453"/>
                <w:tab w:val="left" w:pos="1200"/>
                <w:tab w:val="left" w:pos="1800"/>
              </w:tabs>
              <w:wordWrap w:val="0"/>
              <w:spacing w:line="400" w:lineRule="atLeast"/>
              <w:ind w:left="453"/>
              <w:rPr>
                <w:rFonts w:ascii="Times New Roman" w:eastAsia="바탕체"/>
                <w:w w:val="0"/>
                <w:sz w:val="22"/>
                <w:szCs w:val="22"/>
              </w:rPr>
            </w:pPr>
            <w:ins w:id="304" w:author="윤현정 (Hyunjeong Yoon)" w:date="2025-06-16T12:09:00Z">
              <w:r>
                <w:rPr>
                  <w:rFonts w:ascii="Times New Roman" w:eastAsia="바탕체" w:hint="eastAsia"/>
                  <w:w w:val="0"/>
                  <w:sz w:val="22"/>
                  <w:szCs w:val="22"/>
                </w:rPr>
                <w:t>A</w:t>
              </w:r>
              <w:r>
                <w:rPr>
                  <w:rFonts w:ascii="Times New Roman" w:eastAsia="바탕체"/>
                  <w:w w:val="0"/>
                  <w:sz w:val="22"/>
                  <w:szCs w:val="22"/>
                </w:rPr>
                <w:t>MC</w:t>
              </w:r>
            </w:ins>
            <w:del w:id="305" w:author="윤현정 (Hyunjeong Yoon)" w:date="2025-06-16T12:08:00Z">
              <w:r w:rsidR="00F7253E" w:rsidDel="00B05DDD">
                <w:rPr>
                  <w:rFonts w:ascii="Times New Roman" w:eastAsia="바탕체" w:hint="eastAsia"/>
                  <w:w w:val="0"/>
                  <w:sz w:val="22"/>
                  <w:szCs w:val="22"/>
                </w:rPr>
                <w:delText>코람코</w:delText>
              </w:r>
            </w:del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>가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>운용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>중인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>자산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>,</w:t>
            </w:r>
            <w:r w:rsidR="00F7253E">
              <w:rPr>
                <w:rFonts w:ascii="Times New Roman" w:eastAsia="바탕체"/>
                <w:w w:val="0"/>
                <w:sz w:val="22"/>
                <w:szCs w:val="22"/>
              </w:rPr>
              <w:t xml:space="preserve"> 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>자산</w:t>
            </w:r>
            <w:r w:rsidR="00DC7A83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>내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>임차인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>등을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 w:rsidR="00DC7A83">
              <w:rPr>
                <w:rFonts w:ascii="Times New Roman" w:eastAsia="바탕체" w:hint="eastAsia"/>
                <w:w w:val="0"/>
                <w:sz w:val="22"/>
                <w:szCs w:val="22"/>
              </w:rPr>
              <w:t>포괄적</w:t>
            </w:r>
            <w:r w:rsidR="00DC7A83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>협업대상으로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>하며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>,</w:t>
            </w:r>
            <w:r w:rsidR="00F7253E">
              <w:rPr>
                <w:rFonts w:ascii="Times New Roman" w:eastAsia="바탕체"/>
                <w:w w:val="0"/>
                <w:sz w:val="22"/>
                <w:szCs w:val="22"/>
              </w:rPr>
              <w:t xml:space="preserve"> </w:t>
            </w:r>
            <w:ins w:id="306" w:author="윤현정 (Hyunjeong Yoon)" w:date="2025-06-16T12:09:00Z">
              <w:r>
                <w:rPr>
                  <w:rFonts w:ascii="Times New Roman" w:eastAsia="바탕체" w:hint="eastAsia"/>
                  <w:w w:val="0"/>
                  <w:sz w:val="22"/>
                  <w:szCs w:val="22"/>
                </w:rPr>
                <w:t>A</w:t>
              </w:r>
              <w:r>
                <w:rPr>
                  <w:rFonts w:ascii="Times New Roman" w:eastAsia="바탕체"/>
                  <w:w w:val="0"/>
                  <w:sz w:val="22"/>
                  <w:szCs w:val="22"/>
                </w:rPr>
                <w:t>MC</w:t>
              </w:r>
              <w:r>
                <w:rPr>
                  <w:rFonts w:ascii="Times New Roman" w:eastAsia="바탕체" w:hint="eastAsia"/>
                  <w:w w:val="0"/>
                  <w:sz w:val="22"/>
                  <w:szCs w:val="22"/>
                </w:rPr>
                <w:t>는</w:t>
              </w:r>
              <w:r>
                <w:rPr>
                  <w:rFonts w:ascii="Times New Roman" w:eastAsia="바탕체" w:hint="eastAsia"/>
                  <w:w w:val="0"/>
                  <w:sz w:val="22"/>
                  <w:szCs w:val="22"/>
                </w:rPr>
                <w:t xml:space="preserve"> </w:t>
              </w:r>
              <w:r>
                <w:rPr>
                  <w:rFonts w:ascii="Times New Roman" w:eastAsia="바탕체" w:hint="eastAsia"/>
                  <w:w w:val="0"/>
                  <w:sz w:val="22"/>
                  <w:szCs w:val="22"/>
                </w:rPr>
                <w:t>법령에</w:t>
              </w:r>
              <w:r>
                <w:rPr>
                  <w:rFonts w:ascii="Times New Roman" w:eastAsia="바탕체" w:hint="eastAsia"/>
                  <w:w w:val="0"/>
                  <w:sz w:val="22"/>
                  <w:szCs w:val="22"/>
                </w:rPr>
                <w:t xml:space="preserve"> </w:t>
              </w:r>
              <w:r>
                <w:rPr>
                  <w:rFonts w:ascii="Times New Roman" w:eastAsia="바탕체" w:hint="eastAsia"/>
                  <w:w w:val="0"/>
                  <w:sz w:val="22"/>
                  <w:szCs w:val="22"/>
                </w:rPr>
                <w:t>위반되지</w:t>
              </w:r>
              <w:r>
                <w:rPr>
                  <w:rFonts w:ascii="Times New Roman" w:eastAsia="바탕체" w:hint="eastAsia"/>
                  <w:w w:val="0"/>
                  <w:sz w:val="22"/>
                  <w:szCs w:val="22"/>
                </w:rPr>
                <w:t xml:space="preserve"> </w:t>
              </w:r>
              <w:r>
                <w:rPr>
                  <w:rFonts w:ascii="Times New Roman" w:eastAsia="바탕체" w:hint="eastAsia"/>
                  <w:w w:val="0"/>
                  <w:sz w:val="22"/>
                  <w:szCs w:val="22"/>
                </w:rPr>
                <w:t>않는</w:t>
              </w:r>
              <w:r>
                <w:rPr>
                  <w:rFonts w:ascii="Times New Roman" w:eastAsia="바탕체" w:hint="eastAsia"/>
                  <w:w w:val="0"/>
                  <w:sz w:val="22"/>
                  <w:szCs w:val="22"/>
                </w:rPr>
                <w:t xml:space="preserve"> </w:t>
              </w:r>
            </w:ins>
            <w:ins w:id="307" w:author="윤현정 (Hyunjeong Yoon)" w:date="2025-06-16T12:10:00Z">
              <w:r>
                <w:rPr>
                  <w:rFonts w:ascii="Times New Roman" w:eastAsia="바탕체" w:hint="eastAsia"/>
                  <w:w w:val="0"/>
                  <w:sz w:val="22"/>
                  <w:szCs w:val="22"/>
                </w:rPr>
                <w:t>한도내에서</w:t>
              </w:r>
              <w:r>
                <w:rPr>
                  <w:rFonts w:ascii="Times New Roman" w:eastAsia="바탕체" w:hint="eastAsia"/>
                  <w:w w:val="0"/>
                  <w:sz w:val="22"/>
                  <w:szCs w:val="22"/>
                </w:rPr>
                <w:t xml:space="preserve"> </w:t>
              </w:r>
            </w:ins>
            <w:proofErr w:type="spellStart"/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>시장임차</w:t>
            </w:r>
            <w:proofErr w:type="spellEnd"/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>및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>매입매각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>등의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>정보를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 w:rsidR="00DC7A83">
              <w:rPr>
                <w:rFonts w:ascii="Times New Roman" w:eastAsia="바탕체" w:hint="eastAsia"/>
                <w:w w:val="0"/>
                <w:sz w:val="22"/>
                <w:szCs w:val="22"/>
              </w:rPr>
              <w:t>공유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>할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>수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>있도록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>한다</w:t>
            </w:r>
            <w:r w:rsidR="00F7253E"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. </w:t>
            </w:r>
          </w:p>
        </w:tc>
      </w:tr>
      <w:bookmarkEnd w:id="282"/>
    </w:tbl>
    <w:p w14:paraId="1F514871" w14:textId="0C54E8E0" w:rsidR="00766A6F" w:rsidRDefault="00766A6F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b/>
          <w:spacing w:val="1"/>
          <w:w w:val="0"/>
          <w:sz w:val="22"/>
          <w:szCs w:val="22"/>
        </w:rPr>
      </w:pPr>
    </w:p>
    <w:p w14:paraId="30769A57" w14:textId="510BC196" w:rsidR="00766A6F" w:rsidRPr="00322AC7" w:rsidRDefault="00766A6F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b/>
          <w:spacing w:val="1"/>
          <w:w w:val="0"/>
          <w:sz w:val="22"/>
          <w:szCs w:val="22"/>
        </w:rPr>
      </w:pPr>
    </w:p>
    <w:p w14:paraId="4B0E8A5B" w14:textId="07DEB05C" w:rsidR="00766A6F" w:rsidRDefault="00766A6F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b/>
          <w:spacing w:val="1"/>
          <w:w w:val="0"/>
          <w:sz w:val="22"/>
          <w:szCs w:val="22"/>
        </w:rPr>
      </w:pPr>
    </w:p>
    <w:p w14:paraId="05207119" w14:textId="489F7DFC" w:rsidR="00766A6F" w:rsidRDefault="00766A6F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b/>
          <w:spacing w:val="1"/>
          <w:w w:val="0"/>
          <w:sz w:val="22"/>
          <w:szCs w:val="22"/>
        </w:rPr>
      </w:pPr>
    </w:p>
    <w:p w14:paraId="29B10557" w14:textId="07269773" w:rsidR="00766A6F" w:rsidRDefault="00766A6F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b/>
          <w:spacing w:val="1"/>
          <w:w w:val="0"/>
          <w:sz w:val="22"/>
          <w:szCs w:val="22"/>
        </w:rPr>
      </w:pPr>
    </w:p>
    <w:p w14:paraId="6E8CDD22" w14:textId="2D0C50B2" w:rsidR="00766A6F" w:rsidRDefault="00766A6F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b/>
          <w:spacing w:val="1"/>
          <w:w w:val="0"/>
          <w:sz w:val="22"/>
          <w:szCs w:val="22"/>
        </w:rPr>
      </w:pPr>
    </w:p>
    <w:p w14:paraId="4C809381" w14:textId="7BA7A9B4" w:rsidR="00766A6F" w:rsidRDefault="00766A6F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b/>
          <w:spacing w:val="1"/>
          <w:w w:val="0"/>
          <w:sz w:val="22"/>
          <w:szCs w:val="22"/>
        </w:rPr>
      </w:pPr>
    </w:p>
    <w:p w14:paraId="6A266988" w14:textId="5EAB6C15" w:rsidR="00766A6F" w:rsidRDefault="00766A6F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b/>
          <w:spacing w:val="1"/>
          <w:w w:val="0"/>
          <w:sz w:val="22"/>
          <w:szCs w:val="22"/>
        </w:rPr>
      </w:pPr>
    </w:p>
    <w:p w14:paraId="715E4E1F" w14:textId="49E7FC10" w:rsidR="00766A6F" w:rsidRDefault="00766A6F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b/>
          <w:spacing w:val="1"/>
          <w:w w:val="0"/>
          <w:sz w:val="22"/>
          <w:szCs w:val="22"/>
        </w:rPr>
      </w:pPr>
    </w:p>
    <w:p w14:paraId="63BDD4F1" w14:textId="049F074F" w:rsidR="00766A6F" w:rsidRDefault="00766A6F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b/>
          <w:spacing w:val="1"/>
          <w:w w:val="0"/>
          <w:sz w:val="22"/>
          <w:szCs w:val="22"/>
        </w:rPr>
      </w:pPr>
    </w:p>
    <w:p w14:paraId="2C789228" w14:textId="746FE0D9" w:rsidR="00766A6F" w:rsidRPr="002B26B2" w:rsidRDefault="00766A6F" w:rsidP="00766A6F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0" w:lineRule="atLeast"/>
        <w:outlineLvl w:val="1"/>
        <w:rPr>
          <w:rFonts w:ascii="바탕체" w:eastAsia="바탕체" w:hAnsi="바탕체"/>
          <w:b/>
          <w:w w:val="0"/>
          <w:sz w:val="22"/>
          <w:szCs w:val="22"/>
        </w:rPr>
      </w:pPr>
      <w:r w:rsidRPr="00745438">
        <w:rPr>
          <w:rFonts w:ascii="Times New Roman" w:eastAsia="바탕체" w:hint="eastAsia"/>
          <w:b/>
          <w:w w:val="0"/>
          <w:sz w:val="22"/>
          <w:szCs w:val="22"/>
        </w:rPr>
        <w:t>별첨</w:t>
      </w:r>
      <w:r w:rsidRPr="00745438">
        <w:rPr>
          <w:rFonts w:ascii="Times New Roman" w:eastAsia="바탕체"/>
          <w:b/>
          <w:w w:val="0"/>
          <w:sz w:val="22"/>
          <w:szCs w:val="22"/>
        </w:rPr>
        <w:t xml:space="preserve">2. </w:t>
      </w:r>
      <w:r w:rsidR="00322AC7">
        <w:rPr>
          <w:rFonts w:ascii="Times New Roman" w:eastAsia="바탕체"/>
          <w:b/>
          <w:w w:val="0"/>
          <w:sz w:val="22"/>
          <w:szCs w:val="22"/>
        </w:rPr>
        <w:t>*</w:t>
      </w:r>
      <w:r w:rsidRPr="00745438">
        <w:rPr>
          <w:rFonts w:ascii="Times New Roman" w:eastAsia="바탕체" w:hint="eastAsia"/>
          <w:b/>
          <w:w w:val="0"/>
          <w:sz w:val="22"/>
          <w:szCs w:val="22"/>
        </w:rPr>
        <w:t>보수기준</w:t>
      </w:r>
    </w:p>
    <w:p w14:paraId="288BCF44" w14:textId="77777777" w:rsidR="00766A6F" w:rsidRPr="00453188" w:rsidRDefault="00766A6F" w:rsidP="00766A6F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tbl>
      <w:tblPr>
        <w:tblStyle w:val="a7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767"/>
        <w:gridCol w:w="6707"/>
      </w:tblGrid>
      <w:tr w:rsidR="00766A6F" w:rsidRPr="00DA76F1" w14:paraId="7ECFA5CF" w14:textId="77777777" w:rsidTr="00A7089D">
        <w:trPr>
          <w:trHeight w:val="2112"/>
        </w:trPr>
        <w:tc>
          <w:tcPr>
            <w:tcW w:w="1767" w:type="dxa"/>
            <w:vAlign w:val="center"/>
          </w:tcPr>
          <w:p w14:paraId="169B292A" w14:textId="508FB9C6" w:rsidR="00766A6F" w:rsidRPr="0089506B" w:rsidRDefault="00766A6F" w:rsidP="00A7089D">
            <w:pPr>
              <w:pStyle w:val="uc0uc0"/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600"/>
                <w:tab w:val="left" w:pos="1200"/>
                <w:tab w:val="left" w:pos="1800"/>
              </w:tabs>
              <w:wordWrap w:val="0"/>
              <w:spacing w:line="400" w:lineRule="atLeast"/>
              <w:jc w:val="center"/>
              <w:rPr>
                <w:rFonts w:ascii="Times New Roman" w:eastAsia="바탕체"/>
                <w:b/>
                <w:spacing w:val="1"/>
                <w:w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b/>
                <w:spacing w:val="1"/>
                <w:w w:val="0"/>
                <w:sz w:val="22"/>
                <w:szCs w:val="22"/>
              </w:rPr>
              <w:t>매입보수</w:t>
            </w:r>
          </w:p>
        </w:tc>
        <w:tc>
          <w:tcPr>
            <w:tcW w:w="6707" w:type="dxa"/>
            <w:shd w:val="clear" w:color="auto" w:fill="auto"/>
            <w:vAlign w:val="center"/>
          </w:tcPr>
          <w:p w14:paraId="4BC5D02A" w14:textId="28C618A4" w:rsidR="00766A6F" w:rsidRPr="005D4511" w:rsidRDefault="00766A6F" w:rsidP="00A7089D">
            <w:pPr>
              <w:pStyle w:val="uc0uc0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453"/>
                <w:tab w:val="left" w:pos="1200"/>
                <w:tab w:val="left" w:pos="1800"/>
              </w:tabs>
              <w:wordWrap w:val="0"/>
              <w:spacing w:line="400" w:lineRule="atLeast"/>
              <w:ind w:left="453"/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매입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자산가액의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  <w:t xml:space="preserve">1% 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상당액</w:t>
            </w:r>
            <w:ins w:id="308" w:author="윤현정 (Hyunjeong Yoon)" w:date="2025-06-16T14:50:00Z">
              <w:r w:rsidR="00D64464">
                <w:rPr>
                  <w:rFonts w:ascii="Times New Roman" w:eastAsia="바탕체"/>
                  <w:spacing w:val="1"/>
                  <w:w w:val="0"/>
                  <w:sz w:val="22"/>
                  <w:szCs w:val="22"/>
                </w:rPr>
                <w:br/>
                <w:t>*</w:t>
              </w:r>
              <w:proofErr w:type="gramStart"/>
              <w:r w:rsidR="00D64464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지급시점</w:t>
              </w:r>
              <w:r w:rsidR="00D64464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 xml:space="preserve"> </w:t>
              </w:r>
              <w:r w:rsidR="00D64464">
                <w:rPr>
                  <w:rFonts w:ascii="Times New Roman" w:eastAsia="바탕체"/>
                  <w:spacing w:val="1"/>
                  <w:w w:val="0"/>
                  <w:sz w:val="22"/>
                  <w:szCs w:val="22"/>
                </w:rPr>
                <w:t>:</w:t>
              </w:r>
              <w:proofErr w:type="gramEnd"/>
              <w:r w:rsidR="00D64464">
                <w:rPr>
                  <w:rFonts w:ascii="Times New Roman" w:eastAsia="바탕체"/>
                  <w:spacing w:val="1"/>
                  <w:w w:val="0"/>
                  <w:sz w:val="22"/>
                  <w:szCs w:val="22"/>
                </w:rPr>
                <w:t xml:space="preserve"> </w:t>
              </w:r>
            </w:ins>
            <w:ins w:id="309" w:author="윤현정 (Hyunjeong Yoon)" w:date="2025-06-16T14:52:00Z">
              <w:r w:rsidR="00D64464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투자대상자산</w:t>
              </w:r>
              <w:r w:rsidR="00D64464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 xml:space="preserve"> </w:t>
              </w:r>
              <w:r w:rsidR="00D64464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매입</w:t>
              </w:r>
              <w:r w:rsidR="00D64464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 xml:space="preserve"> </w:t>
              </w:r>
              <w:r w:rsidR="00D64464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완료</w:t>
              </w:r>
              <w:r w:rsidR="00D64464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 xml:space="preserve"> </w:t>
              </w:r>
              <w:r w:rsidR="00D64464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>시</w:t>
              </w:r>
              <w:r w:rsidR="00D64464">
                <w:rPr>
                  <w:rFonts w:ascii="Times New Roman" w:eastAsia="바탕체" w:hint="eastAsia"/>
                  <w:spacing w:val="1"/>
                  <w:w w:val="0"/>
                  <w:sz w:val="22"/>
                  <w:szCs w:val="22"/>
                </w:rPr>
                <w:t xml:space="preserve"> </w:t>
              </w:r>
            </w:ins>
          </w:p>
        </w:tc>
      </w:tr>
      <w:tr w:rsidR="00766A6F" w14:paraId="00079268" w14:textId="77777777" w:rsidTr="00A7089D">
        <w:trPr>
          <w:trHeight w:val="1702"/>
        </w:trPr>
        <w:tc>
          <w:tcPr>
            <w:tcW w:w="1767" w:type="dxa"/>
            <w:vAlign w:val="center"/>
          </w:tcPr>
          <w:p w14:paraId="7F18EC22" w14:textId="1250A7D2" w:rsidR="00766A6F" w:rsidRPr="0089506B" w:rsidRDefault="00766A6F" w:rsidP="00A7089D">
            <w:pPr>
              <w:pStyle w:val="uc0uc0"/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600"/>
                <w:tab w:val="left" w:pos="1200"/>
                <w:tab w:val="left" w:pos="1800"/>
              </w:tabs>
              <w:wordWrap w:val="0"/>
              <w:spacing w:line="400" w:lineRule="atLeast"/>
              <w:jc w:val="center"/>
              <w:rPr>
                <w:rFonts w:ascii="Times New Roman" w:eastAsia="바탕체"/>
                <w:b/>
                <w:spacing w:val="1"/>
                <w:w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b/>
                <w:spacing w:val="1"/>
                <w:w w:val="0"/>
                <w:sz w:val="22"/>
                <w:szCs w:val="22"/>
              </w:rPr>
              <w:t>운용보수</w:t>
            </w:r>
          </w:p>
        </w:tc>
        <w:tc>
          <w:tcPr>
            <w:tcW w:w="6707" w:type="dxa"/>
            <w:shd w:val="clear" w:color="auto" w:fill="auto"/>
            <w:vAlign w:val="center"/>
          </w:tcPr>
          <w:p w14:paraId="55C84B8F" w14:textId="423CB545" w:rsidR="00766A6F" w:rsidRPr="001F42D6" w:rsidRDefault="00766A6F" w:rsidP="00A7089D">
            <w:pPr>
              <w:pStyle w:val="uc0uc0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453"/>
                <w:tab w:val="left" w:pos="1200"/>
                <w:tab w:val="left" w:pos="1800"/>
              </w:tabs>
              <w:wordWrap w:val="0"/>
              <w:spacing w:line="400" w:lineRule="atLeast"/>
              <w:ind w:left="453"/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운용</w:t>
            </w:r>
            <w:r w:rsidR="00B1139B"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자산가액의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/>
                <w:spacing w:val="1"/>
                <w:w w:val="0"/>
                <w:sz w:val="22"/>
                <w:szCs w:val="22"/>
              </w:rPr>
              <w:t>0.3%/</w:t>
            </w:r>
            <w:r>
              <w:rPr>
                <w:rFonts w:ascii="Times New Roman" w:eastAsia="바탕체" w:hint="eastAsia"/>
                <w:spacing w:val="1"/>
                <w:w w:val="0"/>
                <w:sz w:val="22"/>
                <w:szCs w:val="22"/>
              </w:rPr>
              <w:t>연</w:t>
            </w:r>
          </w:p>
        </w:tc>
      </w:tr>
      <w:tr w:rsidR="00766A6F" w14:paraId="47534A9C" w14:textId="77777777" w:rsidTr="00A7089D">
        <w:trPr>
          <w:trHeight w:val="1827"/>
        </w:trPr>
        <w:tc>
          <w:tcPr>
            <w:tcW w:w="1767" w:type="dxa"/>
            <w:vAlign w:val="center"/>
          </w:tcPr>
          <w:p w14:paraId="3D885102" w14:textId="2EF48747" w:rsidR="00766A6F" w:rsidRPr="0089506B" w:rsidRDefault="00766A6F" w:rsidP="00A7089D">
            <w:pPr>
              <w:pStyle w:val="uc0uc0"/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600"/>
                <w:tab w:val="left" w:pos="1200"/>
                <w:tab w:val="left" w:pos="1800"/>
              </w:tabs>
              <w:wordWrap w:val="0"/>
              <w:spacing w:line="400" w:lineRule="atLeast"/>
              <w:jc w:val="center"/>
              <w:rPr>
                <w:rFonts w:ascii="Times New Roman" w:eastAsia="바탕체"/>
                <w:b/>
                <w:spacing w:val="1"/>
                <w:w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b/>
                <w:spacing w:val="1"/>
                <w:w w:val="0"/>
                <w:sz w:val="22"/>
                <w:szCs w:val="22"/>
              </w:rPr>
              <w:t>성과보수</w:t>
            </w:r>
          </w:p>
        </w:tc>
        <w:tc>
          <w:tcPr>
            <w:tcW w:w="6707" w:type="dxa"/>
            <w:shd w:val="clear" w:color="auto" w:fill="auto"/>
            <w:vAlign w:val="center"/>
          </w:tcPr>
          <w:p w14:paraId="2D8F52DE" w14:textId="77777777" w:rsidR="00766A6F" w:rsidRDefault="00766A6F" w:rsidP="00A7089D">
            <w:pPr>
              <w:pStyle w:val="uc0uc0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453"/>
                <w:tab w:val="left" w:pos="1200"/>
                <w:tab w:val="left" w:pos="1800"/>
              </w:tabs>
              <w:wordWrap w:val="0"/>
              <w:spacing w:line="400" w:lineRule="atLeast"/>
              <w:ind w:left="453"/>
              <w:rPr>
                <w:rFonts w:ascii="Times New Roman" w:eastAsia="바탕체"/>
                <w:w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매각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기본보수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매각가액의</w:t>
            </w:r>
            <w:proofErr w:type="spellEnd"/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/>
                <w:w w:val="0"/>
                <w:sz w:val="22"/>
                <w:szCs w:val="22"/>
              </w:rPr>
              <w:t>1%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상당액</w:t>
            </w:r>
          </w:p>
          <w:p w14:paraId="3198A088" w14:textId="31AD1384" w:rsidR="00766A6F" w:rsidRPr="008221F0" w:rsidRDefault="00766A6F" w:rsidP="00A7089D">
            <w:pPr>
              <w:pStyle w:val="uc0uc0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lear" w:pos="25600"/>
                <w:tab w:val="left" w:pos="453"/>
                <w:tab w:val="left" w:pos="1200"/>
                <w:tab w:val="left" w:pos="1800"/>
              </w:tabs>
              <w:wordWrap w:val="0"/>
              <w:spacing w:line="400" w:lineRule="atLeast"/>
              <w:ind w:left="453"/>
              <w:rPr>
                <w:rFonts w:ascii="Times New Roman" w:eastAsia="바탕체"/>
                <w:w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매각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성과보수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/>
                <w:w w:val="0"/>
                <w:sz w:val="22"/>
                <w:szCs w:val="22"/>
              </w:rPr>
              <w:t>:</w:t>
            </w:r>
            <w:proofErr w:type="gramEnd"/>
            <w:r>
              <w:rPr>
                <w:rFonts w:ascii="Times New Roman" w:eastAsia="바탕체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매각차익의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/>
                <w:w w:val="0"/>
                <w:sz w:val="22"/>
                <w:szCs w:val="22"/>
              </w:rPr>
              <w:t xml:space="preserve">10% </w:t>
            </w:r>
            <w:r>
              <w:rPr>
                <w:rFonts w:ascii="Times New Roman" w:eastAsia="바탕체" w:hint="eastAsia"/>
                <w:w w:val="0"/>
                <w:sz w:val="22"/>
                <w:szCs w:val="22"/>
              </w:rPr>
              <w:t>상당액</w:t>
            </w:r>
            <w:ins w:id="310" w:author="윤현정 (Hyunjeong Yoon)" w:date="2025-06-16T14:52:00Z">
              <w:r w:rsidR="00D64464">
                <w:rPr>
                  <w:rFonts w:ascii="Times New Roman" w:eastAsia="바탕체"/>
                  <w:w w:val="0"/>
                  <w:sz w:val="22"/>
                  <w:szCs w:val="22"/>
                </w:rPr>
                <w:br/>
                <w:t xml:space="preserve">* </w:t>
              </w:r>
              <w:r w:rsidR="00D64464">
                <w:rPr>
                  <w:rFonts w:ascii="Times New Roman" w:eastAsia="바탕체" w:hint="eastAsia"/>
                  <w:w w:val="0"/>
                  <w:sz w:val="22"/>
                  <w:szCs w:val="22"/>
                </w:rPr>
                <w:t>지급시점</w:t>
              </w:r>
              <w:r w:rsidR="00D64464">
                <w:rPr>
                  <w:rFonts w:ascii="Times New Roman" w:eastAsia="바탕체" w:hint="eastAsia"/>
                  <w:w w:val="0"/>
                  <w:sz w:val="22"/>
                  <w:szCs w:val="22"/>
                </w:rPr>
                <w:t xml:space="preserve"> </w:t>
              </w:r>
              <w:r w:rsidR="00D64464">
                <w:rPr>
                  <w:rFonts w:ascii="Times New Roman" w:eastAsia="바탕체"/>
                  <w:w w:val="0"/>
                  <w:sz w:val="22"/>
                  <w:szCs w:val="22"/>
                </w:rPr>
                <w:t xml:space="preserve">: </w:t>
              </w:r>
              <w:r w:rsidR="00D64464">
                <w:rPr>
                  <w:rFonts w:ascii="Times New Roman" w:eastAsia="바탕체" w:hint="eastAsia"/>
                  <w:w w:val="0"/>
                  <w:sz w:val="22"/>
                  <w:szCs w:val="22"/>
                </w:rPr>
                <w:t>투자대상자산</w:t>
              </w:r>
              <w:r w:rsidR="00D64464">
                <w:rPr>
                  <w:rFonts w:ascii="Times New Roman" w:eastAsia="바탕체" w:hint="eastAsia"/>
                  <w:w w:val="0"/>
                  <w:sz w:val="22"/>
                  <w:szCs w:val="22"/>
                </w:rPr>
                <w:t xml:space="preserve"> </w:t>
              </w:r>
              <w:r w:rsidR="00D64464">
                <w:rPr>
                  <w:rFonts w:ascii="Times New Roman" w:eastAsia="바탕체" w:hint="eastAsia"/>
                  <w:w w:val="0"/>
                  <w:sz w:val="22"/>
                  <w:szCs w:val="22"/>
                </w:rPr>
                <w:t>매각</w:t>
              </w:r>
              <w:r w:rsidR="00D64464">
                <w:rPr>
                  <w:rFonts w:ascii="Times New Roman" w:eastAsia="바탕체" w:hint="eastAsia"/>
                  <w:w w:val="0"/>
                  <w:sz w:val="22"/>
                  <w:szCs w:val="22"/>
                </w:rPr>
                <w:t xml:space="preserve"> </w:t>
              </w:r>
              <w:r w:rsidR="00D64464">
                <w:rPr>
                  <w:rFonts w:ascii="Times New Roman" w:eastAsia="바탕체" w:hint="eastAsia"/>
                  <w:w w:val="0"/>
                  <w:sz w:val="22"/>
                  <w:szCs w:val="22"/>
                </w:rPr>
                <w:t>후</w:t>
              </w:r>
              <w:r w:rsidR="00D64464">
                <w:rPr>
                  <w:rFonts w:ascii="Times New Roman" w:eastAsia="바탕체" w:hint="eastAsia"/>
                  <w:w w:val="0"/>
                  <w:sz w:val="22"/>
                  <w:szCs w:val="22"/>
                </w:rPr>
                <w:t xml:space="preserve"> </w:t>
              </w:r>
              <w:r w:rsidR="00D64464">
                <w:rPr>
                  <w:rFonts w:ascii="Times New Roman" w:eastAsia="바탕체" w:hint="eastAsia"/>
                  <w:w w:val="0"/>
                  <w:sz w:val="22"/>
                  <w:szCs w:val="22"/>
                </w:rPr>
                <w:t>개별</w:t>
              </w:r>
              <w:r w:rsidR="00D64464">
                <w:rPr>
                  <w:rFonts w:ascii="Times New Roman" w:eastAsia="바탕체" w:hint="eastAsia"/>
                  <w:w w:val="0"/>
                  <w:sz w:val="22"/>
                  <w:szCs w:val="22"/>
                </w:rPr>
                <w:t xml:space="preserve"> </w:t>
              </w:r>
              <w:r w:rsidR="00D64464">
                <w:rPr>
                  <w:rFonts w:ascii="Times New Roman" w:eastAsia="바탕체"/>
                  <w:w w:val="0"/>
                  <w:sz w:val="22"/>
                  <w:szCs w:val="22"/>
                </w:rPr>
                <w:t xml:space="preserve">Vehicle </w:t>
              </w:r>
              <w:r w:rsidR="00D64464">
                <w:rPr>
                  <w:rFonts w:ascii="Times New Roman" w:eastAsia="바탕체" w:hint="eastAsia"/>
                  <w:w w:val="0"/>
                  <w:sz w:val="22"/>
                  <w:szCs w:val="22"/>
                </w:rPr>
                <w:t>청산</w:t>
              </w:r>
              <w:r w:rsidR="00D64464">
                <w:rPr>
                  <w:rFonts w:ascii="Times New Roman" w:eastAsia="바탕체" w:hint="eastAsia"/>
                  <w:w w:val="0"/>
                  <w:sz w:val="22"/>
                  <w:szCs w:val="22"/>
                </w:rPr>
                <w:t xml:space="preserve"> </w:t>
              </w:r>
              <w:r w:rsidR="00D64464">
                <w:rPr>
                  <w:rFonts w:ascii="Times New Roman" w:eastAsia="바탕체" w:hint="eastAsia"/>
                  <w:w w:val="0"/>
                  <w:sz w:val="22"/>
                  <w:szCs w:val="22"/>
                </w:rPr>
                <w:t>시</w:t>
              </w:r>
            </w:ins>
          </w:p>
        </w:tc>
      </w:tr>
    </w:tbl>
    <w:p w14:paraId="118014CC" w14:textId="2E46C07C" w:rsidR="00766A6F" w:rsidRPr="00766A6F" w:rsidRDefault="00322AC7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b/>
          <w:spacing w:val="1"/>
          <w:w w:val="0"/>
          <w:sz w:val="22"/>
          <w:szCs w:val="22"/>
        </w:rPr>
      </w:pPr>
      <w:r>
        <w:rPr>
          <w:rFonts w:ascii="Times New Roman" w:eastAsia="바탕체" w:hint="eastAsia"/>
          <w:spacing w:val="1"/>
          <w:w w:val="0"/>
          <w:sz w:val="22"/>
          <w:szCs w:val="22"/>
        </w:rPr>
        <w:t>*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 w:rsidRPr="00B27D85">
        <w:rPr>
          <w:rFonts w:ascii="Times New Roman" w:eastAsia="바탕체"/>
          <w:spacing w:val="1"/>
          <w:w w:val="0"/>
          <w:sz w:val="22"/>
          <w:szCs w:val="22"/>
        </w:rPr>
        <w:t>Vehicle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과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AMC</w:t>
      </w:r>
      <w:r>
        <w:rPr>
          <w:rFonts w:ascii="Times New Roman" w:eastAsia="바탕체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사이에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별도로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체결하는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자산관리위탁계약에서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정하는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보수기준으로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, </w:t>
      </w:r>
      <w:r w:rsidR="005D51A9">
        <w:rPr>
          <w:rFonts w:ascii="Times New Roman" w:eastAsia="바탕체" w:hint="eastAsia"/>
          <w:spacing w:val="1"/>
          <w:w w:val="0"/>
          <w:sz w:val="22"/>
          <w:szCs w:val="22"/>
        </w:rPr>
        <w:t>각</w:t>
      </w:r>
      <w:r w:rsidR="005D51A9"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개별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/>
          <w:spacing w:val="1"/>
          <w:w w:val="0"/>
          <w:sz w:val="22"/>
          <w:szCs w:val="22"/>
        </w:rPr>
        <w:t>Vehicle</w:t>
      </w:r>
      <w:r w:rsidR="005D51A9">
        <w:rPr>
          <w:rFonts w:ascii="Times New Roman" w:eastAsia="바탕체" w:hint="eastAsia"/>
          <w:spacing w:val="1"/>
          <w:w w:val="0"/>
          <w:sz w:val="22"/>
          <w:szCs w:val="22"/>
        </w:rPr>
        <w:t>에서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/>
          <w:spacing w:val="1"/>
          <w:w w:val="0"/>
          <w:sz w:val="22"/>
          <w:szCs w:val="22"/>
        </w:rPr>
        <w:t>AMC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에게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1"/>
          <w:w w:val="0"/>
          <w:sz w:val="22"/>
          <w:szCs w:val="22"/>
        </w:rPr>
        <w:t>지급함</w:t>
      </w:r>
    </w:p>
    <w:p w14:paraId="0760BE03" w14:textId="77777777" w:rsidR="002D2169" w:rsidRPr="00A701D0" w:rsidRDefault="002D2169" w:rsidP="00C00679">
      <w:pPr>
        <w:pStyle w:val="uc0uc0"/>
        <w:tabs>
          <w:tab w:val="clear" w:pos="800"/>
          <w:tab w:val="clear" w:pos="16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  <w:tab w:val="left" w:pos="600"/>
          <w:tab w:val="left" w:pos="1200"/>
          <w:tab w:val="left" w:pos="1800"/>
        </w:tabs>
        <w:wordWrap w:val="0"/>
        <w:spacing w:line="400" w:lineRule="atLeast"/>
        <w:rPr>
          <w:rFonts w:ascii="Times New Roman" w:eastAsia="바탕체"/>
          <w:spacing w:val="1"/>
          <w:w w:val="0"/>
          <w:sz w:val="22"/>
          <w:szCs w:val="22"/>
        </w:rPr>
      </w:pPr>
    </w:p>
    <w:sectPr w:rsidR="002D2169" w:rsidRPr="00A701D0">
      <w:footerReference w:type="default" r:id="rId15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17" w:author="김현주 (Hyunjoo Kim)" w:date="2025-06-17T16:26:00Z" w:initials="김(K">
    <w:p w14:paraId="1461872D" w14:textId="56FBA95E" w:rsidR="0031516F" w:rsidRDefault="00314036">
      <w:pPr>
        <w:pStyle w:val="aa"/>
      </w:pPr>
      <w:r>
        <w:rPr>
          <w:rStyle w:val="a9"/>
        </w:rPr>
        <w:annotationRef/>
      </w:r>
      <w:r>
        <w:rPr>
          <w:rFonts w:hint="eastAsia"/>
        </w:rPr>
        <w:t>리츠 자산관리회사가 특정 주주와의 부당한 거래나 리츠 자산의 편파적 운용을 하게 되면 금융당국으로부터 여러가지 제재를 받을 수 있</w:t>
      </w:r>
      <w:r w:rsidR="0031516F">
        <w:rPr>
          <w:rFonts w:hint="eastAsia"/>
        </w:rPr>
        <w:t>고 형사처벌을 받을 수도 있습니다.</w:t>
      </w:r>
      <w:r w:rsidR="0031516F">
        <w:t xml:space="preserve"> </w:t>
      </w:r>
    </w:p>
    <w:p w14:paraId="31F0C51B" w14:textId="47B479A7" w:rsidR="0031516F" w:rsidRDefault="0031516F" w:rsidP="0031516F">
      <w:pPr>
        <w:pStyle w:val="pty1de2h"/>
        <w:shd w:val="clear" w:color="auto" w:fill="FFFFFF"/>
        <w:spacing w:before="0" w:beforeAutospacing="0" w:after="0" w:afterAutospacing="0"/>
        <w:ind w:hanging="225"/>
        <w:rPr>
          <w:rFonts w:hint="eastAsia"/>
          <w:color w:val="444444"/>
          <w:sz w:val="20"/>
          <w:szCs w:val="20"/>
        </w:rPr>
      </w:pPr>
    </w:p>
    <w:p w14:paraId="0D5890C7" w14:textId="77777777" w:rsidR="0031516F" w:rsidRDefault="0031516F" w:rsidP="0031516F">
      <w:pPr>
        <w:pStyle w:val="pty1p4"/>
        <w:shd w:val="clear" w:color="auto" w:fill="FFFFFF"/>
        <w:spacing w:before="0" w:beforeAutospacing="0" w:after="0" w:afterAutospacing="0"/>
        <w:ind w:hanging="450"/>
        <w:rPr>
          <w:color w:val="444444"/>
          <w:sz w:val="20"/>
          <w:szCs w:val="20"/>
        </w:rPr>
      </w:pPr>
      <w:r>
        <w:rPr>
          <w:rStyle w:val="bl"/>
          <w:rFonts w:hint="eastAsia"/>
          <w:b/>
          <w:bCs/>
          <w:color w:val="151594"/>
          <w:sz w:val="20"/>
        </w:rPr>
        <w:t>제30조(거래의 제한) </w:t>
      </w:r>
      <w:r>
        <w:rPr>
          <w:rFonts w:hint="eastAsia"/>
          <w:color w:val="444444"/>
          <w:sz w:val="20"/>
          <w:szCs w:val="20"/>
        </w:rPr>
        <w:t>① 부동산투자회사는 다음 각 호의 어느 하나에 해당하는 자와 </w:t>
      </w:r>
      <w:hyperlink r:id="rId1" w:tooltip="팝업으로 이동" w:history="1">
        <w:r>
          <w:rPr>
            <w:rStyle w:val="ac"/>
            <w:rFonts w:hint="eastAsia"/>
            <w:color w:val="0000CD"/>
            <w:sz w:val="20"/>
            <w:szCs w:val="20"/>
          </w:rPr>
          <w:t>제21조</w:t>
        </w:r>
      </w:hyperlink>
      <w:hyperlink r:id="rId2" w:tooltip="팝업으로 이동" w:history="1">
        <w:r>
          <w:rPr>
            <w:rStyle w:val="ac"/>
            <w:rFonts w:hint="eastAsia"/>
            <w:color w:val="5A5AFF"/>
            <w:sz w:val="20"/>
            <w:szCs w:val="20"/>
          </w:rPr>
          <w:t>제1항</w:t>
        </w:r>
      </w:hyperlink>
      <w:r>
        <w:rPr>
          <w:rFonts w:hint="eastAsia"/>
          <w:color w:val="444444"/>
          <w:sz w:val="20"/>
          <w:szCs w:val="20"/>
        </w:rPr>
        <w:t> 각 호에 대하여 </w:t>
      </w:r>
      <w:hyperlink r:id="rId3" w:tooltip="팝업으로 이동" w:history="1">
        <w:r>
          <w:rPr>
            <w:rStyle w:val="ac"/>
            <w:rFonts w:hint="eastAsia"/>
            <w:color w:val="0000CD"/>
            <w:sz w:val="20"/>
            <w:szCs w:val="20"/>
          </w:rPr>
          <w:t>같은 조</w:t>
        </w:r>
      </w:hyperlink>
      <w:r>
        <w:rPr>
          <w:rFonts w:hint="eastAsia"/>
          <w:color w:val="444444"/>
          <w:sz w:val="20"/>
          <w:szCs w:val="20"/>
        </w:rPr>
        <w:t> </w:t>
      </w:r>
      <w:hyperlink r:id="rId4" w:tooltip="팝업으로 이동" w:history="1">
        <w:r>
          <w:rPr>
            <w:rStyle w:val="ac"/>
            <w:rFonts w:hint="eastAsia"/>
            <w:color w:val="5A5AFF"/>
            <w:sz w:val="20"/>
            <w:szCs w:val="20"/>
          </w:rPr>
          <w:t>제2항</w:t>
        </w:r>
      </w:hyperlink>
      <w:r>
        <w:rPr>
          <w:rFonts w:hint="eastAsia"/>
          <w:color w:val="444444"/>
          <w:sz w:val="20"/>
          <w:szCs w:val="20"/>
        </w:rPr>
        <w:t> 각 호의 어느 하나에 해당하는 거래를 하여서는 아니 된다. </w:t>
      </w:r>
      <w:r>
        <w:rPr>
          <w:rStyle w:val="sfon"/>
          <w:rFonts w:hint="eastAsia"/>
          <w:color w:val="024FCE"/>
          <w:sz w:val="20"/>
          <w:szCs w:val="20"/>
        </w:rPr>
        <w:t>&lt;개정 2016. 1. 19., 2019. 8. 20., 2023. 8. 16.&gt;</w:t>
      </w:r>
    </w:p>
    <w:p w14:paraId="19B6CC1B" w14:textId="77777777" w:rsidR="0031516F" w:rsidRDefault="0031516F" w:rsidP="0031516F">
      <w:pPr>
        <w:pStyle w:val="pty1de2h"/>
        <w:shd w:val="clear" w:color="auto" w:fill="FFFFFF"/>
        <w:spacing w:before="0" w:beforeAutospacing="0" w:after="0" w:afterAutospacing="0"/>
        <w:ind w:hanging="225"/>
        <w:rPr>
          <w:rFonts w:hint="eastAsia"/>
          <w:color w:val="444444"/>
          <w:sz w:val="20"/>
          <w:szCs w:val="20"/>
        </w:rPr>
      </w:pPr>
      <w:r>
        <w:rPr>
          <w:rFonts w:hint="eastAsia"/>
          <w:color w:val="444444"/>
          <w:sz w:val="20"/>
          <w:szCs w:val="20"/>
        </w:rPr>
        <w:t>1. 해당 부동산투자회사의 임직원 및 그 특별관계자</w:t>
      </w:r>
    </w:p>
    <w:p w14:paraId="14C0E8ED" w14:textId="2FFED091" w:rsidR="0031516F" w:rsidRDefault="0031516F" w:rsidP="0031516F">
      <w:pPr>
        <w:pStyle w:val="pty1de2h"/>
        <w:shd w:val="clear" w:color="auto" w:fill="FFFFFF"/>
        <w:spacing w:before="0" w:beforeAutospacing="0" w:after="0" w:afterAutospacing="0"/>
        <w:ind w:hanging="225"/>
        <w:rPr>
          <w:color w:val="444444"/>
          <w:sz w:val="20"/>
          <w:szCs w:val="20"/>
        </w:rPr>
      </w:pPr>
      <w:r>
        <w:rPr>
          <w:rFonts w:hint="eastAsia"/>
          <w:color w:val="444444"/>
          <w:sz w:val="20"/>
          <w:szCs w:val="20"/>
        </w:rPr>
        <w:t>2. 해당 부동산투자회사의 주식을 100분의 10 이상 소유하고 있는 주주(이하 “</w:t>
      </w:r>
      <w:proofErr w:type="spellStart"/>
      <w:r>
        <w:rPr>
          <w:rFonts w:hint="eastAsia"/>
          <w:color w:val="444444"/>
          <w:sz w:val="20"/>
          <w:szCs w:val="20"/>
        </w:rPr>
        <w:t>주요주주”라</w:t>
      </w:r>
      <w:proofErr w:type="spellEnd"/>
      <w:r>
        <w:rPr>
          <w:rFonts w:hint="eastAsia"/>
          <w:color w:val="444444"/>
          <w:sz w:val="20"/>
          <w:szCs w:val="20"/>
        </w:rPr>
        <w:t xml:space="preserve"> 한다) 및 그 특별관계자</w:t>
      </w:r>
    </w:p>
    <w:p w14:paraId="5D94068B" w14:textId="12CBE15C" w:rsidR="0031516F" w:rsidRDefault="0031516F" w:rsidP="0031516F">
      <w:pPr>
        <w:pStyle w:val="pty1de2h"/>
        <w:shd w:val="clear" w:color="auto" w:fill="FFFFFF"/>
        <w:spacing w:before="0" w:beforeAutospacing="0" w:after="0" w:afterAutospacing="0"/>
        <w:ind w:hanging="225"/>
        <w:rPr>
          <w:color w:val="444444"/>
          <w:sz w:val="20"/>
          <w:szCs w:val="20"/>
        </w:rPr>
      </w:pPr>
    </w:p>
    <w:p w14:paraId="32913840" w14:textId="77777777" w:rsidR="0031516F" w:rsidRDefault="0031516F" w:rsidP="0031516F">
      <w:pPr>
        <w:pStyle w:val="pty1de2h"/>
        <w:shd w:val="clear" w:color="auto" w:fill="FFFFFF"/>
        <w:spacing w:before="0" w:beforeAutospacing="0" w:after="0" w:afterAutospacing="0"/>
        <w:ind w:hanging="225"/>
        <w:rPr>
          <w:rFonts w:hint="eastAsia"/>
          <w:color w:val="444444"/>
          <w:sz w:val="20"/>
          <w:szCs w:val="20"/>
        </w:rPr>
      </w:pPr>
    </w:p>
    <w:p w14:paraId="37E063F3" w14:textId="77777777" w:rsidR="0031516F" w:rsidRDefault="0031516F" w:rsidP="0031516F">
      <w:pPr>
        <w:pStyle w:val="pty1de21"/>
        <w:shd w:val="clear" w:color="auto" w:fill="FFFFFF"/>
        <w:spacing w:before="0" w:beforeAutospacing="0" w:after="0" w:afterAutospacing="0"/>
        <w:ind w:hanging="30"/>
        <w:rPr>
          <w:color w:val="444444"/>
          <w:sz w:val="20"/>
          <w:szCs w:val="20"/>
        </w:rPr>
      </w:pPr>
      <w:r>
        <w:rPr>
          <w:rFonts w:hint="eastAsia"/>
          <w:color w:val="444444"/>
          <w:sz w:val="20"/>
          <w:szCs w:val="20"/>
        </w:rPr>
        <w:t>② </w:t>
      </w:r>
      <w:hyperlink r:id="rId5" w:tooltip="팝업으로 이동" w:history="1">
        <w:r>
          <w:rPr>
            <w:rStyle w:val="ac"/>
            <w:rFonts w:hint="eastAsia"/>
            <w:color w:val="086DFF"/>
            <w:sz w:val="20"/>
          </w:rPr>
          <w:t>법</w:t>
        </w:r>
      </w:hyperlink>
      <w:r>
        <w:rPr>
          <w:rFonts w:hint="eastAsia"/>
          <w:color w:val="444444"/>
          <w:sz w:val="20"/>
          <w:szCs w:val="20"/>
        </w:rPr>
        <w:t> </w:t>
      </w:r>
      <w:hyperlink r:id="rId6" w:tooltip="팝업으로 이동" w:history="1">
        <w:r>
          <w:rPr>
            <w:rStyle w:val="ac"/>
            <w:rFonts w:hint="eastAsia"/>
            <w:color w:val="0000CD"/>
            <w:sz w:val="20"/>
          </w:rPr>
          <w:t>제30조</w:t>
        </w:r>
      </w:hyperlink>
      <w:hyperlink r:id="rId7" w:tooltip="팝업으로 이동" w:history="1">
        <w:r>
          <w:rPr>
            <w:rStyle w:val="ac"/>
            <w:rFonts w:hint="eastAsia"/>
            <w:color w:val="5A5AFF"/>
            <w:sz w:val="20"/>
          </w:rPr>
          <w:t>제2항</w:t>
        </w:r>
      </w:hyperlink>
      <w:hyperlink r:id="rId8" w:tooltip="팝업으로 이동" w:history="1">
        <w:r>
          <w:rPr>
            <w:rStyle w:val="ac"/>
            <w:rFonts w:hint="eastAsia"/>
            <w:color w:val="000069"/>
            <w:sz w:val="20"/>
          </w:rPr>
          <w:t>제3호</w:t>
        </w:r>
      </w:hyperlink>
      <w:r>
        <w:rPr>
          <w:rFonts w:hint="eastAsia"/>
          <w:color w:val="444444"/>
          <w:sz w:val="20"/>
          <w:szCs w:val="20"/>
        </w:rPr>
        <w:t xml:space="preserve">에서 “대통령령으로 정하는 </w:t>
      </w:r>
      <w:proofErr w:type="spellStart"/>
      <w:r>
        <w:rPr>
          <w:rFonts w:hint="eastAsia"/>
          <w:color w:val="444444"/>
          <w:sz w:val="20"/>
          <w:szCs w:val="20"/>
        </w:rPr>
        <w:t>거래”란</w:t>
      </w:r>
      <w:proofErr w:type="spellEnd"/>
      <w:r>
        <w:rPr>
          <w:rFonts w:hint="eastAsia"/>
          <w:color w:val="444444"/>
          <w:sz w:val="20"/>
          <w:szCs w:val="20"/>
        </w:rPr>
        <w:t xml:space="preserve"> 다음 각 호의 거래를 말한다. </w:t>
      </w:r>
      <w:r>
        <w:rPr>
          <w:rStyle w:val="sfon"/>
          <w:rFonts w:hint="eastAsia"/>
          <w:color w:val="024FCE"/>
          <w:sz w:val="20"/>
        </w:rPr>
        <w:t>&lt;개정 2016. 7. 19., 2017. 9. 19., 2024. 2. 13.&gt;</w:t>
      </w:r>
    </w:p>
    <w:p w14:paraId="366734E6" w14:textId="77777777" w:rsidR="0031516F" w:rsidRDefault="0031516F" w:rsidP="0031516F">
      <w:pPr>
        <w:pStyle w:val="pty1de2h"/>
        <w:shd w:val="clear" w:color="auto" w:fill="FFFFFF"/>
        <w:spacing w:before="0" w:beforeAutospacing="0" w:after="0" w:afterAutospacing="0"/>
        <w:ind w:hanging="225"/>
        <w:rPr>
          <w:rFonts w:hint="eastAsia"/>
          <w:color w:val="444444"/>
          <w:sz w:val="20"/>
          <w:szCs w:val="20"/>
        </w:rPr>
      </w:pPr>
      <w:r>
        <w:rPr>
          <w:rFonts w:hint="eastAsia"/>
          <w:color w:val="444444"/>
          <w:sz w:val="20"/>
          <w:szCs w:val="20"/>
        </w:rPr>
        <w:t xml:space="preserve">1. 부동산 매매거래 외의 </w:t>
      </w:r>
      <w:proofErr w:type="spellStart"/>
      <w:r>
        <w:rPr>
          <w:rFonts w:hint="eastAsia"/>
          <w:color w:val="444444"/>
          <w:sz w:val="20"/>
          <w:szCs w:val="20"/>
        </w:rPr>
        <w:t>거래로서</w:t>
      </w:r>
      <w:proofErr w:type="spellEnd"/>
      <w:r>
        <w:rPr>
          <w:rFonts w:hint="eastAsia"/>
          <w:color w:val="444444"/>
          <w:sz w:val="20"/>
          <w:szCs w:val="20"/>
        </w:rPr>
        <w:t xml:space="preserve"> 이사회의 승인 및 </w:t>
      </w:r>
      <w:hyperlink r:id="rId9" w:tooltip="팝업으로 이동" w:history="1">
        <w:r>
          <w:rPr>
            <w:rStyle w:val="ac"/>
            <w:rFonts w:hint="eastAsia"/>
            <w:color w:val="086DFF"/>
            <w:sz w:val="20"/>
          </w:rPr>
          <w:t>「상법」</w:t>
        </w:r>
      </w:hyperlink>
      <w:r>
        <w:rPr>
          <w:rFonts w:hint="eastAsia"/>
          <w:color w:val="444444"/>
          <w:sz w:val="20"/>
          <w:szCs w:val="20"/>
        </w:rPr>
        <w:t> </w:t>
      </w:r>
      <w:hyperlink r:id="rId10" w:tooltip="팝업으로 이동" w:history="1">
        <w:r>
          <w:rPr>
            <w:rStyle w:val="ac"/>
            <w:rFonts w:hint="eastAsia"/>
            <w:color w:val="0000CD"/>
            <w:sz w:val="20"/>
          </w:rPr>
          <w:t>제434조</w:t>
        </w:r>
      </w:hyperlink>
      <w:r>
        <w:rPr>
          <w:rFonts w:hint="eastAsia"/>
          <w:color w:val="444444"/>
          <w:sz w:val="20"/>
          <w:szCs w:val="20"/>
        </w:rPr>
        <w:t>에 따른 특별결의에 따른 주주총회의 승인을 받은 거래</w:t>
      </w:r>
    </w:p>
    <w:p w14:paraId="10E9BDAD" w14:textId="71ABE64A" w:rsidR="0031516F" w:rsidRDefault="0031516F">
      <w:pPr>
        <w:pStyle w:val="aa"/>
      </w:pPr>
    </w:p>
    <w:p w14:paraId="6AAE90ED" w14:textId="45FAD19A" w:rsidR="0031516F" w:rsidRDefault="0031516F">
      <w:pPr>
        <w:pStyle w:val="aa"/>
      </w:pPr>
    </w:p>
    <w:p w14:paraId="4247E44D" w14:textId="77777777" w:rsidR="0031516F" w:rsidRPr="0031516F" w:rsidRDefault="0031516F">
      <w:pPr>
        <w:pStyle w:val="aa"/>
        <w:rPr>
          <w:rFonts w:hint="eastAsia"/>
        </w:rPr>
      </w:pPr>
    </w:p>
    <w:p w14:paraId="76F4BFF1" w14:textId="7C8B8E94" w:rsidR="00314036" w:rsidRDefault="00314036">
      <w:pPr>
        <w:pStyle w:val="aa"/>
      </w:pPr>
      <w:r>
        <w:rPr>
          <w:rFonts w:hint="eastAsia"/>
        </w:rPr>
        <w:t>후일 리모델링 등이 특수관계인 거래로 간주되지 않도록 하려면 당사가 실질적 영향력이 없다는 것을 입증할 필요가 있습니다.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6F4BFF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6F4BFF1" w16cid:durableId="2BFC15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67EA28" w14:textId="77777777" w:rsidR="00B375FC" w:rsidRDefault="00B375FC" w:rsidP="00E50877">
      <w:r>
        <w:separator/>
      </w:r>
    </w:p>
  </w:endnote>
  <w:endnote w:type="continuationSeparator" w:id="0">
    <w:p w14:paraId="1E14E5F3" w14:textId="77777777" w:rsidR="00B375FC" w:rsidRDefault="00B375FC" w:rsidP="00E50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돋움체 Medium">
    <w:altName w:val="맑은 고딕"/>
    <w:charset w:val="81"/>
    <w:family w:val="auto"/>
    <w:pitch w:val="variable"/>
    <w:sig w:usb0="B000AABF" w:usb1="79D7FCFB" w:usb2="00000010" w:usb3="00000000" w:csb0="00080001" w:csb1="00000000"/>
  </w:font>
  <w:font w:name="time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48C57F" w14:textId="77777777" w:rsidR="00A7089D" w:rsidRDefault="00A7089D" w:rsidP="00A7089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3CD506F" w14:textId="77777777" w:rsidR="00A7089D" w:rsidRDefault="00A7089D" w:rsidP="00A7089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6938E1D" w14:textId="77777777" w:rsidR="00A7089D" w:rsidRDefault="00A7089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" w:hAnsi="Times" w:cs="Times"/>
      </w:rPr>
      <w:id w:val="-1835902505"/>
      <w:docPartObj>
        <w:docPartGallery w:val="Page Numbers (Bottom of Page)"/>
        <w:docPartUnique/>
      </w:docPartObj>
    </w:sdtPr>
    <w:sdtEndPr/>
    <w:sdtContent>
      <w:p w14:paraId="06A55D03" w14:textId="30ABA4B8" w:rsidR="00A7089D" w:rsidRPr="00E1253F" w:rsidRDefault="00A7089D">
        <w:pPr>
          <w:pStyle w:val="a4"/>
          <w:jc w:val="center"/>
          <w:rPr>
            <w:rFonts w:ascii="Times" w:hAnsi="Times" w:cs="Times"/>
          </w:rPr>
        </w:pPr>
        <w:r>
          <w:rPr>
            <w:rFonts w:ascii="Times" w:hAnsi="Times" w:cs="Times"/>
          </w:rPr>
          <w:t xml:space="preserve">- </w:t>
        </w:r>
        <w:r w:rsidRPr="00E1253F">
          <w:rPr>
            <w:rFonts w:ascii="Times" w:hAnsi="Times" w:cs="Times"/>
          </w:rPr>
          <w:fldChar w:fldCharType="begin"/>
        </w:r>
        <w:r w:rsidRPr="00E1253F">
          <w:rPr>
            <w:rFonts w:ascii="Times" w:hAnsi="Times" w:cs="Times"/>
          </w:rPr>
          <w:instrText>PAGE   \* MERGEFORMAT</w:instrText>
        </w:r>
        <w:r w:rsidRPr="00E1253F">
          <w:rPr>
            <w:rFonts w:ascii="Times" w:hAnsi="Times" w:cs="Times"/>
          </w:rPr>
          <w:fldChar w:fldCharType="separate"/>
        </w:r>
        <w:r w:rsidRPr="00F16FD0">
          <w:rPr>
            <w:rFonts w:ascii="Times" w:hAnsi="Times" w:cs="Times"/>
            <w:noProof/>
            <w:lang w:val="ko-KR"/>
          </w:rPr>
          <w:t>1</w:t>
        </w:r>
        <w:r w:rsidRPr="00E1253F">
          <w:rPr>
            <w:rFonts w:ascii="Times" w:hAnsi="Times" w:cs="Times"/>
          </w:rPr>
          <w:fldChar w:fldCharType="end"/>
        </w:r>
        <w:r>
          <w:rPr>
            <w:rFonts w:ascii="Times" w:hAnsi="Times" w:cs="Times"/>
          </w:rPr>
          <w:t xml:space="preserve"> -</w:t>
        </w:r>
      </w:p>
    </w:sdtContent>
  </w:sdt>
  <w:p w14:paraId="10EDEDB2" w14:textId="77777777" w:rsidR="00A7089D" w:rsidRPr="003249C1" w:rsidRDefault="00A7089D" w:rsidP="00A7089D">
    <w:pPr>
      <w:pStyle w:val="a4"/>
      <w:rPr>
        <w:rFonts w:ascii="time new roman" w:hAnsi="time new roman" w:hint="eastAsia"/>
      </w:rPr>
    </w:pPr>
  </w:p>
  <w:p w14:paraId="12C48295" w14:textId="77777777" w:rsidR="00A7089D" w:rsidRDefault="00A7089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0B5C5C" w14:textId="77777777" w:rsidR="00A7089D" w:rsidRPr="003249C1" w:rsidRDefault="00A7089D" w:rsidP="00A7089D">
    <w:pPr>
      <w:pStyle w:val="a4"/>
      <w:jc w:val="center"/>
      <w:rPr>
        <w:rFonts w:ascii="time new roman" w:hAnsi="time new roman" w:hint="eastAsia"/>
      </w:rPr>
    </w:pPr>
    <w:r w:rsidRPr="00C153E9">
      <w:rPr>
        <w:rFonts w:ascii="time new roman" w:hAnsi="time new roman" w:hint="eastAsia"/>
      </w:rPr>
      <w:t>-</w:t>
    </w:r>
    <w:r>
      <w:rPr>
        <w:rFonts w:ascii="time new roman" w:hAnsi="time new roman" w:hint="eastAsia"/>
      </w:rPr>
      <w:t xml:space="preserve"> </w:t>
    </w:r>
    <w:r>
      <w:rPr>
        <w:rFonts w:ascii="time new roman" w:hAnsi="time new roman" w:hint="eastAsia"/>
      </w:rPr>
      <w:t>날인페이지</w:t>
    </w:r>
    <w:r>
      <w:rPr>
        <w:rFonts w:ascii="time new roman" w:hAnsi="time new roman" w:hint="eastAsia"/>
      </w:rPr>
      <w:t xml:space="preserve"> -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22B1BB" w14:textId="77777777" w:rsidR="00A7089D" w:rsidRPr="003249C1" w:rsidRDefault="00A7089D" w:rsidP="00A7089D">
    <w:pPr>
      <w:pStyle w:val="a4"/>
      <w:jc w:val="center"/>
      <w:rPr>
        <w:rFonts w:ascii="time new roman" w:hAnsi="time new roman"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9994EE" w14:textId="77777777" w:rsidR="00B375FC" w:rsidRDefault="00B375FC" w:rsidP="00E50877">
      <w:r>
        <w:separator/>
      </w:r>
    </w:p>
  </w:footnote>
  <w:footnote w:type="continuationSeparator" w:id="0">
    <w:p w14:paraId="12AEC2C2" w14:textId="77777777" w:rsidR="00B375FC" w:rsidRDefault="00B375FC" w:rsidP="00E50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D4AEF1" w14:textId="482CDB6B" w:rsidR="00A7089D" w:rsidRPr="008339B3" w:rsidRDefault="00A7089D" w:rsidP="00A7089D">
    <w:pPr>
      <w:pStyle w:val="a3"/>
      <w:ind w:right="196"/>
      <w:jc w:val="right"/>
      <w:rPr>
        <w:b/>
        <w:i/>
      </w:rPr>
    </w:pPr>
    <w:r>
      <w:rPr>
        <w:rFonts w:hint="eastAsia"/>
        <w:b/>
        <w:i/>
      </w:rPr>
      <w:t>Draft</w:t>
    </w:r>
  </w:p>
  <w:p w14:paraId="44483FD2" w14:textId="77777777" w:rsidR="00A7089D" w:rsidRPr="008339B3" w:rsidRDefault="00A7089D" w:rsidP="00A7089D">
    <w:pPr>
      <w:pStyle w:val="a3"/>
      <w:jc w:val="right"/>
      <w:rPr>
        <w:b/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B1DF9"/>
    <w:multiLevelType w:val="hybridMultilevel"/>
    <w:tmpl w:val="C7186398"/>
    <w:lvl w:ilvl="0" w:tplc="D9A2B04E">
      <w:start w:val="1"/>
      <w:numFmt w:val="decimal"/>
      <w:lvlText w:val="%1."/>
      <w:lvlJc w:val="left"/>
      <w:pPr>
        <w:ind w:left="9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96" w:hanging="400"/>
      </w:pPr>
    </w:lvl>
    <w:lvl w:ilvl="2" w:tplc="0409001B" w:tentative="1">
      <w:start w:val="1"/>
      <w:numFmt w:val="lowerRoman"/>
      <w:lvlText w:val="%3."/>
      <w:lvlJc w:val="right"/>
      <w:pPr>
        <w:ind w:left="1796" w:hanging="400"/>
      </w:pPr>
    </w:lvl>
    <w:lvl w:ilvl="3" w:tplc="0409000F" w:tentative="1">
      <w:start w:val="1"/>
      <w:numFmt w:val="decimal"/>
      <w:lvlText w:val="%4."/>
      <w:lvlJc w:val="left"/>
      <w:pPr>
        <w:ind w:left="2196" w:hanging="400"/>
      </w:pPr>
    </w:lvl>
    <w:lvl w:ilvl="4" w:tplc="04090019" w:tentative="1">
      <w:start w:val="1"/>
      <w:numFmt w:val="upperLetter"/>
      <w:lvlText w:val="%5."/>
      <w:lvlJc w:val="left"/>
      <w:pPr>
        <w:ind w:left="2596" w:hanging="400"/>
      </w:pPr>
    </w:lvl>
    <w:lvl w:ilvl="5" w:tplc="0409001B" w:tentative="1">
      <w:start w:val="1"/>
      <w:numFmt w:val="lowerRoman"/>
      <w:lvlText w:val="%6."/>
      <w:lvlJc w:val="right"/>
      <w:pPr>
        <w:ind w:left="2996" w:hanging="400"/>
      </w:pPr>
    </w:lvl>
    <w:lvl w:ilvl="6" w:tplc="0409000F" w:tentative="1">
      <w:start w:val="1"/>
      <w:numFmt w:val="decimal"/>
      <w:lvlText w:val="%7."/>
      <w:lvlJc w:val="left"/>
      <w:pPr>
        <w:ind w:left="3396" w:hanging="400"/>
      </w:pPr>
    </w:lvl>
    <w:lvl w:ilvl="7" w:tplc="04090019" w:tentative="1">
      <w:start w:val="1"/>
      <w:numFmt w:val="upperLetter"/>
      <w:lvlText w:val="%8."/>
      <w:lvlJc w:val="left"/>
      <w:pPr>
        <w:ind w:left="3796" w:hanging="400"/>
      </w:pPr>
    </w:lvl>
    <w:lvl w:ilvl="8" w:tplc="0409001B" w:tentative="1">
      <w:start w:val="1"/>
      <w:numFmt w:val="lowerRoman"/>
      <w:lvlText w:val="%9."/>
      <w:lvlJc w:val="right"/>
      <w:pPr>
        <w:ind w:left="4196" w:hanging="400"/>
      </w:pPr>
    </w:lvl>
  </w:abstractNum>
  <w:abstractNum w:abstractNumId="1" w15:restartNumberingAfterBreak="0">
    <w:nsid w:val="0E9A5CBA"/>
    <w:multiLevelType w:val="hybridMultilevel"/>
    <w:tmpl w:val="38E2BA7E"/>
    <w:lvl w:ilvl="0" w:tplc="9B82710C">
      <w:numFmt w:val="bullet"/>
      <w:lvlText w:val="-"/>
      <w:lvlJc w:val="left"/>
      <w:pPr>
        <w:ind w:left="413" w:hanging="36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5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5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5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5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5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5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5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53" w:hanging="400"/>
      </w:pPr>
      <w:rPr>
        <w:rFonts w:ascii="Wingdings" w:hAnsi="Wingdings" w:hint="default"/>
      </w:rPr>
    </w:lvl>
  </w:abstractNum>
  <w:abstractNum w:abstractNumId="2" w15:restartNumberingAfterBreak="0">
    <w:nsid w:val="0E9D4160"/>
    <w:multiLevelType w:val="hybridMultilevel"/>
    <w:tmpl w:val="4B7661B8"/>
    <w:lvl w:ilvl="0" w:tplc="D9A2B04E">
      <w:start w:val="1"/>
      <w:numFmt w:val="decimal"/>
      <w:lvlText w:val="%1."/>
      <w:lvlJc w:val="left"/>
      <w:pPr>
        <w:ind w:left="9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96" w:hanging="400"/>
      </w:pPr>
    </w:lvl>
    <w:lvl w:ilvl="2" w:tplc="0409001B" w:tentative="1">
      <w:start w:val="1"/>
      <w:numFmt w:val="lowerRoman"/>
      <w:lvlText w:val="%3."/>
      <w:lvlJc w:val="right"/>
      <w:pPr>
        <w:ind w:left="1796" w:hanging="400"/>
      </w:pPr>
    </w:lvl>
    <w:lvl w:ilvl="3" w:tplc="0409000F" w:tentative="1">
      <w:start w:val="1"/>
      <w:numFmt w:val="decimal"/>
      <w:lvlText w:val="%4."/>
      <w:lvlJc w:val="left"/>
      <w:pPr>
        <w:ind w:left="2196" w:hanging="400"/>
      </w:pPr>
    </w:lvl>
    <w:lvl w:ilvl="4" w:tplc="04090019" w:tentative="1">
      <w:start w:val="1"/>
      <w:numFmt w:val="upperLetter"/>
      <w:lvlText w:val="%5."/>
      <w:lvlJc w:val="left"/>
      <w:pPr>
        <w:ind w:left="2596" w:hanging="400"/>
      </w:pPr>
    </w:lvl>
    <w:lvl w:ilvl="5" w:tplc="0409001B" w:tentative="1">
      <w:start w:val="1"/>
      <w:numFmt w:val="lowerRoman"/>
      <w:lvlText w:val="%6."/>
      <w:lvlJc w:val="right"/>
      <w:pPr>
        <w:ind w:left="2996" w:hanging="400"/>
      </w:pPr>
    </w:lvl>
    <w:lvl w:ilvl="6" w:tplc="0409000F" w:tentative="1">
      <w:start w:val="1"/>
      <w:numFmt w:val="decimal"/>
      <w:lvlText w:val="%7."/>
      <w:lvlJc w:val="left"/>
      <w:pPr>
        <w:ind w:left="3396" w:hanging="400"/>
      </w:pPr>
    </w:lvl>
    <w:lvl w:ilvl="7" w:tplc="04090019" w:tentative="1">
      <w:start w:val="1"/>
      <w:numFmt w:val="upperLetter"/>
      <w:lvlText w:val="%8."/>
      <w:lvlJc w:val="left"/>
      <w:pPr>
        <w:ind w:left="3796" w:hanging="400"/>
      </w:pPr>
    </w:lvl>
    <w:lvl w:ilvl="8" w:tplc="0409001B" w:tentative="1">
      <w:start w:val="1"/>
      <w:numFmt w:val="lowerRoman"/>
      <w:lvlText w:val="%9."/>
      <w:lvlJc w:val="right"/>
      <w:pPr>
        <w:ind w:left="4196" w:hanging="400"/>
      </w:pPr>
    </w:lvl>
  </w:abstractNum>
  <w:abstractNum w:abstractNumId="3" w15:restartNumberingAfterBreak="0">
    <w:nsid w:val="101C2A9C"/>
    <w:multiLevelType w:val="hybridMultilevel"/>
    <w:tmpl w:val="4B7661B8"/>
    <w:lvl w:ilvl="0" w:tplc="D9A2B04E">
      <w:start w:val="1"/>
      <w:numFmt w:val="decimal"/>
      <w:lvlText w:val="%1."/>
      <w:lvlJc w:val="left"/>
      <w:pPr>
        <w:ind w:left="9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96" w:hanging="400"/>
      </w:pPr>
    </w:lvl>
    <w:lvl w:ilvl="2" w:tplc="0409001B" w:tentative="1">
      <w:start w:val="1"/>
      <w:numFmt w:val="lowerRoman"/>
      <w:lvlText w:val="%3."/>
      <w:lvlJc w:val="right"/>
      <w:pPr>
        <w:ind w:left="1796" w:hanging="400"/>
      </w:pPr>
    </w:lvl>
    <w:lvl w:ilvl="3" w:tplc="0409000F" w:tentative="1">
      <w:start w:val="1"/>
      <w:numFmt w:val="decimal"/>
      <w:lvlText w:val="%4."/>
      <w:lvlJc w:val="left"/>
      <w:pPr>
        <w:ind w:left="2196" w:hanging="400"/>
      </w:pPr>
    </w:lvl>
    <w:lvl w:ilvl="4" w:tplc="04090019" w:tentative="1">
      <w:start w:val="1"/>
      <w:numFmt w:val="upperLetter"/>
      <w:lvlText w:val="%5."/>
      <w:lvlJc w:val="left"/>
      <w:pPr>
        <w:ind w:left="2596" w:hanging="400"/>
      </w:pPr>
    </w:lvl>
    <w:lvl w:ilvl="5" w:tplc="0409001B" w:tentative="1">
      <w:start w:val="1"/>
      <w:numFmt w:val="lowerRoman"/>
      <w:lvlText w:val="%6."/>
      <w:lvlJc w:val="right"/>
      <w:pPr>
        <w:ind w:left="2996" w:hanging="400"/>
      </w:pPr>
    </w:lvl>
    <w:lvl w:ilvl="6" w:tplc="0409000F" w:tentative="1">
      <w:start w:val="1"/>
      <w:numFmt w:val="decimal"/>
      <w:lvlText w:val="%7."/>
      <w:lvlJc w:val="left"/>
      <w:pPr>
        <w:ind w:left="3396" w:hanging="400"/>
      </w:pPr>
    </w:lvl>
    <w:lvl w:ilvl="7" w:tplc="04090019" w:tentative="1">
      <w:start w:val="1"/>
      <w:numFmt w:val="upperLetter"/>
      <w:lvlText w:val="%8."/>
      <w:lvlJc w:val="left"/>
      <w:pPr>
        <w:ind w:left="3796" w:hanging="400"/>
      </w:pPr>
    </w:lvl>
    <w:lvl w:ilvl="8" w:tplc="0409001B" w:tentative="1">
      <w:start w:val="1"/>
      <w:numFmt w:val="lowerRoman"/>
      <w:lvlText w:val="%9."/>
      <w:lvlJc w:val="right"/>
      <w:pPr>
        <w:ind w:left="4196" w:hanging="400"/>
      </w:pPr>
    </w:lvl>
  </w:abstractNum>
  <w:abstractNum w:abstractNumId="4" w15:restartNumberingAfterBreak="0">
    <w:nsid w:val="188E4172"/>
    <w:multiLevelType w:val="hybridMultilevel"/>
    <w:tmpl w:val="76B09D68"/>
    <w:lvl w:ilvl="0" w:tplc="5358E688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A6542D4"/>
    <w:multiLevelType w:val="hybridMultilevel"/>
    <w:tmpl w:val="4B7661B8"/>
    <w:lvl w:ilvl="0" w:tplc="D9A2B04E">
      <w:start w:val="1"/>
      <w:numFmt w:val="decimal"/>
      <w:lvlText w:val="%1."/>
      <w:lvlJc w:val="left"/>
      <w:pPr>
        <w:ind w:left="9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96" w:hanging="400"/>
      </w:pPr>
    </w:lvl>
    <w:lvl w:ilvl="2" w:tplc="0409001B" w:tentative="1">
      <w:start w:val="1"/>
      <w:numFmt w:val="lowerRoman"/>
      <w:lvlText w:val="%3."/>
      <w:lvlJc w:val="right"/>
      <w:pPr>
        <w:ind w:left="1796" w:hanging="400"/>
      </w:pPr>
    </w:lvl>
    <w:lvl w:ilvl="3" w:tplc="0409000F" w:tentative="1">
      <w:start w:val="1"/>
      <w:numFmt w:val="decimal"/>
      <w:lvlText w:val="%4."/>
      <w:lvlJc w:val="left"/>
      <w:pPr>
        <w:ind w:left="2196" w:hanging="400"/>
      </w:pPr>
    </w:lvl>
    <w:lvl w:ilvl="4" w:tplc="04090019" w:tentative="1">
      <w:start w:val="1"/>
      <w:numFmt w:val="upperLetter"/>
      <w:lvlText w:val="%5."/>
      <w:lvlJc w:val="left"/>
      <w:pPr>
        <w:ind w:left="2596" w:hanging="400"/>
      </w:pPr>
    </w:lvl>
    <w:lvl w:ilvl="5" w:tplc="0409001B" w:tentative="1">
      <w:start w:val="1"/>
      <w:numFmt w:val="lowerRoman"/>
      <w:lvlText w:val="%6."/>
      <w:lvlJc w:val="right"/>
      <w:pPr>
        <w:ind w:left="2996" w:hanging="400"/>
      </w:pPr>
    </w:lvl>
    <w:lvl w:ilvl="6" w:tplc="0409000F" w:tentative="1">
      <w:start w:val="1"/>
      <w:numFmt w:val="decimal"/>
      <w:lvlText w:val="%7."/>
      <w:lvlJc w:val="left"/>
      <w:pPr>
        <w:ind w:left="3396" w:hanging="400"/>
      </w:pPr>
    </w:lvl>
    <w:lvl w:ilvl="7" w:tplc="04090019" w:tentative="1">
      <w:start w:val="1"/>
      <w:numFmt w:val="upperLetter"/>
      <w:lvlText w:val="%8."/>
      <w:lvlJc w:val="left"/>
      <w:pPr>
        <w:ind w:left="3796" w:hanging="400"/>
      </w:pPr>
    </w:lvl>
    <w:lvl w:ilvl="8" w:tplc="0409001B" w:tentative="1">
      <w:start w:val="1"/>
      <w:numFmt w:val="lowerRoman"/>
      <w:lvlText w:val="%9."/>
      <w:lvlJc w:val="right"/>
      <w:pPr>
        <w:ind w:left="4196" w:hanging="400"/>
      </w:pPr>
    </w:lvl>
  </w:abstractNum>
  <w:abstractNum w:abstractNumId="6" w15:restartNumberingAfterBreak="0">
    <w:nsid w:val="1B287BF6"/>
    <w:multiLevelType w:val="hybridMultilevel"/>
    <w:tmpl w:val="D4C40790"/>
    <w:lvl w:ilvl="0" w:tplc="98104598">
      <w:start w:val="1"/>
      <w:numFmt w:val="decimal"/>
      <w:lvlText w:val="제 3-%1 조"/>
      <w:lvlJc w:val="left"/>
      <w:pPr>
        <w:ind w:left="292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B2E5B1C"/>
    <w:multiLevelType w:val="hybridMultilevel"/>
    <w:tmpl w:val="DE309AFE"/>
    <w:lvl w:ilvl="0" w:tplc="AF12C440">
      <w:start w:val="1"/>
      <w:numFmt w:val="decimal"/>
      <w:lvlText w:val="제 %1 장"/>
      <w:lvlJc w:val="left"/>
      <w:pPr>
        <w:tabs>
          <w:tab w:val="num" w:pos="767"/>
        </w:tabs>
        <w:ind w:left="12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8" w15:restartNumberingAfterBreak="0">
    <w:nsid w:val="1C0B1AF2"/>
    <w:multiLevelType w:val="hybridMultilevel"/>
    <w:tmpl w:val="4B7661B8"/>
    <w:lvl w:ilvl="0" w:tplc="D9A2B04E">
      <w:start w:val="1"/>
      <w:numFmt w:val="decimal"/>
      <w:lvlText w:val="%1."/>
      <w:lvlJc w:val="left"/>
      <w:pPr>
        <w:ind w:left="9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96" w:hanging="400"/>
      </w:pPr>
    </w:lvl>
    <w:lvl w:ilvl="2" w:tplc="0409001B" w:tentative="1">
      <w:start w:val="1"/>
      <w:numFmt w:val="lowerRoman"/>
      <w:lvlText w:val="%3."/>
      <w:lvlJc w:val="right"/>
      <w:pPr>
        <w:ind w:left="1796" w:hanging="400"/>
      </w:pPr>
    </w:lvl>
    <w:lvl w:ilvl="3" w:tplc="0409000F" w:tentative="1">
      <w:start w:val="1"/>
      <w:numFmt w:val="decimal"/>
      <w:lvlText w:val="%4."/>
      <w:lvlJc w:val="left"/>
      <w:pPr>
        <w:ind w:left="2196" w:hanging="400"/>
      </w:pPr>
    </w:lvl>
    <w:lvl w:ilvl="4" w:tplc="04090019" w:tentative="1">
      <w:start w:val="1"/>
      <w:numFmt w:val="upperLetter"/>
      <w:lvlText w:val="%5."/>
      <w:lvlJc w:val="left"/>
      <w:pPr>
        <w:ind w:left="2596" w:hanging="400"/>
      </w:pPr>
    </w:lvl>
    <w:lvl w:ilvl="5" w:tplc="0409001B" w:tentative="1">
      <w:start w:val="1"/>
      <w:numFmt w:val="lowerRoman"/>
      <w:lvlText w:val="%6."/>
      <w:lvlJc w:val="right"/>
      <w:pPr>
        <w:ind w:left="2996" w:hanging="400"/>
      </w:pPr>
    </w:lvl>
    <w:lvl w:ilvl="6" w:tplc="0409000F" w:tentative="1">
      <w:start w:val="1"/>
      <w:numFmt w:val="decimal"/>
      <w:lvlText w:val="%7."/>
      <w:lvlJc w:val="left"/>
      <w:pPr>
        <w:ind w:left="3396" w:hanging="400"/>
      </w:pPr>
    </w:lvl>
    <w:lvl w:ilvl="7" w:tplc="04090019" w:tentative="1">
      <w:start w:val="1"/>
      <w:numFmt w:val="upperLetter"/>
      <w:lvlText w:val="%8."/>
      <w:lvlJc w:val="left"/>
      <w:pPr>
        <w:ind w:left="3796" w:hanging="400"/>
      </w:pPr>
    </w:lvl>
    <w:lvl w:ilvl="8" w:tplc="0409001B" w:tentative="1">
      <w:start w:val="1"/>
      <w:numFmt w:val="lowerRoman"/>
      <w:lvlText w:val="%9."/>
      <w:lvlJc w:val="right"/>
      <w:pPr>
        <w:ind w:left="4196" w:hanging="400"/>
      </w:pPr>
    </w:lvl>
  </w:abstractNum>
  <w:abstractNum w:abstractNumId="9" w15:restartNumberingAfterBreak="0">
    <w:nsid w:val="1F177CE7"/>
    <w:multiLevelType w:val="hybridMultilevel"/>
    <w:tmpl w:val="4B7661B8"/>
    <w:lvl w:ilvl="0" w:tplc="D9A2B04E">
      <w:start w:val="1"/>
      <w:numFmt w:val="decimal"/>
      <w:lvlText w:val="%1."/>
      <w:lvlJc w:val="left"/>
      <w:pPr>
        <w:ind w:left="9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96" w:hanging="400"/>
      </w:pPr>
    </w:lvl>
    <w:lvl w:ilvl="2" w:tplc="0409001B" w:tentative="1">
      <w:start w:val="1"/>
      <w:numFmt w:val="lowerRoman"/>
      <w:lvlText w:val="%3."/>
      <w:lvlJc w:val="right"/>
      <w:pPr>
        <w:ind w:left="1796" w:hanging="400"/>
      </w:pPr>
    </w:lvl>
    <w:lvl w:ilvl="3" w:tplc="0409000F" w:tentative="1">
      <w:start w:val="1"/>
      <w:numFmt w:val="decimal"/>
      <w:lvlText w:val="%4."/>
      <w:lvlJc w:val="left"/>
      <w:pPr>
        <w:ind w:left="2196" w:hanging="400"/>
      </w:pPr>
    </w:lvl>
    <w:lvl w:ilvl="4" w:tplc="04090019" w:tentative="1">
      <w:start w:val="1"/>
      <w:numFmt w:val="upperLetter"/>
      <w:lvlText w:val="%5."/>
      <w:lvlJc w:val="left"/>
      <w:pPr>
        <w:ind w:left="2596" w:hanging="400"/>
      </w:pPr>
    </w:lvl>
    <w:lvl w:ilvl="5" w:tplc="0409001B" w:tentative="1">
      <w:start w:val="1"/>
      <w:numFmt w:val="lowerRoman"/>
      <w:lvlText w:val="%6."/>
      <w:lvlJc w:val="right"/>
      <w:pPr>
        <w:ind w:left="2996" w:hanging="400"/>
      </w:pPr>
    </w:lvl>
    <w:lvl w:ilvl="6" w:tplc="0409000F" w:tentative="1">
      <w:start w:val="1"/>
      <w:numFmt w:val="decimal"/>
      <w:lvlText w:val="%7."/>
      <w:lvlJc w:val="left"/>
      <w:pPr>
        <w:ind w:left="3396" w:hanging="400"/>
      </w:pPr>
    </w:lvl>
    <w:lvl w:ilvl="7" w:tplc="04090019" w:tentative="1">
      <w:start w:val="1"/>
      <w:numFmt w:val="upperLetter"/>
      <w:lvlText w:val="%8."/>
      <w:lvlJc w:val="left"/>
      <w:pPr>
        <w:ind w:left="3796" w:hanging="400"/>
      </w:pPr>
    </w:lvl>
    <w:lvl w:ilvl="8" w:tplc="0409001B" w:tentative="1">
      <w:start w:val="1"/>
      <w:numFmt w:val="lowerRoman"/>
      <w:lvlText w:val="%9."/>
      <w:lvlJc w:val="right"/>
      <w:pPr>
        <w:ind w:left="4196" w:hanging="400"/>
      </w:pPr>
    </w:lvl>
  </w:abstractNum>
  <w:abstractNum w:abstractNumId="10" w15:restartNumberingAfterBreak="0">
    <w:nsid w:val="2535091B"/>
    <w:multiLevelType w:val="hybridMultilevel"/>
    <w:tmpl w:val="4B7661B8"/>
    <w:lvl w:ilvl="0" w:tplc="D9A2B04E">
      <w:start w:val="1"/>
      <w:numFmt w:val="decimal"/>
      <w:lvlText w:val="%1."/>
      <w:lvlJc w:val="left"/>
      <w:pPr>
        <w:ind w:left="9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96" w:hanging="400"/>
      </w:pPr>
    </w:lvl>
    <w:lvl w:ilvl="2" w:tplc="0409001B" w:tentative="1">
      <w:start w:val="1"/>
      <w:numFmt w:val="lowerRoman"/>
      <w:lvlText w:val="%3."/>
      <w:lvlJc w:val="right"/>
      <w:pPr>
        <w:ind w:left="1796" w:hanging="400"/>
      </w:pPr>
    </w:lvl>
    <w:lvl w:ilvl="3" w:tplc="0409000F" w:tentative="1">
      <w:start w:val="1"/>
      <w:numFmt w:val="decimal"/>
      <w:lvlText w:val="%4."/>
      <w:lvlJc w:val="left"/>
      <w:pPr>
        <w:ind w:left="2196" w:hanging="400"/>
      </w:pPr>
    </w:lvl>
    <w:lvl w:ilvl="4" w:tplc="04090019" w:tentative="1">
      <w:start w:val="1"/>
      <w:numFmt w:val="upperLetter"/>
      <w:lvlText w:val="%5."/>
      <w:lvlJc w:val="left"/>
      <w:pPr>
        <w:ind w:left="2596" w:hanging="400"/>
      </w:pPr>
    </w:lvl>
    <w:lvl w:ilvl="5" w:tplc="0409001B" w:tentative="1">
      <w:start w:val="1"/>
      <w:numFmt w:val="lowerRoman"/>
      <w:lvlText w:val="%6."/>
      <w:lvlJc w:val="right"/>
      <w:pPr>
        <w:ind w:left="2996" w:hanging="400"/>
      </w:pPr>
    </w:lvl>
    <w:lvl w:ilvl="6" w:tplc="0409000F" w:tentative="1">
      <w:start w:val="1"/>
      <w:numFmt w:val="decimal"/>
      <w:lvlText w:val="%7."/>
      <w:lvlJc w:val="left"/>
      <w:pPr>
        <w:ind w:left="3396" w:hanging="400"/>
      </w:pPr>
    </w:lvl>
    <w:lvl w:ilvl="7" w:tplc="04090019" w:tentative="1">
      <w:start w:val="1"/>
      <w:numFmt w:val="upperLetter"/>
      <w:lvlText w:val="%8."/>
      <w:lvlJc w:val="left"/>
      <w:pPr>
        <w:ind w:left="3796" w:hanging="400"/>
      </w:pPr>
    </w:lvl>
    <w:lvl w:ilvl="8" w:tplc="0409001B" w:tentative="1">
      <w:start w:val="1"/>
      <w:numFmt w:val="lowerRoman"/>
      <w:lvlText w:val="%9."/>
      <w:lvlJc w:val="right"/>
      <w:pPr>
        <w:ind w:left="4196" w:hanging="400"/>
      </w:pPr>
    </w:lvl>
  </w:abstractNum>
  <w:abstractNum w:abstractNumId="11" w15:restartNumberingAfterBreak="0">
    <w:nsid w:val="279A7335"/>
    <w:multiLevelType w:val="hybridMultilevel"/>
    <w:tmpl w:val="76B09D68"/>
    <w:lvl w:ilvl="0" w:tplc="5358E688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D890FE8"/>
    <w:multiLevelType w:val="hybridMultilevel"/>
    <w:tmpl w:val="CD5E0606"/>
    <w:lvl w:ilvl="0" w:tplc="AF12C440">
      <w:start w:val="1"/>
      <w:numFmt w:val="decimal"/>
      <w:lvlText w:val="제 %1 장"/>
      <w:lvlJc w:val="left"/>
      <w:pPr>
        <w:tabs>
          <w:tab w:val="num" w:pos="767"/>
        </w:tabs>
        <w:ind w:left="12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3" w15:restartNumberingAfterBreak="0">
    <w:nsid w:val="33987D1C"/>
    <w:multiLevelType w:val="hybridMultilevel"/>
    <w:tmpl w:val="4B7661B8"/>
    <w:lvl w:ilvl="0" w:tplc="D9A2B04E">
      <w:start w:val="1"/>
      <w:numFmt w:val="decimal"/>
      <w:lvlText w:val="%1."/>
      <w:lvlJc w:val="left"/>
      <w:pPr>
        <w:ind w:left="9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96" w:hanging="400"/>
      </w:pPr>
    </w:lvl>
    <w:lvl w:ilvl="2" w:tplc="0409001B" w:tentative="1">
      <w:start w:val="1"/>
      <w:numFmt w:val="lowerRoman"/>
      <w:lvlText w:val="%3."/>
      <w:lvlJc w:val="right"/>
      <w:pPr>
        <w:ind w:left="1796" w:hanging="400"/>
      </w:pPr>
    </w:lvl>
    <w:lvl w:ilvl="3" w:tplc="0409000F" w:tentative="1">
      <w:start w:val="1"/>
      <w:numFmt w:val="decimal"/>
      <w:lvlText w:val="%4."/>
      <w:lvlJc w:val="left"/>
      <w:pPr>
        <w:ind w:left="2196" w:hanging="400"/>
      </w:pPr>
    </w:lvl>
    <w:lvl w:ilvl="4" w:tplc="04090019" w:tentative="1">
      <w:start w:val="1"/>
      <w:numFmt w:val="upperLetter"/>
      <w:lvlText w:val="%5."/>
      <w:lvlJc w:val="left"/>
      <w:pPr>
        <w:ind w:left="2596" w:hanging="400"/>
      </w:pPr>
    </w:lvl>
    <w:lvl w:ilvl="5" w:tplc="0409001B" w:tentative="1">
      <w:start w:val="1"/>
      <w:numFmt w:val="lowerRoman"/>
      <w:lvlText w:val="%6."/>
      <w:lvlJc w:val="right"/>
      <w:pPr>
        <w:ind w:left="2996" w:hanging="400"/>
      </w:pPr>
    </w:lvl>
    <w:lvl w:ilvl="6" w:tplc="0409000F" w:tentative="1">
      <w:start w:val="1"/>
      <w:numFmt w:val="decimal"/>
      <w:lvlText w:val="%7."/>
      <w:lvlJc w:val="left"/>
      <w:pPr>
        <w:ind w:left="3396" w:hanging="400"/>
      </w:pPr>
    </w:lvl>
    <w:lvl w:ilvl="7" w:tplc="04090019" w:tentative="1">
      <w:start w:val="1"/>
      <w:numFmt w:val="upperLetter"/>
      <w:lvlText w:val="%8."/>
      <w:lvlJc w:val="left"/>
      <w:pPr>
        <w:ind w:left="3796" w:hanging="400"/>
      </w:pPr>
    </w:lvl>
    <w:lvl w:ilvl="8" w:tplc="0409001B" w:tentative="1">
      <w:start w:val="1"/>
      <w:numFmt w:val="lowerRoman"/>
      <w:lvlText w:val="%9."/>
      <w:lvlJc w:val="right"/>
      <w:pPr>
        <w:ind w:left="4196" w:hanging="400"/>
      </w:pPr>
    </w:lvl>
  </w:abstractNum>
  <w:abstractNum w:abstractNumId="14" w15:restartNumberingAfterBreak="0">
    <w:nsid w:val="340C62C9"/>
    <w:multiLevelType w:val="hybridMultilevel"/>
    <w:tmpl w:val="183E84A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A940548"/>
    <w:multiLevelType w:val="hybridMultilevel"/>
    <w:tmpl w:val="76B09D68"/>
    <w:lvl w:ilvl="0" w:tplc="5358E688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E7C5454"/>
    <w:multiLevelType w:val="hybridMultilevel"/>
    <w:tmpl w:val="DE40D6BA"/>
    <w:lvl w:ilvl="0" w:tplc="8C24C3D0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7F07926"/>
    <w:multiLevelType w:val="hybridMultilevel"/>
    <w:tmpl w:val="0FDE02DA"/>
    <w:lvl w:ilvl="0" w:tplc="AF12C440">
      <w:start w:val="1"/>
      <w:numFmt w:val="decimal"/>
      <w:lvlText w:val="제 %1 장"/>
      <w:lvlJc w:val="left"/>
      <w:pPr>
        <w:tabs>
          <w:tab w:val="num" w:pos="767"/>
        </w:tabs>
        <w:ind w:left="12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8" w15:restartNumberingAfterBreak="0">
    <w:nsid w:val="48231BDC"/>
    <w:multiLevelType w:val="hybridMultilevel"/>
    <w:tmpl w:val="679C298C"/>
    <w:lvl w:ilvl="0" w:tplc="0D34DAFE">
      <w:start w:val="1"/>
      <w:numFmt w:val="decimal"/>
      <w:lvlText w:val="제 7-%1 조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0B32C6E"/>
    <w:multiLevelType w:val="hybridMultilevel"/>
    <w:tmpl w:val="A22E7184"/>
    <w:lvl w:ilvl="0" w:tplc="D9A2B04E">
      <w:start w:val="1"/>
      <w:numFmt w:val="decimal"/>
      <w:lvlText w:val="%1."/>
      <w:lvlJc w:val="left"/>
      <w:pPr>
        <w:ind w:left="956" w:hanging="360"/>
      </w:pPr>
      <w:rPr>
        <w:rFonts w:hint="default"/>
      </w:rPr>
    </w:lvl>
    <w:lvl w:ilvl="1" w:tplc="04090011">
      <w:start w:val="1"/>
      <w:numFmt w:val="decimalEnclosedCircle"/>
      <w:lvlText w:val="%2"/>
      <w:lvlJc w:val="left"/>
      <w:pPr>
        <w:ind w:left="1401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96" w:hanging="400"/>
      </w:pPr>
    </w:lvl>
    <w:lvl w:ilvl="3" w:tplc="0409000F" w:tentative="1">
      <w:start w:val="1"/>
      <w:numFmt w:val="decimal"/>
      <w:lvlText w:val="%4."/>
      <w:lvlJc w:val="left"/>
      <w:pPr>
        <w:ind w:left="2196" w:hanging="400"/>
      </w:pPr>
    </w:lvl>
    <w:lvl w:ilvl="4" w:tplc="04090019" w:tentative="1">
      <w:start w:val="1"/>
      <w:numFmt w:val="upperLetter"/>
      <w:lvlText w:val="%5."/>
      <w:lvlJc w:val="left"/>
      <w:pPr>
        <w:ind w:left="2596" w:hanging="400"/>
      </w:pPr>
    </w:lvl>
    <w:lvl w:ilvl="5" w:tplc="0409001B" w:tentative="1">
      <w:start w:val="1"/>
      <w:numFmt w:val="lowerRoman"/>
      <w:lvlText w:val="%6."/>
      <w:lvlJc w:val="right"/>
      <w:pPr>
        <w:ind w:left="2996" w:hanging="400"/>
      </w:pPr>
    </w:lvl>
    <w:lvl w:ilvl="6" w:tplc="0409000F" w:tentative="1">
      <w:start w:val="1"/>
      <w:numFmt w:val="decimal"/>
      <w:lvlText w:val="%7."/>
      <w:lvlJc w:val="left"/>
      <w:pPr>
        <w:ind w:left="3396" w:hanging="400"/>
      </w:pPr>
    </w:lvl>
    <w:lvl w:ilvl="7" w:tplc="04090019" w:tentative="1">
      <w:start w:val="1"/>
      <w:numFmt w:val="upperLetter"/>
      <w:lvlText w:val="%8."/>
      <w:lvlJc w:val="left"/>
      <w:pPr>
        <w:ind w:left="3796" w:hanging="400"/>
      </w:pPr>
    </w:lvl>
    <w:lvl w:ilvl="8" w:tplc="0409001B" w:tentative="1">
      <w:start w:val="1"/>
      <w:numFmt w:val="lowerRoman"/>
      <w:lvlText w:val="%9."/>
      <w:lvlJc w:val="right"/>
      <w:pPr>
        <w:ind w:left="4196" w:hanging="400"/>
      </w:pPr>
    </w:lvl>
  </w:abstractNum>
  <w:abstractNum w:abstractNumId="20" w15:restartNumberingAfterBreak="0">
    <w:nsid w:val="52BD6248"/>
    <w:multiLevelType w:val="hybridMultilevel"/>
    <w:tmpl w:val="76B09D68"/>
    <w:lvl w:ilvl="0" w:tplc="5358E688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32217A0"/>
    <w:multiLevelType w:val="hybridMultilevel"/>
    <w:tmpl w:val="30AEE2E0"/>
    <w:lvl w:ilvl="0" w:tplc="9F76F7EE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A6A4D0E"/>
    <w:multiLevelType w:val="hybridMultilevel"/>
    <w:tmpl w:val="76B09D68"/>
    <w:lvl w:ilvl="0" w:tplc="5358E688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EBE6375"/>
    <w:multiLevelType w:val="hybridMultilevel"/>
    <w:tmpl w:val="331E8866"/>
    <w:lvl w:ilvl="0" w:tplc="3278B112">
      <w:start w:val="1"/>
      <w:numFmt w:val="decimal"/>
      <w:lvlText w:val="제 4-%1 조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1124081"/>
    <w:multiLevelType w:val="hybridMultilevel"/>
    <w:tmpl w:val="7F00B970"/>
    <w:lvl w:ilvl="0" w:tplc="6E6A421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63353185"/>
    <w:multiLevelType w:val="hybridMultilevel"/>
    <w:tmpl w:val="0AFA60AC"/>
    <w:lvl w:ilvl="0" w:tplc="9D14B70C">
      <w:start w:val="1"/>
      <w:numFmt w:val="decimal"/>
      <w:lvlText w:val="제 6-%1 조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67B3B15"/>
    <w:multiLevelType w:val="hybridMultilevel"/>
    <w:tmpl w:val="0946173C"/>
    <w:lvl w:ilvl="0" w:tplc="AF12C440">
      <w:start w:val="1"/>
      <w:numFmt w:val="decimal"/>
      <w:lvlText w:val="제 %1 장"/>
      <w:lvlJc w:val="left"/>
      <w:pPr>
        <w:tabs>
          <w:tab w:val="num" w:pos="767"/>
        </w:tabs>
        <w:ind w:left="12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7" w15:restartNumberingAfterBreak="0">
    <w:nsid w:val="6716753D"/>
    <w:multiLevelType w:val="hybridMultilevel"/>
    <w:tmpl w:val="C14AEE74"/>
    <w:lvl w:ilvl="0" w:tplc="7DD4A752">
      <w:start w:val="1"/>
      <w:numFmt w:val="decimal"/>
      <w:lvlText w:val="제 1-%1 조"/>
      <w:lvlJc w:val="left"/>
      <w:pPr>
        <w:ind w:left="800" w:hanging="40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9826682"/>
    <w:multiLevelType w:val="hybridMultilevel"/>
    <w:tmpl w:val="76B09D68"/>
    <w:lvl w:ilvl="0" w:tplc="5358E688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CE85EB8"/>
    <w:multiLevelType w:val="hybridMultilevel"/>
    <w:tmpl w:val="D896AEFC"/>
    <w:lvl w:ilvl="0" w:tplc="AF12C440">
      <w:start w:val="1"/>
      <w:numFmt w:val="decimal"/>
      <w:lvlText w:val="제 %1 장"/>
      <w:lvlJc w:val="left"/>
      <w:pPr>
        <w:tabs>
          <w:tab w:val="num" w:pos="767"/>
        </w:tabs>
        <w:ind w:left="12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0" w15:restartNumberingAfterBreak="0">
    <w:nsid w:val="6D0C2716"/>
    <w:multiLevelType w:val="hybridMultilevel"/>
    <w:tmpl w:val="76B09D68"/>
    <w:lvl w:ilvl="0" w:tplc="5358E688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1CD26B9"/>
    <w:multiLevelType w:val="hybridMultilevel"/>
    <w:tmpl w:val="9A78759A"/>
    <w:lvl w:ilvl="0" w:tplc="BA364426">
      <w:start w:val="1"/>
      <w:numFmt w:val="decimal"/>
      <w:lvlText w:val="제 2-%1 조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84D0306"/>
    <w:multiLevelType w:val="hybridMultilevel"/>
    <w:tmpl w:val="4B7661B8"/>
    <w:lvl w:ilvl="0" w:tplc="D9A2B04E">
      <w:start w:val="1"/>
      <w:numFmt w:val="decimal"/>
      <w:lvlText w:val="%1."/>
      <w:lvlJc w:val="left"/>
      <w:pPr>
        <w:ind w:left="9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96" w:hanging="400"/>
      </w:pPr>
    </w:lvl>
    <w:lvl w:ilvl="2" w:tplc="0409001B" w:tentative="1">
      <w:start w:val="1"/>
      <w:numFmt w:val="lowerRoman"/>
      <w:lvlText w:val="%3."/>
      <w:lvlJc w:val="right"/>
      <w:pPr>
        <w:ind w:left="1796" w:hanging="400"/>
      </w:pPr>
    </w:lvl>
    <w:lvl w:ilvl="3" w:tplc="0409000F" w:tentative="1">
      <w:start w:val="1"/>
      <w:numFmt w:val="decimal"/>
      <w:lvlText w:val="%4."/>
      <w:lvlJc w:val="left"/>
      <w:pPr>
        <w:ind w:left="2196" w:hanging="400"/>
      </w:pPr>
    </w:lvl>
    <w:lvl w:ilvl="4" w:tplc="04090019" w:tentative="1">
      <w:start w:val="1"/>
      <w:numFmt w:val="upperLetter"/>
      <w:lvlText w:val="%5."/>
      <w:lvlJc w:val="left"/>
      <w:pPr>
        <w:ind w:left="2596" w:hanging="400"/>
      </w:pPr>
    </w:lvl>
    <w:lvl w:ilvl="5" w:tplc="0409001B" w:tentative="1">
      <w:start w:val="1"/>
      <w:numFmt w:val="lowerRoman"/>
      <w:lvlText w:val="%6."/>
      <w:lvlJc w:val="right"/>
      <w:pPr>
        <w:ind w:left="2996" w:hanging="400"/>
      </w:pPr>
    </w:lvl>
    <w:lvl w:ilvl="6" w:tplc="0409000F" w:tentative="1">
      <w:start w:val="1"/>
      <w:numFmt w:val="decimal"/>
      <w:lvlText w:val="%7."/>
      <w:lvlJc w:val="left"/>
      <w:pPr>
        <w:ind w:left="3396" w:hanging="400"/>
      </w:pPr>
    </w:lvl>
    <w:lvl w:ilvl="7" w:tplc="04090019" w:tentative="1">
      <w:start w:val="1"/>
      <w:numFmt w:val="upperLetter"/>
      <w:lvlText w:val="%8."/>
      <w:lvlJc w:val="left"/>
      <w:pPr>
        <w:ind w:left="3796" w:hanging="400"/>
      </w:pPr>
    </w:lvl>
    <w:lvl w:ilvl="8" w:tplc="0409001B" w:tentative="1">
      <w:start w:val="1"/>
      <w:numFmt w:val="lowerRoman"/>
      <w:lvlText w:val="%9."/>
      <w:lvlJc w:val="right"/>
      <w:pPr>
        <w:ind w:left="4196" w:hanging="400"/>
      </w:pPr>
    </w:lvl>
  </w:abstractNum>
  <w:abstractNum w:abstractNumId="33" w15:restartNumberingAfterBreak="0">
    <w:nsid w:val="7AF30E24"/>
    <w:multiLevelType w:val="hybridMultilevel"/>
    <w:tmpl w:val="FF1C6A78"/>
    <w:lvl w:ilvl="0" w:tplc="75FA958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num w:numId="1">
    <w:abstractNumId w:val="26"/>
  </w:num>
  <w:num w:numId="2">
    <w:abstractNumId w:val="27"/>
  </w:num>
  <w:num w:numId="3">
    <w:abstractNumId w:val="14"/>
  </w:num>
  <w:num w:numId="4">
    <w:abstractNumId w:val="10"/>
  </w:num>
  <w:num w:numId="5">
    <w:abstractNumId w:val="28"/>
  </w:num>
  <w:num w:numId="6">
    <w:abstractNumId w:val="31"/>
  </w:num>
  <w:num w:numId="7">
    <w:abstractNumId w:val="20"/>
  </w:num>
  <w:num w:numId="8">
    <w:abstractNumId w:val="19"/>
  </w:num>
  <w:num w:numId="9">
    <w:abstractNumId w:val="6"/>
  </w:num>
  <w:num w:numId="10">
    <w:abstractNumId w:val="22"/>
  </w:num>
  <w:num w:numId="11">
    <w:abstractNumId w:val="16"/>
  </w:num>
  <w:num w:numId="12">
    <w:abstractNumId w:val="5"/>
  </w:num>
  <w:num w:numId="13">
    <w:abstractNumId w:val="7"/>
  </w:num>
  <w:num w:numId="14">
    <w:abstractNumId w:val="23"/>
  </w:num>
  <w:num w:numId="15">
    <w:abstractNumId w:val="4"/>
  </w:num>
  <w:num w:numId="16">
    <w:abstractNumId w:val="13"/>
  </w:num>
  <w:num w:numId="17">
    <w:abstractNumId w:val="11"/>
  </w:num>
  <w:num w:numId="18">
    <w:abstractNumId w:val="9"/>
  </w:num>
  <w:num w:numId="19">
    <w:abstractNumId w:val="17"/>
  </w:num>
  <w:num w:numId="20">
    <w:abstractNumId w:val="12"/>
  </w:num>
  <w:num w:numId="21">
    <w:abstractNumId w:val="25"/>
  </w:num>
  <w:num w:numId="22">
    <w:abstractNumId w:val="21"/>
  </w:num>
  <w:num w:numId="23">
    <w:abstractNumId w:val="8"/>
  </w:num>
  <w:num w:numId="24">
    <w:abstractNumId w:val="29"/>
  </w:num>
  <w:num w:numId="25">
    <w:abstractNumId w:val="0"/>
  </w:num>
  <w:num w:numId="26">
    <w:abstractNumId w:val="30"/>
  </w:num>
  <w:num w:numId="27">
    <w:abstractNumId w:val="15"/>
  </w:num>
  <w:num w:numId="28">
    <w:abstractNumId w:val="18"/>
  </w:num>
  <w:num w:numId="29">
    <w:abstractNumId w:val="32"/>
  </w:num>
  <w:num w:numId="30">
    <w:abstractNumId w:val="3"/>
  </w:num>
  <w:num w:numId="31">
    <w:abstractNumId w:val="24"/>
  </w:num>
  <w:num w:numId="32">
    <w:abstractNumId w:val="1"/>
  </w:num>
  <w:num w:numId="33">
    <w:abstractNumId w:val="33"/>
  </w:num>
  <w:num w:numId="3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12-1-959339916-1126444457-3701622442-2106532862"/>
  </w15:person>
  <w15:person w15:author="윤현정 (Hyunjeong Yoon)">
    <w15:presenceInfo w15:providerId="AD" w15:userId="S-1-5-21-654308782-720637390-2373776299-1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169"/>
    <w:rsid w:val="000078C6"/>
    <w:rsid w:val="00045956"/>
    <w:rsid w:val="000C0646"/>
    <w:rsid w:val="00131F76"/>
    <w:rsid w:val="001432E8"/>
    <w:rsid w:val="001F1A7F"/>
    <w:rsid w:val="001F733F"/>
    <w:rsid w:val="002166EA"/>
    <w:rsid w:val="0026345F"/>
    <w:rsid w:val="00284521"/>
    <w:rsid w:val="002B6685"/>
    <w:rsid w:val="002C55AA"/>
    <w:rsid w:val="002C732F"/>
    <w:rsid w:val="002D2169"/>
    <w:rsid w:val="002F4D34"/>
    <w:rsid w:val="00314036"/>
    <w:rsid w:val="0031516F"/>
    <w:rsid w:val="00322AC7"/>
    <w:rsid w:val="00381FF9"/>
    <w:rsid w:val="003832BB"/>
    <w:rsid w:val="00390542"/>
    <w:rsid w:val="00406B1E"/>
    <w:rsid w:val="00472FC7"/>
    <w:rsid w:val="004A73A2"/>
    <w:rsid w:val="004B08E9"/>
    <w:rsid w:val="004F5EEC"/>
    <w:rsid w:val="00544070"/>
    <w:rsid w:val="00561DEF"/>
    <w:rsid w:val="005B3E42"/>
    <w:rsid w:val="005D51A9"/>
    <w:rsid w:val="005F1B12"/>
    <w:rsid w:val="00604843"/>
    <w:rsid w:val="006234DA"/>
    <w:rsid w:val="00643E07"/>
    <w:rsid w:val="00677B19"/>
    <w:rsid w:val="006858EE"/>
    <w:rsid w:val="006F059F"/>
    <w:rsid w:val="007101D9"/>
    <w:rsid w:val="00711977"/>
    <w:rsid w:val="00732E92"/>
    <w:rsid w:val="00745438"/>
    <w:rsid w:val="00766A6F"/>
    <w:rsid w:val="00770754"/>
    <w:rsid w:val="00793701"/>
    <w:rsid w:val="00795969"/>
    <w:rsid w:val="007C36DD"/>
    <w:rsid w:val="007F11F5"/>
    <w:rsid w:val="00821944"/>
    <w:rsid w:val="008970AB"/>
    <w:rsid w:val="008A12B3"/>
    <w:rsid w:val="008B4C64"/>
    <w:rsid w:val="0090307F"/>
    <w:rsid w:val="00944A87"/>
    <w:rsid w:val="00954671"/>
    <w:rsid w:val="00967E23"/>
    <w:rsid w:val="0097338C"/>
    <w:rsid w:val="00975FBA"/>
    <w:rsid w:val="009A3B4B"/>
    <w:rsid w:val="009B20D3"/>
    <w:rsid w:val="009B6042"/>
    <w:rsid w:val="009D4F86"/>
    <w:rsid w:val="00A0591E"/>
    <w:rsid w:val="00A111F8"/>
    <w:rsid w:val="00A701D0"/>
    <w:rsid w:val="00A7089D"/>
    <w:rsid w:val="00A908A9"/>
    <w:rsid w:val="00AB2788"/>
    <w:rsid w:val="00B05DDD"/>
    <w:rsid w:val="00B1139B"/>
    <w:rsid w:val="00B131FE"/>
    <w:rsid w:val="00B1688E"/>
    <w:rsid w:val="00B26523"/>
    <w:rsid w:val="00B375FC"/>
    <w:rsid w:val="00B55498"/>
    <w:rsid w:val="00BB1F16"/>
    <w:rsid w:val="00BD4CA9"/>
    <w:rsid w:val="00BD59D2"/>
    <w:rsid w:val="00BF2AD8"/>
    <w:rsid w:val="00C00679"/>
    <w:rsid w:val="00C1079D"/>
    <w:rsid w:val="00C32E96"/>
    <w:rsid w:val="00C459D6"/>
    <w:rsid w:val="00C50457"/>
    <w:rsid w:val="00C765D5"/>
    <w:rsid w:val="00CA57F7"/>
    <w:rsid w:val="00CB19F1"/>
    <w:rsid w:val="00CC5D58"/>
    <w:rsid w:val="00D020FF"/>
    <w:rsid w:val="00D419C5"/>
    <w:rsid w:val="00D5098B"/>
    <w:rsid w:val="00D64464"/>
    <w:rsid w:val="00DC02B9"/>
    <w:rsid w:val="00DC7A83"/>
    <w:rsid w:val="00E142F5"/>
    <w:rsid w:val="00E173EA"/>
    <w:rsid w:val="00E22A23"/>
    <w:rsid w:val="00E46552"/>
    <w:rsid w:val="00E50877"/>
    <w:rsid w:val="00E545AB"/>
    <w:rsid w:val="00E63EFE"/>
    <w:rsid w:val="00E67617"/>
    <w:rsid w:val="00E944B0"/>
    <w:rsid w:val="00ED2907"/>
    <w:rsid w:val="00F16FD0"/>
    <w:rsid w:val="00F31827"/>
    <w:rsid w:val="00F7253E"/>
    <w:rsid w:val="00FA6DC5"/>
    <w:rsid w:val="00FC4F1C"/>
    <w:rsid w:val="00FC7547"/>
    <w:rsid w:val="00FF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19138D"/>
  <w15:chartTrackingRefBased/>
  <w15:docId w15:val="{A0F46A38-692D-42A5-B97F-B641B002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D2169"/>
    <w:pPr>
      <w:widowControl w:val="0"/>
      <w:autoSpaceDE w:val="0"/>
      <w:autoSpaceDN w:val="0"/>
      <w:adjustRightInd w:val="0"/>
      <w:spacing w:after="0" w:line="240" w:lineRule="auto"/>
    </w:pPr>
    <w:rPr>
      <w:rFonts w:ascii="바탕" w:eastAsia="바탕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c0uc0">
    <w:name w:val="뢿uc0鹥uc0螆"/>
    <w:rsid w:val="002D216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after="0" w:line="296" w:lineRule="auto"/>
    </w:pPr>
    <w:rPr>
      <w:rFonts w:ascii="바탕" w:eastAsia="바탕" w:hAnsi="Times New Roman" w:cs="Times New Roman"/>
      <w:color w:val="000000"/>
      <w:kern w:val="0"/>
      <w:szCs w:val="20"/>
    </w:rPr>
  </w:style>
  <w:style w:type="paragraph" w:styleId="a3">
    <w:name w:val="header"/>
    <w:basedOn w:val="a"/>
    <w:link w:val="Char"/>
    <w:uiPriority w:val="99"/>
    <w:rsid w:val="002D2169"/>
    <w:pPr>
      <w:tabs>
        <w:tab w:val="center" w:pos="4252"/>
        <w:tab w:val="right" w:pos="8504"/>
      </w:tabs>
    </w:pPr>
  </w:style>
  <w:style w:type="character" w:customStyle="1" w:styleId="Char">
    <w:name w:val="머리글 Char"/>
    <w:basedOn w:val="a0"/>
    <w:link w:val="a3"/>
    <w:uiPriority w:val="99"/>
    <w:rsid w:val="002D2169"/>
    <w:rPr>
      <w:rFonts w:ascii="바탕" w:eastAsia="바탕" w:hAnsi="Times New Roman" w:cs="Times New Roman"/>
      <w:szCs w:val="20"/>
    </w:rPr>
  </w:style>
  <w:style w:type="paragraph" w:styleId="a4">
    <w:name w:val="footer"/>
    <w:basedOn w:val="a"/>
    <w:link w:val="Char0"/>
    <w:uiPriority w:val="99"/>
    <w:rsid w:val="002D2169"/>
    <w:pPr>
      <w:tabs>
        <w:tab w:val="center" w:pos="4252"/>
        <w:tab w:val="right" w:pos="8504"/>
      </w:tabs>
    </w:pPr>
  </w:style>
  <w:style w:type="character" w:customStyle="1" w:styleId="Char0">
    <w:name w:val="바닥글 Char"/>
    <w:basedOn w:val="a0"/>
    <w:link w:val="a4"/>
    <w:uiPriority w:val="99"/>
    <w:rsid w:val="002D2169"/>
    <w:rPr>
      <w:rFonts w:ascii="바탕" w:eastAsia="바탕" w:hAnsi="Times New Roman" w:cs="Times New Roman"/>
      <w:szCs w:val="20"/>
    </w:rPr>
  </w:style>
  <w:style w:type="character" w:styleId="a5">
    <w:name w:val="page number"/>
    <w:rsid w:val="002D2169"/>
    <w:rPr>
      <w:rFonts w:cs="Times New Roman"/>
      <w:spacing w:val="0"/>
    </w:rPr>
  </w:style>
  <w:style w:type="paragraph" w:customStyle="1" w:styleId="i">
    <w:name w:val="(i)"/>
    <w:rsid w:val="002D2169"/>
    <w:pPr>
      <w:widowControl w:val="0"/>
      <w:tabs>
        <w:tab w:val="left" w:pos="400"/>
        <w:tab w:val="left" w:pos="800"/>
        <w:tab w:val="left" w:pos="1200"/>
        <w:tab w:val="left" w:pos="1600"/>
        <w:tab w:val="left" w:pos="2000"/>
        <w:tab w:val="left" w:pos="2400"/>
        <w:tab w:val="left" w:pos="2800"/>
        <w:tab w:val="left" w:pos="3200"/>
        <w:tab w:val="left" w:pos="3600"/>
        <w:tab w:val="left" w:pos="4000"/>
        <w:tab w:val="left" w:pos="4400"/>
        <w:tab w:val="left" w:pos="4800"/>
        <w:tab w:val="left" w:pos="5200"/>
        <w:tab w:val="left" w:pos="5600"/>
        <w:tab w:val="left" w:pos="6000"/>
        <w:tab w:val="left" w:pos="6400"/>
        <w:tab w:val="left" w:pos="6800"/>
        <w:tab w:val="left" w:pos="7200"/>
        <w:tab w:val="left" w:pos="7600"/>
        <w:tab w:val="left" w:pos="8000"/>
      </w:tabs>
      <w:autoSpaceDE w:val="0"/>
      <w:autoSpaceDN w:val="0"/>
      <w:adjustRightInd w:val="0"/>
      <w:spacing w:after="0" w:line="425" w:lineRule="auto"/>
      <w:ind w:left="1600" w:hanging="1600"/>
    </w:pPr>
    <w:rPr>
      <w:rFonts w:ascii="바탕" w:eastAsia="바탕" w:hAnsi="Times New Roman" w:cs="Times New Roman"/>
      <w:color w:val="000000"/>
      <w:kern w:val="0"/>
      <w:sz w:val="24"/>
      <w:szCs w:val="24"/>
    </w:rPr>
  </w:style>
  <w:style w:type="paragraph" w:customStyle="1" w:styleId="uc0uc00">
    <w:name w:val="맙uc0엁uc0뇛"/>
    <w:rsid w:val="002D216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after="0" w:line="240" w:lineRule="auto"/>
      <w:jc w:val="left"/>
    </w:pPr>
    <w:rPr>
      <w:rFonts w:ascii="바탕체" w:eastAsia="바탕체" w:hAnsi="Times New Roman" w:cs="Times New Roman"/>
      <w:color w:val="000000"/>
      <w:kern w:val="0"/>
      <w:szCs w:val="20"/>
    </w:rPr>
  </w:style>
  <w:style w:type="paragraph" w:styleId="a6">
    <w:name w:val="List Paragraph"/>
    <w:basedOn w:val="a"/>
    <w:uiPriority w:val="34"/>
    <w:qFormat/>
    <w:rsid w:val="002D2169"/>
    <w:pPr>
      <w:ind w:leftChars="400" w:left="800"/>
    </w:pPr>
  </w:style>
  <w:style w:type="paragraph" w:customStyle="1" w:styleId="1">
    <w:name w:val="馟1馫"/>
    <w:rsid w:val="002D2169"/>
    <w:pPr>
      <w:widowControl w:val="0"/>
      <w:tabs>
        <w:tab w:val="left" w:pos="400"/>
        <w:tab w:val="left" w:pos="800"/>
        <w:tab w:val="left" w:pos="1200"/>
        <w:tab w:val="left" w:pos="1600"/>
        <w:tab w:val="left" w:pos="2000"/>
        <w:tab w:val="left" w:pos="2400"/>
        <w:tab w:val="left" w:pos="2800"/>
        <w:tab w:val="left" w:pos="3200"/>
        <w:tab w:val="left" w:pos="3600"/>
        <w:tab w:val="left" w:pos="4000"/>
        <w:tab w:val="left" w:pos="4400"/>
        <w:tab w:val="left" w:pos="4800"/>
        <w:tab w:val="left" w:pos="5200"/>
        <w:tab w:val="left" w:pos="5600"/>
        <w:tab w:val="left" w:pos="6000"/>
        <w:tab w:val="left" w:pos="6400"/>
        <w:tab w:val="left" w:pos="6800"/>
        <w:tab w:val="left" w:pos="7200"/>
        <w:tab w:val="left" w:pos="7600"/>
        <w:tab w:val="left" w:pos="8000"/>
      </w:tabs>
      <w:autoSpaceDE w:val="0"/>
      <w:autoSpaceDN w:val="0"/>
      <w:adjustRightInd w:val="0"/>
      <w:spacing w:after="0" w:line="425" w:lineRule="auto"/>
    </w:pPr>
    <w:rPr>
      <w:rFonts w:ascii="바탕" w:eastAsia="바탕" w:hAnsi="Times New Roman" w:cs="Times New Roman"/>
      <w:b/>
      <w:color w:val="000000"/>
      <w:kern w:val="0"/>
      <w:sz w:val="24"/>
      <w:szCs w:val="24"/>
    </w:rPr>
  </w:style>
  <w:style w:type="paragraph" w:customStyle="1" w:styleId="10">
    <w:name w:val="(1)"/>
    <w:rsid w:val="002D2169"/>
    <w:pPr>
      <w:widowControl w:val="0"/>
      <w:tabs>
        <w:tab w:val="left" w:pos="400"/>
        <w:tab w:val="left" w:pos="800"/>
        <w:tab w:val="left" w:pos="1200"/>
        <w:tab w:val="left" w:pos="1600"/>
        <w:tab w:val="left" w:pos="2000"/>
        <w:tab w:val="left" w:pos="2400"/>
        <w:tab w:val="left" w:pos="2800"/>
        <w:tab w:val="left" w:pos="3200"/>
        <w:tab w:val="left" w:pos="3600"/>
        <w:tab w:val="left" w:pos="4000"/>
        <w:tab w:val="left" w:pos="4400"/>
        <w:tab w:val="left" w:pos="4800"/>
        <w:tab w:val="left" w:pos="5200"/>
        <w:tab w:val="left" w:pos="5600"/>
        <w:tab w:val="left" w:pos="6000"/>
        <w:tab w:val="left" w:pos="6400"/>
        <w:tab w:val="left" w:pos="6800"/>
        <w:tab w:val="left" w:pos="7200"/>
        <w:tab w:val="left" w:pos="7600"/>
        <w:tab w:val="left" w:pos="8000"/>
      </w:tabs>
      <w:autoSpaceDE w:val="0"/>
      <w:autoSpaceDN w:val="0"/>
      <w:adjustRightInd w:val="0"/>
      <w:spacing w:after="0" w:line="425" w:lineRule="auto"/>
    </w:pPr>
    <w:rPr>
      <w:rFonts w:ascii="바탕" w:eastAsia="바탕" w:hAnsi="Times New Roman" w:cs="Times New Roman"/>
      <w:color w:val="000000"/>
      <w:kern w:val="0"/>
      <w:sz w:val="24"/>
      <w:szCs w:val="24"/>
    </w:rPr>
  </w:style>
  <w:style w:type="table" w:styleId="a7">
    <w:name w:val="Table Grid"/>
    <w:basedOn w:val="a1"/>
    <w:rsid w:val="002D2169"/>
    <w:pPr>
      <w:spacing w:after="0" w:line="240" w:lineRule="auto"/>
      <w:jc w:val="left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KL31Text">
    <w:name w:val="BKL 계약서 3 1. Text"/>
    <w:basedOn w:val="a"/>
    <w:rsid w:val="002D2169"/>
    <w:pPr>
      <w:spacing w:line="292" w:lineRule="auto"/>
      <w:ind w:left="726"/>
      <w:outlineLvl w:val="2"/>
    </w:pPr>
    <w:rPr>
      <w:rFonts w:ascii="Times New Roman" w:eastAsia="Times New Roman" w:hAnsi="바탕체"/>
      <w:spacing w:val="6"/>
      <w:sz w:val="22"/>
    </w:rPr>
  </w:style>
  <w:style w:type="paragraph" w:styleId="a8">
    <w:name w:val="Balloon Text"/>
    <w:basedOn w:val="a"/>
    <w:link w:val="Char1"/>
    <w:uiPriority w:val="99"/>
    <w:semiHidden/>
    <w:unhideWhenUsed/>
    <w:rsid w:val="00B5549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B55498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E63EFE"/>
    <w:rPr>
      <w:sz w:val="18"/>
      <w:szCs w:val="18"/>
    </w:rPr>
  </w:style>
  <w:style w:type="paragraph" w:styleId="aa">
    <w:name w:val="annotation text"/>
    <w:basedOn w:val="a"/>
    <w:link w:val="Char2"/>
    <w:uiPriority w:val="99"/>
    <w:semiHidden/>
    <w:unhideWhenUsed/>
    <w:rsid w:val="00E63EFE"/>
    <w:pPr>
      <w:jc w:val="left"/>
    </w:pPr>
  </w:style>
  <w:style w:type="character" w:customStyle="1" w:styleId="Char2">
    <w:name w:val="메모 텍스트 Char"/>
    <w:basedOn w:val="a0"/>
    <w:link w:val="aa"/>
    <w:uiPriority w:val="99"/>
    <w:semiHidden/>
    <w:rsid w:val="00E63EFE"/>
    <w:rPr>
      <w:rFonts w:ascii="바탕" w:eastAsia="바탕" w:hAnsi="Times New Roman" w:cs="Times New Roman"/>
      <w:szCs w:val="20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E63EFE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E63EFE"/>
    <w:rPr>
      <w:rFonts w:ascii="바탕" w:eastAsia="바탕" w:hAnsi="Times New Roman" w:cs="Times New Roman"/>
      <w:b/>
      <w:bCs/>
      <w:szCs w:val="20"/>
    </w:rPr>
  </w:style>
  <w:style w:type="paragraph" w:customStyle="1" w:styleId="pty1p4">
    <w:name w:val="pty1_p4"/>
    <w:basedOn w:val="a"/>
    <w:rsid w:val="0031516F"/>
    <w:pPr>
      <w:widowControl/>
      <w:autoSpaceDE/>
      <w:autoSpaceDN/>
      <w:adjustRightInd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bl">
    <w:name w:val="bl"/>
    <w:basedOn w:val="a0"/>
    <w:rsid w:val="0031516F"/>
  </w:style>
  <w:style w:type="character" w:styleId="ac">
    <w:name w:val="Hyperlink"/>
    <w:basedOn w:val="a0"/>
    <w:uiPriority w:val="99"/>
    <w:semiHidden/>
    <w:unhideWhenUsed/>
    <w:rsid w:val="0031516F"/>
    <w:rPr>
      <w:color w:val="0000FF"/>
      <w:u w:val="single"/>
    </w:rPr>
  </w:style>
  <w:style w:type="character" w:customStyle="1" w:styleId="sfon">
    <w:name w:val="sfon"/>
    <w:basedOn w:val="a0"/>
    <w:rsid w:val="0031516F"/>
  </w:style>
  <w:style w:type="paragraph" w:customStyle="1" w:styleId="pty1de2h">
    <w:name w:val="pty1_de2h"/>
    <w:basedOn w:val="a"/>
    <w:rsid w:val="0031516F"/>
    <w:pPr>
      <w:widowControl/>
      <w:autoSpaceDE/>
      <w:autoSpaceDN/>
      <w:adjustRightInd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ty1de21">
    <w:name w:val="pty1_de2_1"/>
    <w:basedOn w:val="a"/>
    <w:rsid w:val="0031516F"/>
    <w:pPr>
      <w:widowControl/>
      <w:autoSpaceDE/>
      <w:autoSpaceDN/>
      <w:adjustRightInd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48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javascript:;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javascript:;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javascript:;" TargetMode="External"/><Relationship Id="rId6" Type="http://schemas.openxmlformats.org/officeDocument/2006/relationships/hyperlink" Target="javascript:;" TargetMode="External"/><Relationship Id="rId5" Type="http://schemas.openxmlformats.org/officeDocument/2006/relationships/hyperlink" Target="javascript:;" TargetMode="External"/><Relationship Id="rId10" Type="http://schemas.openxmlformats.org/officeDocument/2006/relationships/hyperlink" Target="javascript:;" TargetMode="External"/><Relationship Id="rId4" Type="http://schemas.openxmlformats.org/officeDocument/2006/relationships/hyperlink" Target="javascript:;" TargetMode="External"/><Relationship Id="rId9" Type="http://schemas.openxmlformats.org/officeDocument/2006/relationships/hyperlink" Target="javascript:;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5408E-B391-4F98-BF7B-EB5AB315D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19</Pages>
  <Words>1816</Words>
  <Characters>10353</Characters>
  <Application>Microsoft Office Word</Application>
  <DocSecurity>0</DocSecurity>
  <Lines>86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jsp</dc:creator>
  <cp:keywords/>
  <dc:description/>
  <cp:lastModifiedBy>김현주 (Hyunjoo Kim)</cp:lastModifiedBy>
  <cp:revision>9</cp:revision>
  <cp:lastPrinted>2025-06-05T04:16:00Z</cp:lastPrinted>
  <dcterms:created xsi:type="dcterms:W3CDTF">2025-06-17T08:17:00Z</dcterms:created>
  <dcterms:modified xsi:type="dcterms:W3CDTF">2025-06-18T05:50:00Z</dcterms:modified>
</cp:coreProperties>
</file>