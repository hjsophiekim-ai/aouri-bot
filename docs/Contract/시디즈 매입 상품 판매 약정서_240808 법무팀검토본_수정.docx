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73034" w14:textId="77777777" w:rsidR="00D16808" w:rsidRDefault="00D16808" w:rsidP="00D16808">
      <w:pPr>
        <w:pStyle w:val="a5"/>
        <w:rPr>
          <w:rFonts w:ascii="Noto Sans CJK KR Regular" w:eastAsia="Noto Sans CJK KR Regular" w:hAnsi="Noto Sans CJK KR Regular"/>
          <w:color w:val="000000" w:themeColor="text1"/>
          <w:sz w:val="18"/>
        </w:rPr>
      </w:pPr>
      <w:del w:id="0" w:author="윤현정 (Hyunjeong Yoon)" w:date="2024-08-08T11:04:00Z">
        <w:r w:rsidRPr="00105BE9" w:rsidDel="00DB28F5">
          <w:rPr>
            <w:rFonts w:ascii="Noto Sans CJK KR Regular" w:eastAsia="Noto Sans CJK KR Regular" w:hAnsi="Noto Sans CJK KR Regular" w:hint="eastAsia"/>
            <w:color w:val="000000" w:themeColor="text1"/>
            <w:sz w:val="18"/>
          </w:rPr>
          <w:delText>별지</w:delText>
        </w:r>
      </w:del>
      <w:del w:id="1" w:author="윤현정 (Hyunjeong Yoon)" w:date="2024-08-08T11:06:00Z">
        <w:r w:rsidRPr="00105BE9" w:rsidDel="00DB28F5">
          <w:rPr>
            <w:rFonts w:ascii="Noto Sans CJK KR Regular" w:eastAsia="Noto Sans CJK KR Regular" w:hAnsi="Noto Sans CJK KR Regular"/>
            <w:color w:val="000000" w:themeColor="text1"/>
            <w:sz w:val="18"/>
          </w:rPr>
          <w:delText>#1</w:delText>
        </w:r>
      </w:del>
    </w:p>
    <w:p w14:paraId="3080F1F7" w14:textId="77777777" w:rsidR="00B5561B" w:rsidRPr="00105BE9" w:rsidRDefault="00B5561B" w:rsidP="00D16808">
      <w:pPr>
        <w:pStyle w:val="a5"/>
        <w:rPr>
          <w:rFonts w:ascii="Noto Sans CJK KR Regular" w:eastAsia="Noto Sans CJK KR Regular" w:hAnsi="Noto Sans CJK KR Regular"/>
          <w:color w:val="000000" w:themeColor="text1"/>
          <w:sz w:val="18"/>
        </w:rPr>
      </w:pPr>
    </w:p>
    <w:p w14:paraId="5DCF579C" w14:textId="1FAC5C0E" w:rsidR="00D16808" w:rsidRPr="00105BE9" w:rsidRDefault="001C696A" w:rsidP="00FE78FA">
      <w:pPr>
        <w:pStyle w:val="a5"/>
        <w:jc w:val="center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  <w:r>
        <w:rPr>
          <w:rFonts w:ascii="Noto Sans CJK KR Regular" w:eastAsia="Noto Sans CJK KR Regular" w:hAnsi="Noto Sans CJK KR Regular" w:hint="eastAsia"/>
          <w:color w:val="000000" w:themeColor="text1"/>
          <w:sz w:val="28"/>
          <w:szCs w:val="28"/>
        </w:rPr>
        <w:t>매입 상품</w:t>
      </w:r>
      <w:ins w:id="2" w:author="김현주 (Hyunjoo Kim)" w:date="2024-08-09T13:49:00Z">
        <w:r w:rsidR="00EC6DA2">
          <w:rPr>
            <w:rFonts w:ascii="Noto Sans CJK KR Regular" w:eastAsia="Noto Sans CJK KR Regular" w:hAnsi="Noto Sans CJK KR Regular" w:hint="eastAsia"/>
            <w:color w:val="000000" w:themeColor="text1"/>
            <w:sz w:val="28"/>
            <w:szCs w:val="28"/>
          </w:rPr>
          <w:t xml:space="preserve"> 위탁</w:t>
        </w:r>
      </w:ins>
      <w:bookmarkStart w:id="3" w:name="_GoBack"/>
      <w:bookmarkEnd w:id="3"/>
      <w:r w:rsidR="00BA269D">
        <w:rPr>
          <w:rFonts w:ascii="Noto Sans CJK KR Regular" w:eastAsia="Noto Sans CJK KR Regular" w:hAnsi="Noto Sans CJK KR Regular" w:hint="eastAsia"/>
          <w:color w:val="000000" w:themeColor="text1"/>
          <w:sz w:val="28"/>
          <w:szCs w:val="28"/>
        </w:rPr>
        <w:t xml:space="preserve">판매 </w:t>
      </w:r>
      <w:r>
        <w:rPr>
          <w:rFonts w:ascii="Noto Sans CJK KR Regular" w:eastAsia="Noto Sans CJK KR Regular" w:hAnsi="Noto Sans CJK KR Regular" w:hint="eastAsia"/>
          <w:color w:val="000000" w:themeColor="text1"/>
          <w:sz w:val="28"/>
          <w:szCs w:val="28"/>
        </w:rPr>
        <w:t>시범운영에 관한</w:t>
      </w:r>
      <w:r w:rsidR="00D16808" w:rsidRPr="00105BE9"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  <w:t xml:space="preserve"> </w:t>
      </w:r>
      <w:r w:rsidR="00D16808" w:rsidRPr="00105BE9">
        <w:rPr>
          <w:rFonts w:ascii="Noto Sans CJK KR Regular" w:eastAsia="Noto Sans CJK KR Regular" w:hAnsi="Noto Sans CJK KR Regular" w:hint="eastAsia"/>
          <w:color w:val="000000" w:themeColor="text1"/>
          <w:sz w:val="28"/>
          <w:szCs w:val="28"/>
        </w:rPr>
        <w:t>약정</w:t>
      </w:r>
      <w:ins w:id="4" w:author="윤현정 (Hyunjeong Yoon)" w:date="2024-08-08T11:04:00Z">
        <w:r w:rsidR="00DB28F5">
          <w:rPr>
            <w:rFonts w:ascii="Noto Sans CJK KR Regular" w:eastAsia="Noto Sans CJK KR Regular" w:hAnsi="Noto Sans CJK KR Regular" w:hint="eastAsia"/>
            <w:color w:val="000000" w:themeColor="text1"/>
            <w:sz w:val="28"/>
            <w:szCs w:val="28"/>
          </w:rPr>
          <w:t>서</w:t>
        </w:r>
      </w:ins>
    </w:p>
    <w:p w14:paraId="7660F56D" w14:textId="77777777" w:rsidR="00462D1D" w:rsidRDefault="00462D1D" w:rsidP="00462D1D">
      <w:pPr>
        <w:rPr>
          <w:ins w:id="5" w:author="윤현정 (Hyunjeong Yoon)" w:date="2024-08-08T11:19:00Z"/>
          <w:rFonts w:ascii="Noto Sans CJK KR Regular" w:eastAsia="Noto Sans CJK KR Regular" w:hAnsi="Noto Sans CJK KR Regular"/>
          <w:color w:val="000000" w:themeColor="text1"/>
        </w:rPr>
      </w:pPr>
    </w:p>
    <w:p w14:paraId="00B45D2C" w14:textId="77777777" w:rsidR="00FB1776" w:rsidRDefault="00FB1776" w:rsidP="00462D1D">
      <w:pPr>
        <w:rPr>
          <w:ins w:id="6" w:author="윤현정 (Hyunjeong Yoon)" w:date="2024-08-08T11:19:00Z"/>
          <w:rFonts w:ascii="Noto Sans CJK KR Regular" w:eastAsia="Noto Sans CJK KR Regular" w:hAnsi="Noto Sans CJK KR Regular"/>
          <w:color w:val="000000" w:themeColor="text1"/>
        </w:rPr>
      </w:pPr>
    </w:p>
    <w:p w14:paraId="22671D27" w14:textId="77777777" w:rsidR="00FB1776" w:rsidRDefault="00FB1776" w:rsidP="00DE2F21">
      <w:pPr>
        <w:rPr>
          <w:rFonts w:ascii="Noto Sans CJK KR Regular" w:eastAsia="Noto Sans CJK KR Regular" w:hAnsi="Noto Sans CJK KR Regular"/>
          <w:color w:val="000000" w:themeColor="text1"/>
        </w:rPr>
      </w:pPr>
      <w:ins w:id="7" w:author="윤현정 (Hyunjeong Yoon)" w:date="2024-08-08T11:19:00Z">
        <w:r>
          <w:rPr>
            <w:rFonts w:ascii="Noto Sans CJK KR Regular" w:eastAsia="Noto Sans CJK KR Regular" w:hAnsi="Noto Sans CJK KR Regular"/>
            <w:color w:val="000000" w:themeColor="text1"/>
          </w:rPr>
          <w:t>㈜</w:t>
        </w:r>
        <w:proofErr w:type="spellStart"/>
        <w:r>
          <w:rPr>
            <w:rFonts w:ascii="Noto Sans CJK KR Regular" w:eastAsia="Noto Sans CJK KR Regular" w:hAnsi="Noto Sans CJK KR Regular" w:hint="eastAsia"/>
            <w:color w:val="000000" w:themeColor="text1"/>
          </w:rPr>
          <w:t>퍼시스</w:t>
        </w:r>
        <w:proofErr w:type="spellEnd"/>
        <w:r>
          <w:rPr>
            <w:rFonts w:ascii="Noto Sans CJK KR Regular" w:eastAsia="Noto Sans CJK KR Regular" w:hAnsi="Noto Sans CJK KR Regular" w:hint="eastAsia"/>
            <w:color w:val="000000" w:themeColor="text1"/>
          </w:rPr>
          <w:t xml:space="preserve">(이하 </w:t>
        </w:r>
        <w:r>
          <w:rPr>
            <w:rFonts w:ascii="Noto Sans CJK KR Regular" w:eastAsia="Noto Sans CJK KR Regular" w:hAnsi="Noto Sans CJK KR Regular"/>
            <w:color w:val="000000" w:themeColor="text1"/>
          </w:rPr>
          <w:t>‘</w:t>
        </w:r>
        <w:r>
          <w:rPr>
            <w:rFonts w:ascii="Noto Sans CJK KR Regular" w:eastAsia="Noto Sans CJK KR Regular" w:hAnsi="Noto Sans CJK KR Regular" w:hint="eastAsia"/>
            <w:color w:val="000000" w:themeColor="text1"/>
          </w:rPr>
          <w:t>공급업자</w:t>
        </w:r>
        <w:r>
          <w:rPr>
            <w:rFonts w:ascii="Noto Sans CJK KR Regular" w:eastAsia="Noto Sans CJK KR Regular" w:hAnsi="Noto Sans CJK KR Regular"/>
            <w:color w:val="000000" w:themeColor="text1"/>
          </w:rPr>
          <w:t>’</w:t>
        </w:r>
        <w:r>
          <w:rPr>
            <w:rFonts w:ascii="Noto Sans CJK KR Regular" w:eastAsia="Noto Sans CJK KR Regular" w:hAnsi="Noto Sans CJK KR Regular" w:hint="eastAsia"/>
            <w:color w:val="000000" w:themeColor="text1"/>
          </w:rPr>
          <w:t xml:space="preserve">라 한다)와 </w:t>
        </w:r>
        <w:proofErr w:type="gramStart"/>
        <w:r>
          <w:rPr>
            <w:rFonts w:ascii="Noto Sans CJK KR Regular" w:eastAsia="Noto Sans CJK KR Regular" w:hAnsi="Noto Sans CJK KR Regular"/>
            <w:color w:val="000000" w:themeColor="text1"/>
          </w:rPr>
          <w:t xml:space="preserve">[  </w:t>
        </w:r>
        <w:proofErr w:type="gramEnd"/>
        <w:r>
          <w:rPr>
            <w:rFonts w:ascii="Noto Sans CJK KR Regular" w:eastAsia="Noto Sans CJK KR Regular" w:hAnsi="Noto Sans CJK KR Regular"/>
            <w:color w:val="000000" w:themeColor="text1"/>
          </w:rPr>
          <w:t xml:space="preserve">          ]</w:t>
        </w:r>
        <w:r>
          <w:rPr>
            <w:rFonts w:ascii="Noto Sans CJK KR Regular" w:eastAsia="Noto Sans CJK KR Regular" w:hAnsi="Noto Sans CJK KR Regular" w:hint="eastAsia"/>
            <w:color w:val="000000" w:themeColor="text1"/>
          </w:rPr>
          <w:t xml:space="preserve">는 </w:t>
        </w:r>
        <w:r>
          <w:rPr>
            <w:rFonts w:ascii="Noto Sans CJK KR Regular" w:eastAsia="Noto Sans CJK KR Regular" w:hAnsi="Noto Sans CJK KR Regular"/>
            <w:color w:val="000000" w:themeColor="text1"/>
          </w:rPr>
          <w:t>(</w:t>
        </w:r>
        <w:r>
          <w:rPr>
            <w:rFonts w:ascii="Noto Sans CJK KR Regular" w:eastAsia="Noto Sans CJK KR Regular" w:hAnsi="Noto Sans CJK KR Regular" w:hint="eastAsia"/>
            <w:color w:val="000000" w:themeColor="text1"/>
          </w:rPr>
          <w:t xml:space="preserve">이하 </w:t>
        </w:r>
        <w:r>
          <w:rPr>
            <w:rFonts w:ascii="Noto Sans CJK KR Regular" w:eastAsia="Noto Sans CJK KR Regular" w:hAnsi="Noto Sans CJK KR Regular"/>
            <w:color w:val="000000" w:themeColor="text1"/>
          </w:rPr>
          <w:t>‘</w:t>
        </w:r>
        <w:r>
          <w:rPr>
            <w:rFonts w:ascii="Noto Sans CJK KR Regular" w:eastAsia="Noto Sans CJK KR Regular" w:hAnsi="Noto Sans CJK KR Regular" w:hint="eastAsia"/>
            <w:color w:val="000000" w:themeColor="text1"/>
          </w:rPr>
          <w:t>대리점</w:t>
        </w:r>
        <w:r>
          <w:rPr>
            <w:rFonts w:ascii="Noto Sans CJK KR Regular" w:eastAsia="Noto Sans CJK KR Regular" w:hAnsi="Noto Sans CJK KR Regular"/>
            <w:color w:val="000000" w:themeColor="text1"/>
          </w:rPr>
          <w:t>’</w:t>
        </w:r>
        <w:r>
          <w:rPr>
            <w:rFonts w:ascii="Noto Sans CJK KR Regular" w:eastAsia="Noto Sans CJK KR Regular" w:hAnsi="Noto Sans CJK KR Regular" w:hint="eastAsia"/>
            <w:color w:val="000000" w:themeColor="text1"/>
          </w:rPr>
          <w:t>이라 한다)</w:t>
        </w:r>
        <w:r>
          <w:rPr>
            <w:rFonts w:ascii="Noto Sans CJK KR Regular" w:eastAsia="Noto Sans CJK KR Regular" w:hAnsi="Noto Sans CJK KR Regular"/>
            <w:color w:val="000000" w:themeColor="text1"/>
          </w:rPr>
          <w:t xml:space="preserve"> </w:t>
        </w:r>
      </w:ins>
      <w:ins w:id="8" w:author="윤현정 (Hyunjeong Yoon)" w:date="2024-08-08T11:25:00Z">
        <w:r w:rsidR="00DE2F21">
          <w:rPr>
            <w:rFonts w:ascii="Noto Sans CJK KR Regular" w:eastAsia="Noto Sans CJK KR Regular" w:hAnsi="Noto Sans CJK KR Regular"/>
            <w:color w:val="000000" w:themeColor="text1"/>
          </w:rPr>
          <w:t>‘</w:t>
        </w:r>
      </w:ins>
      <w:ins w:id="9" w:author="윤현정 (Hyunjeong Yoon)" w:date="2024-08-08T11:20:00Z">
        <w:r>
          <w:rPr>
            <w:rFonts w:ascii="Noto Sans CJK KR Regular" w:eastAsia="Noto Sans CJK KR Regular" w:hAnsi="Noto Sans CJK KR Regular" w:hint="eastAsia"/>
            <w:color w:val="000000" w:themeColor="text1"/>
          </w:rPr>
          <w:t>매입 상품</w:t>
        </w:r>
      </w:ins>
      <w:ins w:id="10" w:author="윤현정 (Hyunjeong Yoon)" w:date="2024-08-08T11:25:00Z">
        <w:r w:rsidR="00DE2F21">
          <w:rPr>
            <w:rFonts w:ascii="Noto Sans CJK KR Regular" w:eastAsia="Noto Sans CJK KR Regular" w:hAnsi="Noto Sans CJK KR Regular"/>
            <w:color w:val="000000" w:themeColor="text1"/>
          </w:rPr>
          <w:t>’(</w:t>
        </w:r>
        <w:r w:rsidR="00DE2F21">
          <w:rPr>
            <w:rFonts w:ascii="Noto Sans CJK KR Regular" w:eastAsia="Noto Sans CJK KR Regular" w:hAnsi="Noto Sans CJK KR Regular" w:hint="eastAsia"/>
            <w:color w:val="000000" w:themeColor="text1"/>
          </w:rPr>
          <w:t xml:space="preserve">본 </w:t>
        </w:r>
        <w:proofErr w:type="spellStart"/>
        <w:r w:rsidR="00DE2F21">
          <w:rPr>
            <w:rFonts w:ascii="Noto Sans CJK KR Regular" w:eastAsia="Noto Sans CJK KR Regular" w:hAnsi="Noto Sans CJK KR Regular" w:hint="eastAsia"/>
            <w:color w:val="000000" w:themeColor="text1"/>
          </w:rPr>
          <w:t>약정제</w:t>
        </w:r>
        <w:proofErr w:type="spellEnd"/>
        <w:r w:rsidR="00DE2F21">
          <w:rPr>
            <w:rFonts w:ascii="Noto Sans CJK KR Regular" w:eastAsia="Noto Sans CJK KR Regular" w:hAnsi="Noto Sans CJK KR Regular" w:hint="eastAsia"/>
            <w:color w:val="000000" w:themeColor="text1"/>
          </w:rPr>
          <w:t xml:space="preserve"> </w:t>
        </w:r>
        <w:r w:rsidR="00DE2F21">
          <w:rPr>
            <w:rFonts w:ascii="Noto Sans CJK KR Regular" w:eastAsia="Noto Sans CJK KR Regular" w:hAnsi="Noto Sans CJK KR Regular"/>
            <w:color w:val="000000" w:themeColor="text1"/>
          </w:rPr>
          <w:t>2</w:t>
        </w:r>
        <w:r w:rsidR="00DE2F21">
          <w:rPr>
            <w:rFonts w:ascii="Noto Sans CJK KR Regular" w:eastAsia="Noto Sans CJK KR Regular" w:hAnsi="Noto Sans CJK KR Regular" w:hint="eastAsia"/>
            <w:color w:val="000000" w:themeColor="text1"/>
          </w:rPr>
          <w:t xml:space="preserve">조 </w:t>
        </w:r>
        <w:r w:rsidR="00DE2F21">
          <w:rPr>
            <w:rFonts w:ascii="Noto Sans CJK KR Regular" w:eastAsia="Noto Sans CJK KR Regular" w:hAnsi="Noto Sans CJK KR Regular"/>
            <w:color w:val="000000" w:themeColor="text1"/>
          </w:rPr>
          <w:t>2</w:t>
        </w:r>
        <w:r w:rsidR="00DE2F21">
          <w:rPr>
            <w:rFonts w:ascii="Noto Sans CJK KR Regular" w:eastAsia="Noto Sans CJK KR Regular" w:hAnsi="Noto Sans CJK KR Regular" w:hint="eastAsia"/>
            <w:color w:val="000000" w:themeColor="text1"/>
          </w:rPr>
          <w:t>항에서 정한 바에 따른다)</w:t>
        </w:r>
      </w:ins>
      <w:ins w:id="11" w:author="윤현정 (Hyunjeong Yoon)" w:date="2024-08-08T11:20:00Z">
        <w:r>
          <w:rPr>
            <w:rFonts w:ascii="Noto Sans CJK KR Regular" w:eastAsia="Noto Sans CJK KR Regular" w:hAnsi="Noto Sans CJK KR Regular" w:hint="eastAsia"/>
            <w:color w:val="000000" w:themeColor="text1"/>
          </w:rPr>
          <w:t>의 시범</w:t>
        </w:r>
        <w:r>
          <w:rPr>
            <w:rFonts w:ascii="Noto Sans CJK KR Regular" w:eastAsia="Noto Sans CJK KR Regular" w:hAnsi="Noto Sans CJK KR Regular"/>
            <w:color w:val="000000" w:themeColor="text1"/>
          </w:rPr>
          <w:t xml:space="preserve"> </w:t>
        </w:r>
        <w:r>
          <w:rPr>
            <w:rFonts w:ascii="Noto Sans CJK KR Regular" w:eastAsia="Noto Sans CJK KR Regular" w:hAnsi="Noto Sans CJK KR Regular" w:hint="eastAsia"/>
            <w:color w:val="000000" w:themeColor="text1"/>
          </w:rPr>
          <w:t>판매 운영과 관련하여 아래와 같이 약정한다.</w:t>
        </w:r>
      </w:ins>
    </w:p>
    <w:p w14:paraId="68D63589" w14:textId="77777777" w:rsidR="00C0629F" w:rsidRDefault="00C0629F" w:rsidP="00462D1D">
      <w:pPr>
        <w:rPr>
          <w:ins w:id="12" w:author="윤현정 (Hyunjeong Yoon)" w:date="2024-08-08T11:19:00Z"/>
          <w:rFonts w:ascii="Noto Sans CJK KR Regular" w:eastAsia="Noto Sans CJK KR Regular" w:hAnsi="Noto Sans CJK KR Regular"/>
          <w:color w:val="000000" w:themeColor="text1"/>
        </w:rPr>
      </w:pPr>
    </w:p>
    <w:p w14:paraId="7CD0C256" w14:textId="77777777" w:rsidR="00FB1776" w:rsidRPr="00105BE9" w:rsidRDefault="00FB1776" w:rsidP="00462D1D">
      <w:pPr>
        <w:rPr>
          <w:rFonts w:ascii="Noto Sans CJK KR Regular" w:eastAsia="Noto Sans CJK KR Regular" w:hAnsi="Noto Sans CJK KR Regular"/>
          <w:color w:val="000000" w:themeColor="text1"/>
        </w:rPr>
      </w:pPr>
    </w:p>
    <w:p w14:paraId="6FBC659C" w14:textId="77777777" w:rsidR="00462D1D" w:rsidRPr="00BA269D" w:rsidRDefault="00462D1D" w:rsidP="00462D1D">
      <w:pPr>
        <w:rPr>
          <w:rFonts w:ascii="Noto Sans CJK KR Regular" w:eastAsia="Noto Sans CJK KR Regular" w:hAnsi="Noto Sans CJK KR Regular"/>
          <w:b/>
          <w:color w:val="000000" w:themeColor="text1"/>
          <w:sz w:val="18"/>
          <w:szCs w:val="18"/>
        </w:rPr>
      </w:pPr>
      <w:r w:rsidRPr="00BA269D">
        <w:rPr>
          <w:rFonts w:ascii="Noto Sans CJK KR Regular" w:eastAsia="Noto Sans CJK KR Regular" w:hAnsi="Noto Sans CJK KR Regular" w:hint="eastAsia"/>
          <w:b/>
          <w:color w:val="000000" w:themeColor="text1"/>
          <w:sz w:val="18"/>
          <w:szCs w:val="18"/>
        </w:rPr>
        <w:t>제</w:t>
      </w:r>
      <w:r w:rsidRPr="00BA269D">
        <w:rPr>
          <w:rFonts w:ascii="Noto Sans CJK KR Regular" w:eastAsia="Noto Sans CJK KR Regular" w:hAnsi="Noto Sans CJK KR Regular"/>
          <w:b/>
          <w:color w:val="000000" w:themeColor="text1"/>
          <w:sz w:val="18"/>
          <w:szCs w:val="18"/>
        </w:rPr>
        <w:t>1조 (</w:t>
      </w:r>
      <w:r w:rsidR="00D16808" w:rsidRPr="00BA269D">
        <w:rPr>
          <w:rFonts w:ascii="Noto Sans CJK KR Regular" w:eastAsia="Noto Sans CJK KR Regular" w:hAnsi="Noto Sans CJK KR Regular" w:hint="eastAsia"/>
          <w:b/>
          <w:color w:val="000000" w:themeColor="text1"/>
          <w:sz w:val="18"/>
          <w:szCs w:val="18"/>
        </w:rPr>
        <w:t>목적</w:t>
      </w:r>
      <w:r w:rsidRPr="00BA269D">
        <w:rPr>
          <w:rFonts w:ascii="Noto Sans CJK KR Regular" w:eastAsia="Noto Sans CJK KR Regular" w:hAnsi="Noto Sans CJK KR Regular"/>
          <w:b/>
          <w:color w:val="000000" w:themeColor="text1"/>
          <w:sz w:val="18"/>
          <w:szCs w:val="18"/>
        </w:rPr>
        <w:t>)</w:t>
      </w:r>
    </w:p>
    <w:p w14:paraId="299301FE" w14:textId="3E642555" w:rsidR="001C696A" w:rsidRPr="00C0629F" w:rsidRDefault="00D16808" w:rsidP="001C696A">
      <w:pPr>
        <w:pStyle w:val="a4"/>
        <w:numPr>
          <w:ilvl w:val="0"/>
          <w:numId w:val="1"/>
        </w:numPr>
        <w:ind w:leftChars="0"/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</w:pPr>
      <w:r w:rsidRPr="00BA269D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>본</w:t>
      </w:r>
      <w:r w:rsidRPr="00BA269D">
        <w:rPr>
          <w:rFonts w:ascii="Noto Sans CJK KR Regular" w:eastAsia="Noto Sans CJK KR Regular" w:hAnsi="Noto Sans CJK KR Regular"/>
          <w:color w:val="000000" w:themeColor="text1"/>
          <w:kern w:val="0"/>
          <w:sz w:val="18"/>
          <w:szCs w:val="18"/>
        </w:rPr>
        <w:t xml:space="preserve"> 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>약정은</w:t>
      </w:r>
      <w:r w:rsidRPr="00BA269D">
        <w:rPr>
          <w:rFonts w:ascii="Noto Sans CJK KR Regular" w:eastAsia="Noto Sans CJK KR Regular" w:hAnsi="Noto Sans CJK KR Regular"/>
          <w:color w:val="000000" w:themeColor="text1"/>
          <w:kern w:val="0"/>
          <w:sz w:val="18"/>
          <w:szCs w:val="18"/>
        </w:rPr>
        <w:t xml:space="preserve"> </w:t>
      </w:r>
      <w:r w:rsidR="00105BE9" w:rsidRPr="00BA269D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>공급업자</w:t>
      </w:r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 xml:space="preserve">가 </w:t>
      </w:r>
      <w:ins w:id="13" w:author="김현주 (Hyunjoo Kim)" w:date="2024-08-09T11:10:00Z">
        <w:r w:rsidR="003C0641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 xml:space="preserve">유통망 </w:t>
        </w:r>
      </w:ins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>판매확대</w:t>
      </w:r>
      <w:ins w:id="14" w:author="윤현정 (Hyunjeong Yoon)" w:date="2024-08-08T11:22:00Z">
        <w:r w:rsidR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>를</w:t>
        </w:r>
      </w:ins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 xml:space="preserve"> 목적으로 외부</w:t>
      </w:r>
      <w:ins w:id="15" w:author="김현주 (Hyunjoo Kim)" w:date="2024-08-09T11:10:00Z">
        <w:r w:rsidR="003C0641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 xml:space="preserve"> 제조사와</w:t>
        </w:r>
      </w:ins>
      <w:del w:id="16" w:author="김현주 (Hyunjoo Kim)" w:date="2024-08-09T11:10:00Z">
        <w:r w:rsidR="001C696A" w:rsidRPr="00BA269D" w:rsidDel="003C0641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 xml:space="preserve"> 업체와</w:delText>
        </w:r>
      </w:del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 xml:space="preserve"> 계약하여 판매하는 품목에 대하여 시범</w:t>
      </w:r>
      <w:ins w:id="17" w:author="김현주 (Hyunjoo Kim)" w:date="2024-08-09T11:08:00Z">
        <w:r w:rsidR="00E86EDA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 xml:space="preserve"> 및 한시</w:t>
        </w:r>
      </w:ins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 xml:space="preserve">적으로 </w:t>
      </w:r>
      <w:ins w:id="18" w:author="윤현정 (Hyunjeong Yoon)" w:date="2024-08-08T11:22:00Z">
        <w:r w:rsidR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 xml:space="preserve">대리점에게 </w:t>
        </w:r>
      </w:ins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>판매</w:t>
      </w:r>
      <w:ins w:id="19" w:author="윤현정 (Hyunjeong Yoon)" w:date="2024-08-08T11:24:00Z">
        <w:r w:rsidR="00DE2F21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>를</w:t>
        </w:r>
      </w:ins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 xml:space="preserve"> 위탁하는 </w:t>
      </w:r>
      <w:ins w:id="20" w:author="윤현정 (Hyunjeong Yoon)" w:date="2024-08-08T11:21:00Z">
        <w:r w:rsidR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 xml:space="preserve">것과 관련하여 필요한 사항을 정하는 </w:t>
        </w:r>
      </w:ins>
      <w:ins w:id="21" w:author="윤현정 (Hyunjeong Yoon)" w:date="2024-08-08T11:22:00Z">
        <w:r w:rsidR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>것을 목적으로 한다.</w:t>
        </w:r>
        <w:r w:rsidR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t xml:space="preserve"> </w:t>
        </w:r>
      </w:ins>
      <w:del w:id="22" w:author="윤현정 (Hyunjeong Yoon)" w:date="2024-08-08T11:22:00Z">
        <w:r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대리점</w:delText>
        </w:r>
        <w:r w:rsidR="001C696A"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 xml:space="preserve">과 </w:delText>
        </w:r>
        <w:r w:rsidR="00BA269D"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판매대상,</w:delText>
        </w:r>
        <w:r w:rsidR="00BA269D" w:rsidRPr="00BA269D" w:rsidDel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 xml:space="preserve"> </w:delText>
        </w:r>
        <w:r w:rsidR="00BA269D"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수수료</w:delText>
        </w:r>
        <w:r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의</w:delText>
        </w:r>
        <w:r w:rsidRPr="00BA269D" w:rsidDel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 xml:space="preserve"> </w:delText>
        </w:r>
        <w:r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지급</w:delText>
        </w:r>
        <w:r w:rsidRPr="00BA269D" w:rsidDel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 xml:space="preserve">, </w:delText>
        </w:r>
        <w:r w:rsidR="00BA269D"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대리점의 책임과 의무,</w:delText>
        </w:r>
        <w:r w:rsidR="00BA269D" w:rsidRPr="00BA269D" w:rsidDel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 xml:space="preserve"> </w:delText>
        </w:r>
        <w:r w:rsidR="00BA269D"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 xml:space="preserve">판매활동 </w:delText>
        </w:r>
        <w:r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등에</w:delText>
        </w:r>
        <w:r w:rsidRPr="00BA269D" w:rsidDel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 xml:space="preserve"> </w:delText>
        </w:r>
        <w:r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관한</w:delText>
        </w:r>
        <w:r w:rsidRPr="00BA269D" w:rsidDel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 xml:space="preserve"> </w:delText>
        </w:r>
        <w:r w:rsidR="00BA269D"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 xml:space="preserve">제반 </w:delText>
        </w:r>
        <w:r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사항을</w:delText>
        </w:r>
        <w:r w:rsidRPr="00BA269D" w:rsidDel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 xml:space="preserve"> </w:delText>
        </w:r>
        <w:r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명확히</w:delText>
        </w:r>
        <w:r w:rsidRPr="00BA269D" w:rsidDel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 xml:space="preserve"> </w:delText>
        </w:r>
        <w:r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함을</w:delText>
        </w:r>
        <w:r w:rsidRPr="00BA269D" w:rsidDel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 xml:space="preserve"> </w:delText>
        </w:r>
        <w:r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그</w:delText>
        </w:r>
        <w:r w:rsidRPr="00BA269D" w:rsidDel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 xml:space="preserve"> </w:delText>
        </w:r>
        <w:r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목적으로</w:delText>
        </w:r>
        <w:r w:rsidRPr="00BA269D" w:rsidDel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 xml:space="preserve"> </w:delText>
        </w:r>
        <w:r w:rsidRPr="00BA269D" w:rsidDel="00FB1776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한다</w:delText>
        </w:r>
        <w:r w:rsidRPr="00BA269D" w:rsidDel="00FB1776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>.</w:delText>
        </w:r>
      </w:del>
    </w:p>
    <w:p w14:paraId="07C02B8B" w14:textId="77777777" w:rsidR="00C0629F" w:rsidRPr="00BA269D" w:rsidRDefault="00C0629F" w:rsidP="001C696A">
      <w:pPr>
        <w:pStyle w:val="a4"/>
        <w:numPr>
          <w:ilvl w:val="0"/>
          <w:numId w:val="1"/>
        </w:numPr>
        <w:ind w:leftChars="0"/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</w:pPr>
      <w:r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본 약정은 매입 상품판매에 관</w:t>
      </w:r>
      <w:ins w:id="23" w:author="윤현정 (Hyunjeong Yoon)" w:date="2024-08-08T11:22:00Z">
        <w:r w:rsidR="00FB1776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하여</w:t>
        </w:r>
      </w:ins>
      <w:del w:id="24" w:author="윤현정 (Hyunjeong Yoon)" w:date="2024-08-08T11:22:00Z">
        <w:r w:rsidDel="00FB1776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delText>한 한</w:delText>
        </w:r>
      </w:del>
      <w:r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 양 당사자 사이의 타 약정서 및 기타 양 당사자의 내부규정에 우선하여 </w:t>
      </w:r>
      <w:proofErr w:type="gramStart"/>
      <w:r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적용되며 </w:t>
      </w:r>
      <w:r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,</w:t>
      </w:r>
      <w:proofErr w:type="gramEnd"/>
      <w:r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  <w:r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본 약정</w:t>
      </w:r>
      <w:ins w:id="25" w:author="윤현정 (Hyunjeong Yoon)" w:date="2024-08-08T11:23:00Z">
        <w:r w:rsidR="00FB1776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서</w:t>
        </w:r>
      </w:ins>
      <w:del w:id="26" w:author="윤현정 (Hyunjeong Yoon)" w:date="2024-08-08T11:23:00Z">
        <w:r w:rsidDel="00FB1776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delText>석</w:delText>
        </w:r>
      </w:del>
      <w:r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에 정하지 아니한 사항은 기존의 계약서 및 약정서와 기타 관련 법령 및 일반 상 관례에 </w:t>
      </w:r>
      <w:proofErr w:type="spellStart"/>
      <w:r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따르기로</w:t>
      </w:r>
      <w:proofErr w:type="spellEnd"/>
      <w:r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 한다.</w:t>
      </w:r>
    </w:p>
    <w:p w14:paraId="725324CC" w14:textId="77777777" w:rsidR="00C541FB" w:rsidRPr="00BA269D" w:rsidRDefault="00C541FB" w:rsidP="003D4C1E">
      <w:pPr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</w:pPr>
    </w:p>
    <w:p w14:paraId="7AB793E0" w14:textId="77777777" w:rsidR="001C696A" w:rsidRPr="00BA269D" w:rsidRDefault="00462D1D" w:rsidP="00462D1D">
      <w:pPr>
        <w:rPr>
          <w:rFonts w:ascii="Noto Sans CJK KR Regular" w:eastAsia="Noto Sans CJK KR Regular" w:hAnsi="Noto Sans CJK KR Regular"/>
          <w:b/>
          <w:color w:val="000000" w:themeColor="text1"/>
          <w:sz w:val="18"/>
          <w:szCs w:val="18"/>
        </w:rPr>
      </w:pPr>
      <w:r w:rsidRPr="00BA269D">
        <w:rPr>
          <w:rFonts w:ascii="Noto Sans CJK KR Regular" w:eastAsia="Noto Sans CJK KR Regular" w:hAnsi="Noto Sans CJK KR Regular" w:hint="eastAsia"/>
          <w:b/>
          <w:color w:val="000000" w:themeColor="text1"/>
          <w:sz w:val="18"/>
          <w:szCs w:val="18"/>
        </w:rPr>
        <w:t>제</w:t>
      </w:r>
      <w:r w:rsidR="001B747C" w:rsidRPr="00BA269D">
        <w:rPr>
          <w:rFonts w:ascii="Noto Sans CJK KR Regular" w:eastAsia="Noto Sans CJK KR Regular" w:hAnsi="Noto Sans CJK KR Regular"/>
          <w:b/>
          <w:color w:val="000000" w:themeColor="text1"/>
          <w:sz w:val="18"/>
          <w:szCs w:val="18"/>
        </w:rPr>
        <w:t>2</w:t>
      </w:r>
      <w:r w:rsidRPr="00BA269D">
        <w:rPr>
          <w:rFonts w:ascii="Noto Sans CJK KR Regular" w:eastAsia="Noto Sans CJK KR Regular" w:hAnsi="Noto Sans CJK KR Regular"/>
          <w:b/>
          <w:color w:val="000000" w:themeColor="text1"/>
          <w:sz w:val="18"/>
          <w:szCs w:val="18"/>
        </w:rPr>
        <w:t xml:space="preserve">조 </w:t>
      </w:r>
      <w:r w:rsidR="00D16808" w:rsidRPr="00BA269D">
        <w:rPr>
          <w:rFonts w:ascii="Noto Sans CJK KR Regular" w:eastAsia="Noto Sans CJK KR Regular" w:hAnsi="Noto Sans CJK KR Regular"/>
          <w:b/>
          <w:color w:val="000000" w:themeColor="text1"/>
          <w:sz w:val="18"/>
          <w:szCs w:val="18"/>
        </w:rPr>
        <w:t>(</w:t>
      </w:r>
      <w:r w:rsidR="001C696A" w:rsidRPr="00BA269D">
        <w:rPr>
          <w:rFonts w:ascii="Noto Sans CJK KR Regular" w:eastAsia="Noto Sans CJK KR Regular" w:hAnsi="Noto Sans CJK KR Regular" w:hint="eastAsia"/>
          <w:b/>
          <w:color w:val="000000" w:themeColor="text1"/>
          <w:sz w:val="18"/>
          <w:szCs w:val="18"/>
        </w:rPr>
        <w:t>약정기한</w:t>
      </w:r>
      <w:r w:rsidR="00B5561B">
        <w:rPr>
          <w:rFonts w:ascii="Noto Sans CJK KR Regular" w:eastAsia="Noto Sans CJK KR Regular" w:hAnsi="Noto Sans CJK KR Regular" w:hint="eastAsia"/>
          <w:b/>
          <w:color w:val="000000" w:themeColor="text1"/>
          <w:sz w:val="18"/>
          <w:szCs w:val="18"/>
        </w:rPr>
        <w:t xml:space="preserve"> 및 품목</w:t>
      </w:r>
      <w:r w:rsidR="001C696A" w:rsidRPr="00BA269D">
        <w:rPr>
          <w:rFonts w:ascii="Noto Sans CJK KR Regular" w:eastAsia="Noto Sans CJK KR Regular" w:hAnsi="Noto Sans CJK KR Regular" w:hint="eastAsia"/>
          <w:b/>
          <w:color w:val="000000" w:themeColor="text1"/>
          <w:sz w:val="18"/>
          <w:szCs w:val="18"/>
        </w:rPr>
        <w:t>)</w:t>
      </w:r>
    </w:p>
    <w:p w14:paraId="6FB0FC9F" w14:textId="77777777" w:rsidR="001C696A" w:rsidRPr="00E9159C" w:rsidRDefault="001C696A" w:rsidP="001C696A">
      <w:pPr>
        <w:pStyle w:val="a4"/>
        <w:numPr>
          <w:ilvl w:val="0"/>
          <w:numId w:val="2"/>
        </w:numPr>
        <w:ind w:leftChars="0"/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</w:pPr>
      <w:r w:rsidRP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본 약정의 계약 기간은 </w:t>
      </w:r>
      <w:r w:rsidRP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24</w:t>
      </w:r>
      <w:r w:rsidRP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년 </w:t>
      </w:r>
      <w:r w:rsidRP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8</w:t>
      </w:r>
      <w:r w:rsidRP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월 </w:t>
      </w:r>
      <w:r w:rsidRP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12</w:t>
      </w:r>
      <w:r w:rsidRP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일부터 </w:t>
      </w:r>
      <w:r w:rsidRP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11</w:t>
      </w:r>
      <w:r w:rsidRP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월 </w:t>
      </w:r>
      <w:r w:rsidRP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11</w:t>
      </w:r>
      <w:r w:rsidRP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일까지로 한다</w:t>
      </w:r>
    </w:p>
    <w:p w14:paraId="73D85087" w14:textId="77777777" w:rsidR="00B5561B" w:rsidRPr="00E9159C" w:rsidRDefault="00B5561B" w:rsidP="001C696A">
      <w:pPr>
        <w:pStyle w:val="a4"/>
        <w:numPr>
          <w:ilvl w:val="0"/>
          <w:numId w:val="2"/>
        </w:numPr>
        <w:ind w:leftChars="0"/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</w:pPr>
      <w:r w:rsidRP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[별첨</w:t>
      </w:r>
      <w:r w:rsid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#</w:t>
      </w:r>
      <w:r w:rsidRP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1</w:t>
      </w:r>
      <w:r w:rsidR="00C50594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  <w:r w:rsidR="00C50594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매입 상품 품목리스트</w:t>
      </w:r>
      <w:r w:rsidRP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]</w:t>
      </w:r>
      <w:r w:rsidRP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에 해당하는 품목</w:t>
      </w:r>
      <w:ins w:id="27" w:author="윤현정 (Hyunjeong Yoon)" w:date="2024-08-08T11:24:00Z">
        <w:r w:rsidR="00DE2F2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 xml:space="preserve">을 </w:t>
        </w:r>
        <w:r w:rsidR="00DE2F21">
          <w:rPr>
            <w:rFonts w:ascii="Noto Sans CJK KR Regular" w:eastAsia="Noto Sans CJK KR Regular" w:hAnsi="Noto Sans CJK KR Regular"/>
            <w:color w:val="000000" w:themeColor="text1"/>
            <w:sz w:val="18"/>
            <w:szCs w:val="18"/>
          </w:rPr>
          <w:t>‘</w:t>
        </w:r>
        <w:r w:rsidR="00DE2F2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매입 상품</w:t>
        </w:r>
        <w:r w:rsidR="00DE2F21">
          <w:rPr>
            <w:rFonts w:ascii="Noto Sans CJK KR Regular" w:eastAsia="Noto Sans CJK KR Regular" w:hAnsi="Noto Sans CJK KR Regular"/>
            <w:color w:val="000000" w:themeColor="text1"/>
            <w:sz w:val="18"/>
            <w:szCs w:val="18"/>
          </w:rPr>
          <w:t>’</w:t>
        </w:r>
        <w:r w:rsidR="00DE2F2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 xml:space="preserve">이라 하며 </w:t>
        </w:r>
      </w:ins>
      <w:ins w:id="28" w:author="윤현정 (Hyunjeong Yoon)" w:date="2024-08-08T11:25:00Z">
        <w:r w:rsidR="00DE2F2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이</w:t>
        </w:r>
      </w:ins>
      <w:r w:rsidRP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에 한하여 본 약정을 적용한다.</w:t>
      </w:r>
      <w:r w:rsidRP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</w:p>
    <w:p w14:paraId="4C96331E" w14:textId="77777777" w:rsidR="00B5561B" w:rsidRPr="00B5561B" w:rsidRDefault="00B5561B" w:rsidP="00B5561B">
      <w:pPr>
        <w:rPr>
          <w:rFonts w:ascii="Noto Sans CJK KR Regular" w:eastAsia="Noto Sans CJK KR Regular" w:hAnsi="Noto Sans CJK KR Regular"/>
          <w:b/>
          <w:color w:val="000000" w:themeColor="text1"/>
          <w:sz w:val="18"/>
          <w:szCs w:val="18"/>
        </w:rPr>
      </w:pPr>
    </w:p>
    <w:p w14:paraId="3933EB47" w14:textId="77777777" w:rsidR="001C696A" w:rsidRPr="00BA269D" w:rsidRDefault="001C696A" w:rsidP="001C696A">
      <w:pPr>
        <w:adjustRightInd w:val="0"/>
        <w:snapToGrid w:val="0"/>
        <w:rPr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</w:pPr>
      <w:r w:rsidRPr="00BA269D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 w:val="18"/>
          <w:szCs w:val="18"/>
        </w:rPr>
        <w:t>제</w:t>
      </w:r>
      <w:r w:rsidRPr="00BA269D">
        <w:rPr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  <w:t>3</w:t>
      </w:r>
      <w:r w:rsidRPr="00BA269D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 w:val="18"/>
          <w:szCs w:val="18"/>
        </w:rPr>
        <w:t>조</w:t>
      </w:r>
      <w:r w:rsidRPr="00BA269D">
        <w:rPr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  <w:t xml:space="preserve"> (</w:t>
      </w:r>
      <w:r w:rsidR="00E9159C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 w:val="18"/>
          <w:szCs w:val="18"/>
        </w:rPr>
        <w:t xml:space="preserve">수수료 및 </w:t>
      </w:r>
      <w:r w:rsidRPr="00BA269D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 w:val="18"/>
          <w:szCs w:val="18"/>
        </w:rPr>
        <w:t>정책지원금</w:t>
      </w:r>
      <w:r w:rsidRPr="00BA269D">
        <w:rPr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  <w:t>)</w:t>
      </w:r>
    </w:p>
    <w:p w14:paraId="17D5D36B" w14:textId="77777777" w:rsidR="00EA4582" w:rsidRPr="00BA269D" w:rsidRDefault="00EA4582" w:rsidP="001C696A">
      <w:pPr>
        <w:pStyle w:val="a4"/>
        <w:numPr>
          <w:ilvl w:val="0"/>
          <w:numId w:val="28"/>
        </w:numPr>
        <w:ind w:leftChars="0"/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</w:pP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지급</w:t>
      </w: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조건</w:t>
      </w:r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과 지급</w:t>
      </w:r>
      <w:r w:rsid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 </w:t>
      </w:r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금액,</w:t>
      </w:r>
      <w:r w:rsidR="001C696A"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지급시기 및 방법은 </w:t>
      </w:r>
      <w:r w:rsid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‘</w:t>
      </w:r>
      <w:r w:rsid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갑</w:t>
      </w:r>
      <w:r w:rsid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’</w:t>
      </w:r>
      <w:r w:rsid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과 </w:t>
      </w:r>
      <w:r w:rsid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‘</w:t>
      </w:r>
      <w:r w:rsid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을</w:t>
      </w:r>
      <w:r w:rsid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’</w:t>
      </w:r>
      <w:r w:rsid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이 체결한 </w:t>
      </w:r>
      <w:commentRangeStart w:id="29"/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위탁판매</w:t>
      </w:r>
      <w:r w:rsid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 대리점 </w:t>
      </w:r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계약과 동일하게 적용한다</w:t>
      </w:r>
      <w:commentRangeEnd w:id="29"/>
      <w:r w:rsidR="00CE17E6">
        <w:rPr>
          <w:rStyle w:val="a7"/>
        </w:rPr>
        <w:commentReference w:id="29"/>
      </w:r>
      <w:r w:rsidR="001C696A"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.</w:t>
      </w:r>
    </w:p>
    <w:p w14:paraId="011C746F" w14:textId="77777777" w:rsidR="00F73438" w:rsidRPr="00BA269D" w:rsidRDefault="00F73438" w:rsidP="004E225C">
      <w:pPr>
        <w:pStyle w:val="a"/>
        <w:numPr>
          <w:ilvl w:val="0"/>
          <w:numId w:val="0"/>
        </w:numPr>
        <w:tabs>
          <w:tab w:val="left" w:pos="0"/>
          <w:tab w:val="left" w:pos="284"/>
        </w:tabs>
        <w:rPr>
          <w:rFonts w:ascii="Noto Sans CJK KR Regular" w:hAnsi="Noto Sans CJK KR Regular"/>
          <w:b/>
          <w:bCs/>
          <w:color w:val="000000" w:themeColor="text1"/>
          <w:sz w:val="18"/>
          <w:szCs w:val="18"/>
        </w:rPr>
      </w:pPr>
    </w:p>
    <w:p w14:paraId="3BAB8185" w14:textId="77777777" w:rsidR="006B599A" w:rsidRPr="00BA269D" w:rsidRDefault="006B599A" w:rsidP="006B599A">
      <w:pPr>
        <w:adjustRightInd w:val="0"/>
        <w:snapToGrid w:val="0"/>
        <w:rPr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</w:pPr>
      <w:r w:rsidRPr="00BA269D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 w:val="18"/>
          <w:szCs w:val="18"/>
        </w:rPr>
        <w:t>제</w:t>
      </w:r>
      <w:r w:rsidR="003E2A3F" w:rsidRPr="00BA269D">
        <w:rPr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  <w:t>3</w:t>
      </w:r>
      <w:r w:rsidRPr="00BA269D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 w:val="18"/>
          <w:szCs w:val="18"/>
        </w:rPr>
        <w:t>조</w:t>
      </w:r>
      <w:r w:rsidRPr="00BA269D">
        <w:rPr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  <w:t xml:space="preserve"> (</w:t>
      </w:r>
      <w:r w:rsidR="001C696A" w:rsidRPr="00BA269D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 w:val="18"/>
          <w:szCs w:val="18"/>
        </w:rPr>
        <w:t>책임과 의무)</w:t>
      </w:r>
    </w:p>
    <w:p w14:paraId="3D9491D3" w14:textId="34AB170E" w:rsidR="001C696A" w:rsidRPr="00BA269D" w:rsidRDefault="001C696A" w:rsidP="001C696A">
      <w:pPr>
        <w:pStyle w:val="ae"/>
        <w:numPr>
          <w:ilvl w:val="0"/>
          <w:numId w:val="27"/>
        </w:numPr>
        <w:jc w:val="left"/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</w:pP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‘</w:t>
      </w:r>
      <w:ins w:id="30" w:author="윤현정 (Hyunjeong Yoon)" w:date="2024-08-08T11:39:00Z">
        <w:r w:rsidR="001078D5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대리점</w:t>
        </w:r>
      </w:ins>
      <w:del w:id="31" w:author="윤현정 (Hyunjeong Yoon)" w:date="2024-08-08T11:39:00Z">
        <w:r w:rsidRPr="00BA269D" w:rsidDel="001078D5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delText>을</w:delText>
        </w:r>
      </w:del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’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은 약정한 품목에 대하여 </w:t>
      </w:r>
      <w:ins w:id="32" w:author="김현주 (Hyunjoo Kim)" w:date="2024-08-09T11:09:00Z">
        <w:r w:rsidR="00E86EDA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 xml:space="preserve">제조사의 방침에 </w:t>
        </w:r>
      </w:ins>
      <w:ins w:id="33" w:author="김현주 (Hyunjoo Kim)" w:date="2024-08-09T11:10:00Z">
        <w:r w:rsidR="00E86EDA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 xml:space="preserve">따라 </w:t>
        </w:r>
        <w:r w:rsidR="003C064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오프라인 영업활동만을 할 수 있으며</w:t>
        </w:r>
      </w:ins>
      <w:ins w:id="34" w:author="김현주 (Hyunjoo Kim)" w:date="2024-08-09T11:11:00Z">
        <w:r w:rsidR="003C064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,</w:t>
        </w:r>
      </w:ins>
      <w:del w:id="35" w:author="김현주 (Hyunjoo Kim)" w:date="2024-08-09T11:10:00Z">
        <w:r w:rsidRPr="00BA269D" w:rsidDel="003C064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delText>온라인을</w:delText>
        </w:r>
        <w:r w:rsidRPr="00BA269D" w:rsidDel="003C0641">
          <w:rPr>
            <w:rFonts w:ascii="Noto Sans CJK KR Regular" w:eastAsia="Noto Sans CJK KR Regular" w:hAnsi="Noto Sans CJK KR Regular"/>
            <w:color w:val="000000" w:themeColor="text1"/>
            <w:sz w:val="18"/>
            <w:szCs w:val="18"/>
          </w:rPr>
          <w:delText xml:space="preserve"> </w:delText>
        </w:r>
        <w:r w:rsidRPr="00BA269D" w:rsidDel="003C064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delText xml:space="preserve">통하여 영업활동을 하거나 </w:delText>
        </w:r>
      </w:del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재판매를 목적으로 판매활동을 할 수 없다</w:t>
      </w:r>
      <w:ins w:id="36" w:author="김현주 (Hyunjoo Kim)" w:date="2024-08-09T11:11:00Z">
        <w:r w:rsidR="003C064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.</w:t>
        </w:r>
        <w:r w:rsidR="003C0641">
          <w:rPr>
            <w:rFonts w:ascii="Noto Sans CJK KR Regular" w:eastAsia="Noto Sans CJK KR Regular" w:hAnsi="Noto Sans CJK KR Regular"/>
            <w:color w:val="000000" w:themeColor="text1"/>
            <w:sz w:val="18"/>
            <w:szCs w:val="18"/>
          </w:rPr>
          <w:t xml:space="preserve"> ‘</w:t>
        </w:r>
        <w:r w:rsidR="003C064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대리점</w:t>
        </w:r>
        <w:r w:rsidR="003C0641">
          <w:rPr>
            <w:rFonts w:ascii="Noto Sans CJK KR Regular" w:eastAsia="Noto Sans CJK KR Regular" w:hAnsi="Noto Sans CJK KR Regular"/>
            <w:color w:val="000000" w:themeColor="text1"/>
            <w:sz w:val="18"/>
            <w:szCs w:val="18"/>
          </w:rPr>
          <w:t>’</w:t>
        </w:r>
        <w:r w:rsidR="003C064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은 약정한 품목에 대하여 최종소비자임을 확인하고 최종소비자에게 판매를 하여야 한다.</w:t>
        </w:r>
        <w:r w:rsidR="003C0641">
          <w:rPr>
            <w:rFonts w:ascii="Noto Sans CJK KR Regular" w:eastAsia="Noto Sans CJK KR Regular" w:hAnsi="Noto Sans CJK KR Regular"/>
            <w:color w:val="000000" w:themeColor="text1"/>
            <w:sz w:val="18"/>
            <w:szCs w:val="18"/>
          </w:rPr>
          <w:t xml:space="preserve"> </w:t>
        </w:r>
      </w:ins>
    </w:p>
    <w:p w14:paraId="07AB2E09" w14:textId="34653AE7" w:rsidR="001C696A" w:rsidRPr="00BA269D" w:rsidRDefault="001C696A" w:rsidP="001C696A">
      <w:pPr>
        <w:pStyle w:val="ae"/>
        <w:numPr>
          <w:ilvl w:val="0"/>
          <w:numId w:val="27"/>
        </w:numPr>
        <w:jc w:val="left"/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</w:pP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‘</w:t>
      </w:r>
      <w:ins w:id="37" w:author="윤현정 (Hyunjeong Yoon)" w:date="2024-08-08T11:39:00Z">
        <w:r w:rsidR="001078D5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대리점</w:t>
        </w:r>
      </w:ins>
      <w:del w:id="38" w:author="윤현정 (Hyunjeong Yoon)" w:date="2024-08-08T11:39:00Z">
        <w:r w:rsidRPr="00BA269D" w:rsidDel="001078D5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delText>을</w:delText>
        </w:r>
      </w:del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’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은 고객에게 타 </w:t>
      </w:r>
      <w:ins w:id="39" w:author="김현주 (Hyunjoo Kim)" w:date="2024-08-09T11:12:00Z">
        <w:r w:rsidR="003C064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제조사</w:t>
        </w:r>
      </w:ins>
      <w:del w:id="40" w:author="김현주 (Hyunjoo Kim)" w:date="2024-08-09T11:12:00Z">
        <w:r w:rsidRPr="00BA269D" w:rsidDel="003C064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delText>브랜</w:delText>
        </w:r>
      </w:del>
      <w:del w:id="41" w:author="김현주 (Hyunjoo Kim)" w:date="2024-08-09T11:11:00Z">
        <w:r w:rsidRPr="00BA269D" w:rsidDel="003C0641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delText>드</w:delText>
        </w:r>
      </w:del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 제품임을 명시하여 판매한다.</w:t>
      </w: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단,</w:t>
      </w: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취소,</w:t>
      </w: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반품,</w:t>
      </w: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  <w:proofErr w:type="gramStart"/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환불,</w:t>
      </w: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  <w:r w:rsidR="00E9159C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A</w:t>
      </w:r>
      <w:proofErr w:type="gramEnd"/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/S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기준</w:t>
      </w: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및 품질보증 정책은 </w:t>
      </w: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‘</w:t>
      </w:r>
      <w:ins w:id="42" w:author="윤현정 (Hyunjeong Yoon)" w:date="2024-08-08T11:39:00Z">
        <w:r w:rsidR="00437845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공급업자</w:t>
        </w:r>
      </w:ins>
      <w:del w:id="43" w:author="윤현정 (Hyunjeong Yoon)" w:date="2024-08-08T11:39:00Z">
        <w:r w:rsidRPr="00BA269D" w:rsidDel="00437845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delText>갑</w:delText>
        </w:r>
      </w:del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’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의 정책을 따른다.</w:t>
      </w:r>
    </w:p>
    <w:p w14:paraId="4D11D5B4" w14:textId="5F068CE7" w:rsidR="001C696A" w:rsidRPr="00BA269D" w:rsidRDefault="001C696A" w:rsidP="001C696A">
      <w:pPr>
        <w:pStyle w:val="ae"/>
        <w:numPr>
          <w:ilvl w:val="0"/>
          <w:numId w:val="27"/>
        </w:numPr>
        <w:jc w:val="left"/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</w:pP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‘</w:t>
      </w:r>
      <w:ins w:id="44" w:author="윤현정 (Hyunjeong Yoon)" w:date="2024-08-08T12:10:00Z">
        <w:r w:rsidR="00D81BF2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대리점</w:t>
        </w:r>
      </w:ins>
      <w:del w:id="45" w:author="윤현정 (Hyunjeong Yoon)" w:date="2024-08-08T12:10:00Z">
        <w:r w:rsidRPr="00BA269D" w:rsidDel="00D81BF2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delText>을</w:delText>
        </w:r>
      </w:del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’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은 약정한 품목의 브랜드의 유통정책</w:t>
      </w:r>
      <w:ins w:id="46" w:author="윤현정 (Hyunjeong Yoon)" w:date="2024-08-08T12:11:00Z">
        <w:r w:rsidR="00D81BF2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(</w:t>
        </w:r>
        <w:commentRangeStart w:id="47"/>
        <w:r w:rsidR="00D81BF2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별첨</w:t>
        </w:r>
        <w:r w:rsidR="00D81BF2">
          <w:rPr>
            <w:rFonts w:ascii="Noto Sans CJK KR Regular" w:eastAsia="Noto Sans CJK KR Regular" w:hAnsi="Noto Sans CJK KR Regular"/>
            <w:color w:val="000000" w:themeColor="text1"/>
            <w:sz w:val="18"/>
            <w:szCs w:val="18"/>
          </w:rPr>
          <w:t xml:space="preserve">2 </w:t>
        </w:r>
        <w:r w:rsidR="00D81BF2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매입 상품 브랜드 유통정책</w:t>
        </w:r>
      </w:ins>
      <w:commentRangeEnd w:id="47"/>
      <w:ins w:id="48" w:author="윤현정 (Hyunjeong Yoon)" w:date="2024-08-08T12:12:00Z">
        <w:r w:rsidR="00D81BF2">
          <w:rPr>
            <w:rStyle w:val="a7"/>
            <w:rFonts w:asciiTheme="minorHAnsi" w:eastAsiaTheme="minorEastAsia" w:hAnsiTheme="minorHAnsi" w:cstheme="minorBidi"/>
          </w:rPr>
          <w:commentReference w:id="47"/>
        </w:r>
      </w:ins>
      <w:ins w:id="49" w:author="윤현정 (Hyunjeong Yoon)" w:date="2024-08-08T12:11:00Z">
        <w:r w:rsidR="00D81BF2">
          <w:rPr>
            <w:rFonts w:ascii="Noto Sans CJK KR Regular" w:eastAsia="Noto Sans CJK KR Regular" w:hAnsi="Noto Sans CJK KR Regular"/>
            <w:color w:val="000000" w:themeColor="text1"/>
            <w:sz w:val="18"/>
            <w:szCs w:val="18"/>
          </w:rPr>
          <w:t>)</w:t>
        </w:r>
      </w:ins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에 반하여 판매할 수 없으며,</w:t>
      </w: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문제 발생시 </w:t>
      </w:r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‘</w:t>
      </w:r>
      <w:del w:id="50" w:author="윤현정 (Hyunjeong Yoon)" w:date="2024-08-08T11:44:00Z">
        <w:r w:rsidRPr="00BA269D" w:rsidDel="00437845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delText>갑</w:delText>
        </w:r>
      </w:del>
      <w:ins w:id="51" w:author="윤현정 (Hyunjeong Yoon)" w:date="2024-08-08T11:44:00Z">
        <w:r w:rsidR="00437845">
          <w:rPr>
            <w:rFonts w:ascii="Noto Sans CJK KR Regular" w:eastAsia="Noto Sans CJK KR Regular" w:hAnsi="Noto Sans CJK KR Regular" w:hint="eastAsia"/>
            <w:color w:val="000000" w:themeColor="text1"/>
            <w:sz w:val="18"/>
            <w:szCs w:val="18"/>
          </w:rPr>
          <w:t>공급업자</w:t>
        </w:r>
      </w:ins>
      <w:r w:rsidRPr="00BA269D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’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에게 관련 사실을 </w:t>
      </w:r>
      <w:r w:rsidR="00E9159C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알려야 </w:t>
      </w:r>
      <w:r w:rsidRPr="00BA269D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>한다.</w:t>
      </w:r>
    </w:p>
    <w:p w14:paraId="40402A57" w14:textId="77777777" w:rsidR="001C696A" w:rsidRPr="00BA269D" w:rsidRDefault="001C696A" w:rsidP="001C696A">
      <w:pPr>
        <w:pStyle w:val="ae"/>
        <w:jc w:val="left"/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</w:pPr>
    </w:p>
    <w:p w14:paraId="78A51E2C" w14:textId="77777777" w:rsidR="00DB146C" w:rsidRPr="00BA269D" w:rsidRDefault="00D16808" w:rsidP="00BA269D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</w:pPr>
      <w:r w:rsidRPr="00BA269D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 w:val="18"/>
          <w:szCs w:val="18"/>
        </w:rPr>
        <w:t>제</w:t>
      </w:r>
      <w:r w:rsidR="003E2A3F" w:rsidRPr="00BA269D">
        <w:rPr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  <w:t>4</w:t>
      </w:r>
      <w:r w:rsidRPr="00BA269D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 w:val="18"/>
          <w:szCs w:val="18"/>
        </w:rPr>
        <w:t>조</w:t>
      </w:r>
      <w:r w:rsidRPr="00BA269D">
        <w:rPr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  <w:t xml:space="preserve"> (</w:t>
      </w:r>
      <w:r w:rsidR="001C696A" w:rsidRPr="00BA269D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 w:val="18"/>
          <w:szCs w:val="18"/>
        </w:rPr>
        <w:t>약정의 변경</w:t>
      </w:r>
      <w:r w:rsidR="00BA269D" w:rsidRPr="00BA269D">
        <w:rPr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  <w:t xml:space="preserve"> </w:t>
      </w:r>
      <w:r w:rsidR="00BA269D" w:rsidRPr="00BA269D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 w:val="18"/>
          <w:szCs w:val="18"/>
        </w:rPr>
        <w:t>또는 해지)</w:t>
      </w:r>
    </w:p>
    <w:p w14:paraId="718384A1" w14:textId="481BF83E" w:rsidR="00BA269D" w:rsidRPr="00E9159C" w:rsidRDefault="00BE3982" w:rsidP="00BA269D">
      <w:pPr>
        <w:pStyle w:val="a4"/>
        <w:numPr>
          <w:ilvl w:val="0"/>
          <w:numId w:val="32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 w:val="18"/>
          <w:szCs w:val="18"/>
        </w:rPr>
      </w:pPr>
      <w:ins w:id="52" w:author="윤현정 (Hyunjeong Yoon)" w:date="2024-08-08T12:13:00Z">
        <w:r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t>‘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>공급업자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t>’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 xml:space="preserve">와 </w:t>
        </w:r>
      </w:ins>
      <w:r w:rsidR="00BA269D" w:rsidRPr="00E9159C">
        <w:rPr>
          <w:rFonts w:ascii="Noto Sans CJK KR Regular" w:eastAsia="Noto Sans CJK KR Regular" w:hAnsi="Noto Sans CJK KR Regular"/>
          <w:color w:val="000000" w:themeColor="text1"/>
          <w:kern w:val="0"/>
          <w:sz w:val="18"/>
          <w:szCs w:val="18"/>
        </w:rPr>
        <w:t>‘</w:t>
      </w:r>
      <w:ins w:id="53" w:author="윤현정 (Hyunjeong Yoon)" w:date="2024-08-08T11:45:00Z">
        <w:r w:rsidR="00437845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>대리점</w:t>
        </w:r>
      </w:ins>
      <w:ins w:id="54" w:author="윤현정 (Hyunjeong Yoon)" w:date="2024-08-08T12:15:00Z">
        <w:r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t>’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>은</w:t>
        </w:r>
      </w:ins>
      <w:del w:id="55" w:author="윤현정 (Hyunjeong Yoon)" w:date="2024-08-08T11:45:00Z">
        <w:r w:rsidR="00BA269D" w:rsidRPr="00E9159C" w:rsidDel="00437845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을</w:delText>
        </w:r>
      </w:del>
      <w:del w:id="56" w:author="윤현정 (Hyunjeong Yoon)" w:date="2024-08-08T12:15:00Z">
        <w:r w:rsidR="00BA269D" w:rsidRPr="00E9159C" w:rsidDel="00BE3982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>’</w:delText>
        </w:r>
      </w:del>
      <w:del w:id="57" w:author="윤현정 (Hyunjeong Yoon)" w:date="2024-08-08T12:13:00Z">
        <w:r w:rsidR="00BA269D" w:rsidRPr="00E9159C" w:rsidDel="00BE398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이</w:delText>
        </w:r>
      </w:del>
      <w:r w:rsidR="00BA269D" w:rsidRPr="00E9159C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 xml:space="preserve"> </w:t>
      </w:r>
      <w:ins w:id="58" w:author="윤현정 (Hyunjeong Yoon)" w:date="2024-08-08T12:14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 xml:space="preserve">상대방이 </w:t>
        </w:r>
      </w:ins>
      <w:r w:rsidR="00E9159C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>제</w:t>
      </w:r>
      <w:r w:rsidR="00BA269D" w:rsidRPr="00E9159C">
        <w:rPr>
          <w:rFonts w:ascii="Noto Sans CJK KR Regular" w:eastAsia="Noto Sans CJK KR Regular" w:hAnsi="Noto Sans CJK KR Regular"/>
          <w:color w:val="000000" w:themeColor="text1"/>
          <w:kern w:val="0"/>
          <w:sz w:val="18"/>
          <w:szCs w:val="18"/>
        </w:rPr>
        <w:t>3</w:t>
      </w:r>
      <w:r w:rsidR="00BA269D" w:rsidRPr="00E9159C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>조에 규정되어 있는 책임과 의무를 다하지 않</w:t>
      </w:r>
      <w:ins w:id="59" w:author="윤현정 (Hyunjeong Yoon)" w:date="2024-08-08T11:45:00Z">
        <w:r w:rsidR="00437845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>거나 위반</w:t>
        </w:r>
      </w:ins>
      <w:ins w:id="60" w:author="윤현정 (Hyunjeong Yoon)" w:date="2024-08-08T12:14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>하</w:t>
        </w:r>
      </w:ins>
      <w:r w:rsidR="00BA269D" w:rsidRPr="00E9159C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>는 경우</w:t>
      </w:r>
      <w:ins w:id="61" w:author="윤현정 (Hyunjeong Yoon)" w:date="2024-08-08T12:14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>를 포함하여</w:t>
        </w:r>
      </w:ins>
      <w:ins w:id="62" w:author="윤현정 (Hyunjeong Yoon)" w:date="2024-08-08T12:13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 xml:space="preserve"> </w:t>
        </w:r>
      </w:ins>
      <w:ins w:id="63" w:author="윤현정 (Hyunjeong Yoon)" w:date="2024-08-08T12:15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 xml:space="preserve">상대방이 </w:t>
        </w:r>
      </w:ins>
      <w:ins w:id="64" w:author="윤현정 (Hyunjeong Yoon)" w:date="2024-08-08T12:13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 xml:space="preserve">본 계약을 위반하는 </w:t>
        </w:r>
      </w:ins>
      <w:ins w:id="65" w:author="윤현정 (Hyunjeong Yoon)" w:date="2024-08-08T12:14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t>경우</w:t>
        </w:r>
      </w:ins>
      <w:r w:rsidR="00BA269D" w:rsidRPr="00E9159C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 xml:space="preserve"> </w:t>
      </w:r>
      <w:del w:id="66" w:author="윤현정 (Hyunjeong Yoon)" w:date="2024-08-08T12:14:00Z">
        <w:r w:rsidR="00BA269D" w:rsidRPr="00E9159C" w:rsidDel="00BE3982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>‘</w:delText>
        </w:r>
      </w:del>
      <w:del w:id="67" w:author="윤현정 (Hyunjeong Yoon)" w:date="2024-08-08T11:44:00Z">
        <w:r w:rsidR="00BA269D" w:rsidRPr="00E9159C" w:rsidDel="00437845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갑</w:delText>
        </w:r>
      </w:del>
      <w:del w:id="68" w:author="윤현정 (Hyunjeong Yoon)" w:date="2024-08-08T12:14:00Z">
        <w:r w:rsidR="00BA269D" w:rsidRPr="00E9159C" w:rsidDel="00BE3982">
          <w:rPr>
            <w:rFonts w:ascii="Noto Sans CJK KR Regular" w:eastAsia="Noto Sans CJK KR Regular" w:hAnsi="Noto Sans CJK KR Regular"/>
            <w:color w:val="000000" w:themeColor="text1"/>
            <w:kern w:val="0"/>
            <w:sz w:val="18"/>
            <w:szCs w:val="18"/>
          </w:rPr>
          <w:delText>’</w:delText>
        </w:r>
      </w:del>
      <w:del w:id="69" w:author="윤현정 (Hyunjeong Yoon)" w:date="2024-08-08T11:44:00Z">
        <w:r w:rsidR="00BA269D" w:rsidRPr="00E9159C" w:rsidDel="00437845">
          <w:rPr>
            <w:rFonts w:ascii="Noto Sans CJK KR Regular" w:eastAsia="Noto Sans CJK KR Regular" w:hAnsi="Noto Sans CJK KR Regular" w:hint="eastAsia"/>
            <w:color w:val="000000" w:themeColor="text1"/>
            <w:kern w:val="0"/>
            <w:sz w:val="18"/>
            <w:szCs w:val="18"/>
          </w:rPr>
          <w:delText>은</w:delText>
        </w:r>
      </w:del>
      <w:r w:rsidR="00BA269D" w:rsidRPr="00E9159C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 xml:space="preserve"> 서면으로 그 사실을 통지하고 즉시 본 약정을 해지할 수 있다.</w:t>
      </w:r>
      <w:r w:rsidR="00BA269D" w:rsidRPr="00E9159C">
        <w:rPr>
          <w:rFonts w:ascii="Noto Sans CJK KR Regular" w:eastAsia="Noto Sans CJK KR Regular" w:hAnsi="Noto Sans CJK KR Regular"/>
          <w:color w:val="000000" w:themeColor="text1"/>
          <w:kern w:val="0"/>
          <w:sz w:val="18"/>
          <w:szCs w:val="18"/>
        </w:rPr>
        <w:t xml:space="preserve"> </w:t>
      </w:r>
    </w:p>
    <w:p w14:paraId="5D83FE10" w14:textId="1D900E9A" w:rsidR="00BA269D" w:rsidRPr="005E3422" w:rsidDel="00437845" w:rsidRDefault="00BA269D" w:rsidP="00BA269D">
      <w:pPr>
        <w:pStyle w:val="a4"/>
        <w:numPr>
          <w:ilvl w:val="0"/>
          <w:numId w:val="32"/>
        </w:numPr>
        <w:adjustRightInd w:val="0"/>
        <w:snapToGrid w:val="0"/>
        <w:ind w:leftChars="0"/>
        <w:jc w:val="left"/>
        <w:rPr>
          <w:del w:id="70" w:author="윤현정 (Hyunjeong Yoon)" w:date="2024-08-08T11:45:00Z"/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</w:pPr>
      <w:del w:id="71" w:author="윤현정 (Hyunjeong Yoon)" w:date="2024-08-08T11:45:00Z">
        <w:r w:rsidRPr="00BA269D" w:rsidDel="00437845">
          <w:rPr>
            <w:rFonts w:ascii="Noto Sans CJK KR Regular" w:eastAsia="Noto Sans CJK KR Regular" w:hAnsi="Noto Sans CJK KR Regular"/>
            <w:sz w:val="18"/>
            <w:szCs w:val="18"/>
          </w:rPr>
          <w:lastRenderedPageBreak/>
          <w:delText>‘</w:delText>
        </w:r>
        <w:r w:rsidRPr="00BA269D" w:rsidDel="00437845">
          <w:rPr>
            <w:rFonts w:ascii="Noto Sans CJK KR Regular" w:eastAsia="Noto Sans CJK KR Regular" w:hAnsi="Noto Sans CJK KR Regular" w:hint="eastAsia"/>
            <w:sz w:val="18"/>
            <w:szCs w:val="18"/>
          </w:rPr>
          <w:delText>갑</w:delText>
        </w:r>
        <w:r w:rsidRPr="00BA269D" w:rsidDel="00437845">
          <w:rPr>
            <w:rFonts w:ascii="Noto Sans CJK KR Regular" w:eastAsia="Noto Sans CJK KR Regular" w:hAnsi="Noto Sans CJK KR Regular"/>
            <w:sz w:val="18"/>
            <w:szCs w:val="18"/>
          </w:rPr>
          <w:delText>’</w:delText>
        </w:r>
        <w:r w:rsidRPr="00BA269D" w:rsidDel="00437845">
          <w:rPr>
            <w:rFonts w:ascii="Noto Sans CJK KR Regular" w:eastAsia="Noto Sans CJK KR Regular" w:hAnsi="Noto Sans CJK KR Regular" w:hint="eastAsia"/>
            <w:sz w:val="18"/>
            <w:szCs w:val="18"/>
          </w:rPr>
          <w:delText>은 시범운영의 목적을 달성하였거나</w:delText>
        </w:r>
        <w:r w:rsidRPr="00BA269D" w:rsidDel="00437845">
          <w:rPr>
            <w:rFonts w:ascii="Noto Sans CJK KR Regular" w:eastAsia="Noto Sans CJK KR Regular" w:hAnsi="Noto Sans CJK KR Regular"/>
            <w:sz w:val="18"/>
            <w:szCs w:val="18"/>
          </w:rPr>
          <w:delText xml:space="preserve"> </w:delText>
        </w:r>
        <w:r w:rsidRPr="00BA269D" w:rsidDel="00437845">
          <w:rPr>
            <w:rFonts w:ascii="Noto Sans CJK KR Regular" w:eastAsia="Noto Sans CJK KR Regular" w:hAnsi="Noto Sans CJK KR Regular" w:hint="eastAsia"/>
            <w:sz w:val="18"/>
            <w:szCs w:val="18"/>
          </w:rPr>
          <w:delText xml:space="preserve">문제가 발생하는 경우 언제든지 서면으로 통지하여 본 약정을 변경 또는 해지할 수 있으며 어느 일방이 본 약정을 해지하려고 할 경우 그 사실을 서면으로 통보하여 상대방이 이를 수령한 날로부터 </w:delText>
        </w:r>
        <w:r w:rsidRPr="00BA269D" w:rsidDel="00437845">
          <w:rPr>
            <w:rFonts w:ascii="Noto Sans CJK KR Regular" w:eastAsia="Noto Sans CJK KR Regular" w:hAnsi="Noto Sans CJK KR Regular"/>
            <w:sz w:val="18"/>
            <w:szCs w:val="18"/>
          </w:rPr>
          <w:delText>7</w:delText>
        </w:r>
        <w:r w:rsidRPr="00BA269D" w:rsidDel="00437845">
          <w:rPr>
            <w:rFonts w:ascii="Noto Sans CJK KR Regular" w:eastAsia="Noto Sans CJK KR Regular" w:hAnsi="Noto Sans CJK KR Regular" w:hint="eastAsia"/>
            <w:sz w:val="18"/>
            <w:szCs w:val="18"/>
          </w:rPr>
          <w:delText>일이 경과하면 해지의 효력이 발생한다.</w:delText>
        </w:r>
        <w:r w:rsidRPr="00BA269D" w:rsidDel="00437845">
          <w:rPr>
            <w:rFonts w:ascii="Noto Sans CJK KR Regular" w:eastAsia="Noto Sans CJK KR Regular" w:hAnsi="Noto Sans CJK KR Regular"/>
            <w:sz w:val="18"/>
            <w:szCs w:val="18"/>
          </w:rPr>
          <w:delText xml:space="preserve"> </w:delText>
        </w:r>
      </w:del>
    </w:p>
    <w:p w14:paraId="2BB6831B" w14:textId="26B205F0" w:rsidR="005E3422" w:rsidRDefault="005E3422" w:rsidP="005E3422">
      <w:pPr>
        <w:adjustRightInd w:val="0"/>
        <w:snapToGrid w:val="0"/>
        <w:jc w:val="left"/>
        <w:rPr>
          <w:ins w:id="72" w:author="윤현정 (Hyunjeong Yoon)" w:date="2024-08-08T11:46:00Z"/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</w:pPr>
    </w:p>
    <w:p w14:paraId="169A9584" w14:textId="69CA60CF" w:rsidR="00437845" w:rsidRDefault="00437845" w:rsidP="005E3422">
      <w:pPr>
        <w:adjustRightInd w:val="0"/>
        <w:snapToGrid w:val="0"/>
        <w:jc w:val="left"/>
        <w:rPr>
          <w:ins w:id="73" w:author="윤현정 (Hyunjeong Yoon)" w:date="2024-08-08T11:46:00Z"/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</w:pPr>
      <w:proofErr w:type="gramStart"/>
      <w:ins w:id="74" w:author="윤현정 (Hyunjeong Yoon)" w:date="2024-08-08T11:46:00Z">
        <w:r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 xml:space="preserve">제 </w:t>
        </w:r>
        <w:r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</w:rPr>
          <w:t>5</w:t>
        </w:r>
        <w:proofErr w:type="gramEnd"/>
        <w:r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 xml:space="preserve">조 </w:t>
        </w:r>
        <w:r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</w:rPr>
          <w:t>(</w:t>
        </w:r>
        <w:r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>기타 특약사항)</w:t>
        </w:r>
      </w:ins>
    </w:p>
    <w:p w14:paraId="13F0E64E" w14:textId="47930FDD" w:rsidR="00437845" w:rsidRPr="003C0641" w:rsidRDefault="00437845" w:rsidP="003C0641">
      <w:pPr>
        <w:pStyle w:val="a4"/>
        <w:numPr>
          <w:ilvl w:val="0"/>
          <w:numId w:val="34"/>
        </w:numPr>
        <w:adjustRightInd w:val="0"/>
        <w:snapToGrid w:val="0"/>
        <w:ind w:leftChars="0"/>
        <w:jc w:val="left"/>
        <w:rPr>
          <w:ins w:id="75" w:author="윤현정 (Hyunjeong Yoon)" w:date="2024-08-08T11:47:00Z"/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  <w:rPrChange w:id="76" w:author="김현주 (Hyunjoo Kim)" w:date="2024-08-09T11:12:00Z">
            <w:rPr>
              <w:ins w:id="77" w:author="윤현정 (Hyunjeong Yoon)" w:date="2024-08-08T11:47:00Z"/>
            </w:rPr>
          </w:rPrChange>
        </w:rPr>
        <w:pPrChange w:id="78" w:author="김현주 (Hyunjoo Kim)" w:date="2024-08-09T11:12:00Z">
          <w:pPr>
            <w:adjustRightInd w:val="0"/>
            <w:snapToGrid w:val="0"/>
            <w:jc w:val="left"/>
          </w:pPr>
        </w:pPrChange>
      </w:pPr>
      <w:ins w:id="79" w:author="윤현정 (Hyunjeong Yoon)" w:date="2024-08-08T11:47:00Z">
        <w:del w:id="80" w:author="김현주 (Hyunjoo Kim)" w:date="2024-08-09T11:12:00Z">
          <w:r w:rsidRPr="003C0641" w:rsidDel="003C0641">
            <w:rPr>
              <w:rFonts w:ascii="맑은 고딕" w:eastAsia="맑은 고딕" w:hAnsi="맑은 고딕" w:hint="eastAsia"/>
              <w:b/>
              <w:color w:val="000000" w:themeColor="text1"/>
              <w:kern w:val="0"/>
              <w:sz w:val="18"/>
              <w:szCs w:val="18"/>
              <w:rPrChange w:id="81" w:author="김현주 (Hyunjoo Kim)" w:date="2024-08-09T11:12:00Z">
                <w:rPr>
                  <w:rFonts w:ascii="맑은 고딕" w:eastAsia="맑은 고딕" w:hAnsi="맑은 고딕" w:hint="eastAsia"/>
                </w:rPr>
              </w:rPrChange>
            </w:rPr>
            <w:delText>①</w:delText>
          </w:r>
        </w:del>
        <w:r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82" w:author="김현주 (Hyunjoo Kim)" w:date="2024-08-09T11:12:00Z">
              <w:rPr>
                <w:rFonts w:hint="eastAsia"/>
              </w:rPr>
            </w:rPrChange>
          </w:rPr>
          <w:t xml:space="preserve"> </w:t>
        </w:r>
      </w:ins>
      <w:ins w:id="83" w:author="윤현정 (Hyunjeong Yoon)" w:date="2024-08-08T11:48:00Z">
        <w:r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84" w:author="김현주 (Hyunjoo Kim)" w:date="2024-08-09T11:12:00Z">
              <w:rPr>
                <w:rFonts w:hint="eastAsia"/>
              </w:rPr>
            </w:rPrChange>
          </w:rPr>
          <w:t>본 약정서는</w:t>
        </w:r>
      </w:ins>
      <w:ins w:id="85" w:author="김현주 (Hyunjoo Kim)" w:date="2024-08-09T11:12:00Z">
        <w:r w:rsidR="003C0641"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</w:rPr>
          <w:t xml:space="preserve"> </w:t>
        </w:r>
        <w:r w:rsid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 xml:space="preserve">시범운영에 참여를 희망하는 </w:t>
        </w:r>
        <w:r w:rsidR="003C0641"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</w:rPr>
          <w:t>‘</w:t>
        </w:r>
        <w:r w:rsid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>대리점</w:t>
        </w:r>
        <w:r w:rsidR="003C0641"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</w:rPr>
          <w:t>’</w:t>
        </w:r>
        <w:r w:rsid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>에 한하여</w:t>
        </w:r>
      </w:ins>
      <w:ins w:id="86" w:author="윤현정 (Hyunjeong Yoon)" w:date="2024-08-08T11:48:00Z">
        <w:r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87" w:author="김현주 (Hyunjoo Kim)" w:date="2024-08-09T11:12:00Z">
              <w:rPr>
                <w:rFonts w:hint="eastAsia"/>
              </w:rPr>
            </w:rPrChange>
          </w:rPr>
          <w:t xml:space="preserve"> </w:t>
        </w:r>
        <w:r w:rsidRPr="003C0641"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  <w:rPrChange w:id="88" w:author="김현주 (Hyunjoo Kim)" w:date="2024-08-09T11:12:00Z">
              <w:rPr/>
            </w:rPrChange>
          </w:rPr>
          <w:t>‘</w:t>
        </w:r>
        <w:r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89" w:author="김현주 (Hyunjoo Kim)" w:date="2024-08-09T11:12:00Z">
              <w:rPr>
                <w:rFonts w:hint="eastAsia"/>
              </w:rPr>
            </w:rPrChange>
          </w:rPr>
          <w:t>공급업자</w:t>
        </w:r>
        <w:r w:rsidRPr="003C0641"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  <w:rPrChange w:id="90" w:author="김현주 (Hyunjoo Kim)" w:date="2024-08-09T11:12:00Z">
              <w:rPr/>
            </w:rPrChange>
          </w:rPr>
          <w:t>’</w:t>
        </w:r>
        <w:r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91" w:author="김현주 (Hyunjoo Kim)" w:date="2024-08-09T11:12:00Z">
              <w:rPr>
                <w:rFonts w:hint="eastAsia"/>
              </w:rPr>
            </w:rPrChange>
          </w:rPr>
          <w:t xml:space="preserve">와 </w:t>
        </w:r>
        <w:r w:rsidRPr="003C0641"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  <w:rPrChange w:id="92" w:author="김현주 (Hyunjoo Kim)" w:date="2024-08-09T11:12:00Z">
              <w:rPr/>
            </w:rPrChange>
          </w:rPr>
          <w:t>‘</w:t>
        </w:r>
        <w:r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93" w:author="김현주 (Hyunjoo Kim)" w:date="2024-08-09T11:12:00Z">
              <w:rPr>
                <w:rFonts w:hint="eastAsia"/>
              </w:rPr>
            </w:rPrChange>
          </w:rPr>
          <w:t>대리점</w:t>
        </w:r>
        <w:r w:rsidRPr="003C0641"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  <w:rPrChange w:id="94" w:author="김현주 (Hyunjoo Kim)" w:date="2024-08-09T11:12:00Z">
              <w:rPr/>
            </w:rPrChange>
          </w:rPr>
          <w:t>’</w:t>
        </w:r>
        <w:r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95" w:author="김현주 (Hyunjoo Kim)" w:date="2024-08-09T11:12:00Z">
              <w:rPr>
                <w:rFonts w:hint="eastAsia"/>
              </w:rPr>
            </w:rPrChange>
          </w:rPr>
          <w:t xml:space="preserve">이 </w:t>
        </w:r>
        <w:r w:rsidRPr="003C0641"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  <w:rPrChange w:id="96" w:author="김현주 (Hyunjoo Kim)" w:date="2024-08-09T11:12:00Z">
              <w:rPr/>
            </w:rPrChange>
          </w:rPr>
          <w:t>‘</w:t>
        </w:r>
        <w:r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97" w:author="김현주 (Hyunjoo Kim)" w:date="2024-08-09T11:12:00Z">
              <w:rPr>
                <w:rFonts w:hint="eastAsia"/>
              </w:rPr>
            </w:rPrChange>
          </w:rPr>
          <w:t>매입 상품</w:t>
        </w:r>
        <w:r w:rsidRPr="003C0641"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  <w:rPrChange w:id="98" w:author="김현주 (Hyunjoo Kim)" w:date="2024-08-09T11:12:00Z">
              <w:rPr/>
            </w:rPrChange>
          </w:rPr>
          <w:t>’</w:t>
        </w:r>
      </w:ins>
      <w:ins w:id="99" w:author="윤현정 (Hyunjeong Yoon)" w:date="2024-08-08T11:51:00Z">
        <w:r w:rsidR="00EA1340"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100" w:author="김현주 (Hyunjoo Kim)" w:date="2024-08-09T11:12:00Z">
              <w:rPr>
                <w:rFonts w:hint="eastAsia"/>
              </w:rPr>
            </w:rPrChange>
          </w:rPr>
          <w:t xml:space="preserve">을 </w:t>
        </w:r>
      </w:ins>
      <w:ins w:id="101" w:author="윤현정 (Hyunjeong Yoon)" w:date="2024-08-08T11:48:00Z">
        <w:r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102" w:author="김현주 (Hyunjoo Kim)" w:date="2024-08-09T11:12:00Z">
              <w:rPr>
                <w:rFonts w:hint="eastAsia"/>
              </w:rPr>
            </w:rPrChange>
          </w:rPr>
          <w:t xml:space="preserve">시범적으로 </w:t>
        </w:r>
      </w:ins>
      <w:ins w:id="103" w:author="윤현정 (Hyunjeong Yoon)" w:date="2024-08-08T11:51:00Z">
        <w:r w:rsidR="00EA1340"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104" w:author="김현주 (Hyunjoo Kim)" w:date="2024-08-09T11:12:00Z">
              <w:rPr>
                <w:rFonts w:hint="eastAsia"/>
              </w:rPr>
            </w:rPrChange>
          </w:rPr>
          <w:t xml:space="preserve">판매 및 </w:t>
        </w:r>
      </w:ins>
      <w:ins w:id="105" w:author="윤현정 (Hyunjeong Yoon)" w:date="2024-08-08T11:48:00Z">
        <w:r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106" w:author="김현주 (Hyunjoo Kim)" w:date="2024-08-09T11:12:00Z">
              <w:rPr>
                <w:rFonts w:hint="eastAsia"/>
              </w:rPr>
            </w:rPrChange>
          </w:rPr>
          <w:t>운영하기 위하여 자유로운 의사에</w:t>
        </w:r>
      </w:ins>
      <w:ins w:id="107" w:author="윤현정 (Hyunjeong Yoon)" w:date="2024-08-08T11:50:00Z">
        <w:r w:rsidR="00EA1340" w:rsidRPr="003C0641"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  <w:rPrChange w:id="108" w:author="김현주 (Hyunjoo Kim)" w:date="2024-08-09T11:12:00Z">
              <w:rPr/>
            </w:rPrChange>
          </w:rPr>
          <w:t xml:space="preserve"> </w:t>
        </w:r>
      </w:ins>
      <w:ins w:id="109" w:author="윤현정 (Hyunjeong Yoon)" w:date="2024-08-08T11:51:00Z">
        <w:r w:rsidR="00EA1340"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110" w:author="김현주 (Hyunjoo Kim)" w:date="2024-08-09T11:12:00Z">
              <w:rPr>
                <w:rFonts w:hint="eastAsia"/>
              </w:rPr>
            </w:rPrChange>
          </w:rPr>
          <w:t>의</w:t>
        </w:r>
      </w:ins>
      <w:ins w:id="111" w:author="윤현정 (Hyunjeong Yoon)" w:date="2024-08-08T11:52:00Z">
        <w:r w:rsidR="00EA1340"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112" w:author="김현주 (Hyunjoo Kim)" w:date="2024-08-09T11:12:00Z">
              <w:rPr>
                <w:rFonts w:hint="eastAsia"/>
              </w:rPr>
            </w:rPrChange>
          </w:rPr>
          <w:t>하여</w:t>
        </w:r>
      </w:ins>
      <w:ins w:id="113" w:author="윤현정 (Hyunjeong Yoon)" w:date="2024-08-08T11:48:00Z">
        <w:r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114" w:author="김현주 (Hyunjoo Kim)" w:date="2024-08-09T11:12:00Z">
              <w:rPr>
                <w:rFonts w:hint="eastAsia"/>
              </w:rPr>
            </w:rPrChange>
          </w:rPr>
          <w:t xml:space="preserve"> 체결한 약정이</w:t>
        </w:r>
      </w:ins>
      <w:ins w:id="115" w:author="윤현정 (Hyunjeong Yoon)" w:date="2024-08-08T11:50:00Z">
        <w:r w:rsidR="00EA1340" w:rsidRPr="003C0641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  <w:rPrChange w:id="116" w:author="김현주 (Hyunjoo Kim)" w:date="2024-08-09T11:12:00Z">
              <w:rPr>
                <w:rFonts w:hint="eastAsia"/>
              </w:rPr>
            </w:rPrChange>
          </w:rPr>
          <w:t>다.</w:t>
        </w:r>
        <w:r w:rsidR="00EA1340" w:rsidRPr="003C0641"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  <w:rPrChange w:id="117" w:author="김현주 (Hyunjoo Kim)" w:date="2024-08-09T11:12:00Z">
              <w:rPr/>
            </w:rPrChange>
          </w:rPr>
          <w:t xml:space="preserve"> </w:t>
        </w:r>
      </w:ins>
    </w:p>
    <w:p w14:paraId="50D9CC4C" w14:textId="2A163DBD" w:rsidR="00437845" w:rsidRDefault="00437845" w:rsidP="005E3422">
      <w:pPr>
        <w:adjustRightInd w:val="0"/>
        <w:snapToGrid w:val="0"/>
        <w:jc w:val="left"/>
        <w:rPr>
          <w:ins w:id="118" w:author="윤현정 (Hyunjeong Yoon)" w:date="2024-08-08T11:46:00Z"/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</w:pPr>
      <w:ins w:id="119" w:author="윤현정 (Hyunjeong Yoon)" w:date="2024-08-08T11:47:00Z">
        <w:r>
          <w:rPr>
            <w:rFonts w:ascii="맑은 고딕" w:eastAsia="맑은 고딕" w:hAnsi="맑은 고딕" w:hint="eastAsia"/>
            <w:b/>
            <w:color w:val="000000" w:themeColor="text1"/>
            <w:kern w:val="0"/>
            <w:sz w:val="18"/>
            <w:szCs w:val="18"/>
          </w:rPr>
          <w:t>②</w:t>
        </w:r>
        <w:r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 xml:space="preserve"> </w:t>
        </w:r>
      </w:ins>
      <w:ins w:id="120" w:author="윤현정 (Hyunjeong Yoon)" w:date="2024-08-08T11:48:00Z">
        <w:r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 xml:space="preserve">본 약정서에서 정하지 않은 사항에 대해서는 </w:t>
        </w:r>
        <w:r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</w:rPr>
          <w:t>0000.00.00 ‘</w:t>
        </w:r>
        <w:r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>공급업자</w:t>
        </w:r>
        <w:r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</w:rPr>
          <w:t>’</w:t>
        </w:r>
        <w:r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 xml:space="preserve">와 </w:t>
        </w:r>
        <w:r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</w:rPr>
          <w:t>‘</w:t>
        </w:r>
        <w:r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>대리점</w:t>
        </w:r>
        <w:r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</w:rPr>
          <w:t xml:space="preserve">’ </w:t>
        </w:r>
        <w:r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 xml:space="preserve">체결한 </w:t>
        </w:r>
        <w:r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</w:rPr>
          <w:t>‘</w:t>
        </w:r>
        <w:proofErr w:type="spellStart"/>
        <w:r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>퍼시스</w:t>
        </w:r>
        <w:proofErr w:type="spellEnd"/>
        <w:r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 xml:space="preserve"> 위탁판매 대리점 계약</w:t>
        </w:r>
        <w:r>
          <w:rPr>
            <w:rFonts w:ascii="Noto Sans CJK KR Regular" w:eastAsia="Noto Sans CJK KR Regular" w:hAnsi="Noto Sans CJK KR Regular"/>
            <w:b/>
            <w:color w:val="000000" w:themeColor="text1"/>
            <w:kern w:val="0"/>
            <w:sz w:val="18"/>
            <w:szCs w:val="18"/>
          </w:rPr>
          <w:t>’</w:t>
        </w:r>
        <w:r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 w:val="18"/>
            <w:szCs w:val="18"/>
          </w:rPr>
          <w:t>의 내용을 준용한다.</w:t>
        </w:r>
      </w:ins>
    </w:p>
    <w:p w14:paraId="0167CB6F" w14:textId="64B46D14" w:rsidR="00EA1340" w:rsidRDefault="00EA1340" w:rsidP="005E3422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 w:val="18"/>
          <w:szCs w:val="18"/>
        </w:rPr>
      </w:pPr>
    </w:p>
    <w:p w14:paraId="13D06DBD" w14:textId="77777777" w:rsidR="005E3422" w:rsidRDefault="005E3422" w:rsidP="005E3422">
      <w:pPr>
        <w:pStyle w:val="af9"/>
        <w:wordWrap/>
        <w:spacing w:line="240" w:lineRule="auto"/>
        <w:ind w:right="500"/>
        <w:jc w:val="center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</w:p>
    <w:p w14:paraId="3E0EB7B6" w14:textId="77777777" w:rsidR="005E3422" w:rsidRPr="00F5605F" w:rsidRDefault="005E3422" w:rsidP="005E3422">
      <w:pPr>
        <w:pStyle w:val="af9"/>
        <w:wordWrap/>
        <w:spacing w:line="240" w:lineRule="auto"/>
        <w:ind w:right="500"/>
        <w:jc w:val="center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2024년   월   일</w:t>
      </w:r>
    </w:p>
    <w:p w14:paraId="55AAA8F8" w14:textId="77777777" w:rsidR="005E3422" w:rsidRPr="00F5605F" w:rsidRDefault="005E3422" w:rsidP="005E3422">
      <w:pPr>
        <w:pStyle w:val="af9"/>
        <w:wordWrap/>
        <w:spacing w:line="240" w:lineRule="auto"/>
        <w:ind w:right="500"/>
        <w:jc w:val="center"/>
        <w:rPr>
          <w:rFonts w:ascii="Noto Sans CJK KR Regular" w:eastAsia="Noto Sans CJK KR Regular" w:hAnsi="Noto Sans CJK KR Regular"/>
          <w:strike/>
          <w:color w:val="000000" w:themeColor="text1"/>
        </w:rPr>
      </w:pPr>
    </w:p>
    <w:tbl>
      <w:tblPr>
        <w:tblW w:w="9183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05"/>
        <w:gridCol w:w="4478"/>
      </w:tblGrid>
      <w:tr w:rsidR="005E3422" w:rsidRPr="00F5605F" w14:paraId="605243B6" w14:textId="77777777" w:rsidTr="00811695">
        <w:trPr>
          <w:trHeight w:val="539"/>
          <w:jc w:val="center"/>
        </w:trPr>
        <w:tc>
          <w:tcPr>
            <w:tcW w:w="4705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0F21027F" w14:textId="7467988C" w:rsidR="005E3422" w:rsidRPr="00F5605F" w:rsidRDefault="00437845" w:rsidP="00811695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ins w:id="121" w:author="윤현정 (Hyunjeong Yoon)" w:date="2024-08-08T11:45:00Z">
              <w:r>
                <w:rPr>
                  <w:rFonts w:ascii="Noto Sans CJK KR Regular" w:eastAsia="Noto Sans CJK KR Regular" w:hAnsi="Noto Sans CJK KR Regular" w:hint="eastAsia"/>
                  <w:color w:val="000000" w:themeColor="text1"/>
                  <w:sz w:val="22"/>
                  <w:szCs w:val="22"/>
                </w:rPr>
                <w:t>공급업자</w:t>
              </w:r>
            </w:ins>
            <w:del w:id="122" w:author="윤현정 (Hyunjeong Yoon)" w:date="2024-08-08T11:45:00Z">
              <w:r w:rsidR="005E3422" w:rsidDel="00437845">
                <w:rPr>
                  <w:rFonts w:ascii="Noto Sans CJK KR Regular" w:eastAsia="Noto Sans CJK KR Regular" w:hAnsi="Noto Sans CJK KR Regular" w:hint="eastAsia"/>
                  <w:color w:val="000000" w:themeColor="text1"/>
                  <w:sz w:val="22"/>
                  <w:szCs w:val="22"/>
                </w:rPr>
                <w:delText>갑</w:delText>
              </w:r>
            </w:del>
          </w:p>
          <w:p w14:paraId="006971CC" w14:textId="77777777" w:rsidR="005E3422" w:rsidRPr="00F5605F" w:rsidRDefault="005E3422" w:rsidP="00811695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</w:tc>
        <w:tc>
          <w:tcPr>
            <w:tcW w:w="44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683F404D" w14:textId="398AF679" w:rsidR="005E3422" w:rsidRPr="00F5605F" w:rsidRDefault="00437845" w:rsidP="00811695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ins w:id="123" w:author="윤현정 (Hyunjeong Yoon)" w:date="2024-08-08T11:45:00Z">
              <w:r>
                <w:rPr>
                  <w:rFonts w:ascii="Noto Sans CJK KR Regular" w:eastAsia="Noto Sans CJK KR Regular" w:hAnsi="Noto Sans CJK KR Regular" w:hint="eastAsia"/>
                  <w:color w:val="000000" w:themeColor="text1"/>
                  <w:sz w:val="22"/>
                  <w:szCs w:val="22"/>
                </w:rPr>
                <w:t>대리점</w:t>
              </w:r>
            </w:ins>
            <w:del w:id="124" w:author="윤현정 (Hyunjeong Yoon)" w:date="2024-08-08T11:45:00Z">
              <w:r w:rsidR="005E3422" w:rsidDel="00437845">
                <w:rPr>
                  <w:rFonts w:ascii="Noto Sans CJK KR Regular" w:eastAsia="Noto Sans CJK KR Regular" w:hAnsi="Noto Sans CJK KR Regular" w:hint="eastAsia"/>
                  <w:color w:val="000000" w:themeColor="text1"/>
                  <w:sz w:val="22"/>
                  <w:szCs w:val="22"/>
                </w:rPr>
                <w:delText>을</w:delText>
              </w:r>
            </w:del>
          </w:p>
          <w:p w14:paraId="5D92B5B8" w14:textId="77777777" w:rsidR="005E3422" w:rsidRPr="00F5605F" w:rsidRDefault="005E3422" w:rsidP="00811695">
            <w:pPr>
              <w:pStyle w:val="af9"/>
              <w:wordWrap/>
              <w:spacing w:line="240" w:lineRule="auto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</w:tc>
      </w:tr>
      <w:tr w:rsidR="005E3422" w:rsidRPr="00F5605F" w14:paraId="1D955C6C" w14:textId="77777777" w:rsidTr="00811695">
        <w:trPr>
          <w:trHeight w:val="32"/>
          <w:jc w:val="center"/>
        </w:trPr>
        <w:tc>
          <w:tcPr>
            <w:tcW w:w="4705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4EFC7E39" w14:textId="77777777" w:rsidR="005E3422" w:rsidRPr="00F5605F" w:rsidRDefault="005E3422" w:rsidP="00811695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상호 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퍼시스</w:t>
            </w:r>
            <w:proofErr w:type="spellEnd"/>
          </w:p>
          <w:p w14:paraId="47833A22" w14:textId="77777777" w:rsidR="005E3422" w:rsidRPr="00F5605F" w:rsidRDefault="005E3422" w:rsidP="00811695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주소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서울시</w:t>
            </w: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송파구 </w:t>
            </w:r>
            <w:proofErr w:type="spellStart"/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오금로</w:t>
            </w:r>
            <w:proofErr w:type="spell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311</w:t>
            </w:r>
          </w:p>
          <w:p w14:paraId="1059F3A2" w14:textId="77777777" w:rsidR="005E3422" w:rsidRPr="00F5605F" w:rsidRDefault="005E3422" w:rsidP="00811695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대표자 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성명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박 광 호 (인)</w:t>
            </w:r>
          </w:p>
          <w:p w14:paraId="65E45A0D" w14:textId="77777777" w:rsidR="005E3422" w:rsidRPr="00F5605F" w:rsidRDefault="005E3422" w:rsidP="00811695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사업자(법인)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번호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215-81-20534</w:t>
            </w:r>
          </w:p>
        </w:tc>
        <w:tc>
          <w:tcPr>
            <w:tcW w:w="44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045F9A84" w14:textId="77777777" w:rsidR="005E3422" w:rsidRPr="00F5605F" w:rsidRDefault="005E3422" w:rsidP="00811695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상호 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       </w:t>
            </w:r>
          </w:p>
          <w:p w14:paraId="62B75BBE" w14:textId="77777777" w:rsidR="005E3422" w:rsidRPr="00F5605F" w:rsidRDefault="005E3422" w:rsidP="00811695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명칭(대리점명</w:t>
            </w:r>
            <w:proofErr w:type="gramStart"/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)</w:t>
            </w: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  <w:p w14:paraId="2F478528" w14:textId="77777777" w:rsidR="005E3422" w:rsidRPr="00F5605F" w:rsidRDefault="005E3422" w:rsidP="00811695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주소 :</w:t>
            </w:r>
            <w:proofErr w:type="gramEnd"/>
          </w:p>
          <w:p w14:paraId="65CC100B" w14:textId="77777777" w:rsidR="005E3422" w:rsidRPr="00F5605F" w:rsidRDefault="005E3422" w:rsidP="00811695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대표자 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성명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                        (인)</w:t>
            </w:r>
          </w:p>
          <w:p w14:paraId="60905EE5" w14:textId="77777777" w:rsidR="005E3422" w:rsidRPr="00F5605F" w:rsidRDefault="005E3422" w:rsidP="00811695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사업자(법인)번호 :</w:t>
            </w:r>
          </w:p>
        </w:tc>
      </w:tr>
      <w:tr w:rsidR="005E3422" w:rsidRPr="00F5605F" w14:paraId="304DAF94" w14:textId="77777777" w:rsidTr="00811695">
        <w:trPr>
          <w:trHeight w:val="539"/>
          <w:jc w:val="center"/>
        </w:trPr>
        <w:tc>
          <w:tcPr>
            <w:tcW w:w="4705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06075DED" w14:textId="77777777" w:rsidR="005E3422" w:rsidRPr="00F5605F" w:rsidRDefault="005E3422" w:rsidP="00C64CB0">
            <w:pPr>
              <w:pStyle w:val="af9"/>
              <w:wordWrap/>
              <w:spacing w:line="240" w:lineRule="auto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</w:tc>
        <w:tc>
          <w:tcPr>
            <w:tcW w:w="44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63AAF389" w14:textId="77777777" w:rsidR="005E3422" w:rsidRPr="00F5605F" w:rsidRDefault="005E3422" w:rsidP="005E3422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</w:tc>
      </w:tr>
    </w:tbl>
    <w:p w14:paraId="2F558E51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00419332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6EB88980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387FF760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2041FA1D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1E24F504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0AD86310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2A5D10AA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4F5517E8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0E830A6F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5433EE0F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674095F4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33C5B00C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41FF803F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01E7BA19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31DAEFF4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37343730" w14:textId="77777777" w:rsidR="00C64CB0" w:rsidRDefault="00C64CB0" w:rsidP="00C64CB0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69360B38" w14:textId="77777777" w:rsidR="00C64CB0" w:rsidRDefault="00C64CB0" w:rsidP="00C54794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tbl>
      <w:tblPr>
        <w:tblpPr w:leftFromText="142" w:rightFromText="142" w:vertAnchor="page" w:horzAnchor="margin" w:tblpXSpec="center" w:tblpY="2391"/>
        <w:tblW w:w="5107" w:type="pct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78"/>
        <w:gridCol w:w="1158"/>
        <w:gridCol w:w="5360"/>
        <w:gridCol w:w="1230"/>
        <w:gridCol w:w="814"/>
        <w:gridCol w:w="1158"/>
      </w:tblGrid>
      <w:tr w:rsidR="00C54794" w:rsidRPr="00C54794" w14:paraId="0BCD8605" w14:textId="77777777" w:rsidTr="00FD6A23">
        <w:trPr>
          <w:trHeight w:val="680"/>
          <w:jc w:val="center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9595AEE" w14:textId="77777777" w:rsidR="00C54794" w:rsidRDefault="00C54794" w:rsidP="00C5479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6"/>
                <w:szCs w:val="16"/>
              </w:rPr>
              <w:lastRenderedPageBreak/>
              <w:t>#별첨1</w:t>
            </w:r>
          </w:p>
          <w:p w14:paraId="54023267" w14:textId="77777777" w:rsidR="00C54794" w:rsidRDefault="00C54794" w:rsidP="00C54794">
            <w:pPr>
              <w:pStyle w:val="a5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8"/>
                <w:szCs w:val="28"/>
              </w:rPr>
            </w:pPr>
            <w:r>
              <w:rPr>
                <w:rFonts w:ascii="Noto Sans CJK KR Regular" w:eastAsia="Noto Sans CJK KR Regular" w:hAnsi="Noto Sans CJK KR Regular" w:hint="eastAsia"/>
                <w:color w:val="000000" w:themeColor="text1"/>
                <w:sz w:val="28"/>
                <w:szCs w:val="28"/>
              </w:rPr>
              <w:t>매입 상품 품목리스트</w:t>
            </w:r>
          </w:p>
          <w:p w14:paraId="7354805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 w:val="16"/>
                <w:szCs w:val="16"/>
              </w:rPr>
            </w:pPr>
          </w:p>
        </w:tc>
      </w:tr>
      <w:tr w:rsidR="00C54794" w:rsidRPr="00A57412" w14:paraId="6296A384" w14:textId="77777777" w:rsidTr="00FD6A23">
        <w:trPr>
          <w:trHeight w:val="680"/>
          <w:jc w:val="center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9B28A2" w14:textId="77777777" w:rsidR="00C54794" w:rsidRPr="00A57412" w:rsidRDefault="00C54794" w:rsidP="00C54794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6"/>
                <w:szCs w:val="16"/>
              </w:rPr>
              <w:t>브랜드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972BF3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b/>
                <w:bCs/>
                <w:kern w:val="0"/>
                <w:sz w:val="16"/>
                <w:szCs w:val="16"/>
              </w:rPr>
              <w:t>시리즈명</w:t>
            </w:r>
          </w:p>
        </w:tc>
        <w:tc>
          <w:tcPr>
            <w:tcW w:w="24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21F990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b/>
                <w:bCs/>
                <w:kern w:val="0"/>
                <w:sz w:val="16"/>
                <w:szCs w:val="16"/>
              </w:rPr>
              <w:t>단품명</w:t>
            </w:r>
            <w:proofErr w:type="spellEnd"/>
          </w:p>
        </w:tc>
        <w:tc>
          <w:tcPr>
            <w:tcW w:w="5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3F2DF0" w14:textId="77777777" w:rsidR="00C54794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b/>
                <w:bCs/>
                <w:kern w:val="0"/>
                <w:sz w:val="16"/>
                <w:szCs w:val="16"/>
              </w:rPr>
              <w:t>세트코드</w:t>
            </w:r>
            <w:r w:rsidRPr="00A57412">
              <w:rPr>
                <w:rFonts w:ascii="맑은 고딕" w:eastAsia="맑은 고딕" w:hAnsi="맑은 고딕" w:cs="굴림" w:hint="eastAsia"/>
                <w:b/>
                <w:bCs/>
                <w:kern w:val="0"/>
                <w:sz w:val="16"/>
                <w:szCs w:val="16"/>
              </w:rPr>
              <w:br/>
              <w:t>(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b/>
                <w:bCs/>
                <w:kern w:val="0"/>
                <w:sz w:val="16"/>
                <w:szCs w:val="16"/>
              </w:rPr>
              <w:t>퍼시스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</w:p>
          <w:p w14:paraId="2FD21C3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b/>
                <w:bCs/>
                <w:kern w:val="0"/>
                <w:sz w:val="16"/>
                <w:szCs w:val="16"/>
              </w:rPr>
              <w:t>판매 코드)</w:t>
            </w: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92380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b/>
                <w:bCs/>
                <w:kern w:val="0"/>
                <w:sz w:val="16"/>
                <w:szCs w:val="16"/>
              </w:rPr>
              <w:t>색상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7B9B7D" w14:textId="77777777" w:rsidR="00C54794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b/>
                <w:bCs/>
                <w:kern w:val="0"/>
                <w:sz w:val="16"/>
                <w:szCs w:val="16"/>
              </w:rPr>
              <w:t>위탁판매원가</w:t>
            </w:r>
          </w:p>
          <w:p w14:paraId="0F08E06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b/>
                <w:bCs/>
                <w:kern w:val="0"/>
                <w:sz w:val="16"/>
                <w:szCs w:val="16"/>
              </w:rPr>
              <w:t>(VAT별도)</w:t>
            </w:r>
          </w:p>
        </w:tc>
      </w:tr>
      <w:tr w:rsidR="00C54794" w:rsidRPr="00A57412" w14:paraId="22F68910" w14:textId="77777777" w:rsidTr="00C54794">
        <w:trPr>
          <w:trHeight w:val="340"/>
          <w:jc w:val="center"/>
        </w:trPr>
        <w:tc>
          <w:tcPr>
            <w:tcW w:w="32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BEAB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알로소</w:t>
            </w:r>
            <w:proofErr w:type="spellEnd"/>
          </w:p>
        </w:tc>
        <w:tc>
          <w:tcPr>
            <w:tcW w:w="5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7B68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17F2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_크림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오트</w:t>
            </w:r>
            <w:proofErr w:type="spellEnd"/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6F00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FACSB241Z1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30A9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4U0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B339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1,956,000</w:t>
            </w:r>
          </w:p>
        </w:tc>
      </w:tr>
      <w:tr w:rsidR="00C54794" w:rsidRPr="00A57412" w14:paraId="2A6A22B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4EB8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D57A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8ED9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_크림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오트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0D6F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2778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4F39D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7F3516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21F2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19A6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DDBC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몰트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그레이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44FA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FCF7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4U1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8063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1,956,000</w:t>
            </w:r>
          </w:p>
        </w:tc>
      </w:tr>
      <w:tr w:rsidR="00C54794" w:rsidRPr="00A57412" w14:paraId="50EE68B6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7E6E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285C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4382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몰트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그레이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A335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052E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F9D1B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EE7F15E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4003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9C9C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E91D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아일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블루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CAD1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8D44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4U4L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44C8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1,956,000</w:t>
            </w:r>
          </w:p>
        </w:tc>
      </w:tr>
      <w:tr w:rsidR="00C54794" w:rsidRPr="00A57412" w14:paraId="0419E67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36A5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307C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E79B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아일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블루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1520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5A95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7F638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1A71830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C4F4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B53E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DB1F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샤모아</w:t>
            </w:r>
            <w:proofErr w:type="spellEnd"/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1E2D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FACSB241T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756B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5E4A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2,291,000</w:t>
            </w:r>
          </w:p>
        </w:tc>
      </w:tr>
      <w:tr w:rsidR="00C54794" w:rsidRPr="00A57412" w14:paraId="2A8E48D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D864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4411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28C5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샤모아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DBB4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70B1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A1E30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D81E14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C879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B7E6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C421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_실버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헤이즈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0CAB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EB91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4L1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E4CB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2,291,000</w:t>
            </w:r>
          </w:p>
        </w:tc>
      </w:tr>
      <w:tr w:rsidR="00C54794" w:rsidRPr="00A57412" w14:paraId="312C379E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BF74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9FEC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0545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_실버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헤이즈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4AA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8C9F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6913D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3B7F916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E679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7DDE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796B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블러쉬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CE69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7AE2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4L2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048D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2,291,000</w:t>
            </w:r>
          </w:p>
        </w:tc>
      </w:tr>
      <w:tr w:rsidR="00C54794" w:rsidRPr="00A57412" w14:paraId="470DC31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BA0A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FE4F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FA29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블러쉬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199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B086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D1AE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73F835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4BE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5E09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6B3D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_블루 베이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DF98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B63C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4L4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F7CB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2,291,000</w:t>
            </w:r>
          </w:p>
        </w:tc>
      </w:tr>
      <w:tr w:rsidR="00C54794" w:rsidRPr="00A57412" w14:paraId="6EE56626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F961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F0F7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0E06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_블루 베이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CF8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B3EC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D4845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1FD84D5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CC5A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74D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D8E1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몬드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FBE8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C014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4L4A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AD34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2,291,000</w:t>
            </w:r>
          </w:p>
        </w:tc>
      </w:tr>
      <w:tr w:rsidR="00C54794" w:rsidRPr="00A57412" w14:paraId="0C11381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C763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0B9A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EC90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몬드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211F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179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0581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BA0E43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17EE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D643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B649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_로사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E7B9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883C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387E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2,291,000</w:t>
            </w:r>
          </w:p>
        </w:tc>
      </w:tr>
      <w:tr w:rsidR="00C54794" w:rsidRPr="00A57412" w14:paraId="3AF87409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FAFC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8308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B6C5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_로사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7F44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3749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1C265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062A17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85B3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05BB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B7CA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윌로우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A189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D3CD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4L7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470A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2,291,000</w:t>
            </w:r>
          </w:p>
        </w:tc>
      </w:tr>
      <w:tr w:rsidR="00C54794" w:rsidRPr="00A57412" w14:paraId="0A0D6F1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83FA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783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46BF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윌로우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EB85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405F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453BA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244A04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BE33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91D6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A09D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_달리아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8DFB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A479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4L8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85D6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2,291,000</w:t>
            </w:r>
          </w:p>
        </w:tc>
      </w:tr>
      <w:tr w:rsidR="00C54794" w:rsidRPr="00A57412" w14:paraId="52135A6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46A9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9738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0EE2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_달리아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792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943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B703A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68D1D5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371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1773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7A7F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_클라우드</w:t>
            </w:r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2810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FACSB241JN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D818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L841L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FD00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2,313,000</w:t>
            </w:r>
          </w:p>
        </w:tc>
      </w:tr>
      <w:tr w:rsidR="00C54794" w:rsidRPr="00A57412" w14:paraId="24379FE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ABF2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36E5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DDF0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_클라우드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1989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871B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7E3EA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C2B3D6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F5DE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33F9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B4C5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_카멜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B655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B910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L845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6710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2,313,000</w:t>
            </w:r>
          </w:p>
        </w:tc>
      </w:tr>
      <w:tr w:rsidR="00C54794" w:rsidRPr="00A57412" w14:paraId="4E10C27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FC88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AAC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414D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_카멜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0A04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1764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C4056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D622621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1654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813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2A64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_파우더</w:t>
            </w:r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0BBC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FACSB241BN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12CB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D5DB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2,815,000</w:t>
            </w:r>
          </w:p>
        </w:tc>
      </w:tr>
      <w:tr w:rsidR="00C54794" w:rsidRPr="00A57412" w14:paraId="35BAE2BD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D8D3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0416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A5AD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_파우더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BFA6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2AE9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8FC66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E47228E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9428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A150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57B2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3015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7C6A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L732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C5F7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2,815,000</w:t>
            </w:r>
          </w:p>
        </w:tc>
      </w:tr>
      <w:tr w:rsidR="00C54794" w:rsidRPr="00A57412" w14:paraId="3A30401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5A8F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09EA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2E44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C447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A9C4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EA725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CC33B1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7110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4807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085E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올드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로즈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FB3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ECEE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L733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3CD2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2,815,000</w:t>
            </w:r>
          </w:p>
        </w:tc>
      </w:tr>
      <w:tr w:rsidR="00C54794" w:rsidRPr="00A57412" w14:paraId="377BDE3B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E07D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EB47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D32E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올드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로즈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5EE2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E372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164C5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6DB4B7B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9467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2071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6195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_테라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코타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6728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5463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L733A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29DC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2,815,000</w:t>
            </w:r>
          </w:p>
        </w:tc>
      </w:tr>
      <w:tr w:rsidR="00C54794" w:rsidRPr="00A57412" w14:paraId="2D8519B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BA16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AA4B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E975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_테라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코타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1A72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71B6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D2FEC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FEAEF5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78FB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229D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BF15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_블루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피코크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5DD4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7151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L734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09F4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2,815,000</w:t>
            </w:r>
          </w:p>
        </w:tc>
      </w:tr>
      <w:tr w:rsidR="00C54794" w:rsidRPr="00A57412" w14:paraId="0B24D61D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C84D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11AC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D02A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_블루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피코크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ADF7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C81B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2867D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C5AEDC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6C7B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78AC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38D9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_노체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CCF5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C5BB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713A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2,815,000</w:t>
            </w:r>
          </w:p>
        </w:tc>
      </w:tr>
      <w:tr w:rsidR="00C54794" w:rsidRPr="00A57412" w14:paraId="23E70031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FBC0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D849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3FD6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_노체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D37F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855E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D40C4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E0C9E3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F24D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4A85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BDF6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앰브라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6A10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B5F6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L735L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6F90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2,815,000</w:t>
            </w:r>
          </w:p>
        </w:tc>
      </w:tr>
      <w:tr w:rsidR="00C54794" w:rsidRPr="00A57412" w14:paraId="5A82BD3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E9CF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97D2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3734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앰브라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A150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695A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577DD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0B6E9B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0BF3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4869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BE7A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마리노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2F69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AE18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L737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271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2,815,000</w:t>
            </w:r>
          </w:p>
        </w:tc>
      </w:tr>
      <w:tr w:rsidR="00C54794" w:rsidRPr="00A57412" w14:paraId="4E7F6C5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17F0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1B8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82C3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마리노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6720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1949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0D5B9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10E39D2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B760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BEE7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92C9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_세이지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08E6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2B37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L737C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BDE1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2,815,000</w:t>
            </w:r>
          </w:p>
        </w:tc>
      </w:tr>
      <w:tr w:rsidR="00C54794" w:rsidRPr="00A57412" w14:paraId="64E0CDC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0ACA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B263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6707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_세이지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4BB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9427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D85FD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3DE7BE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3715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CE8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1F1A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조이풀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옐로우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11FF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4F1E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L738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1A97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2,815,000</w:t>
            </w:r>
          </w:p>
        </w:tc>
      </w:tr>
      <w:tr w:rsidR="00C54794" w:rsidRPr="00A57412" w14:paraId="4C117A3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3AED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8811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C642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조이풀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옐로우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A48F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DF2A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A4244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10656F1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A342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04B8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F830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_파나마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30B8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DD4F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L738A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F037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2,815,000</w:t>
            </w:r>
          </w:p>
        </w:tc>
      </w:tr>
      <w:tr w:rsidR="00C54794" w:rsidRPr="00A57412" w14:paraId="2B8F7D6E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44E8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5643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25D4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카포네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2인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_파나마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1820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6FFF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369F7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1810A4F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BB47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6E1F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OP</w:t>
            </w: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89FE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_크림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오트</w:t>
            </w:r>
            <w:proofErr w:type="spellEnd"/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BE19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FACSB102Z1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B762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4U0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013B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2,611,000</w:t>
            </w:r>
          </w:p>
        </w:tc>
      </w:tr>
      <w:tr w:rsidR="00C54794" w:rsidRPr="00A57412" w14:paraId="362A3CF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4DFD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DB4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6FD2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_크림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오트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B291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3784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69DC0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3DF652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20D2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F4BD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D333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_크림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오트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1F91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D4E0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C7539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568B25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989E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185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CD53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몰트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그레이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D988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1F15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4U1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4CFE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2,611,000</w:t>
            </w:r>
          </w:p>
        </w:tc>
      </w:tr>
      <w:tr w:rsidR="00C54794" w:rsidRPr="00A57412" w14:paraId="37CE1E3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E048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16C5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70F2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몰트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그레이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CAC6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D9F9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E1217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F2A9AC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8DB3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FE87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6CCC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몰트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그레이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A4E6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D842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84A13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EF39AD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049D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D818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E789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아일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블루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4799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A708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4U4L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C960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2,611,000</w:t>
            </w:r>
          </w:p>
        </w:tc>
      </w:tr>
      <w:tr w:rsidR="00C54794" w:rsidRPr="00A57412" w14:paraId="273F9C4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7712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D09F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3001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아일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블루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6A21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D16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1F565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FB5C56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BE9E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8F1A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C3A8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아일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블루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D841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36C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7319E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965A9B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2DE7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CE06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9CE9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_파우더</w:t>
            </w:r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69A5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FACSB102BN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B091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99FD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3,847,000</w:t>
            </w:r>
          </w:p>
        </w:tc>
      </w:tr>
      <w:tr w:rsidR="00C54794" w:rsidRPr="00A57412" w14:paraId="0A3F4CB9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843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8BDF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CAF5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_파우더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F1A6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5E3F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07A48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A944EA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F16D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C3AC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8BE9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_파우더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5557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D8F0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85BC4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A6F12A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B11C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4B07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39F0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88D6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6B6A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L732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A5B5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3,847,000</w:t>
            </w:r>
          </w:p>
        </w:tc>
      </w:tr>
      <w:tr w:rsidR="00C54794" w:rsidRPr="00A57412" w14:paraId="15B3E21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D97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2EF5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5BF0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DF37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0FA9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2B143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200439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5713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4EAD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1820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7586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686D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4F947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2D008E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E034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155B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26F4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올드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로즈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2CA5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80D4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L733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2D2D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3,847,000</w:t>
            </w:r>
          </w:p>
        </w:tc>
      </w:tr>
      <w:tr w:rsidR="00C54794" w:rsidRPr="00A57412" w14:paraId="21BA28F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17A2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8F36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E953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올드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로즈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EBD1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9D77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FC4A4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3F71166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139E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848E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5D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올드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로즈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34C8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BF60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4AC86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DEA1DD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36B2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326C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3E8E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_테라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코타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9BCE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FE5F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L733A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639F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3,847,000</w:t>
            </w:r>
          </w:p>
        </w:tc>
      </w:tr>
      <w:tr w:rsidR="00C54794" w:rsidRPr="00A57412" w14:paraId="2B02F22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7463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CF9D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A0C8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_테라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코타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FFD0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9ADF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6287D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3C5E8C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1B58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D448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A8BA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_테라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코타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CE16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12FA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6DC25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682E4F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13F9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251E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C41D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_블루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피코크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7916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104D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L734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3745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3,847,000</w:t>
            </w:r>
          </w:p>
        </w:tc>
      </w:tr>
      <w:tr w:rsidR="00C54794" w:rsidRPr="00A57412" w14:paraId="4CD6FED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72D9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C49A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3538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_블루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피코크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9430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D589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C1B7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9B239B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C8BE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FDD0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04E8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_블루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피코크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0A4B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B27D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E4418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D8C745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C4C3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98B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2BFC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_노체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40A5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D655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6EF7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3,847,000</w:t>
            </w:r>
          </w:p>
        </w:tc>
      </w:tr>
      <w:tr w:rsidR="00C54794" w:rsidRPr="00A57412" w14:paraId="403FABC9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78FC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3E09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CFBF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_노체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C1D0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1B87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DF2FF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B35DFF9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E196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281E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D645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_노체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E272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0F80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F918B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A0FA626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E35D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43F8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6611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앰브라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353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0C5D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L735L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17FC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3,847,000</w:t>
            </w:r>
          </w:p>
        </w:tc>
      </w:tr>
      <w:tr w:rsidR="00C54794" w:rsidRPr="00A57412" w14:paraId="31F57C7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C3C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4066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5785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앰브라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6E8B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9998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3B7F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7351D7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4A3C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7B6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B140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앰브라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B840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5626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9BE88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EE45DB1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8F6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55F5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6C53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_나이트 블루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80B6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A01A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L736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F177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3,847,000</w:t>
            </w:r>
          </w:p>
        </w:tc>
      </w:tr>
      <w:tr w:rsidR="00C54794" w:rsidRPr="00A57412" w14:paraId="235CCEF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B15E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35CF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3203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_나이트 블루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8A53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62B5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19304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FB345E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C605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296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8C7F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_나이트 블루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CBC2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BFBF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1D0E1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C97AF1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D80D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3B0D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4C71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마리노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63E5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2043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L737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89AC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3,847,000</w:t>
            </w:r>
          </w:p>
        </w:tc>
      </w:tr>
      <w:tr w:rsidR="00C54794" w:rsidRPr="00A57412" w14:paraId="48296B0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518E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8AF4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834F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마리노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3E3B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6EA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F88C4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DBCA1E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D094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A833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8063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마리노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3E2F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62BC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29CD7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2621A01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BFA0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2BF1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9E78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_세이지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819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C12E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L737C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E500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3,847,000</w:t>
            </w:r>
          </w:p>
        </w:tc>
      </w:tr>
      <w:tr w:rsidR="00C54794" w:rsidRPr="00A57412" w14:paraId="7BDE718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C67E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C384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7F0C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_세이지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C0AB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39F7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2A612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1791169E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6501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C3CF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C37D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_세이지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7C21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EF8E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EE8C8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46CD4B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D788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49CD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0E15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조이풀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옐로우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23B5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A9BE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L738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C6C2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3,847,000</w:t>
            </w:r>
          </w:p>
        </w:tc>
      </w:tr>
      <w:tr w:rsidR="00C54794" w:rsidRPr="00A57412" w14:paraId="3289903E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B9E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D1CE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A587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조이풀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옐로우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03D1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5A61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B1229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039C8D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F5EC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40AB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B726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조이풀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옐로우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FEF0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16F5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29B60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B25C99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AE22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3E52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A553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_파나마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0A1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0AA4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L738A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27B0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3,847,000</w:t>
            </w:r>
          </w:p>
        </w:tc>
      </w:tr>
      <w:tr w:rsidR="00C54794" w:rsidRPr="00A57412" w14:paraId="13BB1DC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021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4FA1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AF8E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_파나마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AB63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E2E9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CDDD9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BDE76C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179E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DCE3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B1C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_파나마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DEAB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1BE1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85D23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84FA9EB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062C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9364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4AD3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_크림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오트</w:t>
            </w:r>
            <w:proofErr w:type="spellEnd"/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60C3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FACSB101Z1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08AA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4U0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30FB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1,876,000</w:t>
            </w:r>
          </w:p>
        </w:tc>
      </w:tr>
      <w:tr w:rsidR="00C54794" w:rsidRPr="00A57412" w14:paraId="78C07AF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6513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5C72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6E54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_크림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오트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6F67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AF2A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FBB0F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EB6B71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B7A3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CEB0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0100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몰트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그레이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2C84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97A4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4U1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4914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1,876,000</w:t>
            </w:r>
          </w:p>
        </w:tc>
      </w:tr>
      <w:tr w:rsidR="00C54794" w:rsidRPr="00A57412" w14:paraId="0302B1F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C083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2F0C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CE0B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몰트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그레이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6543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A1D4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32B97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89FEFD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274D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8948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7C42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아일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블루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D11B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C810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4U4L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DC4B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1,876,000</w:t>
            </w:r>
          </w:p>
        </w:tc>
      </w:tr>
      <w:tr w:rsidR="00C54794" w:rsidRPr="00A57412" w14:paraId="41C5FA6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15C8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79B2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9226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패브릭ㅣ메이트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아일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블루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8C7F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B472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16BFB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040DE56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3B48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195F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2959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_파우더</w:t>
            </w:r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1CE0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FACSB101BN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A766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E2C2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2,720,000</w:t>
            </w:r>
          </w:p>
        </w:tc>
      </w:tr>
      <w:tr w:rsidR="00C54794" w:rsidRPr="00A57412" w14:paraId="566FC0F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E60F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B71E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E446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_파우더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3CD5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9178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D7CA1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61352F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ADF4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4AA4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5D09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1214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67F8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L732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6421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2,720,000</w:t>
            </w:r>
          </w:p>
        </w:tc>
      </w:tr>
      <w:tr w:rsidR="00C54794" w:rsidRPr="00A57412" w14:paraId="54BD50AE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28DF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C49F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D71E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76C1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B22B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5EED2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BA286CB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CF6A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066C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3939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올드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로즈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2FE7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A2FC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L733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7660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2,720,000</w:t>
            </w:r>
          </w:p>
        </w:tc>
      </w:tr>
      <w:tr w:rsidR="00C54794" w:rsidRPr="00A57412" w14:paraId="59495B4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9E89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062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5BDB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올드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로즈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C1FB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9DAE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8033A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A1DCE3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F06E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7FB6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33B4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_테라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코타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730B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41C4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L733A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D435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2,720,000</w:t>
            </w:r>
          </w:p>
        </w:tc>
      </w:tr>
      <w:tr w:rsidR="00C54794" w:rsidRPr="00A57412" w14:paraId="531F331E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C7A0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34AC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83FA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_테라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코타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FE76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E2C0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3C8DF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E42986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8EAE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8741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9630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_블루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피코크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9D06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BC6D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L734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93B3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2,720,000</w:t>
            </w:r>
          </w:p>
        </w:tc>
      </w:tr>
      <w:tr w:rsidR="00C54794" w:rsidRPr="00A57412" w14:paraId="3CC68916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CBFC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6A09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AC20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_블루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피코크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1666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10B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4B09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1D9FC8B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5E5B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B47D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00E8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_노체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AEBF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B848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7028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2,720,000</w:t>
            </w:r>
          </w:p>
        </w:tc>
      </w:tr>
      <w:tr w:rsidR="00C54794" w:rsidRPr="00A57412" w14:paraId="549D6E7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A3D1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7222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265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_노체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D3DC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821D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47C6A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14262E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42EC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3C78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9B50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앰브라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359A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2989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L735L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55CB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2,720,000</w:t>
            </w:r>
          </w:p>
        </w:tc>
      </w:tr>
      <w:tr w:rsidR="00C54794" w:rsidRPr="00A57412" w14:paraId="478DD96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8CE8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8A52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4B04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앰브라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B1E8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E3A1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E76EA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B63068E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9779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4B5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156D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_나이트 블루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DACC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A485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L736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67A6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2,720,000</w:t>
            </w:r>
          </w:p>
        </w:tc>
      </w:tr>
      <w:tr w:rsidR="00C54794" w:rsidRPr="00A57412" w14:paraId="399F91B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F4B7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E812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C764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_나이트 블루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155F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C6B2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F6AED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F9E6CC9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5876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91CB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E7FB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마리노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5E83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A7F4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L737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216B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2,720,000</w:t>
            </w:r>
          </w:p>
        </w:tc>
      </w:tr>
      <w:tr w:rsidR="00C54794" w:rsidRPr="00A57412" w14:paraId="1917985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009A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183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3CEB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마리노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D5EE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E8E6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29A7C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8B66E5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C7A9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851D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8948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_세이지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6B65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E038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L737C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AC07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2,720,000</w:t>
            </w:r>
          </w:p>
        </w:tc>
      </w:tr>
      <w:tr w:rsidR="00C54794" w:rsidRPr="00A57412" w14:paraId="5CBEC1CD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3188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FE91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E54F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_세이지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FB09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5CDA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BF0F6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735F93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DB81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BB29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FA7E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조이풀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옐로우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8CFE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C0D2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L738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2961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2,720,000</w:t>
            </w:r>
          </w:p>
        </w:tc>
      </w:tr>
      <w:tr w:rsidR="00C54794" w:rsidRPr="00A57412" w14:paraId="0249D68B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626D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CF5F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5329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조이풀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옐로우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1A7B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CC6F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08D7C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15CA4F6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8344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AD1A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9CB3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_파나마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4A9E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70F5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L738A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418D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2,720,000</w:t>
            </w:r>
          </w:p>
        </w:tc>
      </w:tr>
      <w:tr w:rsidR="00C54794" w:rsidRPr="00A57412" w14:paraId="7715F28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944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8752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3367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보눔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오픈베이스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_파나마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CDF7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525E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6C701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1CD3D04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5C2B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BBDA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6601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_클라우드</w:t>
            </w:r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2333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FACSB072JN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2C5E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L841L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F065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4,161,000</w:t>
            </w:r>
          </w:p>
        </w:tc>
      </w:tr>
      <w:tr w:rsidR="00C54794" w:rsidRPr="00A57412" w14:paraId="17C1BD3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A6AD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1B0A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26B0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_클라우드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CC0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C2CF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16AB9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129CF9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4960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CCAC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D44A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_클라우드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EE81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ADA7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FC5A8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3786E6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D0EC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C89A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9059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_카멜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911E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FC74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L845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C767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4,161,000</w:t>
            </w:r>
          </w:p>
        </w:tc>
      </w:tr>
      <w:tr w:rsidR="00C54794" w:rsidRPr="00A57412" w14:paraId="6358956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FEC0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085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2653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_카멜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2D67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B40A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DCAFF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2253EE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7E94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E363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2D6D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_카멜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9B1E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BC28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73022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13BEBA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9C22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6DD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5DFB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샤모아</w:t>
            </w:r>
            <w:proofErr w:type="spellEnd"/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4A2A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FACSB072T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0064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EB61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3,994,000</w:t>
            </w:r>
          </w:p>
        </w:tc>
      </w:tr>
      <w:tr w:rsidR="00C54794" w:rsidRPr="00A57412" w14:paraId="2F67EEB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BCC6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DF68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80BE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샤모아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D1B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3F0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E0C81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0344CE1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CF72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9BB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9ACE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샤모아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BB3B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A9FD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91E61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B1F8C8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635B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8AA5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BB02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_실버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헤이즈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1E59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1C3B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4L1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F53D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3,994,000</w:t>
            </w:r>
          </w:p>
        </w:tc>
      </w:tr>
      <w:tr w:rsidR="00C54794" w:rsidRPr="00A57412" w14:paraId="3CA8822E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F372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4268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765A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_실버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헤이즈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2C81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3558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4EBD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9B17BA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E7D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907B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A8EF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_실버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헤이즈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B612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A598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69536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C3DF2F1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151F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34A3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35B7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블러쉬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8367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DB44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4L2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A64E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3,994,000</w:t>
            </w:r>
          </w:p>
        </w:tc>
      </w:tr>
      <w:tr w:rsidR="00C54794" w:rsidRPr="00A57412" w14:paraId="6377332D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DFF8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171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2805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블러쉬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11DF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70FE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3904B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035DFB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33CD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292E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A466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블러쉬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C279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70EC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BF33E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AE26FD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3F99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B2A2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C6C7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_블루 베이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9CC5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1583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4L4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2D0D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3,994,000</w:t>
            </w:r>
          </w:p>
        </w:tc>
      </w:tr>
      <w:tr w:rsidR="00C54794" w:rsidRPr="00A57412" w14:paraId="78617E0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8891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A51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ABD8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_블루 베이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67B4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528D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1CA13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37FD64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D354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1B12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5B5C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_블루 베이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C5FC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204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FCC78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7FF7556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BE67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43A9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7AB6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_로사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6BF3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2A17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9D93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3,994,000</w:t>
            </w:r>
          </w:p>
        </w:tc>
      </w:tr>
      <w:tr w:rsidR="00C54794" w:rsidRPr="00A57412" w14:paraId="081FF9E6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55A5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72C8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4BD3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_로사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BD65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A04D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38B26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533E9C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2AB0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8B19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0E91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_로사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A99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7D88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3B478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05D72C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C21B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5C8E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885C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암리스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윌로우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110E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2B0E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4L7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899B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3,994,000</w:t>
            </w:r>
          </w:p>
        </w:tc>
      </w:tr>
      <w:tr w:rsidR="00C54794" w:rsidRPr="00A57412" w14:paraId="3CE90D46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9BED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C44C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7895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윌로우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CC2E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DA17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B6FBD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595F2A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14E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230B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3E94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윌로우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8E19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362D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542ED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23558C9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AD6F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4D96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630C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_클라우드</w:t>
            </w:r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AC1E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FACSB071JN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C77F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L841L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2B3B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3,258,000</w:t>
            </w:r>
          </w:p>
        </w:tc>
      </w:tr>
      <w:tr w:rsidR="00C54794" w:rsidRPr="00A57412" w14:paraId="4FCEBAF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BE0A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7158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1BD6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_클라우드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AE3D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3926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73AD5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37028B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7DBC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6CAF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53AA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_카멜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6DE3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90AB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L845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D548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3,258,000</w:t>
            </w:r>
          </w:p>
        </w:tc>
      </w:tr>
      <w:tr w:rsidR="00C54794" w:rsidRPr="00A57412" w14:paraId="38FC944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6C96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839F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5C87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_카멜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8A5E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1172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6258F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2A329E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0AA9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CBA3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1CB7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샤모아</w:t>
            </w:r>
            <w:proofErr w:type="spellEnd"/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87B1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FACSB071T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5E9E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C367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2,968,000</w:t>
            </w:r>
          </w:p>
        </w:tc>
      </w:tr>
      <w:tr w:rsidR="00C54794" w:rsidRPr="00A57412" w14:paraId="477CB24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AA01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C55C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4128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샤모아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6BCD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6BBF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85363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140080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FCAF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9837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69A5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_실버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헤이즈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B06F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62C8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4L1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652B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2,968,000</w:t>
            </w:r>
          </w:p>
        </w:tc>
      </w:tr>
      <w:tr w:rsidR="00C54794" w:rsidRPr="00A57412" w14:paraId="68FCD69B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FD9D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3FD6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CD6D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_실버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헤이즈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AFD8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BF9F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D0F96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348AED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1F19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F172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854C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블러쉬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99B8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F80B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4L2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92EE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2,968,000</w:t>
            </w:r>
          </w:p>
        </w:tc>
      </w:tr>
      <w:tr w:rsidR="00C54794" w:rsidRPr="00A57412" w14:paraId="68D08BA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7D84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1E15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F42A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블러쉬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D4F1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35A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A7B4D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37C4A39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A0AF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461C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7EF4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_블루 베이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3446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4B49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4L4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1823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2,968,000</w:t>
            </w:r>
          </w:p>
        </w:tc>
      </w:tr>
      <w:tr w:rsidR="00C54794" w:rsidRPr="00A57412" w14:paraId="077E569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83DE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CA96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BBB5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_블루 베이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FF50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7929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EE7EA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59B158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CAB0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B2DE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BB28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_로사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CE22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D98D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E18D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2,968,000</w:t>
            </w:r>
          </w:p>
        </w:tc>
      </w:tr>
      <w:tr w:rsidR="00C54794" w:rsidRPr="00A57412" w14:paraId="10DD475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5520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7BD2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0D51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_로사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ABAB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A4B6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ABCCD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8DE7EF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5BCA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31E6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2E13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윌로우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6B57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DC40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4L7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5C97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2,968,000</w:t>
            </w:r>
          </w:p>
        </w:tc>
      </w:tr>
      <w:tr w:rsidR="00C54794" w:rsidRPr="00A57412" w14:paraId="14CD92D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8E3E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BF48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0B03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비하르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와이드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윌로우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416C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AAC0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588C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81162F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6F35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1EAA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4F72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샤모아</w:t>
            </w:r>
            <w:proofErr w:type="spellEnd"/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A096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FACSB321T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8836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6A47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2,458,000</w:t>
            </w:r>
          </w:p>
        </w:tc>
      </w:tr>
      <w:tr w:rsidR="00C54794" w:rsidRPr="00A57412" w14:paraId="74396E8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DAA5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CAFF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645F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샤모아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7861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633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AE066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93CEFE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1C5D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0E90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8BCC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_실버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헤이즈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E4B0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1ECC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4L1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4FA2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2,458,000</w:t>
            </w:r>
          </w:p>
        </w:tc>
      </w:tr>
      <w:tr w:rsidR="00C54794" w:rsidRPr="00A57412" w14:paraId="5EAA329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B321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CEA9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0FEC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_실버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헤이즈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AA9D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1F0D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E09B1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D585DD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3D36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0E1C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1F88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블러쉬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7B16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D80E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4L2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6F88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2,458,000</w:t>
            </w:r>
          </w:p>
        </w:tc>
      </w:tr>
      <w:tr w:rsidR="00C54794" w:rsidRPr="00A57412" w14:paraId="77EB3F6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5711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0C46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C0BC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블러쉬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68A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85BB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741F8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6AF8606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C7B3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696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8DF5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_블루 베이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C487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605B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4L4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5B4D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2,458,000</w:t>
            </w:r>
          </w:p>
        </w:tc>
      </w:tr>
      <w:tr w:rsidR="00C54794" w:rsidRPr="00A57412" w14:paraId="73A15F8D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6E1E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615D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0C3A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_블루 베이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EC2B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1F48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CDA78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03F1ECD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B9F2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6846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20AF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몬드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156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ED30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4L4A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C5F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2,458,000</w:t>
            </w:r>
          </w:p>
        </w:tc>
      </w:tr>
      <w:tr w:rsidR="00C54794" w:rsidRPr="00A57412" w14:paraId="51E3B7B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D789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8E63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4BB4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몬드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0617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6E1B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BD6BF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4D7AB4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B271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8829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79D4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_로사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950E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1C34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C488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2,458,000</w:t>
            </w:r>
          </w:p>
        </w:tc>
      </w:tr>
      <w:tr w:rsidR="00C54794" w:rsidRPr="00A57412" w14:paraId="2BFA28A9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19D4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B7D5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4569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_로사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991A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4939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C0153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C00EE79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9AC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CDE1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2219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윌로우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F0E3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06F8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4L7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26B7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2,458,000</w:t>
            </w:r>
          </w:p>
        </w:tc>
      </w:tr>
      <w:tr w:rsidR="00C54794" w:rsidRPr="00A57412" w14:paraId="261DD91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6DA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6EE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83A5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윌로우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395D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333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FE054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1C3E89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E7F8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F4A0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74B7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_달리아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760D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BB41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4L8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8738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2,458,000</w:t>
            </w:r>
          </w:p>
        </w:tc>
      </w:tr>
      <w:tr w:rsidR="00C54794" w:rsidRPr="00A57412" w14:paraId="06B26A5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EC2B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FF85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6D4C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패브릭ㅣ아크레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_달리아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DD8E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693A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CBF63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1A7BDB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544F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C9F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8DE5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_클라우드</w:t>
            </w:r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61A2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FACSB321JN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70C2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L841L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961B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2,902,000</w:t>
            </w:r>
          </w:p>
        </w:tc>
      </w:tr>
      <w:tr w:rsidR="00C54794" w:rsidRPr="00A57412" w14:paraId="37DA184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613C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2CFA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42EC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_클라우드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25EB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903C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C1B21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5A7258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292F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DF86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EA6D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_카멜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3346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E83B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L845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0396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2,902,000</w:t>
            </w:r>
          </w:p>
        </w:tc>
      </w:tr>
      <w:tr w:rsidR="00C54794" w:rsidRPr="00A57412" w14:paraId="202F5A9A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737E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A76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DED2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레더ㅣ소프트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프리모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_카멜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F45E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AC31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7ACDA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E36A6AB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99D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29DE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0B95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_파우더</w:t>
            </w:r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2A28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FACSB321BN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12AA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DD87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3,040,000</w:t>
            </w:r>
          </w:p>
        </w:tc>
      </w:tr>
      <w:tr w:rsidR="00C54794" w:rsidRPr="00A57412" w14:paraId="74BE6D6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4F2F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9EFE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4782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_파우더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191B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ECC3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EC77D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034E9D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7599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4BB9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E53F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92EE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A63B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L732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1062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3,040,000</w:t>
            </w:r>
          </w:p>
        </w:tc>
      </w:tr>
      <w:tr w:rsidR="00C54794" w:rsidRPr="00A57412" w14:paraId="1DE30B1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CC73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41D9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1018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_펄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5F2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1435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E18CC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F9093C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DEFF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B927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E16B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올드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로즈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9B17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9CCF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L733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8018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3,040,000</w:t>
            </w:r>
          </w:p>
        </w:tc>
      </w:tr>
      <w:tr w:rsidR="00C54794" w:rsidRPr="00A57412" w14:paraId="63C1B26E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2286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2C4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1258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올드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로즈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24D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7884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62DCE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E7A1BFD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7135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E6B6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AB34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_테라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코타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D27A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7F31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L733A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65C2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3,040,000</w:t>
            </w:r>
          </w:p>
        </w:tc>
      </w:tr>
      <w:tr w:rsidR="00C54794" w:rsidRPr="00A57412" w14:paraId="30897F99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067E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E6B6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AEC5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_테라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코타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8A51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FA2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93FE2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C63A42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0E63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D0A2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B2DC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_노체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8A45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6083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5A83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3,040,000</w:t>
            </w:r>
          </w:p>
        </w:tc>
      </w:tr>
      <w:tr w:rsidR="00C54794" w:rsidRPr="00A57412" w14:paraId="4E067DD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CE89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30DA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030C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_노체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C7CC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C2F3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9B548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52056CD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6367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41DC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7AED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앰브라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591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7FCF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L735L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FE85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3,040,000</w:t>
            </w:r>
          </w:p>
        </w:tc>
      </w:tr>
      <w:tr w:rsidR="00C54794" w:rsidRPr="00A57412" w14:paraId="5228F249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EB51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6EDA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9055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앰브라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13B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0ECE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1C63A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1E1FD05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3BFE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5AB2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4C84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마리노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3E09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D20A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L737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9BDC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3,040,000</w:t>
            </w:r>
          </w:p>
        </w:tc>
      </w:tr>
      <w:tr w:rsidR="00C54794" w:rsidRPr="00A57412" w14:paraId="7FA68FE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4631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B0F2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11DD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카도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마리노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19BD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35FF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F4712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996DA66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B98D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36C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8BBB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_세이지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5620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E492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L737C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9809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3,040,000</w:t>
            </w:r>
          </w:p>
        </w:tc>
      </w:tr>
      <w:tr w:rsidR="00C54794" w:rsidRPr="00A57412" w14:paraId="1CA73D51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5681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685C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629A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_세이지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9FFF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E2AA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874D2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DE6AB4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7FAC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D9B6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EE3A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(좌)_프리미엄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_파나마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1655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8F63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L738A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9BC3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3,040,000</w:t>
            </w:r>
          </w:p>
        </w:tc>
      </w:tr>
      <w:tr w:rsidR="00C54794" w:rsidRPr="00A57412" w14:paraId="0A0E944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6859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F927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2202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사티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1인 (우)_프리미엄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레더ㅣ드리밍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헤비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_파나마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7E12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5EB2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DB7B1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1FF889D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B169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FBFC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홀리데이미니</w:t>
            </w:r>
            <w:proofErr w:type="spellEnd"/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C41D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패브릭ㅣ솔라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_웜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브리즈</w:t>
            </w:r>
            <w:proofErr w:type="spellEnd"/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63F7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FACSP225X2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0C0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3K0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3159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2,386,000</w:t>
            </w:r>
          </w:p>
        </w:tc>
      </w:tr>
      <w:tr w:rsidR="00C54794" w:rsidRPr="00A57412" w14:paraId="764B68F4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8AB3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CBE4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BD80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패브릭ㅣ솔라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_웜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브리즈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C17A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5477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B2ED6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3C15B66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64A3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A15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D1DC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패브릭ㅣ솔라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_그레이 아울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CA06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371D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3K1L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2C8F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2,386,000</w:t>
            </w:r>
          </w:p>
        </w:tc>
      </w:tr>
      <w:tr w:rsidR="00C54794" w:rsidRPr="00A57412" w14:paraId="03FFFD4D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49D8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C691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936E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패브릭ㅣ솔라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_그레이 아울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D278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2EC9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5B48A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6FD9A5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52E8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4D7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4505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패브릭ㅣ솔라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오드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로즈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BA9D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EB34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3K2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1A54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2,386,000</w:t>
            </w:r>
          </w:p>
        </w:tc>
      </w:tr>
      <w:tr w:rsidR="00C54794" w:rsidRPr="00A57412" w14:paraId="6E1CD7D1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79CE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46D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8DEA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패브릭ㅣ솔라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오드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로즈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16F0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D1D4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F946C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19DFB00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6E7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B1A6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0EAA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패브릭ㅣ솔라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_런던 스톤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832C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1228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3K5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7A41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2,386,000</w:t>
            </w:r>
          </w:p>
        </w:tc>
      </w:tr>
      <w:tr w:rsidR="00C54794" w:rsidRPr="00A57412" w14:paraId="3743C83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1891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4EAD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1BF0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패브릭ㅣ솔라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_런던 스톤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B2F1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B39C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93B99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1BE46BD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4070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F2BE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32C6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패브릭ㅣ솔라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_이브닝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허쉬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76A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7CB3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3K6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B433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2,386,000</w:t>
            </w:r>
          </w:p>
        </w:tc>
      </w:tr>
      <w:tr w:rsidR="00C54794" w:rsidRPr="00A57412" w14:paraId="6982CE6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C652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14E4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3F04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패브릭ㅣ솔라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_이브닝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허쉬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87E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858C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03669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9B0132D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5E7D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BFE7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D1F0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패브릭ㅣ솔라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_시트론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16B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2806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3K8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01A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2,386,000</w:t>
            </w:r>
          </w:p>
        </w:tc>
      </w:tr>
      <w:tr w:rsidR="00C54794" w:rsidRPr="00A57412" w14:paraId="67F411B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C5F1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9DD7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1D05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패브릭ㅣ솔라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_시트론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320C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C62F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8D188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7F85EF9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B2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3605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3EB0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패브릭ㅣ노르딕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멜로우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크림</w:t>
            </w:r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B79C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FACSP225X1</w:t>
            </w: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C91A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2Z0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C87E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2,386,000</w:t>
            </w:r>
          </w:p>
        </w:tc>
      </w:tr>
      <w:tr w:rsidR="00C54794" w:rsidRPr="00A57412" w14:paraId="6823100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59C2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101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9CAE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패브릭ㅣ노르딕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멜로우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크림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9A82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4CED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0FCC7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02B463D2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B860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0D8E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E48D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패브릭ㅣ노르딕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멜란지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그레이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D7D6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FD63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2Z1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8FB7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2,386,000</w:t>
            </w:r>
          </w:p>
        </w:tc>
      </w:tr>
      <w:tr w:rsidR="00C54794" w:rsidRPr="00A57412" w14:paraId="5267F4E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6235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789D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FF2E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패브릭ㅣ노르딕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멜란지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그레이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6035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B441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6059F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CF4246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B272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99F7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871B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패브릭ㅣ노르딕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_핑크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블리스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B4F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DB9F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2Z2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379C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2,386,000</w:t>
            </w:r>
          </w:p>
        </w:tc>
      </w:tr>
      <w:tr w:rsidR="00C54794" w:rsidRPr="00A57412" w14:paraId="6EED5478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5847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6DB0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CD48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패브릭ㅣ노르딕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_핑크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블리스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177F0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2FD9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36732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566D773F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E789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5934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FAA6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패브릭ㅣ노르딕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_로즈 우드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9710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1450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2Z3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1D53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2,386,000</w:t>
            </w:r>
          </w:p>
        </w:tc>
      </w:tr>
      <w:tr w:rsidR="00C54794" w:rsidRPr="00A57412" w14:paraId="1BEAB54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84A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2C40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8137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패브릭ㅣ노르딕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_로즈 우드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C56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78A6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14B18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4574ED63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816B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D3D3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2E1D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패브릭ㅣ노르딕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비스코티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ED40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96E4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2Z5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79FA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2,386,000</w:t>
            </w:r>
          </w:p>
        </w:tc>
      </w:tr>
      <w:tr w:rsidR="00C54794" w:rsidRPr="00A57412" w14:paraId="3856BB40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3C462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1C02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4E51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패브릭ㅣ노르딕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비스코티</w:t>
            </w:r>
            <w:proofErr w:type="spellEnd"/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49BA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47E1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86B83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183D95DC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A5DD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E7E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3913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(좌)_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패브릭ㅣ노르딕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_딥 올리브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6ADF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CC56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2Z7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DF71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2,386,000</w:t>
            </w:r>
          </w:p>
        </w:tc>
      </w:tr>
      <w:tr w:rsidR="00C54794" w:rsidRPr="00A57412" w14:paraId="0BC60FD7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AE49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0ACF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7F1A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홀리데이 미니 2인 (우)_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에센셜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패브릭ㅣ노르딕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_딥 올리브</w:t>
            </w: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E1B1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F42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F0825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54794" w:rsidRPr="00A57412" w14:paraId="2747F400" w14:textId="77777777" w:rsidTr="00C54794">
        <w:trPr>
          <w:trHeight w:val="340"/>
          <w:jc w:val="center"/>
        </w:trPr>
        <w:tc>
          <w:tcPr>
            <w:tcW w:w="32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A6DB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시디즈</w:t>
            </w:r>
            <w:proofErr w:type="spellEnd"/>
          </w:p>
        </w:tc>
        <w:tc>
          <w:tcPr>
            <w:tcW w:w="5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FF1AD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T90</w:t>
            </w: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75EC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헤드레스트형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의자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BC578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FT90HLDA1KK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369E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4B1LMN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1BC0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820,000</w:t>
            </w:r>
          </w:p>
        </w:tc>
      </w:tr>
      <w:tr w:rsidR="00C54794" w:rsidRPr="00A57412" w14:paraId="0FA49ED9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5D2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B2B2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3BD5B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헤드레스트형</w:t>
            </w:r>
            <w:proofErr w:type="spellEnd"/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의자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41064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FT90HLDA1KK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5BF5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4B6BKM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A65EA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820,000</w:t>
            </w:r>
          </w:p>
        </w:tc>
      </w:tr>
      <w:tr w:rsidR="00C54794" w:rsidRPr="00A57412" w14:paraId="567BF221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EA055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9AAE1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D56F3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중역 의자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D809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FT90HLDA1KK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C0D2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L941AC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1969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1,100,000</w:t>
            </w:r>
          </w:p>
        </w:tc>
      </w:tr>
      <w:tr w:rsidR="00C54794" w:rsidRPr="00A57412" w14:paraId="63DEDDC1" w14:textId="77777777" w:rsidTr="00C54794">
        <w:trPr>
          <w:trHeight w:val="340"/>
          <w:jc w:val="center"/>
        </w:trPr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4C7CF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238A7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2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41A3C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중역 의자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F5926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FT90HLDA1KK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BC91E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L945AC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F5439" w14:textId="77777777" w:rsidR="00C54794" w:rsidRPr="00A57412" w:rsidRDefault="00C54794" w:rsidP="00C547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A5741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1,100,000</w:t>
            </w:r>
          </w:p>
        </w:tc>
      </w:tr>
    </w:tbl>
    <w:p w14:paraId="77EE2727" w14:textId="77777777" w:rsidR="00C54794" w:rsidRDefault="00C54794" w:rsidP="00C54794">
      <w:pPr>
        <w:pStyle w:val="a5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0660EE8B" w14:textId="77777777" w:rsidR="00C64CB0" w:rsidRDefault="00C64CB0" w:rsidP="00C64CB0">
      <w:pPr>
        <w:pStyle w:val="a5"/>
        <w:jc w:val="center"/>
        <w:rPr>
          <w:rFonts w:ascii="Noto Sans CJK KR Regular" w:eastAsia="Noto Sans CJK KR Regular" w:hAnsi="Noto Sans CJK KR Regular"/>
          <w:color w:val="000000" w:themeColor="text1"/>
          <w:sz w:val="28"/>
          <w:szCs w:val="28"/>
        </w:rPr>
      </w:pPr>
    </w:p>
    <w:p w14:paraId="4FAC0936" w14:textId="77777777" w:rsidR="00FD3C88" w:rsidRPr="00FD3C88" w:rsidRDefault="00FD3C88" w:rsidP="00FD3C88">
      <w:pPr>
        <w:snapToGrid w:val="0"/>
        <w:spacing w:line="360" w:lineRule="auto"/>
        <w:jc w:val="left"/>
        <w:rPr>
          <w:rFonts w:ascii="HY중고딕" w:eastAsia="HY중고딕" w:hAnsi="돋움"/>
          <w:b/>
          <w:sz w:val="22"/>
        </w:rPr>
      </w:pPr>
    </w:p>
    <w:sectPr w:rsidR="00FD3C88" w:rsidRPr="00FD3C88" w:rsidSect="00EC3B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9" w:author="윤현정 (Hyunjeong Yoon)" w:date="2024-08-08T11:26:00Z" w:initials="윤(Y">
    <w:p w14:paraId="0C21FE93" w14:textId="77777777" w:rsidR="00E86EDA" w:rsidRDefault="00E86EDA">
      <w:pPr>
        <w:pStyle w:val="a8"/>
      </w:pPr>
      <w:r>
        <w:rPr>
          <w:rStyle w:val="a7"/>
        </w:rPr>
        <w:annotationRef/>
      </w:r>
      <w:r>
        <w:rPr>
          <w:rFonts w:hint="eastAsia"/>
        </w:rPr>
        <w:t>본 약정서에 위탁판매 계약서와 동일한 조건으로 수수료 및 정책지원금 조항 작성하여 주시기 바랍니다.</w:t>
      </w:r>
      <w:r>
        <w:t xml:space="preserve"> </w:t>
      </w:r>
    </w:p>
  </w:comment>
  <w:comment w:id="47" w:author="윤현정 (Hyunjeong Yoon)" w:date="2024-08-08T12:12:00Z" w:initials="윤(Y">
    <w:p w14:paraId="680E62E8" w14:textId="095E614F" w:rsidR="00E86EDA" w:rsidRDefault="00E86EDA">
      <w:pPr>
        <w:pStyle w:val="a8"/>
      </w:pPr>
      <w:r>
        <w:rPr>
          <w:rStyle w:val="a7"/>
        </w:rPr>
        <w:annotationRef/>
      </w:r>
      <w:r>
        <w:rPr>
          <w:rFonts w:hint="eastAsia"/>
        </w:rPr>
        <w:t>대리점은 브랜드의 유통정책을 확인할 수 없습니다.</w:t>
      </w:r>
      <w:r>
        <w:t xml:space="preserve"> </w:t>
      </w:r>
    </w:p>
    <w:p w14:paraId="19586C90" w14:textId="62E78CB8" w:rsidR="00E86EDA" w:rsidRDefault="00E86EDA">
      <w:pPr>
        <w:pStyle w:val="a8"/>
      </w:pPr>
      <w:r>
        <w:rPr>
          <w:rFonts w:hint="eastAsia"/>
        </w:rPr>
        <w:t>브랜드의 유통정책을 확인하여 첨부하시거나 본 조항은 삭제하여 주시기 바랍니다.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C21FE93" w15:done="0"/>
  <w15:commentEx w15:paraId="19586C9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C21FE93" w16cid:durableId="2A5F29FB"/>
  <w16cid:commentId w16cid:paraId="19586C90" w16cid:durableId="2A5F34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8CEF6C" w14:textId="77777777" w:rsidR="00345F36" w:rsidRDefault="00345F36" w:rsidP="00184F93">
      <w:r>
        <w:separator/>
      </w:r>
    </w:p>
  </w:endnote>
  <w:endnote w:type="continuationSeparator" w:id="0">
    <w:p w14:paraId="2AD85660" w14:textId="77777777" w:rsidR="00345F36" w:rsidRDefault="00345F36" w:rsidP="00184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-윤명조120">
    <w:altName w:val="맑은 고딕"/>
    <w:charset w:val="81"/>
    <w:family w:val="roman"/>
    <w:pitch w:val="variable"/>
    <w:sig w:usb0="800002A7" w:usb1="29D77CFB" w:usb2="00000010" w:usb3="00000000" w:csb0="0008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Noto Sans CJK KR Regular">
    <w:altName w:val="맑은 고딕"/>
    <w:panose1 w:val="020B05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643A5D" w14:textId="77777777" w:rsidR="00345F36" w:rsidRDefault="00345F36" w:rsidP="00184F93">
      <w:r>
        <w:separator/>
      </w:r>
    </w:p>
  </w:footnote>
  <w:footnote w:type="continuationSeparator" w:id="0">
    <w:p w14:paraId="1752E2C4" w14:textId="77777777" w:rsidR="00345F36" w:rsidRDefault="00345F36" w:rsidP="00184F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96990"/>
    <w:multiLevelType w:val="hybridMultilevel"/>
    <w:tmpl w:val="FA4603FC"/>
    <w:lvl w:ilvl="0" w:tplc="8CBC7140">
      <w:start w:val="1"/>
      <w:numFmt w:val="decimalEnclosedCircle"/>
      <w:lvlText w:val="%1"/>
      <w:lvlJc w:val="left"/>
      <w:pPr>
        <w:ind w:left="134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40" w:hanging="400"/>
      </w:pPr>
    </w:lvl>
    <w:lvl w:ilvl="2" w:tplc="0409001B" w:tentative="1">
      <w:start w:val="1"/>
      <w:numFmt w:val="lowerRoman"/>
      <w:lvlText w:val="%3."/>
      <w:lvlJc w:val="right"/>
      <w:pPr>
        <w:ind w:left="2140" w:hanging="400"/>
      </w:pPr>
    </w:lvl>
    <w:lvl w:ilvl="3" w:tplc="0409000F" w:tentative="1">
      <w:start w:val="1"/>
      <w:numFmt w:val="decimal"/>
      <w:lvlText w:val="%4."/>
      <w:lvlJc w:val="left"/>
      <w:pPr>
        <w:ind w:left="2540" w:hanging="400"/>
      </w:pPr>
    </w:lvl>
    <w:lvl w:ilvl="4" w:tplc="04090019" w:tentative="1">
      <w:start w:val="1"/>
      <w:numFmt w:val="upperLetter"/>
      <w:lvlText w:val="%5."/>
      <w:lvlJc w:val="left"/>
      <w:pPr>
        <w:ind w:left="2940" w:hanging="400"/>
      </w:pPr>
    </w:lvl>
    <w:lvl w:ilvl="5" w:tplc="0409001B" w:tentative="1">
      <w:start w:val="1"/>
      <w:numFmt w:val="lowerRoman"/>
      <w:lvlText w:val="%6."/>
      <w:lvlJc w:val="right"/>
      <w:pPr>
        <w:ind w:left="3340" w:hanging="400"/>
      </w:pPr>
    </w:lvl>
    <w:lvl w:ilvl="6" w:tplc="0409000F" w:tentative="1">
      <w:start w:val="1"/>
      <w:numFmt w:val="decimal"/>
      <w:lvlText w:val="%7."/>
      <w:lvlJc w:val="left"/>
      <w:pPr>
        <w:ind w:left="3740" w:hanging="400"/>
      </w:pPr>
    </w:lvl>
    <w:lvl w:ilvl="7" w:tplc="04090019" w:tentative="1">
      <w:start w:val="1"/>
      <w:numFmt w:val="upperLetter"/>
      <w:lvlText w:val="%8."/>
      <w:lvlJc w:val="left"/>
      <w:pPr>
        <w:ind w:left="4140" w:hanging="400"/>
      </w:pPr>
    </w:lvl>
    <w:lvl w:ilvl="8" w:tplc="0409001B" w:tentative="1">
      <w:start w:val="1"/>
      <w:numFmt w:val="lowerRoman"/>
      <w:lvlText w:val="%9."/>
      <w:lvlJc w:val="right"/>
      <w:pPr>
        <w:ind w:left="4540" w:hanging="400"/>
      </w:pPr>
    </w:lvl>
  </w:abstractNum>
  <w:abstractNum w:abstractNumId="1" w15:restartNumberingAfterBreak="0">
    <w:nsid w:val="01350EB5"/>
    <w:multiLevelType w:val="hybridMultilevel"/>
    <w:tmpl w:val="AB3818B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51644B0"/>
    <w:multiLevelType w:val="hybridMultilevel"/>
    <w:tmpl w:val="146E2C92"/>
    <w:lvl w:ilvl="0" w:tplc="0C6CFC84">
      <w:numFmt w:val="bullet"/>
      <w:lvlText w:val="-"/>
      <w:lvlJc w:val="left"/>
      <w:pPr>
        <w:ind w:left="124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0" w:hanging="400"/>
      </w:pPr>
      <w:rPr>
        <w:rFonts w:ascii="Wingdings" w:hAnsi="Wingdings" w:hint="default"/>
      </w:rPr>
    </w:lvl>
  </w:abstractNum>
  <w:abstractNum w:abstractNumId="3" w15:restartNumberingAfterBreak="0">
    <w:nsid w:val="09B16A62"/>
    <w:multiLevelType w:val="hybridMultilevel"/>
    <w:tmpl w:val="70D64996"/>
    <w:lvl w:ilvl="0" w:tplc="475C2568">
      <w:start w:val="1"/>
      <w:numFmt w:val="decimal"/>
      <w:lvlText w:val="%1.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" w15:restartNumberingAfterBreak="0">
    <w:nsid w:val="09E419A4"/>
    <w:multiLevelType w:val="hybridMultilevel"/>
    <w:tmpl w:val="0FAEC7C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B934376"/>
    <w:multiLevelType w:val="hybridMultilevel"/>
    <w:tmpl w:val="1E7CDD96"/>
    <w:lvl w:ilvl="0" w:tplc="DC9AC23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3816267"/>
    <w:multiLevelType w:val="hybridMultilevel"/>
    <w:tmpl w:val="A35EB722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7" w15:restartNumberingAfterBreak="0">
    <w:nsid w:val="18953DCA"/>
    <w:multiLevelType w:val="hybridMultilevel"/>
    <w:tmpl w:val="1CF41B24"/>
    <w:lvl w:ilvl="0" w:tplc="963C24F8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BF95B55"/>
    <w:multiLevelType w:val="hybridMultilevel"/>
    <w:tmpl w:val="52D2950A"/>
    <w:lvl w:ilvl="0" w:tplc="3F62FB3E">
      <w:start w:val="1"/>
      <w:numFmt w:val="decimalEnclosedCircle"/>
      <w:lvlText w:val="%1"/>
      <w:lvlJc w:val="left"/>
      <w:pPr>
        <w:ind w:left="2204" w:hanging="36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1A5AE0"/>
    <w:multiLevelType w:val="hybridMultilevel"/>
    <w:tmpl w:val="15D03446"/>
    <w:lvl w:ilvl="0" w:tplc="8CBC7140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42C6C3A"/>
    <w:multiLevelType w:val="hybridMultilevel"/>
    <w:tmpl w:val="F9DE547A"/>
    <w:lvl w:ilvl="0" w:tplc="A80EC3B8">
      <w:start w:val="1"/>
      <w:numFmt w:val="decimalEnclosedCircle"/>
      <w:lvlText w:val="%1"/>
      <w:lvlJc w:val="left"/>
      <w:pPr>
        <w:ind w:left="786" w:hanging="360"/>
      </w:pPr>
      <w:rPr>
        <w:rFonts w:ascii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AA530BB"/>
    <w:multiLevelType w:val="hybridMultilevel"/>
    <w:tmpl w:val="67FC911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2B8309A4"/>
    <w:multiLevelType w:val="hybridMultilevel"/>
    <w:tmpl w:val="D7764D56"/>
    <w:lvl w:ilvl="0" w:tplc="1984672E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5A7E65"/>
    <w:multiLevelType w:val="hybridMultilevel"/>
    <w:tmpl w:val="670CC9BC"/>
    <w:lvl w:ilvl="0" w:tplc="0409000F">
      <w:start w:val="1"/>
      <w:numFmt w:val="decimal"/>
      <w:lvlText w:val="%1.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4" w15:restartNumberingAfterBreak="0">
    <w:nsid w:val="33AD3F79"/>
    <w:multiLevelType w:val="hybridMultilevel"/>
    <w:tmpl w:val="9FB44F34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5" w15:restartNumberingAfterBreak="0">
    <w:nsid w:val="3B8649F2"/>
    <w:multiLevelType w:val="hybridMultilevel"/>
    <w:tmpl w:val="021C64D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CAE2842"/>
    <w:multiLevelType w:val="hybridMultilevel"/>
    <w:tmpl w:val="685636A8"/>
    <w:lvl w:ilvl="0" w:tplc="0409000F">
      <w:start w:val="1"/>
      <w:numFmt w:val="decimal"/>
      <w:lvlText w:val="%1.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7" w15:restartNumberingAfterBreak="0">
    <w:nsid w:val="3FDF0F5F"/>
    <w:multiLevelType w:val="hybridMultilevel"/>
    <w:tmpl w:val="6A385168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3FDF7D19"/>
    <w:multiLevelType w:val="hybridMultilevel"/>
    <w:tmpl w:val="FAC612E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460D128A"/>
    <w:multiLevelType w:val="hybridMultilevel"/>
    <w:tmpl w:val="6A385168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474F5C79"/>
    <w:multiLevelType w:val="hybridMultilevel"/>
    <w:tmpl w:val="264816AE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7DD3A63"/>
    <w:multiLevelType w:val="hybridMultilevel"/>
    <w:tmpl w:val="69C0528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E502457"/>
    <w:multiLevelType w:val="hybridMultilevel"/>
    <w:tmpl w:val="2E76ECD6"/>
    <w:lvl w:ilvl="0" w:tplc="4C302C3C">
      <w:start w:val="1"/>
      <w:numFmt w:val="decimalEnclosedCircle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FF95143"/>
    <w:multiLevelType w:val="hybridMultilevel"/>
    <w:tmpl w:val="0FAEC7C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560B2B87"/>
    <w:multiLevelType w:val="hybridMultilevel"/>
    <w:tmpl w:val="6A1AC008"/>
    <w:lvl w:ilvl="0" w:tplc="DF6CC25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7910F7C"/>
    <w:multiLevelType w:val="hybridMultilevel"/>
    <w:tmpl w:val="1E7CDD96"/>
    <w:lvl w:ilvl="0" w:tplc="DC9AC23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61596C44"/>
    <w:multiLevelType w:val="hybridMultilevel"/>
    <w:tmpl w:val="84589E7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63A57363"/>
    <w:multiLevelType w:val="multilevel"/>
    <w:tmpl w:val="8D06AADE"/>
    <w:lvl w:ilvl="0">
      <w:start w:val="1"/>
      <w:numFmt w:val="decimal"/>
      <w:pStyle w:val="a"/>
      <w:lvlText w:val="제 %1조"/>
      <w:lvlJc w:val="left"/>
      <w:pPr>
        <w:tabs>
          <w:tab w:val="num" w:pos="1120"/>
        </w:tabs>
        <w:ind w:left="760" w:hanging="360"/>
      </w:pPr>
      <w:rPr>
        <w:rFonts w:ascii="-윤명조120" w:eastAsia="-윤명조120" w:hAnsi="Helvetica" w:hint="eastAsia"/>
        <w:b w:val="0"/>
        <w:i w:val="0"/>
        <w:spacing w:val="-12"/>
        <w:w w:val="100"/>
        <w:sz w:val="20"/>
        <w:lang w:val="en-US"/>
      </w:rPr>
    </w:lvl>
    <w:lvl w:ilvl="1">
      <w:start w:val="1"/>
      <w:numFmt w:val="decimalEnclosedCircle"/>
      <w:pStyle w:val="a"/>
      <w:lvlText w:val="%2 "/>
      <w:lvlJc w:val="left"/>
      <w:pPr>
        <w:tabs>
          <w:tab w:val="num" w:pos="1200"/>
        </w:tabs>
        <w:ind w:left="1200" w:hanging="400"/>
      </w:pPr>
      <w:rPr>
        <w:rFonts w:ascii="-윤명조120" w:eastAsia="-윤명조120" w:hint="eastAsia"/>
        <w:b w:val="0"/>
        <w:i w:val="0"/>
        <w:spacing w:val="-12"/>
        <w:w w:val="100"/>
        <w:sz w:val="20"/>
      </w:rPr>
    </w:lvl>
    <w:lvl w:ilvl="2">
      <w:start w:val="1"/>
      <w:numFmt w:val="decimal"/>
      <w:lvlRestart w:val="0"/>
      <w:suff w:val="nothing"/>
      <w:lvlText w:val="%3. "/>
      <w:lvlJc w:val="left"/>
      <w:pPr>
        <w:ind w:left="1600" w:hanging="400"/>
      </w:pPr>
      <w:rPr>
        <w:rFonts w:ascii="-윤명조120" w:eastAsia="-윤명조120" w:hint="eastAsia"/>
        <w:b w:val="0"/>
        <w:i w:val="0"/>
        <w:spacing w:val="-16"/>
        <w:w w:val="100"/>
        <w:sz w:val="20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hint="eastAsia"/>
      </w:rPr>
    </w:lvl>
  </w:abstractNum>
  <w:abstractNum w:abstractNumId="28" w15:restartNumberingAfterBreak="0">
    <w:nsid w:val="68263EA3"/>
    <w:multiLevelType w:val="hybridMultilevel"/>
    <w:tmpl w:val="1E7CDD96"/>
    <w:lvl w:ilvl="0" w:tplc="DC9AC23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68F67D30"/>
    <w:multiLevelType w:val="hybridMultilevel"/>
    <w:tmpl w:val="BE7C3E7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6F387EF9"/>
    <w:multiLevelType w:val="hybridMultilevel"/>
    <w:tmpl w:val="D19E357E"/>
    <w:lvl w:ilvl="0" w:tplc="0409000F">
      <w:start w:val="1"/>
      <w:numFmt w:val="decimal"/>
      <w:lvlText w:val="%1."/>
      <w:lvlJc w:val="left"/>
      <w:pPr>
        <w:ind w:left="760" w:hanging="400"/>
      </w:p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1" w15:restartNumberingAfterBreak="0">
    <w:nsid w:val="73D04D52"/>
    <w:multiLevelType w:val="hybridMultilevel"/>
    <w:tmpl w:val="1268812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7AE4580C"/>
    <w:multiLevelType w:val="hybridMultilevel"/>
    <w:tmpl w:val="F300E616"/>
    <w:lvl w:ilvl="0" w:tplc="678E52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7E2238B8"/>
    <w:multiLevelType w:val="hybridMultilevel"/>
    <w:tmpl w:val="6680B8C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5"/>
  </w:num>
  <w:num w:numId="2">
    <w:abstractNumId w:val="17"/>
  </w:num>
  <w:num w:numId="3">
    <w:abstractNumId w:val="27"/>
  </w:num>
  <w:num w:numId="4">
    <w:abstractNumId w:val="7"/>
  </w:num>
  <w:num w:numId="5">
    <w:abstractNumId w:val="10"/>
  </w:num>
  <w:num w:numId="6">
    <w:abstractNumId w:val="8"/>
  </w:num>
  <w:num w:numId="7">
    <w:abstractNumId w:val="3"/>
  </w:num>
  <w:num w:numId="8">
    <w:abstractNumId w:val="24"/>
  </w:num>
  <w:num w:numId="9">
    <w:abstractNumId w:val="2"/>
  </w:num>
  <w:num w:numId="10">
    <w:abstractNumId w:val="32"/>
  </w:num>
  <w:num w:numId="11">
    <w:abstractNumId w:val="28"/>
  </w:num>
  <w:num w:numId="12">
    <w:abstractNumId w:val="5"/>
  </w:num>
  <w:num w:numId="13">
    <w:abstractNumId w:val="30"/>
  </w:num>
  <w:num w:numId="14">
    <w:abstractNumId w:val="22"/>
  </w:num>
  <w:num w:numId="15">
    <w:abstractNumId w:val="31"/>
  </w:num>
  <w:num w:numId="16">
    <w:abstractNumId w:val="11"/>
  </w:num>
  <w:num w:numId="17">
    <w:abstractNumId w:val="26"/>
  </w:num>
  <w:num w:numId="18">
    <w:abstractNumId w:val="21"/>
  </w:num>
  <w:num w:numId="19">
    <w:abstractNumId w:val="1"/>
  </w:num>
  <w:num w:numId="20">
    <w:abstractNumId w:val="6"/>
  </w:num>
  <w:num w:numId="21">
    <w:abstractNumId w:val="18"/>
  </w:num>
  <w:num w:numId="22">
    <w:abstractNumId w:val="23"/>
  </w:num>
  <w:num w:numId="23">
    <w:abstractNumId w:val="13"/>
  </w:num>
  <w:num w:numId="24">
    <w:abstractNumId w:val="16"/>
  </w:num>
  <w:num w:numId="25">
    <w:abstractNumId w:val="4"/>
  </w:num>
  <w:num w:numId="26">
    <w:abstractNumId w:val="29"/>
  </w:num>
  <w:num w:numId="27">
    <w:abstractNumId w:val="20"/>
  </w:num>
  <w:num w:numId="28">
    <w:abstractNumId w:val="19"/>
  </w:num>
  <w:num w:numId="29">
    <w:abstractNumId w:val="14"/>
  </w:num>
  <w:num w:numId="30">
    <w:abstractNumId w:val="33"/>
  </w:num>
  <w:num w:numId="31">
    <w:abstractNumId w:val="15"/>
  </w:num>
  <w:num w:numId="32">
    <w:abstractNumId w:val="9"/>
  </w:num>
  <w:num w:numId="33">
    <w:abstractNumId w:val="0"/>
  </w:num>
  <w:num w:numId="34">
    <w:abstractNumId w:val="12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윤현정 (Hyunjeong Yoon)">
    <w15:presenceInfo w15:providerId="AD" w15:userId="S-1-5-21-1411857757-1093800567-2771014706-1001"/>
  </w15:person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5" w:nlCheck="1" w:checkStyle="1"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D1D"/>
    <w:rsid w:val="000006D9"/>
    <w:rsid w:val="000016C2"/>
    <w:rsid w:val="00004C5B"/>
    <w:rsid w:val="00004E91"/>
    <w:rsid w:val="00005DE7"/>
    <w:rsid w:val="00006241"/>
    <w:rsid w:val="0000742F"/>
    <w:rsid w:val="00010C1A"/>
    <w:rsid w:val="000216F3"/>
    <w:rsid w:val="00023A56"/>
    <w:rsid w:val="00027A1D"/>
    <w:rsid w:val="00035EED"/>
    <w:rsid w:val="00037291"/>
    <w:rsid w:val="000374BF"/>
    <w:rsid w:val="00044EC6"/>
    <w:rsid w:val="000523E6"/>
    <w:rsid w:val="00053450"/>
    <w:rsid w:val="0005549B"/>
    <w:rsid w:val="00062265"/>
    <w:rsid w:val="00066029"/>
    <w:rsid w:val="00067C87"/>
    <w:rsid w:val="000706CD"/>
    <w:rsid w:val="000745CC"/>
    <w:rsid w:val="00083736"/>
    <w:rsid w:val="000932B7"/>
    <w:rsid w:val="000A108B"/>
    <w:rsid w:val="000A3F2F"/>
    <w:rsid w:val="000A5D4B"/>
    <w:rsid w:val="000A6684"/>
    <w:rsid w:val="000C046E"/>
    <w:rsid w:val="000D12AF"/>
    <w:rsid w:val="000D5EBE"/>
    <w:rsid w:val="000D6D5F"/>
    <w:rsid w:val="000D7CC2"/>
    <w:rsid w:val="000E1DC4"/>
    <w:rsid w:val="000E7A73"/>
    <w:rsid w:val="000F44BC"/>
    <w:rsid w:val="000F595C"/>
    <w:rsid w:val="000F7E5B"/>
    <w:rsid w:val="00100BB6"/>
    <w:rsid w:val="00105BE9"/>
    <w:rsid w:val="001078D5"/>
    <w:rsid w:val="00107BD4"/>
    <w:rsid w:val="001120D4"/>
    <w:rsid w:val="00115166"/>
    <w:rsid w:val="001175F5"/>
    <w:rsid w:val="00117C36"/>
    <w:rsid w:val="00122480"/>
    <w:rsid w:val="00124F8C"/>
    <w:rsid w:val="0013245A"/>
    <w:rsid w:val="001368B1"/>
    <w:rsid w:val="00141C16"/>
    <w:rsid w:val="00146E61"/>
    <w:rsid w:val="00153546"/>
    <w:rsid w:val="00165456"/>
    <w:rsid w:val="00166F1D"/>
    <w:rsid w:val="001678B3"/>
    <w:rsid w:val="0017066D"/>
    <w:rsid w:val="00182422"/>
    <w:rsid w:val="00184F93"/>
    <w:rsid w:val="0019758C"/>
    <w:rsid w:val="001A232D"/>
    <w:rsid w:val="001A31B7"/>
    <w:rsid w:val="001B0124"/>
    <w:rsid w:val="001B26E2"/>
    <w:rsid w:val="001B3168"/>
    <w:rsid w:val="001B747C"/>
    <w:rsid w:val="001B7C05"/>
    <w:rsid w:val="001C5F0B"/>
    <w:rsid w:val="001C696A"/>
    <w:rsid w:val="001D113C"/>
    <w:rsid w:val="001D188A"/>
    <w:rsid w:val="001D7BAC"/>
    <w:rsid w:val="001E069B"/>
    <w:rsid w:val="001E4E40"/>
    <w:rsid w:val="001E798B"/>
    <w:rsid w:val="001F0FB3"/>
    <w:rsid w:val="001F4ED9"/>
    <w:rsid w:val="00204473"/>
    <w:rsid w:val="002049C1"/>
    <w:rsid w:val="00210156"/>
    <w:rsid w:val="00212B25"/>
    <w:rsid w:val="00221B4E"/>
    <w:rsid w:val="00230E03"/>
    <w:rsid w:val="00234D4D"/>
    <w:rsid w:val="00245B7E"/>
    <w:rsid w:val="002518CF"/>
    <w:rsid w:val="002553BA"/>
    <w:rsid w:val="00263E81"/>
    <w:rsid w:val="0026474B"/>
    <w:rsid w:val="00264BCF"/>
    <w:rsid w:val="00277B8D"/>
    <w:rsid w:val="00277C7F"/>
    <w:rsid w:val="00285758"/>
    <w:rsid w:val="0029655F"/>
    <w:rsid w:val="002A2232"/>
    <w:rsid w:val="002A7527"/>
    <w:rsid w:val="002B32F0"/>
    <w:rsid w:val="002B5B83"/>
    <w:rsid w:val="002C5C8E"/>
    <w:rsid w:val="002C75B9"/>
    <w:rsid w:val="002D2117"/>
    <w:rsid w:val="002D6915"/>
    <w:rsid w:val="002E0EB4"/>
    <w:rsid w:val="002E172F"/>
    <w:rsid w:val="002E2CBD"/>
    <w:rsid w:val="002E5DBC"/>
    <w:rsid w:val="002F0356"/>
    <w:rsid w:val="002F2AC2"/>
    <w:rsid w:val="002F30A7"/>
    <w:rsid w:val="002F34DD"/>
    <w:rsid w:val="002F3AD2"/>
    <w:rsid w:val="00303E69"/>
    <w:rsid w:val="0030566D"/>
    <w:rsid w:val="00311BDC"/>
    <w:rsid w:val="00313445"/>
    <w:rsid w:val="00315D6C"/>
    <w:rsid w:val="003164EC"/>
    <w:rsid w:val="00326F09"/>
    <w:rsid w:val="0033094D"/>
    <w:rsid w:val="003329BA"/>
    <w:rsid w:val="00343B8B"/>
    <w:rsid w:val="00345F36"/>
    <w:rsid w:val="00347B35"/>
    <w:rsid w:val="00355771"/>
    <w:rsid w:val="003566A7"/>
    <w:rsid w:val="00360740"/>
    <w:rsid w:val="003760F0"/>
    <w:rsid w:val="0037731F"/>
    <w:rsid w:val="00380B1F"/>
    <w:rsid w:val="003825DA"/>
    <w:rsid w:val="00384234"/>
    <w:rsid w:val="003A6CE7"/>
    <w:rsid w:val="003B7701"/>
    <w:rsid w:val="003B788D"/>
    <w:rsid w:val="003C0641"/>
    <w:rsid w:val="003C0DF8"/>
    <w:rsid w:val="003C3472"/>
    <w:rsid w:val="003C76E1"/>
    <w:rsid w:val="003D4686"/>
    <w:rsid w:val="003D4C1E"/>
    <w:rsid w:val="003D7DE2"/>
    <w:rsid w:val="003E2A3F"/>
    <w:rsid w:val="003E2E92"/>
    <w:rsid w:val="003E4760"/>
    <w:rsid w:val="003E55EA"/>
    <w:rsid w:val="003E650B"/>
    <w:rsid w:val="003E6724"/>
    <w:rsid w:val="00400EA2"/>
    <w:rsid w:val="004317C6"/>
    <w:rsid w:val="00437845"/>
    <w:rsid w:val="00437F0A"/>
    <w:rsid w:val="004546EC"/>
    <w:rsid w:val="00454AA0"/>
    <w:rsid w:val="004628E0"/>
    <w:rsid w:val="00462D1D"/>
    <w:rsid w:val="004664DC"/>
    <w:rsid w:val="0046743A"/>
    <w:rsid w:val="00467FB5"/>
    <w:rsid w:val="004734DA"/>
    <w:rsid w:val="004765FC"/>
    <w:rsid w:val="00481FE6"/>
    <w:rsid w:val="00482156"/>
    <w:rsid w:val="00485076"/>
    <w:rsid w:val="00485126"/>
    <w:rsid w:val="00486E14"/>
    <w:rsid w:val="00487183"/>
    <w:rsid w:val="00493ABC"/>
    <w:rsid w:val="004A0336"/>
    <w:rsid w:val="004A20C4"/>
    <w:rsid w:val="004A343E"/>
    <w:rsid w:val="004B171F"/>
    <w:rsid w:val="004B3C37"/>
    <w:rsid w:val="004B5BB8"/>
    <w:rsid w:val="004B7122"/>
    <w:rsid w:val="004D4677"/>
    <w:rsid w:val="004E225C"/>
    <w:rsid w:val="004E2696"/>
    <w:rsid w:val="004E2BA2"/>
    <w:rsid w:val="004E7031"/>
    <w:rsid w:val="004F1660"/>
    <w:rsid w:val="004F4B96"/>
    <w:rsid w:val="004F5246"/>
    <w:rsid w:val="00506D4E"/>
    <w:rsid w:val="00507E70"/>
    <w:rsid w:val="00514102"/>
    <w:rsid w:val="00515B0B"/>
    <w:rsid w:val="00516118"/>
    <w:rsid w:val="00530DA5"/>
    <w:rsid w:val="00531E42"/>
    <w:rsid w:val="00532BC9"/>
    <w:rsid w:val="00533F1F"/>
    <w:rsid w:val="00536B30"/>
    <w:rsid w:val="00543597"/>
    <w:rsid w:val="0056243E"/>
    <w:rsid w:val="00563574"/>
    <w:rsid w:val="0057229A"/>
    <w:rsid w:val="00576514"/>
    <w:rsid w:val="00581E64"/>
    <w:rsid w:val="005A5402"/>
    <w:rsid w:val="005B1194"/>
    <w:rsid w:val="005C0059"/>
    <w:rsid w:val="005D562C"/>
    <w:rsid w:val="005E3422"/>
    <w:rsid w:val="005E59EB"/>
    <w:rsid w:val="005F51D2"/>
    <w:rsid w:val="00607266"/>
    <w:rsid w:val="006100B2"/>
    <w:rsid w:val="00620D1F"/>
    <w:rsid w:val="00621D32"/>
    <w:rsid w:val="00630D71"/>
    <w:rsid w:val="006413F2"/>
    <w:rsid w:val="00641941"/>
    <w:rsid w:val="00644ABF"/>
    <w:rsid w:val="00646F49"/>
    <w:rsid w:val="0065162C"/>
    <w:rsid w:val="0065273F"/>
    <w:rsid w:val="00655910"/>
    <w:rsid w:val="006613C9"/>
    <w:rsid w:val="00663025"/>
    <w:rsid w:val="00664838"/>
    <w:rsid w:val="006764A0"/>
    <w:rsid w:val="00677423"/>
    <w:rsid w:val="0069288D"/>
    <w:rsid w:val="006A1965"/>
    <w:rsid w:val="006A215E"/>
    <w:rsid w:val="006B29D2"/>
    <w:rsid w:val="006B599A"/>
    <w:rsid w:val="006B5F54"/>
    <w:rsid w:val="006C635A"/>
    <w:rsid w:val="006D2683"/>
    <w:rsid w:val="006F23A6"/>
    <w:rsid w:val="006F328A"/>
    <w:rsid w:val="006F527A"/>
    <w:rsid w:val="0070175F"/>
    <w:rsid w:val="00702683"/>
    <w:rsid w:val="0070268E"/>
    <w:rsid w:val="00704612"/>
    <w:rsid w:val="007210FA"/>
    <w:rsid w:val="00732026"/>
    <w:rsid w:val="00741182"/>
    <w:rsid w:val="00742242"/>
    <w:rsid w:val="00744344"/>
    <w:rsid w:val="00755856"/>
    <w:rsid w:val="00756F32"/>
    <w:rsid w:val="00766C5A"/>
    <w:rsid w:val="00774EF9"/>
    <w:rsid w:val="00783F66"/>
    <w:rsid w:val="00790032"/>
    <w:rsid w:val="00797906"/>
    <w:rsid w:val="007B5174"/>
    <w:rsid w:val="007C2488"/>
    <w:rsid w:val="007D4FA9"/>
    <w:rsid w:val="007E10B4"/>
    <w:rsid w:val="007E6322"/>
    <w:rsid w:val="008018E2"/>
    <w:rsid w:val="00806823"/>
    <w:rsid w:val="00807B87"/>
    <w:rsid w:val="008106FB"/>
    <w:rsid w:val="00811695"/>
    <w:rsid w:val="00817913"/>
    <w:rsid w:val="0082042A"/>
    <w:rsid w:val="008204A3"/>
    <w:rsid w:val="008220E4"/>
    <w:rsid w:val="00822155"/>
    <w:rsid w:val="00822875"/>
    <w:rsid w:val="0082584F"/>
    <w:rsid w:val="00830D2E"/>
    <w:rsid w:val="0084418F"/>
    <w:rsid w:val="008638A1"/>
    <w:rsid w:val="00880A3D"/>
    <w:rsid w:val="00885798"/>
    <w:rsid w:val="008929ED"/>
    <w:rsid w:val="00892E3B"/>
    <w:rsid w:val="00893F72"/>
    <w:rsid w:val="008B0E16"/>
    <w:rsid w:val="008B0E23"/>
    <w:rsid w:val="008B38B4"/>
    <w:rsid w:val="008B7770"/>
    <w:rsid w:val="008C458B"/>
    <w:rsid w:val="008E18DD"/>
    <w:rsid w:val="008E571E"/>
    <w:rsid w:val="008E6E93"/>
    <w:rsid w:val="008F6066"/>
    <w:rsid w:val="008F692C"/>
    <w:rsid w:val="0090525B"/>
    <w:rsid w:val="00907F5C"/>
    <w:rsid w:val="00911B6B"/>
    <w:rsid w:val="00914D9A"/>
    <w:rsid w:val="00915220"/>
    <w:rsid w:val="00921DD5"/>
    <w:rsid w:val="009331B0"/>
    <w:rsid w:val="0093527B"/>
    <w:rsid w:val="009374C5"/>
    <w:rsid w:val="00950A31"/>
    <w:rsid w:val="00957AF5"/>
    <w:rsid w:val="009644F1"/>
    <w:rsid w:val="009670E3"/>
    <w:rsid w:val="009718AE"/>
    <w:rsid w:val="009815CB"/>
    <w:rsid w:val="00996BCB"/>
    <w:rsid w:val="009A4D53"/>
    <w:rsid w:val="009A5FB8"/>
    <w:rsid w:val="009A6F7B"/>
    <w:rsid w:val="009B0262"/>
    <w:rsid w:val="009B1E5E"/>
    <w:rsid w:val="009B2E76"/>
    <w:rsid w:val="009C2639"/>
    <w:rsid w:val="009D6F66"/>
    <w:rsid w:val="009E1785"/>
    <w:rsid w:val="009E62B8"/>
    <w:rsid w:val="009E6493"/>
    <w:rsid w:val="00A02FC8"/>
    <w:rsid w:val="00A07192"/>
    <w:rsid w:val="00A134EF"/>
    <w:rsid w:val="00A14184"/>
    <w:rsid w:val="00A15A4F"/>
    <w:rsid w:val="00A16758"/>
    <w:rsid w:val="00A21CDB"/>
    <w:rsid w:val="00A23709"/>
    <w:rsid w:val="00A23A10"/>
    <w:rsid w:val="00A25ACA"/>
    <w:rsid w:val="00A3686F"/>
    <w:rsid w:val="00A421D8"/>
    <w:rsid w:val="00A42C43"/>
    <w:rsid w:val="00A43C61"/>
    <w:rsid w:val="00A43C80"/>
    <w:rsid w:val="00A467E4"/>
    <w:rsid w:val="00A529A7"/>
    <w:rsid w:val="00A54A88"/>
    <w:rsid w:val="00A56981"/>
    <w:rsid w:val="00A7051B"/>
    <w:rsid w:val="00A725C5"/>
    <w:rsid w:val="00A74308"/>
    <w:rsid w:val="00A77953"/>
    <w:rsid w:val="00A93BE0"/>
    <w:rsid w:val="00A97CC2"/>
    <w:rsid w:val="00AA0353"/>
    <w:rsid w:val="00AA2586"/>
    <w:rsid w:val="00AA4039"/>
    <w:rsid w:val="00AA4465"/>
    <w:rsid w:val="00AA6728"/>
    <w:rsid w:val="00AB1CD0"/>
    <w:rsid w:val="00AB2D2E"/>
    <w:rsid w:val="00AB4742"/>
    <w:rsid w:val="00AB4B2F"/>
    <w:rsid w:val="00AB4C5D"/>
    <w:rsid w:val="00AC0D31"/>
    <w:rsid w:val="00AD276D"/>
    <w:rsid w:val="00AD3983"/>
    <w:rsid w:val="00AE5298"/>
    <w:rsid w:val="00AE6917"/>
    <w:rsid w:val="00AF5E36"/>
    <w:rsid w:val="00B104C5"/>
    <w:rsid w:val="00B10A9F"/>
    <w:rsid w:val="00B117FA"/>
    <w:rsid w:val="00B11A4B"/>
    <w:rsid w:val="00B13685"/>
    <w:rsid w:val="00B20677"/>
    <w:rsid w:val="00B3424F"/>
    <w:rsid w:val="00B4064B"/>
    <w:rsid w:val="00B42083"/>
    <w:rsid w:val="00B438DB"/>
    <w:rsid w:val="00B458AE"/>
    <w:rsid w:val="00B50C63"/>
    <w:rsid w:val="00B52F42"/>
    <w:rsid w:val="00B5332E"/>
    <w:rsid w:val="00B5561B"/>
    <w:rsid w:val="00B66C39"/>
    <w:rsid w:val="00B6741E"/>
    <w:rsid w:val="00B70133"/>
    <w:rsid w:val="00B83C73"/>
    <w:rsid w:val="00B855C9"/>
    <w:rsid w:val="00B91FD4"/>
    <w:rsid w:val="00BA269D"/>
    <w:rsid w:val="00BA2A99"/>
    <w:rsid w:val="00BC2828"/>
    <w:rsid w:val="00BC60DB"/>
    <w:rsid w:val="00BD1320"/>
    <w:rsid w:val="00BD170D"/>
    <w:rsid w:val="00BD6A36"/>
    <w:rsid w:val="00BD7604"/>
    <w:rsid w:val="00BE1E3A"/>
    <w:rsid w:val="00BE1EE3"/>
    <w:rsid w:val="00BE3982"/>
    <w:rsid w:val="00BE3BBB"/>
    <w:rsid w:val="00BE56DD"/>
    <w:rsid w:val="00BF2A18"/>
    <w:rsid w:val="00BF3658"/>
    <w:rsid w:val="00BF64D2"/>
    <w:rsid w:val="00C01175"/>
    <w:rsid w:val="00C0629F"/>
    <w:rsid w:val="00C20ED3"/>
    <w:rsid w:val="00C36B29"/>
    <w:rsid w:val="00C454D0"/>
    <w:rsid w:val="00C50594"/>
    <w:rsid w:val="00C510A3"/>
    <w:rsid w:val="00C541FB"/>
    <w:rsid w:val="00C54794"/>
    <w:rsid w:val="00C63591"/>
    <w:rsid w:val="00C64CB0"/>
    <w:rsid w:val="00C7075F"/>
    <w:rsid w:val="00C70E90"/>
    <w:rsid w:val="00C74CA0"/>
    <w:rsid w:val="00C879E1"/>
    <w:rsid w:val="00C970C5"/>
    <w:rsid w:val="00CA03B5"/>
    <w:rsid w:val="00CA117E"/>
    <w:rsid w:val="00CA3CC6"/>
    <w:rsid w:val="00CC1389"/>
    <w:rsid w:val="00CC2593"/>
    <w:rsid w:val="00CC5FC9"/>
    <w:rsid w:val="00CC6316"/>
    <w:rsid w:val="00CD1DC1"/>
    <w:rsid w:val="00CD74F2"/>
    <w:rsid w:val="00CE17E6"/>
    <w:rsid w:val="00D05D5A"/>
    <w:rsid w:val="00D13BE2"/>
    <w:rsid w:val="00D16808"/>
    <w:rsid w:val="00D17951"/>
    <w:rsid w:val="00D33A71"/>
    <w:rsid w:val="00D42320"/>
    <w:rsid w:val="00D447A5"/>
    <w:rsid w:val="00D54E9C"/>
    <w:rsid w:val="00D60D60"/>
    <w:rsid w:val="00D6304A"/>
    <w:rsid w:val="00D71CE9"/>
    <w:rsid w:val="00D73426"/>
    <w:rsid w:val="00D81BF2"/>
    <w:rsid w:val="00D82521"/>
    <w:rsid w:val="00D949D6"/>
    <w:rsid w:val="00D978E7"/>
    <w:rsid w:val="00DA2515"/>
    <w:rsid w:val="00DA2F57"/>
    <w:rsid w:val="00DA4CF2"/>
    <w:rsid w:val="00DB146C"/>
    <w:rsid w:val="00DB28F5"/>
    <w:rsid w:val="00DB3E03"/>
    <w:rsid w:val="00DB57C7"/>
    <w:rsid w:val="00DC45B0"/>
    <w:rsid w:val="00DD32A3"/>
    <w:rsid w:val="00DD4D0C"/>
    <w:rsid w:val="00DD5090"/>
    <w:rsid w:val="00DE2F21"/>
    <w:rsid w:val="00DE35BC"/>
    <w:rsid w:val="00DF0C25"/>
    <w:rsid w:val="00E02F49"/>
    <w:rsid w:val="00E061DD"/>
    <w:rsid w:val="00E06CBA"/>
    <w:rsid w:val="00E06E44"/>
    <w:rsid w:val="00E10518"/>
    <w:rsid w:val="00E10615"/>
    <w:rsid w:val="00E10F2E"/>
    <w:rsid w:val="00E11049"/>
    <w:rsid w:val="00E23B8D"/>
    <w:rsid w:val="00E37604"/>
    <w:rsid w:val="00E37B21"/>
    <w:rsid w:val="00E40407"/>
    <w:rsid w:val="00E42823"/>
    <w:rsid w:val="00E5060B"/>
    <w:rsid w:val="00E56450"/>
    <w:rsid w:val="00E57155"/>
    <w:rsid w:val="00E745EC"/>
    <w:rsid w:val="00E77345"/>
    <w:rsid w:val="00E776D6"/>
    <w:rsid w:val="00E80EE8"/>
    <w:rsid w:val="00E82FD9"/>
    <w:rsid w:val="00E83BC5"/>
    <w:rsid w:val="00E8500A"/>
    <w:rsid w:val="00E86EDA"/>
    <w:rsid w:val="00E9159C"/>
    <w:rsid w:val="00E94A09"/>
    <w:rsid w:val="00E9563C"/>
    <w:rsid w:val="00E9692A"/>
    <w:rsid w:val="00EA1340"/>
    <w:rsid w:val="00EA1B50"/>
    <w:rsid w:val="00EA4582"/>
    <w:rsid w:val="00EA5DFE"/>
    <w:rsid w:val="00EB0EA1"/>
    <w:rsid w:val="00EB3C00"/>
    <w:rsid w:val="00EB47D9"/>
    <w:rsid w:val="00EB4D27"/>
    <w:rsid w:val="00EB6173"/>
    <w:rsid w:val="00EC3B1A"/>
    <w:rsid w:val="00EC6DA2"/>
    <w:rsid w:val="00EC7916"/>
    <w:rsid w:val="00ED1D92"/>
    <w:rsid w:val="00ED55F5"/>
    <w:rsid w:val="00EE5174"/>
    <w:rsid w:val="00EF720C"/>
    <w:rsid w:val="00F05725"/>
    <w:rsid w:val="00F0763A"/>
    <w:rsid w:val="00F11FB2"/>
    <w:rsid w:val="00F14FAB"/>
    <w:rsid w:val="00F168F8"/>
    <w:rsid w:val="00F21CD8"/>
    <w:rsid w:val="00F3178B"/>
    <w:rsid w:val="00F31AE0"/>
    <w:rsid w:val="00F41440"/>
    <w:rsid w:val="00F4702D"/>
    <w:rsid w:val="00F50B66"/>
    <w:rsid w:val="00F543A3"/>
    <w:rsid w:val="00F54C0F"/>
    <w:rsid w:val="00F60E62"/>
    <w:rsid w:val="00F61C3E"/>
    <w:rsid w:val="00F62128"/>
    <w:rsid w:val="00F73438"/>
    <w:rsid w:val="00F76306"/>
    <w:rsid w:val="00F90C44"/>
    <w:rsid w:val="00F93AB1"/>
    <w:rsid w:val="00F94609"/>
    <w:rsid w:val="00FA19D6"/>
    <w:rsid w:val="00FA795F"/>
    <w:rsid w:val="00FB1776"/>
    <w:rsid w:val="00FB1CDB"/>
    <w:rsid w:val="00FB53CC"/>
    <w:rsid w:val="00FB5F14"/>
    <w:rsid w:val="00FC1499"/>
    <w:rsid w:val="00FD3C88"/>
    <w:rsid w:val="00FD6A23"/>
    <w:rsid w:val="00FE78FA"/>
    <w:rsid w:val="00FF7377"/>
    <w:rsid w:val="06DE3280"/>
    <w:rsid w:val="206C2F6D"/>
    <w:rsid w:val="2B8AE9A4"/>
    <w:rsid w:val="497BF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E87FF7"/>
  <w15:chartTrackingRefBased/>
  <w15:docId w15:val="{ADB9DF2D-A6DF-485B-8593-7E3B6B8D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462D1D"/>
    <w:pPr>
      <w:widowControl w:val="0"/>
      <w:wordWrap w:val="0"/>
      <w:autoSpaceDE w:val="0"/>
      <w:autoSpaceDN w:val="0"/>
      <w:spacing w:after="0" w:line="240" w:lineRule="auto"/>
    </w:pPr>
  </w:style>
  <w:style w:type="paragraph" w:styleId="1">
    <w:name w:val="heading 1"/>
    <w:basedOn w:val="a0"/>
    <w:next w:val="a0"/>
    <w:link w:val="1Char"/>
    <w:qFormat/>
    <w:rsid w:val="00892E3B"/>
    <w:pPr>
      <w:keepNext/>
      <w:widowControl/>
      <w:wordWrap/>
      <w:autoSpaceDE/>
      <w:autoSpaceDN/>
      <w:jc w:val="center"/>
      <w:outlineLvl w:val="0"/>
    </w:pPr>
    <w:rPr>
      <w:rFonts w:ascii="HY견명조" w:eastAsia="HY견명조" w:hAnsi="바탕체" w:cs="Times New Roman"/>
      <w:sz w:val="40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sid w:val="00892E3B"/>
    <w:rPr>
      <w:rFonts w:ascii="HY견명조" w:eastAsia="HY견명조" w:hAnsi="바탕체" w:cs="Times New Roman"/>
      <w:sz w:val="40"/>
      <w:szCs w:val="24"/>
    </w:rPr>
  </w:style>
  <w:style w:type="paragraph" w:styleId="a4">
    <w:name w:val="List Paragraph"/>
    <w:basedOn w:val="a0"/>
    <w:uiPriority w:val="34"/>
    <w:qFormat/>
    <w:rsid w:val="00462D1D"/>
    <w:pPr>
      <w:ind w:leftChars="400" w:left="800"/>
    </w:pPr>
  </w:style>
  <w:style w:type="paragraph" w:styleId="a5">
    <w:name w:val="header"/>
    <w:basedOn w:val="a0"/>
    <w:link w:val="Char"/>
    <w:unhideWhenUsed/>
    <w:rsid w:val="00184F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5"/>
    <w:rsid w:val="00184F93"/>
  </w:style>
  <w:style w:type="paragraph" w:styleId="a6">
    <w:name w:val="footer"/>
    <w:basedOn w:val="a0"/>
    <w:link w:val="Char0"/>
    <w:uiPriority w:val="99"/>
    <w:unhideWhenUsed/>
    <w:rsid w:val="00184F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6"/>
    <w:uiPriority w:val="99"/>
    <w:rsid w:val="00184F93"/>
  </w:style>
  <w:style w:type="character" w:styleId="a7">
    <w:name w:val="annotation reference"/>
    <w:basedOn w:val="a1"/>
    <w:uiPriority w:val="99"/>
    <w:unhideWhenUsed/>
    <w:rsid w:val="00FB5F14"/>
    <w:rPr>
      <w:sz w:val="18"/>
      <w:szCs w:val="18"/>
    </w:rPr>
  </w:style>
  <w:style w:type="paragraph" w:styleId="a8">
    <w:name w:val="annotation text"/>
    <w:basedOn w:val="a0"/>
    <w:link w:val="Char1"/>
    <w:uiPriority w:val="99"/>
    <w:unhideWhenUsed/>
    <w:rsid w:val="00FB5F14"/>
    <w:pPr>
      <w:jc w:val="left"/>
    </w:pPr>
  </w:style>
  <w:style w:type="character" w:customStyle="1" w:styleId="Char1">
    <w:name w:val="메모 텍스트 Char"/>
    <w:basedOn w:val="a1"/>
    <w:link w:val="a8"/>
    <w:uiPriority w:val="99"/>
    <w:rsid w:val="00FB5F14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FB5F14"/>
    <w:rPr>
      <w:b/>
      <w:bCs/>
    </w:rPr>
  </w:style>
  <w:style w:type="character" w:customStyle="1" w:styleId="Char2">
    <w:name w:val="메모 주제 Char"/>
    <w:basedOn w:val="Char1"/>
    <w:link w:val="a9"/>
    <w:uiPriority w:val="99"/>
    <w:semiHidden/>
    <w:rsid w:val="00FB5F14"/>
    <w:rPr>
      <w:b/>
      <w:bCs/>
    </w:rPr>
  </w:style>
  <w:style w:type="paragraph" w:styleId="aa">
    <w:name w:val="Balloon Text"/>
    <w:basedOn w:val="a0"/>
    <w:link w:val="Char3"/>
    <w:uiPriority w:val="99"/>
    <w:semiHidden/>
    <w:unhideWhenUsed/>
    <w:rsid w:val="00FB5F1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1"/>
    <w:link w:val="aa"/>
    <w:uiPriority w:val="99"/>
    <w:semiHidden/>
    <w:rsid w:val="00FB5F14"/>
    <w:rPr>
      <w:rFonts w:asciiTheme="majorHAnsi" w:eastAsiaTheme="majorEastAsia" w:hAnsiTheme="majorHAnsi" w:cstheme="majorBidi"/>
      <w:sz w:val="18"/>
      <w:szCs w:val="18"/>
    </w:rPr>
  </w:style>
  <w:style w:type="paragraph" w:customStyle="1" w:styleId="ab">
    <w:name w:val="목차(숫자)"/>
    <w:qFormat/>
    <w:rsid w:val="00817913"/>
    <w:pPr>
      <w:widowControl w:val="0"/>
      <w:tabs>
        <w:tab w:val="right" w:leader="middleDot" w:pos="13150"/>
      </w:tabs>
      <w:wordWrap w:val="0"/>
      <w:autoSpaceDE w:val="0"/>
      <w:autoSpaceDN w:val="0"/>
      <w:spacing w:after="0" w:line="312" w:lineRule="auto"/>
      <w:ind w:left="300"/>
    </w:pPr>
    <w:rPr>
      <w:rFonts w:ascii="휴먼명조" w:eastAsia="휴먼명조" w:hAnsi="Arial Unicode MS" w:cs="휴먼명조"/>
      <w:color w:val="000000"/>
      <w:sz w:val="24"/>
      <w:szCs w:val="24"/>
    </w:rPr>
  </w:style>
  <w:style w:type="table" w:customStyle="1" w:styleId="NormalTable0">
    <w:name w:val="Normal Table0"/>
    <w:uiPriority w:val="2"/>
    <w:semiHidden/>
    <w:unhideWhenUsed/>
    <w:qFormat/>
    <w:rsid w:val="00817913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사규(조문)"/>
    <w:basedOn w:val="a0"/>
    <w:rsid w:val="00D16808"/>
    <w:pPr>
      <w:widowControl/>
      <w:numPr>
        <w:numId w:val="3"/>
      </w:numPr>
      <w:wordWrap/>
      <w:autoSpaceDE/>
      <w:autoSpaceDN/>
      <w:jc w:val="left"/>
    </w:pPr>
    <w:rPr>
      <w:rFonts w:ascii="바탕" w:eastAsia="Noto Sans CJK KR Regular" w:hAnsi="Times New Roman" w:cs="Times New Roman"/>
      <w:szCs w:val="24"/>
    </w:rPr>
  </w:style>
  <w:style w:type="paragraph" w:customStyle="1" w:styleId="ac">
    <w:name w:val="사규(항목)"/>
    <w:basedOn w:val="a0"/>
    <w:rsid w:val="00D16808"/>
    <w:pPr>
      <w:widowControl/>
      <w:tabs>
        <w:tab w:val="num" w:pos="1200"/>
      </w:tabs>
      <w:wordWrap/>
      <w:autoSpaceDE/>
      <w:autoSpaceDN/>
      <w:ind w:left="1200" w:hanging="400"/>
      <w:jc w:val="left"/>
    </w:pPr>
    <w:rPr>
      <w:rFonts w:ascii="바탕" w:eastAsia="Noto Sans CJK KR Regular" w:hAnsi="Times New Roman" w:cs="Times New Roman"/>
      <w:szCs w:val="24"/>
    </w:rPr>
  </w:style>
  <w:style w:type="paragraph" w:customStyle="1" w:styleId="ad">
    <w:name w:val="사규(호문)"/>
    <w:basedOn w:val="a0"/>
    <w:rsid w:val="00D16808"/>
    <w:pPr>
      <w:widowControl/>
      <w:wordWrap/>
      <w:autoSpaceDE/>
      <w:autoSpaceDN/>
      <w:ind w:left="1600" w:hanging="400"/>
      <w:jc w:val="left"/>
    </w:pPr>
    <w:rPr>
      <w:rFonts w:ascii="바탕" w:eastAsia="Noto Sans CJK KR Regular" w:hAnsi="Times New Roman" w:cs="Times New Roman"/>
      <w:szCs w:val="24"/>
    </w:rPr>
  </w:style>
  <w:style w:type="paragraph" w:styleId="ae">
    <w:name w:val="No Spacing"/>
    <w:uiPriority w:val="1"/>
    <w:qFormat/>
    <w:rsid w:val="00D16808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af">
    <w:name w:val="Date"/>
    <w:basedOn w:val="a0"/>
    <w:next w:val="a0"/>
    <w:link w:val="Char4"/>
    <w:uiPriority w:val="99"/>
    <w:rsid w:val="00892E3B"/>
    <w:pPr>
      <w:widowControl/>
      <w:wordWrap/>
      <w:autoSpaceDE/>
      <w:autoSpaceDN/>
      <w:jc w:val="left"/>
    </w:pPr>
    <w:rPr>
      <w:rFonts w:ascii="바탕체" w:eastAsia="바탕체" w:hAnsi="바탕체" w:cs="Times New Roman"/>
      <w:sz w:val="22"/>
      <w:szCs w:val="24"/>
    </w:rPr>
  </w:style>
  <w:style w:type="character" w:customStyle="1" w:styleId="Char4">
    <w:name w:val="날짜 Char"/>
    <w:basedOn w:val="a1"/>
    <w:link w:val="af"/>
    <w:uiPriority w:val="99"/>
    <w:rsid w:val="00892E3B"/>
    <w:rPr>
      <w:rFonts w:ascii="바탕체" w:eastAsia="바탕체" w:hAnsi="바탕체" w:cs="Times New Roman"/>
      <w:sz w:val="22"/>
      <w:szCs w:val="24"/>
    </w:rPr>
  </w:style>
  <w:style w:type="paragraph" w:styleId="af0">
    <w:name w:val="Normal (Web)"/>
    <w:basedOn w:val="a0"/>
    <w:uiPriority w:val="99"/>
    <w:rsid w:val="00892E3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5">
    <w:name w:val="문서 구조 Char"/>
    <w:basedOn w:val="a1"/>
    <w:link w:val="af1"/>
    <w:semiHidden/>
    <w:rsid w:val="00892E3B"/>
    <w:rPr>
      <w:rFonts w:ascii="Arial" w:eastAsia="돋움" w:hAnsi="Arial" w:cs="Times New Roman"/>
      <w:szCs w:val="24"/>
      <w:shd w:val="clear" w:color="auto" w:fill="000080"/>
    </w:rPr>
  </w:style>
  <w:style w:type="paragraph" w:styleId="af1">
    <w:name w:val="Document Map"/>
    <w:basedOn w:val="a0"/>
    <w:link w:val="Char5"/>
    <w:semiHidden/>
    <w:rsid w:val="00892E3B"/>
    <w:pPr>
      <w:widowControl/>
      <w:shd w:val="clear" w:color="auto" w:fill="000080"/>
      <w:wordWrap/>
      <w:autoSpaceDE/>
      <w:autoSpaceDN/>
      <w:jc w:val="left"/>
    </w:pPr>
    <w:rPr>
      <w:rFonts w:ascii="Arial" w:eastAsia="돋움" w:hAnsi="Arial" w:cs="Times New Roman"/>
      <w:szCs w:val="24"/>
    </w:rPr>
  </w:style>
  <w:style w:type="character" w:customStyle="1" w:styleId="Char10">
    <w:name w:val="문서 구조 Char1"/>
    <w:basedOn w:val="a1"/>
    <w:uiPriority w:val="99"/>
    <w:semiHidden/>
    <w:rsid w:val="00892E3B"/>
    <w:rPr>
      <w:rFonts w:ascii="맑은 고딕" w:eastAsia="맑은 고딕"/>
      <w:sz w:val="18"/>
      <w:szCs w:val="18"/>
    </w:rPr>
  </w:style>
  <w:style w:type="character" w:styleId="af2">
    <w:name w:val="page number"/>
    <w:basedOn w:val="a1"/>
    <w:rsid w:val="00892E3B"/>
  </w:style>
  <w:style w:type="character" w:styleId="af3">
    <w:name w:val="Hyperlink"/>
    <w:basedOn w:val="a1"/>
    <w:uiPriority w:val="99"/>
    <w:unhideWhenUsed/>
    <w:rsid w:val="00892E3B"/>
    <w:rPr>
      <w:color w:val="0563C1" w:themeColor="hyperlink"/>
      <w:u w:val="single"/>
    </w:rPr>
  </w:style>
  <w:style w:type="character" w:styleId="af4">
    <w:name w:val="Strong"/>
    <w:basedOn w:val="a1"/>
    <w:uiPriority w:val="22"/>
    <w:qFormat/>
    <w:rsid w:val="00892E3B"/>
    <w:rPr>
      <w:b/>
      <w:bCs/>
    </w:rPr>
  </w:style>
  <w:style w:type="table" w:styleId="af5">
    <w:name w:val="Table Grid"/>
    <w:basedOn w:val="a2"/>
    <w:uiPriority w:val="59"/>
    <w:rsid w:val="00892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머리말"/>
    <w:qFormat/>
    <w:rsid w:val="00892E3B"/>
    <w:pPr>
      <w:widowControl w:val="0"/>
      <w:autoSpaceDE w:val="0"/>
      <w:autoSpaceDN w:val="0"/>
      <w:snapToGrid w:val="0"/>
      <w:spacing w:after="0" w:line="240" w:lineRule="auto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character" w:styleId="af7">
    <w:name w:val="Placeholder Text"/>
    <w:basedOn w:val="a1"/>
    <w:uiPriority w:val="99"/>
    <w:semiHidden/>
    <w:rsid w:val="00892E3B"/>
    <w:rPr>
      <w:color w:val="808080"/>
    </w:rPr>
  </w:style>
  <w:style w:type="paragraph" w:styleId="af8">
    <w:name w:val="Revision"/>
    <w:hidden/>
    <w:uiPriority w:val="99"/>
    <w:semiHidden/>
    <w:rsid w:val="00892E3B"/>
    <w:pPr>
      <w:spacing w:after="0" w:line="240" w:lineRule="auto"/>
      <w:jc w:val="left"/>
    </w:pPr>
    <w:rPr>
      <w:rFonts w:ascii="바탕" w:eastAsia="Noto Sans CJK KR Regular" w:hAnsi="Times New Roman" w:cs="Times New Roman"/>
      <w:szCs w:val="24"/>
    </w:rPr>
  </w:style>
  <w:style w:type="character" w:customStyle="1" w:styleId="10">
    <w:name w:val="확인되지 않은 멘션1"/>
    <w:basedOn w:val="a1"/>
    <w:uiPriority w:val="99"/>
    <w:semiHidden/>
    <w:unhideWhenUsed/>
    <w:rsid w:val="006F527A"/>
    <w:rPr>
      <w:color w:val="605E5C"/>
      <w:shd w:val="clear" w:color="auto" w:fill="E1DFDD"/>
    </w:rPr>
  </w:style>
  <w:style w:type="character" w:customStyle="1" w:styleId="ui-provider">
    <w:name w:val="ui-provider"/>
    <w:basedOn w:val="a1"/>
    <w:rsid w:val="00CA117E"/>
  </w:style>
  <w:style w:type="paragraph" w:customStyle="1" w:styleId="af9">
    <w:name w:val="바탕글"/>
    <w:qFormat/>
    <w:rsid w:val="005E3422"/>
    <w:pPr>
      <w:pBdr>
        <w:top w:val="none" w:sz="2" w:space="0" w:color="auto"/>
        <w:left w:val="none" w:sz="2" w:space="0" w:color="auto"/>
        <w:bottom w:val="none" w:sz="2" w:space="0" w:color="auto"/>
        <w:right w:val="none" w:sz="2" w:space="0" w:color="auto"/>
      </w:pBdr>
      <w:wordWrap w:val="0"/>
      <w:spacing w:after="0" w:line="360" w:lineRule="auto"/>
      <w:textAlignment w:val="baseline"/>
    </w:pPr>
    <w:rPr>
      <w:rFonts w:ascii="휴먼명조" w:eastAsia="휴먼명조" w:hAnsi="Times New Roman" w:cs="Times New Roman"/>
      <w:color w:val="000000"/>
      <w:kern w:val="0"/>
      <w:sz w:val="24"/>
      <w:szCs w:val="20"/>
      <w:bdr w:val="none" w:sz="2" w:space="0" w:color="auto"/>
    </w:rPr>
  </w:style>
  <w:style w:type="character" w:styleId="afa">
    <w:name w:val="FollowedHyperlink"/>
    <w:basedOn w:val="a1"/>
    <w:uiPriority w:val="99"/>
    <w:semiHidden/>
    <w:unhideWhenUsed/>
    <w:rsid w:val="00FD3C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5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8809C-89BF-4A3E-BC2E-198D48E30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1781</Words>
  <Characters>10154</Characters>
  <Application>Microsoft Office Word</Application>
  <DocSecurity>0</DocSecurity>
  <Lines>84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nam8</dc:creator>
  <cp:keywords/>
  <dc:description/>
  <cp:lastModifiedBy>김현주 (Hyunjoo Kim)</cp:lastModifiedBy>
  <cp:revision>2</cp:revision>
  <cp:lastPrinted>2023-10-31T00:14:00Z</cp:lastPrinted>
  <dcterms:created xsi:type="dcterms:W3CDTF">2024-08-09T04:51:00Z</dcterms:created>
  <dcterms:modified xsi:type="dcterms:W3CDTF">2024-08-09T04:51:00Z</dcterms:modified>
</cp:coreProperties>
</file>