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5E1DFD" w14:textId="77777777" w:rsidR="0067602B" w:rsidRPr="00CE3E04" w:rsidRDefault="003059D1">
      <w:pPr>
        <w:jc w:val="center"/>
        <w:rPr>
          <w:sz w:val="20"/>
          <w:szCs w:val="20"/>
          <w:lang w:eastAsia="ko-KR"/>
        </w:rPr>
      </w:pPr>
      <w:r w:rsidRPr="00CE3E04">
        <w:rPr>
          <w:b/>
          <w:sz w:val="20"/>
          <w:szCs w:val="20"/>
          <w:lang w:eastAsia="ko-KR"/>
        </w:rPr>
        <w:t>포괄적</w:t>
      </w:r>
      <w:r w:rsidRPr="00CE3E04">
        <w:rPr>
          <w:b/>
          <w:sz w:val="20"/>
          <w:szCs w:val="20"/>
          <w:lang w:eastAsia="ko-KR"/>
        </w:rPr>
        <w:t xml:space="preserve"> </w:t>
      </w:r>
      <w:r w:rsidRPr="00CE3E04">
        <w:rPr>
          <w:b/>
          <w:sz w:val="20"/>
          <w:szCs w:val="20"/>
          <w:lang w:eastAsia="ko-KR"/>
        </w:rPr>
        <w:t>영업양수도계약서</w:t>
      </w:r>
      <w:r w:rsidRPr="00CE3E04">
        <w:rPr>
          <w:b/>
          <w:sz w:val="20"/>
          <w:szCs w:val="20"/>
          <w:lang w:eastAsia="ko-KR"/>
        </w:rPr>
        <w:t xml:space="preserve"> (</w:t>
      </w:r>
      <w:r w:rsidRPr="00CE3E04">
        <w:rPr>
          <w:b/>
          <w:sz w:val="20"/>
          <w:szCs w:val="20"/>
          <w:lang w:eastAsia="ko-KR"/>
        </w:rPr>
        <w:t>최종본</w:t>
      </w:r>
      <w:r w:rsidRPr="00CE3E04">
        <w:rPr>
          <w:b/>
          <w:sz w:val="20"/>
          <w:szCs w:val="20"/>
          <w:lang w:eastAsia="ko-KR"/>
        </w:rPr>
        <w:t>)</w:t>
      </w:r>
    </w:p>
    <w:p w14:paraId="5DB14A0D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7572B813" w14:textId="205561A5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계약은</w:t>
      </w:r>
      <w:r w:rsidRPr="00CE3E04">
        <w:rPr>
          <w:sz w:val="20"/>
          <w:szCs w:val="20"/>
          <w:lang w:eastAsia="ko-KR"/>
        </w:rPr>
        <w:t xml:space="preserve"> </w:t>
      </w:r>
      <w:r w:rsidR="000C6D79" w:rsidRPr="00CE3E04">
        <w:rPr>
          <w:sz w:val="20"/>
          <w:szCs w:val="20"/>
          <w:lang w:eastAsia="ko-KR"/>
        </w:rPr>
        <w:t>2026</w:t>
      </w:r>
      <w:r w:rsidRPr="00CE3E04">
        <w:rPr>
          <w:sz w:val="20"/>
          <w:szCs w:val="20"/>
          <w:lang w:eastAsia="ko-KR"/>
        </w:rPr>
        <w:t>년</w:t>
      </w:r>
      <w:r w:rsidRPr="00CE3E04">
        <w:rPr>
          <w:sz w:val="20"/>
          <w:szCs w:val="20"/>
          <w:lang w:eastAsia="ko-KR"/>
        </w:rPr>
        <w:t xml:space="preserve"> </w:t>
      </w:r>
      <w:r w:rsidR="007D023C" w:rsidRPr="00CE3E04">
        <w:rPr>
          <w:sz w:val="20"/>
          <w:szCs w:val="20"/>
          <w:lang w:eastAsia="ko-KR"/>
        </w:rPr>
        <w:t xml:space="preserve">2 </w:t>
      </w:r>
      <w:r w:rsidRPr="00CE3E04">
        <w:rPr>
          <w:sz w:val="20"/>
          <w:szCs w:val="20"/>
          <w:lang w:eastAsia="ko-KR"/>
        </w:rPr>
        <w:t>월</w:t>
      </w:r>
      <w:r w:rsidRPr="00CE3E04">
        <w:rPr>
          <w:sz w:val="20"/>
          <w:szCs w:val="20"/>
          <w:lang w:eastAsia="ko-KR"/>
        </w:rPr>
        <w:t xml:space="preserve"> </w:t>
      </w:r>
      <w:r w:rsidR="007D023C" w:rsidRPr="00CE3E04">
        <w:rPr>
          <w:sz w:val="20"/>
          <w:szCs w:val="20"/>
          <w:lang w:eastAsia="ko-KR"/>
        </w:rPr>
        <w:t>25</w:t>
      </w:r>
      <w:r w:rsidRPr="00CE3E04">
        <w:rPr>
          <w:sz w:val="20"/>
          <w:szCs w:val="20"/>
          <w:lang w:eastAsia="ko-KR"/>
        </w:rPr>
        <w:t>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다음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당사자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간에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체결한다</w:t>
      </w:r>
      <w:r w:rsidRPr="00CE3E04">
        <w:rPr>
          <w:sz w:val="20"/>
          <w:szCs w:val="20"/>
          <w:lang w:eastAsia="ko-KR"/>
        </w:rPr>
        <w:t>.</w:t>
      </w:r>
    </w:p>
    <w:p w14:paraId="4D0CAB8F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7A1E741F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1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당사자</w:t>
      </w:r>
      <w:r w:rsidRPr="00CE3E04">
        <w:rPr>
          <w:sz w:val="20"/>
          <w:szCs w:val="20"/>
          <w:lang w:eastAsia="ko-KR"/>
        </w:rPr>
        <w:t>)</w:t>
      </w:r>
    </w:p>
    <w:p w14:paraId="7D59CE08" w14:textId="5D92440E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1. </w:t>
      </w:r>
      <w:r w:rsidRPr="00CE3E04">
        <w:rPr>
          <w:sz w:val="20"/>
          <w:szCs w:val="20"/>
          <w:lang w:eastAsia="ko-KR"/>
        </w:rPr>
        <w:t>양도인</w:t>
      </w:r>
      <w:r w:rsidRPr="00CE3E04">
        <w:rPr>
          <w:sz w:val="20"/>
          <w:szCs w:val="20"/>
          <w:lang w:eastAsia="ko-KR"/>
        </w:rPr>
        <w:t xml:space="preserve">: </w:t>
      </w:r>
      <w:r w:rsidR="000C6D79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주식회사 </w:t>
      </w:r>
      <w:proofErr w:type="spellStart"/>
      <w:r w:rsidRPr="00CE3E04">
        <w:rPr>
          <w:sz w:val="20"/>
          <w:szCs w:val="20"/>
          <w:lang w:eastAsia="ko-KR"/>
        </w:rPr>
        <w:t>퍼시스홀딩스</w:t>
      </w:r>
      <w:proofErr w:type="spellEnd"/>
    </w:p>
    <w:p w14:paraId="79420403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   </w:t>
      </w:r>
      <w:r w:rsidRPr="00CE3E04">
        <w:rPr>
          <w:sz w:val="20"/>
          <w:szCs w:val="20"/>
          <w:lang w:eastAsia="ko-KR"/>
        </w:rPr>
        <w:t>대표이사</w:t>
      </w:r>
      <w:r w:rsidRPr="00CE3E04">
        <w:rPr>
          <w:sz w:val="20"/>
          <w:szCs w:val="20"/>
          <w:lang w:eastAsia="ko-KR"/>
        </w:rPr>
        <w:t xml:space="preserve">: </w:t>
      </w:r>
      <w:r w:rsidRPr="00CE3E04">
        <w:rPr>
          <w:sz w:val="20"/>
          <w:szCs w:val="20"/>
          <w:lang w:eastAsia="ko-KR"/>
        </w:rPr>
        <w:t>박광호</w:t>
      </w:r>
    </w:p>
    <w:p w14:paraId="74A0D1B6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   </w:t>
      </w:r>
      <w:r w:rsidRPr="00CE3E04">
        <w:rPr>
          <w:sz w:val="20"/>
          <w:szCs w:val="20"/>
          <w:lang w:eastAsia="ko-KR"/>
        </w:rPr>
        <w:t>주소</w:t>
      </w:r>
      <w:r w:rsidRPr="00CE3E04">
        <w:rPr>
          <w:sz w:val="20"/>
          <w:szCs w:val="20"/>
          <w:lang w:eastAsia="ko-KR"/>
        </w:rPr>
        <w:t xml:space="preserve">: </w:t>
      </w:r>
      <w:r w:rsidRPr="00CE3E04">
        <w:rPr>
          <w:sz w:val="20"/>
          <w:szCs w:val="20"/>
          <w:lang w:eastAsia="ko-KR"/>
        </w:rPr>
        <w:t>서울특별시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송파구</w:t>
      </w:r>
      <w:r w:rsidRPr="00CE3E04">
        <w:rPr>
          <w:sz w:val="20"/>
          <w:szCs w:val="20"/>
          <w:lang w:eastAsia="ko-KR"/>
        </w:rPr>
        <w:t xml:space="preserve"> </w:t>
      </w:r>
      <w:proofErr w:type="spellStart"/>
      <w:r w:rsidRPr="00CE3E04">
        <w:rPr>
          <w:sz w:val="20"/>
          <w:szCs w:val="20"/>
          <w:lang w:eastAsia="ko-KR"/>
        </w:rPr>
        <w:t>오금로</w:t>
      </w:r>
      <w:proofErr w:type="spellEnd"/>
      <w:r w:rsidRPr="00CE3E04">
        <w:rPr>
          <w:sz w:val="20"/>
          <w:szCs w:val="20"/>
          <w:lang w:eastAsia="ko-KR"/>
        </w:rPr>
        <w:t xml:space="preserve"> 311</w:t>
      </w:r>
    </w:p>
    <w:p w14:paraId="589A1F3D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   </w:t>
      </w:r>
      <w:r w:rsidRPr="00CE3E04">
        <w:rPr>
          <w:sz w:val="20"/>
          <w:szCs w:val="20"/>
          <w:lang w:eastAsia="ko-KR"/>
        </w:rPr>
        <w:t>사업자등록번호</w:t>
      </w:r>
      <w:r w:rsidRPr="00CE3E04">
        <w:rPr>
          <w:sz w:val="20"/>
          <w:szCs w:val="20"/>
          <w:lang w:eastAsia="ko-KR"/>
        </w:rPr>
        <w:t>: 129-81-14594</w:t>
      </w:r>
    </w:p>
    <w:p w14:paraId="2BAD4532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3144676E" w14:textId="63537061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2. </w:t>
      </w:r>
      <w:r w:rsidRPr="00CE3E04">
        <w:rPr>
          <w:sz w:val="20"/>
          <w:szCs w:val="20"/>
          <w:lang w:eastAsia="ko-KR"/>
        </w:rPr>
        <w:t>양수인</w:t>
      </w:r>
      <w:r w:rsidRPr="00CE3E04">
        <w:rPr>
          <w:sz w:val="20"/>
          <w:szCs w:val="20"/>
          <w:lang w:eastAsia="ko-KR"/>
        </w:rPr>
        <w:t xml:space="preserve">: </w:t>
      </w:r>
      <w:r w:rsidR="000C6D79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주식회사 </w:t>
      </w:r>
      <w:proofErr w:type="spellStart"/>
      <w:r w:rsidRPr="00CE3E04">
        <w:rPr>
          <w:sz w:val="20"/>
          <w:szCs w:val="20"/>
          <w:lang w:eastAsia="ko-KR"/>
        </w:rPr>
        <w:t>일룸홀딩스</w:t>
      </w:r>
      <w:proofErr w:type="spellEnd"/>
    </w:p>
    <w:p w14:paraId="2840BFC1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   </w:t>
      </w:r>
      <w:r w:rsidRPr="00CE3E04">
        <w:rPr>
          <w:sz w:val="20"/>
          <w:szCs w:val="20"/>
          <w:lang w:eastAsia="ko-KR"/>
        </w:rPr>
        <w:t>대표이사</w:t>
      </w:r>
      <w:r w:rsidRPr="00CE3E04">
        <w:rPr>
          <w:sz w:val="20"/>
          <w:szCs w:val="20"/>
          <w:lang w:eastAsia="ko-KR"/>
        </w:rPr>
        <w:t xml:space="preserve">: </w:t>
      </w:r>
      <w:proofErr w:type="spellStart"/>
      <w:r w:rsidRPr="00CE3E04">
        <w:rPr>
          <w:sz w:val="20"/>
          <w:szCs w:val="20"/>
          <w:lang w:eastAsia="ko-KR"/>
        </w:rPr>
        <w:t>정보은</w:t>
      </w:r>
      <w:proofErr w:type="spellEnd"/>
    </w:p>
    <w:p w14:paraId="57090BF4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   </w:t>
      </w:r>
      <w:r w:rsidRPr="00CE3E04">
        <w:rPr>
          <w:sz w:val="20"/>
          <w:szCs w:val="20"/>
          <w:lang w:eastAsia="ko-KR"/>
        </w:rPr>
        <w:t>주소</w:t>
      </w:r>
      <w:r w:rsidRPr="00CE3E04">
        <w:rPr>
          <w:sz w:val="20"/>
          <w:szCs w:val="20"/>
          <w:lang w:eastAsia="ko-KR"/>
        </w:rPr>
        <w:t xml:space="preserve">: </w:t>
      </w:r>
      <w:r w:rsidRPr="00CE3E04">
        <w:rPr>
          <w:sz w:val="20"/>
          <w:szCs w:val="20"/>
          <w:lang w:eastAsia="ko-KR"/>
        </w:rPr>
        <w:t>서울특별시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송파구</w:t>
      </w:r>
      <w:r w:rsidRPr="00CE3E04">
        <w:rPr>
          <w:sz w:val="20"/>
          <w:szCs w:val="20"/>
          <w:lang w:eastAsia="ko-KR"/>
        </w:rPr>
        <w:t xml:space="preserve"> </w:t>
      </w:r>
      <w:proofErr w:type="spellStart"/>
      <w:r w:rsidRPr="00CE3E04">
        <w:rPr>
          <w:sz w:val="20"/>
          <w:szCs w:val="20"/>
          <w:lang w:eastAsia="ko-KR"/>
        </w:rPr>
        <w:t>오금로</w:t>
      </w:r>
      <w:proofErr w:type="spellEnd"/>
      <w:r w:rsidRPr="00CE3E04">
        <w:rPr>
          <w:sz w:val="20"/>
          <w:szCs w:val="20"/>
          <w:lang w:eastAsia="ko-KR"/>
        </w:rPr>
        <w:t xml:space="preserve"> 311</w:t>
      </w:r>
    </w:p>
    <w:p w14:paraId="111C7C5D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   </w:t>
      </w:r>
      <w:r w:rsidRPr="00CE3E04">
        <w:rPr>
          <w:sz w:val="20"/>
          <w:szCs w:val="20"/>
          <w:lang w:eastAsia="ko-KR"/>
        </w:rPr>
        <w:t>사업자등록번호</w:t>
      </w:r>
      <w:r w:rsidRPr="00CE3E04">
        <w:rPr>
          <w:sz w:val="20"/>
          <w:szCs w:val="20"/>
          <w:lang w:eastAsia="ko-KR"/>
        </w:rPr>
        <w:t>: 419-86-03850</w:t>
      </w:r>
    </w:p>
    <w:p w14:paraId="0CDBC4C5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661869E5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2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목적</w:t>
      </w:r>
      <w:r w:rsidRPr="00CE3E04">
        <w:rPr>
          <w:sz w:val="20"/>
          <w:szCs w:val="20"/>
          <w:lang w:eastAsia="ko-KR"/>
        </w:rPr>
        <w:t>)</w:t>
      </w:r>
    </w:p>
    <w:p w14:paraId="51A35619" w14:textId="01F5F712" w:rsidR="0067602B" w:rsidRPr="00FA2A50" w:rsidRDefault="003059D1">
      <w:pPr>
        <w:spacing w:beforeLines="10" w:before="24"/>
        <w:jc w:val="both"/>
        <w:rPr>
          <w:sz w:val="20"/>
          <w:szCs w:val="20"/>
          <w:lang w:eastAsia="ko-KR"/>
        </w:rPr>
        <w:pPrChange w:id="0" w:author="김현주 (Hyunjoo Kim)" w:date="2026-02-24T14:09:00Z">
          <w:pPr/>
        </w:pPrChange>
      </w:pPr>
      <w:r w:rsidRPr="00CE3E04">
        <w:rPr>
          <w:sz w:val="20"/>
          <w:szCs w:val="20"/>
          <w:lang w:eastAsia="ko-KR"/>
        </w:rPr>
        <w:t>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계약은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양도인이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영위하는</w:t>
      </w:r>
      <w:r w:rsidRPr="00CE3E04">
        <w:rPr>
          <w:sz w:val="20"/>
          <w:szCs w:val="20"/>
          <w:lang w:eastAsia="ko-KR"/>
        </w:rPr>
        <w:t xml:space="preserve"> </w:t>
      </w:r>
      <w:r w:rsidR="007D023C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경영</w:t>
      </w:r>
      <w:r w:rsidR="00CE3E04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지원부문</w:t>
      </w:r>
      <w:r w:rsidR="007D023C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,</w:t>
      </w:r>
      <w:r w:rsidR="007D023C" w:rsidRPr="00CE3E04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IT</w:t>
      </w:r>
      <w:r w:rsidR="00CE3E04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부문</w:t>
      </w:r>
      <w:r w:rsidR="007D023C" w:rsidRPr="00CE3E04">
        <w:rPr>
          <w:rFonts w:ascii="맑은 고딕" w:eastAsia="맑은 고딕" w:hAnsi="맑은 고딕" w:cs="맑은 고딕"/>
          <w:sz w:val="20"/>
          <w:szCs w:val="20"/>
          <w:lang w:eastAsia="ko-KR"/>
        </w:rPr>
        <w:t>, HR</w:t>
      </w:r>
      <w:r w:rsidR="00CE3E04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부문</w:t>
      </w:r>
      <w:r w:rsidR="007D023C" w:rsidRPr="00CE3E04">
        <w:rPr>
          <w:rFonts w:ascii="맑은 고딕" w:eastAsia="맑은 고딕" w:hAnsi="맑은 고딕" w:cs="맑은 고딕"/>
          <w:sz w:val="20"/>
          <w:szCs w:val="20"/>
          <w:lang w:eastAsia="ko-KR"/>
        </w:rPr>
        <w:t>,</w:t>
      </w:r>
      <w:r w:rsidR="00CE3E04" w:rsidRPr="00CE3E04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SCM</w:t>
      </w:r>
      <w:r w:rsidR="00CE3E04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부문,</w:t>
      </w:r>
      <w:r w:rsidR="00CE3E04" w:rsidRPr="00CE3E04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proofErr w:type="spellStart"/>
      <w:r w:rsidR="00CE3E04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다국가사업추진본부</w:t>
      </w:r>
      <w:proofErr w:type="spellEnd"/>
      <w:r w:rsidR="00CE3E04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및 브랜드경험디자인실</w:t>
      </w:r>
      <w:r w:rsidR="00CE3E04" w:rsidRPr="00CE3E04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 </w:t>
      </w:r>
      <w:r w:rsidR="00CE3E04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등</w:t>
      </w:r>
      <w:r w:rsidR="007D023C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 인적용역사업</w:t>
      </w:r>
      <w:r w:rsidRPr="00CE3E04">
        <w:rPr>
          <w:sz w:val="20"/>
          <w:szCs w:val="20"/>
          <w:lang w:eastAsia="ko-KR"/>
        </w:rPr>
        <w:t>(</w:t>
      </w:r>
      <w:r w:rsidRPr="00CE3E04">
        <w:rPr>
          <w:sz w:val="20"/>
          <w:szCs w:val="20"/>
          <w:lang w:eastAsia="ko-KR"/>
        </w:rPr>
        <w:t>이하</w:t>
      </w:r>
      <w:r w:rsidRPr="00CE3E04">
        <w:rPr>
          <w:sz w:val="20"/>
          <w:szCs w:val="20"/>
          <w:lang w:eastAsia="ko-KR"/>
        </w:rPr>
        <w:t xml:space="preserve"> “</w:t>
      </w:r>
      <w:r w:rsidRPr="00CE3E04">
        <w:rPr>
          <w:sz w:val="20"/>
          <w:szCs w:val="20"/>
          <w:lang w:eastAsia="ko-KR"/>
        </w:rPr>
        <w:t>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영업</w:t>
      </w:r>
      <w:r w:rsidRPr="00CE3E04">
        <w:rPr>
          <w:sz w:val="20"/>
          <w:szCs w:val="20"/>
          <w:lang w:eastAsia="ko-KR"/>
        </w:rPr>
        <w:t>”)</w:t>
      </w:r>
      <w:r w:rsidR="007D023C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상법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42</w:t>
      </w:r>
      <w:r w:rsidRPr="00CE3E04">
        <w:rPr>
          <w:sz w:val="20"/>
          <w:szCs w:val="20"/>
          <w:lang w:eastAsia="ko-KR"/>
        </w:rPr>
        <w:t>조에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따른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포괄적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영업양도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방식으로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양수인에게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이전함에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있어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필요한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사항을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정함을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목적으로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한다</w:t>
      </w:r>
      <w:r w:rsidRPr="00CE3E04">
        <w:rPr>
          <w:sz w:val="20"/>
          <w:szCs w:val="20"/>
          <w:lang w:eastAsia="ko-KR"/>
        </w:rPr>
        <w:t>.</w:t>
      </w:r>
      <w:r w:rsidR="00D37948">
        <w:rPr>
          <w:sz w:val="20"/>
          <w:szCs w:val="20"/>
          <w:lang w:eastAsia="ko-KR"/>
        </w:rPr>
        <w:t xml:space="preserve"> </w:t>
      </w:r>
      <w:ins w:id="1" w:author="김현주 (Hyunjoo Kim)" w:date="2026-02-24T14:07:00Z"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본</w:t>
        </w:r>
        <w:r w:rsidR="00D37948" w:rsidRPr="000828D7">
          <w:rPr>
            <w:sz w:val="20"/>
            <w:szCs w:val="20"/>
            <w:lang w:eastAsia="ko-KR"/>
            <w:rPrChange w:id="3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4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계약은</w:t>
        </w:r>
        <w:r w:rsidR="00D37948" w:rsidRPr="000828D7">
          <w:rPr>
            <w:sz w:val="20"/>
            <w:szCs w:val="20"/>
            <w:lang w:eastAsia="ko-KR"/>
            <w:rPrChange w:id="5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6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양도인의</w:t>
        </w:r>
        <w:r w:rsidR="00D37948" w:rsidRPr="000828D7">
          <w:rPr>
            <w:sz w:val="20"/>
            <w:szCs w:val="20"/>
            <w:lang w:eastAsia="ko-KR"/>
            <w:rPrChange w:id="7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8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사업구조를</w:t>
        </w:r>
        <w:r w:rsidR="00D37948" w:rsidRPr="000828D7">
          <w:rPr>
            <w:sz w:val="20"/>
            <w:szCs w:val="20"/>
            <w:lang w:eastAsia="ko-KR"/>
            <w:rPrChange w:id="9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10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투자</w:t>
        </w:r>
        <w:r w:rsidR="00D37948" w:rsidRPr="000828D7">
          <w:rPr>
            <w:sz w:val="20"/>
            <w:szCs w:val="20"/>
            <w:lang w:eastAsia="ko-KR"/>
            <w:rPrChange w:id="11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·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12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관리</w:t>
        </w:r>
        <w:r w:rsidR="00D37948" w:rsidRPr="000828D7">
          <w:rPr>
            <w:sz w:val="20"/>
            <w:szCs w:val="20"/>
            <w:lang w:eastAsia="ko-KR"/>
            <w:rPrChange w:id="13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14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중심으로</w:t>
        </w:r>
        <w:r w:rsidR="00D37948" w:rsidRPr="000828D7">
          <w:rPr>
            <w:sz w:val="20"/>
            <w:szCs w:val="20"/>
            <w:lang w:eastAsia="ko-KR"/>
            <w:rPrChange w:id="15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proofErr w:type="spellStart"/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16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전문화하여</w:t>
        </w:r>
        <w:proofErr w:type="spellEnd"/>
        <w:r w:rsidR="00D37948" w:rsidRPr="000828D7">
          <w:rPr>
            <w:sz w:val="20"/>
            <w:szCs w:val="20"/>
            <w:lang w:eastAsia="ko-KR"/>
            <w:rPrChange w:id="17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18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사업</w:t>
        </w:r>
        <w:r w:rsidR="00D37948" w:rsidRPr="000828D7">
          <w:rPr>
            <w:sz w:val="20"/>
            <w:szCs w:val="20"/>
            <w:lang w:eastAsia="ko-KR"/>
            <w:rPrChange w:id="19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0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효율성</w:t>
        </w:r>
        <w:r w:rsidR="00D37948" w:rsidRPr="000828D7">
          <w:rPr>
            <w:sz w:val="20"/>
            <w:szCs w:val="20"/>
            <w:lang w:eastAsia="ko-KR"/>
            <w:rPrChange w:id="21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2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및</w:t>
        </w:r>
      </w:ins>
      <w:ins w:id="23" w:author="김현주 (Hyunjoo Kim)" w:date="2026-02-24T14:09:00Z">
        <w:r w:rsidR="000828D7" w:rsidRPr="000828D7">
          <w:rPr>
            <w:sz w:val="20"/>
            <w:szCs w:val="20"/>
            <w:lang w:eastAsia="ko-KR"/>
            <w:rPrChange w:id="24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</w:ins>
      <w:ins w:id="25" w:author="김현주 (Hyunjoo Kim)" w:date="2026-02-24T14:07:00Z"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6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기업가치를</w:t>
        </w:r>
        <w:r w:rsidR="00D37948" w:rsidRPr="000828D7">
          <w:rPr>
            <w:sz w:val="20"/>
            <w:szCs w:val="20"/>
            <w:lang w:eastAsia="ko-KR"/>
            <w:rPrChange w:id="27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8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제고하고</w:t>
        </w:r>
        <w:r w:rsidR="00D37948" w:rsidRPr="000828D7">
          <w:rPr>
            <w:sz w:val="20"/>
            <w:szCs w:val="20"/>
            <w:lang w:eastAsia="ko-KR"/>
            <w:rPrChange w:id="29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,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0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양수인은</w:t>
        </w:r>
        <w:r w:rsidR="00D37948" w:rsidRPr="000828D7">
          <w:rPr>
            <w:sz w:val="20"/>
            <w:szCs w:val="20"/>
            <w:lang w:eastAsia="ko-KR"/>
            <w:rPrChange w:id="31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2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그룹</w:t>
        </w:r>
        <w:r w:rsidR="00D37948" w:rsidRPr="000828D7">
          <w:rPr>
            <w:sz w:val="20"/>
            <w:szCs w:val="20"/>
            <w:lang w:eastAsia="ko-KR"/>
            <w:rPrChange w:id="33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4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내</w:t>
        </w:r>
        <w:r w:rsidR="00D37948" w:rsidRPr="000828D7">
          <w:rPr>
            <w:sz w:val="20"/>
            <w:szCs w:val="20"/>
            <w:lang w:eastAsia="ko-KR"/>
            <w:rPrChange w:id="35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D37948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6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관리용역</w:t>
        </w:r>
        <w:r w:rsidR="00D37948" w:rsidRPr="000828D7">
          <w:rPr>
            <w:sz w:val="20"/>
            <w:szCs w:val="20"/>
            <w:lang w:eastAsia="ko-KR"/>
            <w:rPrChange w:id="37" w:author="김현주 (Hyunjoo Kim)" w:date="2026-02-24T14:09:00Z">
              <w:rPr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</w:ins>
      <w:ins w:id="38" w:author="김현주 (Hyunjoo Kim)" w:date="2026-02-24T14:08:00Z">
        <w:r w:rsidR="000828D7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9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업무를</w:t>
        </w:r>
        <w:r w:rsidR="000828D7" w:rsidRPr="000828D7">
          <w:rPr>
            <w:sz w:val="20"/>
            <w:szCs w:val="20"/>
            <w:lang w:eastAsia="ko-KR"/>
            <w:rPrChange w:id="40" w:author="김현주 (Hyunjoo Kim)" w:date="2026-02-24T14:09:00Z">
              <w:rPr>
                <w:rFonts w:ascii="맑은 고딕" w:eastAsia="맑은 고딕" w:hAnsi="맑은 고딕" w:cs="맑은 고딕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0828D7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41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통합함으로써</w:t>
        </w:r>
        <w:r w:rsidR="000828D7" w:rsidRPr="000828D7">
          <w:rPr>
            <w:sz w:val="20"/>
            <w:szCs w:val="20"/>
            <w:lang w:eastAsia="ko-KR"/>
            <w:rPrChange w:id="42" w:author="김현주 (Hyunjoo Kim)" w:date="2026-02-24T14:09:00Z">
              <w:rPr>
                <w:rFonts w:ascii="맑은 고딕" w:eastAsia="맑은 고딕" w:hAnsi="맑은 고딕" w:cs="맑은 고딕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</w:ins>
      <w:ins w:id="43" w:author="김현주 (Hyunjoo Kim)" w:date="2026-02-24T14:10:00Z">
        <w:r w:rsid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 xml:space="preserve">관리기능 </w:t>
        </w:r>
      </w:ins>
      <w:ins w:id="44" w:author="김현주 (Hyunjoo Kim)" w:date="2026-02-24T14:08:00Z">
        <w:r w:rsidR="000828D7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45" w:author="김현주 (Hyunjoo Kim)" w:date="2026-02-24T14:09:00Z">
              <w:rPr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보강과</w:t>
        </w:r>
        <w:r w:rsidR="000828D7" w:rsidRPr="000828D7">
          <w:rPr>
            <w:sz w:val="20"/>
            <w:szCs w:val="20"/>
            <w:lang w:eastAsia="ko-KR"/>
            <w:rPrChange w:id="46" w:author="김현주 (Hyunjoo Kim)" w:date="2026-02-24T14:09:00Z">
              <w:rPr>
                <w:rFonts w:ascii="맑은 고딕" w:eastAsia="맑은 고딕" w:hAnsi="맑은 고딕" w:cs="맑은 고딕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0828D7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47" w:author="김현주 (Hyunjoo Kim)" w:date="2026-02-24T14:09:00Z">
              <w:rPr>
                <w:rFonts w:ascii="바탕체" w:eastAsia="바탕체" w:hAnsi="바탕체" w:hint="eastAsia"/>
                <w:bCs/>
                <w:lang w:eastAsia="ko-KR"/>
              </w:rPr>
            </w:rPrChange>
          </w:rPr>
          <w:t>전문성</w:t>
        </w:r>
        <w:r w:rsidR="000828D7" w:rsidRPr="000828D7">
          <w:rPr>
            <w:sz w:val="20"/>
            <w:szCs w:val="20"/>
            <w:lang w:eastAsia="ko-KR"/>
            <w:rPrChange w:id="48" w:author="김현주 (Hyunjoo Kim)" w:date="2026-02-24T14:09:00Z">
              <w:rPr>
                <w:rFonts w:ascii="바탕체" w:eastAsia="바탕체" w:hAnsi="바탕체"/>
                <w:bCs/>
                <w:lang w:eastAsia="ko-KR"/>
              </w:rPr>
            </w:rPrChange>
          </w:rPr>
          <w:t xml:space="preserve">, </w:t>
        </w:r>
        <w:r w:rsidR="000828D7"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49" w:author="김현주 (Hyunjoo Kim)" w:date="2026-02-24T14:09:00Z">
              <w:rPr>
                <w:rFonts w:ascii="바탕체" w:eastAsia="바탕체" w:hAnsi="바탕체" w:hint="eastAsia"/>
                <w:bCs/>
                <w:lang w:eastAsia="ko-KR"/>
              </w:rPr>
            </w:rPrChange>
          </w:rPr>
          <w:t>연속성</w:t>
        </w:r>
        <w:r w:rsidR="000828D7" w:rsidRPr="000828D7">
          <w:rPr>
            <w:sz w:val="20"/>
            <w:szCs w:val="20"/>
            <w:lang w:eastAsia="ko-KR"/>
            <w:rPrChange w:id="50" w:author="김현주 (Hyunjoo Kim)" w:date="2026-02-24T14:09:00Z">
              <w:rPr>
                <w:rFonts w:ascii="바탕체" w:eastAsia="바탕체" w:hAnsi="바탕체"/>
                <w:bCs/>
                <w:lang w:eastAsia="ko-KR"/>
              </w:rPr>
            </w:rPrChange>
          </w:rPr>
          <w:t xml:space="preserve"> </w:t>
        </w:r>
      </w:ins>
      <w:ins w:id="51" w:author="김현주 (Hyunjoo Kim)" w:date="2026-02-24T14:10:00Z">
        <w:r w:rsid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효율성을 확보하기 위함이다.</w:t>
        </w:r>
        <w:r w:rsidR="000828D7">
          <w:rPr>
            <w:rFonts w:ascii="맑은 고딕" w:eastAsia="맑은 고딕" w:hAnsi="맑은 고딕" w:cs="맑은 고딕"/>
            <w:sz w:val="20"/>
            <w:szCs w:val="20"/>
            <w:lang w:eastAsia="ko-KR"/>
          </w:rPr>
          <w:t xml:space="preserve"> </w:t>
        </w:r>
      </w:ins>
    </w:p>
    <w:p w14:paraId="022AEA1B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4363CC4D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3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양도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대상</w:t>
      </w:r>
      <w:r w:rsidRPr="00CE3E04">
        <w:rPr>
          <w:sz w:val="20"/>
          <w:szCs w:val="20"/>
          <w:lang w:eastAsia="ko-KR"/>
        </w:rPr>
        <w:t>)</w:t>
      </w:r>
    </w:p>
    <w:p w14:paraId="66A16C2E" w14:textId="491DB4A4" w:rsidR="0067602B" w:rsidRPr="000828D7" w:rsidRDefault="003059D1">
      <w:pPr>
        <w:pStyle w:val="aa"/>
        <w:numPr>
          <w:ilvl w:val="0"/>
          <w:numId w:val="11"/>
        </w:numPr>
        <w:rPr>
          <w:ins w:id="52" w:author="김현주 (Hyunjoo Kim)" w:date="2026-02-24T14:12:00Z"/>
          <w:sz w:val="20"/>
          <w:szCs w:val="20"/>
          <w:lang w:eastAsia="ko-KR"/>
          <w:rPrChange w:id="53" w:author="김현주 (Hyunjoo Kim)" w:date="2026-02-24T14:12:00Z">
            <w:rPr>
              <w:ins w:id="54" w:author="김현주 (Hyunjoo Kim)" w:date="2026-02-24T14:12:00Z"/>
              <w:lang w:eastAsia="ko-KR"/>
            </w:rPr>
          </w:rPrChange>
        </w:rPr>
        <w:pPrChange w:id="55" w:author="김현주 (Hyunjoo Kim)" w:date="2026-02-24T14:12:00Z">
          <w:pPr/>
        </w:pPrChange>
      </w:pPr>
      <w:del w:id="56" w:author="김현주 (Hyunjoo Kim)" w:date="2026-02-24T14:12:00Z">
        <w:r w:rsidRPr="000828D7" w:rsidDel="000828D7">
          <w:rPr>
            <w:sz w:val="20"/>
            <w:szCs w:val="20"/>
            <w:lang w:eastAsia="ko-KR"/>
            <w:rPrChange w:id="57" w:author="김현주 (Hyunjoo Kim)" w:date="2026-02-24T14:12:00Z">
              <w:rPr>
                <w:lang w:eastAsia="ko-KR"/>
              </w:rPr>
            </w:rPrChange>
          </w:rPr>
          <w:delText xml:space="preserve">1. </w:delText>
        </w:r>
      </w:del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58" w:author="김현주 (Hyunjoo Kim)" w:date="2026-02-24T14:12:00Z">
            <w:rPr>
              <w:rFonts w:hint="eastAsia"/>
              <w:lang w:eastAsia="ko-KR"/>
            </w:rPr>
          </w:rPrChange>
        </w:rPr>
        <w:t>양도인은</w:t>
      </w:r>
      <w:r w:rsidRPr="000828D7">
        <w:rPr>
          <w:sz w:val="20"/>
          <w:szCs w:val="20"/>
          <w:lang w:eastAsia="ko-KR"/>
          <w:rPrChange w:id="59" w:author="김현주 (Hyunjoo Kim)" w:date="2026-02-24T14:12:00Z">
            <w:rPr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60" w:author="김현주 (Hyunjoo Kim)" w:date="2026-02-24T14:12:00Z">
            <w:rPr>
              <w:rFonts w:hint="eastAsia"/>
              <w:lang w:eastAsia="ko-KR"/>
            </w:rPr>
          </w:rPrChange>
        </w:rPr>
        <w:t>본</w:t>
      </w:r>
      <w:r w:rsidRPr="000828D7">
        <w:rPr>
          <w:sz w:val="20"/>
          <w:szCs w:val="20"/>
          <w:lang w:eastAsia="ko-KR"/>
          <w:rPrChange w:id="61" w:author="김현주 (Hyunjoo Kim)" w:date="2026-02-24T14:12:00Z">
            <w:rPr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62" w:author="김현주 (Hyunjoo Kim)" w:date="2026-02-24T14:12:00Z">
            <w:rPr>
              <w:rFonts w:hint="eastAsia"/>
              <w:lang w:eastAsia="ko-KR"/>
            </w:rPr>
          </w:rPrChange>
        </w:rPr>
        <w:t>영업에</w:t>
      </w:r>
      <w:r w:rsidRPr="000828D7">
        <w:rPr>
          <w:sz w:val="20"/>
          <w:szCs w:val="20"/>
          <w:lang w:eastAsia="ko-KR"/>
          <w:rPrChange w:id="63" w:author="김현주 (Hyunjoo Kim)" w:date="2026-02-24T14:12:00Z">
            <w:rPr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64" w:author="김현주 (Hyunjoo Kim)" w:date="2026-02-24T14:12:00Z">
            <w:rPr>
              <w:rFonts w:hint="eastAsia"/>
              <w:lang w:eastAsia="ko-KR"/>
            </w:rPr>
          </w:rPrChange>
        </w:rPr>
        <w:t>속하는</w:t>
      </w:r>
      <w:r w:rsidRPr="000828D7">
        <w:rPr>
          <w:sz w:val="20"/>
          <w:szCs w:val="20"/>
          <w:lang w:eastAsia="ko-KR"/>
          <w:rPrChange w:id="65" w:author="김현주 (Hyunjoo Kim)" w:date="2026-02-24T14:12:00Z">
            <w:rPr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66" w:author="김현주 (Hyunjoo Kim)" w:date="2026-02-24T14:12:00Z">
            <w:rPr>
              <w:rFonts w:hint="eastAsia"/>
              <w:lang w:eastAsia="ko-KR"/>
            </w:rPr>
          </w:rPrChange>
        </w:rPr>
        <w:t>일체의</w:t>
      </w:r>
      <w:r w:rsidRPr="000828D7">
        <w:rPr>
          <w:sz w:val="20"/>
          <w:szCs w:val="20"/>
          <w:lang w:eastAsia="ko-KR"/>
          <w:rPrChange w:id="67" w:author="김현주 (Hyunjoo Kim)" w:date="2026-02-24T14:12:00Z">
            <w:rPr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68" w:author="김현주 (Hyunjoo Kim)" w:date="2026-02-24T14:12:00Z">
            <w:rPr>
              <w:rFonts w:hint="eastAsia"/>
              <w:lang w:eastAsia="ko-KR"/>
            </w:rPr>
          </w:rPrChange>
        </w:rPr>
        <w:t>자산</w:t>
      </w:r>
      <w:r w:rsidRPr="000828D7">
        <w:rPr>
          <w:sz w:val="20"/>
          <w:szCs w:val="20"/>
          <w:lang w:eastAsia="ko-KR"/>
          <w:rPrChange w:id="69" w:author="김현주 (Hyunjoo Kim)" w:date="2026-02-24T14:12:00Z">
            <w:rPr>
              <w:lang w:eastAsia="ko-KR"/>
            </w:rPr>
          </w:rPrChange>
        </w:rPr>
        <w:t>·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70" w:author="김현주 (Hyunjoo Kim)" w:date="2026-02-24T14:12:00Z">
            <w:rPr>
              <w:rFonts w:hint="eastAsia"/>
              <w:lang w:eastAsia="ko-KR"/>
            </w:rPr>
          </w:rPrChange>
        </w:rPr>
        <w:t>권리</w:t>
      </w:r>
      <w:r w:rsidRPr="000828D7">
        <w:rPr>
          <w:sz w:val="20"/>
          <w:szCs w:val="20"/>
          <w:lang w:eastAsia="ko-KR"/>
          <w:rPrChange w:id="71" w:author="김현주 (Hyunjoo Kim)" w:date="2026-02-24T14:12:00Z">
            <w:rPr>
              <w:lang w:eastAsia="ko-KR"/>
            </w:rPr>
          </w:rPrChange>
        </w:rPr>
        <w:t>·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72" w:author="김현주 (Hyunjoo Kim)" w:date="2026-02-24T14:12:00Z">
            <w:rPr>
              <w:rFonts w:hint="eastAsia"/>
              <w:lang w:eastAsia="ko-KR"/>
            </w:rPr>
          </w:rPrChange>
        </w:rPr>
        <w:t>의무를</w:t>
      </w:r>
      <w:r w:rsidRPr="000828D7">
        <w:rPr>
          <w:sz w:val="20"/>
          <w:szCs w:val="20"/>
          <w:lang w:eastAsia="ko-KR"/>
          <w:rPrChange w:id="73" w:author="김현주 (Hyunjoo Kim)" w:date="2026-02-24T14:12:00Z">
            <w:rPr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74" w:author="김현주 (Hyunjoo Kim)" w:date="2026-02-24T14:12:00Z">
            <w:rPr>
              <w:rFonts w:hint="eastAsia"/>
              <w:lang w:eastAsia="ko-KR"/>
            </w:rPr>
          </w:rPrChange>
        </w:rPr>
        <w:t>포괄적으로</w:t>
      </w:r>
      <w:r w:rsidRPr="000828D7">
        <w:rPr>
          <w:sz w:val="20"/>
          <w:szCs w:val="20"/>
          <w:lang w:eastAsia="ko-KR"/>
          <w:rPrChange w:id="75" w:author="김현주 (Hyunjoo Kim)" w:date="2026-02-24T14:12:00Z">
            <w:rPr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76" w:author="김현주 (Hyunjoo Kim)" w:date="2026-02-24T14:12:00Z">
            <w:rPr>
              <w:rFonts w:hint="eastAsia"/>
              <w:lang w:eastAsia="ko-KR"/>
            </w:rPr>
          </w:rPrChange>
        </w:rPr>
        <w:t>양수인에게</w:t>
      </w:r>
      <w:r w:rsidRPr="000828D7">
        <w:rPr>
          <w:sz w:val="20"/>
          <w:szCs w:val="20"/>
          <w:lang w:eastAsia="ko-KR"/>
          <w:rPrChange w:id="77" w:author="김현주 (Hyunjoo Kim)" w:date="2026-02-24T14:12:00Z">
            <w:rPr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78" w:author="김현주 (Hyunjoo Kim)" w:date="2026-02-24T14:12:00Z">
            <w:rPr>
              <w:rFonts w:hint="eastAsia"/>
              <w:lang w:eastAsia="ko-KR"/>
            </w:rPr>
          </w:rPrChange>
        </w:rPr>
        <w:t>이전한다</w:t>
      </w:r>
      <w:r w:rsidRPr="000828D7">
        <w:rPr>
          <w:sz w:val="20"/>
          <w:szCs w:val="20"/>
          <w:lang w:eastAsia="ko-KR"/>
          <w:rPrChange w:id="79" w:author="김현주 (Hyunjoo Kim)" w:date="2026-02-24T14:12:00Z">
            <w:rPr>
              <w:lang w:eastAsia="ko-KR"/>
            </w:rPr>
          </w:rPrChange>
        </w:rPr>
        <w:t>.</w:t>
      </w:r>
      <w:bookmarkStart w:id="80" w:name="_GoBack"/>
      <w:bookmarkEnd w:id="80"/>
    </w:p>
    <w:p w14:paraId="1F28C17A" w14:textId="7BF41265" w:rsidR="000828D7" w:rsidRPr="000828D7" w:rsidRDefault="000828D7" w:rsidP="000828D7">
      <w:pPr>
        <w:numPr>
          <w:ilvl w:val="0"/>
          <w:numId w:val="11"/>
        </w:numPr>
        <w:shd w:val="clear" w:color="auto" w:fill="FAFAFA"/>
        <w:spacing w:after="0" w:line="240" w:lineRule="auto"/>
        <w:rPr>
          <w:ins w:id="81" w:author="김현주 (Hyunjoo Kim)" w:date="2026-02-24T14:12:00Z"/>
          <w:rFonts w:ascii="맑은 고딕" w:eastAsia="맑은 고딕" w:hAnsi="맑은 고딕" w:cs="맑은 고딕"/>
          <w:sz w:val="20"/>
          <w:szCs w:val="20"/>
          <w:lang w:eastAsia="ko-KR"/>
          <w:rPrChange w:id="82" w:author="김현주 (Hyunjoo Kim)" w:date="2026-02-24T14:18:00Z">
            <w:rPr>
              <w:ins w:id="83" w:author="김현주 (Hyunjoo Kim)" w:date="2026-02-24T14:12:00Z"/>
              <w:rFonts w:ascii="Segoe UI" w:eastAsia="굴림" w:hAnsi="Segoe UI" w:cs="Segoe UI"/>
              <w:color w:val="18181B"/>
              <w:spacing w:val="-1"/>
              <w:sz w:val="27"/>
              <w:szCs w:val="27"/>
              <w:lang w:eastAsia="ko-KR"/>
            </w:rPr>
          </w:rPrChange>
        </w:rPr>
      </w:pPr>
      <w:ins w:id="84" w:author="김현주 (Hyunjoo Kim)" w:date="2026-02-24T14:12:00Z">
        <w:r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85" w:author="김현주 (Hyunjoo Kim)" w:date="2026-02-24T14:18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lastRenderedPageBreak/>
          <w:t>제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86" w:author="김현주 (Hyunjoo Kim)" w:date="2026-02-24T14:18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1</w:t>
        </w:r>
        <w:r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87" w:author="김현주 (Hyunjoo Kim)" w:date="2026-02-24T14:18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항에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88" w:author="김현주 (Hyunjoo Kim)" w:date="2026-02-24T14:18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89" w:author="김현주 (Hyunjoo Kim)" w:date="2026-02-24T14:18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따라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90" w:author="김현주 (Hyunjoo Kim)" w:date="2026-02-24T14:18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91" w:author="김현주 (Hyunjoo Kim)" w:date="2026-02-24T14:18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이전되는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92" w:author="김현주 (Hyunjoo Kim)" w:date="2026-02-24T14:18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93" w:author="김현주 (Hyunjoo Kim)" w:date="2026-02-24T14:18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자산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94" w:author="김현주 (Hyunjoo Kim)" w:date="2026-02-24T14:18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, </w:t>
        </w:r>
        <w:r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95" w:author="김현주 (Hyunjoo Kim)" w:date="2026-02-24T14:18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부채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96" w:author="김현주 (Hyunjoo Kim)" w:date="2026-02-24T14:18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97" w:author="김현주 (Hyunjoo Kim)" w:date="2026-02-24T14:18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및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98" w:author="김현주 (Hyunjoo Kim)" w:date="2026-02-24T14:18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99" w:author="김현주 (Hyunjoo Kim)" w:date="2026-02-24T14:18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계약의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00" w:author="김현주 (Hyunjoo Kim)" w:date="2026-02-24T14:18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101" w:author="김현주 (Hyunjoo Kim)" w:date="2026-02-24T14:18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구체적인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02" w:author="김현주 (Hyunjoo Kim)" w:date="2026-02-24T14:18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103" w:author="김현주 (Hyunjoo Kim)" w:date="2026-02-24T14:18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내역은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04" w:author="김현주 (Hyunjoo Kim)" w:date="2026-02-24T14:18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 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05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​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06" w:author="김현주 (Hyunjoo Kim)" w:date="2026-02-24T14:18:00Z">
              <w:rPr>
                <w:rFonts w:ascii="맑은 고딕" w:eastAsia="맑은 고딕" w:hAnsi="맑은 고딕" w:cs="맑은 고딕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별첨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07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</w:ins>
      <w:ins w:id="108" w:author="김현주 (Hyunjoo Kim)" w:date="2026-03-03T15:42:00Z">
        <w:r w:rsidR="00966938">
          <w:rPr>
            <w:rFonts w:ascii="맑은 고딕" w:eastAsia="맑은 고딕" w:hAnsi="맑은 고딕" w:cs="맑은 고딕"/>
            <w:sz w:val="20"/>
            <w:szCs w:val="20"/>
            <w:lang w:eastAsia="ko-KR"/>
          </w:rPr>
          <w:t>1</w:t>
        </w:r>
      </w:ins>
      <w:ins w:id="109" w:author="김현주 (Hyunjoo Kim)" w:date="2026-02-24T14:12:00Z"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10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(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11" w:author="김현주 (Hyunjoo Kim)" w:date="2026-02-24T14:18:00Z">
              <w:rPr>
                <w:rFonts w:ascii="맑은 고딕" w:eastAsia="맑은 고딕" w:hAnsi="맑은 고딕" w:cs="맑은 고딕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이전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12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13" w:author="김현주 (Hyunjoo Kim)" w:date="2026-02-24T14:18:00Z">
              <w:rPr>
                <w:rFonts w:ascii="맑은 고딕" w:eastAsia="맑은 고딕" w:hAnsi="맑은 고딕" w:cs="맑은 고딕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대상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14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15" w:author="김현주 (Hyunjoo Kim)" w:date="2026-02-24T14:18:00Z">
              <w:rPr>
                <w:rFonts w:ascii="맑은 고딕" w:eastAsia="맑은 고딕" w:hAnsi="맑은 고딕" w:cs="맑은 고딕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자산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16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·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17" w:author="김현주 (Hyunjoo Kim)" w:date="2026-02-24T14:18:00Z">
              <w:rPr>
                <w:rFonts w:ascii="맑은 고딕" w:eastAsia="맑은 고딕" w:hAnsi="맑은 고딕" w:cs="맑은 고딕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부채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18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·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19" w:author="김현주 (Hyunjoo Kim)" w:date="2026-02-24T14:18:00Z">
              <w:rPr>
                <w:rFonts w:ascii="맑은 고딕" w:eastAsia="맑은 고딕" w:hAnsi="맑은 고딕" w:cs="맑은 고딕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계약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20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21" w:author="김현주 (Hyunjoo Kim)" w:date="2026-02-24T14:18:00Z">
              <w:rPr>
                <w:rFonts w:ascii="맑은 고딕" w:eastAsia="맑은 고딕" w:hAnsi="맑은 고딕" w:cs="맑은 고딕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명세서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22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)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23" w:author="김현주 (Hyunjoo Kim)" w:date="2026-02-24T14:18:00Z">
              <w:rPr>
                <w:rFonts w:ascii="맑은 고딕" w:eastAsia="맑은 고딕" w:hAnsi="맑은 고딕" w:cs="맑은 고딕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에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24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25" w:author="김현주 (Hyunjoo Kim)" w:date="2026-02-24T14:18:00Z">
              <w:rPr>
                <w:rFonts w:ascii="맑은 고딕" w:eastAsia="맑은 고딕" w:hAnsi="맑은 고딕" w:cs="맑은 고딕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명시된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26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27" w:author="김현주 (Hyunjoo Kim)" w:date="2026-02-24T14:18:00Z">
              <w:rPr>
                <w:rFonts w:ascii="맑은 고딕" w:eastAsia="맑은 고딕" w:hAnsi="맑은 고딕" w:cs="맑은 고딕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것에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28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proofErr w:type="gramStart"/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29" w:author="김현주 (Hyunjoo Kim)" w:date="2026-02-24T14:18:00Z">
              <w:rPr>
                <w:rFonts w:ascii="맑은 고딕" w:eastAsia="맑은 고딕" w:hAnsi="맑은 고딕" w:cs="맑은 고딕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한한다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30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.</w:t>
        </w:r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31" w:author="김현주 (Hyunjoo Kim)" w:date="2026-02-24T14:18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​</w:t>
        </w:r>
        <w:proofErr w:type="gramEnd"/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32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​</w:t>
        </w:r>
      </w:ins>
    </w:p>
    <w:p w14:paraId="2579AEA7" w14:textId="02305E39" w:rsidR="000828D7" w:rsidRDefault="000828D7" w:rsidP="00FA2A50">
      <w:pPr>
        <w:numPr>
          <w:ilvl w:val="0"/>
          <w:numId w:val="11"/>
        </w:numPr>
        <w:shd w:val="clear" w:color="auto" w:fill="FAFAFA"/>
        <w:spacing w:after="0" w:line="240" w:lineRule="auto"/>
        <w:rPr>
          <w:ins w:id="133" w:author="김현주 (Hyunjoo Kim)" w:date="2026-02-24T14:19:00Z"/>
          <w:rFonts w:ascii="맑은 고딕" w:eastAsia="맑은 고딕" w:hAnsi="맑은 고딕" w:cs="맑은 고딕"/>
          <w:sz w:val="20"/>
          <w:szCs w:val="20"/>
          <w:lang w:eastAsia="ko-KR"/>
        </w:rPr>
      </w:pPr>
      <w:ins w:id="134" w:author="김현주 (Hyunjoo Kim)" w:date="2026-02-24T14:12:00Z">
        <w:r w:rsidRPr="000828D7">
          <w:rPr>
            <w:rFonts w:ascii="맑은 고딕" w:eastAsia="맑은 고딕" w:hAnsi="맑은 고딕" w:cs="맑은 고딕"/>
            <w:sz w:val="20"/>
            <w:szCs w:val="20"/>
            <w:lang w:eastAsia="ko-KR"/>
            <w:rPrChange w:id="135" w:author="김현주 (Hyunjoo Kim)" w:date="2026-02-24T14:18:00Z">
              <w:rPr>
                <w:rFonts w:ascii="Segoe UI" w:eastAsia="굴림" w:hAnsi="Segoe UI" w:cs="Segoe UI"/>
                <w:b/>
                <w:bCs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​</w:t>
        </w:r>
      </w:ins>
      <w:commentRangeStart w:id="136"/>
      <w:commentRangeStart w:id="137"/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38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양도인의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39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40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부동산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41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42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및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43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44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금융투자자산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45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,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46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관련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47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48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인허가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49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,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50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본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51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52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영업과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53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54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직접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55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56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관련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57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58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없는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59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60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현금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61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62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및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63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64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예금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65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66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등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67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68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별첨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69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2(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70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이전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71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72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제외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73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74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자산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75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·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76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부채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77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78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명세서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79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)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80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에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81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82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기재된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83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84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항목은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85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86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본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87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88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영업양도의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89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90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대상에서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91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 xml:space="preserve"> </w:t>
      </w:r>
      <w:proofErr w:type="gramStart"/>
      <w:r w:rsidRPr="000828D7">
        <w:rPr>
          <w:rFonts w:ascii="맑은 고딕" w:eastAsia="맑은 고딕" w:hAnsi="맑은 고딕" w:cs="맑은 고딕" w:hint="eastAsia"/>
          <w:sz w:val="20"/>
          <w:szCs w:val="20"/>
          <w:lang w:eastAsia="ko-KR"/>
          <w:rPrChange w:id="192" w:author="김현주 (Hyunjoo Kim)" w:date="2026-02-24T14:18:00Z">
            <w:rPr>
              <w:rFonts w:ascii="Segoe UI" w:eastAsia="굴림" w:hAnsi="Segoe UI" w:cs="Segoe UI" w:hint="eastAsia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제외된다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93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.</w:t>
      </w:r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94" w:author="김현주 (Hyunjoo Kim)" w:date="2026-02-24T14:18:00Z">
            <w:rPr>
              <w:rFonts w:ascii="Segoe UI" w:eastAsia="굴림" w:hAnsi="Segoe UI" w:cs="Segoe UI"/>
              <w:color w:val="18181B"/>
              <w:spacing w:val="-1"/>
              <w:sz w:val="27"/>
              <w:szCs w:val="27"/>
              <w:lang w:eastAsia="ko-KR"/>
            </w:rPr>
          </w:rPrChange>
        </w:rPr>
        <w:t>​</w:t>
      </w:r>
      <w:proofErr w:type="gramEnd"/>
      <w:r w:rsidRPr="000828D7">
        <w:rPr>
          <w:rFonts w:ascii="맑은 고딕" w:eastAsia="맑은 고딕" w:hAnsi="맑은 고딕" w:cs="맑은 고딕"/>
          <w:sz w:val="20"/>
          <w:szCs w:val="20"/>
          <w:lang w:eastAsia="ko-KR"/>
          <w:rPrChange w:id="195" w:author="김현주 (Hyunjoo Kim)" w:date="2026-02-24T14:18:00Z">
            <w:rPr>
              <w:rFonts w:ascii="Segoe UI" w:eastAsia="굴림" w:hAnsi="Segoe UI" w:cs="Segoe UI"/>
              <w:b/>
              <w:bCs/>
              <w:color w:val="18181B"/>
              <w:spacing w:val="-1"/>
              <w:sz w:val="27"/>
              <w:szCs w:val="27"/>
              <w:lang w:eastAsia="ko-KR"/>
            </w:rPr>
          </w:rPrChange>
        </w:rPr>
        <w:t>​</w:t>
      </w:r>
      <w:commentRangeEnd w:id="136"/>
      <w:r w:rsidR="00F5654D">
        <w:rPr>
          <w:rStyle w:val="aff3"/>
        </w:rPr>
        <w:commentReference w:id="136"/>
      </w:r>
      <w:commentRangeEnd w:id="137"/>
      <w:r w:rsidR="00966938">
        <w:rPr>
          <w:rStyle w:val="aff3"/>
        </w:rPr>
        <w:commentReference w:id="137"/>
      </w:r>
    </w:p>
    <w:p w14:paraId="1F8500F2" w14:textId="77777777" w:rsidR="00FA2A50" w:rsidRPr="00FA2A50" w:rsidDel="00FA2A50" w:rsidRDefault="00FA2A50">
      <w:pPr>
        <w:shd w:val="clear" w:color="auto" w:fill="FAFAFA"/>
        <w:spacing w:after="0" w:line="240" w:lineRule="auto"/>
        <w:ind w:left="760"/>
        <w:rPr>
          <w:del w:id="196" w:author="김현주 (Hyunjoo Kim)" w:date="2026-02-24T14:19:00Z"/>
          <w:rFonts w:ascii="맑은 고딕" w:eastAsia="맑은 고딕" w:hAnsi="맑은 고딕" w:cs="맑은 고딕"/>
          <w:sz w:val="20"/>
          <w:szCs w:val="20"/>
          <w:lang w:eastAsia="ko-KR"/>
          <w:rPrChange w:id="197" w:author="김현주 (Hyunjoo Kim)" w:date="2026-02-24T14:19:00Z">
            <w:rPr>
              <w:del w:id="198" w:author="김현주 (Hyunjoo Kim)" w:date="2026-02-24T14:19:00Z"/>
              <w:sz w:val="20"/>
              <w:szCs w:val="20"/>
              <w:lang w:eastAsia="ko-KR"/>
            </w:rPr>
          </w:rPrChange>
        </w:rPr>
        <w:pPrChange w:id="199" w:author="김현주 (Hyunjoo Kim)" w:date="2026-02-24T14:19:00Z">
          <w:pPr/>
        </w:pPrChange>
      </w:pPr>
    </w:p>
    <w:p w14:paraId="59C0191F" w14:textId="72F937CF" w:rsidR="0067602B" w:rsidRPr="00CE3E04" w:rsidDel="00FA2A50" w:rsidRDefault="003059D1">
      <w:pPr>
        <w:rPr>
          <w:del w:id="200" w:author="김현주 (Hyunjoo Kim)" w:date="2026-02-24T14:20:00Z"/>
          <w:sz w:val="20"/>
          <w:szCs w:val="20"/>
          <w:lang w:eastAsia="ko-KR"/>
        </w:rPr>
      </w:pPr>
      <w:del w:id="201" w:author="김현주 (Hyunjoo Kim)" w:date="2026-02-24T14:19:00Z">
        <w:r w:rsidRPr="00CE3E04" w:rsidDel="00FA2A50">
          <w:rPr>
            <w:sz w:val="20"/>
            <w:szCs w:val="20"/>
            <w:lang w:eastAsia="ko-KR"/>
          </w:rPr>
          <w:delText xml:space="preserve">2. </w:delText>
        </w:r>
        <w:r w:rsidRPr="00CE3E04" w:rsidDel="00FA2A50">
          <w:rPr>
            <w:sz w:val="20"/>
            <w:szCs w:val="20"/>
            <w:lang w:eastAsia="ko-KR"/>
          </w:rPr>
          <w:delText>구체적</w:delText>
        </w:r>
        <w:r w:rsidRPr="00CE3E04" w:rsidDel="00FA2A50">
          <w:rPr>
            <w:sz w:val="20"/>
            <w:szCs w:val="20"/>
            <w:lang w:eastAsia="ko-KR"/>
          </w:rPr>
          <w:delText xml:space="preserve"> </w:delText>
        </w:r>
        <w:r w:rsidRPr="00CE3E04" w:rsidDel="00FA2A50">
          <w:rPr>
            <w:sz w:val="20"/>
            <w:szCs w:val="20"/>
            <w:lang w:eastAsia="ko-KR"/>
          </w:rPr>
          <w:delText>내역은</w:delText>
        </w:r>
        <w:r w:rsidRPr="00CE3E04" w:rsidDel="00FA2A50">
          <w:rPr>
            <w:sz w:val="20"/>
            <w:szCs w:val="20"/>
            <w:lang w:eastAsia="ko-KR"/>
          </w:rPr>
          <w:delText xml:space="preserve"> </w:delText>
        </w:r>
        <w:r w:rsidRPr="00CE3E04" w:rsidDel="00FA2A50">
          <w:rPr>
            <w:sz w:val="20"/>
            <w:szCs w:val="20"/>
            <w:lang w:eastAsia="ko-KR"/>
          </w:rPr>
          <w:delText>별첨</w:delText>
        </w:r>
        <w:r w:rsidRPr="00CE3E04" w:rsidDel="00FA2A50">
          <w:rPr>
            <w:sz w:val="20"/>
            <w:szCs w:val="20"/>
            <w:lang w:eastAsia="ko-KR"/>
          </w:rPr>
          <w:delText xml:space="preserve"> 1(</w:delText>
        </w:r>
        <w:r w:rsidRPr="00CE3E04" w:rsidDel="00FA2A50">
          <w:rPr>
            <w:sz w:val="20"/>
            <w:szCs w:val="20"/>
            <w:lang w:eastAsia="ko-KR"/>
          </w:rPr>
          <w:delText>추정</w:delText>
        </w:r>
        <w:r w:rsidRPr="00CE3E04" w:rsidDel="00FA2A50">
          <w:rPr>
            <w:sz w:val="20"/>
            <w:szCs w:val="20"/>
            <w:lang w:eastAsia="ko-KR"/>
          </w:rPr>
          <w:delText xml:space="preserve"> </w:delText>
        </w:r>
        <w:r w:rsidRPr="00CE3E04" w:rsidDel="00FA2A50">
          <w:rPr>
            <w:sz w:val="20"/>
            <w:szCs w:val="20"/>
            <w:lang w:eastAsia="ko-KR"/>
          </w:rPr>
          <w:delText>자산</w:delText>
        </w:r>
        <w:r w:rsidRPr="00CE3E04" w:rsidDel="00FA2A50">
          <w:rPr>
            <w:sz w:val="20"/>
            <w:szCs w:val="20"/>
            <w:lang w:eastAsia="ko-KR"/>
          </w:rPr>
          <w:delText>·</w:delText>
        </w:r>
        <w:r w:rsidRPr="00CE3E04" w:rsidDel="00FA2A50">
          <w:rPr>
            <w:sz w:val="20"/>
            <w:szCs w:val="20"/>
            <w:lang w:eastAsia="ko-KR"/>
          </w:rPr>
          <w:delText>부채</w:delText>
        </w:r>
        <w:r w:rsidRPr="00CE3E04" w:rsidDel="00FA2A50">
          <w:rPr>
            <w:sz w:val="20"/>
            <w:szCs w:val="20"/>
            <w:lang w:eastAsia="ko-KR"/>
          </w:rPr>
          <w:delText xml:space="preserve"> </w:delText>
        </w:r>
        <w:r w:rsidRPr="00CE3E04" w:rsidDel="00FA2A50">
          <w:rPr>
            <w:sz w:val="20"/>
            <w:szCs w:val="20"/>
            <w:lang w:eastAsia="ko-KR"/>
          </w:rPr>
          <w:delText>명세서</w:delText>
        </w:r>
        <w:r w:rsidRPr="00CE3E04" w:rsidDel="00FA2A50">
          <w:rPr>
            <w:sz w:val="20"/>
            <w:szCs w:val="20"/>
            <w:lang w:eastAsia="ko-KR"/>
          </w:rPr>
          <w:delText>)</w:delText>
        </w:r>
        <w:r w:rsidRPr="00CE3E04" w:rsidDel="00FA2A50">
          <w:rPr>
            <w:sz w:val="20"/>
            <w:szCs w:val="20"/>
            <w:lang w:eastAsia="ko-KR"/>
          </w:rPr>
          <w:delText>에</w:delText>
        </w:r>
      </w:del>
      <w:ins w:id="202" w:author="김현주 (Hyunjoo Kim)" w:date="2026-02-24T14:20:00Z">
        <w:r w:rsidR="00FA2A50">
          <w:rPr>
            <w:sz w:val="20"/>
            <w:szCs w:val="20"/>
            <w:lang w:eastAsia="ko-KR"/>
          </w:rPr>
          <w:t xml:space="preserve">        4.   </w:t>
        </w:r>
      </w:ins>
      <w:del w:id="203" w:author="김현주 (Hyunjoo Kim)" w:date="2026-02-24T14:19:00Z">
        <w:r w:rsidRPr="00CE3E04" w:rsidDel="00FA2A50">
          <w:rPr>
            <w:sz w:val="20"/>
            <w:szCs w:val="20"/>
            <w:lang w:eastAsia="ko-KR"/>
          </w:rPr>
          <w:delText xml:space="preserve"> </w:delText>
        </w:r>
        <w:r w:rsidRPr="00CE3E04" w:rsidDel="00FA2A50">
          <w:rPr>
            <w:sz w:val="20"/>
            <w:szCs w:val="20"/>
            <w:lang w:eastAsia="ko-KR"/>
          </w:rPr>
          <w:delText>따른다</w:delText>
        </w:r>
        <w:r w:rsidRPr="00CE3E04" w:rsidDel="00FA2A50">
          <w:rPr>
            <w:sz w:val="20"/>
            <w:szCs w:val="20"/>
            <w:lang w:eastAsia="ko-KR"/>
          </w:rPr>
          <w:delText>.</w:delText>
        </w:r>
      </w:del>
    </w:p>
    <w:p w14:paraId="39909021" w14:textId="645F9BB7" w:rsidR="0067602B" w:rsidRPr="00CE3E04" w:rsidRDefault="003059D1">
      <w:pPr>
        <w:ind w:left="600" w:hangingChars="300" w:hanging="600"/>
        <w:rPr>
          <w:sz w:val="20"/>
          <w:szCs w:val="20"/>
          <w:lang w:eastAsia="ko-KR"/>
        </w:rPr>
        <w:pPrChange w:id="204" w:author="김현주 (Hyunjoo Kim)" w:date="2026-02-24T14:20:00Z">
          <w:pPr/>
        </w:pPrChange>
      </w:pPr>
      <w:del w:id="205" w:author="김현주 (Hyunjoo Kim)" w:date="2026-02-24T14:20:00Z">
        <w:r w:rsidRPr="00CE3E04" w:rsidDel="00FA2A50">
          <w:rPr>
            <w:sz w:val="20"/>
            <w:szCs w:val="20"/>
            <w:lang w:eastAsia="ko-KR"/>
          </w:rPr>
          <w:delText>3</w:delText>
        </w:r>
      </w:del>
      <w:del w:id="206" w:author="김현주 (Hyunjoo Kim)" w:date="2026-02-24T14:19:00Z">
        <w:r w:rsidRPr="00CE3E04" w:rsidDel="00FA2A50">
          <w:rPr>
            <w:sz w:val="20"/>
            <w:szCs w:val="20"/>
            <w:lang w:eastAsia="ko-KR"/>
          </w:rPr>
          <w:delText xml:space="preserve">. </w:delText>
        </w:r>
      </w:del>
      <w:r w:rsidRPr="00CE3E04">
        <w:rPr>
          <w:sz w:val="20"/>
          <w:szCs w:val="20"/>
          <w:lang w:eastAsia="ko-KR"/>
        </w:rPr>
        <w:t>별첨</w:t>
      </w:r>
      <w:r w:rsidRPr="00CE3E04">
        <w:rPr>
          <w:sz w:val="20"/>
          <w:szCs w:val="20"/>
          <w:lang w:eastAsia="ko-KR"/>
        </w:rPr>
        <w:t xml:space="preserve"> 1</w:t>
      </w:r>
      <w:r w:rsidRPr="00CE3E04">
        <w:rPr>
          <w:sz w:val="20"/>
          <w:szCs w:val="20"/>
          <w:lang w:eastAsia="ko-KR"/>
        </w:rPr>
        <w:t>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자산</w:t>
      </w:r>
      <w:r w:rsidRPr="00CE3E04">
        <w:rPr>
          <w:sz w:val="20"/>
          <w:szCs w:val="20"/>
          <w:lang w:eastAsia="ko-KR"/>
        </w:rPr>
        <w:t>·</w:t>
      </w:r>
      <w:r w:rsidRPr="00CE3E04">
        <w:rPr>
          <w:sz w:val="20"/>
          <w:szCs w:val="20"/>
          <w:lang w:eastAsia="ko-KR"/>
        </w:rPr>
        <w:t>부채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내역은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계약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체결일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현재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기준의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추정치이며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sz w:val="20"/>
          <w:szCs w:val="20"/>
          <w:lang w:eastAsia="ko-KR"/>
        </w:rPr>
        <w:t>최종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내역은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5</w:t>
      </w:r>
      <w:r w:rsidRPr="00CE3E04">
        <w:rPr>
          <w:sz w:val="20"/>
          <w:szCs w:val="20"/>
          <w:lang w:eastAsia="ko-KR"/>
        </w:rPr>
        <w:t>조의</w:t>
      </w:r>
      <w:r w:rsidRPr="00CE3E04">
        <w:rPr>
          <w:sz w:val="20"/>
          <w:szCs w:val="20"/>
          <w:lang w:eastAsia="ko-KR"/>
        </w:rPr>
        <w:t xml:space="preserve"> </w:t>
      </w:r>
      <w:ins w:id="207" w:author="김현주 (Hyunjoo Kim)" w:date="2026-02-24T14:20:00Z">
        <w:r w:rsidR="00FA2A50">
          <w:rPr>
            <w:sz w:val="20"/>
            <w:szCs w:val="20"/>
            <w:lang w:eastAsia="ko-KR"/>
          </w:rPr>
          <w:t xml:space="preserve">          </w:t>
        </w:r>
      </w:ins>
      <w:r w:rsidRPr="00CE3E04">
        <w:rPr>
          <w:sz w:val="20"/>
          <w:szCs w:val="20"/>
          <w:lang w:eastAsia="ko-KR"/>
        </w:rPr>
        <w:t>기준일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현재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기준으로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확정한다</w:t>
      </w:r>
      <w:r w:rsidRPr="00CE3E04">
        <w:rPr>
          <w:sz w:val="20"/>
          <w:szCs w:val="20"/>
          <w:lang w:eastAsia="ko-KR"/>
        </w:rPr>
        <w:t>.</w:t>
      </w:r>
    </w:p>
    <w:p w14:paraId="79F621F8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72821B14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4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대금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및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상환방법</w:t>
      </w:r>
      <w:r w:rsidRPr="00CE3E04">
        <w:rPr>
          <w:sz w:val="20"/>
          <w:szCs w:val="20"/>
          <w:lang w:eastAsia="ko-KR"/>
        </w:rPr>
        <w:t>)</w:t>
      </w:r>
    </w:p>
    <w:p w14:paraId="41BC1CD3" w14:textId="137440E5" w:rsidR="00CE3E04" w:rsidRPr="00F5654D" w:rsidRDefault="00CE3E04" w:rsidP="00CE3E04">
      <w:pPr>
        <w:rPr>
          <w:rFonts w:ascii="맑은 고딕" w:eastAsia="맑은 고딕" w:hAnsi="맑은 고딕" w:cs="맑은 고딕"/>
          <w:sz w:val="20"/>
          <w:szCs w:val="20"/>
          <w:lang w:eastAsia="ko-KR"/>
          <w:rPrChange w:id="208" w:author="김현주 (Hyunjoo Kim)" w:date="2026-02-24T14:26:00Z">
            <w:rPr>
              <w:sz w:val="20"/>
              <w:szCs w:val="20"/>
              <w:lang w:eastAsia="ko-KR"/>
            </w:rPr>
          </w:rPrChange>
        </w:rPr>
      </w:pPr>
      <w:r w:rsidRPr="00CE3E04">
        <w:rPr>
          <w:rFonts w:hint="eastAsia"/>
          <w:sz w:val="20"/>
          <w:szCs w:val="20"/>
          <w:lang w:eastAsia="ko-KR"/>
        </w:rPr>
        <w:t>1</w:t>
      </w:r>
      <w:r w:rsidRPr="00CE3E04">
        <w:rPr>
          <w:sz w:val="20"/>
          <w:szCs w:val="20"/>
          <w:lang w:eastAsia="ko-KR"/>
        </w:rPr>
        <w:t xml:space="preserve">.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대금은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금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hint="eastAsia"/>
          <w:sz w:val="20"/>
          <w:szCs w:val="20"/>
          <w:lang w:eastAsia="ko-KR"/>
        </w:rPr>
        <w:t>○○○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원</w:t>
      </w:r>
      <w:r w:rsidRPr="00CE3E04">
        <w:rPr>
          <w:sz w:val="20"/>
          <w:szCs w:val="20"/>
          <w:lang w:eastAsia="ko-KR"/>
        </w:rPr>
        <w:t>(₩</w:t>
      </w:r>
      <w:r w:rsidRPr="00CE3E04">
        <w:rPr>
          <w:rFonts w:hint="eastAsia"/>
          <w:sz w:val="20"/>
          <w:szCs w:val="20"/>
          <w:lang w:eastAsia="ko-KR"/>
        </w:rPr>
        <w:t>○○○</w:t>
      </w:r>
      <w:r w:rsidRPr="00CE3E04">
        <w:rPr>
          <w:sz w:val="20"/>
          <w:szCs w:val="20"/>
          <w:lang w:eastAsia="ko-KR"/>
        </w:rPr>
        <w:t>)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으로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한다</w:t>
      </w:r>
      <w:r w:rsidRPr="00CE3E04">
        <w:rPr>
          <w:sz w:val="20"/>
          <w:szCs w:val="20"/>
          <w:lang w:eastAsia="ko-KR"/>
        </w:rPr>
        <w:t>.</w:t>
      </w:r>
      <w:ins w:id="209" w:author="김현주 (Hyunjoo Kim)" w:date="2026-02-24T14:25:00Z">
        <w:r w:rsidR="00F5654D">
          <w:rPr>
            <w:sz w:val="20"/>
            <w:szCs w:val="20"/>
            <w:lang w:eastAsia="ko-KR"/>
          </w:rPr>
          <w:t xml:space="preserve"> </w:t>
        </w:r>
        <w:r w:rsidR="00F5654D">
          <w:rPr>
            <w:rStyle w:val="af1"/>
            <w:rFonts w:ascii="Segoe UI" w:hAnsi="Segoe UI" w:cs="Segoe UI"/>
            <w:color w:val="18181B"/>
            <w:spacing w:val="-1"/>
            <w:shd w:val="clear" w:color="auto" w:fill="FAFAFA"/>
            <w:lang w:eastAsia="ko-KR"/>
          </w:rPr>
          <w:t>​</w:t>
        </w:r>
        <w:r w:rsidR="00F5654D" w:rsidRPr="00F5654D">
          <w:rPr>
            <w:rFonts w:hint="eastAsia"/>
            <w:sz w:val="20"/>
            <w:szCs w:val="20"/>
            <w:lang w:eastAsia="ko-KR"/>
            <w:rPrChange w:id="210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본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11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F5654D" w:rsidRPr="00F5654D">
          <w:rPr>
            <w:rFonts w:hint="eastAsia"/>
            <w:sz w:val="20"/>
            <w:szCs w:val="20"/>
            <w:lang w:eastAsia="ko-KR"/>
            <w:rPrChange w:id="212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대금은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13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F5654D" w:rsidRPr="00F5654D">
          <w:rPr>
            <w:rFonts w:hint="eastAsia"/>
            <w:sz w:val="20"/>
            <w:szCs w:val="20"/>
            <w:lang w:eastAsia="ko-KR"/>
            <w:rPrChange w:id="214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외부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15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F5654D" w:rsidRPr="00F5654D">
          <w:rPr>
            <w:rFonts w:hint="eastAsia"/>
            <w:sz w:val="20"/>
            <w:szCs w:val="20"/>
            <w:lang w:eastAsia="ko-KR"/>
            <w:rPrChange w:id="216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회계법인</w:t>
        </w:r>
      </w:ins>
      <w:ins w:id="217" w:author="김현주 (Hyunjoo Kim)" w:date="2026-03-03T15:40:00Z">
        <w:r w:rsidR="00966938">
          <w:rPr>
            <w:rFonts w:eastAsia="맑은 고딕" w:hint="eastAsia"/>
            <w:sz w:val="20"/>
            <w:szCs w:val="20"/>
            <w:lang w:eastAsia="ko-KR"/>
          </w:rPr>
          <w:t>1</w:t>
        </w:r>
      </w:ins>
      <w:ins w:id="218" w:author="김현주 (Hyunjoo Kim)" w:date="2026-02-24T14:25:00Z"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19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[</w:t>
        </w:r>
        <w:r w:rsidR="00F5654D" w:rsidRPr="00F5654D">
          <w:rPr>
            <w:rFonts w:hint="eastAsia"/>
            <w:sz w:val="20"/>
            <w:szCs w:val="20"/>
            <w:lang w:eastAsia="ko-KR"/>
            <w:rPrChange w:id="220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회계법인명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21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]</w:t>
        </w:r>
      </w:ins>
      <w:ins w:id="222" w:author="김현주 (Hyunjoo Kim)" w:date="2026-03-03T15:40:00Z">
        <w:r w:rsidR="00966938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 xml:space="preserve">과 외부 회계법인 </w:t>
        </w:r>
        <w:r w:rsidR="00966938">
          <w:rPr>
            <w:rFonts w:ascii="맑은 고딕" w:eastAsia="맑은 고딕" w:hAnsi="맑은 고딕" w:cs="맑은 고딕"/>
            <w:sz w:val="20"/>
            <w:szCs w:val="20"/>
            <w:lang w:eastAsia="ko-KR"/>
          </w:rPr>
          <w:t>2[</w:t>
        </w:r>
        <w:r w:rsidR="00966938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회계법인명]</w:t>
        </w:r>
      </w:ins>
      <w:ins w:id="223" w:author="김현주 (Hyunjoo Kim)" w:date="2026-02-24T14:25:00Z">
        <w:r w:rsidR="00F5654D" w:rsidRPr="00F5654D">
          <w:rPr>
            <w:rFonts w:hint="eastAsia"/>
            <w:sz w:val="20"/>
            <w:szCs w:val="20"/>
            <w:lang w:eastAsia="ko-KR"/>
            <w:rPrChange w:id="224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의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25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2025</w:t>
        </w:r>
        <w:r w:rsidR="00F5654D" w:rsidRPr="00F5654D">
          <w:rPr>
            <w:rFonts w:hint="eastAsia"/>
            <w:sz w:val="20"/>
            <w:szCs w:val="20"/>
            <w:lang w:eastAsia="ko-KR"/>
            <w:rPrChange w:id="226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년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27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[</w:t>
        </w:r>
      </w:ins>
      <w:ins w:id="228" w:author="김현주 (Hyunjoo Kim)" w:date="2026-02-24T14:26:00Z"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29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12</w:t>
        </w:r>
      </w:ins>
      <w:ins w:id="230" w:author="김현주 (Hyunjoo Kim)" w:date="2026-02-24T14:25:00Z"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31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]</w:t>
        </w:r>
        <w:r w:rsidR="00F5654D" w:rsidRPr="00F5654D">
          <w:rPr>
            <w:rFonts w:hint="eastAsia"/>
            <w:sz w:val="20"/>
            <w:szCs w:val="20"/>
            <w:lang w:eastAsia="ko-KR"/>
            <w:rPrChange w:id="232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월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33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[</w:t>
        </w:r>
      </w:ins>
      <w:ins w:id="234" w:author="김현주 (Hyunjoo Kim)" w:date="2026-02-24T14:26:00Z"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35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31</w:t>
        </w:r>
      </w:ins>
      <w:ins w:id="236" w:author="김현주 (Hyunjoo Kim)" w:date="2026-02-24T14:25:00Z"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37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]</w:t>
        </w:r>
        <w:r w:rsidR="00F5654D" w:rsidRPr="00F5654D">
          <w:rPr>
            <w:rFonts w:hint="eastAsia"/>
            <w:sz w:val="20"/>
            <w:szCs w:val="20"/>
            <w:lang w:eastAsia="ko-KR"/>
            <w:rPrChange w:id="238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일자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39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F5654D" w:rsidRPr="00F5654D">
          <w:rPr>
            <w:rFonts w:hint="eastAsia"/>
            <w:sz w:val="20"/>
            <w:szCs w:val="20"/>
            <w:lang w:eastAsia="ko-KR"/>
            <w:rPrChange w:id="240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가치평가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41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F5654D" w:rsidRPr="00F5654D">
          <w:rPr>
            <w:rFonts w:hint="eastAsia"/>
            <w:sz w:val="20"/>
            <w:szCs w:val="20"/>
            <w:lang w:eastAsia="ko-KR"/>
            <w:rPrChange w:id="242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보고서를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43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F5654D" w:rsidRPr="00F5654D">
          <w:rPr>
            <w:rFonts w:hint="eastAsia"/>
            <w:sz w:val="20"/>
            <w:szCs w:val="20"/>
            <w:lang w:eastAsia="ko-KR"/>
            <w:rPrChange w:id="244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기초로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45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F5654D" w:rsidRPr="00F5654D">
          <w:rPr>
            <w:rFonts w:hint="eastAsia"/>
            <w:sz w:val="20"/>
            <w:szCs w:val="20"/>
            <w:lang w:eastAsia="ko-KR"/>
            <w:rPrChange w:id="246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양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47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F5654D" w:rsidRPr="00F5654D">
          <w:rPr>
            <w:rFonts w:hint="eastAsia"/>
            <w:sz w:val="20"/>
            <w:szCs w:val="20"/>
            <w:lang w:eastAsia="ko-KR"/>
            <w:rPrChange w:id="248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당사자가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49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F5654D" w:rsidRPr="00F5654D">
          <w:rPr>
            <w:rFonts w:hint="eastAsia"/>
            <w:sz w:val="20"/>
            <w:szCs w:val="20"/>
            <w:lang w:eastAsia="ko-KR"/>
            <w:rPrChange w:id="250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합의하여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51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F5654D" w:rsidRPr="00F5654D">
          <w:rPr>
            <w:rFonts w:hint="eastAsia"/>
            <w:sz w:val="20"/>
            <w:szCs w:val="20"/>
            <w:lang w:eastAsia="ko-KR"/>
            <w:rPrChange w:id="252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공정하게</w:t>
        </w:r>
        <w:r w:rsidR="00F5654D" w:rsidRPr="00F5654D">
          <w:rPr>
            <w:rFonts w:ascii="맑은 고딕" w:eastAsia="맑은 고딕" w:hAnsi="맑은 고딕" w:cs="맑은 고딕"/>
            <w:sz w:val="20"/>
            <w:szCs w:val="20"/>
            <w:lang w:eastAsia="ko-KR"/>
            <w:rPrChange w:id="253" w:author="김현주 (Hyunjoo Kim)" w:date="2026-02-24T14:26:00Z">
              <w:rPr>
                <w:rStyle w:val="af1"/>
                <w:rFonts w:ascii="Segoe UI" w:hAnsi="Segoe UI" w:cs="Segoe UI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 xml:space="preserve"> </w:t>
        </w:r>
        <w:r w:rsidR="00F5654D" w:rsidRPr="00F5654D">
          <w:rPr>
            <w:rFonts w:hint="eastAsia"/>
            <w:sz w:val="20"/>
            <w:szCs w:val="20"/>
            <w:lang w:eastAsia="ko-KR"/>
            <w:rPrChange w:id="254" w:author="김현주 (Hyunjoo Kim)" w:date="2026-02-24T14:26:00Z">
              <w:rPr>
                <w:rStyle w:val="af1"/>
                <w:rFonts w:ascii="맑은 고딕" w:eastAsia="맑은 고딕" w:hAnsi="맑은 고딕" w:cs="맑은 고딕" w:hint="eastAsia"/>
                <w:color w:val="18181B"/>
                <w:spacing w:val="-1"/>
                <w:shd w:val="clear" w:color="auto" w:fill="FAFAFA"/>
                <w:lang w:eastAsia="ko-KR"/>
              </w:rPr>
            </w:rPrChange>
          </w:rPr>
          <w:t>결정하였다</w:t>
        </w:r>
      </w:ins>
      <w:ins w:id="255" w:author="김현주 (Hyunjoo Kim)" w:date="2026-02-24T14:26:00Z">
        <w:r w:rsidR="00F5654D">
          <w:rPr>
            <w:rFonts w:ascii="맑은 고딕" w:eastAsia="맑은 고딕" w:hAnsi="맑은 고딕" w:cs="맑은 고딕" w:hint="eastAsia"/>
            <w:bCs/>
            <w:sz w:val="20"/>
            <w:szCs w:val="20"/>
            <w:lang w:eastAsia="ko-KR"/>
          </w:rPr>
          <w:t>.</w:t>
        </w:r>
      </w:ins>
    </w:p>
    <w:p w14:paraId="68AAA2FE" w14:textId="08F45257" w:rsidR="00CE3E04" w:rsidRPr="00CE3E04" w:rsidRDefault="00CE3E04" w:rsidP="00CE3E04">
      <w:pPr>
        <w:rPr>
          <w:sz w:val="20"/>
          <w:szCs w:val="20"/>
          <w:lang w:eastAsia="ko-KR"/>
        </w:rPr>
      </w:pPr>
      <w:r w:rsidRPr="00CE3E04">
        <w:rPr>
          <w:rFonts w:hint="eastAsia"/>
          <w:sz w:val="20"/>
          <w:szCs w:val="20"/>
          <w:lang w:eastAsia="ko-KR"/>
        </w:rPr>
        <w:t>2</w:t>
      </w:r>
      <w:r w:rsidRPr="00CE3E04">
        <w:rPr>
          <w:sz w:val="20"/>
          <w:szCs w:val="20"/>
          <w:lang w:eastAsia="ko-KR"/>
        </w:rPr>
        <w:t xml:space="preserve">.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대금은</w:t>
      </w:r>
      <w:r w:rsidRPr="00CE3E04">
        <w:rPr>
          <w:sz w:val="20"/>
          <w:szCs w:val="20"/>
          <w:lang w:eastAsia="ko-KR"/>
        </w:rPr>
        <w:t xml:space="preserve"> 2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년간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총</w:t>
      </w:r>
      <w:r w:rsidRPr="00CE3E04">
        <w:rPr>
          <w:sz w:val="20"/>
          <w:szCs w:val="20"/>
          <w:lang w:eastAsia="ko-KR"/>
        </w:rPr>
        <w:t xml:space="preserve"> 8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회에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걸쳐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균등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분할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상환한다</w:t>
      </w:r>
      <w:r w:rsidRPr="00CE3E04">
        <w:rPr>
          <w:sz w:val="20"/>
          <w:szCs w:val="20"/>
          <w:lang w:eastAsia="ko-KR"/>
        </w:rPr>
        <w:t>.</w:t>
      </w:r>
    </w:p>
    <w:p w14:paraId="11C273FE" w14:textId="2CC47CCB" w:rsidR="00CE3E04" w:rsidRPr="00CE3E04" w:rsidRDefault="00CE3E04" w:rsidP="00CE3E04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3.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원금은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총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대금의</w:t>
      </w:r>
      <w:r w:rsidRPr="00CE3E04">
        <w:rPr>
          <w:sz w:val="20"/>
          <w:szCs w:val="20"/>
          <w:lang w:eastAsia="ko-KR"/>
        </w:rPr>
        <w:t xml:space="preserve"> 1/8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씩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균등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상환하며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최초</w:t>
      </w:r>
      <w:r w:rsidRPr="00CE3E04">
        <w:rPr>
          <w:sz w:val="20"/>
          <w:szCs w:val="20"/>
          <w:lang w:eastAsia="ko-KR"/>
        </w:rPr>
        <w:t xml:space="preserve"> 1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회차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원금은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기준일자에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지급한다</w:t>
      </w:r>
      <w:r w:rsidRPr="00CE3E04">
        <w:rPr>
          <w:sz w:val="20"/>
          <w:szCs w:val="20"/>
          <w:lang w:eastAsia="ko-KR"/>
        </w:rPr>
        <w:t xml:space="preserve">.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원금은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기준일자로부터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매</w:t>
      </w:r>
      <w:r w:rsidRPr="00CE3E04">
        <w:rPr>
          <w:sz w:val="20"/>
          <w:szCs w:val="20"/>
          <w:lang w:eastAsia="ko-KR"/>
        </w:rPr>
        <w:t xml:space="preserve"> 3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개월이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경과하는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날마다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지급한다</w:t>
      </w:r>
      <w:r w:rsidRPr="00CE3E04">
        <w:rPr>
          <w:sz w:val="20"/>
          <w:szCs w:val="20"/>
          <w:lang w:eastAsia="ko-KR"/>
        </w:rPr>
        <w:t>.</w:t>
      </w:r>
    </w:p>
    <w:p w14:paraId="260FF56B" w14:textId="598E7C8D" w:rsidR="00CE3E04" w:rsidRPr="00CE3E04" w:rsidRDefault="00CE3E04" w:rsidP="00CE3E04">
      <w:pPr>
        <w:rPr>
          <w:rFonts w:eastAsia="맑은 고딕"/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4.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이자는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</w:t>
      </w:r>
      <w:r w:rsidRPr="00CE3E04">
        <w:rPr>
          <w:sz w:val="20"/>
          <w:szCs w:val="20"/>
          <w:lang w:eastAsia="ko-KR"/>
        </w:rPr>
        <w:t xml:space="preserve"> 4.6%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하며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기준일자의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다음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날부터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기산하여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각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상환기일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현재의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미상환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원금에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대하여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일할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계산한다</w:t>
      </w:r>
      <w:r w:rsidRPr="00CE3E04">
        <w:rPr>
          <w:sz w:val="20"/>
          <w:szCs w:val="20"/>
          <w:lang w:eastAsia="ko-KR"/>
        </w:rPr>
        <w:t>.</w:t>
      </w:r>
    </w:p>
    <w:p w14:paraId="2F19E2A6" w14:textId="4A4D258F" w:rsidR="00CE3E04" w:rsidRPr="00CE3E04" w:rsidRDefault="00CE3E04" w:rsidP="00CE3E04">
      <w:pPr>
        <w:rPr>
          <w:rFonts w:eastAsia="맑은 고딕"/>
          <w:sz w:val="20"/>
          <w:szCs w:val="20"/>
          <w:lang w:eastAsia="ko-KR"/>
        </w:rPr>
      </w:pPr>
      <w:r w:rsidRPr="00CE3E04">
        <w:rPr>
          <w:rFonts w:hint="eastAsia"/>
          <w:sz w:val="20"/>
          <w:szCs w:val="20"/>
          <w:lang w:eastAsia="ko-KR"/>
        </w:rPr>
        <w:t>5</w:t>
      </w:r>
      <w:r w:rsidRPr="00CE3E04">
        <w:rPr>
          <w:sz w:val="20"/>
          <w:szCs w:val="20"/>
          <w:lang w:eastAsia="ko-KR"/>
        </w:rPr>
        <w:t xml:space="preserve">.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각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상환기일에는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해당</w:t>
      </w:r>
      <w:r w:rsidRPr="00CE3E04">
        <w:rPr>
          <w:sz w:val="20"/>
          <w:szCs w:val="20"/>
          <w:lang w:eastAsia="ko-KR"/>
        </w:rPr>
        <w:t xml:space="preserve"> </w:t>
      </w:r>
      <w:proofErr w:type="spellStart"/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회차의</w:t>
      </w:r>
      <w:proofErr w:type="spellEnd"/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원금과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직전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상환일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다음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날부터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당해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상환기일까지의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이자를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함께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지급한다</w:t>
      </w:r>
      <w:r w:rsidRPr="00CE3E04">
        <w:rPr>
          <w:sz w:val="20"/>
          <w:szCs w:val="20"/>
          <w:lang w:eastAsia="ko-KR"/>
        </w:rPr>
        <w:t>.</w:t>
      </w:r>
    </w:p>
    <w:p w14:paraId="3EC1A37D" w14:textId="58CD5646" w:rsidR="0067602B" w:rsidRDefault="00CE3E04" w:rsidP="00CE3E04">
      <w:pPr>
        <w:rPr>
          <w:sz w:val="20"/>
          <w:szCs w:val="20"/>
          <w:lang w:eastAsia="ko-KR"/>
        </w:rPr>
      </w:pPr>
      <w:r w:rsidRPr="00CE3E04">
        <w:rPr>
          <w:rFonts w:hint="eastAsia"/>
          <w:sz w:val="20"/>
          <w:szCs w:val="20"/>
          <w:lang w:eastAsia="ko-KR"/>
        </w:rPr>
        <w:t>6</w:t>
      </w:r>
      <w:r w:rsidRPr="00CE3E04">
        <w:rPr>
          <w:sz w:val="20"/>
          <w:szCs w:val="20"/>
          <w:lang w:eastAsia="ko-KR"/>
        </w:rPr>
        <w:t xml:space="preserve">.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양수인은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조기상환을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할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있으며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조기상환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이자는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실제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사용기간에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대하여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일할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계산한다</w:t>
      </w:r>
      <w:r w:rsidRPr="00CE3E04">
        <w:rPr>
          <w:sz w:val="20"/>
          <w:szCs w:val="20"/>
          <w:lang w:eastAsia="ko-KR"/>
        </w:rPr>
        <w:t>.</w:t>
      </w:r>
    </w:p>
    <w:p w14:paraId="5873A66D" w14:textId="77777777" w:rsidR="00CE3E04" w:rsidRPr="00CE3E04" w:rsidRDefault="00CE3E04" w:rsidP="00CE3E04">
      <w:pPr>
        <w:rPr>
          <w:sz w:val="20"/>
          <w:szCs w:val="20"/>
          <w:lang w:eastAsia="ko-KR"/>
        </w:rPr>
      </w:pPr>
    </w:p>
    <w:p w14:paraId="25A9B912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5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기준일</w:t>
      </w:r>
      <w:r w:rsidRPr="00CE3E04">
        <w:rPr>
          <w:sz w:val="20"/>
          <w:szCs w:val="20"/>
          <w:lang w:eastAsia="ko-KR"/>
        </w:rPr>
        <w:t>)</w:t>
      </w:r>
    </w:p>
    <w:p w14:paraId="7B2DA607" w14:textId="2B41CE36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1. </w:t>
      </w:r>
      <w:r w:rsidRPr="00CE3E04">
        <w:rPr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기준일은</w:t>
      </w:r>
      <w:r w:rsidRPr="00CE3E04">
        <w:rPr>
          <w:sz w:val="20"/>
          <w:szCs w:val="20"/>
          <w:lang w:eastAsia="ko-KR"/>
        </w:rPr>
        <w:t xml:space="preserve"> 2026</w:t>
      </w:r>
      <w:r w:rsidRPr="00CE3E04">
        <w:rPr>
          <w:sz w:val="20"/>
          <w:szCs w:val="20"/>
          <w:lang w:eastAsia="ko-KR"/>
        </w:rPr>
        <w:t>년</w:t>
      </w:r>
      <w:r w:rsidRPr="00CE3E04">
        <w:rPr>
          <w:sz w:val="20"/>
          <w:szCs w:val="20"/>
          <w:lang w:eastAsia="ko-KR"/>
        </w:rPr>
        <w:t xml:space="preserve"> </w:t>
      </w:r>
      <w:r w:rsidR="000C6D79" w:rsidRPr="00CE3E04">
        <w:rPr>
          <w:sz w:val="20"/>
          <w:szCs w:val="20"/>
          <w:lang w:eastAsia="ko-KR"/>
        </w:rPr>
        <w:t>4</w:t>
      </w:r>
      <w:r w:rsidRPr="00CE3E04">
        <w:rPr>
          <w:sz w:val="20"/>
          <w:szCs w:val="20"/>
          <w:lang w:eastAsia="ko-KR"/>
        </w:rPr>
        <w:t>월</w:t>
      </w:r>
      <w:r w:rsidRPr="00CE3E04">
        <w:rPr>
          <w:sz w:val="20"/>
          <w:szCs w:val="20"/>
          <w:lang w:eastAsia="ko-KR"/>
        </w:rPr>
        <w:t xml:space="preserve"> </w:t>
      </w:r>
      <w:r w:rsidR="000C6D79" w:rsidRPr="00CE3E04">
        <w:rPr>
          <w:sz w:val="20"/>
          <w:szCs w:val="20"/>
          <w:lang w:eastAsia="ko-KR"/>
        </w:rPr>
        <w:t>01</w:t>
      </w:r>
      <w:r w:rsidRPr="00CE3E04">
        <w:rPr>
          <w:sz w:val="20"/>
          <w:szCs w:val="20"/>
          <w:lang w:eastAsia="ko-KR"/>
        </w:rPr>
        <w:t>일로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한다</w:t>
      </w:r>
      <w:r w:rsidRPr="00CE3E04">
        <w:rPr>
          <w:sz w:val="20"/>
          <w:szCs w:val="20"/>
          <w:lang w:eastAsia="ko-KR"/>
        </w:rPr>
        <w:t>.</w:t>
      </w:r>
    </w:p>
    <w:p w14:paraId="2147471E" w14:textId="20D64B2A" w:rsidR="0067602B" w:rsidRPr="00F5654D" w:rsidRDefault="003059D1">
      <w:pPr>
        <w:numPr>
          <w:ilvl w:val="0"/>
          <w:numId w:val="13"/>
        </w:numPr>
        <w:shd w:val="clear" w:color="auto" w:fill="FAFAFA"/>
        <w:spacing w:after="0" w:line="240" w:lineRule="auto"/>
        <w:ind w:left="0"/>
        <w:rPr>
          <w:sz w:val="20"/>
          <w:szCs w:val="20"/>
          <w:lang w:eastAsia="ko-KR"/>
        </w:rPr>
        <w:pPrChange w:id="256" w:author="김현주 (Hyunjoo Kim)" w:date="2026-02-24T14:28:00Z">
          <w:pPr/>
        </w:pPrChange>
      </w:pPr>
      <w:r w:rsidRPr="00CE3E04">
        <w:rPr>
          <w:sz w:val="20"/>
          <w:szCs w:val="20"/>
          <w:lang w:eastAsia="ko-KR"/>
        </w:rPr>
        <w:t xml:space="preserve">2.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기준일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이후</w:t>
      </w:r>
      <w:r w:rsidRPr="00CE3E04">
        <w:rPr>
          <w:sz w:val="20"/>
          <w:szCs w:val="20"/>
          <w:lang w:eastAsia="ko-KR"/>
        </w:rPr>
        <w:t xml:space="preserve"> </w:t>
      </w:r>
      <w:ins w:id="257" w:author="김현주 (Hyunjoo Kim)" w:date="2026-02-24T14:27:00Z">
        <w:r w:rsidR="00F5654D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본 영업</w:t>
        </w:r>
      </w:ins>
      <w:ins w:id="258" w:author="김현주 (Hyunjoo Kim)" w:date="2026-02-24T14:28:00Z">
        <w:r w:rsidR="00F5654D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 xml:space="preserve">으로 인하여 </w:t>
        </w:r>
      </w:ins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발생하는</w:t>
      </w:r>
      <w:r w:rsidRPr="00CE3E04">
        <w:rPr>
          <w:sz w:val="20"/>
          <w:szCs w:val="20"/>
          <w:lang w:eastAsia="ko-KR"/>
        </w:rPr>
        <w:t xml:space="preserve"> </w:t>
      </w:r>
      <w:ins w:id="259" w:author="김현주 (Hyunjoo Kim)" w:date="2026-02-24T14:28:00Z">
        <w:r w:rsidR="00F5654D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모든 수익,</w:t>
        </w:r>
        <w:r w:rsidR="00F5654D">
          <w:rPr>
            <w:rFonts w:ascii="맑은 고딕" w:eastAsia="맑은 고딕" w:hAnsi="맑은 고딕" w:cs="맑은 고딕"/>
            <w:sz w:val="20"/>
            <w:szCs w:val="20"/>
            <w:lang w:eastAsia="ko-KR"/>
          </w:rPr>
          <w:t xml:space="preserve"> </w:t>
        </w:r>
        <w:r w:rsidR="00F5654D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비용,</w:t>
        </w:r>
        <w:r w:rsidR="00F5654D">
          <w:rPr>
            <w:rFonts w:ascii="맑은 고딕" w:eastAsia="맑은 고딕" w:hAnsi="맑은 고딕" w:cs="맑은 고딕"/>
            <w:sz w:val="20"/>
            <w:szCs w:val="20"/>
            <w:lang w:eastAsia="ko-KR"/>
          </w:rPr>
          <w:t xml:space="preserve"> </w:t>
        </w:r>
        <w:r w:rsidR="00F5654D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 xml:space="preserve">위험 및 기타 </w:t>
        </w:r>
      </w:ins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손익은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양수인에게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귀속된다</w:t>
      </w:r>
      <w:r w:rsidRPr="00CE3E04">
        <w:rPr>
          <w:sz w:val="20"/>
          <w:szCs w:val="20"/>
          <w:lang w:eastAsia="ko-KR"/>
        </w:rPr>
        <w:t>.</w:t>
      </w:r>
      <w:ins w:id="260" w:author="김현주 (Hyunjoo Kim)" w:date="2026-02-24T14:27:00Z">
        <w:r w:rsidR="00F5654D">
          <w:rPr>
            <w:sz w:val="20"/>
            <w:szCs w:val="20"/>
            <w:lang w:eastAsia="ko-KR"/>
          </w:rPr>
          <w:t xml:space="preserve"> </w:t>
        </w:r>
      </w:ins>
    </w:p>
    <w:p w14:paraId="46800504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lastRenderedPageBreak/>
        <w:t xml:space="preserve">3. </w:t>
      </w:r>
      <w:r w:rsidRPr="00CE3E04">
        <w:rPr>
          <w:sz w:val="20"/>
          <w:szCs w:val="20"/>
          <w:lang w:eastAsia="ko-KR"/>
        </w:rPr>
        <w:t>기준일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현재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자산</w:t>
      </w:r>
      <w:r w:rsidRPr="00CE3E04">
        <w:rPr>
          <w:sz w:val="20"/>
          <w:szCs w:val="20"/>
          <w:lang w:eastAsia="ko-KR"/>
        </w:rPr>
        <w:t>·</w:t>
      </w:r>
      <w:r w:rsidRPr="00CE3E04">
        <w:rPr>
          <w:sz w:val="20"/>
          <w:szCs w:val="20"/>
          <w:lang w:eastAsia="ko-KR"/>
        </w:rPr>
        <w:t>부채는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실사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최종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확정하며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sz w:val="20"/>
          <w:szCs w:val="20"/>
          <w:lang w:eastAsia="ko-KR"/>
        </w:rPr>
        <w:t>확정된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내역을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기준으로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정산한다</w:t>
      </w:r>
      <w:r w:rsidRPr="00CE3E04">
        <w:rPr>
          <w:sz w:val="20"/>
          <w:szCs w:val="20"/>
          <w:lang w:eastAsia="ko-KR"/>
        </w:rPr>
        <w:t>.</w:t>
      </w:r>
    </w:p>
    <w:p w14:paraId="384D505B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09108E1A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6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정산조항</w:t>
      </w:r>
      <w:r w:rsidRPr="00CE3E04">
        <w:rPr>
          <w:sz w:val="20"/>
          <w:szCs w:val="20"/>
          <w:lang w:eastAsia="ko-KR"/>
        </w:rPr>
        <w:t>)</w:t>
      </w:r>
    </w:p>
    <w:p w14:paraId="5B282328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1. </w:t>
      </w:r>
      <w:r w:rsidRPr="00CE3E04">
        <w:rPr>
          <w:sz w:val="20"/>
          <w:szCs w:val="20"/>
          <w:lang w:eastAsia="ko-KR"/>
        </w:rPr>
        <w:t>기준일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현재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자산</w:t>
      </w:r>
      <w:r w:rsidRPr="00CE3E04">
        <w:rPr>
          <w:sz w:val="20"/>
          <w:szCs w:val="20"/>
          <w:lang w:eastAsia="ko-KR"/>
        </w:rPr>
        <w:t>·</w:t>
      </w:r>
      <w:r w:rsidRPr="00CE3E04">
        <w:rPr>
          <w:sz w:val="20"/>
          <w:szCs w:val="20"/>
          <w:lang w:eastAsia="ko-KR"/>
        </w:rPr>
        <w:t>부채가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별첨</w:t>
      </w:r>
      <w:r w:rsidRPr="00CE3E04">
        <w:rPr>
          <w:sz w:val="20"/>
          <w:szCs w:val="20"/>
          <w:lang w:eastAsia="ko-KR"/>
        </w:rPr>
        <w:t xml:space="preserve"> 1</w:t>
      </w:r>
      <w:r w:rsidRPr="00CE3E04">
        <w:rPr>
          <w:sz w:val="20"/>
          <w:szCs w:val="20"/>
          <w:lang w:eastAsia="ko-KR"/>
        </w:rPr>
        <w:t>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추정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내역과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비교하여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변동이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발생한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경우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sz w:val="20"/>
          <w:szCs w:val="20"/>
          <w:lang w:eastAsia="ko-KR"/>
        </w:rPr>
        <w:t>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변동분은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대금에서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가감하여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정산한다</w:t>
      </w:r>
      <w:r w:rsidRPr="00CE3E04">
        <w:rPr>
          <w:sz w:val="20"/>
          <w:szCs w:val="20"/>
          <w:lang w:eastAsia="ko-KR"/>
        </w:rPr>
        <w:t>.</w:t>
      </w:r>
    </w:p>
    <w:p w14:paraId="2DD999B6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2. </w:t>
      </w:r>
      <w:r w:rsidRPr="00CE3E04">
        <w:rPr>
          <w:sz w:val="20"/>
          <w:szCs w:val="20"/>
          <w:lang w:eastAsia="ko-KR"/>
        </w:rPr>
        <w:t>순자산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증가분은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대금에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가산하고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sz w:val="20"/>
          <w:szCs w:val="20"/>
          <w:lang w:eastAsia="ko-KR"/>
        </w:rPr>
        <w:t>순자산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감소분은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대금에서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차감한다</w:t>
      </w:r>
      <w:r w:rsidRPr="00CE3E04">
        <w:rPr>
          <w:sz w:val="20"/>
          <w:szCs w:val="20"/>
          <w:lang w:eastAsia="ko-KR"/>
        </w:rPr>
        <w:t>.</w:t>
      </w:r>
    </w:p>
    <w:p w14:paraId="0FEAAF57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3. </w:t>
      </w:r>
      <w:r w:rsidRPr="00CE3E04">
        <w:rPr>
          <w:sz w:val="20"/>
          <w:szCs w:val="20"/>
          <w:lang w:eastAsia="ko-KR"/>
        </w:rPr>
        <w:t>정산금은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상호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확인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후</w:t>
      </w:r>
      <w:r w:rsidRPr="00CE3E04">
        <w:rPr>
          <w:sz w:val="20"/>
          <w:szCs w:val="20"/>
          <w:lang w:eastAsia="ko-KR"/>
        </w:rPr>
        <w:t xml:space="preserve"> ○</w:t>
      </w:r>
      <w:r w:rsidRPr="00CE3E04">
        <w:rPr>
          <w:sz w:val="20"/>
          <w:szCs w:val="20"/>
          <w:lang w:eastAsia="ko-KR"/>
        </w:rPr>
        <w:t>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이내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지급한다</w:t>
      </w:r>
      <w:r w:rsidRPr="00CE3E04">
        <w:rPr>
          <w:sz w:val="20"/>
          <w:szCs w:val="20"/>
          <w:lang w:eastAsia="ko-KR"/>
        </w:rPr>
        <w:t>.</w:t>
      </w:r>
    </w:p>
    <w:p w14:paraId="39555660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19DF7C71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7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영업권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확정</w:t>
      </w:r>
      <w:r w:rsidRPr="00CE3E04">
        <w:rPr>
          <w:sz w:val="20"/>
          <w:szCs w:val="20"/>
          <w:lang w:eastAsia="ko-KR"/>
        </w:rPr>
        <w:t>)</w:t>
      </w:r>
    </w:p>
    <w:p w14:paraId="2DB5AD2E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1. </w:t>
      </w:r>
      <w:r w:rsidRPr="00CE3E04">
        <w:rPr>
          <w:sz w:val="20"/>
          <w:szCs w:val="20"/>
          <w:lang w:eastAsia="ko-KR"/>
        </w:rPr>
        <w:t>최종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확정된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기준일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현재의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순자산가액과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총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대금의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차액은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영업권으로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한다</w:t>
      </w:r>
      <w:r w:rsidRPr="00CE3E04">
        <w:rPr>
          <w:sz w:val="20"/>
          <w:szCs w:val="20"/>
          <w:lang w:eastAsia="ko-KR"/>
        </w:rPr>
        <w:t>.</w:t>
      </w:r>
    </w:p>
    <w:p w14:paraId="2DC1850B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2. </w:t>
      </w:r>
      <w:r w:rsidRPr="00CE3E04">
        <w:rPr>
          <w:sz w:val="20"/>
          <w:szCs w:val="20"/>
          <w:lang w:eastAsia="ko-KR"/>
        </w:rPr>
        <w:t>영업권</w:t>
      </w:r>
      <w:r w:rsidRPr="00CE3E04">
        <w:rPr>
          <w:sz w:val="20"/>
          <w:szCs w:val="20"/>
          <w:lang w:eastAsia="ko-KR"/>
        </w:rPr>
        <w:t xml:space="preserve"> = </w:t>
      </w:r>
      <w:r w:rsidRPr="00CE3E04">
        <w:rPr>
          <w:sz w:val="20"/>
          <w:szCs w:val="20"/>
          <w:lang w:eastAsia="ko-KR"/>
        </w:rPr>
        <w:t>최종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확정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대금</w:t>
      </w:r>
      <w:r w:rsidRPr="00CE3E04">
        <w:rPr>
          <w:sz w:val="20"/>
          <w:szCs w:val="20"/>
          <w:lang w:eastAsia="ko-KR"/>
        </w:rPr>
        <w:t xml:space="preserve"> – </w:t>
      </w:r>
      <w:r w:rsidRPr="00CE3E04">
        <w:rPr>
          <w:sz w:val="20"/>
          <w:szCs w:val="20"/>
          <w:lang w:eastAsia="ko-KR"/>
        </w:rPr>
        <w:t>기준일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현재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확정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순자산가액</w:t>
      </w:r>
    </w:p>
    <w:p w14:paraId="7419CDD6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1CFA7897" w14:textId="26B25957" w:rsidR="0067602B" w:rsidRDefault="003059D1">
      <w:pPr>
        <w:rPr>
          <w:ins w:id="261" w:author="김현주 (Hyunjoo Kim)" w:date="2026-02-24T14:31:00Z"/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8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주주총회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승인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및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채권자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보호</w:t>
      </w:r>
      <w:r w:rsidRPr="00CE3E04">
        <w:rPr>
          <w:sz w:val="20"/>
          <w:szCs w:val="20"/>
          <w:lang w:eastAsia="ko-KR"/>
        </w:rPr>
        <w:t>)</w:t>
      </w:r>
    </w:p>
    <w:p w14:paraId="108CBAC4" w14:textId="77777777" w:rsidR="0008743D" w:rsidRDefault="009C1312" w:rsidP="009C1312">
      <w:pPr>
        <w:numPr>
          <w:ilvl w:val="0"/>
          <w:numId w:val="15"/>
        </w:numPr>
        <w:shd w:val="clear" w:color="auto" w:fill="FAFAFA"/>
        <w:spacing w:after="0" w:line="240" w:lineRule="auto"/>
        <w:ind w:left="0"/>
        <w:rPr>
          <w:ins w:id="262" w:author="김현주 (Hyunjoo Kim)" w:date="2026-02-24T14:59:00Z"/>
          <w:sz w:val="20"/>
          <w:szCs w:val="20"/>
          <w:lang w:eastAsia="ko-KR"/>
        </w:rPr>
      </w:pPr>
      <w:ins w:id="263" w:author="김현주 (Hyunjoo Kim)" w:date="2026-02-24T14:31:00Z"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64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본</w:t>
        </w:r>
        <w:r w:rsidRPr="0008743D">
          <w:rPr>
            <w:sz w:val="20"/>
            <w:szCs w:val="20"/>
            <w:lang w:eastAsia="ko-KR"/>
            <w:rPrChange w:id="265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66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계약은</w:t>
        </w:r>
        <w:r w:rsidRPr="0008743D">
          <w:rPr>
            <w:sz w:val="20"/>
            <w:szCs w:val="20"/>
            <w:lang w:eastAsia="ko-KR"/>
            <w:rPrChange w:id="267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68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다음</w:t>
        </w:r>
        <w:r w:rsidRPr="0008743D">
          <w:rPr>
            <w:sz w:val="20"/>
            <w:szCs w:val="20"/>
            <w:lang w:eastAsia="ko-KR"/>
            <w:rPrChange w:id="269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70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각</w:t>
        </w:r>
        <w:r w:rsidRPr="0008743D">
          <w:rPr>
            <w:sz w:val="20"/>
            <w:szCs w:val="20"/>
            <w:lang w:eastAsia="ko-KR"/>
            <w:rPrChange w:id="271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72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호의</w:t>
        </w:r>
        <w:r w:rsidRPr="0008743D">
          <w:rPr>
            <w:sz w:val="20"/>
            <w:szCs w:val="20"/>
            <w:lang w:eastAsia="ko-KR"/>
            <w:rPrChange w:id="273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74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조건이</w:t>
        </w:r>
        <w:r w:rsidRPr="0008743D">
          <w:rPr>
            <w:sz w:val="20"/>
            <w:szCs w:val="20"/>
            <w:lang w:eastAsia="ko-KR"/>
            <w:rPrChange w:id="275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76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모두</w:t>
        </w:r>
        <w:r w:rsidRPr="0008743D">
          <w:rPr>
            <w:sz w:val="20"/>
            <w:szCs w:val="20"/>
            <w:lang w:eastAsia="ko-KR"/>
            <w:rPrChange w:id="277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78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충족되는</w:t>
        </w:r>
        <w:r w:rsidRPr="0008743D">
          <w:rPr>
            <w:sz w:val="20"/>
            <w:szCs w:val="20"/>
            <w:lang w:eastAsia="ko-KR"/>
            <w:rPrChange w:id="279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80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것을</w:t>
        </w:r>
        <w:r w:rsidRPr="0008743D">
          <w:rPr>
            <w:sz w:val="20"/>
            <w:szCs w:val="20"/>
            <w:lang w:eastAsia="ko-KR"/>
            <w:rPrChange w:id="281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82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효력</w:t>
        </w:r>
        <w:r w:rsidRPr="0008743D">
          <w:rPr>
            <w:sz w:val="20"/>
            <w:szCs w:val="20"/>
            <w:lang w:eastAsia="ko-KR"/>
            <w:rPrChange w:id="283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84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발생의</w:t>
        </w:r>
        <w:r w:rsidRPr="0008743D">
          <w:rPr>
            <w:sz w:val="20"/>
            <w:szCs w:val="20"/>
            <w:lang w:eastAsia="ko-KR"/>
            <w:rPrChange w:id="285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86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선행조건으로</w:t>
        </w:r>
        <w:r w:rsidRPr="0008743D">
          <w:rPr>
            <w:sz w:val="20"/>
            <w:szCs w:val="20"/>
            <w:lang w:eastAsia="ko-KR"/>
            <w:rPrChange w:id="287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88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한다</w:t>
        </w:r>
        <w:r w:rsidRPr="0008743D">
          <w:rPr>
            <w:sz w:val="20"/>
            <w:szCs w:val="20"/>
            <w:lang w:eastAsia="ko-KR"/>
            <w:rPrChange w:id="289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.</w:t>
        </w:r>
      </w:ins>
    </w:p>
    <w:p w14:paraId="60956845" w14:textId="680AB2FA" w:rsidR="0008743D" w:rsidRPr="0008743D" w:rsidRDefault="009C1312">
      <w:pPr>
        <w:pStyle w:val="aa"/>
        <w:numPr>
          <w:ilvl w:val="1"/>
          <w:numId w:val="15"/>
        </w:numPr>
        <w:shd w:val="clear" w:color="auto" w:fill="FAFAFA"/>
        <w:spacing w:after="0" w:line="240" w:lineRule="auto"/>
        <w:rPr>
          <w:ins w:id="290" w:author="김현주 (Hyunjoo Kim)" w:date="2026-02-24T15:00:00Z"/>
          <w:sz w:val="20"/>
          <w:szCs w:val="20"/>
          <w:lang w:eastAsia="ko-KR"/>
          <w:rPrChange w:id="291" w:author="김현주 (Hyunjoo Kim)" w:date="2026-02-24T15:00:00Z">
            <w:rPr>
              <w:ins w:id="292" w:author="김현주 (Hyunjoo Kim)" w:date="2026-02-24T15:00:00Z"/>
              <w:lang w:eastAsia="ko-KR"/>
            </w:rPr>
          </w:rPrChange>
        </w:rPr>
        <w:pPrChange w:id="293" w:author="김현주 (Hyunjoo Kim)" w:date="2026-02-24T15:00:00Z">
          <w:pPr>
            <w:shd w:val="clear" w:color="auto" w:fill="FAFAFA"/>
            <w:spacing w:after="0" w:line="240" w:lineRule="auto"/>
            <w:ind w:firstLine="252"/>
          </w:pPr>
        </w:pPrChange>
      </w:pPr>
      <w:ins w:id="294" w:author="김현주 (Hyunjoo Kim)" w:date="2026-02-24T14:31:00Z"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95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양도인과</w:t>
        </w:r>
        <w:r w:rsidRPr="0008743D">
          <w:rPr>
            <w:sz w:val="20"/>
            <w:szCs w:val="20"/>
            <w:lang w:eastAsia="ko-KR"/>
            <w:rPrChange w:id="296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97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양수인이</w:t>
        </w:r>
        <w:r w:rsidRPr="0008743D">
          <w:rPr>
            <w:sz w:val="20"/>
            <w:szCs w:val="20"/>
            <w:lang w:eastAsia="ko-KR"/>
            <w:rPrChange w:id="298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299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각각</w:t>
        </w:r>
        <w:r w:rsidRPr="0008743D">
          <w:rPr>
            <w:sz w:val="20"/>
            <w:szCs w:val="20"/>
            <w:lang w:eastAsia="ko-KR"/>
            <w:rPrChange w:id="300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01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본</w:t>
        </w:r>
        <w:r w:rsidRPr="0008743D">
          <w:rPr>
            <w:sz w:val="20"/>
            <w:szCs w:val="20"/>
            <w:lang w:eastAsia="ko-KR"/>
            <w:rPrChange w:id="302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03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계약의</w:t>
        </w:r>
        <w:r w:rsidRPr="0008743D">
          <w:rPr>
            <w:sz w:val="20"/>
            <w:szCs w:val="20"/>
            <w:lang w:eastAsia="ko-KR"/>
            <w:rPrChange w:id="304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05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체결</w:t>
        </w:r>
        <w:r w:rsidRPr="0008743D">
          <w:rPr>
            <w:sz w:val="20"/>
            <w:szCs w:val="20"/>
            <w:lang w:eastAsia="ko-KR"/>
            <w:rPrChange w:id="306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07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및</w:t>
        </w:r>
        <w:r w:rsidRPr="0008743D">
          <w:rPr>
            <w:sz w:val="20"/>
            <w:szCs w:val="20"/>
            <w:lang w:eastAsia="ko-KR"/>
            <w:rPrChange w:id="308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09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이행에</w:t>
        </w:r>
        <w:r w:rsidRPr="0008743D">
          <w:rPr>
            <w:sz w:val="20"/>
            <w:szCs w:val="20"/>
            <w:lang w:eastAsia="ko-KR"/>
            <w:rPrChange w:id="310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11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관하여</w:t>
        </w:r>
        <w:r w:rsidRPr="0008743D">
          <w:rPr>
            <w:sz w:val="20"/>
            <w:szCs w:val="20"/>
            <w:lang w:eastAsia="ko-KR"/>
            <w:rPrChange w:id="312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13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상법에</w:t>
        </w:r>
        <w:r w:rsidRPr="0008743D">
          <w:rPr>
            <w:sz w:val="20"/>
            <w:szCs w:val="20"/>
            <w:lang w:eastAsia="ko-KR"/>
            <w:rPrChange w:id="314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15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따라</w:t>
        </w:r>
        <w:r w:rsidRPr="0008743D">
          <w:rPr>
            <w:sz w:val="20"/>
            <w:szCs w:val="20"/>
            <w:lang w:eastAsia="ko-KR"/>
            <w:rPrChange w:id="316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17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필요한</w:t>
        </w:r>
        <w:r w:rsidRPr="0008743D">
          <w:rPr>
            <w:sz w:val="20"/>
            <w:szCs w:val="20"/>
            <w:lang w:eastAsia="ko-KR"/>
            <w:rPrChange w:id="318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19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주주총회의</w:t>
        </w:r>
        <w:r w:rsidRPr="0008743D">
          <w:rPr>
            <w:sz w:val="20"/>
            <w:szCs w:val="20"/>
            <w:lang w:eastAsia="ko-KR"/>
            <w:rPrChange w:id="320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21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특별결의</w:t>
        </w:r>
        <w:r w:rsidRPr="0008743D">
          <w:rPr>
            <w:sz w:val="20"/>
            <w:szCs w:val="20"/>
            <w:lang w:eastAsia="ko-KR"/>
            <w:rPrChange w:id="322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23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승인을</w:t>
        </w:r>
        <w:r w:rsidRPr="0008743D">
          <w:rPr>
            <w:sz w:val="20"/>
            <w:szCs w:val="20"/>
            <w:lang w:eastAsia="ko-KR"/>
            <w:rPrChange w:id="324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25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얻을</w:t>
        </w:r>
        <w:r w:rsidRPr="0008743D">
          <w:rPr>
            <w:sz w:val="20"/>
            <w:szCs w:val="20"/>
            <w:lang w:eastAsia="ko-KR"/>
            <w:rPrChange w:id="326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27" w:author="김현주 (Hyunjoo Kim)" w:date="2026-02-24T15:00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것</w:t>
        </w:r>
        <w:r w:rsidRPr="0008743D">
          <w:rPr>
            <w:sz w:val="20"/>
            <w:szCs w:val="20"/>
            <w:lang w:eastAsia="ko-KR"/>
            <w:rPrChange w:id="328" w:author="김현주 (Hyunjoo Kim)" w:date="2026-02-24T15:00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. </w:t>
        </w:r>
      </w:ins>
    </w:p>
    <w:p w14:paraId="205A1B43" w14:textId="123A8271" w:rsidR="0008743D" w:rsidRPr="0008743D" w:rsidRDefault="0008743D">
      <w:pPr>
        <w:pStyle w:val="aa"/>
        <w:numPr>
          <w:ilvl w:val="1"/>
          <w:numId w:val="15"/>
        </w:numPr>
        <w:shd w:val="clear" w:color="auto" w:fill="FAFAFA"/>
        <w:spacing w:after="0" w:line="240" w:lineRule="auto"/>
        <w:rPr>
          <w:ins w:id="329" w:author="김현주 (Hyunjoo Kim)" w:date="2026-02-24T14:59:00Z"/>
          <w:rFonts w:eastAsia="맑은 고딕"/>
          <w:sz w:val="20"/>
          <w:szCs w:val="20"/>
          <w:lang w:eastAsia="ko-KR"/>
          <w:rPrChange w:id="330" w:author="김현주 (Hyunjoo Kim)" w:date="2026-02-24T15:00:00Z">
            <w:rPr>
              <w:ins w:id="331" w:author="김현주 (Hyunjoo Kim)" w:date="2026-02-24T14:59:00Z"/>
              <w:sz w:val="20"/>
              <w:szCs w:val="20"/>
              <w:lang w:eastAsia="ko-KR"/>
            </w:rPr>
          </w:rPrChange>
        </w:rPr>
        <w:pPrChange w:id="332" w:author="김현주 (Hyunjoo Kim)" w:date="2026-02-24T15:00:00Z">
          <w:pPr>
            <w:shd w:val="clear" w:color="auto" w:fill="FAFAFA"/>
            <w:spacing w:after="0" w:line="240" w:lineRule="auto"/>
          </w:pPr>
        </w:pPrChange>
      </w:pPr>
      <w:ins w:id="333" w:author="김현주 (Hyunjoo Kim)" w:date="2026-02-24T15:00:00Z">
        <w:r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 xml:space="preserve">양도인과 양수인이 각각 </w:t>
        </w:r>
      </w:ins>
      <w:ins w:id="334" w:author="김현주 (Hyunjoo Kim)" w:date="2026-02-24T15:04:00Z">
        <w:r w:rsidR="007969C2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 xml:space="preserve">법령 및 </w:t>
        </w:r>
      </w:ins>
      <w:ins w:id="335" w:author="김현주 (Hyunjoo Kim)" w:date="2026-02-24T15:06:00Z">
        <w:r w:rsidR="007969C2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회사</w:t>
        </w:r>
      </w:ins>
      <w:ins w:id="336" w:author="김현주 (Hyunjoo Kim)" w:date="2026-02-24T15:03:00Z">
        <w:r w:rsidR="007969C2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내부의 적법한 절차 및 승인을 얻을 것</w:t>
        </w:r>
      </w:ins>
    </w:p>
    <w:p w14:paraId="5EDDECA5" w14:textId="77777777" w:rsidR="009C1312" w:rsidRPr="0008743D" w:rsidRDefault="009C1312" w:rsidP="009C1312">
      <w:pPr>
        <w:numPr>
          <w:ilvl w:val="0"/>
          <w:numId w:val="15"/>
        </w:numPr>
        <w:shd w:val="clear" w:color="auto" w:fill="FAFAFA"/>
        <w:spacing w:after="0" w:line="240" w:lineRule="auto"/>
        <w:ind w:left="0"/>
        <w:rPr>
          <w:ins w:id="337" w:author="김현주 (Hyunjoo Kim)" w:date="2026-02-24T14:31:00Z"/>
          <w:sz w:val="20"/>
          <w:szCs w:val="20"/>
          <w:lang w:eastAsia="ko-KR"/>
          <w:rPrChange w:id="338" w:author="김현주 (Hyunjoo Kim)" w:date="2026-02-24T14:59:00Z">
            <w:rPr>
              <w:ins w:id="339" w:author="김현주 (Hyunjoo Kim)" w:date="2026-02-24T14:31:00Z"/>
              <w:rFonts w:ascii="Segoe UI" w:eastAsia="굴림" w:hAnsi="Segoe UI" w:cs="Segoe UI"/>
              <w:color w:val="18181B"/>
              <w:spacing w:val="-1"/>
              <w:sz w:val="27"/>
              <w:szCs w:val="27"/>
              <w:lang w:eastAsia="ko-KR"/>
            </w:rPr>
          </w:rPrChange>
        </w:rPr>
      </w:pPr>
      <w:ins w:id="340" w:author="김현주 (Hyunjoo Kim)" w:date="2026-02-24T14:31:00Z"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41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양도인은</w:t>
        </w:r>
        <w:r w:rsidRPr="0008743D">
          <w:rPr>
            <w:sz w:val="20"/>
            <w:szCs w:val="20"/>
            <w:lang w:eastAsia="ko-KR"/>
            <w:rPrChange w:id="342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43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상법이</w:t>
        </w:r>
        <w:r w:rsidRPr="0008743D">
          <w:rPr>
            <w:sz w:val="20"/>
            <w:szCs w:val="20"/>
            <w:lang w:eastAsia="ko-KR"/>
            <w:rPrChange w:id="344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45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정하는</w:t>
        </w:r>
        <w:r w:rsidRPr="0008743D">
          <w:rPr>
            <w:sz w:val="20"/>
            <w:szCs w:val="20"/>
            <w:lang w:eastAsia="ko-KR"/>
            <w:rPrChange w:id="346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47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바에</w:t>
        </w:r>
        <w:r w:rsidRPr="0008743D">
          <w:rPr>
            <w:sz w:val="20"/>
            <w:szCs w:val="20"/>
            <w:lang w:eastAsia="ko-KR"/>
            <w:rPrChange w:id="348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49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따라</w:t>
        </w:r>
        <w:r w:rsidRPr="0008743D">
          <w:rPr>
            <w:sz w:val="20"/>
            <w:szCs w:val="20"/>
            <w:lang w:eastAsia="ko-KR"/>
            <w:rPrChange w:id="350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51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채권자</w:t>
        </w:r>
        <w:r w:rsidRPr="0008743D">
          <w:rPr>
            <w:sz w:val="20"/>
            <w:szCs w:val="20"/>
            <w:lang w:eastAsia="ko-KR"/>
            <w:rPrChange w:id="352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53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보호절차를</w:t>
        </w:r>
        <w:r w:rsidRPr="0008743D">
          <w:rPr>
            <w:sz w:val="20"/>
            <w:szCs w:val="20"/>
            <w:lang w:eastAsia="ko-KR"/>
            <w:rPrChange w:id="354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55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이행하여야</w:t>
        </w:r>
        <w:r w:rsidRPr="0008743D">
          <w:rPr>
            <w:sz w:val="20"/>
            <w:szCs w:val="20"/>
            <w:lang w:eastAsia="ko-KR"/>
            <w:rPrChange w:id="356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 xml:space="preserve"> </w:t>
        </w:r>
        <w:r w:rsidRPr="0008743D">
          <w:rPr>
            <w:rFonts w:ascii="맑은 고딕" w:eastAsia="맑은 고딕" w:hAnsi="맑은 고딕" w:cs="맑은 고딕" w:hint="eastAsia"/>
            <w:sz w:val="20"/>
            <w:szCs w:val="20"/>
            <w:lang w:eastAsia="ko-KR"/>
            <w:rPrChange w:id="357" w:author="김현주 (Hyunjoo Kim)" w:date="2026-02-24T14:59:00Z">
              <w:rPr>
                <w:rFonts w:ascii="Segoe UI" w:eastAsia="굴림" w:hAnsi="Segoe UI" w:cs="Segoe UI" w:hint="eastAsia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한다</w:t>
        </w:r>
        <w:r w:rsidRPr="0008743D">
          <w:rPr>
            <w:sz w:val="20"/>
            <w:szCs w:val="20"/>
            <w:lang w:eastAsia="ko-KR"/>
            <w:rPrChange w:id="358" w:author="김현주 (Hyunjoo Kim)" w:date="2026-02-24T14:59:00Z">
              <w:rPr>
                <w:rFonts w:ascii="Segoe UI" w:eastAsia="굴림" w:hAnsi="Segoe UI" w:cs="Segoe UI"/>
                <w:color w:val="18181B"/>
                <w:spacing w:val="-1"/>
                <w:sz w:val="27"/>
                <w:szCs w:val="27"/>
                <w:lang w:eastAsia="ko-KR"/>
              </w:rPr>
            </w:rPrChange>
          </w:rPr>
          <w:t>.</w:t>
        </w:r>
      </w:ins>
    </w:p>
    <w:p w14:paraId="231A13CF" w14:textId="77777777" w:rsidR="009C1312" w:rsidRPr="0008743D" w:rsidRDefault="009C1312">
      <w:pPr>
        <w:rPr>
          <w:sz w:val="20"/>
          <w:szCs w:val="20"/>
          <w:lang w:eastAsia="ko-KR"/>
        </w:rPr>
      </w:pPr>
    </w:p>
    <w:p w14:paraId="4FF0F76C" w14:textId="78DA039B" w:rsidR="0067602B" w:rsidRPr="00CE3E04" w:rsidDel="007969C2" w:rsidRDefault="003059D1">
      <w:pPr>
        <w:rPr>
          <w:del w:id="359" w:author="김현주 (Hyunjoo Kim)" w:date="2026-02-24T15:06:00Z"/>
          <w:sz w:val="20"/>
          <w:szCs w:val="20"/>
          <w:lang w:eastAsia="ko-KR"/>
        </w:rPr>
      </w:pPr>
      <w:del w:id="360" w:author="김현주 (Hyunjoo Kim)" w:date="2026-02-24T15:06:00Z">
        <w:r w:rsidRPr="00CE3E04" w:rsidDel="007969C2">
          <w:rPr>
            <w:sz w:val="20"/>
            <w:szCs w:val="20"/>
            <w:lang w:eastAsia="ko-KR"/>
          </w:rPr>
          <w:delText xml:space="preserve">1. </w:delText>
        </w:r>
        <w:r w:rsidRPr="00CE3E04" w:rsidDel="007969C2">
          <w:rPr>
            <w:sz w:val="20"/>
            <w:szCs w:val="20"/>
            <w:lang w:eastAsia="ko-KR"/>
          </w:rPr>
          <w:delText>본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계약은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각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당사자의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주주총회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특별결의를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조건으로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효력이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발생한다</w:delText>
        </w:r>
        <w:r w:rsidRPr="00CE3E04" w:rsidDel="007969C2">
          <w:rPr>
            <w:sz w:val="20"/>
            <w:szCs w:val="20"/>
            <w:lang w:eastAsia="ko-KR"/>
          </w:rPr>
          <w:delText>.</w:delText>
        </w:r>
      </w:del>
    </w:p>
    <w:p w14:paraId="715BF9D2" w14:textId="3F6A4AAD" w:rsidR="009C1312" w:rsidRPr="009C1312" w:rsidRDefault="003059D1">
      <w:pPr>
        <w:rPr>
          <w:rFonts w:eastAsia="맑은 고딕"/>
          <w:sz w:val="20"/>
          <w:szCs w:val="20"/>
          <w:lang w:eastAsia="ko-KR"/>
          <w:rPrChange w:id="361" w:author="김현주 (Hyunjoo Kim)" w:date="2026-02-24T14:31:00Z">
            <w:rPr>
              <w:sz w:val="20"/>
              <w:szCs w:val="20"/>
              <w:lang w:eastAsia="ko-KR"/>
            </w:rPr>
          </w:rPrChange>
        </w:rPr>
      </w:pPr>
      <w:del w:id="362" w:author="김현주 (Hyunjoo Kim)" w:date="2026-02-24T15:06:00Z">
        <w:r w:rsidRPr="00CE3E04" w:rsidDel="007969C2">
          <w:rPr>
            <w:sz w:val="20"/>
            <w:szCs w:val="20"/>
            <w:lang w:eastAsia="ko-KR"/>
          </w:rPr>
          <w:delText xml:space="preserve">2. </w:delText>
        </w:r>
        <w:r w:rsidRPr="00CE3E04" w:rsidDel="007969C2">
          <w:rPr>
            <w:sz w:val="20"/>
            <w:szCs w:val="20"/>
            <w:lang w:eastAsia="ko-KR"/>
          </w:rPr>
          <w:delText>양도인은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상법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제</w:delText>
        </w:r>
        <w:r w:rsidRPr="00CE3E04" w:rsidDel="007969C2">
          <w:rPr>
            <w:sz w:val="20"/>
            <w:szCs w:val="20"/>
            <w:lang w:eastAsia="ko-KR"/>
          </w:rPr>
          <w:delText>42</w:delText>
        </w:r>
        <w:r w:rsidRPr="00CE3E04" w:rsidDel="007969C2">
          <w:rPr>
            <w:sz w:val="20"/>
            <w:szCs w:val="20"/>
            <w:lang w:eastAsia="ko-KR"/>
          </w:rPr>
          <w:delText>조에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따른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채권자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보호절차를</w:delText>
        </w:r>
        <w:r w:rsidRPr="00CE3E04" w:rsidDel="007969C2">
          <w:rPr>
            <w:sz w:val="20"/>
            <w:szCs w:val="20"/>
            <w:lang w:eastAsia="ko-KR"/>
          </w:rPr>
          <w:delText xml:space="preserve"> </w:delText>
        </w:r>
        <w:r w:rsidRPr="00CE3E04" w:rsidDel="007969C2">
          <w:rPr>
            <w:sz w:val="20"/>
            <w:szCs w:val="20"/>
            <w:lang w:eastAsia="ko-KR"/>
          </w:rPr>
          <w:delText>이행한다</w:delText>
        </w:r>
        <w:r w:rsidRPr="00CE3E04" w:rsidDel="007969C2">
          <w:rPr>
            <w:sz w:val="20"/>
            <w:szCs w:val="20"/>
            <w:lang w:eastAsia="ko-KR"/>
          </w:rPr>
          <w:delText>.</w:delText>
        </w:r>
      </w:del>
    </w:p>
    <w:p w14:paraId="3599146E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4CB19F45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9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종업원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승계</w:t>
      </w:r>
      <w:r w:rsidRPr="00CE3E04">
        <w:rPr>
          <w:sz w:val="20"/>
          <w:szCs w:val="20"/>
          <w:lang w:eastAsia="ko-KR"/>
        </w:rPr>
        <w:t>)</w:t>
      </w:r>
    </w:p>
    <w:p w14:paraId="5537F5B4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1. </w:t>
      </w:r>
      <w:r w:rsidRPr="00CE3E04">
        <w:rPr>
          <w:sz w:val="20"/>
          <w:szCs w:val="20"/>
          <w:lang w:eastAsia="ko-KR"/>
        </w:rPr>
        <w:t>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영업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종업원의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고용관계는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동일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조건으로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양수인에게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승계된다</w:t>
      </w:r>
      <w:r w:rsidRPr="00CE3E04">
        <w:rPr>
          <w:sz w:val="20"/>
          <w:szCs w:val="20"/>
          <w:lang w:eastAsia="ko-KR"/>
        </w:rPr>
        <w:t>.</w:t>
      </w:r>
    </w:p>
    <w:p w14:paraId="5ED9D9D9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2. </w:t>
      </w:r>
      <w:r w:rsidRPr="00CE3E04">
        <w:rPr>
          <w:sz w:val="20"/>
          <w:szCs w:val="20"/>
          <w:lang w:eastAsia="ko-KR"/>
        </w:rPr>
        <w:t>근속기간은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연속하여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인정한다</w:t>
      </w:r>
      <w:r w:rsidRPr="00CE3E04">
        <w:rPr>
          <w:sz w:val="20"/>
          <w:szCs w:val="20"/>
          <w:lang w:eastAsia="ko-KR"/>
        </w:rPr>
        <w:t>.</w:t>
      </w:r>
    </w:p>
    <w:p w14:paraId="66874367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6E31C3FF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10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경업금지</w:t>
      </w:r>
      <w:r w:rsidRPr="00CE3E04">
        <w:rPr>
          <w:sz w:val="20"/>
          <w:szCs w:val="20"/>
          <w:lang w:eastAsia="ko-KR"/>
        </w:rPr>
        <w:t>)</w:t>
      </w:r>
    </w:p>
    <w:p w14:paraId="0638F7F7" w14:textId="46BA954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양도인은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종결일로부터</w:t>
      </w:r>
      <w:r w:rsidRPr="00CE3E04">
        <w:rPr>
          <w:sz w:val="20"/>
          <w:szCs w:val="20"/>
          <w:lang w:eastAsia="ko-KR"/>
        </w:rPr>
        <w:t xml:space="preserve"> </w:t>
      </w:r>
      <w:ins w:id="363" w:author="김현주 (Hyunjoo Kim)" w:date="2026-02-24T15:48:00Z">
        <w:r w:rsidR="00844F01">
          <w:rPr>
            <w:sz w:val="20"/>
            <w:szCs w:val="20"/>
            <w:lang w:eastAsia="ko-KR"/>
          </w:rPr>
          <w:t>10</w:t>
        </w:r>
      </w:ins>
      <w:del w:id="364" w:author="김현주 (Hyunjoo Kim)" w:date="2026-02-24T15:48:00Z">
        <w:r w:rsidRPr="00CE3E04" w:rsidDel="00844F01">
          <w:rPr>
            <w:sz w:val="20"/>
            <w:szCs w:val="20"/>
            <w:lang w:eastAsia="ko-KR"/>
          </w:rPr>
          <w:delText>○</w:delText>
        </w:r>
      </w:del>
      <w:r w:rsidRPr="00CE3E04">
        <w:rPr>
          <w:sz w:val="20"/>
          <w:szCs w:val="20"/>
          <w:lang w:eastAsia="ko-KR"/>
        </w:rPr>
        <w:t>년간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동일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또는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유사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사업을</w:t>
      </w:r>
      <w:r w:rsidRPr="00CE3E04">
        <w:rPr>
          <w:sz w:val="20"/>
          <w:szCs w:val="20"/>
          <w:lang w:eastAsia="ko-KR"/>
        </w:rPr>
        <w:t xml:space="preserve"> </w:t>
      </w:r>
      <w:ins w:id="365" w:author="김현주 (Hyunjoo Kim)" w:date="2026-02-24T15:48:00Z">
        <w:r w:rsidR="003E4027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직접 또는 간접적으로 영위하거나 제3</w:t>
        </w:r>
        <w:r w:rsidR="003E4027">
          <w:rPr>
            <w:rFonts w:ascii="맑은 고딕" w:eastAsia="맑은 고딕" w:hAnsi="맑은 고딕" w:cs="맑은 고딕"/>
            <w:sz w:val="20"/>
            <w:szCs w:val="20"/>
            <w:lang w:eastAsia="ko-KR"/>
          </w:rPr>
          <w:t xml:space="preserve">자로 </w:t>
        </w:r>
        <w:r w:rsidR="003E4027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 xml:space="preserve">하여금 </w:t>
        </w:r>
      </w:ins>
      <w:ins w:id="366" w:author="김현주 (Hyunjoo Kim)" w:date="2026-03-03T15:41:00Z">
        <w:r w:rsidR="00966938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영위</w:t>
        </w:r>
      </w:ins>
      <w:ins w:id="367" w:author="김현주 (Hyunjoo Kim)" w:date="2026-02-24T15:48:00Z">
        <w:r w:rsidR="003E4027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하게 하여서는 아니 된다.</w:t>
        </w:r>
        <w:r w:rsidR="003E4027">
          <w:rPr>
            <w:rFonts w:ascii="맑은 고딕" w:eastAsia="맑은 고딕" w:hAnsi="맑은 고딕" w:cs="맑은 고딕"/>
            <w:sz w:val="20"/>
            <w:szCs w:val="20"/>
            <w:lang w:eastAsia="ko-KR"/>
          </w:rPr>
          <w:t xml:space="preserve"> </w:t>
        </w:r>
        <w:r w:rsidR="003E4027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단,</w:t>
        </w:r>
        <w:r w:rsidR="003E4027">
          <w:rPr>
            <w:rFonts w:ascii="맑은 고딕" w:eastAsia="맑은 고딕" w:hAnsi="맑은 고딕" w:cs="맑은 고딕"/>
            <w:sz w:val="20"/>
            <w:szCs w:val="20"/>
            <w:lang w:eastAsia="ko-KR"/>
          </w:rPr>
          <w:t xml:space="preserve"> </w:t>
        </w:r>
        <w:r w:rsidR="003E4027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양도인의 고유 사업목적인 부동산 및 금융자산에 대한 투자자관리</w:t>
        </w:r>
      </w:ins>
      <w:ins w:id="368" w:author="김현주 (Hyunjoo Kim)" w:date="2026-02-24T15:49:00Z">
        <w:r w:rsidR="003E4027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 xml:space="preserve"> 활동은 본 경업금지의무의 제한을 받지 아니한다.</w:t>
        </w:r>
        <w:r w:rsidR="003E4027">
          <w:rPr>
            <w:rFonts w:ascii="맑은 고딕" w:eastAsia="맑은 고딕" w:hAnsi="맑은 고딕" w:cs="맑은 고딕"/>
            <w:sz w:val="20"/>
            <w:szCs w:val="20"/>
            <w:lang w:eastAsia="ko-KR"/>
          </w:rPr>
          <w:t xml:space="preserve"> </w:t>
        </w:r>
      </w:ins>
      <w:del w:id="369" w:author="김현주 (Hyunjoo Kim)" w:date="2026-02-24T15:48:00Z">
        <w:r w:rsidRPr="00CE3E04" w:rsidDel="003E4027">
          <w:rPr>
            <w:sz w:val="20"/>
            <w:szCs w:val="20"/>
            <w:lang w:eastAsia="ko-KR"/>
          </w:rPr>
          <w:delText>영위하지</w:delText>
        </w:r>
        <w:r w:rsidRPr="00CE3E04" w:rsidDel="003E4027">
          <w:rPr>
            <w:sz w:val="20"/>
            <w:szCs w:val="20"/>
            <w:lang w:eastAsia="ko-KR"/>
          </w:rPr>
          <w:delText xml:space="preserve"> </w:delText>
        </w:r>
        <w:r w:rsidRPr="00CE3E04" w:rsidDel="003E4027">
          <w:rPr>
            <w:sz w:val="20"/>
            <w:szCs w:val="20"/>
            <w:lang w:eastAsia="ko-KR"/>
          </w:rPr>
          <w:delText>아니한다</w:delText>
        </w:r>
        <w:r w:rsidRPr="00CE3E04" w:rsidDel="003E4027">
          <w:rPr>
            <w:sz w:val="20"/>
            <w:szCs w:val="20"/>
            <w:lang w:eastAsia="ko-KR"/>
          </w:rPr>
          <w:delText>.</w:delText>
        </w:r>
      </w:del>
    </w:p>
    <w:p w14:paraId="528D689D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15F33D7B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11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손해배상</w:t>
      </w:r>
      <w:r w:rsidRPr="00CE3E04">
        <w:rPr>
          <w:sz w:val="20"/>
          <w:szCs w:val="20"/>
          <w:lang w:eastAsia="ko-KR"/>
        </w:rPr>
        <w:t>)</w:t>
      </w:r>
    </w:p>
    <w:p w14:paraId="2F8A677C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계약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위반으로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손해가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발생한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경우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귀책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당사자는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이를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배상한다</w:t>
      </w:r>
      <w:r w:rsidRPr="00CE3E04">
        <w:rPr>
          <w:sz w:val="20"/>
          <w:szCs w:val="20"/>
          <w:lang w:eastAsia="ko-KR"/>
        </w:rPr>
        <w:t>.</w:t>
      </w:r>
    </w:p>
    <w:p w14:paraId="6BB0C4AE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77762FBC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12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Pr="00CE3E04">
        <w:rPr>
          <w:sz w:val="20"/>
          <w:szCs w:val="20"/>
          <w:lang w:eastAsia="ko-KR"/>
        </w:rPr>
        <w:t>분쟁해결</w:t>
      </w:r>
      <w:r w:rsidRPr="00CE3E04">
        <w:rPr>
          <w:sz w:val="20"/>
          <w:szCs w:val="20"/>
          <w:lang w:eastAsia="ko-KR"/>
        </w:rPr>
        <w:t>)</w:t>
      </w:r>
    </w:p>
    <w:p w14:paraId="0C122820" w14:textId="091661CD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계약과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관련한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분쟁은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대한민국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법령을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준거법으로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하며</w:t>
      </w:r>
      <w:r w:rsidRPr="00CE3E04">
        <w:rPr>
          <w:sz w:val="20"/>
          <w:szCs w:val="20"/>
          <w:lang w:eastAsia="ko-KR"/>
        </w:rPr>
        <w:t xml:space="preserve"> </w:t>
      </w:r>
      <w:ins w:id="370" w:author="김현주 (Hyunjoo Kim)" w:date="2026-02-24T15:49:00Z">
        <w:r w:rsidR="003E4027">
          <w:rPr>
            <w:rFonts w:ascii="맑은 고딕" w:eastAsia="맑은 고딕" w:hAnsi="맑은 고딕" w:cs="맑은 고딕" w:hint="eastAsia"/>
            <w:sz w:val="20"/>
            <w:szCs w:val="20"/>
            <w:lang w:eastAsia="ko-KR"/>
          </w:rPr>
          <w:t>서울중앙</w:t>
        </w:r>
      </w:ins>
      <w:del w:id="371" w:author="김현주 (Hyunjoo Kim)" w:date="2026-02-24T15:49:00Z">
        <w:r w:rsidRPr="00CE3E04" w:rsidDel="003E4027">
          <w:rPr>
            <w:sz w:val="20"/>
            <w:szCs w:val="20"/>
            <w:lang w:eastAsia="ko-KR"/>
          </w:rPr>
          <w:delText>○○</w:delText>
        </w:r>
      </w:del>
      <w:r w:rsidRPr="00CE3E04">
        <w:rPr>
          <w:sz w:val="20"/>
          <w:szCs w:val="20"/>
          <w:lang w:eastAsia="ko-KR"/>
        </w:rPr>
        <w:t>지방법원을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전속관할로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한다</w:t>
      </w:r>
      <w:r w:rsidRPr="00CE3E04">
        <w:rPr>
          <w:sz w:val="20"/>
          <w:szCs w:val="20"/>
          <w:lang w:eastAsia="ko-KR"/>
        </w:rPr>
        <w:t>.</w:t>
      </w:r>
    </w:p>
    <w:p w14:paraId="2F9A0B99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43BBBA5C" w14:textId="1054C721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13</w:t>
      </w:r>
      <w:r w:rsidRPr="00CE3E04">
        <w:rPr>
          <w:sz w:val="20"/>
          <w:szCs w:val="20"/>
          <w:lang w:eastAsia="ko-KR"/>
        </w:rPr>
        <w:t>조</w:t>
      </w:r>
      <w:r w:rsidRPr="00CE3E04">
        <w:rPr>
          <w:sz w:val="20"/>
          <w:szCs w:val="20"/>
          <w:lang w:eastAsia="ko-KR"/>
        </w:rPr>
        <w:t xml:space="preserve"> (</w:t>
      </w:r>
      <w:r w:rsidR="00167031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제</w:t>
      </w:r>
      <w:r w:rsidR="00167031" w:rsidRPr="00CE3E04">
        <w:rPr>
          <w:sz w:val="20"/>
          <w:szCs w:val="20"/>
          <w:lang w:eastAsia="ko-KR"/>
        </w:rPr>
        <w:t>3</w:t>
      </w:r>
      <w:r w:rsidR="00167031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자</w:t>
      </w:r>
      <w:r w:rsidR="00167031" w:rsidRPr="00CE3E04">
        <w:rPr>
          <w:sz w:val="20"/>
          <w:szCs w:val="20"/>
          <w:lang w:eastAsia="ko-KR"/>
        </w:rPr>
        <w:t> </w:t>
      </w:r>
      <w:r w:rsidR="00167031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동의가</w:t>
      </w:r>
      <w:r w:rsidR="00167031" w:rsidRPr="00CE3E04">
        <w:rPr>
          <w:sz w:val="20"/>
          <w:szCs w:val="20"/>
          <w:lang w:eastAsia="ko-KR"/>
        </w:rPr>
        <w:t> </w:t>
      </w:r>
      <w:r w:rsidR="00167031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필요한</w:t>
      </w:r>
      <w:r w:rsidR="00167031" w:rsidRPr="00CE3E04">
        <w:rPr>
          <w:sz w:val="20"/>
          <w:szCs w:val="20"/>
          <w:lang w:eastAsia="ko-KR"/>
        </w:rPr>
        <w:t> </w:t>
      </w:r>
      <w:r w:rsidR="00167031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자산</w:t>
      </w:r>
      <w:r w:rsidR="00167031" w:rsidRPr="00CE3E04">
        <w:rPr>
          <w:sz w:val="20"/>
          <w:szCs w:val="20"/>
          <w:lang w:eastAsia="ko-KR"/>
        </w:rPr>
        <w:t> </w:t>
      </w:r>
      <w:r w:rsidR="00167031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및</w:t>
      </w:r>
      <w:r w:rsidR="00167031" w:rsidRPr="00CE3E04">
        <w:rPr>
          <w:sz w:val="20"/>
          <w:szCs w:val="20"/>
          <w:lang w:eastAsia="ko-KR"/>
        </w:rPr>
        <w:t> </w:t>
      </w:r>
      <w:r w:rsidR="00167031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계약의</w:t>
      </w:r>
      <w:r w:rsidR="00167031" w:rsidRPr="00CE3E04">
        <w:rPr>
          <w:sz w:val="20"/>
          <w:szCs w:val="20"/>
          <w:lang w:eastAsia="ko-KR"/>
        </w:rPr>
        <w:t> </w:t>
      </w:r>
      <w:r w:rsidR="00167031" w:rsidRP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처리</w:t>
      </w:r>
      <w:r w:rsidRPr="00CE3E04">
        <w:rPr>
          <w:sz w:val="20"/>
          <w:szCs w:val="20"/>
          <w:lang w:eastAsia="ko-KR"/>
        </w:rPr>
        <w:t>)</w:t>
      </w:r>
    </w:p>
    <w:p w14:paraId="13E923BB" w14:textId="3AB2AC52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1. </w:t>
      </w:r>
      <w:r w:rsidRPr="00CE3E04">
        <w:rPr>
          <w:sz w:val="20"/>
          <w:szCs w:val="20"/>
          <w:lang w:eastAsia="ko-KR"/>
        </w:rPr>
        <w:t>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영업에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포함되는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자산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중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임대차보증금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sz w:val="20"/>
          <w:szCs w:val="20"/>
          <w:lang w:eastAsia="ko-KR"/>
        </w:rPr>
        <w:t>각종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예치금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sz w:val="20"/>
          <w:szCs w:val="20"/>
          <w:lang w:eastAsia="ko-KR"/>
        </w:rPr>
        <w:t>인허가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관련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담보금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기타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제</w:t>
      </w:r>
      <w:r w:rsidRPr="00CE3E04">
        <w:rPr>
          <w:sz w:val="20"/>
          <w:szCs w:val="20"/>
          <w:lang w:eastAsia="ko-KR"/>
        </w:rPr>
        <w:t>3</w:t>
      </w:r>
      <w:r w:rsidRPr="00CE3E04">
        <w:rPr>
          <w:sz w:val="20"/>
          <w:szCs w:val="20"/>
          <w:lang w:eastAsia="ko-KR"/>
        </w:rPr>
        <w:t>자의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동의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또는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절차의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완료가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필요한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자산</w:t>
      </w:r>
      <w:r w:rsidRPr="00CE3E04">
        <w:rPr>
          <w:sz w:val="20"/>
          <w:szCs w:val="20"/>
          <w:lang w:eastAsia="ko-KR"/>
        </w:rPr>
        <w:t>(</w:t>
      </w:r>
      <w:r w:rsidRPr="00CE3E04">
        <w:rPr>
          <w:sz w:val="20"/>
          <w:szCs w:val="20"/>
          <w:lang w:eastAsia="ko-KR"/>
        </w:rPr>
        <w:t>이하</w:t>
      </w:r>
      <w:r w:rsidRPr="00CE3E04">
        <w:rPr>
          <w:sz w:val="20"/>
          <w:szCs w:val="20"/>
          <w:lang w:eastAsia="ko-KR"/>
        </w:rPr>
        <w:t xml:space="preserve"> “</w:t>
      </w:r>
      <w:r w:rsidRPr="00CE3E04">
        <w:rPr>
          <w:sz w:val="20"/>
          <w:szCs w:val="20"/>
          <w:lang w:eastAsia="ko-KR"/>
        </w:rPr>
        <w:t>이전유보자산</w:t>
      </w:r>
      <w:r w:rsidRPr="00CE3E04">
        <w:rPr>
          <w:sz w:val="20"/>
          <w:szCs w:val="20"/>
          <w:lang w:eastAsia="ko-KR"/>
        </w:rPr>
        <w:t>”)</w:t>
      </w:r>
      <w:r w:rsidRPr="00CE3E04">
        <w:rPr>
          <w:sz w:val="20"/>
          <w:szCs w:val="20"/>
          <w:lang w:eastAsia="ko-KR"/>
        </w:rPr>
        <w:t>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별첨</w:t>
      </w:r>
      <w:r w:rsidRPr="00CE3E04">
        <w:rPr>
          <w:sz w:val="20"/>
          <w:szCs w:val="20"/>
          <w:lang w:eastAsia="ko-KR"/>
        </w:rPr>
        <w:t xml:space="preserve"> </w:t>
      </w:r>
      <w:ins w:id="372" w:author="김현주 (Hyunjoo Kim)" w:date="2026-02-24T15:49:00Z">
        <w:r w:rsidR="003E4027">
          <w:rPr>
            <w:sz w:val="20"/>
            <w:szCs w:val="20"/>
            <w:lang w:eastAsia="ko-KR"/>
          </w:rPr>
          <w:t>3</w:t>
        </w:r>
      </w:ins>
      <w:del w:id="373" w:author="김현주 (Hyunjoo Kim)" w:date="2026-02-24T15:49:00Z">
        <w:r w:rsidRPr="00CE3E04" w:rsidDel="003E4027">
          <w:rPr>
            <w:sz w:val="20"/>
            <w:szCs w:val="20"/>
            <w:lang w:eastAsia="ko-KR"/>
          </w:rPr>
          <w:delText>2</w:delText>
        </w:r>
      </w:del>
      <w:r w:rsidRPr="00CE3E04">
        <w:rPr>
          <w:sz w:val="20"/>
          <w:szCs w:val="20"/>
          <w:lang w:eastAsia="ko-KR"/>
        </w:rPr>
        <w:t>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명시한다</w:t>
      </w:r>
      <w:r w:rsidRPr="00CE3E04">
        <w:rPr>
          <w:sz w:val="20"/>
          <w:szCs w:val="20"/>
          <w:lang w:eastAsia="ko-KR"/>
        </w:rPr>
        <w:t>.</w:t>
      </w:r>
    </w:p>
    <w:p w14:paraId="720C7B45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2. </w:t>
      </w:r>
      <w:r w:rsidRPr="00CE3E04">
        <w:rPr>
          <w:sz w:val="20"/>
          <w:szCs w:val="20"/>
          <w:lang w:eastAsia="ko-KR"/>
        </w:rPr>
        <w:t>이전유보자산은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양수도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기준일인</w:t>
      </w:r>
      <w:r w:rsidRPr="00CE3E04">
        <w:rPr>
          <w:sz w:val="20"/>
          <w:szCs w:val="20"/>
          <w:lang w:eastAsia="ko-KR"/>
        </w:rPr>
        <w:t xml:space="preserve"> 2026</w:t>
      </w:r>
      <w:r w:rsidRPr="00CE3E04">
        <w:rPr>
          <w:sz w:val="20"/>
          <w:szCs w:val="20"/>
          <w:lang w:eastAsia="ko-KR"/>
        </w:rPr>
        <w:t>년</w:t>
      </w:r>
      <w:r w:rsidRPr="00CE3E04">
        <w:rPr>
          <w:sz w:val="20"/>
          <w:szCs w:val="20"/>
          <w:lang w:eastAsia="ko-KR"/>
        </w:rPr>
        <w:t xml:space="preserve"> 3</w:t>
      </w:r>
      <w:r w:rsidRPr="00CE3E04">
        <w:rPr>
          <w:sz w:val="20"/>
          <w:szCs w:val="20"/>
          <w:lang w:eastAsia="ko-KR"/>
        </w:rPr>
        <w:t>월</w:t>
      </w:r>
      <w:r w:rsidRPr="00CE3E04">
        <w:rPr>
          <w:sz w:val="20"/>
          <w:szCs w:val="20"/>
          <w:lang w:eastAsia="ko-KR"/>
        </w:rPr>
        <w:t xml:space="preserve"> 31</w:t>
      </w:r>
      <w:r w:rsidRPr="00CE3E04">
        <w:rPr>
          <w:sz w:val="20"/>
          <w:szCs w:val="20"/>
          <w:lang w:eastAsia="ko-KR"/>
        </w:rPr>
        <w:t>일에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그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경제적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효력</w:t>
      </w:r>
      <w:r w:rsidRPr="00CE3E04">
        <w:rPr>
          <w:sz w:val="20"/>
          <w:szCs w:val="20"/>
          <w:lang w:eastAsia="ko-KR"/>
        </w:rPr>
        <w:t>(</w:t>
      </w:r>
      <w:r w:rsidRPr="00CE3E04">
        <w:rPr>
          <w:sz w:val="20"/>
          <w:szCs w:val="20"/>
          <w:lang w:eastAsia="ko-KR"/>
        </w:rPr>
        <w:t>위험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sz w:val="20"/>
          <w:szCs w:val="20"/>
          <w:lang w:eastAsia="ko-KR"/>
        </w:rPr>
        <w:t>수익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및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비용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부담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포함</w:t>
      </w:r>
      <w:r w:rsidRPr="00CE3E04">
        <w:rPr>
          <w:sz w:val="20"/>
          <w:szCs w:val="20"/>
          <w:lang w:eastAsia="ko-KR"/>
        </w:rPr>
        <w:t>)</w:t>
      </w:r>
      <w:r w:rsidRPr="00CE3E04">
        <w:rPr>
          <w:sz w:val="20"/>
          <w:szCs w:val="20"/>
          <w:lang w:eastAsia="ko-KR"/>
        </w:rPr>
        <w:t>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양수인에게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이전된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것으로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본다</w:t>
      </w:r>
      <w:r w:rsidRPr="00CE3E04">
        <w:rPr>
          <w:sz w:val="20"/>
          <w:szCs w:val="20"/>
          <w:lang w:eastAsia="ko-KR"/>
        </w:rPr>
        <w:t>.</w:t>
      </w:r>
    </w:p>
    <w:p w14:paraId="63E20B10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3. </w:t>
      </w:r>
      <w:r w:rsidRPr="00CE3E04">
        <w:rPr>
          <w:sz w:val="20"/>
          <w:szCs w:val="20"/>
          <w:lang w:eastAsia="ko-KR"/>
        </w:rPr>
        <w:t>명의변경이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필요한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경우에는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변경이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가능한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시점에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당사자는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지체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없이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변경계약을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체결한다</w:t>
      </w:r>
      <w:r w:rsidRPr="00CE3E04">
        <w:rPr>
          <w:sz w:val="20"/>
          <w:szCs w:val="20"/>
          <w:lang w:eastAsia="ko-KR"/>
        </w:rPr>
        <w:t>.</w:t>
      </w:r>
    </w:p>
    <w:p w14:paraId="71CF4E89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4. </w:t>
      </w:r>
      <w:r w:rsidRPr="00CE3E04">
        <w:rPr>
          <w:sz w:val="20"/>
          <w:szCs w:val="20"/>
          <w:lang w:eastAsia="ko-KR"/>
        </w:rPr>
        <w:t>변경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완료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전까지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양도인은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해당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자산을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양수인을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위하여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명의상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보유하며</w:t>
      </w:r>
      <w:r w:rsidRPr="00CE3E04">
        <w:rPr>
          <w:sz w:val="20"/>
          <w:szCs w:val="20"/>
          <w:lang w:eastAsia="ko-KR"/>
        </w:rPr>
        <w:t xml:space="preserve">, </w:t>
      </w:r>
      <w:r w:rsidRPr="00CE3E04">
        <w:rPr>
          <w:sz w:val="20"/>
          <w:szCs w:val="20"/>
          <w:lang w:eastAsia="ko-KR"/>
        </w:rPr>
        <w:t>보증금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반환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즉시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양수인에게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지급한다</w:t>
      </w:r>
      <w:r w:rsidRPr="00CE3E04">
        <w:rPr>
          <w:sz w:val="20"/>
          <w:szCs w:val="20"/>
          <w:lang w:eastAsia="ko-KR"/>
        </w:rPr>
        <w:t>.</w:t>
      </w:r>
    </w:p>
    <w:p w14:paraId="3904C2EC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 xml:space="preserve">5. </w:t>
      </w:r>
      <w:r w:rsidRPr="00CE3E04">
        <w:rPr>
          <w:sz w:val="20"/>
          <w:szCs w:val="20"/>
          <w:lang w:eastAsia="ko-KR"/>
        </w:rPr>
        <w:t>명의변경이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불가능한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경우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당사자는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이에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상응하는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금액을</w:t>
      </w:r>
      <w:r w:rsidRPr="00CE3E04">
        <w:rPr>
          <w:sz w:val="20"/>
          <w:szCs w:val="20"/>
          <w:lang w:eastAsia="ko-KR"/>
        </w:rPr>
        <w:t xml:space="preserve"> </w:t>
      </w:r>
      <w:r w:rsidRPr="00CE3E04">
        <w:rPr>
          <w:sz w:val="20"/>
          <w:szCs w:val="20"/>
          <w:lang w:eastAsia="ko-KR"/>
        </w:rPr>
        <w:t>정산한다</w:t>
      </w:r>
      <w:r w:rsidRPr="00CE3E04">
        <w:rPr>
          <w:sz w:val="20"/>
          <w:szCs w:val="20"/>
          <w:lang w:eastAsia="ko-KR"/>
        </w:rPr>
        <w:t>.</w:t>
      </w:r>
    </w:p>
    <w:p w14:paraId="06B6B9F8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2B091797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○○</w:t>
      </w:r>
      <w:r w:rsidRPr="00CE3E04">
        <w:rPr>
          <w:sz w:val="20"/>
          <w:szCs w:val="20"/>
          <w:lang w:eastAsia="ko-KR"/>
        </w:rPr>
        <w:t>년</w:t>
      </w:r>
      <w:r w:rsidRPr="00CE3E04">
        <w:rPr>
          <w:sz w:val="20"/>
          <w:szCs w:val="20"/>
          <w:lang w:eastAsia="ko-KR"/>
        </w:rPr>
        <w:t xml:space="preserve"> ○</w:t>
      </w:r>
      <w:r w:rsidRPr="00CE3E04">
        <w:rPr>
          <w:sz w:val="20"/>
          <w:szCs w:val="20"/>
          <w:lang w:eastAsia="ko-KR"/>
        </w:rPr>
        <w:t>월</w:t>
      </w:r>
      <w:r w:rsidRPr="00CE3E04">
        <w:rPr>
          <w:sz w:val="20"/>
          <w:szCs w:val="20"/>
          <w:lang w:eastAsia="ko-KR"/>
        </w:rPr>
        <w:t xml:space="preserve"> ○</w:t>
      </w:r>
      <w:r w:rsidRPr="00CE3E04">
        <w:rPr>
          <w:sz w:val="20"/>
          <w:szCs w:val="20"/>
          <w:lang w:eastAsia="ko-KR"/>
        </w:rPr>
        <w:t>일</w:t>
      </w:r>
    </w:p>
    <w:p w14:paraId="16DAD40D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6405A22E" w14:textId="46FC2AAF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양도인</w:t>
      </w:r>
      <w:r w:rsidRPr="00CE3E04">
        <w:rPr>
          <w:sz w:val="20"/>
          <w:szCs w:val="20"/>
          <w:lang w:eastAsia="ko-KR"/>
        </w:rPr>
        <w:t xml:space="preserve">: </w:t>
      </w:r>
      <w:r w:rsid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주식회사 </w:t>
      </w:r>
      <w:proofErr w:type="spellStart"/>
      <w:r w:rsidRPr="00CE3E04">
        <w:rPr>
          <w:sz w:val="20"/>
          <w:szCs w:val="20"/>
          <w:lang w:eastAsia="ko-KR"/>
        </w:rPr>
        <w:t>퍼시스홀딩스</w:t>
      </w:r>
      <w:proofErr w:type="spellEnd"/>
    </w:p>
    <w:p w14:paraId="472BA609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대표이사</w:t>
      </w:r>
      <w:r w:rsidRPr="00CE3E04">
        <w:rPr>
          <w:sz w:val="20"/>
          <w:szCs w:val="20"/>
          <w:lang w:eastAsia="ko-KR"/>
        </w:rPr>
        <w:t>: __________________ (</w:t>
      </w:r>
      <w:r w:rsidRPr="00CE3E04">
        <w:rPr>
          <w:sz w:val="20"/>
          <w:szCs w:val="20"/>
          <w:lang w:eastAsia="ko-KR"/>
        </w:rPr>
        <w:t>인</w:t>
      </w:r>
      <w:r w:rsidRPr="00CE3E04">
        <w:rPr>
          <w:sz w:val="20"/>
          <w:szCs w:val="20"/>
          <w:lang w:eastAsia="ko-KR"/>
        </w:rPr>
        <w:t>)</w:t>
      </w:r>
    </w:p>
    <w:p w14:paraId="708D939D" w14:textId="77777777" w:rsidR="0067602B" w:rsidRPr="00CE3E04" w:rsidRDefault="0067602B">
      <w:pPr>
        <w:rPr>
          <w:sz w:val="20"/>
          <w:szCs w:val="20"/>
          <w:lang w:eastAsia="ko-KR"/>
        </w:rPr>
      </w:pPr>
    </w:p>
    <w:p w14:paraId="0264E0E8" w14:textId="73A10041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양수인</w:t>
      </w:r>
      <w:r w:rsidRPr="00CE3E04">
        <w:rPr>
          <w:sz w:val="20"/>
          <w:szCs w:val="20"/>
          <w:lang w:eastAsia="ko-KR"/>
        </w:rPr>
        <w:t xml:space="preserve">: </w:t>
      </w:r>
      <w:r w:rsidR="00CE3E04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 xml:space="preserve">주식회사 </w:t>
      </w:r>
      <w:proofErr w:type="spellStart"/>
      <w:r w:rsidRPr="00CE3E04">
        <w:rPr>
          <w:sz w:val="20"/>
          <w:szCs w:val="20"/>
          <w:lang w:eastAsia="ko-KR"/>
        </w:rPr>
        <w:t>일룸홀딩스</w:t>
      </w:r>
      <w:proofErr w:type="spellEnd"/>
    </w:p>
    <w:p w14:paraId="7314C2ED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t>대표이사</w:t>
      </w:r>
      <w:r w:rsidRPr="00CE3E04">
        <w:rPr>
          <w:sz w:val="20"/>
          <w:szCs w:val="20"/>
          <w:lang w:eastAsia="ko-KR"/>
        </w:rPr>
        <w:t>: __________________ (</w:t>
      </w:r>
      <w:r w:rsidRPr="00CE3E04">
        <w:rPr>
          <w:sz w:val="20"/>
          <w:szCs w:val="20"/>
          <w:lang w:eastAsia="ko-KR"/>
        </w:rPr>
        <w:t>인</w:t>
      </w:r>
      <w:r w:rsidRPr="00CE3E04">
        <w:rPr>
          <w:sz w:val="20"/>
          <w:szCs w:val="20"/>
          <w:lang w:eastAsia="ko-KR"/>
        </w:rPr>
        <w:t>)</w:t>
      </w:r>
    </w:p>
    <w:p w14:paraId="7E86E31A" w14:textId="7777777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sz w:val="20"/>
          <w:szCs w:val="20"/>
          <w:lang w:eastAsia="ko-KR"/>
        </w:rPr>
        <w:br w:type="page"/>
      </w:r>
    </w:p>
    <w:p w14:paraId="17C347AC" w14:textId="3F5AA287" w:rsidR="0067602B" w:rsidRPr="00CE3E04" w:rsidRDefault="003059D1">
      <w:pPr>
        <w:rPr>
          <w:sz w:val="20"/>
          <w:szCs w:val="20"/>
          <w:lang w:eastAsia="ko-KR"/>
        </w:rPr>
      </w:pPr>
      <w:r w:rsidRPr="00CE3E04">
        <w:rPr>
          <w:b/>
          <w:sz w:val="20"/>
          <w:szCs w:val="20"/>
          <w:lang w:eastAsia="ko-KR"/>
        </w:rPr>
        <w:lastRenderedPageBreak/>
        <w:t>별첨</w:t>
      </w:r>
      <w:r w:rsidRPr="00CE3E04">
        <w:rPr>
          <w:b/>
          <w:sz w:val="20"/>
          <w:szCs w:val="20"/>
          <w:lang w:eastAsia="ko-KR"/>
        </w:rPr>
        <w:t xml:space="preserve"> 1. </w:t>
      </w:r>
      <w:r w:rsidRPr="00CE3E04">
        <w:rPr>
          <w:b/>
          <w:sz w:val="20"/>
          <w:szCs w:val="20"/>
          <w:lang w:eastAsia="ko-KR"/>
        </w:rPr>
        <w:t>추정</w:t>
      </w:r>
      <w:r w:rsidRPr="00CE3E04">
        <w:rPr>
          <w:b/>
          <w:sz w:val="20"/>
          <w:szCs w:val="20"/>
          <w:lang w:eastAsia="ko-KR"/>
        </w:rPr>
        <w:t xml:space="preserve"> </w:t>
      </w:r>
      <w:r w:rsidRPr="00CE3E04">
        <w:rPr>
          <w:b/>
          <w:sz w:val="20"/>
          <w:szCs w:val="20"/>
          <w:lang w:eastAsia="ko-KR"/>
        </w:rPr>
        <w:t>자산</w:t>
      </w:r>
      <w:r w:rsidRPr="00CE3E04">
        <w:rPr>
          <w:b/>
          <w:sz w:val="20"/>
          <w:szCs w:val="20"/>
          <w:lang w:eastAsia="ko-KR"/>
        </w:rPr>
        <w:t>·</w:t>
      </w:r>
      <w:r w:rsidRPr="00CE3E04">
        <w:rPr>
          <w:b/>
          <w:sz w:val="20"/>
          <w:szCs w:val="20"/>
          <w:lang w:eastAsia="ko-KR"/>
        </w:rPr>
        <w:t>부채</w:t>
      </w:r>
      <w:r w:rsidRPr="00CE3E04">
        <w:rPr>
          <w:b/>
          <w:sz w:val="20"/>
          <w:szCs w:val="20"/>
          <w:lang w:eastAsia="ko-KR"/>
        </w:rPr>
        <w:t xml:space="preserve"> </w:t>
      </w:r>
      <w:r w:rsidRPr="00CE3E04">
        <w:rPr>
          <w:b/>
          <w:sz w:val="20"/>
          <w:szCs w:val="20"/>
          <w:lang w:eastAsia="ko-KR"/>
        </w:rPr>
        <w:t>명세서</w:t>
      </w:r>
      <w:r w:rsidRPr="00CE3E04">
        <w:rPr>
          <w:b/>
          <w:sz w:val="20"/>
          <w:szCs w:val="20"/>
          <w:lang w:eastAsia="ko-KR"/>
        </w:rPr>
        <w:t xml:space="preserve"> (</w:t>
      </w:r>
      <w:r w:rsidRPr="00CE3E04">
        <w:rPr>
          <w:b/>
          <w:sz w:val="20"/>
          <w:szCs w:val="20"/>
          <w:lang w:eastAsia="ko-KR"/>
        </w:rPr>
        <w:t>양수도</w:t>
      </w:r>
      <w:r w:rsidRPr="00CE3E04">
        <w:rPr>
          <w:b/>
          <w:sz w:val="20"/>
          <w:szCs w:val="20"/>
          <w:lang w:eastAsia="ko-KR"/>
        </w:rPr>
        <w:t xml:space="preserve"> </w:t>
      </w:r>
      <w:r w:rsidRPr="00CE3E04">
        <w:rPr>
          <w:b/>
          <w:sz w:val="20"/>
          <w:szCs w:val="20"/>
          <w:lang w:eastAsia="ko-KR"/>
        </w:rPr>
        <w:t>기준일</w:t>
      </w:r>
      <w:r w:rsidRPr="00CE3E04">
        <w:rPr>
          <w:b/>
          <w:sz w:val="20"/>
          <w:szCs w:val="20"/>
          <w:lang w:eastAsia="ko-KR"/>
        </w:rPr>
        <w:t>: 2026.</w:t>
      </w:r>
      <w:r w:rsidR="00CE3E04">
        <w:rPr>
          <w:b/>
          <w:sz w:val="20"/>
          <w:szCs w:val="20"/>
          <w:lang w:eastAsia="ko-KR"/>
        </w:rPr>
        <w:t>04.01</w:t>
      </w:r>
      <w:r w:rsidRPr="00CE3E04">
        <w:rPr>
          <w:b/>
          <w:sz w:val="20"/>
          <w:szCs w:val="20"/>
          <w:lang w:eastAsia="ko-KR"/>
        </w:rPr>
        <w:t xml:space="preserve"> </w:t>
      </w:r>
      <w:r w:rsidRPr="00CE3E04">
        <w:rPr>
          <w:b/>
          <w:sz w:val="20"/>
          <w:szCs w:val="20"/>
          <w:lang w:eastAsia="ko-KR"/>
        </w:rPr>
        <w:t>기준</w:t>
      </w:r>
      <w:r w:rsidRPr="00CE3E04">
        <w:rPr>
          <w:b/>
          <w:sz w:val="20"/>
          <w:szCs w:val="20"/>
          <w:lang w:eastAsia="ko-KR"/>
        </w:rPr>
        <w:t xml:space="preserve"> </w:t>
      </w:r>
      <w:r w:rsidRPr="00CE3E04">
        <w:rPr>
          <w:b/>
          <w:sz w:val="20"/>
          <w:szCs w:val="20"/>
          <w:lang w:eastAsia="ko-KR"/>
        </w:rPr>
        <w:t>확정</w:t>
      </w:r>
      <w:r w:rsidRPr="00CE3E04">
        <w:rPr>
          <w:b/>
          <w:sz w:val="20"/>
          <w:szCs w:val="20"/>
          <w:lang w:eastAsia="ko-KR"/>
        </w:rPr>
        <w:t>)</w:t>
      </w:r>
    </w:p>
    <w:p w14:paraId="39A14243" w14:textId="77777777" w:rsidR="0067602B" w:rsidRPr="00CE3E04" w:rsidRDefault="003059D1">
      <w:pPr>
        <w:rPr>
          <w:sz w:val="20"/>
          <w:szCs w:val="20"/>
        </w:rPr>
      </w:pPr>
      <w:r w:rsidRPr="00CE3E04">
        <w:rPr>
          <w:sz w:val="20"/>
          <w:szCs w:val="20"/>
        </w:rPr>
        <w:t xml:space="preserve">[1] </w:t>
      </w:r>
      <w:proofErr w:type="spellStart"/>
      <w:r w:rsidRPr="00CE3E04">
        <w:rPr>
          <w:sz w:val="20"/>
          <w:szCs w:val="20"/>
        </w:rPr>
        <w:t>자산</w:t>
      </w:r>
      <w:proofErr w:type="spellEnd"/>
      <w:r w:rsidRPr="00CE3E04">
        <w:rPr>
          <w:sz w:val="20"/>
          <w:szCs w:val="20"/>
        </w:rPr>
        <w:t xml:space="preserve"> </w:t>
      </w:r>
      <w:proofErr w:type="spellStart"/>
      <w:r w:rsidRPr="00CE3E04">
        <w:rPr>
          <w:sz w:val="20"/>
          <w:szCs w:val="20"/>
        </w:rPr>
        <w:t>내역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6"/>
        <w:gridCol w:w="1725"/>
      </w:tblGrid>
      <w:tr w:rsidR="0067602B" w:rsidRPr="00CE3E04" w14:paraId="64C9EEE9" w14:textId="77777777">
        <w:tc>
          <w:tcPr>
            <w:tcW w:w="1728" w:type="dxa"/>
          </w:tcPr>
          <w:p w14:paraId="7A77E7B1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번호</w:t>
            </w:r>
          </w:p>
        </w:tc>
        <w:tc>
          <w:tcPr>
            <w:tcW w:w="1728" w:type="dxa"/>
          </w:tcPr>
          <w:p w14:paraId="65006BF5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자산구분</w:t>
            </w:r>
          </w:p>
        </w:tc>
        <w:tc>
          <w:tcPr>
            <w:tcW w:w="1728" w:type="dxa"/>
          </w:tcPr>
          <w:p w14:paraId="5C3A7D2E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세부내용</w:t>
            </w:r>
          </w:p>
        </w:tc>
        <w:tc>
          <w:tcPr>
            <w:tcW w:w="1728" w:type="dxa"/>
          </w:tcPr>
          <w:p w14:paraId="4AE12C1F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장부가액</w:t>
            </w:r>
          </w:p>
        </w:tc>
        <w:tc>
          <w:tcPr>
            <w:tcW w:w="1728" w:type="dxa"/>
          </w:tcPr>
          <w:p w14:paraId="3B667602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비고</w:t>
            </w:r>
          </w:p>
        </w:tc>
      </w:tr>
      <w:tr w:rsidR="0067602B" w:rsidRPr="00CE3E04" w14:paraId="20311D83" w14:textId="77777777">
        <w:tc>
          <w:tcPr>
            <w:tcW w:w="1728" w:type="dxa"/>
          </w:tcPr>
          <w:p w14:paraId="31DF45B9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D82A55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80D0FD4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28253E70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7D9236F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52DEA499" w14:textId="77777777">
        <w:tc>
          <w:tcPr>
            <w:tcW w:w="1728" w:type="dxa"/>
          </w:tcPr>
          <w:p w14:paraId="1745E94F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0143072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19380D2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22C1D86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019882C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5450E1A7" w14:textId="77777777">
        <w:tc>
          <w:tcPr>
            <w:tcW w:w="1728" w:type="dxa"/>
          </w:tcPr>
          <w:p w14:paraId="425D6F47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1582D91A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7CF79E9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4D84B3B7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6EF45AC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572EECFA" w14:textId="77777777">
        <w:tc>
          <w:tcPr>
            <w:tcW w:w="1728" w:type="dxa"/>
          </w:tcPr>
          <w:p w14:paraId="3DED9B69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F6FD985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0F89D0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CAC1976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159A580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63D33854" w14:textId="77777777">
        <w:tc>
          <w:tcPr>
            <w:tcW w:w="1728" w:type="dxa"/>
          </w:tcPr>
          <w:p w14:paraId="3E46059E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1F524D3A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36960D8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CB50FD7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92D8EFB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1F624A04" w14:textId="77777777">
        <w:tc>
          <w:tcPr>
            <w:tcW w:w="1728" w:type="dxa"/>
          </w:tcPr>
          <w:p w14:paraId="3924E62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79F2942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0FFEABCF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811EE14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22E752DA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</w:tbl>
    <w:p w14:paraId="18BE469C" w14:textId="77777777" w:rsidR="0067602B" w:rsidRPr="00CE3E04" w:rsidRDefault="003059D1">
      <w:pPr>
        <w:rPr>
          <w:sz w:val="20"/>
          <w:szCs w:val="20"/>
        </w:rPr>
      </w:pPr>
      <w:r w:rsidRPr="00CE3E04">
        <w:rPr>
          <w:sz w:val="20"/>
          <w:szCs w:val="20"/>
        </w:rPr>
        <w:t xml:space="preserve">[2] </w:t>
      </w:r>
      <w:r w:rsidRPr="00CE3E04">
        <w:rPr>
          <w:sz w:val="20"/>
          <w:szCs w:val="20"/>
        </w:rPr>
        <w:t>부채</w:t>
      </w:r>
      <w:r w:rsidRPr="00CE3E04">
        <w:rPr>
          <w:sz w:val="20"/>
          <w:szCs w:val="20"/>
        </w:rPr>
        <w:t xml:space="preserve"> </w:t>
      </w:r>
      <w:r w:rsidRPr="00CE3E04">
        <w:rPr>
          <w:sz w:val="20"/>
          <w:szCs w:val="20"/>
        </w:rPr>
        <w:t>내역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7"/>
        <w:gridCol w:w="1726"/>
        <w:gridCol w:w="1726"/>
      </w:tblGrid>
      <w:tr w:rsidR="0067602B" w:rsidRPr="00CE3E04" w14:paraId="13CA2E4D" w14:textId="77777777">
        <w:tc>
          <w:tcPr>
            <w:tcW w:w="1728" w:type="dxa"/>
          </w:tcPr>
          <w:p w14:paraId="56A78944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번호</w:t>
            </w:r>
          </w:p>
        </w:tc>
        <w:tc>
          <w:tcPr>
            <w:tcW w:w="1728" w:type="dxa"/>
          </w:tcPr>
          <w:p w14:paraId="7449D130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부채구분</w:t>
            </w:r>
          </w:p>
        </w:tc>
        <w:tc>
          <w:tcPr>
            <w:tcW w:w="1728" w:type="dxa"/>
          </w:tcPr>
          <w:p w14:paraId="4EEB1652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세부내용</w:t>
            </w:r>
          </w:p>
        </w:tc>
        <w:tc>
          <w:tcPr>
            <w:tcW w:w="1728" w:type="dxa"/>
          </w:tcPr>
          <w:p w14:paraId="2BC4399B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금액</w:t>
            </w:r>
          </w:p>
        </w:tc>
        <w:tc>
          <w:tcPr>
            <w:tcW w:w="1728" w:type="dxa"/>
          </w:tcPr>
          <w:p w14:paraId="21E2C5C7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비고</w:t>
            </w:r>
          </w:p>
        </w:tc>
      </w:tr>
      <w:tr w:rsidR="0067602B" w:rsidRPr="00CE3E04" w14:paraId="14DC01FD" w14:textId="77777777">
        <w:tc>
          <w:tcPr>
            <w:tcW w:w="1728" w:type="dxa"/>
          </w:tcPr>
          <w:p w14:paraId="4E5EECA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2AA8C038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26E2F51E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BE25264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47FC60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0541B41B" w14:textId="77777777">
        <w:tc>
          <w:tcPr>
            <w:tcW w:w="1728" w:type="dxa"/>
          </w:tcPr>
          <w:p w14:paraId="5744F06B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0AC82AD7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C203826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B16CC9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4B2AA7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7F81F05E" w14:textId="77777777">
        <w:tc>
          <w:tcPr>
            <w:tcW w:w="1728" w:type="dxa"/>
          </w:tcPr>
          <w:p w14:paraId="44A71772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93B4DA0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31DCB77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91373F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A558FFF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35AFEF25" w14:textId="77777777">
        <w:tc>
          <w:tcPr>
            <w:tcW w:w="1728" w:type="dxa"/>
          </w:tcPr>
          <w:p w14:paraId="36EF31F9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115CDF9F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2FB9926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92F1E18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1FA27003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003FFF12" w14:textId="77777777">
        <w:tc>
          <w:tcPr>
            <w:tcW w:w="1728" w:type="dxa"/>
          </w:tcPr>
          <w:p w14:paraId="39761FEE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03B3BDD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218776F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4EAC31B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1D4BCE8F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72C94C5B" w14:textId="77777777">
        <w:tc>
          <w:tcPr>
            <w:tcW w:w="1728" w:type="dxa"/>
          </w:tcPr>
          <w:p w14:paraId="32291514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D1A7B4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2BF93BC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1377E0A5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8F1E41E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</w:tbl>
    <w:p w14:paraId="2F8329D5" w14:textId="77777777" w:rsidR="0067602B" w:rsidRPr="00CE3E04" w:rsidRDefault="003059D1">
      <w:pPr>
        <w:rPr>
          <w:sz w:val="20"/>
          <w:szCs w:val="20"/>
        </w:rPr>
      </w:pPr>
      <w:r w:rsidRPr="00CE3E04">
        <w:rPr>
          <w:sz w:val="20"/>
          <w:szCs w:val="20"/>
        </w:rPr>
        <w:t xml:space="preserve">[3] </w:t>
      </w:r>
      <w:r w:rsidRPr="00CE3E04">
        <w:rPr>
          <w:sz w:val="20"/>
          <w:szCs w:val="20"/>
        </w:rPr>
        <w:t>순자산</w:t>
      </w:r>
      <w:r w:rsidRPr="00CE3E04">
        <w:rPr>
          <w:sz w:val="20"/>
          <w:szCs w:val="20"/>
        </w:rPr>
        <w:t xml:space="preserve"> </w:t>
      </w:r>
      <w:r w:rsidRPr="00CE3E04">
        <w:rPr>
          <w:sz w:val="20"/>
          <w:szCs w:val="20"/>
        </w:rPr>
        <w:t>계산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7602B" w:rsidRPr="00CE3E04" w14:paraId="54679FCF" w14:textId="77777777">
        <w:tc>
          <w:tcPr>
            <w:tcW w:w="4320" w:type="dxa"/>
          </w:tcPr>
          <w:p w14:paraId="55E8A413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총</w:t>
            </w:r>
            <w:r w:rsidRPr="00CE3E04">
              <w:rPr>
                <w:sz w:val="20"/>
                <w:szCs w:val="20"/>
              </w:rPr>
              <w:t xml:space="preserve"> </w:t>
            </w:r>
            <w:r w:rsidRPr="00CE3E04">
              <w:rPr>
                <w:sz w:val="20"/>
                <w:szCs w:val="20"/>
              </w:rPr>
              <w:t>자산</w:t>
            </w:r>
          </w:p>
        </w:tc>
        <w:tc>
          <w:tcPr>
            <w:tcW w:w="4320" w:type="dxa"/>
          </w:tcPr>
          <w:p w14:paraId="58EB429E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7C113C84" w14:textId="77777777">
        <w:tc>
          <w:tcPr>
            <w:tcW w:w="4320" w:type="dxa"/>
          </w:tcPr>
          <w:p w14:paraId="266A9E12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총</w:t>
            </w:r>
            <w:r w:rsidRPr="00CE3E04">
              <w:rPr>
                <w:sz w:val="20"/>
                <w:szCs w:val="20"/>
              </w:rPr>
              <w:t xml:space="preserve"> </w:t>
            </w:r>
            <w:r w:rsidRPr="00CE3E04">
              <w:rPr>
                <w:sz w:val="20"/>
                <w:szCs w:val="20"/>
              </w:rPr>
              <w:t>부채</w:t>
            </w:r>
          </w:p>
        </w:tc>
        <w:tc>
          <w:tcPr>
            <w:tcW w:w="4320" w:type="dxa"/>
          </w:tcPr>
          <w:p w14:paraId="633ED228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6CB65617" w14:textId="77777777">
        <w:tc>
          <w:tcPr>
            <w:tcW w:w="4320" w:type="dxa"/>
          </w:tcPr>
          <w:p w14:paraId="3C4B9B0D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순자산</w:t>
            </w:r>
          </w:p>
        </w:tc>
        <w:tc>
          <w:tcPr>
            <w:tcW w:w="4320" w:type="dxa"/>
          </w:tcPr>
          <w:p w14:paraId="3B88086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</w:tbl>
    <w:p w14:paraId="2A119CEE" w14:textId="77777777" w:rsidR="0067602B" w:rsidRPr="00CE3E04" w:rsidRDefault="003059D1">
      <w:pPr>
        <w:rPr>
          <w:sz w:val="20"/>
          <w:szCs w:val="20"/>
        </w:rPr>
      </w:pPr>
      <w:r w:rsidRPr="00CE3E04">
        <w:rPr>
          <w:sz w:val="20"/>
          <w:szCs w:val="20"/>
        </w:rPr>
        <w:br w:type="page"/>
      </w:r>
    </w:p>
    <w:p w14:paraId="00BE1195" w14:textId="77777777" w:rsidR="0067602B" w:rsidRPr="00CE3E04" w:rsidRDefault="003059D1">
      <w:pPr>
        <w:rPr>
          <w:sz w:val="20"/>
          <w:szCs w:val="20"/>
        </w:rPr>
      </w:pPr>
      <w:r w:rsidRPr="00CE3E04">
        <w:rPr>
          <w:b/>
          <w:sz w:val="20"/>
          <w:szCs w:val="20"/>
        </w:rPr>
        <w:lastRenderedPageBreak/>
        <w:t>별첨</w:t>
      </w:r>
      <w:r w:rsidRPr="00CE3E04">
        <w:rPr>
          <w:b/>
          <w:sz w:val="20"/>
          <w:szCs w:val="20"/>
        </w:rPr>
        <w:t xml:space="preserve"> 2. </w:t>
      </w:r>
      <w:r w:rsidRPr="00CE3E04">
        <w:rPr>
          <w:b/>
          <w:sz w:val="20"/>
          <w:szCs w:val="20"/>
        </w:rPr>
        <w:t>이전유보자산</w:t>
      </w:r>
      <w:r w:rsidRPr="00CE3E04">
        <w:rPr>
          <w:b/>
          <w:sz w:val="20"/>
          <w:szCs w:val="20"/>
        </w:rPr>
        <w:t xml:space="preserve"> </w:t>
      </w:r>
      <w:r w:rsidRPr="00CE3E04">
        <w:rPr>
          <w:b/>
          <w:sz w:val="20"/>
          <w:szCs w:val="20"/>
        </w:rPr>
        <w:t>목록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33"/>
        <w:gridCol w:w="1234"/>
        <w:gridCol w:w="1233"/>
        <w:gridCol w:w="1233"/>
        <w:gridCol w:w="1232"/>
        <w:gridCol w:w="1233"/>
        <w:gridCol w:w="1232"/>
      </w:tblGrid>
      <w:tr w:rsidR="0067602B" w:rsidRPr="00CE3E04" w14:paraId="5D65C631" w14:textId="77777777">
        <w:tc>
          <w:tcPr>
            <w:tcW w:w="1234" w:type="dxa"/>
          </w:tcPr>
          <w:p w14:paraId="16B540AC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번호</w:t>
            </w:r>
          </w:p>
        </w:tc>
        <w:tc>
          <w:tcPr>
            <w:tcW w:w="1234" w:type="dxa"/>
          </w:tcPr>
          <w:p w14:paraId="427EBB29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자산종류</w:t>
            </w:r>
          </w:p>
        </w:tc>
        <w:tc>
          <w:tcPr>
            <w:tcW w:w="1234" w:type="dxa"/>
          </w:tcPr>
          <w:p w14:paraId="12DEED79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계약상</w:t>
            </w:r>
            <w:r w:rsidRPr="00CE3E04">
              <w:rPr>
                <w:sz w:val="20"/>
                <w:szCs w:val="20"/>
              </w:rPr>
              <w:t xml:space="preserve"> </w:t>
            </w:r>
            <w:r w:rsidRPr="00CE3E04">
              <w:rPr>
                <w:sz w:val="20"/>
                <w:szCs w:val="20"/>
              </w:rPr>
              <w:t>상대방</w:t>
            </w:r>
          </w:p>
        </w:tc>
        <w:tc>
          <w:tcPr>
            <w:tcW w:w="1234" w:type="dxa"/>
          </w:tcPr>
          <w:p w14:paraId="0D490763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계약번호</w:t>
            </w:r>
          </w:p>
        </w:tc>
        <w:tc>
          <w:tcPr>
            <w:tcW w:w="1234" w:type="dxa"/>
          </w:tcPr>
          <w:p w14:paraId="45AD1EEE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금액</w:t>
            </w:r>
          </w:p>
        </w:tc>
        <w:tc>
          <w:tcPr>
            <w:tcW w:w="1234" w:type="dxa"/>
          </w:tcPr>
          <w:p w14:paraId="1D88729F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명의변경</w:t>
            </w:r>
            <w:r w:rsidRPr="00CE3E04">
              <w:rPr>
                <w:sz w:val="20"/>
                <w:szCs w:val="20"/>
              </w:rPr>
              <w:t xml:space="preserve"> </w:t>
            </w:r>
            <w:r w:rsidRPr="00CE3E04">
              <w:rPr>
                <w:sz w:val="20"/>
                <w:szCs w:val="20"/>
              </w:rPr>
              <w:t>필요여부</w:t>
            </w:r>
          </w:p>
        </w:tc>
        <w:tc>
          <w:tcPr>
            <w:tcW w:w="1234" w:type="dxa"/>
          </w:tcPr>
          <w:p w14:paraId="16A1EF4B" w14:textId="77777777" w:rsidR="0067602B" w:rsidRPr="00CE3E04" w:rsidRDefault="003059D1">
            <w:pPr>
              <w:rPr>
                <w:sz w:val="20"/>
                <w:szCs w:val="20"/>
              </w:rPr>
            </w:pPr>
            <w:r w:rsidRPr="00CE3E04">
              <w:rPr>
                <w:sz w:val="20"/>
                <w:szCs w:val="20"/>
              </w:rPr>
              <w:t>비고</w:t>
            </w:r>
          </w:p>
        </w:tc>
      </w:tr>
      <w:tr w:rsidR="0067602B" w:rsidRPr="00CE3E04" w14:paraId="1E79932D" w14:textId="77777777">
        <w:tc>
          <w:tcPr>
            <w:tcW w:w="1234" w:type="dxa"/>
          </w:tcPr>
          <w:p w14:paraId="24713D9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7557485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1463ECE8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8844AE9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663AA32F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72933A68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15349D0C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45B49350" w14:textId="77777777">
        <w:tc>
          <w:tcPr>
            <w:tcW w:w="1234" w:type="dxa"/>
          </w:tcPr>
          <w:p w14:paraId="390FF99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34E60FCF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78F953C2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100F3855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32F0DC49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D3FBA54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70DC123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543F31D1" w14:textId="77777777">
        <w:tc>
          <w:tcPr>
            <w:tcW w:w="1234" w:type="dxa"/>
          </w:tcPr>
          <w:p w14:paraId="3B84464B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C898A1B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3840600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1AE6FFD3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AF1029E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7AFE2D6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41FD51B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0246B708" w14:textId="77777777">
        <w:tc>
          <w:tcPr>
            <w:tcW w:w="1234" w:type="dxa"/>
          </w:tcPr>
          <w:p w14:paraId="176703EF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660E959A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88E3479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627FE5A4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F999CB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31D2385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FE86A67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60AA27CB" w14:textId="77777777">
        <w:tc>
          <w:tcPr>
            <w:tcW w:w="1234" w:type="dxa"/>
          </w:tcPr>
          <w:p w14:paraId="6DE85790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5742F39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5444425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36F72040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419D04C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3FCE063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DD21CDD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713AFE74" w14:textId="77777777">
        <w:tc>
          <w:tcPr>
            <w:tcW w:w="1234" w:type="dxa"/>
          </w:tcPr>
          <w:p w14:paraId="7AC58AF5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770CEA5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DB44A50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893A5A5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334688D4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33FBF758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644CCC00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21DC1A02" w14:textId="77777777">
        <w:tc>
          <w:tcPr>
            <w:tcW w:w="1234" w:type="dxa"/>
          </w:tcPr>
          <w:p w14:paraId="7F409BE7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6CA9DF2E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4BE3E810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14A8D80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423194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718C9D77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3A81D52E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7444270F" w14:textId="77777777">
        <w:tc>
          <w:tcPr>
            <w:tcW w:w="1234" w:type="dxa"/>
          </w:tcPr>
          <w:p w14:paraId="13DE7F78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9CCCFAC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147D25A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5B5D8A81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E975F77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0362197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37B34AAA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67B5016A" w14:textId="77777777">
        <w:tc>
          <w:tcPr>
            <w:tcW w:w="1234" w:type="dxa"/>
          </w:tcPr>
          <w:p w14:paraId="759B67BA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65E73F62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73777355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489070D3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68452CAF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40D03434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E6F87AF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  <w:tr w:rsidR="0067602B" w:rsidRPr="00CE3E04" w14:paraId="0D06F155" w14:textId="77777777">
        <w:tc>
          <w:tcPr>
            <w:tcW w:w="1234" w:type="dxa"/>
          </w:tcPr>
          <w:p w14:paraId="26042C3B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9219C6B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697A6533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17893570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05D3D059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29ECA4D3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767BF8DB" w14:textId="77777777" w:rsidR="0067602B" w:rsidRPr="00CE3E04" w:rsidRDefault="0067602B">
            <w:pPr>
              <w:rPr>
                <w:sz w:val="20"/>
                <w:szCs w:val="20"/>
              </w:rPr>
            </w:pPr>
          </w:p>
        </w:tc>
      </w:tr>
    </w:tbl>
    <w:p w14:paraId="5E650273" w14:textId="77777777" w:rsidR="003059D1" w:rsidRPr="00CE3E04" w:rsidRDefault="003059D1">
      <w:pPr>
        <w:rPr>
          <w:sz w:val="20"/>
          <w:szCs w:val="20"/>
        </w:rPr>
      </w:pPr>
    </w:p>
    <w:sectPr w:rsidR="003059D1" w:rsidRPr="00CE3E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36" w:author="김현주 (Hyunjoo Kim)" w:date="2026-02-24T14:23:00Z" w:initials="김(K">
    <w:p w14:paraId="12C55977" w14:textId="65923DC7" w:rsidR="00F5654D" w:rsidRDefault="00F5654D">
      <w:pPr>
        <w:pStyle w:val="aff4"/>
        <w:rPr>
          <w:lang w:eastAsia="ko-KR"/>
        </w:rPr>
      </w:pPr>
      <w:r>
        <w:rPr>
          <w:rStyle w:val="aff3"/>
        </w:rPr>
        <w:annotationRef/>
      </w:r>
      <w:r>
        <w:rPr>
          <w:rFonts w:ascii="맑은 고딕" w:eastAsia="맑은 고딕" w:hAnsi="맑은 고딕" w:cs="맑은 고딕" w:hint="eastAsia"/>
          <w:lang w:eastAsia="ko-KR"/>
        </w:rPr>
        <w:t>양도대상에 포함되지 않는 내역은 별첨2에 별도로 기재해 주시기 바랍니다.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</w:p>
  </w:comment>
  <w:comment w:id="137" w:author="김현주 (Hyunjoo Kim)" w:date="2026-03-03T15:39:00Z" w:initials="김(K">
    <w:p w14:paraId="66E0DD8C" w14:textId="5BA02F15" w:rsidR="00966938" w:rsidRDefault="00966938">
      <w:pPr>
        <w:pStyle w:val="aff4"/>
      </w:pPr>
      <w:r>
        <w:rPr>
          <w:rStyle w:val="aff3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2C55977" w15:done="0"/>
  <w15:commentEx w15:paraId="66E0DD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2C55977" w16cid:durableId="2D4832F8"/>
  <w16cid:commentId w16cid:paraId="66E0DD8C" w16cid:durableId="2D517F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89E18F" w14:textId="77777777" w:rsidR="006F29BD" w:rsidRDefault="006F29BD" w:rsidP="00966938">
      <w:pPr>
        <w:spacing w:after="0" w:line="240" w:lineRule="auto"/>
      </w:pPr>
      <w:r>
        <w:separator/>
      </w:r>
    </w:p>
  </w:endnote>
  <w:endnote w:type="continuationSeparator" w:id="0">
    <w:p w14:paraId="05B811D7" w14:textId="77777777" w:rsidR="006F29BD" w:rsidRDefault="006F29BD" w:rsidP="00966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0D2E5E" w14:textId="77777777" w:rsidR="006F29BD" w:rsidRDefault="006F29BD" w:rsidP="00966938">
      <w:pPr>
        <w:spacing w:after="0" w:line="240" w:lineRule="auto"/>
      </w:pPr>
      <w:r>
        <w:separator/>
      </w:r>
    </w:p>
  </w:footnote>
  <w:footnote w:type="continuationSeparator" w:id="0">
    <w:p w14:paraId="34A7C25E" w14:textId="77777777" w:rsidR="006F29BD" w:rsidRDefault="006F29BD" w:rsidP="00966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F25F2"/>
    <w:multiLevelType w:val="multilevel"/>
    <w:tmpl w:val="C572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FA2376"/>
    <w:multiLevelType w:val="multilevel"/>
    <w:tmpl w:val="FB00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ganada"/>
      <w:lvlText w:val="%2."/>
      <w:lvlJc w:val="left"/>
      <w:pPr>
        <w:ind w:left="1440" w:hanging="360"/>
      </w:pPr>
      <w:rPr>
        <w:rFonts w:ascii="맑은 고딕" w:eastAsia="맑은 고딕" w:hAnsi="맑은 고딕" w:cs="맑은 고딕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D438C2"/>
    <w:multiLevelType w:val="hybridMultilevel"/>
    <w:tmpl w:val="BB50990C"/>
    <w:lvl w:ilvl="0" w:tplc="62F234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5217DD8"/>
    <w:multiLevelType w:val="multilevel"/>
    <w:tmpl w:val="3AAE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470FFA"/>
    <w:multiLevelType w:val="multilevel"/>
    <w:tmpl w:val="4A90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826CF5"/>
    <w:multiLevelType w:val="hybridMultilevel"/>
    <w:tmpl w:val="E732F53A"/>
    <w:lvl w:ilvl="0" w:tplc="38CC354A">
      <w:start w:val="1"/>
      <w:numFmt w:val="decimal"/>
      <w:lvlText w:val="%1."/>
      <w:lvlJc w:val="left"/>
      <w:pPr>
        <w:ind w:left="760" w:hanging="360"/>
      </w:pPr>
      <w:rPr>
        <w:rFonts w:ascii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1"/>
  </w:num>
  <w:num w:numId="12">
    <w:abstractNumId w:val="12"/>
  </w:num>
  <w:num w:numId="13">
    <w:abstractNumId w:val="13"/>
  </w:num>
  <w:num w:numId="14">
    <w:abstractNumId w:val="9"/>
  </w:num>
  <w:num w:numId="15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2158528993-3912262144-1649455121-1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8D7"/>
    <w:rsid w:val="0008743D"/>
    <w:rsid w:val="000C6D79"/>
    <w:rsid w:val="0015074B"/>
    <w:rsid w:val="00167031"/>
    <w:rsid w:val="00270E70"/>
    <w:rsid w:val="0029639D"/>
    <w:rsid w:val="003059D1"/>
    <w:rsid w:val="00326F90"/>
    <w:rsid w:val="003E4027"/>
    <w:rsid w:val="0067602B"/>
    <w:rsid w:val="006F29BD"/>
    <w:rsid w:val="007969C2"/>
    <w:rsid w:val="007D023C"/>
    <w:rsid w:val="00844F01"/>
    <w:rsid w:val="00966938"/>
    <w:rsid w:val="009C1312"/>
    <w:rsid w:val="00AA1D8D"/>
    <w:rsid w:val="00B47730"/>
    <w:rsid w:val="00CB0664"/>
    <w:rsid w:val="00CE3E04"/>
    <w:rsid w:val="00D37948"/>
    <w:rsid w:val="00F5654D"/>
    <w:rsid w:val="00FA2A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C4C8E4"/>
  <w14:defaultImageDpi w14:val="300"/>
  <w15:docId w15:val="{FEC7DDDD-4F7C-4FE7-8EAE-1F1F138C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a2"/>
    <w:rsid w:val="00167031"/>
  </w:style>
  <w:style w:type="paragraph" w:styleId="aff1">
    <w:name w:val="Normal (Web)"/>
    <w:basedOn w:val="a1"/>
    <w:uiPriority w:val="99"/>
    <w:semiHidden/>
    <w:unhideWhenUsed/>
    <w:rsid w:val="00CE3E04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aff2">
    <w:name w:val="Balloon Text"/>
    <w:basedOn w:val="a1"/>
    <w:link w:val="Char7"/>
    <w:uiPriority w:val="99"/>
    <w:semiHidden/>
    <w:unhideWhenUsed/>
    <w:rsid w:val="00FA2A5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2"/>
    <w:uiPriority w:val="99"/>
    <w:semiHidden/>
    <w:rsid w:val="00FA2A50"/>
    <w:rPr>
      <w:rFonts w:asciiTheme="majorHAnsi" w:eastAsiaTheme="majorEastAsia" w:hAnsiTheme="majorHAnsi" w:cstheme="majorBidi"/>
      <w:sz w:val="18"/>
      <w:szCs w:val="18"/>
    </w:rPr>
  </w:style>
  <w:style w:type="character" w:styleId="aff3">
    <w:name w:val="annotation reference"/>
    <w:basedOn w:val="a2"/>
    <w:uiPriority w:val="99"/>
    <w:semiHidden/>
    <w:unhideWhenUsed/>
    <w:rsid w:val="00F5654D"/>
    <w:rPr>
      <w:sz w:val="18"/>
      <w:szCs w:val="18"/>
    </w:rPr>
  </w:style>
  <w:style w:type="paragraph" w:styleId="aff4">
    <w:name w:val="annotation text"/>
    <w:basedOn w:val="a1"/>
    <w:link w:val="Char8"/>
    <w:uiPriority w:val="99"/>
    <w:semiHidden/>
    <w:unhideWhenUsed/>
    <w:rsid w:val="00F5654D"/>
  </w:style>
  <w:style w:type="character" w:customStyle="1" w:styleId="Char8">
    <w:name w:val="메모 텍스트 Char"/>
    <w:basedOn w:val="a2"/>
    <w:link w:val="aff4"/>
    <w:uiPriority w:val="99"/>
    <w:semiHidden/>
    <w:rsid w:val="00F5654D"/>
  </w:style>
  <w:style w:type="paragraph" w:styleId="aff5">
    <w:name w:val="annotation subject"/>
    <w:basedOn w:val="aff4"/>
    <w:next w:val="aff4"/>
    <w:link w:val="Char9"/>
    <w:uiPriority w:val="99"/>
    <w:semiHidden/>
    <w:unhideWhenUsed/>
    <w:rsid w:val="00F5654D"/>
    <w:rPr>
      <w:b/>
      <w:bCs/>
    </w:rPr>
  </w:style>
  <w:style w:type="character" w:customStyle="1" w:styleId="Char9">
    <w:name w:val="메모 주제 Char"/>
    <w:basedOn w:val="Char8"/>
    <w:link w:val="aff5"/>
    <w:uiPriority w:val="99"/>
    <w:semiHidden/>
    <w:rsid w:val="00F5654D"/>
    <w:rPr>
      <w:b/>
      <w:bCs/>
    </w:rPr>
  </w:style>
  <w:style w:type="paragraph" w:styleId="aff6">
    <w:name w:val="Revision"/>
    <w:hidden/>
    <w:uiPriority w:val="99"/>
    <w:semiHidden/>
    <w:rsid w:val="009669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7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335093-94E5-4B11-A2B2-FF706A8EA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486</Words>
  <Characters>2775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김현주 (Hyunjoo Kim)</cp:lastModifiedBy>
  <cp:revision>3</cp:revision>
  <dcterms:created xsi:type="dcterms:W3CDTF">2026-02-24T06:49:00Z</dcterms:created>
  <dcterms:modified xsi:type="dcterms:W3CDTF">2026-03-03T06:42:00Z</dcterms:modified>
  <cp:category/>
</cp:coreProperties>
</file>