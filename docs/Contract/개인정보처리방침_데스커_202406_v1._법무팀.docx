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6B76" w:rsidRPr="00550846" w:rsidRDefault="00B06B76" w:rsidP="00B06B76">
      <w:pPr>
        <w:pStyle w:val="af2"/>
        <w:spacing w:after="240"/>
        <w:ind w:left="176" w:right="176"/>
        <w:rPr>
          <w:rFonts w:asciiTheme="minorEastAsia" w:eastAsiaTheme="minorEastAsia" w:hAnsiTheme="minorEastAsia"/>
          <w:b/>
          <w:lang w:eastAsia="ko-KR"/>
        </w:rPr>
      </w:pPr>
      <w:bookmarkStart w:id="0" w:name="_Toc102059722"/>
      <w:bookmarkStart w:id="1" w:name="_Hlk102058037"/>
      <w:r w:rsidRPr="00550846">
        <w:rPr>
          <w:rFonts w:asciiTheme="minorEastAsia" w:eastAsiaTheme="minorEastAsia" w:hAnsiTheme="minorEastAsia" w:hint="eastAsia"/>
          <w:b/>
          <w:lang w:eastAsia="ko-KR"/>
        </w:rPr>
        <w:t>제∙개정 이력</w:t>
      </w:r>
    </w:p>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945"/>
        <w:gridCol w:w="1195"/>
        <w:gridCol w:w="3975"/>
        <w:gridCol w:w="1388"/>
        <w:gridCol w:w="1386"/>
      </w:tblGrid>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shd w:val="clear" w:color="auto" w:fill="F3F3F3"/>
            <w:vAlign w:val="center"/>
          </w:tcPr>
          <w:p w:rsidR="00B06B76" w:rsidRPr="00550846" w:rsidRDefault="00B06B76" w:rsidP="004123E5">
            <w:pPr>
              <w:wordWrap/>
              <w:autoSpaceDE/>
              <w:autoSpaceDN/>
              <w:jc w:val="center"/>
              <w:rPr>
                <w:rFonts w:asciiTheme="minorEastAsia" w:eastAsiaTheme="minorEastAsia" w:hAnsiTheme="minorEastAsia" w:cs="Arial"/>
                <w:b/>
                <w:bCs/>
                <w:kern w:val="0"/>
                <w:szCs w:val="20"/>
                <w:lang w:eastAsia="en-US"/>
              </w:rPr>
            </w:pPr>
            <w:bookmarkStart w:id="2" w:name="_Hlk6319818"/>
            <w:r w:rsidRPr="00550846">
              <w:rPr>
                <w:rFonts w:asciiTheme="minorEastAsia" w:eastAsiaTheme="minorEastAsia" w:hAnsiTheme="minorEastAsia" w:cs="Arial" w:hint="eastAsia"/>
                <w:b/>
                <w:bCs/>
                <w:kern w:val="0"/>
                <w:szCs w:val="20"/>
              </w:rPr>
              <w:t>개정일자</w:t>
            </w:r>
          </w:p>
        </w:tc>
        <w:tc>
          <w:tcPr>
            <w:tcW w:w="604" w:type="pct"/>
            <w:tcBorders>
              <w:top w:val="single" w:sz="6" w:space="0" w:color="auto"/>
              <w:left w:val="single" w:sz="6" w:space="0" w:color="auto"/>
              <w:bottom w:val="single" w:sz="6" w:space="0" w:color="auto"/>
              <w:right w:val="single" w:sz="6" w:space="0" w:color="auto"/>
            </w:tcBorders>
            <w:shd w:val="clear" w:color="auto" w:fill="F3F3F3"/>
            <w:vAlign w:val="center"/>
          </w:tcPr>
          <w:p w:rsidR="00B06B76" w:rsidRPr="00550846" w:rsidRDefault="00B06B76" w:rsidP="004123E5">
            <w:pPr>
              <w:wordWrap/>
              <w:autoSpaceDE/>
              <w:autoSpaceDN/>
              <w:jc w:val="center"/>
              <w:rPr>
                <w:rFonts w:asciiTheme="minorEastAsia" w:eastAsiaTheme="minorEastAsia" w:hAnsiTheme="minorEastAsia" w:cs="Arial"/>
                <w:b/>
                <w:bCs/>
                <w:kern w:val="0"/>
                <w:szCs w:val="20"/>
                <w:lang w:eastAsia="en-US"/>
              </w:rPr>
            </w:pPr>
            <w:r w:rsidRPr="00550846">
              <w:rPr>
                <w:rFonts w:asciiTheme="minorEastAsia" w:eastAsiaTheme="minorEastAsia" w:hAnsiTheme="minorEastAsia" w:cs="Arial" w:hint="eastAsia"/>
                <w:b/>
                <w:bCs/>
                <w:kern w:val="0"/>
                <w:szCs w:val="20"/>
              </w:rPr>
              <w:t>버전</w:t>
            </w:r>
          </w:p>
        </w:tc>
        <w:tc>
          <w:tcPr>
            <w:tcW w:w="2010" w:type="pct"/>
            <w:tcBorders>
              <w:top w:val="single" w:sz="6" w:space="0" w:color="auto"/>
              <w:left w:val="single" w:sz="6" w:space="0" w:color="auto"/>
              <w:bottom w:val="single" w:sz="6" w:space="0" w:color="auto"/>
              <w:right w:val="single" w:sz="6" w:space="0" w:color="auto"/>
            </w:tcBorders>
            <w:shd w:val="clear" w:color="auto" w:fill="F3F3F3"/>
            <w:vAlign w:val="center"/>
          </w:tcPr>
          <w:p w:rsidR="00B06B76" w:rsidRPr="00550846" w:rsidRDefault="00B06B76" w:rsidP="004123E5">
            <w:pPr>
              <w:wordWrap/>
              <w:autoSpaceDE/>
              <w:autoSpaceDN/>
              <w:jc w:val="center"/>
              <w:rPr>
                <w:rFonts w:asciiTheme="minorEastAsia" w:eastAsiaTheme="minorEastAsia" w:hAnsiTheme="minorEastAsia" w:cs="Arial"/>
                <w:b/>
                <w:bCs/>
                <w:kern w:val="0"/>
                <w:szCs w:val="20"/>
                <w:lang w:eastAsia="en-US"/>
              </w:rPr>
            </w:pPr>
            <w:r w:rsidRPr="00550846">
              <w:rPr>
                <w:rFonts w:asciiTheme="minorEastAsia" w:eastAsiaTheme="minorEastAsia" w:hAnsiTheme="minorEastAsia" w:cs="Arial" w:hint="eastAsia"/>
                <w:b/>
                <w:bCs/>
                <w:kern w:val="0"/>
                <w:szCs w:val="20"/>
              </w:rPr>
              <w:t>변경 내용</w:t>
            </w:r>
          </w:p>
        </w:tc>
        <w:tc>
          <w:tcPr>
            <w:tcW w:w="702" w:type="pct"/>
            <w:tcBorders>
              <w:top w:val="single" w:sz="6" w:space="0" w:color="auto"/>
              <w:left w:val="single" w:sz="6" w:space="0" w:color="auto"/>
              <w:bottom w:val="single" w:sz="6" w:space="0" w:color="auto"/>
              <w:right w:val="single" w:sz="6" w:space="0" w:color="auto"/>
            </w:tcBorders>
            <w:shd w:val="clear" w:color="auto" w:fill="F3F3F3"/>
            <w:vAlign w:val="center"/>
          </w:tcPr>
          <w:p w:rsidR="00B06B76" w:rsidRPr="00550846" w:rsidRDefault="00B06B76" w:rsidP="004123E5">
            <w:pPr>
              <w:wordWrap/>
              <w:autoSpaceDE/>
              <w:autoSpaceDN/>
              <w:jc w:val="center"/>
              <w:rPr>
                <w:rFonts w:asciiTheme="minorEastAsia" w:eastAsiaTheme="minorEastAsia" w:hAnsiTheme="minorEastAsia" w:cs="Arial"/>
                <w:b/>
                <w:bCs/>
                <w:kern w:val="0"/>
                <w:szCs w:val="20"/>
              </w:rPr>
            </w:pPr>
            <w:r w:rsidRPr="00550846">
              <w:rPr>
                <w:rFonts w:asciiTheme="minorEastAsia" w:eastAsiaTheme="minorEastAsia" w:hAnsiTheme="minorEastAsia" w:cs="Arial" w:hint="eastAsia"/>
                <w:b/>
                <w:bCs/>
                <w:kern w:val="0"/>
                <w:szCs w:val="20"/>
              </w:rPr>
              <w:t>작성자</w:t>
            </w:r>
          </w:p>
        </w:tc>
        <w:tc>
          <w:tcPr>
            <w:tcW w:w="701" w:type="pct"/>
            <w:tcBorders>
              <w:top w:val="single" w:sz="6" w:space="0" w:color="auto"/>
              <w:left w:val="single" w:sz="6" w:space="0" w:color="auto"/>
              <w:bottom w:val="single" w:sz="6" w:space="0" w:color="auto"/>
              <w:right w:val="single" w:sz="6" w:space="0" w:color="auto"/>
            </w:tcBorders>
            <w:shd w:val="clear" w:color="auto" w:fill="F3F3F3"/>
            <w:vAlign w:val="center"/>
          </w:tcPr>
          <w:p w:rsidR="00B06B76" w:rsidRPr="00550846" w:rsidRDefault="00B06B76" w:rsidP="004123E5">
            <w:pPr>
              <w:wordWrap/>
              <w:autoSpaceDE/>
              <w:autoSpaceDN/>
              <w:jc w:val="center"/>
              <w:rPr>
                <w:rFonts w:asciiTheme="minorEastAsia" w:eastAsiaTheme="minorEastAsia" w:hAnsiTheme="minorEastAsia" w:cs="Arial"/>
                <w:b/>
                <w:bCs/>
                <w:kern w:val="0"/>
                <w:szCs w:val="20"/>
              </w:rPr>
            </w:pPr>
            <w:r w:rsidRPr="00550846">
              <w:rPr>
                <w:rFonts w:asciiTheme="minorEastAsia" w:eastAsiaTheme="minorEastAsia" w:hAnsiTheme="minorEastAsia" w:cs="Arial" w:hint="eastAsia"/>
                <w:b/>
                <w:bCs/>
                <w:kern w:val="0"/>
                <w:szCs w:val="20"/>
              </w:rPr>
              <w:t>검토자</w:t>
            </w: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11647F" w:rsidP="004123E5">
            <w:pPr>
              <w:wordWrap/>
              <w:autoSpaceDE/>
              <w:autoSpaceDN/>
              <w:jc w:val="center"/>
              <w:rPr>
                <w:rFonts w:asciiTheme="minorEastAsia" w:eastAsiaTheme="minorEastAsia" w:hAnsiTheme="minorEastAsia"/>
                <w:kern w:val="0"/>
                <w:szCs w:val="20"/>
              </w:rPr>
            </w:pPr>
            <w:r w:rsidRPr="00550846">
              <w:rPr>
                <w:rFonts w:asciiTheme="minorEastAsia" w:eastAsiaTheme="minorEastAsia" w:hAnsiTheme="minorEastAsia" w:hint="eastAsia"/>
                <w:kern w:val="0"/>
                <w:szCs w:val="20"/>
              </w:rPr>
              <w:t>2024.05.</w:t>
            </w:r>
            <w:r w:rsidRPr="00550846">
              <w:rPr>
                <w:rFonts w:asciiTheme="minorEastAsia" w:eastAsiaTheme="minorEastAsia" w:hAnsiTheme="minorEastAsia"/>
                <w:kern w:val="0"/>
                <w:szCs w:val="20"/>
              </w:rPr>
              <w:t>XX</w:t>
            </w: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tr w:rsidR="00B06B76" w:rsidRPr="00550846" w:rsidTr="004123E5">
        <w:trPr>
          <w:trHeight w:val="519"/>
        </w:trPr>
        <w:tc>
          <w:tcPr>
            <w:tcW w:w="983"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604"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2010"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2"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c>
          <w:tcPr>
            <w:tcW w:w="701" w:type="pct"/>
            <w:tcBorders>
              <w:top w:val="single" w:sz="6" w:space="0" w:color="auto"/>
              <w:left w:val="single" w:sz="6" w:space="0" w:color="auto"/>
              <w:bottom w:val="single" w:sz="6" w:space="0" w:color="auto"/>
              <w:right w:val="single" w:sz="6" w:space="0" w:color="auto"/>
            </w:tcBorders>
            <w:vAlign w:val="center"/>
          </w:tcPr>
          <w:p w:rsidR="00B06B76" w:rsidRPr="00550846" w:rsidRDefault="00B06B76" w:rsidP="004123E5">
            <w:pPr>
              <w:wordWrap/>
              <w:autoSpaceDE/>
              <w:autoSpaceDN/>
              <w:jc w:val="center"/>
              <w:rPr>
                <w:rFonts w:asciiTheme="minorEastAsia" w:eastAsiaTheme="minorEastAsia" w:hAnsiTheme="minorEastAsia"/>
                <w:kern w:val="0"/>
                <w:szCs w:val="20"/>
              </w:rPr>
            </w:pPr>
          </w:p>
        </w:tc>
      </w:tr>
      <w:bookmarkEnd w:id="2"/>
    </w:tbl>
    <w:p w:rsidR="00B06B76" w:rsidRPr="00550846" w:rsidRDefault="00B06B76">
      <w:pPr>
        <w:rPr>
          <w:rFonts w:asciiTheme="minorEastAsia" w:eastAsiaTheme="minorEastAsia" w:hAnsiTheme="minorEastAsia"/>
          <w:szCs w:val="20"/>
        </w:rPr>
      </w:pPr>
      <w:r w:rsidRPr="00550846">
        <w:rPr>
          <w:rFonts w:asciiTheme="minorEastAsia" w:eastAsiaTheme="minorEastAsia" w:hAnsiTheme="minorEastAsia"/>
          <w:szCs w:val="20"/>
        </w:rPr>
        <w:br w:type="page"/>
      </w:r>
    </w:p>
    <w:tbl>
      <w:tblPr>
        <w:tblStyle w:val="af"/>
        <w:tblW w:w="0" w:type="auto"/>
        <w:jc w:val="center"/>
        <w:tblLook w:val="04A0" w:firstRow="1" w:lastRow="0" w:firstColumn="1" w:lastColumn="0" w:noHBand="0" w:noVBand="1"/>
      </w:tblPr>
      <w:tblGrid>
        <w:gridCol w:w="1271"/>
        <w:gridCol w:w="3676"/>
        <w:gridCol w:w="1270"/>
        <w:gridCol w:w="3379"/>
      </w:tblGrid>
      <w:tr w:rsidR="002B7C5C" w:rsidRPr="00550846" w:rsidTr="002B7C5C">
        <w:trPr>
          <w:jc w:val="center"/>
        </w:trPr>
        <w:tc>
          <w:tcPr>
            <w:tcW w:w="1271" w:type="dxa"/>
          </w:tcPr>
          <w:p w:rsidR="002B7C5C" w:rsidRPr="00550846" w:rsidRDefault="002B7C5C" w:rsidP="002B7C5C">
            <w:pPr>
              <w:jc w:val="distribute"/>
              <w:rPr>
                <w:rFonts w:asciiTheme="minorEastAsia" w:eastAsiaTheme="minorEastAsia" w:hAnsiTheme="minorEastAsia"/>
                <w:szCs w:val="20"/>
              </w:rPr>
            </w:pPr>
            <w:r w:rsidRPr="00550846">
              <w:rPr>
                <w:rFonts w:asciiTheme="minorEastAsia" w:eastAsiaTheme="minorEastAsia" w:hAnsiTheme="minorEastAsia" w:hint="eastAsia"/>
                <w:szCs w:val="20"/>
              </w:rPr>
              <w:lastRenderedPageBreak/>
              <w:t>제정부서</w:t>
            </w:r>
          </w:p>
        </w:tc>
        <w:tc>
          <w:tcPr>
            <w:tcW w:w="3676" w:type="dxa"/>
          </w:tcPr>
          <w:p w:rsidR="002B7C5C" w:rsidRPr="00550846" w:rsidRDefault="002B7C5C" w:rsidP="002B7C5C">
            <w:pPr>
              <w:jc w:val="center"/>
              <w:rPr>
                <w:rFonts w:asciiTheme="minorEastAsia" w:eastAsiaTheme="minorEastAsia" w:hAnsiTheme="minorEastAsia"/>
                <w:szCs w:val="20"/>
              </w:rPr>
            </w:pPr>
          </w:p>
        </w:tc>
        <w:tc>
          <w:tcPr>
            <w:tcW w:w="1270" w:type="dxa"/>
          </w:tcPr>
          <w:p w:rsidR="002B7C5C" w:rsidRPr="00550846" w:rsidRDefault="002B7C5C" w:rsidP="002B7C5C">
            <w:pPr>
              <w:jc w:val="distribute"/>
              <w:rPr>
                <w:rFonts w:asciiTheme="minorEastAsia" w:eastAsiaTheme="minorEastAsia" w:hAnsiTheme="minorEastAsia"/>
                <w:szCs w:val="20"/>
              </w:rPr>
            </w:pPr>
            <w:r w:rsidRPr="00550846">
              <w:rPr>
                <w:rFonts w:asciiTheme="minorEastAsia" w:eastAsiaTheme="minorEastAsia" w:hAnsiTheme="minorEastAsia" w:hint="eastAsia"/>
                <w:szCs w:val="20"/>
              </w:rPr>
              <w:t>개정차수</w:t>
            </w:r>
          </w:p>
        </w:tc>
        <w:tc>
          <w:tcPr>
            <w:tcW w:w="3379" w:type="dxa"/>
          </w:tcPr>
          <w:p w:rsidR="002B7C5C" w:rsidRPr="00550846" w:rsidRDefault="002B7C5C" w:rsidP="002B7C5C">
            <w:pPr>
              <w:jc w:val="center"/>
              <w:rPr>
                <w:rFonts w:asciiTheme="minorEastAsia" w:eastAsiaTheme="minorEastAsia" w:hAnsiTheme="minorEastAsia"/>
                <w:szCs w:val="20"/>
              </w:rPr>
            </w:pPr>
          </w:p>
        </w:tc>
      </w:tr>
      <w:tr w:rsidR="002B7C5C" w:rsidRPr="00550846" w:rsidTr="002B7C5C">
        <w:trPr>
          <w:jc w:val="center"/>
        </w:trPr>
        <w:tc>
          <w:tcPr>
            <w:tcW w:w="1271" w:type="dxa"/>
          </w:tcPr>
          <w:p w:rsidR="002B7C5C" w:rsidRPr="00550846" w:rsidRDefault="002B7C5C" w:rsidP="002B7C5C">
            <w:pPr>
              <w:jc w:val="distribute"/>
              <w:rPr>
                <w:rFonts w:asciiTheme="minorEastAsia" w:eastAsiaTheme="minorEastAsia" w:hAnsiTheme="minorEastAsia"/>
                <w:szCs w:val="20"/>
              </w:rPr>
            </w:pPr>
            <w:r w:rsidRPr="00550846">
              <w:rPr>
                <w:rFonts w:asciiTheme="minorEastAsia" w:eastAsiaTheme="minorEastAsia" w:hAnsiTheme="minorEastAsia" w:hint="eastAsia"/>
                <w:szCs w:val="20"/>
              </w:rPr>
              <w:t>제정일자</w:t>
            </w:r>
          </w:p>
        </w:tc>
        <w:tc>
          <w:tcPr>
            <w:tcW w:w="3676" w:type="dxa"/>
          </w:tcPr>
          <w:p w:rsidR="002B7C5C" w:rsidRPr="00550846" w:rsidRDefault="002B7C5C" w:rsidP="002B7C5C">
            <w:pPr>
              <w:jc w:val="center"/>
              <w:rPr>
                <w:rFonts w:asciiTheme="minorEastAsia" w:eastAsiaTheme="minorEastAsia" w:hAnsiTheme="minorEastAsia"/>
                <w:szCs w:val="20"/>
              </w:rPr>
            </w:pPr>
          </w:p>
        </w:tc>
        <w:tc>
          <w:tcPr>
            <w:tcW w:w="1270" w:type="dxa"/>
          </w:tcPr>
          <w:p w:rsidR="002B7C5C" w:rsidRPr="00550846" w:rsidRDefault="002B7C5C" w:rsidP="002B7C5C">
            <w:pPr>
              <w:jc w:val="distribute"/>
              <w:rPr>
                <w:rFonts w:asciiTheme="minorEastAsia" w:eastAsiaTheme="minorEastAsia" w:hAnsiTheme="minorEastAsia"/>
                <w:szCs w:val="20"/>
              </w:rPr>
            </w:pPr>
            <w:r w:rsidRPr="00550846">
              <w:rPr>
                <w:rFonts w:asciiTheme="minorEastAsia" w:eastAsiaTheme="minorEastAsia" w:hAnsiTheme="minorEastAsia" w:hint="eastAsia"/>
                <w:szCs w:val="20"/>
              </w:rPr>
              <w:t>개정일자</w:t>
            </w:r>
          </w:p>
        </w:tc>
        <w:tc>
          <w:tcPr>
            <w:tcW w:w="3379" w:type="dxa"/>
          </w:tcPr>
          <w:p w:rsidR="002B7C5C" w:rsidRPr="00550846" w:rsidRDefault="002B7C5C" w:rsidP="002B7C5C">
            <w:pPr>
              <w:jc w:val="center"/>
              <w:rPr>
                <w:rFonts w:asciiTheme="minorEastAsia" w:eastAsiaTheme="minorEastAsia" w:hAnsiTheme="minorEastAsia"/>
                <w:szCs w:val="20"/>
              </w:rPr>
            </w:pPr>
          </w:p>
        </w:tc>
      </w:tr>
    </w:tbl>
    <w:bookmarkEnd w:id="0"/>
    <w:bookmarkEnd w:id="1"/>
    <w:p w:rsidR="00072D73" w:rsidRPr="00550846" w:rsidRDefault="00C22302" w:rsidP="00C22302">
      <w:pPr>
        <w:widowControl/>
        <w:wordWrap/>
        <w:autoSpaceDE/>
        <w:autoSpaceDN/>
        <w:jc w:val="left"/>
        <w:textAlignment w:val="baseline"/>
        <w:outlineLvl w:val="1"/>
        <w:rPr>
          <w:rFonts w:asciiTheme="minorEastAsia" w:eastAsiaTheme="minorEastAsia" w:hAnsiTheme="minorEastAsia" w:cs="Courier New"/>
          <w:szCs w:val="20"/>
          <w:shd w:val="clear" w:color="auto" w:fill="FFFFFF"/>
        </w:rPr>
      </w:pPr>
      <w:r w:rsidRPr="00550846">
        <w:rPr>
          <w:rFonts w:asciiTheme="minorEastAsia" w:eastAsiaTheme="minorEastAsia" w:hAnsiTheme="minorEastAsia" w:cs="Courier New"/>
          <w:szCs w:val="20"/>
          <w:shd w:val="clear" w:color="auto" w:fill="FFFFFF"/>
        </w:rPr>
        <w:t>㈜</w:t>
      </w:r>
      <w:proofErr w:type="spellStart"/>
      <w:r w:rsidRPr="00550846">
        <w:rPr>
          <w:rFonts w:asciiTheme="minorEastAsia" w:eastAsiaTheme="minorEastAsia" w:hAnsiTheme="minorEastAsia" w:cs="Courier New"/>
          <w:szCs w:val="20"/>
          <w:shd w:val="clear" w:color="auto" w:fill="FFFFFF"/>
        </w:rPr>
        <w:t>일룸</w:t>
      </w:r>
      <w:proofErr w:type="spellEnd"/>
      <w:r w:rsidRPr="00550846">
        <w:rPr>
          <w:rFonts w:asciiTheme="minorEastAsia" w:eastAsiaTheme="minorEastAsia" w:hAnsiTheme="minorEastAsia" w:cs="Courier New"/>
          <w:szCs w:val="20"/>
          <w:shd w:val="clear" w:color="auto" w:fill="FFFFFF"/>
        </w:rPr>
        <w:t>(이하 ‘</w:t>
      </w:r>
      <w:proofErr w:type="spellStart"/>
      <w:r w:rsidRPr="00550846">
        <w:rPr>
          <w:rFonts w:asciiTheme="minorEastAsia" w:eastAsiaTheme="minorEastAsia" w:hAnsiTheme="minorEastAsia" w:cs="Courier New"/>
          <w:szCs w:val="20"/>
          <w:shd w:val="clear" w:color="auto" w:fill="FFFFFF"/>
        </w:rPr>
        <w:t>일룸</w:t>
      </w:r>
      <w:proofErr w:type="spellEnd"/>
      <w:r w:rsidRPr="00550846">
        <w:rPr>
          <w:rFonts w:asciiTheme="minorEastAsia" w:eastAsiaTheme="minorEastAsia" w:hAnsiTheme="minorEastAsia" w:cs="Courier New"/>
          <w:szCs w:val="20"/>
          <w:shd w:val="clear" w:color="auto" w:fill="FFFFFF"/>
        </w:rPr>
        <w:t xml:space="preserve">)이 운영하는 </w:t>
      </w:r>
      <w:proofErr w:type="spellStart"/>
      <w:r w:rsidRPr="00550846">
        <w:rPr>
          <w:rFonts w:asciiTheme="minorEastAsia" w:eastAsiaTheme="minorEastAsia" w:hAnsiTheme="minorEastAsia" w:cs="Courier New"/>
          <w:szCs w:val="20"/>
          <w:shd w:val="clear" w:color="auto" w:fill="FFFFFF"/>
        </w:rPr>
        <w:t>데스커</w:t>
      </w:r>
      <w:proofErr w:type="spellEnd"/>
      <w:r w:rsidRPr="00550846">
        <w:rPr>
          <w:rFonts w:asciiTheme="minorEastAsia" w:eastAsiaTheme="minorEastAsia" w:hAnsiTheme="minorEastAsia" w:cs="Courier New"/>
          <w:szCs w:val="20"/>
          <w:shd w:val="clear" w:color="auto" w:fill="FFFFFF"/>
        </w:rPr>
        <w:t xml:space="preserve">(https://www.desker.co.kr)는 고객의 개인정보를 매우 중요하게 생각하며, 정보주체가 제공하는 모든 개인정보를 철저히 보호하기 위해서 「정보통신망이용촉진 및 정보보호 등에 관한 법률」, 「개인정보보호법」 관련 법령에 의거한 개인정보 처리방침을 제정하고, 이를 준수하며 고객의 권익 보호에 최선을 다하고 있습니다. </w:t>
      </w:r>
      <w:proofErr w:type="spellStart"/>
      <w:r w:rsidRPr="00550846">
        <w:rPr>
          <w:rFonts w:asciiTheme="minorEastAsia" w:eastAsiaTheme="minorEastAsia" w:hAnsiTheme="minorEastAsia" w:cs="Courier New"/>
          <w:szCs w:val="20"/>
          <w:shd w:val="clear" w:color="auto" w:fill="FFFFFF"/>
        </w:rPr>
        <w:t>데스커의</w:t>
      </w:r>
      <w:proofErr w:type="spellEnd"/>
      <w:r w:rsidRPr="00550846">
        <w:rPr>
          <w:rFonts w:asciiTheme="minorEastAsia" w:eastAsiaTheme="minorEastAsia" w:hAnsiTheme="minorEastAsia" w:cs="Courier New"/>
          <w:szCs w:val="20"/>
          <w:shd w:val="clear" w:color="auto" w:fill="FFFFFF"/>
        </w:rPr>
        <w:t xml:space="preserve"> 개인정보 처리방침은 관련 법규의 변경, </w:t>
      </w:r>
      <w:proofErr w:type="spellStart"/>
      <w:r w:rsidRPr="00550846">
        <w:rPr>
          <w:rFonts w:asciiTheme="minorEastAsia" w:eastAsiaTheme="minorEastAsia" w:hAnsiTheme="minorEastAsia" w:cs="Courier New"/>
          <w:szCs w:val="20"/>
          <w:shd w:val="clear" w:color="auto" w:fill="FFFFFF"/>
        </w:rPr>
        <w:t>데스커의</w:t>
      </w:r>
      <w:proofErr w:type="spellEnd"/>
      <w:r w:rsidRPr="00550846">
        <w:rPr>
          <w:rFonts w:asciiTheme="minorEastAsia" w:eastAsiaTheme="minorEastAsia" w:hAnsiTheme="minorEastAsia" w:cs="Courier New"/>
          <w:szCs w:val="20"/>
          <w:shd w:val="clear" w:color="auto" w:fill="FFFFFF"/>
        </w:rPr>
        <w:t xml:space="preserve"> 정책 변경 등의 이유로 변경될 수 있습니다.</w:t>
      </w:r>
    </w:p>
    <w:p w:rsidR="00C22302" w:rsidRPr="00550846" w:rsidRDefault="00C22302" w:rsidP="00C22302">
      <w:pPr>
        <w:rPr>
          <w:rFonts w:asciiTheme="minorEastAsia" w:eastAsiaTheme="minorEastAsia" w:hAnsiTheme="minorEastAsia"/>
          <w:szCs w:val="20"/>
          <w:shd w:val="clear" w:color="auto" w:fill="FFFFFF"/>
        </w:rPr>
      </w:pPr>
    </w:p>
    <w:p w:rsidR="00C22302" w:rsidRPr="00550846" w:rsidRDefault="00C22302" w:rsidP="00242618">
      <w:pPr>
        <w:pStyle w:val="X"/>
        <w:rPr>
          <w:rFonts w:asciiTheme="minorEastAsia" w:eastAsiaTheme="minorEastAsia" w:hAnsiTheme="minorEastAsia"/>
        </w:rPr>
      </w:pPr>
      <w:r w:rsidRPr="00550846">
        <w:rPr>
          <w:rFonts w:asciiTheme="minorEastAsia" w:eastAsiaTheme="minorEastAsia" w:hAnsiTheme="minorEastAsia" w:hint="eastAsia"/>
        </w:rPr>
        <w:t>제</w:t>
      </w:r>
      <w:r w:rsidR="00274A36" w:rsidRPr="00550846">
        <w:rPr>
          <w:rFonts w:asciiTheme="minorEastAsia" w:eastAsiaTheme="minorEastAsia" w:hAnsiTheme="minorEastAsia" w:hint="eastAsia"/>
        </w:rPr>
        <w:t xml:space="preserve"> </w:t>
      </w:r>
      <w:r w:rsidRPr="00550846">
        <w:rPr>
          <w:rFonts w:asciiTheme="minorEastAsia" w:eastAsiaTheme="minorEastAsia" w:hAnsiTheme="minorEastAsia" w:hint="eastAsia"/>
        </w:rPr>
        <w:t>1조 개인정보의 수집항목 및 이용목적</w:t>
      </w:r>
    </w:p>
    <w:p w:rsidR="00C22302" w:rsidRPr="00550846" w:rsidRDefault="00C22302" w:rsidP="00C22302">
      <w:pPr>
        <w:pStyle w:val="af2"/>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맑은 고딕"/>
          <w:shd w:val="clear" w:color="auto" w:fill="FFFFFF"/>
          <w:lang w:eastAsia="ko-KR"/>
        </w:rPr>
        <w:t>①</w:t>
      </w:r>
      <w:r w:rsidRPr="00550846">
        <w:rPr>
          <w:rFonts w:asciiTheme="minorEastAsia" w:eastAsiaTheme="minorEastAsia" w:hAnsiTheme="minorEastAsia" w:cs="Courier New"/>
          <w:shd w:val="clear" w:color="auto" w:fill="FFFFFF"/>
          <w:lang w:eastAsia="ko-KR"/>
        </w:rPr>
        <w:t xml:space="preserve"> </w:t>
      </w:r>
      <w:proofErr w:type="spellStart"/>
      <w:r w:rsidRPr="00550846">
        <w:rPr>
          <w:rFonts w:asciiTheme="minorEastAsia" w:eastAsiaTheme="minorEastAsia" w:hAnsiTheme="minorEastAsia" w:cs="Courier New"/>
          <w:shd w:val="clear" w:color="auto" w:fill="FFFFFF"/>
          <w:lang w:eastAsia="ko-KR"/>
        </w:rPr>
        <w:t>데스커는</w:t>
      </w:r>
      <w:proofErr w:type="spellEnd"/>
      <w:r w:rsidRPr="00550846">
        <w:rPr>
          <w:rFonts w:asciiTheme="minorEastAsia" w:eastAsiaTheme="minorEastAsia" w:hAnsiTheme="minorEastAsia" w:cs="Courier New"/>
          <w:shd w:val="clear" w:color="auto" w:fill="FFFFFF"/>
          <w:lang w:eastAsia="ko-KR"/>
        </w:rPr>
        <w:t xml:space="preserve"> 서비스제공을 위하여 필요한 최소한의 범위 내에서 아래와 같은 목적으로 개인정보를 수집하고 있습니다.</w:t>
      </w:r>
    </w:p>
    <w:p w:rsidR="00C22302" w:rsidRPr="00550846" w:rsidRDefault="00C22302" w:rsidP="00C22302">
      <w:pPr>
        <w:pStyle w:val="af2"/>
        <w:numPr>
          <w:ilvl w:val="0"/>
          <w:numId w:val="35"/>
        </w:numPr>
        <w:jc w:val="left"/>
        <w:rPr>
          <w:rFonts w:asciiTheme="minorEastAsia" w:eastAsiaTheme="minorEastAsia" w:hAnsiTheme="minorEastAsia" w:cs="Courier New"/>
          <w:shd w:val="clear" w:color="auto" w:fill="FFFFFF"/>
        </w:rPr>
      </w:pPr>
      <w:proofErr w:type="spellStart"/>
      <w:r w:rsidRPr="00550846">
        <w:rPr>
          <w:rFonts w:asciiTheme="minorEastAsia" w:eastAsiaTheme="minorEastAsia" w:hAnsiTheme="minorEastAsia" w:cs="Courier New"/>
          <w:shd w:val="clear" w:color="auto" w:fill="FFFFFF"/>
        </w:rPr>
        <w:t>재화</w:t>
      </w:r>
      <w:proofErr w:type="spellEnd"/>
      <w:r w:rsidRPr="00550846">
        <w:rPr>
          <w:rFonts w:asciiTheme="minorEastAsia" w:eastAsiaTheme="minorEastAsia" w:hAnsiTheme="minorEastAsia" w:cs="Courier New"/>
          <w:shd w:val="clear" w:color="auto" w:fill="FFFFFF"/>
        </w:rPr>
        <w:t xml:space="preserve"> </w:t>
      </w:r>
      <w:proofErr w:type="spellStart"/>
      <w:r w:rsidRPr="00550846">
        <w:rPr>
          <w:rFonts w:asciiTheme="minorEastAsia" w:eastAsiaTheme="minorEastAsia" w:hAnsiTheme="minorEastAsia" w:cs="Courier New"/>
          <w:shd w:val="clear" w:color="auto" w:fill="FFFFFF"/>
        </w:rPr>
        <w:t>또는</w:t>
      </w:r>
      <w:proofErr w:type="spellEnd"/>
      <w:r w:rsidRPr="00550846">
        <w:rPr>
          <w:rFonts w:asciiTheme="minorEastAsia" w:eastAsiaTheme="minorEastAsia" w:hAnsiTheme="minorEastAsia" w:cs="Courier New"/>
          <w:shd w:val="clear" w:color="auto" w:fill="FFFFFF"/>
        </w:rPr>
        <w:t xml:space="preserve"> </w:t>
      </w:r>
      <w:proofErr w:type="spellStart"/>
      <w:r w:rsidRPr="00550846">
        <w:rPr>
          <w:rFonts w:asciiTheme="minorEastAsia" w:eastAsiaTheme="minorEastAsia" w:hAnsiTheme="minorEastAsia" w:cs="Courier New"/>
          <w:shd w:val="clear" w:color="auto" w:fill="FFFFFF"/>
        </w:rPr>
        <w:t>서비스</w:t>
      </w:r>
      <w:proofErr w:type="spellEnd"/>
      <w:r w:rsidRPr="00550846">
        <w:rPr>
          <w:rFonts w:asciiTheme="minorEastAsia" w:eastAsiaTheme="minorEastAsia" w:hAnsiTheme="minorEastAsia" w:cs="Courier New"/>
          <w:shd w:val="clear" w:color="auto" w:fill="FFFFFF"/>
        </w:rPr>
        <w:t xml:space="preserve"> </w:t>
      </w:r>
      <w:proofErr w:type="spellStart"/>
      <w:r w:rsidRPr="00550846">
        <w:rPr>
          <w:rFonts w:asciiTheme="minorEastAsia" w:eastAsiaTheme="minorEastAsia" w:hAnsiTheme="minorEastAsia" w:cs="Courier New"/>
          <w:shd w:val="clear" w:color="auto" w:fill="FFFFFF"/>
        </w:rPr>
        <w:t>제공</w:t>
      </w:r>
      <w:proofErr w:type="spellEnd"/>
    </w:p>
    <w:p w:rsidR="00C22302" w:rsidRPr="00550846" w:rsidRDefault="00C22302" w:rsidP="00C22302">
      <w:pPr>
        <w:pStyle w:val="af2"/>
        <w:numPr>
          <w:ilvl w:val="0"/>
          <w:numId w:val="38"/>
        </w:numPr>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Courier New"/>
          <w:shd w:val="clear" w:color="auto" w:fill="FFFFFF"/>
          <w:lang w:eastAsia="ko-KR"/>
        </w:rPr>
        <w:t>웹/</w:t>
      </w:r>
      <w:proofErr w:type="spellStart"/>
      <w:r w:rsidRPr="00550846">
        <w:rPr>
          <w:rFonts w:asciiTheme="minorEastAsia" w:eastAsiaTheme="minorEastAsia" w:hAnsiTheme="minorEastAsia" w:cs="Courier New"/>
          <w:shd w:val="clear" w:color="auto" w:fill="FFFFFF"/>
          <w:lang w:eastAsia="ko-KR"/>
        </w:rPr>
        <w:t>모바일</w:t>
      </w:r>
      <w:proofErr w:type="spellEnd"/>
      <w:r w:rsidRPr="00550846">
        <w:rPr>
          <w:rFonts w:asciiTheme="minorEastAsia" w:eastAsiaTheme="minorEastAsia" w:hAnsiTheme="minorEastAsia" w:cs="Courier New"/>
          <w:shd w:val="clear" w:color="auto" w:fill="FFFFFF"/>
          <w:lang w:eastAsia="ko-KR"/>
        </w:rPr>
        <w:t xml:space="preserve"> 홈페이지/</w:t>
      </w:r>
      <w:proofErr w:type="spellStart"/>
      <w:r w:rsidRPr="00550846">
        <w:rPr>
          <w:rFonts w:asciiTheme="minorEastAsia" w:eastAsiaTheme="minorEastAsia" w:hAnsiTheme="minorEastAsia" w:cs="Courier New"/>
          <w:shd w:val="clear" w:color="auto" w:fill="FFFFFF"/>
          <w:lang w:eastAsia="ko-KR"/>
        </w:rPr>
        <w:t>매장을</w:t>
      </w:r>
      <w:proofErr w:type="spellEnd"/>
      <w:r w:rsidRPr="00550846">
        <w:rPr>
          <w:rFonts w:asciiTheme="minorEastAsia" w:eastAsiaTheme="minorEastAsia" w:hAnsiTheme="minorEastAsia" w:cs="Courier New"/>
          <w:shd w:val="clear" w:color="auto" w:fill="FFFFFF"/>
          <w:lang w:eastAsia="ko-KR"/>
        </w:rPr>
        <w:t xml:space="preserve"> 통한 서비스 제공, 상담/</w:t>
      </w:r>
      <w:proofErr w:type="spellStart"/>
      <w:r w:rsidRPr="00550846">
        <w:rPr>
          <w:rFonts w:asciiTheme="minorEastAsia" w:eastAsiaTheme="minorEastAsia" w:hAnsiTheme="minorEastAsia" w:cs="Courier New"/>
          <w:shd w:val="clear" w:color="auto" w:fill="FFFFFF"/>
          <w:lang w:eastAsia="ko-KR"/>
        </w:rPr>
        <w:t>구매</w:t>
      </w:r>
      <w:proofErr w:type="spellEnd"/>
      <w:r w:rsidRPr="00550846">
        <w:rPr>
          <w:rFonts w:asciiTheme="minorEastAsia" w:eastAsiaTheme="minorEastAsia" w:hAnsiTheme="minorEastAsia" w:cs="Courier New"/>
          <w:shd w:val="clear" w:color="auto" w:fill="FFFFFF"/>
          <w:lang w:eastAsia="ko-KR"/>
        </w:rPr>
        <w:t xml:space="preserve"> 및 대금 결제, 배송,</w:t>
      </w:r>
      <w:r w:rsidR="00200800">
        <w:rPr>
          <w:rFonts w:asciiTheme="minorEastAsia" w:eastAsiaTheme="minorEastAsia" w:hAnsiTheme="minorEastAsia" w:cs="Courier New"/>
          <w:shd w:val="clear" w:color="auto" w:fill="FFFFFF"/>
          <w:lang w:eastAsia="ko-KR"/>
        </w:rPr>
        <w:t xml:space="preserve"> </w:t>
      </w:r>
      <w:r w:rsidRPr="00550846">
        <w:rPr>
          <w:rFonts w:asciiTheme="minorEastAsia" w:eastAsiaTheme="minorEastAsia" w:hAnsiTheme="minorEastAsia" w:cs="Courier New"/>
          <w:shd w:val="clear" w:color="auto" w:fill="FFFFFF"/>
          <w:lang w:eastAsia="ko-KR"/>
        </w:rPr>
        <w:t>조립 서비스 이용과 관련된 확인, 서비스 만족도 조사</w:t>
      </w:r>
    </w:p>
    <w:p w:rsidR="00C22302" w:rsidRPr="00550846" w:rsidRDefault="00C22302" w:rsidP="00C22302">
      <w:pPr>
        <w:pStyle w:val="af2"/>
        <w:numPr>
          <w:ilvl w:val="0"/>
          <w:numId w:val="35"/>
        </w:numPr>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Courier New" w:hint="eastAsia"/>
          <w:shd w:val="clear" w:color="auto" w:fill="FFFFFF"/>
          <w:lang w:eastAsia="ko-KR"/>
        </w:rPr>
        <w:t>회원관리</w:t>
      </w:r>
    </w:p>
    <w:p w:rsidR="00C22302" w:rsidRPr="00550846" w:rsidRDefault="00C22302" w:rsidP="00C22302">
      <w:pPr>
        <w:pStyle w:val="af2"/>
        <w:numPr>
          <w:ilvl w:val="0"/>
          <w:numId w:val="37"/>
        </w:numPr>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Courier New"/>
          <w:shd w:val="clear" w:color="auto" w:fill="FFFFFF"/>
          <w:lang w:eastAsia="ko-KR"/>
        </w:rPr>
        <w:t>회원가입 의사확인, 개인식별, 회원자격 유지, 부정이용 방지와 비인가 사용 방지, 가입의사 확인 및 가입횟수 제한, 분쟁 조정을 위한 기록보존, 불만처리 등 민원처리, 고지사항 전달, 탈퇴의사 확인 등</w:t>
      </w:r>
    </w:p>
    <w:p w:rsidR="00C22302" w:rsidRPr="00550846" w:rsidRDefault="00C22302" w:rsidP="00C22302">
      <w:pPr>
        <w:pStyle w:val="af2"/>
        <w:numPr>
          <w:ilvl w:val="0"/>
          <w:numId w:val="35"/>
        </w:numPr>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Courier New" w:hint="eastAsia"/>
          <w:shd w:val="clear" w:color="auto" w:fill="FFFFFF"/>
          <w:lang w:eastAsia="ko-KR"/>
        </w:rPr>
        <w:t>민원처리</w:t>
      </w:r>
    </w:p>
    <w:p w:rsidR="00C22302" w:rsidRPr="00550846" w:rsidRDefault="00C22302" w:rsidP="00C22302">
      <w:pPr>
        <w:pStyle w:val="af2"/>
        <w:numPr>
          <w:ilvl w:val="0"/>
          <w:numId w:val="37"/>
        </w:numPr>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Courier New"/>
          <w:shd w:val="clear" w:color="auto" w:fill="FFFFFF"/>
          <w:lang w:eastAsia="ko-KR"/>
        </w:rPr>
        <w:t>민원인의 신원확인, 민원사항 확인, 사실조사를 위한 연락/</w:t>
      </w:r>
      <w:proofErr w:type="spellStart"/>
      <w:r w:rsidRPr="00550846">
        <w:rPr>
          <w:rFonts w:asciiTheme="minorEastAsia" w:eastAsiaTheme="minorEastAsia" w:hAnsiTheme="minorEastAsia" w:cs="Courier New"/>
          <w:shd w:val="clear" w:color="auto" w:fill="FFFFFF"/>
          <w:lang w:eastAsia="ko-KR"/>
        </w:rPr>
        <w:t>통지</w:t>
      </w:r>
      <w:proofErr w:type="spellEnd"/>
      <w:r w:rsidRPr="00550846">
        <w:rPr>
          <w:rFonts w:asciiTheme="minorEastAsia" w:eastAsiaTheme="minorEastAsia" w:hAnsiTheme="minorEastAsia" w:cs="Courier New"/>
          <w:shd w:val="clear" w:color="auto" w:fill="FFFFFF"/>
          <w:lang w:eastAsia="ko-KR"/>
        </w:rPr>
        <w:t>, 처리결과 통보</w:t>
      </w:r>
    </w:p>
    <w:p w:rsidR="00C22302" w:rsidRPr="00550846" w:rsidRDefault="00E57A4A" w:rsidP="00E57A4A">
      <w:pPr>
        <w:pStyle w:val="af2"/>
        <w:numPr>
          <w:ilvl w:val="0"/>
          <w:numId w:val="35"/>
        </w:numPr>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Courier New" w:hint="eastAsia"/>
          <w:shd w:val="clear" w:color="auto" w:fill="FFFFFF"/>
          <w:lang w:eastAsia="ko-KR"/>
        </w:rPr>
        <w:t>마케팅 및 광고에 활용</w:t>
      </w:r>
    </w:p>
    <w:p w:rsidR="00E57A4A" w:rsidRPr="00550846" w:rsidRDefault="00E57A4A" w:rsidP="00E57A4A">
      <w:pPr>
        <w:pStyle w:val="af2"/>
        <w:numPr>
          <w:ilvl w:val="0"/>
          <w:numId w:val="37"/>
        </w:numPr>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Courier New"/>
          <w:shd w:val="clear" w:color="auto" w:fill="FFFFFF"/>
          <w:lang w:eastAsia="ko-KR"/>
        </w:rPr>
        <w:t>신규 서비스(</w:t>
      </w:r>
      <w:proofErr w:type="spellStart"/>
      <w:r w:rsidRPr="00550846">
        <w:rPr>
          <w:rFonts w:asciiTheme="minorEastAsia" w:eastAsiaTheme="minorEastAsia" w:hAnsiTheme="minorEastAsia" w:cs="Courier New"/>
          <w:shd w:val="clear" w:color="auto" w:fill="FFFFFF"/>
          <w:lang w:eastAsia="ko-KR"/>
        </w:rPr>
        <w:t>제품</w:t>
      </w:r>
      <w:proofErr w:type="spellEnd"/>
      <w:r w:rsidRPr="00550846">
        <w:rPr>
          <w:rFonts w:asciiTheme="minorEastAsia" w:eastAsiaTheme="minorEastAsia" w:hAnsiTheme="minorEastAsia" w:cs="Courier New"/>
          <w:shd w:val="clear" w:color="auto" w:fill="FFFFFF"/>
          <w:lang w:eastAsia="ko-KR"/>
        </w:rPr>
        <w:t xml:space="preserve">) 개발 및 특화, 인구통계학적 특성에 따른 서비스 제공 및 광고 게재, </w:t>
      </w:r>
      <w:proofErr w:type="gramStart"/>
      <w:r w:rsidRPr="00550846">
        <w:rPr>
          <w:rFonts w:asciiTheme="minorEastAsia" w:eastAsiaTheme="minorEastAsia" w:hAnsiTheme="minorEastAsia" w:cs="Courier New"/>
          <w:shd w:val="clear" w:color="auto" w:fill="FFFFFF"/>
          <w:lang w:eastAsia="ko-KR"/>
        </w:rPr>
        <w:t>접속,</w:t>
      </w:r>
      <w:proofErr w:type="spellStart"/>
      <w:r w:rsidRPr="00550846">
        <w:rPr>
          <w:rFonts w:asciiTheme="minorEastAsia" w:eastAsiaTheme="minorEastAsia" w:hAnsiTheme="minorEastAsia" w:cs="Courier New"/>
          <w:shd w:val="clear" w:color="auto" w:fill="FFFFFF"/>
          <w:lang w:eastAsia="ko-KR"/>
        </w:rPr>
        <w:t>이용</w:t>
      </w:r>
      <w:proofErr w:type="spellEnd"/>
      <w:proofErr w:type="gramEnd"/>
      <w:r w:rsidRPr="00550846">
        <w:rPr>
          <w:rFonts w:asciiTheme="minorEastAsia" w:eastAsiaTheme="minorEastAsia" w:hAnsiTheme="minorEastAsia" w:cs="Courier New"/>
          <w:shd w:val="clear" w:color="auto" w:fill="FFFFFF"/>
          <w:lang w:eastAsia="ko-KR"/>
        </w:rPr>
        <w:t xml:space="preserve"> 및 방문 빈도 파악, 회원의 서비스 이용에 대한 통계 등 업무와 관련된 각종 통계자료의 작성 및 서비스 개발, 이벤트 등 광고성 정보 전달 등 사은행사, 판촉행사, 광고물 발송, 경품발송 등</w:t>
      </w:r>
    </w:p>
    <w:p w:rsidR="00242618" w:rsidRPr="00550846" w:rsidRDefault="00242618" w:rsidP="00242618">
      <w:pPr>
        <w:pStyle w:val="af2"/>
        <w:jc w:val="left"/>
        <w:rPr>
          <w:rFonts w:asciiTheme="minorEastAsia" w:eastAsiaTheme="minorEastAsia" w:hAnsiTheme="minorEastAsia" w:cs="Courier New"/>
          <w:shd w:val="clear" w:color="auto" w:fill="FFFFFF"/>
          <w:lang w:eastAsia="ko-KR"/>
        </w:rPr>
      </w:pPr>
    </w:p>
    <w:p w:rsidR="00242618" w:rsidRPr="00550846" w:rsidRDefault="00242618" w:rsidP="00242618">
      <w:pPr>
        <w:pStyle w:val="af2"/>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맑은 고딕"/>
          <w:shd w:val="clear" w:color="auto" w:fill="FFFFFF"/>
          <w:lang w:eastAsia="ko-KR"/>
        </w:rPr>
        <w:t>②</w:t>
      </w:r>
      <w:r w:rsidRPr="00550846">
        <w:rPr>
          <w:rFonts w:asciiTheme="minorEastAsia" w:eastAsiaTheme="minorEastAsia" w:hAnsiTheme="minorEastAsia" w:cs="Courier New"/>
          <w:shd w:val="clear" w:color="auto" w:fill="FFFFFF"/>
          <w:lang w:eastAsia="ko-KR"/>
        </w:rPr>
        <w:t xml:space="preserve"> 당사가 제1항의 목적에 따라 </w:t>
      </w:r>
      <w:r w:rsidR="00311130" w:rsidRPr="00550846">
        <w:rPr>
          <w:rFonts w:asciiTheme="minorEastAsia" w:eastAsiaTheme="minorEastAsia" w:hAnsiTheme="minorEastAsia" w:cs="Courier New" w:hint="eastAsia"/>
          <w:shd w:val="clear" w:color="auto" w:fill="FFFFFF"/>
          <w:lang w:eastAsia="ko-KR"/>
        </w:rPr>
        <w:t xml:space="preserve">동의를 받아 </w:t>
      </w:r>
      <w:r w:rsidRPr="00550846">
        <w:rPr>
          <w:rFonts w:asciiTheme="minorEastAsia" w:eastAsiaTheme="minorEastAsia" w:hAnsiTheme="minorEastAsia" w:cs="Courier New"/>
          <w:shd w:val="clear" w:color="auto" w:fill="FFFFFF"/>
          <w:lang w:eastAsia="ko-KR"/>
        </w:rPr>
        <w:t xml:space="preserve">수집하는 회원의 정보는 아래와 같습니다. </w:t>
      </w:r>
      <w:proofErr w:type="spellStart"/>
      <w:r w:rsidRPr="00550846">
        <w:rPr>
          <w:rFonts w:asciiTheme="minorEastAsia" w:eastAsiaTheme="minorEastAsia" w:hAnsiTheme="minorEastAsia" w:cs="Courier New"/>
          <w:shd w:val="clear" w:color="auto" w:fill="FFFFFF"/>
          <w:lang w:eastAsia="ko-KR"/>
        </w:rPr>
        <w:t>데스커의</w:t>
      </w:r>
      <w:proofErr w:type="spellEnd"/>
      <w:r w:rsidRPr="00550846">
        <w:rPr>
          <w:rFonts w:asciiTheme="minorEastAsia" w:eastAsiaTheme="minorEastAsia" w:hAnsiTheme="minorEastAsia" w:cs="Courier New"/>
          <w:shd w:val="clear" w:color="auto" w:fill="FFFFFF"/>
          <w:lang w:eastAsia="ko-KR"/>
        </w:rPr>
        <w:t xml:space="preserve"> 서비스를 이용하시는 경우 다음의 정보를 고객의 동의를 받아 수집할 수 있으며, 개인정보 수집 · 이용에 대한 동의를 거부하실 수 있으나, 필수 항목은 서비스 제공에 필수적으로 필요한 정보이므로, 동의를 거부하실 경우 회원가입, 서비스 이용 등을 하실 수 없습니다.</w:t>
      </w:r>
    </w:p>
    <w:p w:rsidR="00242618" w:rsidRPr="00550846" w:rsidRDefault="00242618" w:rsidP="00242618">
      <w:pPr>
        <w:pStyle w:val="af2"/>
        <w:jc w:val="left"/>
        <w:rPr>
          <w:rFonts w:asciiTheme="minorEastAsia" w:eastAsiaTheme="minorEastAsia" w:hAnsiTheme="minorEastAsia" w:cs="Courier New"/>
          <w:shd w:val="clear" w:color="auto" w:fill="FFFFFF"/>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EFEFE"/>
        <w:tblLayout w:type="fixed"/>
        <w:tblCellMar>
          <w:left w:w="0" w:type="dxa"/>
          <w:right w:w="0" w:type="dxa"/>
        </w:tblCellMar>
        <w:tblLook w:val="04A0" w:firstRow="1" w:lastRow="0" w:firstColumn="1" w:lastColumn="0" w:noHBand="0" w:noVBand="1"/>
      </w:tblPr>
      <w:tblGrid>
        <w:gridCol w:w="705"/>
        <w:gridCol w:w="30"/>
        <w:gridCol w:w="1530"/>
        <w:gridCol w:w="932"/>
        <w:gridCol w:w="2897"/>
        <w:gridCol w:w="2123"/>
        <w:gridCol w:w="1678"/>
      </w:tblGrid>
      <w:tr w:rsidR="00550846" w:rsidRPr="00550846" w:rsidTr="00544EF4">
        <w:tc>
          <w:tcPr>
            <w:tcW w:w="371" w:type="pct"/>
            <w:gridSpan w:val="2"/>
            <w:shd w:val="clear" w:color="auto" w:fill="FEFEFE"/>
            <w:tcMar>
              <w:top w:w="0" w:type="dxa"/>
              <w:left w:w="108" w:type="dxa"/>
              <w:bottom w:w="0" w:type="dxa"/>
              <w:right w:w="108" w:type="dxa"/>
            </w:tcMar>
            <w:vAlign w:val="center"/>
            <w:hideMark/>
          </w:tcPr>
          <w:p w:rsidR="00B572B1" w:rsidRPr="00550846" w:rsidRDefault="00B572B1" w:rsidP="009A0329">
            <w:pPr>
              <w:widowControl/>
              <w:wordWrap/>
              <w:autoSpaceDE/>
              <w:autoSpaceDN/>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구분</w:t>
            </w:r>
          </w:p>
        </w:tc>
        <w:tc>
          <w:tcPr>
            <w:tcW w:w="772" w:type="pct"/>
            <w:shd w:val="clear" w:color="auto" w:fill="FEFEFE"/>
            <w:tcMar>
              <w:top w:w="0" w:type="dxa"/>
              <w:left w:w="108" w:type="dxa"/>
              <w:bottom w:w="0" w:type="dxa"/>
              <w:right w:w="108" w:type="dxa"/>
            </w:tcMar>
            <w:vAlign w:val="center"/>
            <w:hideMark/>
          </w:tcPr>
          <w:p w:rsidR="00B572B1" w:rsidRPr="00550846" w:rsidRDefault="00B572B1" w:rsidP="009A0329">
            <w:pPr>
              <w:widowControl/>
              <w:wordWrap/>
              <w:autoSpaceDE/>
              <w:autoSpaceDN/>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수집경로</w:t>
            </w:r>
          </w:p>
        </w:tc>
        <w:tc>
          <w:tcPr>
            <w:tcW w:w="471" w:type="pct"/>
            <w:shd w:val="clear" w:color="auto" w:fill="FEFEFE"/>
            <w:tcMar>
              <w:top w:w="0" w:type="dxa"/>
              <w:left w:w="108" w:type="dxa"/>
              <w:bottom w:w="0" w:type="dxa"/>
              <w:right w:w="108" w:type="dxa"/>
            </w:tcMar>
            <w:vAlign w:val="center"/>
            <w:hideMark/>
          </w:tcPr>
          <w:p w:rsidR="00B572B1" w:rsidRPr="00550846" w:rsidRDefault="00B572B1" w:rsidP="009A0329">
            <w:pPr>
              <w:widowControl/>
              <w:wordWrap/>
              <w:autoSpaceDE/>
              <w:autoSpaceDN/>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유형</w:t>
            </w:r>
          </w:p>
        </w:tc>
        <w:tc>
          <w:tcPr>
            <w:tcW w:w="1464" w:type="pct"/>
            <w:shd w:val="clear" w:color="auto" w:fill="FEFEFE"/>
            <w:tcMar>
              <w:top w:w="0" w:type="dxa"/>
              <w:left w:w="108" w:type="dxa"/>
              <w:bottom w:w="0" w:type="dxa"/>
              <w:right w:w="108" w:type="dxa"/>
            </w:tcMar>
            <w:vAlign w:val="center"/>
            <w:hideMark/>
          </w:tcPr>
          <w:p w:rsidR="00B572B1" w:rsidRPr="00550846" w:rsidRDefault="00B572B1" w:rsidP="009A0329">
            <w:pPr>
              <w:widowControl/>
              <w:wordWrap/>
              <w:autoSpaceDE/>
              <w:autoSpaceDN/>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수집항목</w:t>
            </w:r>
          </w:p>
        </w:tc>
        <w:tc>
          <w:tcPr>
            <w:tcW w:w="1073" w:type="pct"/>
            <w:shd w:val="clear" w:color="auto" w:fill="FEFEFE"/>
            <w:tcMar>
              <w:top w:w="0" w:type="dxa"/>
              <w:left w:w="108" w:type="dxa"/>
              <w:bottom w:w="0" w:type="dxa"/>
              <w:right w:w="108" w:type="dxa"/>
            </w:tcMar>
            <w:vAlign w:val="center"/>
            <w:hideMark/>
          </w:tcPr>
          <w:p w:rsidR="00B572B1" w:rsidRPr="00550846" w:rsidRDefault="00B572B1" w:rsidP="009A0329">
            <w:pPr>
              <w:widowControl/>
              <w:wordWrap/>
              <w:autoSpaceDE/>
              <w:autoSpaceDN/>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이용목적</w:t>
            </w:r>
          </w:p>
        </w:tc>
        <w:tc>
          <w:tcPr>
            <w:tcW w:w="849" w:type="pct"/>
            <w:shd w:val="clear" w:color="auto" w:fill="FEFEFE"/>
            <w:vAlign w:val="center"/>
          </w:tcPr>
          <w:p w:rsidR="00B572B1" w:rsidRPr="00200800" w:rsidRDefault="00B572B1" w:rsidP="00B572B1">
            <w:pPr>
              <w:widowControl/>
              <w:wordWrap/>
              <w:autoSpaceDE/>
              <w:autoSpaceDN/>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굴림" w:hint="eastAsia"/>
                <w:color w:val="0000FF"/>
                <w:spacing w:val="8"/>
                <w:kern w:val="0"/>
                <w:szCs w:val="20"/>
                <w:bdr w:val="none" w:sz="0" w:space="0" w:color="auto" w:frame="1"/>
              </w:rPr>
              <w:t>수집 근거</w:t>
            </w:r>
          </w:p>
        </w:tc>
      </w:tr>
      <w:tr w:rsidR="00550846" w:rsidRPr="00550846" w:rsidTr="00544EF4">
        <w:tc>
          <w:tcPr>
            <w:tcW w:w="371" w:type="pct"/>
            <w:gridSpan w:val="2"/>
            <w:vMerge w:val="restar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DESKERS</w:t>
            </w:r>
          </w:p>
        </w:tc>
        <w:tc>
          <w:tcPr>
            <w:tcW w:w="772"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회원가입</w:t>
            </w:r>
          </w:p>
        </w:tc>
        <w:tc>
          <w:tcPr>
            <w:tcW w:w="471"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본인확인정보(CI, </w:t>
            </w:r>
            <w:proofErr w:type="gramStart"/>
            <w:r w:rsidRPr="00550846">
              <w:rPr>
                <w:rFonts w:asciiTheme="minorEastAsia" w:eastAsiaTheme="minorEastAsia" w:hAnsiTheme="minorEastAsia" w:cs="굴림"/>
                <w:spacing w:val="8"/>
                <w:kern w:val="0"/>
                <w:szCs w:val="20"/>
                <w:bdr w:val="none" w:sz="0" w:space="0" w:color="auto" w:frame="1"/>
              </w:rPr>
              <w:t>성별,생년월일</w:t>
            </w:r>
            <w:proofErr w:type="gramEnd"/>
            <w:r w:rsidRPr="00550846">
              <w:rPr>
                <w:rFonts w:asciiTheme="minorEastAsia" w:eastAsiaTheme="minorEastAsia" w:hAnsiTheme="minorEastAsia" w:cs="굴림"/>
                <w:spacing w:val="8"/>
                <w:kern w:val="0"/>
                <w:szCs w:val="20"/>
                <w:bdr w:val="none" w:sz="0" w:space="0" w:color="auto" w:frame="1"/>
              </w:rPr>
              <w:t>), 성명, </w:t>
            </w:r>
            <w:proofErr w:type="spellStart"/>
            <w:r w:rsidRPr="00550846">
              <w:rPr>
                <w:rFonts w:asciiTheme="minorEastAsia" w:eastAsiaTheme="minorEastAsia" w:hAnsiTheme="minorEastAsia" w:cs="굴림"/>
                <w:spacing w:val="8"/>
                <w:kern w:val="0"/>
                <w:szCs w:val="20"/>
                <w:bdr w:val="none" w:sz="0" w:space="0" w:color="auto" w:frame="1"/>
              </w:rPr>
              <w:t>이메일주소</w:t>
            </w:r>
            <w:proofErr w:type="spellEnd"/>
            <w:r w:rsidRPr="00550846">
              <w:rPr>
                <w:rFonts w:asciiTheme="minorEastAsia" w:eastAsiaTheme="minorEastAsia" w:hAnsiTheme="minorEastAsia" w:cs="굴림"/>
                <w:spacing w:val="8"/>
                <w:kern w:val="0"/>
                <w:szCs w:val="20"/>
                <w:bdr w:val="none" w:sz="0" w:space="0" w:color="auto" w:frame="1"/>
              </w:rPr>
              <w:t>(ID), 휴대폰번호, 비밀번호,주소,</w:t>
            </w:r>
          </w:p>
        </w:tc>
        <w:tc>
          <w:tcPr>
            <w:tcW w:w="1073"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본인확인 및 회원관리</w:t>
            </w:r>
          </w:p>
        </w:tc>
        <w:tc>
          <w:tcPr>
            <w:tcW w:w="849" w:type="pct"/>
            <w:shd w:val="clear" w:color="auto" w:fill="FEFEFE"/>
          </w:tcPr>
          <w:p w:rsidR="00390856" w:rsidRPr="00200800" w:rsidRDefault="00390856" w:rsidP="00884AFA">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이용자의 동의</w:t>
            </w:r>
          </w:p>
          <w:p w:rsidR="00B572B1" w:rsidRPr="00200800" w:rsidRDefault="00390856"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lastRenderedPageBreak/>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제1호</w:t>
            </w:r>
          </w:p>
        </w:tc>
      </w:tr>
      <w:tr w:rsidR="00550846" w:rsidRPr="00550846" w:rsidTr="00544EF4">
        <w:tc>
          <w:tcPr>
            <w:tcW w:w="371" w:type="pct"/>
            <w:gridSpan w:val="2"/>
            <w:vMerge/>
            <w:shd w:val="clear" w:color="auto" w:fill="FEFEFE"/>
            <w:vAlign w:val="center"/>
            <w:hideMark/>
          </w:tcPr>
          <w:p w:rsidR="00B572B1" w:rsidRPr="00550846" w:rsidRDefault="00B572B1" w:rsidP="00884AFA">
            <w:pPr>
              <w:widowControl/>
              <w:wordWrap/>
              <w:autoSpaceDE/>
              <w:autoSpaceDN/>
              <w:jc w:val="left"/>
              <w:rPr>
                <w:rFonts w:asciiTheme="minorEastAsia" w:eastAsiaTheme="minorEastAsia" w:hAnsiTheme="minorEastAsia" w:cs="굴림"/>
                <w:spacing w:val="8"/>
                <w:kern w:val="0"/>
                <w:szCs w:val="20"/>
              </w:rPr>
            </w:pPr>
          </w:p>
        </w:tc>
        <w:tc>
          <w:tcPr>
            <w:tcW w:w="772"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주문/배송/AS</w:t>
            </w:r>
          </w:p>
        </w:tc>
        <w:tc>
          <w:tcPr>
            <w:tcW w:w="471"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성명, 휴대폰번호, 배송정보(주문자 및 수취인 주소, 수취인명, 수취인연락처 등), 결제정보(현금영수증 발행 여부)</w:t>
            </w:r>
          </w:p>
        </w:tc>
        <w:tc>
          <w:tcPr>
            <w:tcW w:w="1073"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주문확인 및 상품배송</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AS 접수 및 처리</w:t>
            </w:r>
          </w:p>
        </w:tc>
        <w:tc>
          <w:tcPr>
            <w:tcW w:w="849" w:type="pct"/>
            <w:shd w:val="clear" w:color="auto" w:fill="FEFEFE"/>
          </w:tcPr>
          <w:p w:rsidR="00390856" w:rsidRPr="00200800" w:rsidRDefault="00390856" w:rsidP="00884AFA">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이용자의 동의</w:t>
            </w:r>
          </w:p>
          <w:p w:rsidR="00B572B1" w:rsidRPr="00200800" w:rsidRDefault="00390856"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제1호</w:t>
            </w:r>
          </w:p>
        </w:tc>
      </w:tr>
      <w:tr w:rsidR="00550846" w:rsidRPr="00550846" w:rsidTr="00544EF4">
        <w:tc>
          <w:tcPr>
            <w:tcW w:w="371" w:type="pct"/>
            <w:gridSpan w:val="2"/>
            <w:vMerge/>
            <w:shd w:val="clear" w:color="auto" w:fill="FEFEFE"/>
            <w:vAlign w:val="center"/>
            <w:hideMark/>
          </w:tcPr>
          <w:p w:rsidR="00B572B1" w:rsidRPr="00550846" w:rsidRDefault="00B572B1" w:rsidP="00884AFA">
            <w:pPr>
              <w:widowControl/>
              <w:wordWrap/>
              <w:autoSpaceDE/>
              <w:autoSpaceDN/>
              <w:jc w:val="left"/>
              <w:rPr>
                <w:rFonts w:asciiTheme="minorEastAsia" w:eastAsiaTheme="minorEastAsia" w:hAnsiTheme="minorEastAsia" w:cs="굴림"/>
                <w:spacing w:val="8"/>
                <w:kern w:val="0"/>
                <w:szCs w:val="20"/>
              </w:rPr>
            </w:pPr>
          </w:p>
        </w:tc>
        <w:tc>
          <w:tcPr>
            <w:tcW w:w="772"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결제/환불</w:t>
            </w:r>
          </w:p>
        </w:tc>
        <w:tc>
          <w:tcPr>
            <w:tcW w:w="471"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성명, 휴대폰번호,</w:t>
            </w:r>
            <w:r w:rsidR="00E61306">
              <w:rPr>
                <w:rFonts w:asciiTheme="minorEastAsia" w:eastAsiaTheme="minorEastAsia" w:hAnsiTheme="minorEastAsia" w:cs="굴림"/>
                <w:spacing w:val="8"/>
                <w:kern w:val="0"/>
                <w:szCs w:val="20"/>
                <w:bdr w:val="none" w:sz="0" w:space="0" w:color="auto" w:frame="1"/>
              </w:rPr>
              <w:t xml:space="preserve"> </w:t>
            </w:r>
            <w:proofErr w:type="spellStart"/>
            <w:r w:rsidRPr="00550846">
              <w:rPr>
                <w:rFonts w:asciiTheme="minorEastAsia" w:eastAsiaTheme="minorEastAsia" w:hAnsiTheme="minorEastAsia" w:cs="굴림"/>
                <w:spacing w:val="8"/>
                <w:kern w:val="0"/>
                <w:szCs w:val="20"/>
                <w:bdr w:val="none" w:sz="0" w:space="0" w:color="auto" w:frame="1"/>
              </w:rPr>
              <w:t>이메일주소</w:t>
            </w:r>
            <w:proofErr w:type="spellEnd"/>
            <w:r w:rsidRPr="00550846">
              <w:rPr>
                <w:rFonts w:asciiTheme="minorEastAsia" w:eastAsiaTheme="minorEastAsia" w:hAnsiTheme="minorEastAsia" w:cs="굴림"/>
                <w:spacing w:val="8"/>
                <w:kern w:val="0"/>
                <w:szCs w:val="20"/>
                <w:bdr w:val="none" w:sz="0" w:space="0" w:color="auto" w:frame="1"/>
              </w:rPr>
              <w:t>, 결제정보(환불 계좌 정보, 카드 정보, 증빙 발행 여부)</w:t>
            </w:r>
          </w:p>
        </w:tc>
        <w:tc>
          <w:tcPr>
            <w:tcW w:w="1073"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주문 상품 결제</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결제증빙 발행</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청약철회 시 환불처리</w:t>
            </w:r>
          </w:p>
        </w:tc>
        <w:tc>
          <w:tcPr>
            <w:tcW w:w="849" w:type="pct"/>
            <w:shd w:val="clear" w:color="auto" w:fill="FEFEFE"/>
          </w:tcPr>
          <w:p w:rsidR="00390856" w:rsidRPr="00200800" w:rsidRDefault="00390856" w:rsidP="00884AFA">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이용자의 동의</w:t>
            </w:r>
          </w:p>
          <w:p w:rsidR="00B572B1" w:rsidRPr="00200800" w:rsidRDefault="00390856"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제1호</w:t>
            </w:r>
          </w:p>
        </w:tc>
      </w:tr>
      <w:tr w:rsidR="00550846" w:rsidRPr="00550846" w:rsidTr="00544EF4">
        <w:tc>
          <w:tcPr>
            <w:tcW w:w="371" w:type="pct"/>
            <w:gridSpan w:val="2"/>
            <w:vMerge/>
            <w:shd w:val="clear" w:color="auto" w:fill="FEFEFE"/>
            <w:vAlign w:val="center"/>
            <w:hideMark/>
          </w:tcPr>
          <w:p w:rsidR="00B572B1" w:rsidRPr="00550846" w:rsidRDefault="00B572B1" w:rsidP="00884AFA">
            <w:pPr>
              <w:widowControl/>
              <w:wordWrap/>
              <w:autoSpaceDE/>
              <w:autoSpaceDN/>
              <w:jc w:val="left"/>
              <w:rPr>
                <w:rFonts w:asciiTheme="minorEastAsia" w:eastAsiaTheme="minorEastAsia" w:hAnsiTheme="minorEastAsia" w:cs="굴림"/>
                <w:spacing w:val="8"/>
                <w:kern w:val="0"/>
                <w:szCs w:val="20"/>
              </w:rPr>
            </w:pPr>
          </w:p>
        </w:tc>
        <w:tc>
          <w:tcPr>
            <w:tcW w:w="772"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문의사항/이벤트신청/서비스이용 및 평가</w:t>
            </w:r>
          </w:p>
        </w:tc>
        <w:tc>
          <w:tcPr>
            <w:tcW w:w="471"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성명, 생년월일, 휴대폰번호, </w:t>
            </w:r>
            <w:proofErr w:type="spellStart"/>
            <w:r w:rsidRPr="00550846">
              <w:rPr>
                <w:rFonts w:asciiTheme="minorEastAsia" w:eastAsiaTheme="minorEastAsia" w:hAnsiTheme="minorEastAsia" w:cs="굴림"/>
                <w:spacing w:val="8"/>
                <w:kern w:val="0"/>
                <w:szCs w:val="20"/>
                <w:bdr w:val="none" w:sz="0" w:space="0" w:color="auto" w:frame="1"/>
              </w:rPr>
              <w:t>이메일주소</w:t>
            </w:r>
            <w:proofErr w:type="spellEnd"/>
            <w:r w:rsidRPr="00550846">
              <w:rPr>
                <w:rFonts w:asciiTheme="minorEastAsia" w:eastAsiaTheme="minorEastAsia" w:hAnsiTheme="minorEastAsia" w:cs="굴림"/>
                <w:spacing w:val="8"/>
                <w:kern w:val="0"/>
                <w:szCs w:val="20"/>
                <w:bdr w:val="none" w:sz="0" w:space="0" w:color="auto" w:frame="1"/>
              </w:rPr>
              <w:t>(ID), 배송 정보 (주문자 및 수취인 주소, 수취인명, 수취인 연락처 등)</w:t>
            </w:r>
          </w:p>
        </w:tc>
        <w:tc>
          <w:tcPr>
            <w:tcW w:w="1073"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문의사항 처리</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이벤트 참여/당첨여부</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proofErr w:type="spellStart"/>
            <w:r w:rsidRPr="00550846">
              <w:rPr>
                <w:rFonts w:asciiTheme="minorEastAsia" w:eastAsiaTheme="minorEastAsia" w:hAnsiTheme="minorEastAsia" w:cs="굴림"/>
                <w:spacing w:val="8"/>
                <w:kern w:val="0"/>
                <w:szCs w:val="20"/>
                <w:bdr w:val="none" w:sz="0" w:space="0" w:color="auto" w:frame="1"/>
              </w:rPr>
              <w:t>데스커</w:t>
            </w:r>
            <w:proofErr w:type="spellEnd"/>
            <w:r w:rsidRPr="00550846">
              <w:rPr>
                <w:rFonts w:asciiTheme="minorEastAsia" w:eastAsiaTheme="minorEastAsia" w:hAnsiTheme="minorEastAsia" w:cs="굴림"/>
                <w:spacing w:val="8"/>
                <w:kern w:val="0"/>
                <w:szCs w:val="20"/>
                <w:bdr w:val="none" w:sz="0" w:space="0" w:color="auto" w:frame="1"/>
              </w:rPr>
              <w:t xml:space="preserve"> 제공 서비스 이용에 따른 정보제공 이용 만족도 조사</w:t>
            </w:r>
          </w:p>
        </w:tc>
        <w:tc>
          <w:tcPr>
            <w:tcW w:w="849" w:type="pct"/>
            <w:shd w:val="clear" w:color="auto" w:fill="FEFEFE"/>
          </w:tcPr>
          <w:p w:rsidR="00364BCF" w:rsidRPr="00200800" w:rsidRDefault="00364BCF" w:rsidP="00884AFA">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이용자의 동의</w:t>
            </w:r>
          </w:p>
          <w:p w:rsidR="00B572B1" w:rsidRPr="00200800" w:rsidRDefault="00364BCF"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제1호</w:t>
            </w:r>
          </w:p>
        </w:tc>
      </w:tr>
      <w:tr w:rsidR="00550846" w:rsidRPr="00550846" w:rsidTr="00544EF4">
        <w:tc>
          <w:tcPr>
            <w:tcW w:w="371" w:type="pct"/>
            <w:gridSpan w:val="2"/>
            <w:vMerge/>
            <w:shd w:val="clear" w:color="auto" w:fill="FEFEFE"/>
            <w:vAlign w:val="center"/>
            <w:hideMark/>
          </w:tcPr>
          <w:p w:rsidR="00B572B1" w:rsidRPr="00550846" w:rsidRDefault="00B572B1" w:rsidP="00884AFA">
            <w:pPr>
              <w:widowControl/>
              <w:wordWrap/>
              <w:autoSpaceDE/>
              <w:autoSpaceDN/>
              <w:jc w:val="left"/>
              <w:rPr>
                <w:rFonts w:asciiTheme="minorEastAsia" w:eastAsiaTheme="minorEastAsia" w:hAnsiTheme="minorEastAsia" w:cs="굴림"/>
                <w:spacing w:val="8"/>
                <w:kern w:val="0"/>
                <w:szCs w:val="20"/>
              </w:rPr>
            </w:pPr>
          </w:p>
        </w:tc>
        <w:tc>
          <w:tcPr>
            <w:tcW w:w="772"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기타 서비스</w:t>
            </w:r>
          </w:p>
        </w:tc>
        <w:tc>
          <w:tcPr>
            <w:tcW w:w="471"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성명, 직급, 휴대폰번호, 전화번호</w:t>
            </w:r>
          </w:p>
        </w:tc>
        <w:tc>
          <w:tcPr>
            <w:tcW w:w="1073"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proofErr w:type="spellStart"/>
            <w:r w:rsidRPr="00550846">
              <w:rPr>
                <w:rFonts w:asciiTheme="minorEastAsia" w:eastAsiaTheme="minorEastAsia" w:hAnsiTheme="minorEastAsia" w:cs="굴림"/>
                <w:spacing w:val="8"/>
                <w:kern w:val="0"/>
                <w:szCs w:val="20"/>
                <w:bdr w:val="none" w:sz="0" w:space="0" w:color="auto" w:frame="1"/>
              </w:rPr>
              <w:t>플래닝서비스</w:t>
            </w:r>
            <w:proofErr w:type="spellEnd"/>
            <w:r w:rsidRPr="00550846">
              <w:rPr>
                <w:rFonts w:asciiTheme="minorEastAsia" w:eastAsiaTheme="minorEastAsia" w:hAnsiTheme="minorEastAsia" w:cs="굴림"/>
                <w:spacing w:val="8"/>
                <w:kern w:val="0"/>
                <w:szCs w:val="20"/>
                <w:bdr w:val="none" w:sz="0" w:space="0" w:color="auto" w:frame="1"/>
              </w:rPr>
              <w:t xml:space="preserve"> 상담 등 서비스 신청</w:t>
            </w:r>
          </w:p>
        </w:tc>
        <w:tc>
          <w:tcPr>
            <w:tcW w:w="849" w:type="pct"/>
            <w:shd w:val="clear" w:color="auto" w:fill="FEFEFE"/>
          </w:tcPr>
          <w:p w:rsidR="00364BCF" w:rsidRPr="00200800" w:rsidRDefault="00364BCF" w:rsidP="00884AFA">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이용자의 동의</w:t>
            </w:r>
          </w:p>
          <w:p w:rsidR="00B572B1" w:rsidRPr="00200800" w:rsidRDefault="00364BCF"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제1호</w:t>
            </w:r>
          </w:p>
        </w:tc>
      </w:tr>
      <w:tr w:rsidR="00550846" w:rsidRPr="00550846" w:rsidTr="00544EF4">
        <w:tc>
          <w:tcPr>
            <w:tcW w:w="371" w:type="pct"/>
            <w:gridSpan w:val="2"/>
            <w:vMerge/>
            <w:shd w:val="clear" w:color="auto" w:fill="FEFEFE"/>
            <w:vAlign w:val="center"/>
            <w:hideMark/>
          </w:tcPr>
          <w:p w:rsidR="00B572B1" w:rsidRPr="00550846" w:rsidRDefault="00B572B1" w:rsidP="00884AFA">
            <w:pPr>
              <w:widowControl/>
              <w:wordWrap/>
              <w:autoSpaceDE/>
              <w:autoSpaceDN/>
              <w:jc w:val="left"/>
              <w:rPr>
                <w:rFonts w:asciiTheme="minorEastAsia" w:eastAsiaTheme="minorEastAsia" w:hAnsiTheme="minorEastAsia" w:cs="굴림"/>
                <w:spacing w:val="8"/>
                <w:kern w:val="0"/>
                <w:szCs w:val="20"/>
              </w:rPr>
            </w:pPr>
          </w:p>
        </w:tc>
        <w:tc>
          <w:tcPr>
            <w:tcW w:w="772"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회원가입 및 이용자 직접입력</w:t>
            </w:r>
          </w:p>
        </w:tc>
        <w:tc>
          <w:tcPr>
            <w:tcW w:w="471"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선택</w:t>
            </w:r>
          </w:p>
        </w:tc>
        <w:tc>
          <w:tcPr>
            <w:tcW w:w="1464"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 xml:space="preserve">성명, 휴대폰번호, </w:t>
            </w:r>
            <w:proofErr w:type="spellStart"/>
            <w:r w:rsidRPr="00550846">
              <w:rPr>
                <w:rFonts w:asciiTheme="minorEastAsia" w:eastAsiaTheme="minorEastAsia" w:hAnsiTheme="minorEastAsia" w:cs="굴림"/>
                <w:spacing w:val="8"/>
                <w:kern w:val="0"/>
                <w:szCs w:val="20"/>
                <w:bdr w:val="none" w:sz="0" w:space="0" w:color="auto" w:frame="1"/>
              </w:rPr>
              <w:t>이메일주소</w:t>
            </w:r>
            <w:proofErr w:type="spellEnd"/>
            <w:r w:rsidRPr="00550846">
              <w:rPr>
                <w:rFonts w:asciiTheme="minorEastAsia" w:eastAsiaTheme="minorEastAsia" w:hAnsiTheme="minorEastAsia" w:cs="굴림"/>
                <w:spacing w:val="8"/>
                <w:kern w:val="0"/>
                <w:szCs w:val="20"/>
                <w:bdr w:val="none" w:sz="0" w:space="0" w:color="auto" w:frame="1"/>
              </w:rPr>
              <w:t>(ID), 부서명, 가입경로, 관심매장</w:t>
            </w:r>
          </w:p>
        </w:tc>
        <w:tc>
          <w:tcPr>
            <w:tcW w:w="1073"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맞춤 서비스 제공 및 이벤트 정보 제공 (SMS/이메일)</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신규서비스 및 상품 개발</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시장조사, 고객만족도조사, 고객별 통계 분석 자료 활용</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고객 편의 제공 및 이벤트 경품 배송</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광고성 정보 발송</w:t>
            </w:r>
          </w:p>
        </w:tc>
        <w:tc>
          <w:tcPr>
            <w:tcW w:w="849" w:type="pct"/>
            <w:shd w:val="clear" w:color="auto" w:fill="FEFEFE"/>
          </w:tcPr>
          <w:p w:rsidR="00364BCF" w:rsidRPr="00200800" w:rsidRDefault="00364BCF" w:rsidP="00884AFA">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이용자의 동의</w:t>
            </w:r>
          </w:p>
          <w:p w:rsidR="00B572B1" w:rsidRPr="00200800" w:rsidRDefault="00364BCF"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제1호</w:t>
            </w:r>
          </w:p>
        </w:tc>
      </w:tr>
      <w:tr w:rsidR="00550846" w:rsidRPr="00550846" w:rsidTr="00544EF4">
        <w:tc>
          <w:tcPr>
            <w:tcW w:w="371" w:type="pct"/>
            <w:gridSpan w:val="2"/>
            <w:vMerge w:val="restar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lastRenderedPageBreak/>
              <w:t>BIZ DESKERS</w:t>
            </w:r>
          </w:p>
        </w:tc>
        <w:tc>
          <w:tcPr>
            <w:tcW w:w="772"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회원가입</w:t>
            </w:r>
          </w:p>
        </w:tc>
        <w:tc>
          <w:tcPr>
            <w:tcW w:w="471"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본인확인정보(CI,</w:t>
            </w:r>
            <w:r w:rsidR="00E61306">
              <w:rPr>
                <w:rFonts w:asciiTheme="minorEastAsia" w:eastAsiaTheme="minorEastAsia" w:hAnsiTheme="minorEastAsia" w:cs="굴림"/>
                <w:spacing w:val="8"/>
                <w:kern w:val="0"/>
                <w:szCs w:val="20"/>
                <w:bdr w:val="none" w:sz="0" w:space="0" w:color="auto" w:frame="1"/>
              </w:rPr>
              <w:t xml:space="preserve"> </w:t>
            </w:r>
            <w:r w:rsidRPr="00550846">
              <w:rPr>
                <w:rFonts w:asciiTheme="minorEastAsia" w:eastAsiaTheme="minorEastAsia" w:hAnsiTheme="minorEastAsia" w:cs="굴림"/>
                <w:spacing w:val="8"/>
                <w:kern w:val="0"/>
                <w:szCs w:val="20"/>
                <w:bdr w:val="none" w:sz="0" w:space="0" w:color="auto" w:frame="1"/>
              </w:rPr>
              <w:t>성별,</w:t>
            </w:r>
            <w:r w:rsidR="00E61306">
              <w:rPr>
                <w:rFonts w:asciiTheme="minorEastAsia" w:eastAsiaTheme="minorEastAsia" w:hAnsiTheme="minorEastAsia" w:cs="굴림"/>
                <w:spacing w:val="8"/>
                <w:kern w:val="0"/>
                <w:szCs w:val="20"/>
                <w:bdr w:val="none" w:sz="0" w:space="0" w:color="auto" w:frame="1"/>
              </w:rPr>
              <w:t xml:space="preserve"> </w:t>
            </w:r>
            <w:r w:rsidRPr="00550846">
              <w:rPr>
                <w:rFonts w:asciiTheme="minorEastAsia" w:eastAsiaTheme="minorEastAsia" w:hAnsiTheme="minorEastAsia" w:cs="굴림"/>
                <w:spacing w:val="8"/>
                <w:kern w:val="0"/>
                <w:szCs w:val="20"/>
                <w:bdr w:val="none" w:sz="0" w:space="0" w:color="auto" w:frame="1"/>
              </w:rPr>
              <w:t xml:space="preserve">생년월일), 성명, </w:t>
            </w:r>
            <w:proofErr w:type="spellStart"/>
            <w:r w:rsidRPr="00550846">
              <w:rPr>
                <w:rFonts w:asciiTheme="minorEastAsia" w:eastAsiaTheme="minorEastAsia" w:hAnsiTheme="minorEastAsia" w:cs="굴림"/>
                <w:spacing w:val="8"/>
                <w:kern w:val="0"/>
                <w:szCs w:val="20"/>
                <w:bdr w:val="none" w:sz="0" w:space="0" w:color="auto" w:frame="1"/>
              </w:rPr>
              <w:t>이메일주소</w:t>
            </w:r>
            <w:proofErr w:type="spellEnd"/>
            <w:r w:rsidRPr="00550846">
              <w:rPr>
                <w:rFonts w:asciiTheme="minorEastAsia" w:eastAsiaTheme="minorEastAsia" w:hAnsiTheme="minorEastAsia" w:cs="굴림"/>
                <w:spacing w:val="8"/>
                <w:kern w:val="0"/>
                <w:szCs w:val="20"/>
                <w:bdr w:val="none" w:sz="0" w:space="0" w:color="auto" w:frame="1"/>
              </w:rPr>
              <w:t xml:space="preserve">(ID), 휴대폰번호, </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사업자정보(사업자등록번호, 업종, 업태, 사업장주소, 회사명, 대표자명, 사업자등록증사본)</w:t>
            </w:r>
          </w:p>
        </w:tc>
        <w:tc>
          <w:tcPr>
            <w:tcW w:w="1073"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사업자 회원 식별, 본인확인 및 회원관리</w:t>
            </w:r>
          </w:p>
        </w:tc>
        <w:tc>
          <w:tcPr>
            <w:tcW w:w="849" w:type="pct"/>
            <w:shd w:val="clear" w:color="auto" w:fill="FEFEFE"/>
          </w:tcPr>
          <w:p w:rsidR="00364BCF" w:rsidRPr="00200800" w:rsidRDefault="00364BCF" w:rsidP="00884AFA">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이용자의 동의</w:t>
            </w:r>
          </w:p>
          <w:p w:rsidR="00B572B1" w:rsidRPr="00200800" w:rsidRDefault="00364BCF"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제1호</w:t>
            </w:r>
          </w:p>
        </w:tc>
      </w:tr>
      <w:tr w:rsidR="00550846" w:rsidRPr="00550846" w:rsidTr="00544EF4">
        <w:tc>
          <w:tcPr>
            <w:tcW w:w="371" w:type="pct"/>
            <w:gridSpan w:val="2"/>
            <w:vMerge/>
            <w:shd w:val="clear" w:color="auto" w:fill="FEFEFE"/>
            <w:vAlign w:val="center"/>
            <w:hideMark/>
          </w:tcPr>
          <w:p w:rsidR="00B572B1" w:rsidRPr="00550846" w:rsidRDefault="00B572B1" w:rsidP="00884AFA">
            <w:pPr>
              <w:widowControl/>
              <w:wordWrap/>
              <w:autoSpaceDE/>
              <w:autoSpaceDN/>
              <w:jc w:val="left"/>
              <w:rPr>
                <w:rFonts w:asciiTheme="minorEastAsia" w:eastAsiaTheme="minorEastAsia" w:hAnsiTheme="minorEastAsia" w:cs="굴림"/>
                <w:spacing w:val="8"/>
                <w:kern w:val="0"/>
                <w:szCs w:val="20"/>
              </w:rPr>
            </w:pPr>
          </w:p>
        </w:tc>
        <w:tc>
          <w:tcPr>
            <w:tcW w:w="772"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주문/배송/AS</w:t>
            </w:r>
          </w:p>
        </w:tc>
        <w:tc>
          <w:tcPr>
            <w:tcW w:w="471"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성명, 휴대폰번호, 배송정보 (주문자 및 수취인 주소, 수취인명, 수취인 연락처 등), 결제정보(현금영수증 발행</w:t>
            </w:r>
            <w:r w:rsidR="00E61306">
              <w:rPr>
                <w:rFonts w:asciiTheme="minorEastAsia" w:eastAsiaTheme="minorEastAsia" w:hAnsiTheme="minorEastAsia" w:cs="굴림" w:hint="eastAsia"/>
                <w:spacing w:val="8"/>
                <w:kern w:val="0"/>
                <w:szCs w:val="20"/>
                <w:bdr w:val="none" w:sz="0" w:space="0" w:color="auto" w:frame="1"/>
              </w:rPr>
              <w:t xml:space="preserve"> </w:t>
            </w:r>
            <w:r w:rsidRPr="00550846">
              <w:rPr>
                <w:rFonts w:asciiTheme="minorEastAsia" w:eastAsiaTheme="minorEastAsia" w:hAnsiTheme="minorEastAsia" w:cs="굴림"/>
                <w:spacing w:val="8"/>
                <w:kern w:val="0"/>
                <w:szCs w:val="20"/>
                <w:bdr w:val="none" w:sz="0" w:space="0" w:color="auto" w:frame="1"/>
              </w:rPr>
              <w:t>여부, 세금계산서 발행</w:t>
            </w:r>
            <w:r w:rsidR="00E61306">
              <w:rPr>
                <w:rFonts w:asciiTheme="minorEastAsia" w:eastAsiaTheme="minorEastAsia" w:hAnsiTheme="minorEastAsia" w:cs="굴림" w:hint="eastAsia"/>
                <w:spacing w:val="8"/>
                <w:kern w:val="0"/>
                <w:szCs w:val="20"/>
                <w:bdr w:val="none" w:sz="0" w:space="0" w:color="auto" w:frame="1"/>
              </w:rPr>
              <w:t xml:space="preserve"> </w:t>
            </w:r>
            <w:r w:rsidRPr="00550846">
              <w:rPr>
                <w:rFonts w:asciiTheme="minorEastAsia" w:eastAsiaTheme="minorEastAsia" w:hAnsiTheme="minorEastAsia" w:cs="굴림"/>
                <w:spacing w:val="8"/>
                <w:kern w:val="0"/>
                <w:szCs w:val="20"/>
                <w:bdr w:val="none" w:sz="0" w:space="0" w:color="auto" w:frame="1"/>
              </w:rPr>
              <w:t>여부)</w:t>
            </w:r>
          </w:p>
        </w:tc>
        <w:tc>
          <w:tcPr>
            <w:tcW w:w="1073"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주문확인</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주문상품 배송</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AS 접수 및 처리</w:t>
            </w:r>
          </w:p>
        </w:tc>
        <w:tc>
          <w:tcPr>
            <w:tcW w:w="849" w:type="pct"/>
            <w:shd w:val="clear" w:color="auto" w:fill="FEFEFE"/>
          </w:tcPr>
          <w:p w:rsidR="00364BCF" w:rsidRPr="00200800" w:rsidRDefault="00364BCF" w:rsidP="00884AFA">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이용자의 동의</w:t>
            </w:r>
          </w:p>
          <w:p w:rsidR="00B572B1" w:rsidRPr="00200800" w:rsidRDefault="00364BCF"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제1호</w:t>
            </w:r>
          </w:p>
        </w:tc>
      </w:tr>
      <w:tr w:rsidR="00550846" w:rsidRPr="00550846" w:rsidTr="00544EF4">
        <w:tc>
          <w:tcPr>
            <w:tcW w:w="371" w:type="pct"/>
            <w:gridSpan w:val="2"/>
            <w:vMerge/>
            <w:shd w:val="clear" w:color="auto" w:fill="FEFEFE"/>
            <w:vAlign w:val="center"/>
            <w:hideMark/>
          </w:tcPr>
          <w:p w:rsidR="00B572B1" w:rsidRPr="00550846" w:rsidRDefault="00B572B1" w:rsidP="00884AFA">
            <w:pPr>
              <w:widowControl/>
              <w:wordWrap/>
              <w:autoSpaceDE/>
              <w:autoSpaceDN/>
              <w:jc w:val="left"/>
              <w:rPr>
                <w:rFonts w:asciiTheme="minorEastAsia" w:eastAsiaTheme="minorEastAsia" w:hAnsiTheme="minorEastAsia" w:cs="굴림"/>
                <w:spacing w:val="8"/>
                <w:kern w:val="0"/>
                <w:szCs w:val="20"/>
              </w:rPr>
            </w:pPr>
          </w:p>
        </w:tc>
        <w:tc>
          <w:tcPr>
            <w:tcW w:w="772"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결제/환불</w:t>
            </w:r>
          </w:p>
        </w:tc>
        <w:tc>
          <w:tcPr>
            <w:tcW w:w="471"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hideMark/>
          </w:tcPr>
          <w:p w:rsidR="00B572B1" w:rsidRPr="00550846" w:rsidRDefault="00B572B1" w:rsidP="00E61306">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 xml:space="preserve">성명, 휴대폰번호, </w:t>
            </w:r>
            <w:proofErr w:type="spellStart"/>
            <w:r w:rsidRPr="00550846">
              <w:rPr>
                <w:rFonts w:asciiTheme="minorEastAsia" w:eastAsiaTheme="minorEastAsia" w:hAnsiTheme="minorEastAsia" w:cs="굴림"/>
                <w:spacing w:val="8"/>
                <w:kern w:val="0"/>
                <w:szCs w:val="20"/>
                <w:bdr w:val="none" w:sz="0" w:space="0" w:color="auto" w:frame="1"/>
              </w:rPr>
              <w:t>이메일주소</w:t>
            </w:r>
            <w:proofErr w:type="spellEnd"/>
            <w:r w:rsidRPr="00550846">
              <w:rPr>
                <w:rFonts w:asciiTheme="minorEastAsia" w:eastAsiaTheme="minorEastAsia" w:hAnsiTheme="minorEastAsia" w:cs="굴림"/>
                <w:spacing w:val="8"/>
                <w:kern w:val="0"/>
                <w:szCs w:val="20"/>
                <w:bdr w:val="none" w:sz="0" w:space="0" w:color="auto" w:frame="1"/>
              </w:rPr>
              <w:t>, 결제정보(환불 계좌 정보, 카드 정보, 증빙 발행 여부),</w:t>
            </w:r>
            <w:r w:rsidR="00E61306">
              <w:rPr>
                <w:rFonts w:asciiTheme="minorEastAsia" w:eastAsiaTheme="minorEastAsia" w:hAnsiTheme="minorEastAsia" w:cs="굴림"/>
                <w:spacing w:val="8"/>
                <w:kern w:val="0"/>
                <w:szCs w:val="20"/>
                <w:bdr w:val="none" w:sz="0" w:space="0" w:color="auto" w:frame="1"/>
              </w:rPr>
              <w:t xml:space="preserve"> </w:t>
            </w:r>
            <w:r w:rsidRPr="00550846">
              <w:rPr>
                <w:rFonts w:asciiTheme="minorEastAsia" w:eastAsiaTheme="minorEastAsia" w:hAnsiTheme="minorEastAsia" w:cs="굴림"/>
                <w:spacing w:val="8"/>
                <w:kern w:val="0"/>
                <w:szCs w:val="20"/>
                <w:bdr w:val="none" w:sz="0" w:space="0" w:color="auto" w:frame="1"/>
              </w:rPr>
              <w:t>환불정보(환불계좌,</w:t>
            </w:r>
            <w:r w:rsidR="00E61306">
              <w:rPr>
                <w:rFonts w:asciiTheme="minorEastAsia" w:eastAsiaTheme="minorEastAsia" w:hAnsiTheme="minorEastAsia" w:cs="굴림"/>
                <w:spacing w:val="8"/>
                <w:kern w:val="0"/>
                <w:szCs w:val="20"/>
                <w:bdr w:val="none" w:sz="0" w:space="0" w:color="auto" w:frame="1"/>
              </w:rPr>
              <w:t xml:space="preserve"> </w:t>
            </w:r>
            <w:r w:rsidRPr="00550846">
              <w:rPr>
                <w:rFonts w:asciiTheme="minorEastAsia" w:eastAsiaTheme="minorEastAsia" w:hAnsiTheme="minorEastAsia" w:cs="굴림"/>
                <w:spacing w:val="8"/>
                <w:kern w:val="0"/>
                <w:szCs w:val="20"/>
                <w:bdr w:val="none" w:sz="0" w:space="0" w:color="auto" w:frame="1"/>
              </w:rPr>
              <w:t>예금주성명, 예금주가 상호명이 아닌 경우 예금주의 생년월일), 사업자등록증사본</w:t>
            </w:r>
          </w:p>
        </w:tc>
        <w:tc>
          <w:tcPr>
            <w:tcW w:w="1073"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주문 상품 결제</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결제증빙 발행</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청약철회 시 환불처리</w:t>
            </w:r>
          </w:p>
        </w:tc>
        <w:tc>
          <w:tcPr>
            <w:tcW w:w="849" w:type="pct"/>
            <w:shd w:val="clear" w:color="auto" w:fill="FEFEFE"/>
          </w:tcPr>
          <w:p w:rsidR="00364BCF" w:rsidRPr="00200800" w:rsidRDefault="00364BCF" w:rsidP="00884AFA">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이용자의 동의</w:t>
            </w:r>
          </w:p>
          <w:p w:rsidR="00B572B1" w:rsidRPr="00200800" w:rsidRDefault="00364BCF"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제1호</w:t>
            </w:r>
          </w:p>
        </w:tc>
      </w:tr>
      <w:tr w:rsidR="00550846" w:rsidRPr="00550846" w:rsidTr="00544EF4">
        <w:tc>
          <w:tcPr>
            <w:tcW w:w="371" w:type="pct"/>
            <w:gridSpan w:val="2"/>
            <w:vMerge/>
            <w:shd w:val="clear" w:color="auto" w:fill="FEFEFE"/>
            <w:vAlign w:val="center"/>
            <w:hideMark/>
          </w:tcPr>
          <w:p w:rsidR="00B572B1" w:rsidRPr="00550846" w:rsidRDefault="00B572B1" w:rsidP="00884AFA">
            <w:pPr>
              <w:widowControl/>
              <w:wordWrap/>
              <w:autoSpaceDE/>
              <w:autoSpaceDN/>
              <w:jc w:val="left"/>
              <w:rPr>
                <w:rFonts w:asciiTheme="minorEastAsia" w:eastAsiaTheme="minorEastAsia" w:hAnsiTheme="minorEastAsia" w:cs="굴림"/>
                <w:spacing w:val="8"/>
                <w:kern w:val="0"/>
                <w:szCs w:val="20"/>
              </w:rPr>
            </w:pPr>
          </w:p>
        </w:tc>
        <w:tc>
          <w:tcPr>
            <w:tcW w:w="772"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문의사항/이벤트/서비스이용 및 평가</w:t>
            </w:r>
          </w:p>
        </w:tc>
        <w:tc>
          <w:tcPr>
            <w:tcW w:w="471"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성명, 생년월일, 휴대폰번호, </w:t>
            </w:r>
            <w:proofErr w:type="spellStart"/>
            <w:r w:rsidRPr="00550846">
              <w:rPr>
                <w:rFonts w:asciiTheme="minorEastAsia" w:eastAsiaTheme="minorEastAsia" w:hAnsiTheme="minorEastAsia" w:cs="굴림"/>
                <w:spacing w:val="8"/>
                <w:kern w:val="0"/>
                <w:szCs w:val="20"/>
                <w:bdr w:val="none" w:sz="0" w:space="0" w:color="auto" w:frame="1"/>
              </w:rPr>
              <w:t>이메일주소</w:t>
            </w:r>
            <w:proofErr w:type="spellEnd"/>
            <w:r w:rsidRPr="00550846">
              <w:rPr>
                <w:rFonts w:asciiTheme="minorEastAsia" w:eastAsiaTheme="minorEastAsia" w:hAnsiTheme="minorEastAsia" w:cs="굴림"/>
                <w:spacing w:val="8"/>
                <w:kern w:val="0"/>
                <w:szCs w:val="20"/>
                <w:bdr w:val="none" w:sz="0" w:space="0" w:color="auto" w:frame="1"/>
              </w:rPr>
              <w:t>(ID), 배송 정보 (주문자 및 수취인 주소, 수취인명, 수취인 연락처 등)</w:t>
            </w:r>
          </w:p>
        </w:tc>
        <w:tc>
          <w:tcPr>
            <w:tcW w:w="1073"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문의사항 처리</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이벤트 참여/당첨여부</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proofErr w:type="spellStart"/>
            <w:r w:rsidRPr="00550846">
              <w:rPr>
                <w:rFonts w:asciiTheme="minorEastAsia" w:eastAsiaTheme="minorEastAsia" w:hAnsiTheme="minorEastAsia" w:cs="굴림"/>
                <w:spacing w:val="8"/>
                <w:kern w:val="0"/>
                <w:szCs w:val="20"/>
                <w:bdr w:val="none" w:sz="0" w:space="0" w:color="auto" w:frame="1"/>
              </w:rPr>
              <w:t>데스커</w:t>
            </w:r>
            <w:proofErr w:type="spellEnd"/>
            <w:r w:rsidRPr="00550846">
              <w:rPr>
                <w:rFonts w:asciiTheme="minorEastAsia" w:eastAsiaTheme="minorEastAsia" w:hAnsiTheme="minorEastAsia" w:cs="굴림"/>
                <w:spacing w:val="8"/>
                <w:kern w:val="0"/>
                <w:szCs w:val="20"/>
                <w:bdr w:val="none" w:sz="0" w:space="0" w:color="auto" w:frame="1"/>
              </w:rPr>
              <w:t xml:space="preserve"> 제공 서비스 이용에 따른 정보제공 이용 만족도 조사</w:t>
            </w:r>
          </w:p>
        </w:tc>
        <w:tc>
          <w:tcPr>
            <w:tcW w:w="849" w:type="pct"/>
            <w:shd w:val="clear" w:color="auto" w:fill="FEFEFE"/>
          </w:tcPr>
          <w:p w:rsidR="00364BCF" w:rsidRPr="00200800" w:rsidRDefault="00364BCF" w:rsidP="00884AFA">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이용자의 동의</w:t>
            </w:r>
          </w:p>
          <w:p w:rsidR="00B572B1" w:rsidRPr="00200800" w:rsidRDefault="00364BCF"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제1호</w:t>
            </w:r>
          </w:p>
        </w:tc>
      </w:tr>
      <w:tr w:rsidR="00550846" w:rsidRPr="00550846" w:rsidTr="00544EF4">
        <w:tc>
          <w:tcPr>
            <w:tcW w:w="371" w:type="pct"/>
            <w:gridSpan w:val="2"/>
            <w:vMerge/>
            <w:shd w:val="clear" w:color="auto" w:fill="FEFEFE"/>
            <w:vAlign w:val="center"/>
            <w:hideMark/>
          </w:tcPr>
          <w:p w:rsidR="00B572B1" w:rsidRPr="00550846" w:rsidRDefault="00B572B1" w:rsidP="00884AFA">
            <w:pPr>
              <w:widowControl/>
              <w:wordWrap/>
              <w:autoSpaceDE/>
              <w:autoSpaceDN/>
              <w:jc w:val="left"/>
              <w:rPr>
                <w:rFonts w:asciiTheme="minorEastAsia" w:eastAsiaTheme="minorEastAsia" w:hAnsiTheme="minorEastAsia" w:cs="굴림"/>
                <w:spacing w:val="8"/>
                <w:kern w:val="0"/>
                <w:szCs w:val="20"/>
              </w:rPr>
            </w:pPr>
          </w:p>
        </w:tc>
        <w:tc>
          <w:tcPr>
            <w:tcW w:w="772"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기타 서비스</w:t>
            </w:r>
          </w:p>
        </w:tc>
        <w:tc>
          <w:tcPr>
            <w:tcW w:w="471"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성명, 직급, 휴대폰번호, 전화번호, 주소</w:t>
            </w:r>
          </w:p>
        </w:tc>
        <w:tc>
          <w:tcPr>
            <w:tcW w:w="1073"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proofErr w:type="spellStart"/>
            <w:r w:rsidRPr="00550846">
              <w:rPr>
                <w:rFonts w:asciiTheme="minorEastAsia" w:eastAsiaTheme="minorEastAsia" w:hAnsiTheme="minorEastAsia" w:cs="굴림"/>
                <w:spacing w:val="8"/>
                <w:kern w:val="0"/>
                <w:szCs w:val="20"/>
                <w:bdr w:val="none" w:sz="0" w:space="0" w:color="auto" w:frame="1"/>
              </w:rPr>
              <w:t>플래닝서비스</w:t>
            </w:r>
            <w:proofErr w:type="spellEnd"/>
            <w:r w:rsidRPr="00550846">
              <w:rPr>
                <w:rFonts w:asciiTheme="minorEastAsia" w:eastAsiaTheme="minorEastAsia" w:hAnsiTheme="minorEastAsia" w:cs="굴림"/>
                <w:spacing w:val="8"/>
                <w:kern w:val="0"/>
                <w:szCs w:val="20"/>
                <w:bdr w:val="none" w:sz="0" w:space="0" w:color="auto" w:frame="1"/>
              </w:rPr>
              <w:t xml:space="preserve"> 상담 등 서비스 신청</w:t>
            </w:r>
          </w:p>
        </w:tc>
        <w:tc>
          <w:tcPr>
            <w:tcW w:w="849" w:type="pct"/>
            <w:shd w:val="clear" w:color="auto" w:fill="FEFEFE"/>
          </w:tcPr>
          <w:p w:rsidR="00364BCF" w:rsidRPr="00200800" w:rsidRDefault="00364BCF" w:rsidP="00884AFA">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이용자의 동의</w:t>
            </w:r>
          </w:p>
          <w:p w:rsidR="00B572B1" w:rsidRPr="00200800" w:rsidRDefault="00364BCF"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제1호</w:t>
            </w:r>
          </w:p>
        </w:tc>
      </w:tr>
      <w:tr w:rsidR="00550846" w:rsidRPr="00550846" w:rsidTr="00544EF4">
        <w:tc>
          <w:tcPr>
            <w:tcW w:w="371" w:type="pct"/>
            <w:gridSpan w:val="2"/>
            <w:vMerge/>
            <w:shd w:val="clear" w:color="auto" w:fill="FEFEFE"/>
            <w:vAlign w:val="center"/>
            <w:hideMark/>
          </w:tcPr>
          <w:p w:rsidR="00B572B1" w:rsidRPr="00550846" w:rsidRDefault="00B572B1" w:rsidP="00884AFA">
            <w:pPr>
              <w:widowControl/>
              <w:wordWrap/>
              <w:autoSpaceDE/>
              <w:autoSpaceDN/>
              <w:jc w:val="left"/>
              <w:rPr>
                <w:rFonts w:asciiTheme="minorEastAsia" w:eastAsiaTheme="minorEastAsia" w:hAnsiTheme="minorEastAsia" w:cs="굴림"/>
                <w:spacing w:val="8"/>
                <w:kern w:val="0"/>
                <w:szCs w:val="20"/>
              </w:rPr>
            </w:pPr>
          </w:p>
        </w:tc>
        <w:tc>
          <w:tcPr>
            <w:tcW w:w="772"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회원가입 및 이용자 직접입력</w:t>
            </w:r>
          </w:p>
        </w:tc>
        <w:tc>
          <w:tcPr>
            <w:tcW w:w="471"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선택</w:t>
            </w:r>
          </w:p>
        </w:tc>
        <w:tc>
          <w:tcPr>
            <w:tcW w:w="1464"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 xml:space="preserve">성명, 휴대폰번호, </w:t>
            </w:r>
            <w:proofErr w:type="spellStart"/>
            <w:r w:rsidRPr="00550846">
              <w:rPr>
                <w:rFonts w:asciiTheme="minorEastAsia" w:eastAsiaTheme="minorEastAsia" w:hAnsiTheme="minorEastAsia" w:cs="굴림"/>
                <w:spacing w:val="8"/>
                <w:kern w:val="0"/>
                <w:szCs w:val="20"/>
                <w:bdr w:val="none" w:sz="0" w:space="0" w:color="auto" w:frame="1"/>
              </w:rPr>
              <w:t>이메일주소</w:t>
            </w:r>
            <w:proofErr w:type="spellEnd"/>
            <w:r w:rsidRPr="00550846">
              <w:rPr>
                <w:rFonts w:asciiTheme="minorEastAsia" w:eastAsiaTheme="minorEastAsia" w:hAnsiTheme="minorEastAsia" w:cs="굴림"/>
                <w:spacing w:val="8"/>
                <w:kern w:val="0"/>
                <w:szCs w:val="20"/>
                <w:bdr w:val="none" w:sz="0" w:space="0" w:color="auto" w:frame="1"/>
              </w:rPr>
              <w:t>(ID), 부서명, 가입경로, 관심매장, 기업규모</w:t>
            </w:r>
          </w:p>
        </w:tc>
        <w:tc>
          <w:tcPr>
            <w:tcW w:w="1073"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맞춤 서비스 제공 및 이벤트 정보 제공 (SMS/이메일)</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신규서비스 및 상품 개발</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시장조사, 고객만족도조사, 고객별 통계 분석 자료 활용</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고객 편의 제공 및 이벤트 경품 배송</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광고성 정보 발송</w:t>
            </w:r>
          </w:p>
        </w:tc>
        <w:tc>
          <w:tcPr>
            <w:tcW w:w="849" w:type="pct"/>
            <w:shd w:val="clear" w:color="auto" w:fill="FEFEFE"/>
          </w:tcPr>
          <w:p w:rsidR="00364BCF" w:rsidRPr="00200800" w:rsidRDefault="00364BCF" w:rsidP="00884AFA">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이용자의 동의</w:t>
            </w:r>
          </w:p>
          <w:p w:rsidR="00B572B1" w:rsidRPr="00200800" w:rsidRDefault="00364BCF"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제1호</w:t>
            </w:r>
          </w:p>
        </w:tc>
      </w:tr>
      <w:tr w:rsidR="00550846" w:rsidRPr="00550846" w:rsidTr="00544EF4">
        <w:tc>
          <w:tcPr>
            <w:tcW w:w="371" w:type="pct"/>
            <w:gridSpan w:val="2"/>
            <w:vMerge/>
            <w:shd w:val="clear" w:color="auto" w:fill="FEFEFE"/>
            <w:vAlign w:val="center"/>
            <w:hideMark/>
          </w:tcPr>
          <w:p w:rsidR="00B572B1" w:rsidRPr="00550846" w:rsidRDefault="00B572B1" w:rsidP="00884AFA">
            <w:pPr>
              <w:widowControl/>
              <w:wordWrap/>
              <w:autoSpaceDE/>
              <w:autoSpaceDN/>
              <w:jc w:val="left"/>
              <w:rPr>
                <w:rFonts w:asciiTheme="minorEastAsia" w:eastAsiaTheme="minorEastAsia" w:hAnsiTheme="minorEastAsia" w:cs="굴림"/>
                <w:spacing w:val="8"/>
                <w:kern w:val="0"/>
                <w:szCs w:val="20"/>
              </w:rPr>
            </w:pPr>
          </w:p>
        </w:tc>
        <w:tc>
          <w:tcPr>
            <w:tcW w:w="772"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proofErr w:type="spellStart"/>
            <w:r w:rsidRPr="00550846">
              <w:rPr>
                <w:rFonts w:asciiTheme="minorEastAsia" w:eastAsiaTheme="minorEastAsia" w:hAnsiTheme="minorEastAsia" w:cs="굴림"/>
                <w:spacing w:val="8"/>
                <w:kern w:val="0"/>
                <w:szCs w:val="20"/>
                <w:bdr w:val="none" w:sz="0" w:space="0" w:color="auto" w:frame="1"/>
              </w:rPr>
              <w:t>데스커</w:t>
            </w:r>
            <w:proofErr w:type="spellEnd"/>
            <w:r w:rsidRPr="00550846">
              <w:rPr>
                <w:rFonts w:asciiTheme="minorEastAsia" w:eastAsiaTheme="minorEastAsia" w:hAnsiTheme="minorEastAsia" w:cs="굴림"/>
                <w:spacing w:val="8"/>
                <w:kern w:val="0"/>
                <w:szCs w:val="20"/>
                <w:bdr w:val="none" w:sz="0" w:space="0" w:color="auto" w:frame="1"/>
              </w:rPr>
              <w:t xml:space="preserve"> 매장 구매(주문/배송)</w:t>
            </w:r>
          </w:p>
        </w:tc>
        <w:tc>
          <w:tcPr>
            <w:tcW w:w="471"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선택</w:t>
            </w:r>
          </w:p>
        </w:tc>
        <w:tc>
          <w:tcPr>
            <w:tcW w:w="1464"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성명, 휴대폰번호, 마케팅수신동의여부</w:t>
            </w:r>
          </w:p>
        </w:tc>
        <w:tc>
          <w:tcPr>
            <w:tcW w:w="1073"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제품 구매 상담 및 견적서 발행</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맞춤 서비스 제공 및 이벤트 정보 제공</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광고성 정보 발송</w:t>
            </w:r>
          </w:p>
        </w:tc>
        <w:tc>
          <w:tcPr>
            <w:tcW w:w="849" w:type="pct"/>
            <w:shd w:val="clear" w:color="auto" w:fill="FEFEFE"/>
          </w:tcPr>
          <w:p w:rsidR="00364BCF" w:rsidRPr="00200800" w:rsidRDefault="00364BCF" w:rsidP="00884AFA">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이용자의 동의</w:t>
            </w:r>
          </w:p>
          <w:p w:rsidR="00B572B1" w:rsidRPr="00200800" w:rsidRDefault="00364BCF"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제1호</w:t>
            </w:r>
          </w:p>
        </w:tc>
      </w:tr>
      <w:tr w:rsidR="00550846" w:rsidRPr="00550846" w:rsidTr="00544EF4">
        <w:tc>
          <w:tcPr>
            <w:tcW w:w="371" w:type="pct"/>
            <w:gridSpan w:val="2"/>
            <w:vMerge/>
            <w:shd w:val="clear" w:color="auto" w:fill="FEFEFE"/>
            <w:vAlign w:val="center"/>
            <w:hideMark/>
          </w:tcPr>
          <w:p w:rsidR="00B572B1" w:rsidRPr="00550846" w:rsidRDefault="00B572B1" w:rsidP="00884AFA">
            <w:pPr>
              <w:widowControl/>
              <w:wordWrap/>
              <w:autoSpaceDE/>
              <w:autoSpaceDN/>
              <w:jc w:val="left"/>
              <w:rPr>
                <w:rFonts w:asciiTheme="minorEastAsia" w:eastAsiaTheme="minorEastAsia" w:hAnsiTheme="minorEastAsia" w:cs="굴림"/>
                <w:spacing w:val="8"/>
                <w:kern w:val="0"/>
                <w:szCs w:val="20"/>
              </w:rPr>
            </w:pPr>
          </w:p>
        </w:tc>
        <w:tc>
          <w:tcPr>
            <w:tcW w:w="772"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proofErr w:type="spellStart"/>
            <w:r w:rsidRPr="00550846">
              <w:rPr>
                <w:rFonts w:asciiTheme="minorEastAsia" w:eastAsiaTheme="minorEastAsia" w:hAnsiTheme="minorEastAsia" w:cs="굴림"/>
                <w:spacing w:val="8"/>
                <w:kern w:val="0"/>
                <w:szCs w:val="20"/>
                <w:bdr w:val="none" w:sz="0" w:space="0" w:color="auto" w:frame="1"/>
              </w:rPr>
              <w:t>데스커</w:t>
            </w:r>
            <w:proofErr w:type="spellEnd"/>
            <w:r w:rsidRPr="00550846">
              <w:rPr>
                <w:rFonts w:asciiTheme="minorEastAsia" w:eastAsiaTheme="minorEastAsia" w:hAnsiTheme="minorEastAsia" w:cs="굴림"/>
                <w:spacing w:val="8"/>
                <w:kern w:val="0"/>
                <w:szCs w:val="20"/>
                <w:bdr w:val="none" w:sz="0" w:space="0" w:color="auto" w:frame="1"/>
              </w:rPr>
              <w:t xml:space="preserve"> 매장 서비스 이용(상담/견적)</w:t>
            </w:r>
          </w:p>
        </w:tc>
        <w:tc>
          <w:tcPr>
            <w:tcW w:w="471"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선택</w:t>
            </w:r>
          </w:p>
        </w:tc>
        <w:tc>
          <w:tcPr>
            <w:tcW w:w="1464"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성명, 휴대폰번호, 마케팅수신동의여부</w:t>
            </w:r>
          </w:p>
        </w:tc>
        <w:tc>
          <w:tcPr>
            <w:tcW w:w="1073" w:type="pct"/>
            <w:shd w:val="clear" w:color="auto" w:fill="FEFEFE"/>
            <w:tcMar>
              <w:top w:w="0" w:type="dxa"/>
              <w:left w:w="108" w:type="dxa"/>
              <w:bottom w:w="0" w:type="dxa"/>
              <w:right w:w="108" w:type="dxa"/>
            </w:tcMar>
            <w:vAlign w:val="center"/>
            <w:hideMark/>
          </w:tcPr>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제품 구매 상담 및 견적서 발행</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맞춤 서비스 제공 및 이벤트 정보 제공</w:t>
            </w:r>
          </w:p>
          <w:p w:rsidR="00B572B1" w:rsidRPr="00550846" w:rsidRDefault="00B572B1" w:rsidP="00884AFA">
            <w:pPr>
              <w:widowControl/>
              <w:wordWrap/>
              <w:autoSpaceDE/>
              <w:autoSpaceDN/>
              <w:jc w:val="left"/>
              <w:textAlignment w:val="baseline"/>
              <w:rPr>
                <w:rFonts w:asciiTheme="minorEastAsia" w:eastAsiaTheme="minorEastAsia" w:hAnsiTheme="minorEastAsia" w:cs="굴림"/>
                <w:spacing w:val="8"/>
                <w:kern w:val="0"/>
                <w:szCs w:val="20"/>
              </w:rPr>
            </w:pPr>
            <w:r w:rsidRPr="00550846">
              <w:rPr>
                <w:rFonts w:asciiTheme="minorEastAsia" w:eastAsiaTheme="minorEastAsia" w:hAnsiTheme="minorEastAsia" w:cs="굴림"/>
                <w:spacing w:val="8"/>
                <w:kern w:val="0"/>
                <w:szCs w:val="20"/>
                <w:bdr w:val="none" w:sz="0" w:space="0" w:color="auto" w:frame="1"/>
              </w:rPr>
              <w:t>광고성 정보 발송</w:t>
            </w:r>
          </w:p>
        </w:tc>
        <w:tc>
          <w:tcPr>
            <w:tcW w:w="849" w:type="pct"/>
            <w:shd w:val="clear" w:color="auto" w:fill="FEFEFE"/>
          </w:tcPr>
          <w:p w:rsidR="00364BCF" w:rsidRPr="00200800" w:rsidRDefault="00364BCF" w:rsidP="00884AFA">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이용자의 동의</w:t>
            </w:r>
          </w:p>
          <w:p w:rsidR="00B572B1" w:rsidRPr="00200800" w:rsidRDefault="00364BCF"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제1호</w:t>
            </w:r>
          </w:p>
        </w:tc>
      </w:tr>
      <w:tr w:rsidR="00550846" w:rsidRPr="00550846" w:rsidTr="00200800">
        <w:tc>
          <w:tcPr>
            <w:tcW w:w="356" w:type="pct"/>
            <w:vMerge w:val="restart"/>
            <w:shd w:val="clear" w:color="auto" w:fill="FEFEFE"/>
            <w:tcMar>
              <w:top w:w="0" w:type="dxa"/>
              <w:left w:w="108" w:type="dxa"/>
              <w:bottom w:w="0" w:type="dxa"/>
              <w:right w:w="108" w:type="dxa"/>
            </w:tcMar>
            <w:vAlign w:val="center"/>
          </w:tcPr>
          <w:p w:rsidR="00601F22" w:rsidRPr="00200800" w:rsidRDefault="00601F22" w:rsidP="00601F22">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proofErr w:type="spellStart"/>
            <w:r w:rsidRPr="00200800">
              <w:rPr>
                <w:rFonts w:asciiTheme="minorEastAsia" w:eastAsiaTheme="minorEastAsia" w:hAnsiTheme="minorEastAsia" w:cs="굴림" w:hint="eastAsia"/>
                <w:color w:val="0000FF"/>
                <w:spacing w:val="8"/>
                <w:kern w:val="0"/>
                <w:szCs w:val="20"/>
                <w:bdr w:val="none" w:sz="0" w:space="0" w:color="auto" w:frame="1"/>
              </w:rPr>
              <w:t>데스커</w:t>
            </w:r>
            <w:proofErr w:type="spellEnd"/>
          </w:p>
          <w:p w:rsidR="002F672A" w:rsidRPr="00200800" w:rsidRDefault="00601F22" w:rsidP="00601F22">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proofErr w:type="spellStart"/>
            <w:r w:rsidRPr="00200800">
              <w:rPr>
                <w:rFonts w:asciiTheme="minorEastAsia" w:eastAsiaTheme="minorEastAsia" w:hAnsiTheme="minorEastAsia" w:cs="굴림" w:hint="eastAsia"/>
                <w:color w:val="0000FF"/>
                <w:spacing w:val="8"/>
                <w:kern w:val="0"/>
                <w:szCs w:val="20"/>
                <w:bdr w:val="none" w:sz="0" w:space="0" w:color="auto" w:frame="1"/>
              </w:rPr>
              <w:t>워케이션</w:t>
            </w:r>
            <w:proofErr w:type="spellEnd"/>
          </w:p>
        </w:tc>
        <w:tc>
          <w:tcPr>
            <w:tcW w:w="788" w:type="pct"/>
            <w:gridSpan w:val="2"/>
            <w:shd w:val="clear" w:color="auto" w:fill="FEFEFE"/>
            <w:vAlign w:val="center"/>
          </w:tcPr>
          <w:p w:rsidR="002F672A" w:rsidRPr="00200800" w:rsidRDefault="00601F22"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굴림" w:hint="eastAsia"/>
                <w:color w:val="0000FF"/>
                <w:spacing w:val="8"/>
                <w:kern w:val="0"/>
                <w:szCs w:val="20"/>
                <w:bdr w:val="none" w:sz="0" w:space="0" w:color="auto" w:frame="1"/>
              </w:rPr>
              <w:t>예약</w:t>
            </w:r>
          </w:p>
        </w:tc>
        <w:tc>
          <w:tcPr>
            <w:tcW w:w="471" w:type="pct"/>
            <w:shd w:val="clear" w:color="auto" w:fill="FEFEFE"/>
            <w:vAlign w:val="center"/>
          </w:tcPr>
          <w:p w:rsidR="002F672A" w:rsidRPr="00200800" w:rsidRDefault="002F672A" w:rsidP="00866C8E">
            <w:pPr>
              <w:widowControl/>
              <w:wordWrap/>
              <w:autoSpaceDE/>
              <w:autoSpaceDN/>
              <w:jc w:val="center"/>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굴림" w:hint="eastAsia"/>
                <w:color w:val="0000FF"/>
                <w:spacing w:val="8"/>
                <w:kern w:val="0"/>
                <w:szCs w:val="20"/>
                <w:bdr w:val="none" w:sz="0" w:space="0" w:color="auto" w:frame="1"/>
              </w:rPr>
              <w:t>선택</w:t>
            </w:r>
          </w:p>
        </w:tc>
        <w:tc>
          <w:tcPr>
            <w:tcW w:w="1464" w:type="pct"/>
            <w:shd w:val="clear" w:color="auto" w:fill="FEFEFE"/>
            <w:tcMar>
              <w:top w:w="0" w:type="dxa"/>
              <w:left w:w="108" w:type="dxa"/>
              <w:bottom w:w="0" w:type="dxa"/>
              <w:right w:w="108" w:type="dxa"/>
            </w:tcMar>
            <w:vAlign w:val="center"/>
          </w:tcPr>
          <w:p w:rsidR="002F672A" w:rsidRPr="00200800" w:rsidRDefault="002F672A"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굴림" w:hint="eastAsia"/>
                <w:color w:val="0000FF"/>
                <w:spacing w:val="8"/>
                <w:kern w:val="0"/>
                <w:szCs w:val="20"/>
                <w:bdr w:val="none" w:sz="0" w:space="0" w:color="auto" w:frame="1"/>
              </w:rPr>
              <w:t>이메일 주소</w:t>
            </w:r>
          </w:p>
        </w:tc>
        <w:tc>
          <w:tcPr>
            <w:tcW w:w="1073" w:type="pct"/>
            <w:shd w:val="clear" w:color="auto" w:fill="FEFEFE"/>
            <w:vAlign w:val="center"/>
          </w:tcPr>
          <w:p w:rsidR="002F672A" w:rsidRPr="00200800" w:rsidRDefault="00601F22"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proofErr w:type="spellStart"/>
            <w:r w:rsidRPr="00200800">
              <w:rPr>
                <w:rFonts w:asciiTheme="minorEastAsia" w:eastAsiaTheme="minorEastAsia" w:hAnsiTheme="minorEastAsia" w:cs="굴림" w:hint="eastAsia"/>
                <w:color w:val="0000FF"/>
                <w:spacing w:val="8"/>
                <w:kern w:val="0"/>
                <w:szCs w:val="20"/>
                <w:bdr w:val="none" w:sz="0" w:space="0" w:color="auto" w:frame="1"/>
              </w:rPr>
              <w:t>워케이션</w:t>
            </w:r>
            <w:proofErr w:type="spellEnd"/>
            <w:r w:rsidRPr="00200800">
              <w:rPr>
                <w:rFonts w:asciiTheme="minorEastAsia" w:eastAsiaTheme="minorEastAsia" w:hAnsiTheme="minorEastAsia" w:cs="굴림" w:hint="eastAsia"/>
                <w:color w:val="0000FF"/>
                <w:spacing w:val="8"/>
                <w:kern w:val="0"/>
                <w:szCs w:val="20"/>
                <w:bdr w:val="none" w:sz="0" w:space="0" w:color="auto" w:frame="1"/>
              </w:rPr>
              <w:t xml:space="preserve"> 서비스 제공</w:t>
            </w:r>
          </w:p>
        </w:tc>
        <w:tc>
          <w:tcPr>
            <w:tcW w:w="849" w:type="pct"/>
            <w:shd w:val="clear" w:color="auto" w:fill="FEFEFE"/>
          </w:tcPr>
          <w:p w:rsidR="002F672A" w:rsidRPr="00200800" w:rsidRDefault="002F672A" w:rsidP="00884AFA">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이용자의 동의</w:t>
            </w:r>
          </w:p>
          <w:p w:rsidR="002F672A" w:rsidRPr="00200800" w:rsidRDefault="002F672A"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제1호</w:t>
            </w:r>
          </w:p>
        </w:tc>
      </w:tr>
      <w:tr w:rsidR="00550846" w:rsidRPr="00550846" w:rsidTr="00200800">
        <w:tc>
          <w:tcPr>
            <w:tcW w:w="356" w:type="pct"/>
            <w:vMerge/>
            <w:shd w:val="clear" w:color="auto" w:fill="FEFEFE"/>
            <w:tcMar>
              <w:top w:w="0" w:type="dxa"/>
              <w:left w:w="108" w:type="dxa"/>
              <w:bottom w:w="0" w:type="dxa"/>
              <w:right w:w="108" w:type="dxa"/>
            </w:tcMar>
            <w:vAlign w:val="center"/>
          </w:tcPr>
          <w:p w:rsidR="002F672A" w:rsidRPr="00200800" w:rsidRDefault="002F672A"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p>
        </w:tc>
        <w:tc>
          <w:tcPr>
            <w:tcW w:w="788" w:type="pct"/>
            <w:gridSpan w:val="2"/>
            <w:shd w:val="clear" w:color="auto" w:fill="FEFEFE"/>
            <w:vAlign w:val="center"/>
          </w:tcPr>
          <w:p w:rsidR="002F672A" w:rsidRPr="00200800" w:rsidRDefault="00601F22"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굴림" w:hint="eastAsia"/>
                <w:color w:val="0000FF"/>
                <w:spacing w:val="8"/>
                <w:kern w:val="0"/>
                <w:szCs w:val="20"/>
                <w:bdr w:val="none" w:sz="0" w:space="0" w:color="auto" w:frame="1"/>
              </w:rPr>
              <w:t>CONTACT US</w:t>
            </w:r>
          </w:p>
        </w:tc>
        <w:tc>
          <w:tcPr>
            <w:tcW w:w="471" w:type="pct"/>
            <w:shd w:val="clear" w:color="auto" w:fill="FEFEFE"/>
            <w:vAlign w:val="center"/>
          </w:tcPr>
          <w:p w:rsidR="002F672A" w:rsidRPr="00200800" w:rsidRDefault="002F672A" w:rsidP="00866C8E">
            <w:pPr>
              <w:widowControl/>
              <w:wordWrap/>
              <w:autoSpaceDE/>
              <w:autoSpaceDN/>
              <w:jc w:val="center"/>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굴림" w:hint="eastAsia"/>
                <w:color w:val="0000FF"/>
                <w:spacing w:val="8"/>
                <w:kern w:val="0"/>
                <w:szCs w:val="20"/>
                <w:bdr w:val="none" w:sz="0" w:space="0" w:color="auto" w:frame="1"/>
              </w:rPr>
              <w:t>선택</w:t>
            </w:r>
          </w:p>
        </w:tc>
        <w:tc>
          <w:tcPr>
            <w:tcW w:w="1464" w:type="pct"/>
            <w:shd w:val="clear" w:color="auto" w:fill="FEFEFE"/>
            <w:tcMar>
              <w:top w:w="0" w:type="dxa"/>
              <w:left w:w="108" w:type="dxa"/>
              <w:bottom w:w="0" w:type="dxa"/>
              <w:right w:w="108" w:type="dxa"/>
            </w:tcMar>
            <w:vAlign w:val="center"/>
          </w:tcPr>
          <w:p w:rsidR="002F672A" w:rsidRPr="00200800" w:rsidRDefault="002F672A"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굴림" w:hint="eastAsia"/>
                <w:color w:val="0000FF"/>
                <w:spacing w:val="8"/>
                <w:kern w:val="0"/>
                <w:szCs w:val="20"/>
                <w:bdr w:val="none" w:sz="0" w:space="0" w:color="auto" w:frame="1"/>
              </w:rPr>
              <w:t>회사명,</w:t>
            </w:r>
            <w:r w:rsidRPr="00200800">
              <w:rPr>
                <w:rFonts w:asciiTheme="minorEastAsia" w:eastAsiaTheme="minorEastAsia" w:hAnsiTheme="minorEastAsia" w:cs="굴림"/>
                <w:color w:val="0000FF"/>
                <w:spacing w:val="8"/>
                <w:kern w:val="0"/>
                <w:szCs w:val="20"/>
                <w:bdr w:val="none" w:sz="0" w:space="0" w:color="auto" w:frame="1"/>
              </w:rPr>
              <w:t xml:space="preserve"> </w:t>
            </w:r>
            <w:r w:rsidRPr="00200800">
              <w:rPr>
                <w:rFonts w:asciiTheme="minorEastAsia" w:eastAsiaTheme="minorEastAsia" w:hAnsiTheme="minorEastAsia" w:cs="굴림" w:hint="eastAsia"/>
                <w:color w:val="0000FF"/>
                <w:spacing w:val="8"/>
                <w:kern w:val="0"/>
                <w:szCs w:val="20"/>
                <w:bdr w:val="none" w:sz="0" w:space="0" w:color="auto" w:frame="1"/>
              </w:rPr>
              <w:t>휴대</w:t>
            </w:r>
            <w:r w:rsidR="00E61306">
              <w:rPr>
                <w:rFonts w:asciiTheme="minorEastAsia" w:eastAsiaTheme="minorEastAsia" w:hAnsiTheme="minorEastAsia" w:cs="굴림" w:hint="eastAsia"/>
                <w:color w:val="0000FF"/>
                <w:spacing w:val="8"/>
                <w:kern w:val="0"/>
                <w:szCs w:val="20"/>
                <w:bdr w:val="none" w:sz="0" w:space="0" w:color="auto" w:frame="1"/>
              </w:rPr>
              <w:t>폰</w:t>
            </w:r>
            <w:r w:rsidRPr="00200800">
              <w:rPr>
                <w:rFonts w:asciiTheme="minorEastAsia" w:eastAsiaTheme="minorEastAsia" w:hAnsiTheme="minorEastAsia" w:cs="굴림" w:hint="eastAsia"/>
                <w:color w:val="0000FF"/>
                <w:spacing w:val="8"/>
                <w:kern w:val="0"/>
                <w:szCs w:val="20"/>
                <w:bdr w:val="none" w:sz="0" w:space="0" w:color="auto" w:frame="1"/>
              </w:rPr>
              <w:t>번호</w:t>
            </w:r>
          </w:p>
        </w:tc>
        <w:tc>
          <w:tcPr>
            <w:tcW w:w="1073" w:type="pct"/>
            <w:shd w:val="clear" w:color="auto" w:fill="FEFEFE"/>
            <w:vAlign w:val="center"/>
          </w:tcPr>
          <w:p w:rsidR="002F672A" w:rsidRPr="00200800" w:rsidRDefault="00601F22"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굴림" w:hint="eastAsia"/>
                <w:color w:val="0000FF"/>
                <w:spacing w:val="8"/>
                <w:kern w:val="0"/>
                <w:szCs w:val="20"/>
                <w:bdr w:val="none" w:sz="0" w:space="0" w:color="auto" w:frame="1"/>
              </w:rPr>
              <w:t>문의사항 처리</w:t>
            </w:r>
          </w:p>
        </w:tc>
        <w:tc>
          <w:tcPr>
            <w:tcW w:w="849" w:type="pct"/>
            <w:shd w:val="clear" w:color="auto" w:fill="FEFEFE"/>
          </w:tcPr>
          <w:p w:rsidR="002F672A" w:rsidRPr="00200800" w:rsidRDefault="002F672A" w:rsidP="00884AFA">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이용자의 동의</w:t>
            </w:r>
          </w:p>
          <w:p w:rsidR="002F672A" w:rsidRPr="00200800" w:rsidRDefault="002F672A" w:rsidP="00884AFA">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제1호</w:t>
            </w:r>
          </w:p>
        </w:tc>
      </w:tr>
    </w:tbl>
    <w:p w:rsidR="00311130" w:rsidRPr="00550846" w:rsidRDefault="00311130" w:rsidP="00242618">
      <w:pPr>
        <w:pStyle w:val="af2"/>
        <w:jc w:val="left"/>
        <w:rPr>
          <w:rFonts w:asciiTheme="minorEastAsia" w:eastAsiaTheme="minorEastAsia" w:hAnsiTheme="minorEastAsia" w:cs="맑은 고딕"/>
          <w:shd w:val="clear" w:color="auto" w:fill="FFFFFF"/>
          <w:lang w:eastAsia="ko-KR"/>
        </w:rPr>
      </w:pPr>
    </w:p>
    <w:p w:rsidR="00311130" w:rsidRPr="00200800" w:rsidRDefault="00311130" w:rsidP="00311130">
      <w:pPr>
        <w:pStyle w:val="af2"/>
        <w:jc w:val="left"/>
        <w:rPr>
          <w:rFonts w:asciiTheme="minorEastAsia" w:eastAsiaTheme="minorEastAsia" w:hAnsiTheme="minorEastAsia" w:cs="맑은 고딕"/>
          <w:color w:val="0000FF"/>
          <w:shd w:val="clear" w:color="auto" w:fill="FFFFFF"/>
          <w:lang w:eastAsia="ko-KR"/>
        </w:rPr>
      </w:pPr>
      <w:r w:rsidRPr="00200800">
        <w:rPr>
          <w:rFonts w:asciiTheme="minorEastAsia" w:eastAsiaTheme="minorEastAsia" w:hAnsiTheme="minorEastAsia" w:cs="맑은 고딕" w:hint="eastAsia"/>
          <w:color w:val="0000FF"/>
          <w:shd w:val="clear" w:color="auto" w:fill="FFFFFF"/>
          <w:lang w:eastAsia="ko-KR"/>
        </w:rPr>
        <w:t>아래 개인정보 항목은 정보주체의 동의 없이 처리하고 있습니다.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EFEFE"/>
        <w:tblLayout w:type="fixed"/>
        <w:tblCellMar>
          <w:left w:w="0" w:type="dxa"/>
          <w:right w:w="0" w:type="dxa"/>
        </w:tblCellMar>
        <w:tblLook w:val="04A0" w:firstRow="1" w:lastRow="0" w:firstColumn="1" w:lastColumn="0" w:noHBand="0" w:noVBand="1"/>
      </w:tblPr>
      <w:tblGrid>
        <w:gridCol w:w="735"/>
        <w:gridCol w:w="180"/>
        <w:gridCol w:w="1348"/>
        <w:gridCol w:w="160"/>
        <w:gridCol w:w="772"/>
        <w:gridCol w:w="2897"/>
        <w:gridCol w:w="2123"/>
        <w:gridCol w:w="1680"/>
      </w:tblGrid>
      <w:tr w:rsidR="00200800" w:rsidRPr="00200800" w:rsidTr="00200800">
        <w:tc>
          <w:tcPr>
            <w:tcW w:w="371" w:type="pct"/>
            <w:shd w:val="clear" w:color="auto" w:fill="FEFEFE"/>
            <w:tcMar>
              <w:top w:w="0" w:type="dxa"/>
              <w:left w:w="108" w:type="dxa"/>
              <w:bottom w:w="0" w:type="dxa"/>
              <w:right w:w="108" w:type="dxa"/>
            </w:tcMar>
            <w:vAlign w:val="center"/>
            <w:hideMark/>
          </w:tcPr>
          <w:p w:rsidR="00311130" w:rsidRPr="00200800" w:rsidRDefault="00311130" w:rsidP="00200800">
            <w:pPr>
              <w:widowControl/>
              <w:wordWrap/>
              <w:autoSpaceDE/>
              <w:autoSpaceDN/>
              <w:textAlignment w:val="baseline"/>
              <w:rPr>
                <w:rFonts w:asciiTheme="minorEastAsia" w:eastAsiaTheme="minorEastAsia" w:hAnsiTheme="minorEastAsia" w:cs="굴림"/>
                <w:color w:val="0000FF"/>
                <w:spacing w:val="8"/>
                <w:kern w:val="0"/>
                <w:szCs w:val="20"/>
              </w:rPr>
            </w:pPr>
            <w:r w:rsidRPr="00200800">
              <w:rPr>
                <w:rFonts w:asciiTheme="minorEastAsia" w:eastAsiaTheme="minorEastAsia" w:hAnsiTheme="minorEastAsia" w:cs="굴림"/>
                <w:color w:val="0000FF"/>
                <w:spacing w:val="8"/>
                <w:kern w:val="0"/>
                <w:szCs w:val="20"/>
                <w:bdr w:val="none" w:sz="0" w:space="0" w:color="auto" w:frame="1"/>
              </w:rPr>
              <w:t>구분</w:t>
            </w:r>
          </w:p>
        </w:tc>
        <w:tc>
          <w:tcPr>
            <w:tcW w:w="772" w:type="pct"/>
            <w:gridSpan w:val="2"/>
            <w:shd w:val="clear" w:color="auto" w:fill="FEFEFE"/>
            <w:tcMar>
              <w:top w:w="0" w:type="dxa"/>
              <w:left w:w="108" w:type="dxa"/>
              <w:bottom w:w="0" w:type="dxa"/>
              <w:right w:w="108" w:type="dxa"/>
            </w:tcMar>
            <w:vAlign w:val="center"/>
            <w:hideMark/>
          </w:tcPr>
          <w:p w:rsidR="00311130" w:rsidRPr="00200800" w:rsidRDefault="00311130" w:rsidP="00200800">
            <w:pPr>
              <w:widowControl/>
              <w:wordWrap/>
              <w:autoSpaceDE/>
              <w:autoSpaceDN/>
              <w:textAlignment w:val="baseline"/>
              <w:rPr>
                <w:rFonts w:asciiTheme="minorEastAsia" w:eastAsiaTheme="minorEastAsia" w:hAnsiTheme="minorEastAsia" w:cs="굴림"/>
                <w:color w:val="0000FF"/>
                <w:spacing w:val="8"/>
                <w:kern w:val="0"/>
                <w:szCs w:val="20"/>
              </w:rPr>
            </w:pPr>
            <w:r w:rsidRPr="00200800">
              <w:rPr>
                <w:rFonts w:asciiTheme="minorEastAsia" w:eastAsiaTheme="minorEastAsia" w:hAnsiTheme="minorEastAsia" w:cs="굴림"/>
                <w:color w:val="0000FF"/>
                <w:spacing w:val="8"/>
                <w:kern w:val="0"/>
                <w:szCs w:val="20"/>
                <w:bdr w:val="none" w:sz="0" w:space="0" w:color="auto" w:frame="1"/>
              </w:rPr>
              <w:t>수집경로</w:t>
            </w:r>
          </w:p>
        </w:tc>
        <w:tc>
          <w:tcPr>
            <w:tcW w:w="471" w:type="pct"/>
            <w:gridSpan w:val="2"/>
            <w:shd w:val="clear" w:color="auto" w:fill="FEFEFE"/>
            <w:tcMar>
              <w:top w:w="0" w:type="dxa"/>
              <w:left w:w="108" w:type="dxa"/>
              <w:bottom w:w="0" w:type="dxa"/>
              <w:right w:w="108" w:type="dxa"/>
            </w:tcMar>
            <w:vAlign w:val="center"/>
            <w:hideMark/>
          </w:tcPr>
          <w:p w:rsidR="00311130" w:rsidRPr="00200800" w:rsidRDefault="00311130" w:rsidP="00200800">
            <w:pPr>
              <w:widowControl/>
              <w:wordWrap/>
              <w:autoSpaceDE/>
              <w:autoSpaceDN/>
              <w:textAlignment w:val="baseline"/>
              <w:rPr>
                <w:rFonts w:asciiTheme="minorEastAsia" w:eastAsiaTheme="minorEastAsia" w:hAnsiTheme="minorEastAsia" w:cs="굴림"/>
                <w:color w:val="0000FF"/>
                <w:spacing w:val="8"/>
                <w:kern w:val="0"/>
                <w:szCs w:val="20"/>
              </w:rPr>
            </w:pPr>
            <w:r w:rsidRPr="00200800">
              <w:rPr>
                <w:rFonts w:asciiTheme="minorEastAsia" w:eastAsiaTheme="minorEastAsia" w:hAnsiTheme="minorEastAsia" w:cs="굴림"/>
                <w:color w:val="0000FF"/>
                <w:spacing w:val="8"/>
                <w:kern w:val="0"/>
                <w:szCs w:val="20"/>
                <w:bdr w:val="none" w:sz="0" w:space="0" w:color="auto" w:frame="1"/>
              </w:rPr>
              <w:t>유형</w:t>
            </w:r>
          </w:p>
        </w:tc>
        <w:tc>
          <w:tcPr>
            <w:tcW w:w="1464" w:type="pct"/>
            <w:shd w:val="clear" w:color="auto" w:fill="FEFEFE"/>
            <w:tcMar>
              <w:top w:w="0" w:type="dxa"/>
              <w:left w:w="108" w:type="dxa"/>
              <w:bottom w:w="0" w:type="dxa"/>
              <w:right w:w="108" w:type="dxa"/>
            </w:tcMar>
            <w:vAlign w:val="center"/>
            <w:hideMark/>
          </w:tcPr>
          <w:p w:rsidR="00311130" w:rsidRPr="00200800" w:rsidRDefault="00311130" w:rsidP="00200800">
            <w:pPr>
              <w:widowControl/>
              <w:wordWrap/>
              <w:autoSpaceDE/>
              <w:autoSpaceDN/>
              <w:textAlignment w:val="baseline"/>
              <w:rPr>
                <w:rFonts w:asciiTheme="minorEastAsia" w:eastAsiaTheme="minorEastAsia" w:hAnsiTheme="minorEastAsia" w:cs="굴림"/>
                <w:color w:val="0000FF"/>
                <w:spacing w:val="8"/>
                <w:kern w:val="0"/>
                <w:szCs w:val="20"/>
              </w:rPr>
            </w:pPr>
            <w:r w:rsidRPr="00200800">
              <w:rPr>
                <w:rFonts w:asciiTheme="minorEastAsia" w:eastAsiaTheme="minorEastAsia" w:hAnsiTheme="minorEastAsia" w:cs="굴림"/>
                <w:color w:val="0000FF"/>
                <w:spacing w:val="8"/>
                <w:kern w:val="0"/>
                <w:szCs w:val="20"/>
                <w:bdr w:val="none" w:sz="0" w:space="0" w:color="auto" w:frame="1"/>
              </w:rPr>
              <w:t>수집항목</w:t>
            </w:r>
          </w:p>
        </w:tc>
        <w:tc>
          <w:tcPr>
            <w:tcW w:w="1073" w:type="pct"/>
            <w:shd w:val="clear" w:color="auto" w:fill="FEFEFE"/>
            <w:tcMar>
              <w:top w:w="0" w:type="dxa"/>
              <w:left w:w="108" w:type="dxa"/>
              <w:bottom w:w="0" w:type="dxa"/>
              <w:right w:w="108" w:type="dxa"/>
            </w:tcMar>
            <w:vAlign w:val="center"/>
            <w:hideMark/>
          </w:tcPr>
          <w:p w:rsidR="00311130" w:rsidRPr="00200800" w:rsidRDefault="00311130" w:rsidP="00200800">
            <w:pPr>
              <w:widowControl/>
              <w:wordWrap/>
              <w:autoSpaceDE/>
              <w:autoSpaceDN/>
              <w:textAlignment w:val="baseline"/>
              <w:rPr>
                <w:rFonts w:asciiTheme="minorEastAsia" w:eastAsiaTheme="minorEastAsia" w:hAnsiTheme="minorEastAsia" w:cs="굴림"/>
                <w:color w:val="0000FF"/>
                <w:spacing w:val="8"/>
                <w:kern w:val="0"/>
                <w:szCs w:val="20"/>
              </w:rPr>
            </w:pPr>
            <w:r w:rsidRPr="00200800">
              <w:rPr>
                <w:rFonts w:asciiTheme="minorEastAsia" w:eastAsiaTheme="minorEastAsia" w:hAnsiTheme="minorEastAsia" w:cs="굴림"/>
                <w:color w:val="0000FF"/>
                <w:spacing w:val="8"/>
                <w:kern w:val="0"/>
                <w:szCs w:val="20"/>
                <w:bdr w:val="none" w:sz="0" w:space="0" w:color="auto" w:frame="1"/>
              </w:rPr>
              <w:t>이용목적</w:t>
            </w:r>
          </w:p>
        </w:tc>
        <w:tc>
          <w:tcPr>
            <w:tcW w:w="849" w:type="pct"/>
            <w:shd w:val="clear" w:color="auto" w:fill="FEFEFE"/>
            <w:vAlign w:val="center"/>
          </w:tcPr>
          <w:p w:rsidR="00311130" w:rsidRPr="00200800" w:rsidRDefault="00311130" w:rsidP="00200800">
            <w:pPr>
              <w:widowControl/>
              <w:wordWrap/>
              <w:autoSpaceDE/>
              <w:autoSpaceDN/>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굴림" w:hint="eastAsia"/>
                <w:color w:val="0000FF"/>
                <w:spacing w:val="8"/>
                <w:kern w:val="0"/>
                <w:szCs w:val="20"/>
                <w:bdr w:val="none" w:sz="0" w:space="0" w:color="auto" w:frame="1"/>
              </w:rPr>
              <w:t>수집 근거</w:t>
            </w:r>
          </w:p>
        </w:tc>
      </w:tr>
      <w:tr w:rsidR="00200800" w:rsidRPr="00200800" w:rsidTr="00200800">
        <w:tc>
          <w:tcPr>
            <w:tcW w:w="371" w:type="pct"/>
            <w:vMerge w:val="restart"/>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lastRenderedPageBreak/>
              <w:t>비회원</w:t>
            </w:r>
          </w:p>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(매장구매 준회원 포함)</w:t>
            </w:r>
          </w:p>
        </w:tc>
        <w:tc>
          <w:tcPr>
            <w:tcW w:w="772" w:type="pct"/>
            <w:gridSpan w:val="2"/>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proofErr w:type="spellStart"/>
            <w:r w:rsidRPr="00E61306">
              <w:rPr>
                <w:rFonts w:asciiTheme="minorEastAsia" w:eastAsiaTheme="minorEastAsia" w:hAnsiTheme="minorEastAsia" w:cs="굴림"/>
                <w:spacing w:val="8"/>
                <w:kern w:val="0"/>
                <w:szCs w:val="20"/>
                <w:bdr w:val="none" w:sz="0" w:space="0" w:color="auto" w:frame="1"/>
              </w:rPr>
              <w:t>데스커</w:t>
            </w:r>
            <w:proofErr w:type="spellEnd"/>
            <w:r w:rsidRPr="00E61306">
              <w:rPr>
                <w:rFonts w:asciiTheme="minorEastAsia" w:eastAsiaTheme="minorEastAsia" w:hAnsiTheme="minorEastAsia" w:cs="굴림"/>
                <w:spacing w:val="8"/>
                <w:kern w:val="0"/>
                <w:szCs w:val="20"/>
                <w:bdr w:val="none" w:sz="0" w:space="0" w:color="auto" w:frame="1"/>
              </w:rPr>
              <w:t xml:space="preserve"> 공식 홈페이지 구매(주문/배송/AS)</w:t>
            </w:r>
          </w:p>
        </w:tc>
        <w:tc>
          <w:tcPr>
            <w:tcW w:w="471" w:type="pct"/>
            <w:gridSpan w:val="2"/>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성명, 휴대폰번호, </w:t>
            </w:r>
            <w:proofErr w:type="spellStart"/>
            <w:r w:rsidRPr="00E61306">
              <w:rPr>
                <w:rFonts w:asciiTheme="minorEastAsia" w:eastAsiaTheme="minorEastAsia" w:hAnsiTheme="minorEastAsia" w:cs="굴림"/>
                <w:spacing w:val="8"/>
                <w:kern w:val="0"/>
                <w:szCs w:val="20"/>
                <w:bdr w:val="none" w:sz="0" w:space="0" w:color="auto" w:frame="1"/>
              </w:rPr>
              <w:t>이메일주소</w:t>
            </w:r>
            <w:proofErr w:type="spellEnd"/>
            <w:r w:rsidRPr="00E61306">
              <w:rPr>
                <w:rFonts w:asciiTheme="minorEastAsia" w:eastAsiaTheme="minorEastAsia" w:hAnsiTheme="minorEastAsia" w:cs="굴림"/>
                <w:spacing w:val="8"/>
                <w:kern w:val="0"/>
                <w:szCs w:val="20"/>
                <w:bdr w:val="none" w:sz="0" w:space="0" w:color="auto" w:frame="1"/>
              </w:rPr>
              <w:t>, 배송정보 (수취인명, 수취인 주소, 수취인 연락처 )</w:t>
            </w:r>
          </w:p>
        </w:tc>
        <w:tc>
          <w:tcPr>
            <w:tcW w:w="1073" w:type="pct"/>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주문 확인 및 상품 배송</w:t>
            </w:r>
          </w:p>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주문자 / </w:t>
            </w:r>
            <w:proofErr w:type="spellStart"/>
            <w:r w:rsidRPr="00E61306">
              <w:rPr>
                <w:rFonts w:asciiTheme="minorEastAsia" w:eastAsiaTheme="minorEastAsia" w:hAnsiTheme="minorEastAsia" w:cs="굴림"/>
                <w:spacing w:val="8"/>
                <w:kern w:val="0"/>
                <w:szCs w:val="20"/>
                <w:bdr w:val="none" w:sz="0" w:space="0" w:color="auto" w:frame="1"/>
              </w:rPr>
              <w:t>배송지</w:t>
            </w:r>
            <w:proofErr w:type="spellEnd"/>
            <w:r w:rsidRPr="00E61306">
              <w:rPr>
                <w:rFonts w:asciiTheme="minorEastAsia" w:eastAsiaTheme="minorEastAsia" w:hAnsiTheme="minorEastAsia" w:cs="굴림"/>
                <w:spacing w:val="8"/>
                <w:kern w:val="0"/>
                <w:szCs w:val="20"/>
                <w:bdr w:val="none" w:sz="0" w:space="0" w:color="auto" w:frame="1"/>
              </w:rPr>
              <w:t xml:space="preserve"> 정보 확보</w:t>
            </w:r>
          </w:p>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AS 접수 및 처리</w:t>
            </w:r>
          </w:p>
        </w:tc>
        <w:tc>
          <w:tcPr>
            <w:tcW w:w="849" w:type="pct"/>
            <w:shd w:val="clear" w:color="auto" w:fill="FEFEFE"/>
          </w:tcPr>
          <w:p w:rsidR="00311130" w:rsidRPr="00200800" w:rsidRDefault="00311130" w:rsidP="00200800">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서비스 제공에 대한 계약 이행</w:t>
            </w:r>
          </w:p>
          <w:p w:rsidR="00311130" w:rsidRPr="00200800" w:rsidRDefault="00311130" w:rsidP="00200800">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제4호</w:t>
            </w:r>
          </w:p>
        </w:tc>
      </w:tr>
      <w:tr w:rsidR="00200800" w:rsidRPr="00200800" w:rsidTr="00200800">
        <w:tc>
          <w:tcPr>
            <w:tcW w:w="371" w:type="pct"/>
            <w:vMerge/>
            <w:shd w:val="clear" w:color="auto" w:fill="FEFEFE"/>
            <w:vAlign w:val="center"/>
            <w:hideMark/>
          </w:tcPr>
          <w:p w:rsidR="00311130" w:rsidRPr="00E61306" w:rsidRDefault="00311130" w:rsidP="00200800">
            <w:pPr>
              <w:widowControl/>
              <w:wordWrap/>
              <w:autoSpaceDE/>
              <w:autoSpaceDN/>
              <w:jc w:val="left"/>
              <w:rPr>
                <w:rFonts w:asciiTheme="minorEastAsia" w:eastAsiaTheme="minorEastAsia" w:hAnsiTheme="minorEastAsia" w:cs="굴림"/>
                <w:spacing w:val="8"/>
                <w:kern w:val="0"/>
                <w:szCs w:val="20"/>
              </w:rPr>
            </w:pPr>
          </w:p>
        </w:tc>
        <w:tc>
          <w:tcPr>
            <w:tcW w:w="772" w:type="pct"/>
            <w:gridSpan w:val="2"/>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proofErr w:type="spellStart"/>
            <w:r w:rsidRPr="00E61306">
              <w:rPr>
                <w:rFonts w:asciiTheme="minorEastAsia" w:eastAsiaTheme="minorEastAsia" w:hAnsiTheme="minorEastAsia" w:cs="굴림"/>
                <w:spacing w:val="8"/>
                <w:kern w:val="0"/>
                <w:szCs w:val="20"/>
                <w:bdr w:val="none" w:sz="0" w:space="0" w:color="auto" w:frame="1"/>
              </w:rPr>
              <w:t>데스커</w:t>
            </w:r>
            <w:proofErr w:type="spellEnd"/>
            <w:r w:rsidRPr="00E61306">
              <w:rPr>
                <w:rFonts w:asciiTheme="minorEastAsia" w:eastAsiaTheme="minorEastAsia" w:hAnsiTheme="minorEastAsia" w:cs="굴림"/>
                <w:spacing w:val="8"/>
                <w:kern w:val="0"/>
                <w:szCs w:val="20"/>
                <w:bdr w:val="none" w:sz="0" w:space="0" w:color="auto" w:frame="1"/>
              </w:rPr>
              <w:t xml:space="preserve"> 공식 홈페이지 결제/환불</w:t>
            </w:r>
          </w:p>
        </w:tc>
        <w:tc>
          <w:tcPr>
            <w:tcW w:w="471" w:type="pct"/>
            <w:gridSpan w:val="2"/>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 xml:space="preserve">성명, 휴대폰번호, </w:t>
            </w:r>
            <w:proofErr w:type="spellStart"/>
            <w:r w:rsidRPr="00E61306">
              <w:rPr>
                <w:rFonts w:asciiTheme="minorEastAsia" w:eastAsiaTheme="minorEastAsia" w:hAnsiTheme="minorEastAsia" w:cs="굴림"/>
                <w:spacing w:val="8"/>
                <w:kern w:val="0"/>
                <w:szCs w:val="20"/>
                <w:bdr w:val="none" w:sz="0" w:space="0" w:color="auto" w:frame="1"/>
              </w:rPr>
              <w:t>이메일주소</w:t>
            </w:r>
            <w:proofErr w:type="spellEnd"/>
            <w:r w:rsidRPr="00E61306">
              <w:rPr>
                <w:rFonts w:asciiTheme="minorEastAsia" w:eastAsiaTheme="minorEastAsia" w:hAnsiTheme="minorEastAsia" w:cs="굴림"/>
                <w:spacing w:val="8"/>
                <w:kern w:val="0"/>
                <w:szCs w:val="20"/>
                <w:bdr w:val="none" w:sz="0" w:space="0" w:color="auto" w:frame="1"/>
              </w:rPr>
              <w:t>, 결제정보(환불 계좌 정보, 카드 정보, 증빙 발행 여부 )</w:t>
            </w:r>
          </w:p>
        </w:tc>
        <w:tc>
          <w:tcPr>
            <w:tcW w:w="1073" w:type="pct"/>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주문 상품 결제</w:t>
            </w:r>
          </w:p>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결제증빙 발행</w:t>
            </w:r>
          </w:p>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청약철회 시 환불처리</w:t>
            </w:r>
          </w:p>
        </w:tc>
        <w:tc>
          <w:tcPr>
            <w:tcW w:w="849" w:type="pct"/>
            <w:shd w:val="clear" w:color="auto" w:fill="FEFEFE"/>
          </w:tcPr>
          <w:p w:rsidR="00311130" w:rsidRPr="00200800" w:rsidRDefault="00311130" w:rsidP="00200800">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서비스 제공에 대한 계약 이행</w:t>
            </w:r>
          </w:p>
          <w:p w:rsidR="00311130" w:rsidRPr="00200800" w:rsidRDefault="00311130" w:rsidP="00200800">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제4호</w:t>
            </w:r>
          </w:p>
        </w:tc>
      </w:tr>
      <w:tr w:rsidR="00200800" w:rsidRPr="00200800" w:rsidTr="00200800">
        <w:tc>
          <w:tcPr>
            <w:tcW w:w="371" w:type="pct"/>
            <w:vMerge/>
            <w:shd w:val="clear" w:color="auto" w:fill="FEFEFE"/>
            <w:vAlign w:val="center"/>
            <w:hideMark/>
          </w:tcPr>
          <w:p w:rsidR="00311130" w:rsidRPr="00E61306" w:rsidRDefault="00311130" w:rsidP="00200800">
            <w:pPr>
              <w:widowControl/>
              <w:wordWrap/>
              <w:autoSpaceDE/>
              <w:autoSpaceDN/>
              <w:jc w:val="left"/>
              <w:rPr>
                <w:rFonts w:asciiTheme="minorEastAsia" w:eastAsiaTheme="minorEastAsia" w:hAnsiTheme="minorEastAsia" w:cs="굴림"/>
                <w:spacing w:val="8"/>
                <w:kern w:val="0"/>
                <w:szCs w:val="20"/>
              </w:rPr>
            </w:pPr>
          </w:p>
        </w:tc>
        <w:tc>
          <w:tcPr>
            <w:tcW w:w="772" w:type="pct"/>
            <w:gridSpan w:val="2"/>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proofErr w:type="spellStart"/>
            <w:r w:rsidRPr="00E61306">
              <w:rPr>
                <w:rFonts w:asciiTheme="minorEastAsia" w:eastAsiaTheme="minorEastAsia" w:hAnsiTheme="minorEastAsia" w:cs="굴림"/>
                <w:spacing w:val="8"/>
                <w:kern w:val="0"/>
                <w:szCs w:val="20"/>
                <w:bdr w:val="none" w:sz="0" w:space="0" w:color="auto" w:frame="1"/>
              </w:rPr>
              <w:t>데스커</w:t>
            </w:r>
            <w:proofErr w:type="spellEnd"/>
            <w:r w:rsidRPr="00E61306">
              <w:rPr>
                <w:rFonts w:asciiTheme="minorEastAsia" w:eastAsiaTheme="minorEastAsia" w:hAnsiTheme="minorEastAsia" w:cs="굴림"/>
                <w:spacing w:val="8"/>
                <w:kern w:val="0"/>
                <w:szCs w:val="20"/>
                <w:bdr w:val="none" w:sz="0" w:space="0" w:color="auto" w:frame="1"/>
              </w:rPr>
              <w:t xml:space="preserve"> 매장 구매(주문/배송/AS)</w:t>
            </w:r>
          </w:p>
        </w:tc>
        <w:tc>
          <w:tcPr>
            <w:tcW w:w="471" w:type="pct"/>
            <w:gridSpan w:val="2"/>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본인확인정보(CI, 성별, 생년월일), 성명, 휴대폰번호, 이메일 배송정보(주문자 및 수취인주소, 수취인명, 수취인연락처)</w:t>
            </w:r>
          </w:p>
        </w:tc>
        <w:tc>
          <w:tcPr>
            <w:tcW w:w="1073" w:type="pct"/>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주문 확인 및 상품 배송</w:t>
            </w:r>
          </w:p>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주문자 / </w:t>
            </w:r>
            <w:proofErr w:type="spellStart"/>
            <w:r w:rsidRPr="00E61306">
              <w:rPr>
                <w:rFonts w:asciiTheme="minorEastAsia" w:eastAsiaTheme="minorEastAsia" w:hAnsiTheme="minorEastAsia" w:cs="굴림"/>
                <w:spacing w:val="8"/>
                <w:kern w:val="0"/>
                <w:szCs w:val="20"/>
                <w:bdr w:val="none" w:sz="0" w:space="0" w:color="auto" w:frame="1"/>
              </w:rPr>
              <w:t>배송지</w:t>
            </w:r>
            <w:proofErr w:type="spellEnd"/>
            <w:r w:rsidRPr="00E61306">
              <w:rPr>
                <w:rFonts w:asciiTheme="minorEastAsia" w:eastAsiaTheme="minorEastAsia" w:hAnsiTheme="minorEastAsia" w:cs="굴림"/>
                <w:spacing w:val="8"/>
                <w:kern w:val="0"/>
                <w:szCs w:val="20"/>
                <w:bdr w:val="none" w:sz="0" w:space="0" w:color="auto" w:frame="1"/>
              </w:rPr>
              <w:t xml:space="preserve"> 정보 확보</w:t>
            </w:r>
          </w:p>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AS 접수 및 처리</w:t>
            </w:r>
          </w:p>
        </w:tc>
        <w:tc>
          <w:tcPr>
            <w:tcW w:w="849" w:type="pct"/>
            <w:shd w:val="clear" w:color="auto" w:fill="FEFEFE"/>
          </w:tcPr>
          <w:p w:rsidR="00311130" w:rsidRPr="00200800" w:rsidRDefault="00311130" w:rsidP="00200800">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서비스 제공에 대한 계약 이행</w:t>
            </w:r>
          </w:p>
          <w:p w:rsidR="00311130" w:rsidRPr="00200800" w:rsidRDefault="00311130" w:rsidP="00200800">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제4호</w:t>
            </w:r>
          </w:p>
        </w:tc>
      </w:tr>
      <w:tr w:rsidR="00200800" w:rsidRPr="00200800" w:rsidTr="00200800">
        <w:tc>
          <w:tcPr>
            <w:tcW w:w="371" w:type="pct"/>
            <w:vMerge/>
            <w:shd w:val="clear" w:color="auto" w:fill="FEFEFE"/>
            <w:vAlign w:val="center"/>
            <w:hideMark/>
          </w:tcPr>
          <w:p w:rsidR="00311130" w:rsidRPr="00E61306" w:rsidRDefault="00311130" w:rsidP="00200800">
            <w:pPr>
              <w:widowControl/>
              <w:wordWrap/>
              <w:autoSpaceDE/>
              <w:autoSpaceDN/>
              <w:jc w:val="left"/>
              <w:rPr>
                <w:rFonts w:asciiTheme="minorEastAsia" w:eastAsiaTheme="minorEastAsia" w:hAnsiTheme="minorEastAsia" w:cs="굴림"/>
                <w:spacing w:val="8"/>
                <w:kern w:val="0"/>
                <w:szCs w:val="20"/>
              </w:rPr>
            </w:pPr>
          </w:p>
        </w:tc>
        <w:tc>
          <w:tcPr>
            <w:tcW w:w="772" w:type="pct"/>
            <w:gridSpan w:val="2"/>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proofErr w:type="spellStart"/>
            <w:r w:rsidRPr="00E61306">
              <w:rPr>
                <w:rFonts w:asciiTheme="minorEastAsia" w:eastAsiaTheme="minorEastAsia" w:hAnsiTheme="minorEastAsia" w:cs="굴림"/>
                <w:spacing w:val="8"/>
                <w:kern w:val="0"/>
                <w:szCs w:val="20"/>
                <w:bdr w:val="none" w:sz="0" w:space="0" w:color="auto" w:frame="1"/>
              </w:rPr>
              <w:t>데스커</w:t>
            </w:r>
            <w:proofErr w:type="spellEnd"/>
            <w:r w:rsidRPr="00E61306">
              <w:rPr>
                <w:rFonts w:asciiTheme="minorEastAsia" w:eastAsiaTheme="minorEastAsia" w:hAnsiTheme="minorEastAsia" w:cs="굴림"/>
                <w:spacing w:val="8"/>
                <w:kern w:val="0"/>
                <w:szCs w:val="20"/>
                <w:bdr w:val="none" w:sz="0" w:space="0" w:color="auto" w:frame="1"/>
              </w:rPr>
              <w:t xml:space="preserve"> 매장 구매(결제/환불)</w:t>
            </w:r>
          </w:p>
        </w:tc>
        <w:tc>
          <w:tcPr>
            <w:tcW w:w="471" w:type="pct"/>
            <w:gridSpan w:val="2"/>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성명, 휴대폰번호, </w:t>
            </w:r>
            <w:proofErr w:type="spellStart"/>
            <w:r w:rsidRPr="00E61306">
              <w:rPr>
                <w:rFonts w:asciiTheme="minorEastAsia" w:eastAsiaTheme="minorEastAsia" w:hAnsiTheme="minorEastAsia" w:cs="굴림"/>
                <w:spacing w:val="8"/>
                <w:kern w:val="0"/>
                <w:szCs w:val="20"/>
                <w:bdr w:val="none" w:sz="0" w:space="0" w:color="auto" w:frame="1"/>
              </w:rPr>
              <w:t>이메일주소</w:t>
            </w:r>
            <w:proofErr w:type="spellEnd"/>
            <w:r w:rsidRPr="00E61306">
              <w:rPr>
                <w:rFonts w:asciiTheme="minorEastAsia" w:eastAsiaTheme="minorEastAsia" w:hAnsiTheme="minorEastAsia" w:cs="굴림"/>
                <w:spacing w:val="8"/>
                <w:kern w:val="0"/>
                <w:szCs w:val="20"/>
                <w:bdr w:val="none" w:sz="0" w:space="0" w:color="auto" w:frame="1"/>
              </w:rPr>
              <w:t>, 결제정보 (환불 계좌정보, 카드 정보, 증빙 발행 여부)</w:t>
            </w:r>
          </w:p>
        </w:tc>
        <w:tc>
          <w:tcPr>
            <w:tcW w:w="1073" w:type="pct"/>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주문 상품 결제</w:t>
            </w:r>
          </w:p>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결제 증빙 발행</w:t>
            </w:r>
          </w:p>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청약 철회 시 환불처리</w:t>
            </w:r>
          </w:p>
        </w:tc>
        <w:tc>
          <w:tcPr>
            <w:tcW w:w="849" w:type="pct"/>
            <w:shd w:val="clear" w:color="auto" w:fill="FEFEFE"/>
          </w:tcPr>
          <w:p w:rsidR="00311130" w:rsidRPr="00200800" w:rsidRDefault="00311130" w:rsidP="00200800">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서비스 제공에 대한 계약 이행</w:t>
            </w:r>
          </w:p>
          <w:p w:rsidR="00311130" w:rsidRPr="00200800" w:rsidRDefault="00311130" w:rsidP="00200800">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제4호</w:t>
            </w:r>
          </w:p>
        </w:tc>
      </w:tr>
      <w:tr w:rsidR="00200800" w:rsidRPr="00200800" w:rsidTr="00200800">
        <w:tc>
          <w:tcPr>
            <w:tcW w:w="371" w:type="pct"/>
            <w:vMerge/>
            <w:shd w:val="clear" w:color="auto" w:fill="FEFEFE"/>
            <w:vAlign w:val="center"/>
            <w:hideMark/>
          </w:tcPr>
          <w:p w:rsidR="00311130" w:rsidRPr="00E61306" w:rsidRDefault="00311130" w:rsidP="00200800">
            <w:pPr>
              <w:widowControl/>
              <w:wordWrap/>
              <w:autoSpaceDE/>
              <w:autoSpaceDN/>
              <w:jc w:val="left"/>
              <w:rPr>
                <w:rFonts w:asciiTheme="minorEastAsia" w:eastAsiaTheme="minorEastAsia" w:hAnsiTheme="minorEastAsia" w:cs="굴림"/>
                <w:spacing w:val="8"/>
                <w:kern w:val="0"/>
                <w:szCs w:val="20"/>
              </w:rPr>
            </w:pPr>
          </w:p>
        </w:tc>
        <w:tc>
          <w:tcPr>
            <w:tcW w:w="772" w:type="pct"/>
            <w:gridSpan w:val="2"/>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ind w:left="166" w:hanging="166"/>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대리점 문의</w:t>
            </w:r>
          </w:p>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사업 제안, 협업제안</w:t>
            </w:r>
          </w:p>
        </w:tc>
        <w:tc>
          <w:tcPr>
            <w:tcW w:w="471" w:type="pct"/>
            <w:gridSpan w:val="2"/>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이름, 휴대폰번호, </w:t>
            </w:r>
            <w:proofErr w:type="spellStart"/>
            <w:r w:rsidRPr="00E61306">
              <w:rPr>
                <w:rFonts w:asciiTheme="minorEastAsia" w:eastAsiaTheme="minorEastAsia" w:hAnsiTheme="minorEastAsia" w:cs="굴림"/>
                <w:spacing w:val="8"/>
                <w:kern w:val="0"/>
                <w:szCs w:val="20"/>
                <w:bdr w:val="none" w:sz="0" w:space="0" w:color="auto" w:frame="1"/>
              </w:rPr>
              <w:t>이메일주소</w:t>
            </w:r>
            <w:proofErr w:type="spellEnd"/>
            <w:r w:rsidRPr="00E61306">
              <w:rPr>
                <w:rFonts w:asciiTheme="minorEastAsia" w:eastAsiaTheme="minorEastAsia" w:hAnsiTheme="minorEastAsia" w:cs="굴림"/>
                <w:spacing w:val="8"/>
                <w:kern w:val="0"/>
                <w:szCs w:val="20"/>
                <w:bdr w:val="none" w:sz="0" w:space="0" w:color="auto" w:frame="1"/>
              </w:rPr>
              <w:t>, 직업</w:t>
            </w:r>
          </w:p>
        </w:tc>
        <w:tc>
          <w:tcPr>
            <w:tcW w:w="1073" w:type="pct"/>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본인식별, 문의사항 처리</w:t>
            </w:r>
          </w:p>
        </w:tc>
        <w:tc>
          <w:tcPr>
            <w:tcW w:w="849" w:type="pct"/>
            <w:shd w:val="clear" w:color="auto" w:fill="FEFEFE"/>
          </w:tcPr>
          <w:p w:rsidR="00311130" w:rsidRPr="00200800" w:rsidRDefault="00311130" w:rsidP="00200800">
            <w:pPr>
              <w:pStyle w:val="af8"/>
              <w:spacing w:before="0" w:beforeAutospacing="0" w:after="0" w:afterAutospacing="0"/>
              <w:rPr>
                <w:rFonts w:asciiTheme="minorEastAsia" w:eastAsiaTheme="minorEastAsia" w:hAnsiTheme="minorEastAsia" w:cs="Arial"/>
                <w:color w:val="0000FF"/>
                <w:spacing w:val="-6"/>
                <w:sz w:val="20"/>
                <w:szCs w:val="20"/>
              </w:rPr>
            </w:pPr>
            <w:r w:rsidRPr="00200800">
              <w:rPr>
                <w:rFonts w:asciiTheme="minorEastAsia" w:eastAsiaTheme="minorEastAsia" w:hAnsiTheme="minorEastAsia" w:cs="Arial" w:hint="eastAsia"/>
                <w:color w:val="0000FF"/>
                <w:spacing w:val="-6"/>
                <w:sz w:val="20"/>
                <w:szCs w:val="20"/>
              </w:rPr>
              <w:t>서비스 제공에 대한 계약 이행</w:t>
            </w:r>
          </w:p>
          <w:p w:rsidR="00311130" w:rsidRPr="00200800" w:rsidRDefault="00311130" w:rsidP="00200800">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제4호</w:t>
            </w:r>
          </w:p>
        </w:tc>
      </w:tr>
      <w:tr w:rsidR="00200800" w:rsidRPr="00200800" w:rsidTr="00200800">
        <w:tc>
          <w:tcPr>
            <w:tcW w:w="1614" w:type="pct"/>
            <w:gridSpan w:val="5"/>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서비스 이용과정 및 사업처리과정에서 수집될 수 있는 개인정보</w:t>
            </w:r>
          </w:p>
        </w:tc>
        <w:tc>
          <w:tcPr>
            <w:tcW w:w="1464" w:type="pct"/>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서비스 이용 및 중지기록, 접속로그, 쿠키, 접속IP정보, 결제기록, 은행계좌정보, 거래정보</w:t>
            </w:r>
          </w:p>
        </w:tc>
        <w:tc>
          <w:tcPr>
            <w:tcW w:w="1922" w:type="pct"/>
            <w:gridSpan w:val="2"/>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소비자 보호를 위한 법적 의무 준수</w:t>
            </w:r>
          </w:p>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bdr w:val="none" w:sz="0" w:space="0" w:color="auto" w:frame="1"/>
              </w:rPr>
            </w:pPr>
            <w:r w:rsidRPr="00E61306">
              <w:rPr>
                <w:rFonts w:asciiTheme="minorEastAsia" w:eastAsiaTheme="minorEastAsia" w:hAnsiTheme="minorEastAsia" w:cs="굴림"/>
                <w:spacing w:val="8"/>
                <w:kern w:val="0"/>
                <w:szCs w:val="20"/>
                <w:bdr w:val="none" w:sz="0" w:space="0" w:color="auto" w:frame="1"/>
              </w:rPr>
              <w:t>사용자 통계 및 서비스 개선</w:t>
            </w:r>
          </w:p>
        </w:tc>
      </w:tr>
      <w:tr w:rsidR="00200800" w:rsidRPr="00200800" w:rsidTr="00200800">
        <w:tc>
          <w:tcPr>
            <w:tcW w:w="1614" w:type="pct"/>
            <w:gridSpan w:val="5"/>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rPr>
            </w:pPr>
            <w:r w:rsidRPr="00E61306">
              <w:rPr>
                <w:rFonts w:asciiTheme="minorEastAsia" w:eastAsiaTheme="minorEastAsia" w:hAnsiTheme="minorEastAsia" w:cs="굴림"/>
                <w:spacing w:val="8"/>
                <w:kern w:val="0"/>
                <w:szCs w:val="20"/>
                <w:bdr w:val="none" w:sz="0" w:space="0" w:color="auto" w:frame="1"/>
              </w:rPr>
              <w:t>로그인 연동 서비스</w:t>
            </w:r>
          </w:p>
        </w:tc>
        <w:tc>
          <w:tcPr>
            <w:tcW w:w="3386" w:type="pct"/>
            <w:gridSpan w:val="3"/>
            <w:shd w:val="clear" w:color="auto" w:fill="FEFEFE"/>
            <w:tcMar>
              <w:top w:w="0" w:type="dxa"/>
              <w:left w:w="108" w:type="dxa"/>
              <w:bottom w:w="0" w:type="dxa"/>
              <w:right w:w="108" w:type="dxa"/>
            </w:tcMar>
            <w:vAlign w:val="center"/>
            <w:hideMark/>
          </w:tcPr>
          <w:p w:rsidR="00311130" w:rsidRPr="00E61306" w:rsidRDefault="00311130" w:rsidP="00200800">
            <w:pPr>
              <w:widowControl/>
              <w:wordWrap/>
              <w:autoSpaceDE/>
              <w:autoSpaceDN/>
              <w:jc w:val="left"/>
              <w:textAlignment w:val="baseline"/>
              <w:rPr>
                <w:rFonts w:asciiTheme="minorEastAsia" w:eastAsiaTheme="minorEastAsia" w:hAnsiTheme="minorEastAsia" w:cs="굴림"/>
                <w:spacing w:val="8"/>
                <w:kern w:val="0"/>
                <w:szCs w:val="20"/>
                <w:bdr w:val="none" w:sz="0" w:space="0" w:color="auto" w:frame="1"/>
              </w:rPr>
            </w:pPr>
            <w:r w:rsidRPr="00E61306">
              <w:rPr>
                <w:rFonts w:asciiTheme="minorEastAsia" w:eastAsiaTheme="minorEastAsia" w:hAnsiTheme="minorEastAsia" w:cs="굴림"/>
                <w:spacing w:val="8"/>
                <w:kern w:val="0"/>
                <w:szCs w:val="20"/>
                <w:bdr w:val="none" w:sz="0" w:space="0" w:color="auto" w:frame="1"/>
              </w:rPr>
              <w:t>※ 회사는 고객의 편의를 위해 SNS 연동 로그인 방식을 제공하고 있습니다. 이와 같은 로그인</w:t>
            </w:r>
            <w:r w:rsidR="00E61306" w:rsidRPr="00E61306">
              <w:rPr>
                <w:rFonts w:asciiTheme="minorEastAsia" w:eastAsiaTheme="minorEastAsia" w:hAnsiTheme="minorEastAsia" w:cs="굴림" w:hint="eastAsia"/>
                <w:spacing w:val="8"/>
                <w:kern w:val="0"/>
                <w:szCs w:val="20"/>
                <w:bdr w:val="none" w:sz="0" w:space="0" w:color="auto" w:frame="1"/>
              </w:rPr>
              <w:t xml:space="preserve"> </w:t>
            </w:r>
            <w:r w:rsidRPr="00E61306">
              <w:rPr>
                <w:rFonts w:asciiTheme="minorEastAsia" w:eastAsiaTheme="minorEastAsia" w:hAnsiTheme="minorEastAsia" w:cs="굴림"/>
                <w:spacing w:val="8"/>
                <w:kern w:val="0"/>
                <w:szCs w:val="20"/>
                <w:bdr w:val="none" w:sz="0" w:space="0" w:color="auto" w:frame="1"/>
              </w:rPr>
              <w:t xml:space="preserve">시 당사가 고객의 개인정보를 추가 수집하지 않으며, 다만 임의의 </w:t>
            </w:r>
            <w:proofErr w:type="spellStart"/>
            <w:r w:rsidRPr="00E61306">
              <w:rPr>
                <w:rFonts w:asciiTheme="minorEastAsia" w:eastAsiaTheme="minorEastAsia" w:hAnsiTheme="minorEastAsia" w:cs="굴림"/>
                <w:spacing w:val="8"/>
                <w:kern w:val="0"/>
                <w:szCs w:val="20"/>
                <w:bdr w:val="none" w:sz="0" w:space="0" w:color="auto" w:frame="1"/>
              </w:rPr>
              <w:t>인증값만</w:t>
            </w:r>
            <w:proofErr w:type="spellEnd"/>
            <w:r w:rsidRPr="00E61306">
              <w:rPr>
                <w:rFonts w:asciiTheme="minorEastAsia" w:eastAsiaTheme="minorEastAsia" w:hAnsiTheme="minorEastAsia" w:cs="굴림"/>
                <w:spacing w:val="8"/>
                <w:kern w:val="0"/>
                <w:szCs w:val="20"/>
                <w:bdr w:val="none" w:sz="0" w:space="0" w:color="auto" w:frame="1"/>
              </w:rPr>
              <w:t xml:space="preserve"> 비교하고 있습니다.</w:t>
            </w:r>
          </w:p>
        </w:tc>
      </w:tr>
      <w:tr w:rsidR="00200800" w:rsidRPr="00200800" w:rsidTr="00200800">
        <w:tc>
          <w:tcPr>
            <w:tcW w:w="462" w:type="pct"/>
            <w:gridSpan w:val="2"/>
            <w:vMerge w:val="restart"/>
            <w:shd w:val="clear" w:color="auto" w:fill="FEFEFE"/>
            <w:tcMar>
              <w:top w:w="0" w:type="dxa"/>
              <w:left w:w="108" w:type="dxa"/>
              <w:bottom w:w="0" w:type="dxa"/>
              <w:right w:w="108" w:type="dxa"/>
            </w:tcMar>
            <w:vAlign w:val="center"/>
          </w:tcPr>
          <w:p w:rsidR="00601F22" w:rsidRPr="00200800" w:rsidRDefault="00601F22" w:rsidP="00601F22">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proofErr w:type="spellStart"/>
            <w:r w:rsidRPr="00200800">
              <w:rPr>
                <w:rFonts w:asciiTheme="minorEastAsia" w:eastAsiaTheme="minorEastAsia" w:hAnsiTheme="minorEastAsia" w:cs="굴림" w:hint="eastAsia"/>
                <w:color w:val="0000FF"/>
                <w:spacing w:val="8"/>
                <w:kern w:val="0"/>
                <w:szCs w:val="20"/>
                <w:bdr w:val="none" w:sz="0" w:space="0" w:color="auto" w:frame="1"/>
              </w:rPr>
              <w:t>데스커</w:t>
            </w:r>
            <w:proofErr w:type="spellEnd"/>
          </w:p>
          <w:p w:rsidR="00601F22" w:rsidRPr="00200800" w:rsidRDefault="00601F22" w:rsidP="00601F22">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proofErr w:type="spellStart"/>
            <w:r w:rsidRPr="00200800">
              <w:rPr>
                <w:rFonts w:asciiTheme="minorEastAsia" w:eastAsiaTheme="minorEastAsia" w:hAnsiTheme="minorEastAsia" w:cs="굴림" w:hint="eastAsia"/>
                <w:color w:val="0000FF"/>
                <w:spacing w:val="8"/>
                <w:kern w:val="0"/>
                <w:szCs w:val="20"/>
                <w:bdr w:val="none" w:sz="0" w:space="0" w:color="auto" w:frame="1"/>
              </w:rPr>
              <w:t>워케이션</w:t>
            </w:r>
            <w:proofErr w:type="spellEnd"/>
          </w:p>
        </w:tc>
        <w:tc>
          <w:tcPr>
            <w:tcW w:w="762" w:type="pct"/>
            <w:gridSpan w:val="2"/>
            <w:shd w:val="clear" w:color="auto" w:fill="FEFEFE"/>
            <w:vAlign w:val="center"/>
          </w:tcPr>
          <w:p w:rsidR="00601F22" w:rsidRPr="00200800" w:rsidRDefault="00601F22" w:rsidP="00601F22">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굴림" w:hint="eastAsia"/>
                <w:color w:val="0000FF"/>
                <w:spacing w:val="8"/>
                <w:kern w:val="0"/>
                <w:szCs w:val="20"/>
                <w:bdr w:val="none" w:sz="0" w:space="0" w:color="auto" w:frame="1"/>
              </w:rPr>
              <w:t>예약</w:t>
            </w:r>
          </w:p>
        </w:tc>
        <w:tc>
          <w:tcPr>
            <w:tcW w:w="390" w:type="pct"/>
            <w:shd w:val="clear" w:color="auto" w:fill="FEFEFE"/>
            <w:vAlign w:val="center"/>
          </w:tcPr>
          <w:p w:rsidR="00601F22" w:rsidRPr="00200800" w:rsidRDefault="00601F22" w:rsidP="00601F22">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굴림" w:hint="eastAsia"/>
                <w:color w:val="0000FF"/>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tcPr>
          <w:p w:rsidR="00601F22" w:rsidRPr="00200800" w:rsidRDefault="00601F22" w:rsidP="00601F22">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굴림" w:hint="eastAsia"/>
                <w:color w:val="0000FF"/>
                <w:spacing w:val="8"/>
                <w:kern w:val="0"/>
                <w:szCs w:val="20"/>
                <w:bdr w:val="none" w:sz="0" w:space="0" w:color="auto" w:frame="1"/>
              </w:rPr>
              <w:t>이름,</w:t>
            </w:r>
            <w:r w:rsidRPr="00200800">
              <w:rPr>
                <w:rFonts w:asciiTheme="minorEastAsia" w:eastAsiaTheme="minorEastAsia" w:hAnsiTheme="minorEastAsia" w:cs="굴림"/>
                <w:color w:val="0000FF"/>
                <w:spacing w:val="8"/>
                <w:kern w:val="0"/>
                <w:szCs w:val="20"/>
                <w:bdr w:val="none" w:sz="0" w:space="0" w:color="auto" w:frame="1"/>
              </w:rPr>
              <w:t xml:space="preserve"> </w:t>
            </w:r>
            <w:r w:rsidRPr="00200800">
              <w:rPr>
                <w:rFonts w:asciiTheme="minorEastAsia" w:eastAsiaTheme="minorEastAsia" w:hAnsiTheme="minorEastAsia" w:cs="굴림" w:hint="eastAsia"/>
                <w:color w:val="0000FF"/>
                <w:spacing w:val="8"/>
                <w:kern w:val="0"/>
                <w:szCs w:val="20"/>
                <w:bdr w:val="none" w:sz="0" w:space="0" w:color="auto" w:frame="1"/>
              </w:rPr>
              <w:t>휴대</w:t>
            </w:r>
            <w:r w:rsidR="00E61306">
              <w:rPr>
                <w:rFonts w:asciiTheme="minorEastAsia" w:eastAsiaTheme="minorEastAsia" w:hAnsiTheme="minorEastAsia" w:cs="굴림" w:hint="eastAsia"/>
                <w:color w:val="0000FF"/>
                <w:spacing w:val="8"/>
                <w:kern w:val="0"/>
                <w:szCs w:val="20"/>
                <w:bdr w:val="none" w:sz="0" w:space="0" w:color="auto" w:frame="1"/>
              </w:rPr>
              <w:t>폰</w:t>
            </w:r>
            <w:r w:rsidRPr="00200800">
              <w:rPr>
                <w:rFonts w:asciiTheme="minorEastAsia" w:eastAsiaTheme="minorEastAsia" w:hAnsiTheme="minorEastAsia" w:cs="굴림" w:hint="eastAsia"/>
                <w:color w:val="0000FF"/>
                <w:spacing w:val="8"/>
                <w:kern w:val="0"/>
                <w:szCs w:val="20"/>
                <w:bdr w:val="none" w:sz="0" w:space="0" w:color="auto" w:frame="1"/>
              </w:rPr>
              <w:t>번호</w:t>
            </w:r>
          </w:p>
        </w:tc>
        <w:tc>
          <w:tcPr>
            <w:tcW w:w="1073" w:type="pct"/>
            <w:shd w:val="clear" w:color="auto" w:fill="FEFEFE"/>
            <w:vAlign w:val="center"/>
          </w:tcPr>
          <w:p w:rsidR="00601F22" w:rsidRPr="00200800" w:rsidRDefault="00601F22" w:rsidP="00601F22">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proofErr w:type="spellStart"/>
            <w:r w:rsidRPr="00200800">
              <w:rPr>
                <w:rFonts w:asciiTheme="minorEastAsia" w:eastAsiaTheme="minorEastAsia" w:hAnsiTheme="minorEastAsia" w:cs="굴림" w:hint="eastAsia"/>
                <w:color w:val="0000FF"/>
                <w:spacing w:val="8"/>
                <w:kern w:val="0"/>
                <w:szCs w:val="20"/>
                <w:bdr w:val="none" w:sz="0" w:space="0" w:color="auto" w:frame="1"/>
              </w:rPr>
              <w:t>워케이션</w:t>
            </w:r>
            <w:proofErr w:type="spellEnd"/>
            <w:r w:rsidRPr="00200800">
              <w:rPr>
                <w:rFonts w:asciiTheme="minorEastAsia" w:eastAsiaTheme="minorEastAsia" w:hAnsiTheme="minorEastAsia" w:cs="굴림" w:hint="eastAsia"/>
                <w:color w:val="0000FF"/>
                <w:spacing w:val="8"/>
                <w:kern w:val="0"/>
                <w:szCs w:val="20"/>
                <w:bdr w:val="none" w:sz="0" w:space="0" w:color="auto" w:frame="1"/>
              </w:rPr>
              <w:t xml:space="preserve"> 서비스 제공</w:t>
            </w:r>
          </w:p>
        </w:tc>
        <w:tc>
          <w:tcPr>
            <w:tcW w:w="849" w:type="pct"/>
            <w:shd w:val="clear" w:color="auto" w:fill="FEFEFE"/>
          </w:tcPr>
          <w:p w:rsidR="00601F22" w:rsidRPr="00200800" w:rsidRDefault="00601F22" w:rsidP="00601F22">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제4호</w:t>
            </w:r>
          </w:p>
        </w:tc>
      </w:tr>
      <w:tr w:rsidR="00200800" w:rsidRPr="00200800" w:rsidTr="00200800">
        <w:tc>
          <w:tcPr>
            <w:tcW w:w="462" w:type="pct"/>
            <w:gridSpan w:val="2"/>
            <w:vMerge/>
            <w:shd w:val="clear" w:color="auto" w:fill="FEFEFE"/>
            <w:tcMar>
              <w:top w:w="0" w:type="dxa"/>
              <w:left w:w="108" w:type="dxa"/>
              <w:bottom w:w="0" w:type="dxa"/>
              <w:right w:w="108" w:type="dxa"/>
            </w:tcMar>
            <w:vAlign w:val="center"/>
          </w:tcPr>
          <w:p w:rsidR="00311130" w:rsidRPr="00200800" w:rsidRDefault="00311130" w:rsidP="00200800">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p>
        </w:tc>
        <w:tc>
          <w:tcPr>
            <w:tcW w:w="762" w:type="pct"/>
            <w:gridSpan w:val="2"/>
            <w:shd w:val="clear" w:color="auto" w:fill="FEFEFE"/>
            <w:vAlign w:val="center"/>
          </w:tcPr>
          <w:p w:rsidR="00311130" w:rsidRPr="00200800" w:rsidRDefault="00311130" w:rsidP="00200800">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굴림" w:hint="eastAsia"/>
                <w:color w:val="0000FF"/>
                <w:spacing w:val="8"/>
                <w:kern w:val="0"/>
                <w:szCs w:val="20"/>
                <w:bdr w:val="none" w:sz="0" w:space="0" w:color="auto" w:frame="1"/>
              </w:rPr>
              <w:t>CONTACT US</w:t>
            </w:r>
          </w:p>
        </w:tc>
        <w:tc>
          <w:tcPr>
            <w:tcW w:w="390" w:type="pct"/>
            <w:shd w:val="clear" w:color="auto" w:fill="FEFEFE"/>
            <w:vAlign w:val="center"/>
          </w:tcPr>
          <w:p w:rsidR="00311130" w:rsidRPr="00200800" w:rsidRDefault="00311130" w:rsidP="00200800">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굴림" w:hint="eastAsia"/>
                <w:color w:val="0000FF"/>
                <w:spacing w:val="8"/>
                <w:kern w:val="0"/>
                <w:szCs w:val="20"/>
                <w:bdr w:val="none" w:sz="0" w:space="0" w:color="auto" w:frame="1"/>
              </w:rPr>
              <w:t>필수</w:t>
            </w:r>
          </w:p>
        </w:tc>
        <w:tc>
          <w:tcPr>
            <w:tcW w:w="1464" w:type="pct"/>
            <w:shd w:val="clear" w:color="auto" w:fill="FEFEFE"/>
            <w:tcMar>
              <w:top w:w="0" w:type="dxa"/>
              <w:left w:w="108" w:type="dxa"/>
              <w:bottom w:w="0" w:type="dxa"/>
              <w:right w:w="108" w:type="dxa"/>
            </w:tcMar>
            <w:vAlign w:val="center"/>
          </w:tcPr>
          <w:p w:rsidR="00311130" w:rsidRPr="00200800" w:rsidRDefault="00311130" w:rsidP="00200800">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굴림" w:hint="eastAsia"/>
                <w:color w:val="0000FF"/>
                <w:spacing w:val="8"/>
                <w:kern w:val="0"/>
                <w:szCs w:val="20"/>
                <w:bdr w:val="none" w:sz="0" w:space="0" w:color="auto" w:frame="1"/>
              </w:rPr>
              <w:t>이름,</w:t>
            </w:r>
            <w:r w:rsidRPr="00200800">
              <w:rPr>
                <w:rFonts w:asciiTheme="minorEastAsia" w:eastAsiaTheme="minorEastAsia" w:hAnsiTheme="minorEastAsia" w:cs="굴림"/>
                <w:color w:val="0000FF"/>
                <w:spacing w:val="8"/>
                <w:kern w:val="0"/>
                <w:szCs w:val="20"/>
                <w:bdr w:val="none" w:sz="0" w:space="0" w:color="auto" w:frame="1"/>
              </w:rPr>
              <w:t xml:space="preserve"> </w:t>
            </w:r>
            <w:r w:rsidRPr="00200800">
              <w:rPr>
                <w:rFonts w:asciiTheme="minorEastAsia" w:eastAsiaTheme="minorEastAsia" w:hAnsiTheme="minorEastAsia" w:cs="굴림" w:hint="eastAsia"/>
                <w:color w:val="0000FF"/>
                <w:spacing w:val="8"/>
                <w:kern w:val="0"/>
                <w:szCs w:val="20"/>
                <w:bdr w:val="none" w:sz="0" w:space="0" w:color="auto" w:frame="1"/>
              </w:rPr>
              <w:t>이메일</w:t>
            </w:r>
          </w:p>
        </w:tc>
        <w:tc>
          <w:tcPr>
            <w:tcW w:w="1073" w:type="pct"/>
            <w:shd w:val="clear" w:color="auto" w:fill="FEFEFE"/>
            <w:vAlign w:val="center"/>
          </w:tcPr>
          <w:p w:rsidR="00311130" w:rsidRPr="00200800" w:rsidRDefault="00311130" w:rsidP="00200800">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굴림" w:hint="eastAsia"/>
                <w:color w:val="0000FF"/>
                <w:spacing w:val="8"/>
                <w:kern w:val="0"/>
                <w:szCs w:val="20"/>
                <w:bdr w:val="none" w:sz="0" w:space="0" w:color="auto" w:frame="1"/>
              </w:rPr>
              <w:t>문의사항 처리</w:t>
            </w:r>
          </w:p>
        </w:tc>
        <w:tc>
          <w:tcPr>
            <w:tcW w:w="849" w:type="pct"/>
            <w:shd w:val="clear" w:color="auto" w:fill="FEFEFE"/>
          </w:tcPr>
          <w:p w:rsidR="00311130" w:rsidRPr="00200800" w:rsidRDefault="00601F22" w:rsidP="00200800">
            <w:pPr>
              <w:widowControl/>
              <w:wordWrap/>
              <w:autoSpaceDE/>
              <w:autoSpaceDN/>
              <w:jc w:val="left"/>
              <w:textAlignment w:val="baseline"/>
              <w:rPr>
                <w:rFonts w:asciiTheme="minorEastAsia" w:eastAsiaTheme="minorEastAsia" w:hAnsiTheme="minorEastAsia" w:cs="굴림"/>
                <w:color w:val="0000FF"/>
                <w:spacing w:val="8"/>
                <w:kern w:val="0"/>
                <w:szCs w:val="20"/>
                <w:bdr w:val="none" w:sz="0" w:space="0" w:color="auto" w:frame="1"/>
              </w:rPr>
            </w:pPr>
            <w:r w:rsidRPr="00200800">
              <w:rPr>
                <w:rFonts w:asciiTheme="minorEastAsia" w:eastAsiaTheme="minorEastAsia" w:hAnsiTheme="minorEastAsia" w:cs="Arial" w:hint="eastAsia"/>
                <w:color w:val="0000FF"/>
                <w:spacing w:val="-6"/>
                <w:szCs w:val="20"/>
              </w:rPr>
              <w:t>개인정보 보호법 제1</w:t>
            </w:r>
            <w:r w:rsidRPr="00200800">
              <w:rPr>
                <w:rFonts w:asciiTheme="minorEastAsia" w:eastAsiaTheme="minorEastAsia" w:hAnsiTheme="minorEastAsia" w:cs="Arial"/>
                <w:color w:val="0000FF"/>
                <w:spacing w:val="-6"/>
                <w:szCs w:val="20"/>
              </w:rPr>
              <w:t>5</w:t>
            </w:r>
            <w:r w:rsidRPr="00200800">
              <w:rPr>
                <w:rFonts w:asciiTheme="minorEastAsia" w:eastAsiaTheme="minorEastAsia" w:hAnsiTheme="minorEastAsia" w:cs="Arial" w:hint="eastAsia"/>
                <w:color w:val="0000FF"/>
                <w:spacing w:val="-6"/>
                <w:szCs w:val="20"/>
              </w:rPr>
              <w:t>조 제1항 제4호</w:t>
            </w:r>
          </w:p>
        </w:tc>
      </w:tr>
    </w:tbl>
    <w:p w:rsidR="00311130" w:rsidRPr="00550846" w:rsidRDefault="00311130" w:rsidP="00242618">
      <w:pPr>
        <w:pStyle w:val="af2"/>
        <w:jc w:val="left"/>
        <w:rPr>
          <w:rFonts w:asciiTheme="minorEastAsia" w:eastAsiaTheme="minorEastAsia" w:hAnsiTheme="minorEastAsia" w:cs="맑은 고딕"/>
          <w:shd w:val="clear" w:color="auto" w:fill="FFFFFF"/>
          <w:lang w:val="en-US" w:eastAsia="ko-KR"/>
        </w:rPr>
      </w:pPr>
    </w:p>
    <w:p w:rsidR="00242618" w:rsidRPr="00550846" w:rsidRDefault="00242618" w:rsidP="00242618">
      <w:pPr>
        <w:pStyle w:val="af2"/>
        <w:jc w:val="left"/>
        <w:rPr>
          <w:rFonts w:asciiTheme="minorEastAsia" w:eastAsiaTheme="minorEastAsia" w:hAnsiTheme="minorEastAsia" w:cs="맑은 고딕"/>
          <w:shd w:val="clear" w:color="auto" w:fill="FFFFFF"/>
          <w:lang w:eastAsia="ko-KR"/>
        </w:rPr>
      </w:pPr>
      <w:r w:rsidRPr="00550846">
        <w:rPr>
          <w:rFonts w:asciiTheme="minorEastAsia" w:eastAsiaTheme="minorEastAsia" w:hAnsiTheme="minorEastAsia" w:cs="맑은 고딕"/>
          <w:shd w:val="clear" w:color="auto" w:fill="FFFFFF"/>
          <w:lang w:eastAsia="ko-KR"/>
        </w:rPr>
        <w:t>위 정보는 가입 당시 정보뿐만 아니라 정보 수정으로 변경된 정보를 포함합니다. </w:t>
      </w:r>
    </w:p>
    <w:p w:rsidR="00242618" w:rsidRPr="00550846" w:rsidRDefault="00242618" w:rsidP="00242618">
      <w:pPr>
        <w:pStyle w:val="af2"/>
        <w:jc w:val="left"/>
        <w:rPr>
          <w:rFonts w:asciiTheme="minorEastAsia" w:eastAsiaTheme="minorEastAsia" w:hAnsiTheme="minorEastAsia" w:cs="맑은 고딕"/>
          <w:shd w:val="clear" w:color="auto" w:fill="FFFFFF"/>
          <w:lang w:eastAsia="ko-KR"/>
        </w:rPr>
      </w:pPr>
      <w:r w:rsidRPr="00550846">
        <w:rPr>
          <w:rFonts w:asciiTheme="minorEastAsia" w:eastAsiaTheme="minorEastAsia" w:hAnsiTheme="minorEastAsia" w:cs="맑은 고딕"/>
          <w:shd w:val="clear" w:color="auto" w:fill="FFFFFF"/>
          <w:lang w:eastAsia="ko-KR"/>
        </w:rPr>
        <w:t xml:space="preserve">법인, 외국인 등 본인인증이 불가한 오프라인 매장 구매 고객의 경우 </w:t>
      </w:r>
      <w:proofErr w:type="spellStart"/>
      <w:r w:rsidRPr="00550846">
        <w:rPr>
          <w:rFonts w:asciiTheme="minorEastAsia" w:eastAsiaTheme="minorEastAsia" w:hAnsiTheme="minorEastAsia" w:cs="맑은 고딕"/>
          <w:shd w:val="clear" w:color="auto" w:fill="FFFFFF"/>
          <w:lang w:eastAsia="ko-KR"/>
        </w:rPr>
        <w:t>CI값을</w:t>
      </w:r>
      <w:proofErr w:type="spellEnd"/>
      <w:r w:rsidRPr="00550846">
        <w:rPr>
          <w:rFonts w:asciiTheme="minorEastAsia" w:eastAsiaTheme="minorEastAsia" w:hAnsiTheme="minorEastAsia" w:cs="맑은 고딕"/>
          <w:shd w:val="clear" w:color="auto" w:fill="FFFFFF"/>
          <w:lang w:eastAsia="ko-KR"/>
        </w:rPr>
        <w:t xml:space="preserve"> 수집하지 않습니다. </w:t>
      </w:r>
    </w:p>
    <w:p w:rsidR="00242618" w:rsidRPr="00550846" w:rsidRDefault="00242618" w:rsidP="00242618">
      <w:pPr>
        <w:pStyle w:val="af2"/>
        <w:jc w:val="left"/>
        <w:rPr>
          <w:rFonts w:asciiTheme="minorEastAsia" w:eastAsiaTheme="minorEastAsia" w:hAnsiTheme="minorEastAsia" w:cs="맑은 고딕"/>
          <w:shd w:val="clear" w:color="auto" w:fill="FFFFFF"/>
          <w:lang w:eastAsia="ko-KR"/>
        </w:rPr>
      </w:pPr>
      <w:proofErr w:type="spellStart"/>
      <w:r w:rsidRPr="00550846">
        <w:rPr>
          <w:rFonts w:asciiTheme="minorEastAsia" w:eastAsiaTheme="minorEastAsia" w:hAnsiTheme="minorEastAsia" w:cs="맑은 고딕"/>
          <w:shd w:val="clear" w:color="auto" w:fill="FFFFFF"/>
          <w:lang w:eastAsia="ko-KR"/>
        </w:rPr>
        <w:t>데스커는</w:t>
      </w:r>
      <w:proofErr w:type="spellEnd"/>
      <w:r w:rsidRPr="00550846">
        <w:rPr>
          <w:rFonts w:asciiTheme="minorEastAsia" w:eastAsiaTheme="minorEastAsia" w:hAnsiTheme="minorEastAsia" w:cs="맑은 고딕"/>
          <w:shd w:val="clear" w:color="auto" w:fill="FFFFFF"/>
          <w:lang w:eastAsia="ko-KR"/>
        </w:rPr>
        <w:t xml:space="preserve"> 위의 경우 이외에 서면, 전화, 이메일 등을 통한 문의 및 이벤트 응모 등에 대해 수집항목, 목적, 보유기간에 대한 별도 동의를 받아 개인정보를 수집할 수 있습니다. </w:t>
      </w:r>
      <w:proofErr w:type="spellStart"/>
      <w:r w:rsidRPr="00550846">
        <w:rPr>
          <w:rFonts w:asciiTheme="minorEastAsia" w:eastAsiaTheme="minorEastAsia" w:hAnsiTheme="minorEastAsia" w:cs="맑은 고딕"/>
          <w:shd w:val="clear" w:color="auto" w:fill="FFFFFF"/>
          <w:lang w:eastAsia="ko-KR"/>
        </w:rPr>
        <w:t>데스커와</w:t>
      </w:r>
      <w:proofErr w:type="spellEnd"/>
      <w:r w:rsidRPr="00550846">
        <w:rPr>
          <w:rFonts w:asciiTheme="minorEastAsia" w:eastAsiaTheme="minorEastAsia" w:hAnsiTheme="minorEastAsia" w:cs="맑은 고딕"/>
          <w:shd w:val="clear" w:color="auto" w:fill="FFFFFF"/>
          <w:lang w:eastAsia="ko-KR"/>
        </w:rPr>
        <w:t xml:space="preserve"> 제휴한 외부 업체나 단체로부터 개인정보를 제공받을 수 있으며, 이러한 경우 제휴사에서 별도 개인정보제공 동의를 받습니다. 소득세법</w:t>
      </w:r>
      <w:r w:rsidR="00EE7427" w:rsidRPr="00550846">
        <w:rPr>
          <w:rFonts w:asciiTheme="minorEastAsia" w:eastAsiaTheme="minorEastAsia" w:hAnsiTheme="minorEastAsia" w:cs="맑은 고딕" w:hint="eastAsia"/>
          <w:shd w:val="clear" w:color="auto" w:fill="FFFFFF"/>
          <w:lang w:eastAsia="ko-KR"/>
        </w:rPr>
        <w:t xml:space="preserve"> </w:t>
      </w:r>
      <w:r w:rsidR="00EE7427" w:rsidRPr="00200800">
        <w:rPr>
          <w:rFonts w:asciiTheme="minorEastAsia" w:eastAsiaTheme="minorEastAsia" w:hAnsiTheme="minorEastAsia" w:cs="맑은 고딕" w:hint="eastAsia"/>
          <w:color w:val="0000FF"/>
          <w:shd w:val="clear" w:color="auto" w:fill="FFFFFF"/>
          <w:lang w:eastAsia="ko-KR"/>
        </w:rPr>
        <w:t>제1</w:t>
      </w:r>
      <w:r w:rsidR="00EE7427" w:rsidRPr="00200800">
        <w:rPr>
          <w:rFonts w:asciiTheme="minorEastAsia" w:eastAsiaTheme="minorEastAsia" w:hAnsiTheme="minorEastAsia" w:cs="맑은 고딕"/>
          <w:color w:val="0000FF"/>
          <w:shd w:val="clear" w:color="auto" w:fill="FFFFFF"/>
          <w:lang w:eastAsia="ko-KR"/>
        </w:rPr>
        <w:t>45</w:t>
      </w:r>
      <w:r w:rsidR="00EE7427" w:rsidRPr="00200800">
        <w:rPr>
          <w:rFonts w:asciiTheme="minorEastAsia" w:eastAsiaTheme="minorEastAsia" w:hAnsiTheme="minorEastAsia" w:cs="맑은 고딕" w:hint="eastAsia"/>
          <w:color w:val="0000FF"/>
          <w:shd w:val="clear" w:color="auto" w:fill="FFFFFF"/>
          <w:lang w:eastAsia="ko-KR"/>
        </w:rPr>
        <w:t>조</w:t>
      </w:r>
      <w:r w:rsidRPr="00550846">
        <w:rPr>
          <w:rFonts w:asciiTheme="minorEastAsia" w:eastAsiaTheme="minorEastAsia" w:hAnsiTheme="minorEastAsia" w:cs="맑은 고딕"/>
          <w:shd w:val="clear" w:color="auto" w:fill="FFFFFF"/>
          <w:lang w:eastAsia="ko-KR"/>
        </w:rPr>
        <w:t>에 따라 경품 지급 등을 위한 제세공과금 처리 목적으로 주민등록번호, 계좌번호 등을 수집할 수 있습니다.</w:t>
      </w:r>
    </w:p>
    <w:p w:rsidR="00242618" w:rsidRPr="00550846" w:rsidRDefault="00242618" w:rsidP="00242618">
      <w:pPr>
        <w:pStyle w:val="af2"/>
        <w:jc w:val="left"/>
        <w:rPr>
          <w:rFonts w:asciiTheme="minorEastAsia" w:eastAsiaTheme="minorEastAsia" w:hAnsiTheme="minorEastAsia" w:cs="맑은 고딕"/>
          <w:shd w:val="clear" w:color="auto" w:fill="FFFFFF"/>
          <w:lang w:eastAsia="ko-KR"/>
        </w:rPr>
      </w:pPr>
      <w:r w:rsidRPr="00550846">
        <w:rPr>
          <w:rFonts w:asciiTheme="minorEastAsia" w:eastAsiaTheme="minorEastAsia" w:hAnsiTheme="minorEastAsia" w:cs="맑은 고딕" w:hint="eastAsia"/>
          <w:shd w:val="clear" w:color="auto" w:fill="FFFFFF"/>
          <w:lang w:eastAsia="ko-KR"/>
        </w:rPr>
        <w:t>③</w:t>
      </w:r>
      <w:r w:rsidRPr="00550846">
        <w:rPr>
          <w:rFonts w:asciiTheme="minorEastAsia" w:eastAsiaTheme="minorEastAsia" w:hAnsiTheme="minorEastAsia" w:cs="맑은 고딕"/>
          <w:shd w:val="clear" w:color="auto" w:fill="FFFFFF"/>
          <w:lang w:eastAsia="ko-KR"/>
        </w:rPr>
        <w:t xml:space="preserve"> </w:t>
      </w:r>
      <w:proofErr w:type="spellStart"/>
      <w:r w:rsidRPr="00550846">
        <w:rPr>
          <w:rFonts w:asciiTheme="minorEastAsia" w:eastAsiaTheme="minorEastAsia" w:hAnsiTheme="minorEastAsia" w:cs="맑은 고딕"/>
          <w:shd w:val="clear" w:color="auto" w:fill="FFFFFF"/>
          <w:lang w:eastAsia="ko-KR"/>
        </w:rPr>
        <w:t>데스커는</w:t>
      </w:r>
      <w:proofErr w:type="spellEnd"/>
      <w:r w:rsidRPr="00550846">
        <w:rPr>
          <w:rFonts w:asciiTheme="minorEastAsia" w:eastAsiaTheme="minorEastAsia" w:hAnsiTheme="minorEastAsia" w:cs="맑은 고딕"/>
          <w:shd w:val="clear" w:color="auto" w:fill="FFFFFF"/>
          <w:lang w:eastAsia="ko-KR"/>
        </w:rPr>
        <w:t xml:space="preserve"> 고객의 기본적 인권 침해의 우려가 있는 민감한 개인정보 (</w:t>
      </w:r>
      <w:proofErr w:type="spellStart"/>
      <w:r w:rsidRPr="00550846">
        <w:rPr>
          <w:rFonts w:asciiTheme="minorEastAsia" w:eastAsiaTheme="minorEastAsia" w:hAnsiTheme="minorEastAsia" w:cs="맑은 고딕"/>
          <w:shd w:val="clear" w:color="auto" w:fill="FFFFFF"/>
          <w:lang w:eastAsia="ko-KR"/>
        </w:rPr>
        <w:t>인종</w:t>
      </w:r>
      <w:proofErr w:type="spellEnd"/>
      <w:r w:rsidRPr="00550846">
        <w:rPr>
          <w:rFonts w:asciiTheme="minorEastAsia" w:eastAsiaTheme="minorEastAsia" w:hAnsiTheme="minorEastAsia" w:cs="맑은 고딕"/>
          <w:shd w:val="clear" w:color="auto" w:fill="FFFFFF"/>
          <w:lang w:eastAsia="ko-KR"/>
        </w:rPr>
        <w:t xml:space="preserve"> 및 민족, 사상 및 신조, 출신지 및 본적지, 정치적 성향 및 범죄기록, 건강상태 등)은 수집하지 않습니다.</w:t>
      </w:r>
    </w:p>
    <w:p w:rsidR="00242618" w:rsidRPr="00550846" w:rsidRDefault="00242618" w:rsidP="00242618">
      <w:pPr>
        <w:pStyle w:val="af2"/>
        <w:jc w:val="left"/>
        <w:rPr>
          <w:rFonts w:asciiTheme="minorEastAsia" w:eastAsiaTheme="minorEastAsia" w:hAnsiTheme="minorEastAsia" w:cs="맑은 고딕"/>
          <w:shd w:val="clear" w:color="auto" w:fill="FFFFFF"/>
          <w:lang w:eastAsia="ko-KR"/>
        </w:rPr>
      </w:pPr>
      <w:r w:rsidRPr="00550846">
        <w:rPr>
          <w:rFonts w:asciiTheme="minorEastAsia" w:eastAsiaTheme="minorEastAsia" w:hAnsiTheme="minorEastAsia" w:cs="맑은 고딕"/>
          <w:shd w:val="clear" w:color="auto" w:fill="FFFFFF"/>
          <w:lang w:eastAsia="ko-KR"/>
        </w:rPr>
        <w:t>④ 허위 정보 입력 시의 조치</w:t>
      </w:r>
    </w:p>
    <w:p w:rsidR="00242618" w:rsidRPr="00550846" w:rsidRDefault="00242618" w:rsidP="00242618">
      <w:pPr>
        <w:pStyle w:val="af2"/>
        <w:jc w:val="left"/>
        <w:rPr>
          <w:rFonts w:asciiTheme="minorEastAsia" w:eastAsiaTheme="minorEastAsia" w:hAnsiTheme="minorEastAsia" w:cs="맑은 고딕"/>
          <w:shd w:val="clear" w:color="auto" w:fill="FFFFFF"/>
          <w:lang w:eastAsia="ko-KR"/>
        </w:rPr>
      </w:pPr>
      <w:r w:rsidRPr="00550846">
        <w:rPr>
          <w:rFonts w:asciiTheme="minorEastAsia" w:eastAsiaTheme="minorEastAsia" w:hAnsiTheme="minorEastAsia" w:cs="맑은 고딕"/>
          <w:shd w:val="clear" w:color="auto" w:fill="FFFFFF"/>
          <w:lang w:eastAsia="ko-KR"/>
        </w:rPr>
        <w:t>고객은 자신의 정보에 대해 정확성 및 적법성을 보장해야 합니다. 만약 이를 위반하여 타인의 정보를 도용하는 등 각종 방법으로 허위 정보를 입력할 경우 당사는 해당 고객을 관계법령에 따라 신고할 수 있으며 온라인 쇼핑몰 회원의 경우 강제 탈퇴를 시킬 수도 있습니다.</w:t>
      </w:r>
    </w:p>
    <w:p w:rsidR="00242618" w:rsidRPr="00550846" w:rsidRDefault="00242618" w:rsidP="00242618">
      <w:pPr>
        <w:pStyle w:val="af2"/>
        <w:jc w:val="left"/>
        <w:rPr>
          <w:rFonts w:asciiTheme="minorEastAsia" w:eastAsiaTheme="minorEastAsia" w:hAnsiTheme="minorEastAsia" w:cs="Courier New"/>
          <w:shd w:val="clear" w:color="auto" w:fill="FFFFFF"/>
          <w:lang w:val="en-US" w:eastAsia="ko-KR"/>
        </w:rPr>
      </w:pPr>
    </w:p>
    <w:p w:rsidR="00242618" w:rsidRPr="00550846" w:rsidRDefault="00242618" w:rsidP="00242618">
      <w:pPr>
        <w:pStyle w:val="X"/>
        <w:rPr>
          <w:rFonts w:asciiTheme="minorEastAsia" w:eastAsiaTheme="minorEastAsia" w:hAnsiTheme="minorEastAsia"/>
          <w:shd w:val="clear" w:color="auto" w:fill="FFFFFF"/>
        </w:rPr>
      </w:pPr>
      <w:r w:rsidRPr="00550846">
        <w:rPr>
          <w:rFonts w:asciiTheme="minorEastAsia" w:eastAsiaTheme="minorEastAsia" w:hAnsiTheme="minorEastAsia" w:hint="eastAsia"/>
          <w:shd w:val="clear" w:color="auto" w:fill="FFFFFF"/>
        </w:rPr>
        <w:t>제</w:t>
      </w:r>
      <w:r w:rsidR="00274A36" w:rsidRPr="00550846">
        <w:rPr>
          <w:rFonts w:asciiTheme="minorEastAsia" w:eastAsiaTheme="minorEastAsia" w:hAnsiTheme="minorEastAsia" w:hint="eastAsia"/>
          <w:shd w:val="clear" w:color="auto" w:fill="FFFFFF"/>
        </w:rPr>
        <w:t xml:space="preserve"> </w:t>
      </w:r>
      <w:r w:rsidRPr="00550846">
        <w:rPr>
          <w:rFonts w:asciiTheme="minorEastAsia" w:eastAsiaTheme="minorEastAsia" w:hAnsiTheme="minorEastAsia" w:hint="eastAsia"/>
          <w:shd w:val="clear" w:color="auto" w:fill="FFFFFF"/>
        </w:rPr>
        <w:t>2조 개인정보 자동수집 장치의 설치,</w:t>
      </w:r>
      <w:r w:rsidRPr="00550846">
        <w:rPr>
          <w:rFonts w:asciiTheme="minorEastAsia" w:eastAsiaTheme="minorEastAsia" w:hAnsiTheme="minorEastAsia"/>
          <w:shd w:val="clear" w:color="auto" w:fill="FFFFFF"/>
        </w:rPr>
        <w:t xml:space="preserve"> </w:t>
      </w:r>
      <w:r w:rsidRPr="00550846">
        <w:rPr>
          <w:rFonts w:asciiTheme="minorEastAsia" w:eastAsiaTheme="minorEastAsia" w:hAnsiTheme="minorEastAsia" w:hint="eastAsia"/>
          <w:shd w:val="clear" w:color="auto" w:fill="FFFFFF"/>
        </w:rPr>
        <w:t>운영 및 그 거부에 관한 사항</w:t>
      </w:r>
    </w:p>
    <w:p w:rsidR="00242618" w:rsidRPr="00550846" w:rsidRDefault="00242618" w:rsidP="00242618">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① </w:t>
      </w:r>
      <w:proofErr w:type="spellStart"/>
      <w:r w:rsidRPr="00550846">
        <w:rPr>
          <w:rFonts w:asciiTheme="minorEastAsia" w:eastAsiaTheme="minorEastAsia" w:hAnsiTheme="minorEastAsia" w:cs="맑은 고딕"/>
          <w:spacing w:val="0"/>
          <w:kern w:val="0"/>
          <w:szCs w:val="20"/>
          <w:shd w:val="clear" w:color="auto" w:fill="FFFFFF"/>
          <w:lang w:val="x-none"/>
        </w:rPr>
        <w:t>데스커</w:t>
      </w:r>
      <w:proofErr w:type="spellEnd"/>
      <w:r w:rsidRPr="00550846">
        <w:rPr>
          <w:rFonts w:asciiTheme="minorEastAsia" w:eastAsiaTheme="minorEastAsia" w:hAnsiTheme="minorEastAsia" w:cs="맑은 고딕"/>
          <w:spacing w:val="0"/>
          <w:kern w:val="0"/>
          <w:szCs w:val="20"/>
          <w:shd w:val="clear" w:color="auto" w:fill="FFFFFF"/>
          <w:lang w:val="x-none"/>
        </w:rPr>
        <w:t xml:space="preserve"> 쇼핑몰에 접속하는 경우 컴퓨터에 대한 정보를 저장하고 수시로 찾아내는 ‘</w:t>
      </w:r>
      <w:proofErr w:type="spellStart"/>
      <w:r w:rsidRPr="00550846">
        <w:rPr>
          <w:rFonts w:asciiTheme="minorEastAsia" w:eastAsiaTheme="minorEastAsia" w:hAnsiTheme="minorEastAsia" w:cs="맑은 고딕"/>
          <w:spacing w:val="0"/>
          <w:kern w:val="0"/>
          <w:szCs w:val="20"/>
          <w:shd w:val="clear" w:color="auto" w:fill="FFFFFF"/>
          <w:lang w:val="x-none"/>
        </w:rPr>
        <w:t>쿠키</w:t>
      </w:r>
      <w:proofErr w:type="spellEnd"/>
      <w:r w:rsidRPr="00550846">
        <w:rPr>
          <w:rFonts w:asciiTheme="minorEastAsia" w:eastAsiaTheme="minorEastAsia" w:hAnsiTheme="minorEastAsia" w:cs="맑은 고딕"/>
          <w:spacing w:val="0"/>
          <w:kern w:val="0"/>
          <w:szCs w:val="20"/>
          <w:shd w:val="clear" w:color="auto" w:fill="FFFFFF"/>
          <w:lang w:val="x-none"/>
        </w:rPr>
        <w:t>(cookie)’를 사용합니다. 쿠키는 웹사이트가 고객의 컴퓨터 브라우저(</w:t>
      </w:r>
      <w:proofErr w:type="spellStart"/>
      <w:r w:rsidRPr="00550846">
        <w:rPr>
          <w:rFonts w:asciiTheme="minorEastAsia" w:eastAsiaTheme="minorEastAsia" w:hAnsiTheme="minorEastAsia" w:cs="맑은 고딕"/>
          <w:spacing w:val="0"/>
          <w:kern w:val="0"/>
          <w:szCs w:val="20"/>
          <w:shd w:val="clear" w:color="auto" w:fill="FFFFFF"/>
          <w:lang w:val="x-none"/>
        </w:rPr>
        <w:t>인터넷</w:t>
      </w:r>
      <w:proofErr w:type="spellEnd"/>
      <w:r w:rsidRPr="00550846">
        <w:rPr>
          <w:rFonts w:asciiTheme="minorEastAsia" w:eastAsiaTheme="minorEastAsia" w:hAnsiTheme="minorEastAsia" w:cs="맑은 고딕"/>
          <w:spacing w:val="0"/>
          <w:kern w:val="0"/>
          <w:szCs w:val="20"/>
          <w:shd w:val="clear" w:color="auto" w:fill="FFFFFF"/>
          <w:lang w:val="x-none"/>
        </w:rPr>
        <w:t xml:space="preserve"> 익스플로러, 크롬 등)에 전송하는 소량의 정보이며 이용자들의 </w:t>
      </w:r>
      <w:proofErr w:type="spellStart"/>
      <w:r w:rsidRPr="00550846">
        <w:rPr>
          <w:rFonts w:asciiTheme="minorEastAsia" w:eastAsiaTheme="minorEastAsia" w:hAnsiTheme="minorEastAsia" w:cs="맑은 고딕"/>
          <w:spacing w:val="0"/>
          <w:kern w:val="0"/>
          <w:szCs w:val="20"/>
          <w:shd w:val="clear" w:color="auto" w:fill="FFFFFF"/>
          <w:lang w:val="x-none"/>
        </w:rPr>
        <w:t>PC컴퓨터</w:t>
      </w:r>
      <w:proofErr w:type="spellEnd"/>
      <w:r w:rsidR="00200800">
        <w:rPr>
          <w:rFonts w:asciiTheme="minorEastAsia" w:eastAsiaTheme="minorEastAsia" w:hAnsiTheme="minorEastAsia" w:cs="맑은 고딕" w:hint="eastAsia"/>
          <w:spacing w:val="0"/>
          <w:kern w:val="0"/>
          <w:szCs w:val="20"/>
          <w:shd w:val="clear" w:color="auto" w:fill="FFFFFF"/>
          <w:lang w:val="x-none"/>
        </w:rPr>
        <w:t xml:space="preserve"> </w:t>
      </w:r>
      <w:r w:rsidRPr="00550846">
        <w:rPr>
          <w:rFonts w:asciiTheme="minorEastAsia" w:eastAsiaTheme="minorEastAsia" w:hAnsiTheme="minorEastAsia" w:cs="맑은 고딕"/>
          <w:spacing w:val="0"/>
          <w:kern w:val="0"/>
          <w:szCs w:val="20"/>
          <w:shd w:val="clear" w:color="auto" w:fill="FFFFFF"/>
          <w:lang w:val="x-none"/>
        </w:rPr>
        <w:t>내에 하드디스크에 저장되기도 합니다.</w:t>
      </w:r>
    </w:p>
    <w:p w:rsidR="00242618" w:rsidRPr="00550846" w:rsidRDefault="00242618" w:rsidP="00242618">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②</w:t>
      </w:r>
      <w:r w:rsidRPr="00550846">
        <w:rPr>
          <w:rFonts w:asciiTheme="minorEastAsia" w:eastAsiaTheme="minorEastAsia" w:hAnsiTheme="minorEastAsia" w:cs="맑은 고딕"/>
          <w:spacing w:val="0"/>
          <w:kern w:val="0"/>
          <w:szCs w:val="20"/>
          <w:shd w:val="clear" w:color="auto" w:fill="FFFFFF"/>
          <w:lang w:val="x-none"/>
        </w:rPr>
        <w:t xml:space="preserve"> </w:t>
      </w: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다음과 같은 목적을 위해 쿠키를 사용합니다.</w:t>
      </w:r>
    </w:p>
    <w:p w:rsidR="00242618" w:rsidRPr="00550846" w:rsidRDefault="00242618" w:rsidP="00242618">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사용목적: 이용자가 방문한 각 서비스의 웹 사이트들에 대한 방문 및 이용형태, 인기 검색어, 보안접속 여부 등을 파악하여 이용자에게 최적화된 정보 제공을 위해 사용됩니다.</w:t>
      </w:r>
    </w:p>
    <w:p w:rsidR="00242618" w:rsidRPr="00550846" w:rsidRDefault="00242618" w:rsidP="00242618">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③ 쿠키는 이용자의 컴퓨터는 식별하지만 이용자를 개인적으로 식별하지는 않습니다. 또한 이용자는 </w:t>
      </w:r>
      <w:proofErr w:type="spellStart"/>
      <w:r w:rsidRPr="00550846">
        <w:rPr>
          <w:rFonts w:asciiTheme="minorEastAsia" w:eastAsiaTheme="minorEastAsia" w:hAnsiTheme="minorEastAsia" w:cs="맑은 고딕"/>
          <w:spacing w:val="0"/>
          <w:kern w:val="0"/>
          <w:szCs w:val="20"/>
          <w:shd w:val="clear" w:color="auto" w:fill="FFFFFF"/>
          <w:lang w:val="x-none"/>
        </w:rPr>
        <w:t>웹브라우저의</w:t>
      </w:r>
      <w:proofErr w:type="spellEnd"/>
      <w:r w:rsidRPr="00550846">
        <w:rPr>
          <w:rFonts w:asciiTheme="minorEastAsia" w:eastAsiaTheme="minorEastAsia" w:hAnsiTheme="minorEastAsia" w:cs="맑은 고딕"/>
          <w:spacing w:val="0"/>
          <w:kern w:val="0"/>
          <w:szCs w:val="20"/>
          <w:shd w:val="clear" w:color="auto" w:fill="FFFFFF"/>
          <w:lang w:val="x-none"/>
        </w:rPr>
        <w:t xml:space="preserve"> 설정을 통해 모든 쿠키를 허용/</w:t>
      </w:r>
      <w:proofErr w:type="spellStart"/>
      <w:r w:rsidRPr="00550846">
        <w:rPr>
          <w:rFonts w:asciiTheme="minorEastAsia" w:eastAsiaTheme="minorEastAsia" w:hAnsiTheme="minorEastAsia" w:cs="맑은 고딕"/>
          <w:spacing w:val="0"/>
          <w:kern w:val="0"/>
          <w:szCs w:val="20"/>
          <w:shd w:val="clear" w:color="auto" w:fill="FFFFFF"/>
          <w:lang w:val="x-none"/>
        </w:rPr>
        <w:t>거부하거나</w:t>
      </w:r>
      <w:proofErr w:type="spellEnd"/>
      <w:r w:rsidRPr="00550846">
        <w:rPr>
          <w:rFonts w:asciiTheme="minorEastAsia" w:eastAsiaTheme="minorEastAsia" w:hAnsiTheme="minorEastAsia" w:cs="맑은 고딕"/>
          <w:spacing w:val="0"/>
          <w:kern w:val="0"/>
          <w:szCs w:val="20"/>
          <w:shd w:val="clear" w:color="auto" w:fill="FFFFFF"/>
          <w:lang w:val="x-none"/>
        </w:rPr>
        <w:t>, 쿠키가 저장될 때마다 확인을 거치도록 할 수 있습니다. 아래와 같은 방법을 통하여 쿠키를 설정 혹은 설치 거부 할 수 있습니다. 단, 쿠키설치를 거부하였을 경우 서비스 이용에 불편이 있거나, 서비스 제공에 어려움이 있을 수 있습니다.</w:t>
      </w:r>
    </w:p>
    <w:p w:rsidR="00242618" w:rsidRPr="00550846" w:rsidRDefault="00242618" w:rsidP="00242618">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④ 쿠키의 설치 및 운영 거부 방법은 다음과 같습니다. </w:t>
      </w:r>
    </w:p>
    <w:p w:rsidR="00242618" w:rsidRPr="00550846" w:rsidRDefault="00242618" w:rsidP="00242618">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스마트폰의</w:t>
      </w:r>
      <w:proofErr w:type="spellEnd"/>
      <w:r w:rsidRPr="00550846">
        <w:rPr>
          <w:rFonts w:asciiTheme="minorEastAsia" w:eastAsiaTheme="minorEastAsia" w:hAnsiTheme="minorEastAsia" w:cs="맑은 고딕"/>
          <w:spacing w:val="0"/>
          <w:kern w:val="0"/>
          <w:szCs w:val="20"/>
          <w:shd w:val="clear" w:color="auto" w:fill="FFFFFF"/>
          <w:lang w:val="x-none"/>
        </w:rPr>
        <w:t xml:space="preserve"> 광고식별자 차단/</w:t>
      </w:r>
      <w:proofErr w:type="spellStart"/>
      <w:r w:rsidRPr="00550846">
        <w:rPr>
          <w:rFonts w:asciiTheme="minorEastAsia" w:eastAsiaTheme="minorEastAsia" w:hAnsiTheme="minorEastAsia" w:cs="맑은 고딕"/>
          <w:spacing w:val="0"/>
          <w:kern w:val="0"/>
          <w:szCs w:val="20"/>
          <w:shd w:val="clear" w:color="auto" w:fill="FFFFFF"/>
          <w:lang w:val="x-none"/>
        </w:rPr>
        <w:t>허용</w:t>
      </w:r>
      <w:proofErr w:type="spellEnd"/>
    </w:p>
    <w:p w:rsidR="00242618" w:rsidRPr="00550846" w:rsidRDefault="00242618" w:rsidP="00242618">
      <w:pPr>
        <w:pStyle w:val="ad"/>
        <w:widowControl/>
        <w:numPr>
          <w:ilvl w:val="0"/>
          <w:numId w:val="39"/>
        </w:numPr>
        <w:wordWrap/>
        <w:autoSpaceDE/>
        <w:autoSpaceDN/>
        <w:ind w:leftChars="0"/>
        <w:jc w:val="left"/>
        <w:textAlignment w:val="baseline"/>
        <w:rPr>
          <w:rFonts w:asciiTheme="minorEastAsia" w:eastAsiaTheme="minorEastAsia" w:hAnsiTheme="minorEastAsia" w:cs="맑은 고딕"/>
          <w:spacing w:val="0"/>
          <w:kern w:val="0"/>
          <w:szCs w:val="20"/>
          <w:shd w:val="clear" w:color="auto" w:fill="FFFFFF"/>
          <w:lang w:val="x-none"/>
        </w:rPr>
      </w:pPr>
      <w:proofErr w:type="gramStart"/>
      <w:r w:rsidRPr="00550846">
        <w:rPr>
          <w:rFonts w:asciiTheme="minorEastAsia" w:eastAsiaTheme="minorEastAsia" w:hAnsiTheme="minorEastAsia" w:cs="맑은 고딕"/>
          <w:spacing w:val="0"/>
          <w:kern w:val="0"/>
          <w:szCs w:val="20"/>
          <w:shd w:val="clear" w:color="auto" w:fill="FFFFFF"/>
          <w:lang w:val="x-none"/>
        </w:rPr>
        <w:t>안드로이드 :</w:t>
      </w:r>
      <w:proofErr w:type="gramEnd"/>
      <w:r w:rsidRPr="00550846">
        <w:rPr>
          <w:rFonts w:asciiTheme="minorEastAsia" w:eastAsiaTheme="minorEastAsia" w:hAnsiTheme="minorEastAsia" w:cs="맑은 고딕"/>
          <w:spacing w:val="0"/>
          <w:kern w:val="0"/>
          <w:szCs w:val="20"/>
          <w:shd w:val="clear" w:color="auto" w:fill="FFFFFF"/>
          <w:lang w:val="x-none"/>
        </w:rPr>
        <w:t xml:space="preserve"> 설정→</w:t>
      </w:r>
      <w:proofErr w:type="spellStart"/>
      <w:r w:rsidRPr="00550846">
        <w:rPr>
          <w:rFonts w:asciiTheme="minorEastAsia" w:eastAsiaTheme="minorEastAsia" w:hAnsiTheme="minorEastAsia" w:cs="맑은 고딕"/>
          <w:spacing w:val="0"/>
          <w:kern w:val="0"/>
          <w:szCs w:val="20"/>
          <w:shd w:val="clear" w:color="auto" w:fill="FFFFFF"/>
          <w:lang w:val="x-none"/>
        </w:rPr>
        <w:t>개인정보보호</w:t>
      </w:r>
      <w:proofErr w:type="spellEnd"/>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광고</w:t>
      </w:r>
      <w:proofErr w:type="spellEnd"/>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광고ID재설정</w:t>
      </w:r>
      <w:proofErr w:type="spellEnd"/>
      <w:r w:rsidRPr="00550846">
        <w:rPr>
          <w:rFonts w:asciiTheme="minorEastAsia" w:eastAsiaTheme="minorEastAsia" w:hAnsiTheme="minorEastAsia" w:cs="맑은 고딕"/>
          <w:spacing w:val="0"/>
          <w:kern w:val="0"/>
          <w:szCs w:val="20"/>
          <w:shd w:val="clear" w:color="auto" w:fill="FFFFFF"/>
          <w:lang w:val="x-none"/>
        </w:rPr>
        <w:t xml:space="preserve"> 또는 광고 </w:t>
      </w:r>
      <w:proofErr w:type="spellStart"/>
      <w:r w:rsidRPr="00550846">
        <w:rPr>
          <w:rFonts w:asciiTheme="minorEastAsia" w:eastAsiaTheme="minorEastAsia" w:hAnsiTheme="minorEastAsia" w:cs="맑은 고딕"/>
          <w:spacing w:val="0"/>
          <w:kern w:val="0"/>
          <w:szCs w:val="20"/>
          <w:shd w:val="clear" w:color="auto" w:fill="FFFFFF"/>
          <w:lang w:val="x-none"/>
        </w:rPr>
        <w:t>ID삭제</w:t>
      </w:r>
      <w:proofErr w:type="spellEnd"/>
    </w:p>
    <w:p w:rsidR="00242618" w:rsidRPr="00550846" w:rsidRDefault="00242618" w:rsidP="00242618">
      <w:pPr>
        <w:pStyle w:val="ad"/>
        <w:widowControl/>
        <w:numPr>
          <w:ilvl w:val="0"/>
          <w:numId w:val="39"/>
        </w:numPr>
        <w:wordWrap/>
        <w:autoSpaceDE/>
        <w:autoSpaceDN/>
        <w:ind w:leftChars="0"/>
        <w:jc w:val="left"/>
        <w:textAlignment w:val="baseline"/>
        <w:rPr>
          <w:rFonts w:asciiTheme="minorEastAsia" w:eastAsiaTheme="minorEastAsia" w:hAnsiTheme="minorEastAsia" w:cs="맑은 고딕"/>
          <w:spacing w:val="0"/>
          <w:kern w:val="0"/>
          <w:szCs w:val="20"/>
          <w:shd w:val="clear" w:color="auto" w:fill="FFFFFF"/>
          <w:lang w:val="x-none"/>
        </w:rPr>
      </w:pPr>
      <w:proofErr w:type="gramStart"/>
      <w:r w:rsidRPr="00550846">
        <w:rPr>
          <w:rFonts w:asciiTheme="minorEastAsia" w:eastAsiaTheme="minorEastAsia" w:hAnsiTheme="minorEastAsia" w:cs="맑은 고딕"/>
          <w:spacing w:val="0"/>
          <w:kern w:val="0"/>
          <w:szCs w:val="20"/>
          <w:shd w:val="clear" w:color="auto" w:fill="FFFFFF"/>
          <w:lang w:val="x-none"/>
        </w:rPr>
        <w:t>아이폰 :</w:t>
      </w:r>
      <w:proofErr w:type="gramEnd"/>
      <w:r w:rsidRPr="00550846">
        <w:rPr>
          <w:rFonts w:asciiTheme="minorEastAsia" w:eastAsiaTheme="minorEastAsia" w:hAnsiTheme="minorEastAsia" w:cs="맑은 고딕"/>
          <w:spacing w:val="0"/>
          <w:kern w:val="0"/>
          <w:szCs w:val="20"/>
          <w:shd w:val="clear" w:color="auto" w:fill="FFFFFF"/>
          <w:lang w:val="x-none"/>
        </w:rPr>
        <w:t xml:space="preserve"> 설정→</w:t>
      </w:r>
      <w:proofErr w:type="spellStart"/>
      <w:r w:rsidRPr="00550846">
        <w:rPr>
          <w:rFonts w:asciiTheme="minorEastAsia" w:eastAsiaTheme="minorEastAsia" w:hAnsiTheme="minorEastAsia" w:cs="맑은 고딕"/>
          <w:spacing w:val="0"/>
          <w:kern w:val="0"/>
          <w:szCs w:val="20"/>
          <w:shd w:val="clear" w:color="auto" w:fill="FFFFFF"/>
          <w:lang w:val="x-none"/>
        </w:rPr>
        <w:t>개인정보보호</w:t>
      </w:r>
      <w:proofErr w:type="spellEnd"/>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추적</w:t>
      </w:r>
      <w:proofErr w:type="spellEnd"/>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앱이</w:t>
      </w:r>
      <w:proofErr w:type="spellEnd"/>
      <w:r w:rsidRPr="00550846">
        <w:rPr>
          <w:rFonts w:asciiTheme="minorEastAsia" w:eastAsiaTheme="minorEastAsia" w:hAnsiTheme="minorEastAsia" w:cs="맑은 고딕"/>
          <w:spacing w:val="0"/>
          <w:kern w:val="0"/>
          <w:szCs w:val="20"/>
          <w:shd w:val="clear" w:color="auto" w:fill="FFFFFF"/>
          <w:lang w:val="x-none"/>
        </w:rPr>
        <w:t xml:space="preserve"> 추적을 요청하도록 허용 끔</w:t>
      </w:r>
    </w:p>
    <w:p w:rsidR="00242618" w:rsidRPr="00550846" w:rsidRDefault="00242618" w:rsidP="00242618">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w:t>
      </w:r>
      <w:r w:rsidRPr="00550846">
        <w:rPr>
          <w:rFonts w:asciiTheme="minorEastAsia" w:eastAsiaTheme="minorEastAsia" w:hAnsiTheme="minorEastAsia" w:cs="맑은 고딕" w:hint="eastAsia"/>
          <w:spacing w:val="0"/>
          <w:kern w:val="0"/>
          <w:szCs w:val="20"/>
          <w:shd w:val="clear" w:color="auto" w:fill="FFFFFF"/>
          <w:lang w:val="x-none"/>
        </w:rPr>
        <w:t>※</w:t>
      </w:r>
      <w:r w:rsidRPr="00550846">
        <w:rPr>
          <w:rFonts w:asciiTheme="minorEastAsia" w:eastAsiaTheme="minorEastAsia" w:hAnsiTheme="minorEastAsia" w:cs="맑은 고딕"/>
          <w:spacing w:val="0"/>
          <w:kern w:val="0"/>
          <w:szCs w:val="20"/>
          <w:shd w:val="clear" w:color="auto" w:fill="FFFFFF"/>
          <w:lang w:val="x-none"/>
        </w:rPr>
        <w:t xml:space="preserve"> 모바일 OS 버전에 따라 메뉴 및 방법이 다소 상이할 수 있습니다. </w:t>
      </w:r>
    </w:p>
    <w:p w:rsidR="00242618" w:rsidRPr="00550846" w:rsidRDefault="00242618" w:rsidP="00242618">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lastRenderedPageBreak/>
        <w:t xml:space="preserve">정보주체는 </w:t>
      </w:r>
      <w:proofErr w:type="spellStart"/>
      <w:r w:rsidRPr="00550846">
        <w:rPr>
          <w:rFonts w:asciiTheme="minorEastAsia" w:eastAsiaTheme="minorEastAsia" w:hAnsiTheme="minorEastAsia" w:cs="맑은 고딕"/>
          <w:spacing w:val="0"/>
          <w:kern w:val="0"/>
          <w:szCs w:val="20"/>
          <w:shd w:val="clear" w:color="auto" w:fill="FFFFFF"/>
          <w:lang w:val="x-none"/>
        </w:rPr>
        <w:t>웹브라우저의</w:t>
      </w:r>
      <w:proofErr w:type="spellEnd"/>
      <w:r w:rsidRPr="00550846">
        <w:rPr>
          <w:rFonts w:asciiTheme="minorEastAsia" w:eastAsiaTheme="minorEastAsia" w:hAnsiTheme="minorEastAsia" w:cs="맑은 고딕"/>
          <w:spacing w:val="0"/>
          <w:kern w:val="0"/>
          <w:szCs w:val="20"/>
          <w:shd w:val="clear" w:color="auto" w:fill="FFFFFF"/>
          <w:lang w:val="x-none"/>
        </w:rPr>
        <w:t xml:space="preserve"> 쿠키 설정 변경 등을 통해 온라인 맞춤형 광고를 일괄적으로 차단*</w:t>
      </w:r>
      <w:proofErr w:type="spellStart"/>
      <w:r w:rsidRPr="00550846">
        <w:rPr>
          <w:rFonts w:asciiTheme="minorEastAsia" w:eastAsiaTheme="minorEastAsia" w:hAnsiTheme="minorEastAsia" w:cs="맑은 고딕"/>
          <w:spacing w:val="0"/>
          <w:kern w:val="0"/>
          <w:szCs w:val="20"/>
          <w:shd w:val="clear" w:color="auto" w:fill="FFFFFF"/>
          <w:lang w:val="x-none"/>
        </w:rPr>
        <w:t>허용할</w:t>
      </w:r>
      <w:proofErr w:type="spellEnd"/>
      <w:r w:rsidRPr="00550846">
        <w:rPr>
          <w:rFonts w:asciiTheme="minorEastAsia" w:eastAsiaTheme="minorEastAsia" w:hAnsiTheme="minorEastAsia" w:cs="맑은 고딕"/>
          <w:spacing w:val="0"/>
          <w:kern w:val="0"/>
          <w:szCs w:val="20"/>
          <w:shd w:val="clear" w:color="auto" w:fill="FFFFFF"/>
          <w:lang w:val="x-none"/>
        </w:rPr>
        <w:t xml:space="preserve"> 수 있습니다. 다만, 쿠키 설정 변경은 웹사이트 자동로그인 등 일부 서비스의 이용에 영향을 미칠 수 있습니다</w:t>
      </w:r>
    </w:p>
    <w:p w:rsidR="00242618" w:rsidRPr="00550846" w:rsidRDefault="00242618" w:rsidP="00242618">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p w:rsidR="00242618" w:rsidRPr="00550846" w:rsidRDefault="00242618" w:rsidP="00242618">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 </w:t>
      </w:r>
      <w:proofErr w:type="spellStart"/>
      <w:r w:rsidRPr="00550846">
        <w:rPr>
          <w:rFonts w:asciiTheme="minorEastAsia" w:eastAsiaTheme="minorEastAsia" w:hAnsiTheme="minorEastAsia" w:cs="맑은 고딕"/>
          <w:spacing w:val="0"/>
          <w:kern w:val="0"/>
          <w:szCs w:val="20"/>
          <w:shd w:val="clear" w:color="auto" w:fill="FFFFFF"/>
          <w:lang w:val="x-none"/>
        </w:rPr>
        <w:t>웹브라우저를</w:t>
      </w:r>
      <w:proofErr w:type="spellEnd"/>
      <w:r w:rsidRPr="00550846">
        <w:rPr>
          <w:rFonts w:asciiTheme="minorEastAsia" w:eastAsiaTheme="minorEastAsia" w:hAnsiTheme="minorEastAsia" w:cs="맑은 고딕"/>
          <w:spacing w:val="0"/>
          <w:kern w:val="0"/>
          <w:szCs w:val="20"/>
          <w:shd w:val="clear" w:color="auto" w:fill="FFFFFF"/>
          <w:lang w:val="x-none"/>
        </w:rPr>
        <w:t xml:space="preserve"> 통한 맞춤형 광고 차단/</w:t>
      </w:r>
      <w:proofErr w:type="spellStart"/>
      <w:r w:rsidRPr="00550846">
        <w:rPr>
          <w:rFonts w:asciiTheme="minorEastAsia" w:eastAsiaTheme="minorEastAsia" w:hAnsiTheme="minorEastAsia" w:cs="맑은 고딕"/>
          <w:spacing w:val="0"/>
          <w:kern w:val="0"/>
          <w:szCs w:val="20"/>
          <w:shd w:val="clear" w:color="auto" w:fill="FFFFFF"/>
          <w:lang w:val="x-none"/>
        </w:rPr>
        <w:t>허용</w:t>
      </w:r>
      <w:proofErr w:type="spellEnd"/>
    </w:p>
    <w:p w:rsidR="00242618" w:rsidRPr="00550846" w:rsidRDefault="00242618" w:rsidP="00242618">
      <w:pPr>
        <w:pStyle w:val="ad"/>
        <w:widowControl/>
        <w:numPr>
          <w:ilvl w:val="0"/>
          <w:numId w:val="41"/>
        </w:numPr>
        <w:wordWrap/>
        <w:autoSpaceDE/>
        <w:autoSpaceDN/>
        <w:ind w:leftChars="0"/>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인터넷 익스플로러(Windows 10용 Internet Explorer 11) </w:t>
      </w:r>
    </w:p>
    <w:p w:rsidR="00242618" w:rsidRPr="00550846" w:rsidRDefault="00242618" w:rsidP="00242618">
      <w:pPr>
        <w:pStyle w:val="af2"/>
        <w:numPr>
          <w:ilvl w:val="0"/>
          <w:numId w:val="38"/>
        </w:numPr>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Courier New"/>
          <w:shd w:val="clear" w:color="auto" w:fill="FFFFFF"/>
          <w:lang w:eastAsia="ko-KR"/>
        </w:rPr>
        <w:t xml:space="preserve">Internet </w:t>
      </w:r>
      <w:proofErr w:type="spellStart"/>
      <w:r w:rsidRPr="00550846">
        <w:rPr>
          <w:rFonts w:asciiTheme="minorEastAsia" w:eastAsiaTheme="minorEastAsia" w:hAnsiTheme="minorEastAsia" w:cs="Courier New"/>
          <w:shd w:val="clear" w:color="auto" w:fill="FFFFFF"/>
          <w:lang w:eastAsia="ko-KR"/>
        </w:rPr>
        <w:t>Explorer에서</w:t>
      </w:r>
      <w:proofErr w:type="spellEnd"/>
      <w:r w:rsidRPr="00550846">
        <w:rPr>
          <w:rFonts w:asciiTheme="minorEastAsia" w:eastAsiaTheme="minorEastAsia" w:hAnsiTheme="minorEastAsia" w:cs="Courier New"/>
          <w:shd w:val="clear" w:color="auto" w:fill="FFFFFF"/>
          <w:lang w:eastAsia="ko-KR"/>
        </w:rPr>
        <w:t xml:space="preserve"> 도구 버튼을 선택한 다음 인터넷 옵션을 선택 </w:t>
      </w:r>
    </w:p>
    <w:p w:rsidR="00242618" w:rsidRPr="00550846" w:rsidRDefault="00242618" w:rsidP="00242618">
      <w:pPr>
        <w:pStyle w:val="af2"/>
        <w:numPr>
          <w:ilvl w:val="0"/>
          <w:numId w:val="38"/>
        </w:numPr>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Courier New"/>
          <w:shd w:val="clear" w:color="auto" w:fill="FFFFFF"/>
          <w:lang w:eastAsia="ko-KR"/>
        </w:rPr>
        <w:t>개인 정보 탭을 선택하고 설정에서 고급을 선택한 다음 쿠키의 차단 또는 허용을 선택 </w:t>
      </w:r>
    </w:p>
    <w:p w:rsidR="00242618" w:rsidRPr="00550846" w:rsidRDefault="00242618" w:rsidP="00242618">
      <w:pPr>
        <w:pStyle w:val="ad"/>
        <w:widowControl/>
        <w:numPr>
          <w:ilvl w:val="0"/>
          <w:numId w:val="41"/>
        </w:numPr>
        <w:wordWrap/>
        <w:autoSpaceDE/>
        <w:autoSpaceDN/>
        <w:ind w:leftChars="0"/>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Microsoft Edge </w:t>
      </w:r>
    </w:p>
    <w:p w:rsidR="00242618" w:rsidRPr="00550846" w:rsidRDefault="00242618" w:rsidP="00242618">
      <w:pPr>
        <w:pStyle w:val="af2"/>
        <w:numPr>
          <w:ilvl w:val="0"/>
          <w:numId w:val="38"/>
        </w:numPr>
        <w:jc w:val="left"/>
        <w:rPr>
          <w:rFonts w:asciiTheme="minorEastAsia" w:eastAsiaTheme="minorEastAsia" w:hAnsiTheme="minorEastAsia" w:cs="Courier New"/>
          <w:shd w:val="clear" w:color="auto" w:fill="FFFFFF"/>
          <w:lang w:eastAsia="ko-KR"/>
        </w:rPr>
      </w:pPr>
      <w:proofErr w:type="spellStart"/>
      <w:r w:rsidRPr="00550846">
        <w:rPr>
          <w:rFonts w:asciiTheme="minorEastAsia" w:eastAsiaTheme="minorEastAsia" w:hAnsiTheme="minorEastAsia" w:cs="Courier New"/>
          <w:shd w:val="clear" w:color="auto" w:fill="FFFFFF"/>
          <w:lang w:eastAsia="ko-KR"/>
        </w:rPr>
        <w:t>Edge에서</w:t>
      </w:r>
      <w:proofErr w:type="spellEnd"/>
      <w:r w:rsidRPr="00550846">
        <w:rPr>
          <w:rFonts w:asciiTheme="minorEastAsia" w:eastAsiaTheme="minorEastAsia" w:hAnsiTheme="minorEastAsia" w:cs="Courier New"/>
          <w:shd w:val="clear" w:color="auto" w:fill="FFFFFF"/>
          <w:lang w:eastAsia="ko-KR"/>
        </w:rPr>
        <w:t xml:space="preserve"> 오른쪽 상단 ‘…’ 표시를 클릭한 후, 설정을 클릭합니다. </w:t>
      </w:r>
    </w:p>
    <w:p w:rsidR="00242618" w:rsidRPr="00550846" w:rsidRDefault="00242618" w:rsidP="00242618">
      <w:pPr>
        <w:pStyle w:val="af2"/>
        <w:numPr>
          <w:ilvl w:val="0"/>
          <w:numId w:val="38"/>
        </w:numPr>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Courier New"/>
          <w:shd w:val="clear" w:color="auto" w:fill="FFFFFF"/>
          <w:lang w:eastAsia="ko-KR"/>
        </w:rPr>
        <w:t>설정 페이지 좌측의 ‘</w:t>
      </w:r>
      <w:proofErr w:type="spellStart"/>
      <w:r w:rsidRPr="00550846">
        <w:rPr>
          <w:rFonts w:asciiTheme="minorEastAsia" w:eastAsiaTheme="minorEastAsia" w:hAnsiTheme="minorEastAsia" w:cs="Courier New"/>
          <w:shd w:val="clear" w:color="auto" w:fill="FFFFFF"/>
          <w:lang w:eastAsia="ko-KR"/>
        </w:rPr>
        <w:t>개인정보</w:t>
      </w:r>
      <w:proofErr w:type="spellEnd"/>
      <w:r w:rsidRPr="00550846">
        <w:rPr>
          <w:rFonts w:asciiTheme="minorEastAsia" w:eastAsiaTheme="minorEastAsia" w:hAnsiTheme="minorEastAsia" w:cs="Courier New"/>
          <w:shd w:val="clear" w:color="auto" w:fill="FFFFFF"/>
          <w:lang w:eastAsia="ko-KR"/>
        </w:rPr>
        <w:t>, 검색 및 서비스’를 클릭 후 「추적방지」 섹션에서 ‘</w:t>
      </w:r>
      <w:proofErr w:type="spellStart"/>
      <w:r w:rsidRPr="00550846">
        <w:rPr>
          <w:rFonts w:asciiTheme="minorEastAsia" w:eastAsiaTheme="minorEastAsia" w:hAnsiTheme="minorEastAsia" w:cs="Courier New"/>
          <w:shd w:val="clear" w:color="auto" w:fill="FFFFFF"/>
          <w:lang w:eastAsia="ko-KR"/>
        </w:rPr>
        <w:t>추적방지</w:t>
      </w:r>
      <w:proofErr w:type="spellEnd"/>
      <w:r w:rsidRPr="00550846">
        <w:rPr>
          <w:rFonts w:asciiTheme="minorEastAsia" w:eastAsiaTheme="minorEastAsia" w:hAnsiTheme="minorEastAsia" w:cs="Courier New"/>
          <w:shd w:val="clear" w:color="auto" w:fill="FFFFFF"/>
          <w:lang w:eastAsia="ko-KR"/>
        </w:rPr>
        <w:t>’ 여부 및 수준을 선택합니다. </w:t>
      </w:r>
    </w:p>
    <w:p w:rsidR="00242618" w:rsidRPr="00550846" w:rsidRDefault="00242618" w:rsidP="00242618">
      <w:pPr>
        <w:pStyle w:val="af2"/>
        <w:numPr>
          <w:ilvl w:val="0"/>
          <w:numId w:val="38"/>
        </w:numPr>
        <w:jc w:val="left"/>
        <w:rPr>
          <w:rFonts w:asciiTheme="minorEastAsia" w:eastAsiaTheme="minorEastAsia" w:hAnsiTheme="minorEastAsia" w:cs="Courier New"/>
          <w:shd w:val="clear" w:color="auto" w:fill="FFFFFF"/>
          <w:lang w:eastAsia="ko-KR"/>
        </w:rPr>
      </w:pPr>
      <w:proofErr w:type="spellStart"/>
      <w:r w:rsidRPr="00550846">
        <w:rPr>
          <w:rFonts w:asciiTheme="minorEastAsia" w:eastAsiaTheme="minorEastAsia" w:hAnsiTheme="minorEastAsia" w:cs="Courier New"/>
          <w:shd w:val="clear" w:color="auto" w:fill="FFFFFF"/>
          <w:lang w:eastAsia="ko-KR"/>
        </w:rPr>
        <w:t>InPrivate를</w:t>
      </w:r>
      <w:proofErr w:type="spellEnd"/>
      <w:r w:rsidRPr="00550846">
        <w:rPr>
          <w:rFonts w:asciiTheme="minorEastAsia" w:eastAsiaTheme="minorEastAsia" w:hAnsiTheme="minorEastAsia" w:cs="Courier New"/>
          <w:shd w:val="clear" w:color="auto" w:fill="FFFFFF"/>
          <w:lang w:eastAsia="ko-KR"/>
        </w:rPr>
        <w:t xml:space="preserve"> 검색할 때 항상 "</w:t>
      </w:r>
      <w:proofErr w:type="spellStart"/>
      <w:r w:rsidRPr="00550846">
        <w:rPr>
          <w:rFonts w:asciiTheme="minorEastAsia" w:eastAsiaTheme="minorEastAsia" w:hAnsiTheme="minorEastAsia" w:cs="Courier New"/>
          <w:shd w:val="clear" w:color="auto" w:fill="FFFFFF"/>
          <w:lang w:eastAsia="ko-KR"/>
        </w:rPr>
        <w:t>엄격</w:t>
      </w:r>
      <w:proofErr w:type="spellEnd"/>
      <w:r w:rsidRPr="00550846">
        <w:rPr>
          <w:rFonts w:asciiTheme="minorEastAsia" w:eastAsiaTheme="minorEastAsia" w:hAnsiTheme="minorEastAsia" w:cs="Courier New"/>
          <w:shd w:val="clear" w:color="auto" w:fill="FFFFFF"/>
          <w:lang w:eastAsia="ko-KR"/>
        </w:rPr>
        <w:t>" 추적 방지 사용 여부를 선택합니다. </w:t>
      </w:r>
    </w:p>
    <w:p w:rsidR="00242618" w:rsidRPr="00550846" w:rsidRDefault="00242618" w:rsidP="00242618">
      <w:pPr>
        <w:pStyle w:val="af2"/>
        <w:numPr>
          <w:ilvl w:val="0"/>
          <w:numId w:val="38"/>
        </w:numPr>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Courier New"/>
          <w:shd w:val="clear" w:color="auto" w:fill="FFFFFF"/>
          <w:lang w:eastAsia="ko-KR"/>
        </w:rPr>
        <w:t>아래 「개인정보」 섹션에서 ‘</w:t>
      </w:r>
      <w:proofErr w:type="spellStart"/>
      <w:r w:rsidRPr="00550846">
        <w:rPr>
          <w:rFonts w:asciiTheme="minorEastAsia" w:eastAsiaTheme="minorEastAsia" w:hAnsiTheme="minorEastAsia" w:cs="Courier New"/>
          <w:shd w:val="clear" w:color="auto" w:fill="FFFFFF"/>
          <w:lang w:eastAsia="ko-KR"/>
        </w:rPr>
        <w:t>추적</w:t>
      </w:r>
      <w:proofErr w:type="spellEnd"/>
      <w:r w:rsidRPr="00550846">
        <w:rPr>
          <w:rFonts w:asciiTheme="minorEastAsia" w:eastAsiaTheme="minorEastAsia" w:hAnsiTheme="minorEastAsia" w:cs="Courier New"/>
          <w:shd w:val="clear" w:color="auto" w:fill="FFFFFF"/>
          <w:lang w:eastAsia="ko-KR"/>
        </w:rPr>
        <w:t xml:space="preserve"> 안함 </w:t>
      </w:r>
      <w:proofErr w:type="spellStart"/>
      <w:r w:rsidRPr="00550846">
        <w:rPr>
          <w:rFonts w:asciiTheme="minorEastAsia" w:eastAsiaTheme="minorEastAsia" w:hAnsiTheme="minorEastAsia" w:cs="Courier New"/>
          <w:shd w:val="clear" w:color="auto" w:fill="FFFFFF"/>
          <w:lang w:eastAsia="ko-KR"/>
        </w:rPr>
        <w:t>요청보내기</w:t>
      </w:r>
      <w:proofErr w:type="spellEnd"/>
      <w:r w:rsidRPr="00550846">
        <w:rPr>
          <w:rFonts w:asciiTheme="minorEastAsia" w:eastAsiaTheme="minorEastAsia" w:hAnsiTheme="minorEastAsia" w:cs="Courier New"/>
          <w:shd w:val="clear" w:color="auto" w:fill="FFFFFF"/>
          <w:lang w:eastAsia="ko-KR"/>
        </w:rPr>
        <w:t>’ 여부를 선택합니다. </w:t>
      </w:r>
    </w:p>
    <w:p w:rsidR="00242618" w:rsidRPr="00550846" w:rsidRDefault="00242618" w:rsidP="00242618">
      <w:pPr>
        <w:pStyle w:val="ad"/>
        <w:widowControl/>
        <w:numPr>
          <w:ilvl w:val="0"/>
          <w:numId w:val="41"/>
        </w:numPr>
        <w:wordWrap/>
        <w:autoSpaceDE/>
        <w:autoSpaceDN/>
        <w:ind w:leftChars="0"/>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크롬 브라우저 </w:t>
      </w:r>
    </w:p>
    <w:p w:rsidR="00242618" w:rsidRPr="00550846" w:rsidRDefault="00242618" w:rsidP="00242618">
      <w:pPr>
        <w:pStyle w:val="af2"/>
        <w:numPr>
          <w:ilvl w:val="0"/>
          <w:numId w:val="38"/>
        </w:numPr>
        <w:jc w:val="left"/>
        <w:rPr>
          <w:rFonts w:asciiTheme="minorEastAsia" w:eastAsiaTheme="minorEastAsia" w:hAnsiTheme="minorEastAsia" w:cs="Courier New"/>
          <w:shd w:val="clear" w:color="auto" w:fill="FFFFFF"/>
          <w:lang w:eastAsia="ko-KR"/>
        </w:rPr>
      </w:pPr>
      <w:proofErr w:type="spellStart"/>
      <w:r w:rsidRPr="00550846">
        <w:rPr>
          <w:rFonts w:asciiTheme="minorEastAsia" w:eastAsiaTheme="minorEastAsia" w:hAnsiTheme="minorEastAsia" w:cs="Courier New"/>
          <w:shd w:val="clear" w:color="auto" w:fill="FFFFFF"/>
          <w:lang w:eastAsia="ko-KR"/>
        </w:rPr>
        <w:t>Chrome에서</w:t>
      </w:r>
      <w:proofErr w:type="spellEnd"/>
      <w:r w:rsidRPr="00550846">
        <w:rPr>
          <w:rFonts w:asciiTheme="minorEastAsia" w:eastAsiaTheme="minorEastAsia" w:hAnsiTheme="minorEastAsia" w:cs="Courier New"/>
          <w:shd w:val="clear" w:color="auto" w:fill="FFFFFF"/>
          <w:lang w:eastAsia="ko-KR"/>
        </w:rPr>
        <w:t xml:space="preserve"> 오른쪽 상단 ‘</w:t>
      </w:r>
      <w:r w:rsidRPr="00550846">
        <w:rPr>
          <w:rFonts w:ascii="MS Gothic" w:eastAsiaTheme="minorEastAsia" w:hAnsi="MS Gothic" w:cs="MS Gothic"/>
          <w:shd w:val="clear" w:color="auto" w:fill="FFFFFF"/>
          <w:lang w:eastAsia="ko-KR"/>
        </w:rPr>
        <w:t>⋮</w:t>
      </w:r>
      <w:r w:rsidRPr="00550846">
        <w:rPr>
          <w:rFonts w:asciiTheme="minorEastAsia" w:eastAsiaTheme="minorEastAsia" w:hAnsiTheme="minorEastAsia" w:cs="맑은 고딕" w:hint="eastAsia"/>
          <w:shd w:val="clear" w:color="auto" w:fill="FFFFFF"/>
          <w:lang w:eastAsia="ko-KR"/>
        </w:rPr>
        <w:t>’</w:t>
      </w:r>
      <w:r w:rsidRPr="00550846">
        <w:rPr>
          <w:rFonts w:asciiTheme="minorEastAsia" w:eastAsiaTheme="minorEastAsia" w:hAnsiTheme="minorEastAsia" w:cs="Courier New"/>
          <w:shd w:val="clear" w:color="auto" w:fill="FFFFFF"/>
          <w:lang w:eastAsia="ko-KR"/>
        </w:rPr>
        <w:t xml:space="preserve"> 표시(chrome 맞춤설정 및 제어)를 클릭한 후, 설정 표시를 클릭합니다. </w:t>
      </w:r>
    </w:p>
    <w:p w:rsidR="00242618" w:rsidRPr="00550846" w:rsidRDefault="00242618" w:rsidP="00242618">
      <w:pPr>
        <w:pStyle w:val="af2"/>
        <w:numPr>
          <w:ilvl w:val="0"/>
          <w:numId w:val="38"/>
        </w:numPr>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Courier New"/>
          <w:shd w:val="clear" w:color="auto" w:fill="FFFFFF"/>
          <w:lang w:eastAsia="ko-KR"/>
        </w:rPr>
        <w:t>설정 페이지 하단에 ‘</w:t>
      </w:r>
      <w:proofErr w:type="spellStart"/>
      <w:r w:rsidRPr="00550846">
        <w:rPr>
          <w:rFonts w:asciiTheme="minorEastAsia" w:eastAsiaTheme="minorEastAsia" w:hAnsiTheme="minorEastAsia" w:cs="Courier New"/>
          <w:shd w:val="clear" w:color="auto" w:fill="FFFFFF"/>
          <w:lang w:eastAsia="ko-KR"/>
        </w:rPr>
        <w:t>고급</w:t>
      </w:r>
      <w:proofErr w:type="spellEnd"/>
      <w:r w:rsidRPr="00550846">
        <w:rPr>
          <w:rFonts w:asciiTheme="minorEastAsia" w:eastAsiaTheme="minorEastAsia" w:hAnsiTheme="minorEastAsia" w:cs="Courier New"/>
          <w:shd w:val="clear" w:color="auto" w:fill="FFFFFF"/>
          <w:lang w:eastAsia="ko-KR"/>
        </w:rPr>
        <w:t xml:space="preserve"> 설정 표시’를 클릭하고 「개인정보」 섹션에서 콘텐츠 설정을 클릭합니다. </w:t>
      </w:r>
    </w:p>
    <w:p w:rsidR="00242618" w:rsidRPr="00550846" w:rsidRDefault="00242618" w:rsidP="00242618">
      <w:pPr>
        <w:pStyle w:val="af2"/>
        <w:numPr>
          <w:ilvl w:val="0"/>
          <w:numId w:val="38"/>
        </w:numPr>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Courier New"/>
          <w:shd w:val="clear" w:color="auto" w:fill="FFFFFF"/>
          <w:lang w:eastAsia="ko-KR"/>
        </w:rPr>
        <w:t>쿠키 섹션에서 ‘</w:t>
      </w:r>
      <w:proofErr w:type="spellStart"/>
      <w:r w:rsidRPr="00550846">
        <w:rPr>
          <w:rFonts w:asciiTheme="minorEastAsia" w:eastAsiaTheme="minorEastAsia" w:hAnsiTheme="minorEastAsia" w:cs="Courier New"/>
          <w:shd w:val="clear" w:color="auto" w:fill="FFFFFF"/>
          <w:lang w:eastAsia="ko-KR"/>
        </w:rPr>
        <w:t>타사</w:t>
      </w:r>
      <w:proofErr w:type="spellEnd"/>
      <w:r w:rsidRPr="00550846">
        <w:rPr>
          <w:rFonts w:asciiTheme="minorEastAsia" w:eastAsiaTheme="minorEastAsia" w:hAnsiTheme="minorEastAsia" w:cs="Courier New"/>
          <w:shd w:val="clear" w:color="auto" w:fill="FFFFFF"/>
          <w:lang w:eastAsia="ko-KR"/>
        </w:rPr>
        <w:t xml:space="preserve"> 쿠키 및 사이트 데이터 차단’의 체크박스를 선택합니다</w:t>
      </w:r>
    </w:p>
    <w:p w:rsidR="00242618" w:rsidRPr="00550846" w:rsidRDefault="00242618" w:rsidP="00242618">
      <w:pPr>
        <w:pStyle w:val="af2"/>
        <w:jc w:val="left"/>
        <w:rPr>
          <w:rFonts w:asciiTheme="minorEastAsia" w:eastAsiaTheme="minorEastAsia" w:hAnsiTheme="minorEastAsia"/>
          <w:shd w:val="clear" w:color="auto" w:fill="FFFFFF"/>
          <w:lang w:val="en-US" w:eastAsia="ko-KR"/>
        </w:rPr>
      </w:pPr>
    </w:p>
    <w:p w:rsidR="00D91C1C" w:rsidRPr="00550846" w:rsidRDefault="00D91C1C" w:rsidP="00D91C1C">
      <w:pPr>
        <w:pStyle w:val="X"/>
        <w:rPr>
          <w:rFonts w:asciiTheme="minorEastAsia" w:eastAsiaTheme="minorEastAsia" w:hAnsiTheme="minorEastAsia"/>
          <w:shd w:val="clear" w:color="auto" w:fill="FFFFFF"/>
        </w:rPr>
      </w:pPr>
      <w:r w:rsidRPr="00550846">
        <w:rPr>
          <w:rFonts w:asciiTheme="minorEastAsia" w:eastAsiaTheme="minorEastAsia" w:hAnsiTheme="minorEastAsia" w:hint="eastAsia"/>
          <w:shd w:val="clear" w:color="auto" w:fill="FFFFFF"/>
        </w:rPr>
        <w:t>제</w:t>
      </w:r>
      <w:r w:rsidR="00274A36" w:rsidRPr="00550846">
        <w:rPr>
          <w:rFonts w:asciiTheme="minorEastAsia" w:eastAsiaTheme="minorEastAsia" w:hAnsiTheme="minorEastAsia" w:hint="eastAsia"/>
          <w:shd w:val="clear" w:color="auto" w:fill="FFFFFF"/>
        </w:rPr>
        <w:t xml:space="preserve"> </w:t>
      </w:r>
      <w:r w:rsidRPr="00550846">
        <w:rPr>
          <w:rFonts w:asciiTheme="minorEastAsia" w:eastAsiaTheme="minorEastAsia" w:hAnsiTheme="minorEastAsia" w:hint="eastAsia"/>
          <w:shd w:val="clear" w:color="auto" w:fill="FFFFFF"/>
        </w:rPr>
        <w:t>3조 개인정보의 보유</w:t>
      </w:r>
      <w:r w:rsidRPr="00550846">
        <w:rPr>
          <w:rFonts w:asciiTheme="minorEastAsia" w:eastAsiaTheme="minorEastAsia" w:hAnsiTheme="minorEastAsia"/>
          <w:shd w:val="clear" w:color="auto" w:fill="FFFFFF"/>
        </w:rPr>
        <w:t>·</w:t>
      </w:r>
      <w:r w:rsidRPr="00550846">
        <w:rPr>
          <w:rFonts w:asciiTheme="minorEastAsia" w:eastAsiaTheme="minorEastAsia" w:hAnsiTheme="minorEastAsia" w:hint="eastAsia"/>
          <w:shd w:val="clear" w:color="auto" w:fill="FFFFFF"/>
        </w:rPr>
        <w:t>이용기간 및 파기</w:t>
      </w:r>
    </w:p>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① </w:t>
      </w:r>
      <w:proofErr w:type="spellStart"/>
      <w:r w:rsidRPr="00550846">
        <w:rPr>
          <w:rFonts w:asciiTheme="minorEastAsia" w:eastAsiaTheme="minorEastAsia" w:hAnsiTheme="minorEastAsia" w:cs="맑은 고딕"/>
          <w:spacing w:val="0"/>
          <w:kern w:val="0"/>
          <w:szCs w:val="20"/>
          <w:shd w:val="clear" w:color="auto" w:fill="FFFFFF"/>
          <w:lang w:val="x-none"/>
        </w:rPr>
        <w:t>데스커가</w:t>
      </w:r>
      <w:proofErr w:type="spellEnd"/>
      <w:r w:rsidRPr="00550846">
        <w:rPr>
          <w:rFonts w:asciiTheme="minorEastAsia" w:eastAsiaTheme="minorEastAsia" w:hAnsiTheme="minorEastAsia" w:cs="맑은 고딕"/>
          <w:spacing w:val="0"/>
          <w:kern w:val="0"/>
          <w:szCs w:val="20"/>
          <w:shd w:val="clear" w:color="auto" w:fill="FFFFFF"/>
          <w:lang w:val="x-none"/>
        </w:rPr>
        <w:t xml:space="preserve"> 수집한 개인정보는 회원탈퇴 등 수집 및 이용목적이 달성되거나 동의철회 요청이 있는 경우 지체 없이 파기됩니다. 단, 「전자상거래 등에서 소비자보호에 관한 법률」 등 관련법령의 규정에 의하여 다음과 같이 거래 관련 권리의무 관계의 확인 등을 이유로 일정기간 보유하여야 할 필요가 있을 경우에는 해당 기간 동안 보유합니다.</w:t>
      </w:r>
    </w:p>
    <w:p w:rsidR="00D91C1C" w:rsidRPr="00550846" w:rsidRDefault="00D91C1C" w:rsidP="00D91C1C">
      <w:pPr>
        <w:widowControl/>
        <w:shd w:val="clear" w:color="auto" w:fill="FEFEFE"/>
        <w:wordWrap/>
        <w:autoSpaceDE/>
        <w:autoSpaceDN/>
        <w:jc w:val="left"/>
        <w:textAlignment w:val="baseline"/>
        <w:rPr>
          <w:rFonts w:asciiTheme="minorEastAsia" w:eastAsiaTheme="minorEastAsia" w:hAnsiTheme="minorEastAsia" w:cs="Arial"/>
          <w:spacing w:val="8"/>
          <w:kern w:val="0"/>
          <w:szCs w:val="20"/>
        </w:rPr>
      </w:pPr>
    </w:p>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w:t>
      </w:r>
      <w:r w:rsidRPr="00550846">
        <w:rPr>
          <w:rFonts w:asciiTheme="minorEastAsia" w:eastAsiaTheme="minorEastAsia" w:hAnsiTheme="minorEastAsia" w:cs="맑은 고딕"/>
          <w:spacing w:val="0"/>
          <w:kern w:val="0"/>
          <w:szCs w:val="20"/>
          <w:shd w:val="clear" w:color="auto" w:fill="FFFFFF"/>
          <w:lang w:val="x-none"/>
        </w:rPr>
        <w:t>개인 정보의 보유 기간</w:t>
      </w:r>
    </w:p>
    <w:tbl>
      <w:tblPr>
        <w:tblW w:w="5000" w:type="pct"/>
        <w:tblCellMar>
          <w:left w:w="0" w:type="dxa"/>
          <w:right w:w="0" w:type="dxa"/>
        </w:tblCellMar>
        <w:tblLook w:val="04A0" w:firstRow="1" w:lastRow="0" w:firstColumn="1" w:lastColumn="0" w:noHBand="0" w:noVBand="1"/>
      </w:tblPr>
      <w:tblGrid>
        <w:gridCol w:w="4348"/>
        <w:gridCol w:w="1860"/>
        <w:gridCol w:w="3677"/>
      </w:tblGrid>
      <w:tr w:rsidR="00D91C1C" w:rsidRPr="00550846" w:rsidTr="00D91C1C">
        <w:tc>
          <w:tcPr>
            <w:tcW w:w="2199" w:type="pct"/>
            <w:tcBorders>
              <w:top w:val="single" w:sz="8" w:space="0" w:color="auto"/>
              <w:left w:val="single" w:sz="8" w:space="0" w:color="auto"/>
              <w:bottom w:val="single" w:sz="8" w:space="0" w:color="auto"/>
              <w:right w:val="single" w:sz="8" w:space="0" w:color="auto"/>
            </w:tcBorders>
            <w:vAlign w:val="bottom"/>
            <w:hideMark/>
          </w:tcPr>
          <w:p w:rsidR="00D91C1C" w:rsidRPr="00550846" w:rsidRDefault="00D91C1C" w:rsidP="00D91C1C">
            <w:pPr>
              <w:widowControl/>
              <w:wordWrap/>
              <w:autoSpaceDE/>
              <w:autoSpaceDN/>
              <w:jc w:val="center"/>
              <w:textAlignment w:val="baseline"/>
              <w:rPr>
                <w:rFonts w:asciiTheme="minorEastAsia" w:eastAsiaTheme="minorEastAsia" w:hAnsiTheme="minorEastAsia" w:cs="맑은 고딕"/>
                <w:b/>
                <w:spacing w:val="0"/>
                <w:kern w:val="0"/>
                <w:szCs w:val="20"/>
                <w:shd w:val="clear" w:color="auto" w:fill="FFFFFF"/>
                <w:lang w:val="x-none"/>
              </w:rPr>
            </w:pPr>
            <w:r w:rsidRPr="00550846">
              <w:rPr>
                <w:rFonts w:asciiTheme="minorEastAsia" w:eastAsiaTheme="minorEastAsia" w:hAnsiTheme="minorEastAsia" w:cs="맑은 고딕"/>
                <w:b/>
                <w:spacing w:val="0"/>
                <w:kern w:val="0"/>
                <w:szCs w:val="20"/>
                <w:shd w:val="clear" w:color="auto" w:fill="FFFFFF"/>
                <w:lang w:val="x-none"/>
              </w:rPr>
              <w:t>보유 항목</w:t>
            </w:r>
          </w:p>
        </w:tc>
        <w:tc>
          <w:tcPr>
            <w:tcW w:w="941" w:type="pct"/>
            <w:tcBorders>
              <w:top w:val="single" w:sz="8" w:space="0" w:color="auto"/>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center"/>
              <w:textAlignment w:val="baseline"/>
              <w:rPr>
                <w:rFonts w:asciiTheme="minorEastAsia" w:eastAsiaTheme="minorEastAsia" w:hAnsiTheme="minorEastAsia" w:cs="맑은 고딕"/>
                <w:b/>
                <w:spacing w:val="0"/>
                <w:kern w:val="0"/>
                <w:szCs w:val="20"/>
                <w:shd w:val="clear" w:color="auto" w:fill="FFFFFF"/>
                <w:lang w:val="x-none"/>
              </w:rPr>
            </w:pPr>
            <w:r w:rsidRPr="00550846">
              <w:rPr>
                <w:rFonts w:asciiTheme="minorEastAsia" w:eastAsiaTheme="minorEastAsia" w:hAnsiTheme="minorEastAsia" w:cs="맑은 고딕"/>
                <w:b/>
                <w:spacing w:val="0"/>
                <w:kern w:val="0"/>
                <w:szCs w:val="20"/>
                <w:shd w:val="clear" w:color="auto" w:fill="FFFFFF"/>
                <w:lang w:val="x-none"/>
              </w:rPr>
              <w:t>보유 기간</w:t>
            </w:r>
          </w:p>
        </w:tc>
        <w:tc>
          <w:tcPr>
            <w:tcW w:w="1860" w:type="pct"/>
            <w:tcBorders>
              <w:top w:val="single" w:sz="8" w:space="0" w:color="auto"/>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center"/>
              <w:textAlignment w:val="baseline"/>
              <w:rPr>
                <w:rFonts w:asciiTheme="minorEastAsia" w:eastAsiaTheme="minorEastAsia" w:hAnsiTheme="minorEastAsia" w:cs="맑은 고딕"/>
                <w:b/>
                <w:spacing w:val="0"/>
                <w:kern w:val="0"/>
                <w:szCs w:val="20"/>
                <w:shd w:val="clear" w:color="auto" w:fill="FFFFFF"/>
                <w:lang w:val="x-none"/>
              </w:rPr>
            </w:pPr>
            <w:r w:rsidRPr="00550846">
              <w:rPr>
                <w:rFonts w:asciiTheme="minorEastAsia" w:eastAsiaTheme="minorEastAsia" w:hAnsiTheme="minorEastAsia" w:cs="맑은 고딕"/>
                <w:b/>
                <w:spacing w:val="0"/>
                <w:kern w:val="0"/>
                <w:szCs w:val="20"/>
                <w:shd w:val="clear" w:color="auto" w:fill="FFFFFF"/>
                <w:lang w:val="x-none"/>
              </w:rPr>
              <w:t>법적 근거</w:t>
            </w:r>
          </w:p>
        </w:tc>
      </w:tr>
      <w:tr w:rsidR="00D91C1C" w:rsidRPr="00550846" w:rsidTr="00D91C1C">
        <w:tc>
          <w:tcPr>
            <w:tcW w:w="2199" w:type="pct"/>
            <w:tcBorders>
              <w:top w:val="nil"/>
              <w:left w:val="single" w:sz="8" w:space="0" w:color="auto"/>
              <w:bottom w:val="single" w:sz="8" w:space="0" w:color="auto"/>
              <w:right w:val="single" w:sz="8" w:space="0" w:color="auto"/>
            </w:tcBorders>
            <w:vAlign w:val="bottom"/>
            <w:hideMark/>
          </w:tcPr>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계약 또는 청약철회 등에 관련 기록</w:t>
            </w:r>
          </w:p>
        </w:tc>
        <w:tc>
          <w:tcPr>
            <w:tcW w:w="941" w:type="pct"/>
            <w:tcBorders>
              <w:top w:val="nil"/>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center"/>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5년</w:t>
            </w:r>
          </w:p>
        </w:tc>
        <w:tc>
          <w:tcPr>
            <w:tcW w:w="1860" w:type="pct"/>
            <w:tcBorders>
              <w:top w:val="nil"/>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전자상거래 등에서의 소비자보호에 관한 법률</w:t>
            </w:r>
            <w:r w:rsidR="005144B0" w:rsidRPr="00550846">
              <w:rPr>
                <w:rFonts w:asciiTheme="minorEastAsia" w:eastAsiaTheme="minorEastAsia" w:hAnsiTheme="minorEastAsia" w:cs="맑은 고딕" w:hint="eastAsia"/>
                <w:spacing w:val="0"/>
                <w:kern w:val="0"/>
                <w:szCs w:val="20"/>
                <w:shd w:val="clear" w:color="auto" w:fill="FFFFFF"/>
                <w:lang w:val="x-none"/>
              </w:rPr>
              <w:t xml:space="preserve"> </w:t>
            </w:r>
            <w:r w:rsidR="005144B0" w:rsidRPr="007D6FA9">
              <w:rPr>
                <w:rFonts w:asciiTheme="minorEastAsia" w:eastAsiaTheme="minorEastAsia" w:hAnsiTheme="minorEastAsia" w:cs="맑은 고딕" w:hint="eastAsia"/>
                <w:color w:val="0000FF"/>
                <w:spacing w:val="0"/>
                <w:kern w:val="0"/>
                <w:szCs w:val="20"/>
                <w:shd w:val="clear" w:color="auto" w:fill="FFFFFF"/>
                <w:lang w:val="x-none"/>
              </w:rPr>
              <w:t>제6조</w:t>
            </w:r>
          </w:p>
        </w:tc>
      </w:tr>
      <w:tr w:rsidR="00D91C1C" w:rsidRPr="00550846" w:rsidTr="00D91C1C">
        <w:tc>
          <w:tcPr>
            <w:tcW w:w="2199" w:type="pct"/>
            <w:tcBorders>
              <w:top w:val="nil"/>
              <w:left w:val="single" w:sz="8" w:space="0" w:color="auto"/>
              <w:bottom w:val="single" w:sz="8" w:space="0" w:color="auto"/>
              <w:right w:val="single" w:sz="8" w:space="0" w:color="auto"/>
            </w:tcBorders>
            <w:vAlign w:val="bottom"/>
            <w:hideMark/>
          </w:tcPr>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대금결제 및 재화 등의 공급에 관한 기록</w:t>
            </w:r>
          </w:p>
        </w:tc>
        <w:tc>
          <w:tcPr>
            <w:tcW w:w="941" w:type="pct"/>
            <w:tcBorders>
              <w:top w:val="nil"/>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center"/>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5년</w:t>
            </w:r>
          </w:p>
        </w:tc>
        <w:tc>
          <w:tcPr>
            <w:tcW w:w="1860" w:type="pct"/>
            <w:tcBorders>
              <w:top w:val="nil"/>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전자상거래 등에서의 소비자보호에 관한 법률</w:t>
            </w:r>
            <w:r w:rsidR="005144B0" w:rsidRPr="00550846">
              <w:rPr>
                <w:rFonts w:asciiTheme="minorEastAsia" w:eastAsiaTheme="minorEastAsia" w:hAnsiTheme="minorEastAsia" w:cs="맑은 고딕" w:hint="eastAsia"/>
                <w:spacing w:val="0"/>
                <w:kern w:val="0"/>
                <w:szCs w:val="20"/>
                <w:shd w:val="clear" w:color="auto" w:fill="FFFFFF"/>
                <w:lang w:val="x-none"/>
              </w:rPr>
              <w:t xml:space="preserve"> </w:t>
            </w:r>
            <w:r w:rsidR="005144B0" w:rsidRPr="007D6FA9">
              <w:rPr>
                <w:rFonts w:asciiTheme="minorEastAsia" w:eastAsiaTheme="minorEastAsia" w:hAnsiTheme="minorEastAsia" w:cs="맑은 고딕" w:hint="eastAsia"/>
                <w:color w:val="0000FF"/>
                <w:spacing w:val="0"/>
                <w:kern w:val="0"/>
                <w:szCs w:val="20"/>
                <w:shd w:val="clear" w:color="auto" w:fill="FFFFFF"/>
                <w:lang w:val="x-none"/>
              </w:rPr>
              <w:t>제6조</w:t>
            </w:r>
          </w:p>
        </w:tc>
      </w:tr>
      <w:tr w:rsidR="00D91C1C" w:rsidRPr="00550846" w:rsidTr="00D91C1C">
        <w:tc>
          <w:tcPr>
            <w:tcW w:w="2199" w:type="pct"/>
            <w:tcBorders>
              <w:top w:val="nil"/>
              <w:left w:val="single" w:sz="8" w:space="0" w:color="auto"/>
              <w:bottom w:val="single" w:sz="8" w:space="0" w:color="auto"/>
              <w:right w:val="single" w:sz="8" w:space="0" w:color="auto"/>
            </w:tcBorders>
            <w:vAlign w:val="bottom"/>
            <w:hideMark/>
          </w:tcPr>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소비자의 불만 또는 분쟁처리에 관한 기록</w:t>
            </w:r>
          </w:p>
        </w:tc>
        <w:tc>
          <w:tcPr>
            <w:tcW w:w="941" w:type="pct"/>
            <w:tcBorders>
              <w:top w:val="nil"/>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center"/>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3년</w:t>
            </w:r>
          </w:p>
        </w:tc>
        <w:tc>
          <w:tcPr>
            <w:tcW w:w="1860" w:type="pct"/>
            <w:tcBorders>
              <w:top w:val="nil"/>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전자상거래 등에서의 소비자보호에 관한 법률</w:t>
            </w:r>
            <w:r w:rsidR="005144B0" w:rsidRPr="00550846">
              <w:rPr>
                <w:rFonts w:asciiTheme="minorEastAsia" w:eastAsiaTheme="minorEastAsia" w:hAnsiTheme="minorEastAsia" w:cs="맑은 고딕" w:hint="eastAsia"/>
                <w:spacing w:val="0"/>
                <w:kern w:val="0"/>
                <w:szCs w:val="20"/>
                <w:shd w:val="clear" w:color="auto" w:fill="FFFFFF"/>
                <w:lang w:val="x-none"/>
              </w:rPr>
              <w:t xml:space="preserve"> </w:t>
            </w:r>
            <w:r w:rsidR="005144B0" w:rsidRPr="007D6FA9">
              <w:rPr>
                <w:rFonts w:asciiTheme="minorEastAsia" w:eastAsiaTheme="minorEastAsia" w:hAnsiTheme="minorEastAsia" w:cs="맑은 고딕" w:hint="eastAsia"/>
                <w:color w:val="0000FF"/>
                <w:spacing w:val="0"/>
                <w:kern w:val="0"/>
                <w:szCs w:val="20"/>
                <w:shd w:val="clear" w:color="auto" w:fill="FFFFFF"/>
                <w:lang w:val="x-none"/>
              </w:rPr>
              <w:t>제6조</w:t>
            </w:r>
          </w:p>
        </w:tc>
      </w:tr>
      <w:tr w:rsidR="00D91C1C" w:rsidRPr="00550846" w:rsidTr="00D91C1C">
        <w:tc>
          <w:tcPr>
            <w:tcW w:w="2199" w:type="pct"/>
            <w:tcBorders>
              <w:top w:val="nil"/>
              <w:left w:val="single" w:sz="8" w:space="0" w:color="auto"/>
              <w:bottom w:val="single" w:sz="8" w:space="0" w:color="auto"/>
              <w:right w:val="single" w:sz="8" w:space="0" w:color="auto"/>
            </w:tcBorders>
            <w:vAlign w:val="bottom"/>
            <w:hideMark/>
          </w:tcPr>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신용정보의 수집/</w:t>
            </w:r>
            <w:proofErr w:type="spellStart"/>
            <w:r w:rsidRPr="00550846">
              <w:rPr>
                <w:rFonts w:asciiTheme="minorEastAsia" w:eastAsiaTheme="minorEastAsia" w:hAnsiTheme="minorEastAsia" w:cs="맑은 고딕"/>
                <w:spacing w:val="0"/>
                <w:kern w:val="0"/>
                <w:szCs w:val="20"/>
                <w:shd w:val="clear" w:color="auto" w:fill="FFFFFF"/>
                <w:lang w:val="x-none"/>
              </w:rPr>
              <w:t>처리</w:t>
            </w:r>
            <w:proofErr w:type="spellEnd"/>
            <w:r w:rsidRPr="00550846">
              <w:rPr>
                <w:rFonts w:asciiTheme="minorEastAsia" w:eastAsiaTheme="minorEastAsia" w:hAnsiTheme="minorEastAsia" w:cs="맑은 고딕"/>
                <w:spacing w:val="0"/>
                <w:kern w:val="0"/>
                <w:szCs w:val="20"/>
                <w:shd w:val="clear" w:color="auto" w:fill="FFFFFF"/>
                <w:lang w:val="x-none"/>
              </w:rPr>
              <w:t xml:space="preserve"> 및 이용 등에 관한 기록</w:t>
            </w:r>
          </w:p>
        </w:tc>
        <w:tc>
          <w:tcPr>
            <w:tcW w:w="941" w:type="pct"/>
            <w:tcBorders>
              <w:top w:val="nil"/>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center"/>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3년</w:t>
            </w:r>
          </w:p>
        </w:tc>
        <w:tc>
          <w:tcPr>
            <w:tcW w:w="1860" w:type="pct"/>
            <w:tcBorders>
              <w:top w:val="nil"/>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신용정보의 이용 및 보호에 관한 법률</w:t>
            </w:r>
          </w:p>
          <w:p w:rsidR="006C30A4" w:rsidRPr="00550846" w:rsidRDefault="006C30A4"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7D6FA9">
              <w:rPr>
                <w:rFonts w:asciiTheme="minorEastAsia" w:eastAsiaTheme="minorEastAsia" w:hAnsiTheme="minorEastAsia" w:cs="맑은 고딕" w:hint="eastAsia"/>
                <w:color w:val="0000FF"/>
                <w:spacing w:val="0"/>
                <w:kern w:val="0"/>
                <w:szCs w:val="20"/>
                <w:shd w:val="clear" w:color="auto" w:fill="FFFFFF"/>
                <w:lang w:val="x-none"/>
              </w:rPr>
              <w:lastRenderedPageBreak/>
              <w:t>제2</w:t>
            </w:r>
            <w:r w:rsidRPr="007D6FA9">
              <w:rPr>
                <w:rFonts w:asciiTheme="minorEastAsia" w:eastAsiaTheme="minorEastAsia" w:hAnsiTheme="minorEastAsia" w:cs="맑은 고딕"/>
                <w:color w:val="0000FF"/>
                <w:spacing w:val="0"/>
                <w:kern w:val="0"/>
                <w:szCs w:val="20"/>
                <w:shd w:val="clear" w:color="auto" w:fill="FFFFFF"/>
                <w:lang w:val="x-none"/>
              </w:rPr>
              <w:t>0</w:t>
            </w:r>
            <w:r w:rsidRPr="007D6FA9">
              <w:rPr>
                <w:rFonts w:asciiTheme="minorEastAsia" w:eastAsiaTheme="minorEastAsia" w:hAnsiTheme="minorEastAsia" w:cs="맑은 고딕" w:hint="eastAsia"/>
                <w:color w:val="0000FF"/>
                <w:spacing w:val="0"/>
                <w:kern w:val="0"/>
                <w:szCs w:val="20"/>
                <w:shd w:val="clear" w:color="auto" w:fill="FFFFFF"/>
                <w:lang w:val="x-none"/>
              </w:rPr>
              <w:t>조</w:t>
            </w:r>
          </w:p>
        </w:tc>
      </w:tr>
      <w:tr w:rsidR="00D91C1C" w:rsidRPr="00550846" w:rsidTr="00D91C1C">
        <w:tc>
          <w:tcPr>
            <w:tcW w:w="2199" w:type="pct"/>
            <w:tcBorders>
              <w:top w:val="nil"/>
              <w:left w:val="single" w:sz="8" w:space="0" w:color="auto"/>
              <w:bottom w:val="single" w:sz="8" w:space="0" w:color="auto"/>
              <w:right w:val="single" w:sz="8" w:space="0" w:color="auto"/>
            </w:tcBorders>
            <w:vAlign w:val="bottom"/>
            <w:hideMark/>
          </w:tcPr>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lastRenderedPageBreak/>
              <w:t>표시/</w:t>
            </w:r>
            <w:proofErr w:type="spellStart"/>
            <w:r w:rsidRPr="00550846">
              <w:rPr>
                <w:rFonts w:asciiTheme="minorEastAsia" w:eastAsiaTheme="minorEastAsia" w:hAnsiTheme="minorEastAsia" w:cs="맑은 고딕"/>
                <w:spacing w:val="0"/>
                <w:kern w:val="0"/>
                <w:szCs w:val="20"/>
                <w:shd w:val="clear" w:color="auto" w:fill="FFFFFF"/>
                <w:lang w:val="x-none"/>
              </w:rPr>
              <w:t>광고에</w:t>
            </w:r>
            <w:proofErr w:type="spellEnd"/>
            <w:r w:rsidRPr="00550846">
              <w:rPr>
                <w:rFonts w:asciiTheme="minorEastAsia" w:eastAsiaTheme="minorEastAsia" w:hAnsiTheme="minorEastAsia" w:cs="맑은 고딕"/>
                <w:spacing w:val="0"/>
                <w:kern w:val="0"/>
                <w:szCs w:val="20"/>
                <w:shd w:val="clear" w:color="auto" w:fill="FFFFFF"/>
                <w:lang w:val="x-none"/>
              </w:rPr>
              <w:t xml:space="preserve"> 관한 기록</w:t>
            </w:r>
          </w:p>
        </w:tc>
        <w:tc>
          <w:tcPr>
            <w:tcW w:w="941" w:type="pct"/>
            <w:tcBorders>
              <w:top w:val="nil"/>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center"/>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6개월</w:t>
            </w:r>
          </w:p>
        </w:tc>
        <w:tc>
          <w:tcPr>
            <w:tcW w:w="1860" w:type="pct"/>
            <w:tcBorders>
              <w:top w:val="nil"/>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전자상거래 등에서의 소비자보호에 관한 법률</w:t>
            </w:r>
            <w:r w:rsidR="005144B0" w:rsidRPr="00550846">
              <w:rPr>
                <w:rFonts w:asciiTheme="minorEastAsia" w:eastAsiaTheme="minorEastAsia" w:hAnsiTheme="minorEastAsia" w:cs="맑은 고딕" w:hint="eastAsia"/>
                <w:spacing w:val="0"/>
                <w:kern w:val="0"/>
                <w:szCs w:val="20"/>
                <w:shd w:val="clear" w:color="auto" w:fill="FFFFFF"/>
                <w:lang w:val="x-none"/>
              </w:rPr>
              <w:t xml:space="preserve"> </w:t>
            </w:r>
            <w:r w:rsidR="005144B0" w:rsidRPr="007D6FA9">
              <w:rPr>
                <w:rFonts w:asciiTheme="minorEastAsia" w:eastAsiaTheme="minorEastAsia" w:hAnsiTheme="minorEastAsia" w:cs="맑은 고딕" w:hint="eastAsia"/>
                <w:color w:val="0000FF"/>
                <w:spacing w:val="0"/>
                <w:kern w:val="0"/>
                <w:szCs w:val="20"/>
                <w:shd w:val="clear" w:color="auto" w:fill="FFFFFF"/>
                <w:lang w:val="x-none"/>
              </w:rPr>
              <w:t>제6조</w:t>
            </w:r>
          </w:p>
        </w:tc>
      </w:tr>
      <w:tr w:rsidR="00D91C1C" w:rsidRPr="00550846" w:rsidTr="00D91C1C">
        <w:tc>
          <w:tcPr>
            <w:tcW w:w="2199" w:type="pct"/>
            <w:tcBorders>
              <w:top w:val="nil"/>
              <w:left w:val="single" w:sz="8" w:space="0" w:color="auto"/>
              <w:bottom w:val="single" w:sz="8" w:space="0" w:color="auto"/>
              <w:right w:val="single" w:sz="8" w:space="0" w:color="auto"/>
            </w:tcBorders>
            <w:vAlign w:val="bottom"/>
            <w:hideMark/>
          </w:tcPr>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이용자의 인터넷 등 로그기록/ 이용자의 </w:t>
            </w:r>
            <w:proofErr w:type="spellStart"/>
            <w:r w:rsidRPr="00550846">
              <w:rPr>
                <w:rFonts w:asciiTheme="minorEastAsia" w:eastAsiaTheme="minorEastAsia" w:hAnsiTheme="minorEastAsia" w:cs="맑은 고딕"/>
                <w:spacing w:val="0"/>
                <w:kern w:val="0"/>
                <w:szCs w:val="20"/>
                <w:shd w:val="clear" w:color="auto" w:fill="FFFFFF"/>
                <w:lang w:val="x-none"/>
              </w:rPr>
              <w:t>접속지</w:t>
            </w:r>
            <w:proofErr w:type="spellEnd"/>
            <w:r w:rsidRPr="00550846">
              <w:rPr>
                <w:rFonts w:asciiTheme="minorEastAsia" w:eastAsiaTheme="minorEastAsia" w:hAnsiTheme="minorEastAsia" w:cs="맑은 고딕"/>
                <w:spacing w:val="0"/>
                <w:kern w:val="0"/>
                <w:szCs w:val="20"/>
                <w:shd w:val="clear" w:color="auto" w:fill="FFFFFF"/>
                <w:lang w:val="x-none"/>
              </w:rPr>
              <w:t xml:space="preserve"> 추적자료 그 외의 통신사실 확인 자료</w:t>
            </w:r>
          </w:p>
        </w:tc>
        <w:tc>
          <w:tcPr>
            <w:tcW w:w="941" w:type="pct"/>
            <w:tcBorders>
              <w:top w:val="nil"/>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center"/>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3개월</w:t>
            </w:r>
          </w:p>
        </w:tc>
        <w:tc>
          <w:tcPr>
            <w:tcW w:w="1860" w:type="pct"/>
            <w:tcBorders>
              <w:top w:val="nil"/>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통신비밀보호법</w:t>
            </w:r>
            <w:r w:rsidR="005144B0" w:rsidRPr="00550846">
              <w:rPr>
                <w:rFonts w:asciiTheme="minorEastAsia" w:eastAsiaTheme="minorEastAsia" w:hAnsiTheme="minorEastAsia" w:cs="맑은 고딕" w:hint="eastAsia"/>
                <w:spacing w:val="0"/>
                <w:kern w:val="0"/>
                <w:szCs w:val="20"/>
                <w:shd w:val="clear" w:color="auto" w:fill="FFFFFF"/>
                <w:lang w:val="x-none"/>
              </w:rPr>
              <w:t xml:space="preserve"> </w:t>
            </w:r>
            <w:r w:rsidR="005144B0" w:rsidRPr="007D6FA9">
              <w:rPr>
                <w:rFonts w:asciiTheme="minorEastAsia" w:eastAsiaTheme="minorEastAsia" w:hAnsiTheme="minorEastAsia" w:cs="맑은 고딕" w:hint="eastAsia"/>
                <w:color w:val="0000FF"/>
                <w:spacing w:val="0"/>
                <w:kern w:val="0"/>
                <w:szCs w:val="20"/>
                <w:shd w:val="clear" w:color="auto" w:fill="FFFFFF"/>
                <w:lang w:val="x-none"/>
              </w:rPr>
              <w:t>제1</w:t>
            </w:r>
            <w:r w:rsidR="005144B0" w:rsidRPr="007D6FA9">
              <w:rPr>
                <w:rFonts w:asciiTheme="minorEastAsia" w:eastAsiaTheme="minorEastAsia" w:hAnsiTheme="minorEastAsia" w:cs="맑은 고딕"/>
                <w:color w:val="0000FF"/>
                <w:spacing w:val="0"/>
                <w:kern w:val="0"/>
                <w:szCs w:val="20"/>
                <w:shd w:val="clear" w:color="auto" w:fill="FFFFFF"/>
                <w:lang w:val="x-none"/>
              </w:rPr>
              <w:t>5</w:t>
            </w:r>
            <w:r w:rsidR="005144B0" w:rsidRPr="007D6FA9">
              <w:rPr>
                <w:rFonts w:asciiTheme="minorEastAsia" w:eastAsiaTheme="minorEastAsia" w:hAnsiTheme="minorEastAsia" w:cs="맑은 고딕" w:hint="eastAsia"/>
                <w:color w:val="0000FF"/>
                <w:spacing w:val="0"/>
                <w:kern w:val="0"/>
                <w:szCs w:val="20"/>
                <w:shd w:val="clear" w:color="auto" w:fill="FFFFFF"/>
                <w:lang w:val="x-none"/>
              </w:rPr>
              <w:t>조의2</w:t>
            </w:r>
          </w:p>
        </w:tc>
      </w:tr>
      <w:tr w:rsidR="00D91C1C" w:rsidRPr="00550846" w:rsidTr="00D91C1C">
        <w:tc>
          <w:tcPr>
            <w:tcW w:w="2199" w:type="pct"/>
            <w:tcBorders>
              <w:top w:val="nil"/>
              <w:left w:val="single" w:sz="8" w:space="0" w:color="auto"/>
              <w:bottom w:val="single" w:sz="8" w:space="0" w:color="auto"/>
              <w:right w:val="single" w:sz="8" w:space="0" w:color="auto"/>
            </w:tcBorders>
            <w:vAlign w:val="bottom"/>
            <w:hideMark/>
          </w:tcPr>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세법이 규정하는 모든 거래에 관한 장부 및 증빙서류</w:t>
            </w:r>
          </w:p>
        </w:tc>
        <w:tc>
          <w:tcPr>
            <w:tcW w:w="941" w:type="pct"/>
            <w:tcBorders>
              <w:top w:val="nil"/>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center"/>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5년</w:t>
            </w:r>
          </w:p>
        </w:tc>
        <w:tc>
          <w:tcPr>
            <w:tcW w:w="1860" w:type="pct"/>
            <w:tcBorders>
              <w:top w:val="nil"/>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국세기본법</w:t>
            </w:r>
            <w:r w:rsidR="005144B0" w:rsidRPr="00550846">
              <w:rPr>
                <w:rFonts w:asciiTheme="minorEastAsia" w:eastAsiaTheme="minorEastAsia" w:hAnsiTheme="minorEastAsia" w:cs="맑은 고딕" w:hint="eastAsia"/>
                <w:spacing w:val="0"/>
                <w:kern w:val="0"/>
                <w:szCs w:val="20"/>
                <w:shd w:val="clear" w:color="auto" w:fill="FFFFFF"/>
                <w:lang w:val="x-none"/>
              </w:rPr>
              <w:t xml:space="preserve"> </w:t>
            </w:r>
            <w:r w:rsidR="005144B0" w:rsidRPr="007D6FA9">
              <w:rPr>
                <w:rFonts w:asciiTheme="minorEastAsia" w:eastAsiaTheme="minorEastAsia" w:hAnsiTheme="minorEastAsia" w:cs="맑은 고딕" w:hint="eastAsia"/>
                <w:color w:val="0000FF"/>
                <w:spacing w:val="0"/>
                <w:kern w:val="0"/>
                <w:szCs w:val="20"/>
                <w:shd w:val="clear" w:color="auto" w:fill="FFFFFF"/>
                <w:lang w:val="x-none"/>
              </w:rPr>
              <w:t>제8</w:t>
            </w:r>
            <w:r w:rsidR="005144B0" w:rsidRPr="007D6FA9">
              <w:rPr>
                <w:rFonts w:asciiTheme="minorEastAsia" w:eastAsiaTheme="minorEastAsia" w:hAnsiTheme="minorEastAsia" w:cs="맑은 고딕"/>
                <w:color w:val="0000FF"/>
                <w:spacing w:val="0"/>
                <w:kern w:val="0"/>
                <w:szCs w:val="20"/>
                <w:shd w:val="clear" w:color="auto" w:fill="FFFFFF"/>
                <w:lang w:val="x-none"/>
              </w:rPr>
              <w:t>5</w:t>
            </w:r>
            <w:r w:rsidR="005144B0" w:rsidRPr="007D6FA9">
              <w:rPr>
                <w:rFonts w:asciiTheme="minorEastAsia" w:eastAsiaTheme="minorEastAsia" w:hAnsiTheme="minorEastAsia" w:cs="맑은 고딕" w:hint="eastAsia"/>
                <w:color w:val="0000FF"/>
                <w:spacing w:val="0"/>
                <w:kern w:val="0"/>
                <w:szCs w:val="20"/>
                <w:shd w:val="clear" w:color="auto" w:fill="FFFFFF"/>
                <w:lang w:val="x-none"/>
              </w:rPr>
              <w:t>조의3</w:t>
            </w:r>
          </w:p>
        </w:tc>
      </w:tr>
      <w:tr w:rsidR="00D91C1C" w:rsidRPr="00550846" w:rsidTr="00D91C1C">
        <w:tc>
          <w:tcPr>
            <w:tcW w:w="2199" w:type="pct"/>
            <w:tcBorders>
              <w:top w:val="nil"/>
              <w:left w:val="single" w:sz="8" w:space="0" w:color="auto"/>
              <w:bottom w:val="single" w:sz="8" w:space="0" w:color="auto"/>
              <w:right w:val="single" w:sz="8" w:space="0" w:color="auto"/>
            </w:tcBorders>
            <w:vAlign w:val="bottom"/>
            <w:hideMark/>
          </w:tcPr>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전자금융 거래에 관한 기록</w:t>
            </w:r>
          </w:p>
        </w:tc>
        <w:tc>
          <w:tcPr>
            <w:tcW w:w="941" w:type="pct"/>
            <w:tcBorders>
              <w:top w:val="nil"/>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center"/>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5년</w:t>
            </w:r>
          </w:p>
        </w:tc>
        <w:tc>
          <w:tcPr>
            <w:tcW w:w="1860" w:type="pct"/>
            <w:tcBorders>
              <w:top w:val="nil"/>
              <w:left w:val="nil"/>
              <w:bottom w:val="single" w:sz="8" w:space="0" w:color="auto"/>
              <w:right w:val="single" w:sz="8" w:space="0" w:color="auto"/>
            </w:tcBorders>
            <w:vAlign w:val="bottom"/>
            <w:hideMark/>
          </w:tcPr>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전자금융거래법</w:t>
            </w:r>
            <w:r w:rsidR="005144B0" w:rsidRPr="00550846">
              <w:rPr>
                <w:rFonts w:asciiTheme="minorEastAsia" w:eastAsiaTheme="minorEastAsia" w:hAnsiTheme="minorEastAsia" w:cs="맑은 고딕" w:hint="eastAsia"/>
                <w:spacing w:val="0"/>
                <w:kern w:val="0"/>
                <w:szCs w:val="20"/>
                <w:shd w:val="clear" w:color="auto" w:fill="FFFFFF"/>
                <w:lang w:val="x-none"/>
              </w:rPr>
              <w:t xml:space="preserve"> </w:t>
            </w:r>
            <w:r w:rsidR="005144B0" w:rsidRPr="007D6FA9">
              <w:rPr>
                <w:rFonts w:asciiTheme="minorEastAsia" w:eastAsiaTheme="minorEastAsia" w:hAnsiTheme="minorEastAsia" w:cs="맑은 고딕" w:hint="eastAsia"/>
                <w:color w:val="0000FF"/>
                <w:spacing w:val="0"/>
                <w:kern w:val="0"/>
                <w:szCs w:val="20"/>
                <w:shd w:val="clear" w:color="auto" w:fill="FFFFFF"/>
                <w:lang w:val="x-none"/>
              </w:rPr>
              <w:t>제2</w:t>
            </w:r>
            <w:r w:rsidR="005144B0" w:rsidRPr="007D6FA9">
              <w:rPr>
                <w:rFonts w:asciiTheme="minorEastAsia" w:eastAsiaTheme="minorEastAsia" w:hAnsiTheme="minorEastAsia" w:cs="맑은 고딕"/>
                <w:color w:val="0000FF"/>
                <w:spacing w:val="0"/>
                <w:kern w:val="0"/>
                <w:szCs w:val="20"/>
                <w:shd w:val="clear" w:color="auto" w:fill="FFFFFF"/>
                <w:lang w:val="x-none"/>
              </w:rPr>
              <w:t>2</w:t>
            </w:r>
            <w:r w:rsidR="005144B0" w:rsidRPr="007D6FA9">
              <w:rPr>
                <w:rFonts w:asciiTheme="minorEastAsia" w:eastAsiaTheme="minorEastAsia" w:hAnsiTheme="minorEastAsia" w:cs="맑은 고딕" w:hint="eastAsia"/>
                <w:color w:val="0000FF"/>
                <w:spacing w:val="0"/>
                <w:kern w:val="0"/>
                <w:szCs w:val="20"/>
                <w:shd w:val="clear" w:color="auto" w:fill="FFFFFF"/>
                <w:lang w:val="x-none"/>
              </w:rPr>
              <w:t>조</w:t>
            </w:r>
          </w:p>
        </w:tc>
      </w:tr>
    </w:tbl>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w:t>
      </w:r>
      <w:r w:rsidRPr="00550846">
        <w:rPr>
          <w:rFonts w:asciiTheme="minorEastAsia" w:eastAsiaTheme="minorEastAsia" w:hAnsiTheme="minorEastAsia" w:cs="맑은 고딕"/>
          <w:spacing w:val="0"/>
          <w:kern w:val="0"/>
          <w:szCs w:val="20"/>
          <w:shd w:val="clear" w:color="auto" w:fill="FFFFFF"/>
          <w:lang w:val="x-none"/>
        </w:rPr>
        <w:t xml:space="preserve"> 그 외 정보통신망법 제50조(</w:t>
      </w:r>
      <w:proofErr w:type="spellStart"/>
      <w:r w:rsidRPr="00550846">
        <w:rPr>
          <w:rFonts w:asciiTheme="minorEastAsia" w:eastAsiaTheme="minorEastAsia" w:hAnsiTheme="minorEastAsia" w:cs="맑은 고딕"/>
          <w:spacing w:val="0"/>
          <w:kern w:val="0"/>
          <w:szCs w:val="20"/>
          <w:shd w:val="clear" w:color="auto" w:fill="FFFFFF"/>
          <w:lang w:val="x-none"/>
        </w:rPr>
        <w:t>영리목적의</w:t>
      </w:r>
      <w:proofErr w:type="spellEnd"/>
      <w:r w:rsidRPr="00550846">
        <w:rPr>
          <w:rFonts w:asciiTheme="minorEastAsia" w:eastAsiaTheme="minorEastAsia" w:hAnsiTheme="minorEastAsia" w:cs="맑은 고딕"/>
          <w:spacing w:val="0"/>
          <w:kern w:val="0"/>
          <w:szCs w:val="20"/>
          <w:shd w:val="clear" w:color="auto" w:fill="FFFFFF"/>
          <w:lang w:val="x-none"/>
        </w:rPr>
        <w:t xml:space="preserve"> 광고성 정보 전송제한) 준수 이력을 증빙하기 위하여 이메일, 문자 등 발송이력과 관련된 개인정보를 2년간 보관할 수 있습니다. 이 경우, 탈퇴회원 및 휴면회원의 발송이력은 일반 이용자의 개인정보와 별도로 보관되며, 다른 목적으로 이용하지 않습니다. </w:t>
      </w:r>
    </w:p>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p w:rsidR="00D91C1C" w:rsidRPr="00550846" w:rsidRDefault="00D91C1C" w:rsidP="00D91C1C">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②</w:t>
      </w:r>
      <w:r w:rsidRPr="00550846">
        <w:rPr>
          <w:rFonts w:asciiTheme="minorEastAsia" w:eastAsiaTheme="minorEastAsia" w:hAnsiTheme="minorEastAsia" w:cs="맑은 고딕"/>
          <w:spacing w:val="0"/>
          <w:kern w:val="0"/>
          <w:szCs w:val="20"/>
          <w:shd w:val="clear" w:color="auto" w:fill="FFFFFF"/>
          <w:lang w:val="x-none"/>
        </w:rPr>
        <w:t xml:space="preserve"> </w:t>
      </w:r>
      <w:proofErr w:type="spellStart"/>
      <w:r w:rsidRPr="00550846">
        <w:rPr>
          <w:rFonts w:asciiTheme="minorEastAsia" w:eastAsiaTheme="minorEastAsia" w:hAnsiTheme="minorEastAsia" w:cs="맑은 고딕"/>
          <w:spacing w:val="0"/>
          <w:kern w:val="0"/>
          <w:szCs w:val="20"/>
          <w:shd w:val="clear" w:color="auto" w:fill="FFFFFF"/>
          <w:lang w:val="x-none"/>
        </w:rPr>
        <w:t>데스커의</w:t>
      </w:r>
      <w:proofErr w:type="spellEnd"/>
      <w:r w:rsidRPr="00550846">
        <w:rPr>
          <w:rFonts w:asciiTheme="minorEastAsia" w:eastAsiaTheme="minorEastAsia" w:hAnsiTheme="minorEastAsia" w:cs="맑은 고딕"/>
          <w:spacing w:val="0"/>
          <w:kern w:val="0"/>
          <w:szCs w:val="20"/>
          <w:shd w:val="clear" w:color="auto" w:fill="FFFFFF"/>
          <w:lang w:val="x-none"/>
        </w:rPr>
        <w:t xml:space="preserve"> 개인정보 파기방법은 다음과 같습니다.</w:t>
      </w:r>
    </w:p>
    <w:p w:rsidR="00D91C1C" w:rsidRPr="00550846" w:rsidRDefault="00D91C1C" w:rsidP="00D91C1C">
      <w:pPr>
        <w:pStyle w:val="af2"/>
        <w:numPr>
          <w:ilvl w:val="0"/>
          <w:numId w:val="38"/>
        </w:numPr>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Courier New"/>
          <w:shd w:val="clear" w:color="auto" w:fill="FFFFFF"/>
          <w:lang w:eastAsia="ko-KR"/>
        </w:rPr>
        <w:t>종이에 출력된 개인정보는 분쇄기로 분쇄하거나 소각을 통하여 파기</w:t>
      </w:r>
    </w:p>
    <w:p w:rsidR="00D91C1C" w:rsidRPr="00550846" w:rsidRDefault="00D91C1C" w:rsidP="00D91C1C">
      <w:pPr>
        <w:pStyle w:val="af2"/>
        <w:numPr>
          <w:ilvl w:val="0"/>
          <w:numId w:val="38"/>
        </w:numPr>
        <w:jc w:val="left"/>
        <w:rPr>
          <w:rFonts w:asciiTheme="minorEastAsia" w:eastAsiaTheme="minorEastAsia" w:hAnsiTheme="minorEastAsia" w:cs="Courier New"/>
          <w:shd w:val="clear" w:color="auto" w:fill="FFFFFF"/>
          <w:lang w:eastAsia="ko-KR"/>
        </w:rPr>
      </w:pPr>
      <w:r w:rsidRPr="00550846">
        <w:rPr>
          <w:rFonts w:asciiTheme="minorEastAsia" w:eastAsiaTheme="minorEastAsia" w:hAnsiTheme="minorEastAsia" w:cs="Courier New"/>
          <w:shd w:val="clear" w:color="auto" w:fill="FFFFFF"/>
          <w:lang w:eastAsia="ko-KR"/>
        </w:rPr>
        <w:t>전자적 파일형태로 저장된 개인정보를 기록을 재생할 수 없는 기술적 방법을 사용하여 삭제</w:t>
      </w:r>
    </w:p>
    <w:p w:rsidR="006C30A4" w:rsidRPr="00550846" w:rsidRDefault="006C30A4" w:rsidP="006C30A4">
      <w:pPr>
        <w:pStyle w:val="af2"/>
        <w:jc w:val="left"/>
        <w:rPr>
          <w:rFonts w:asciiTheme="minorEastAsia" w:eastAsiaTheme="minorEastAsia" w:hAnsiTheme="minorEastAsia" w:cs="Courier New"/>
          <w:shd w:val="clear" w:color="auto" w:fill="FFFFFF"/>
          <w:lang w:eastAsia="ko-KR"/>
        </w:rPr>
      </w:pPr>
    </w:p>
    <w:p w:rsidR="00242618" w:rsidRPr="00550846" w:rsidRDefault="00A40B8F" w:rsidP="00A40B8F">
      <w:pPr>
        <w:pStyle w:val="X"/>
        <w:rPr>
          <w:rFonts w:asciiTheme="minorEastAsia" w:eastAsiaTheme="minorEastAsia" w:hAnsiTheme="minorEastAsia"/>
          <w:shd w:val="clear" w:color="auto" w:fill="FFFFFF"/>
        </w:rPr>
      </w:pPr>
      <w:r w:rsidRPr="00550846">
        <w:rPr>
          <w:rFonts w:asciiTheme="minorEastAsia" w:eastAsiaTheme="minorEastAsia" w:hAnsiTheme="minorEastAsia" w:hint="eastAsia"/>
          <w:shd w:val="clear" w:color="auto" w:fill="FFFFFF"/>
        </w:rPr>
        <w:t>제</w:t>
      </w:r>
      <w:r w:rsidR="00274A36" w:rsidRPr="00550846">
        <w:rPr>
          <w:rFonts w:asciiTheme="minorEastAsia" w:eastAsiaTheme="minorEastAsia" w:hAnsiTheme="minorEastAsia" w:hint="eastAsia"/>
          <w:shd w:val="clear" w:color="auto" w:fill="FFFFFF"/>
        </w:rPr>
        <w:t xml:space="preserve"> </w:t>
      </w:r>
      <w:r w:rsidRPr="00550846">
        <w:rPr>
          <w:rFonts w:asciiTheme="minorEastAsia" w:eastAsiaTheme="minorEastAsia" w:hAnsiTheme="minorEastAsia" w:hint="eastAsia"/>
          <w:shd w:val="clear" w:color="auto" w:fill="FFFFFF"/>
        </w:rPr>
        <w:t>4조 개인정보의 제3자 제공</w:t>
      </w:r>
    </w:p>
    <w:p w:rsidR="00A40B8F" w:rsidRPr="00550846" w:rsidRDefault="00A40B8F" w:rsidP="00A40B8F">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개인정보 제3자 제공 동의</w:t>
      </w:r>
    </w:p>
    <w:p w:rsidR="00A40B8F" w:rsidRPr="00550846" w:rsidRDefault="00A40B8F" w:rsidP="00A40B8F">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①</w:t>
      </w:r>
      <w:r w:rsidRPr="00550846">
        <w:rPr>
          <w:rFonts w:asciiTheme="minorEastAsia" w:eastAsiaTheme="minorEastAsia" w:hAnsiTheme="minorEastAsia" w:cs="맑은 고딕"/>
          <w:spacing w:val="0"/>
          <w:kern w:val="0"/>
          <w:szCs w:val="20"/>
          <w:shd w:val="clear" w:color="auto" w:fill="FFFFFF"/>
          <w:lang w:val="x-none"/>
        </w:rPr>
        <w:t xml:space="preserve"> </w:t>
      </w: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고객의 동의, 법률의 특별한 규정 「개인정보보호법」 제17조 및 제18조에 해당하는 경우에만 개인정보를 제3자에게 제공합니다. </w:t>
      </w: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고객으로부터 수집한 개인정보를 본 개인정보 처리방침 제1조 「개인정보의 수집항목 및 </w:t>
      </w:r>
      <w:proofErr w:type="spellStart"/>
      <w:r w:rsidRPr="00550846">
        <w:rPr>
          <w:rFonts w:asciiTheme="minorEastAsia" w:eastAsiaTheme="minorEastAsia" w:hAnsiTheme="minorEastAsia" w:cs="맑은 고딕"/>
          <w:spacing w:val="0"/>
          <w:kern w:val="0"/>
          <w:szCs w:val="20"/>
          <w:shd w:val="clear" w:color="auto" w:fill="FFFFFF"/>
          <w:lang w:val="x-none"/>
        </w:rPr>
        <w:t>이용목적」에서</w:t>
      </w:r>
      <w:proofErr w:type="spellEnd"/>
      <w:r w:rsidRPr="00550846">
        <w:rPr>
          <w:rFonts w:asciiTheme="minorEastAsia" w:eastAsiaTheme="minorEastAsia" w:hAnsiTheme="minorEastAsia" w:cs="맑은 고딕"/>
          <w:spacing w:val="0"/>
          <w:kern w:val="0"/>
          <w:szCs w:val="20"/>
          <w:shd w:val="clear" w:color="auto" w:fill="FFFFFF"/>
          <w:lang w:val="x-none"/>
        </w:rPr>
        <w:t xml:space="preserve"> 고지한 범위 내에서 사용하며, 해당 범위를 초과하여 이용하거나 타인 또는 </w:t>
      </w:r>
      <w:proofErr w:type="gramStart"/>
      <w:r w:rsidRPr="00550846">
        <w:rPr>
          <w:rFonts w:asciiTheme="minorEastAsia" w:eastAsiaTheme="minorEastAsia" w:hAnsiTheme="minorEastAsia" w:cs="맑은 고딕"/>
          <w:spacing w:val="0"/>
          <w:kern w:val="0"/>
          <w:szCs w:val="20"/>
          <w:shd w:val="clear" w:color="auto" w:fill="FFFFFF"/>
          <w:lang w:val="x-none"/>
        </w:rPr>
        <w:t>타기업,</w:t>
      </w:r>
      <w:proofErr w:type="spellStart"/>
      <w:r w:rsidRPr="00550846">
        <w:rPr>
          <w:rFonts w:asciiTheme="minorEastAsia" w:eastAsiaTheme="minorEastAsia" w:hAnsiTheme="minorEastAsia" w:cs="맑은 고딕"/>
          <w:spacing w:val="0"/>
          <w:kern w:val="0"/>
          <w:szCs w:val="20"/>
          <w:shd w:val="clear" w:color="auto" w:fill="FFFFFF"/>
          <w:lang w:val="x-none"/>
        </w:rPr>
        <w:t>기관에</w:t>
      </w:r>
      <w:proofErr w:type="spellEnd"/>
      <w:proofErr w:type="gramEnd"/>
      <w:r w:rsidRPr="00550846">
        <w:rPr>
          <w:rFonts w:asciiTheme="minorEastAsia" w:eastAsiaTheme="minorEastAsia" w:hAnsiTheme="minorEastAsia" w:cs="맑은 고딕"/>
          <w:spacing w:val="0"/>
          <w:kern w:val="0"/>
          <w:szCs w:val="20"/>
          <w:shd w:val="clear" w:color="auto" w:fill="FFFFFF"/>
          <w:lang w:val="x-none"/>
        </w:rPr>
        <w:t xml:space="preserve"> 제공하지 않습니다.</w:t>
      </w:r>
    </w:p>
    <w:p w:rsidR="00A40B8F" w:rsidRPr="00550846" w:rsidRDefault="00A40B8F" w:rsidP="00A40B8F">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②</w:t>
      </w:r>
      <w:r w:rsidRPr="00550846">
        <w:rPr>
          <w:rFonts w:asciiTheme="minorEastAsia" w:eastAsiaTheme="minorEastAsia" w:hAnsiTheme="minorEastAsia" w:cs="맑은 고딕"/>
          <w:spacing w:val="0"/>
          <w:kern w:val="0"/>
          <w:szCs w:val="20"/>
          <w:shd w:val="clear" w:color="auto" w:fill="FFFFFF"/>
          <w:lang w:val="x-none"/>
        </w:rPr>
        <w:t xml:space="preserve"> 매각, 인수합병 등으로 인하여 서비스제공자의 권리와 의무가 완전 승계, 이전되는 경우 반드시 사전에 정당한 사유와 절차에 대해 상세하게 고지할 것이며 고객의 개인정보에 대한 동의철회권을 부여합니다.</w:t>
      </w:r>
    </w:p>
    <w:p w:rsidR="00A40B8F" w:rsidRPr="007D6FA9" w:rsidRDefault="00A40B8F" w:rsidP="00D66A8D">
      <w:pPr>
        <w:widowControl/>
        <w:shd w:val="clear" w:color="auto" w:fill="FEFEFE"/>
        <w:wordWrap/>
        <w:autoSpaceDE/>
        <w:autoSpaceDN/>
        <w:jc w:val="left"/>
        <w:textAlignment w:val="baseline"/>
        <w:rPr>
          <w:rFonts w:asciiTheme="minorEastAsia" w:eastAsiaTheme="minorEastAsia" w:hAnsiTheme="minorEastAsia" w:cs="맑은 고딕"/>
          <w:color w:val="0000FF"/>
          <w:spacing w:val="0"/>
          <w:kern w:val="0"/>
          <w:szCs w:val="20"/>
          <w:shd w:val="clear" w:color="auto" w:fill="FFFFFF"/>
          <w:lang w:val="x-none"/>
        </w:rPr>
      </w:pPr>
      <w:r w:rsidRPr="007D6FA9">
        <w:rPr>
          <w:rFonts w:asciiTheme="minorEastAsia" w:eastAsiaTheme="minorEastAsia" w:hAnsiTheme="minorEastAsia" w:cs="맑은 고딕" w:hint="eastAsia"/>
          <w:color w:val="0000FF"/>
          <w:spacing w:val="0"/>
          <w:kern w:val="0"/>
          <w:szCs w:val="20"/>
          <w:shd w:val="clear" w:color="auto" w:fill="FFFFFF"/>
          <w:lang w:val="x-none"/>
        </w:rPr>
        <w:t>③</w:t>
      </w:r>
      <w:r w:rsidRPr="007D6FA9">
        <w:rPr>
          <w:rFonts w:asciiTheme="minorEastAsia" w:eastAsiaTheme="minorEastAsia" w:hAnsiTheme="minorEastAsia" w:cs="맑은 고딕"/>
          <w:color w:val="0000FF"/>
          <w:spacing w:val="0"/>
          <w:kern w:val="0"/>
          <w:szCs w:val="20"/>
          <w:shd w:val="clear" w:color="auto" w:fill="FFFFFF"/>
          <w:lang w:val="x-none"/>
        </w:rPr>
        <w:t xml:space="preserve"> </w:t>
      </w:r>
      <w:proofErr w:type="spellStart"/>
      <w:r w:rsidR="00D66A8D" w:rsidRPr="007D6FA9">
        <w:rPr>
          <w:rFonts w:asciiTheme="minorEastAsia" w:eastAsiaTheme="minorEastAsia" w:hAnsiTheme="minorEastAsia" w:cs="맑은 고딕" w:hint="eastAsia"/>
          <w:color w:val="0000FF"/>
          <w:spacing w:val="0"/>
          <w:kern w:val="0"/>
          <w:szCs w:val="20"/>
          <w:shd w:val="clear" w:color="auto" w:fill="FFFFFF"/>
          <w:lang w:val="x-none"/>
        </w:rPr>
        <w:t>데스커는</w:t>
      </w:r>
      <w:proofErr w:type="spellEnd"/>
      <w:r w:rsidR="00D66A8D" w:rsidRPr="007D6FA9">
        <w:rPr>
          <w:rFonts w:asciiTheme="minorEastAsia" w:eastAsiaTheme="minorEastAsia" w:hAnsiTheme="minorEastAsia" w:cs="맑은 고딕" w:hint="eastAsia"/>
          <w:color w:val="0000FF"/>
          <w:spacing w:val="0"/>
          <w:kern w:val="0"/>
          <w:szCs w:val="20"/>
          <w:shd w:val="clear" w:color="auto" w:fill="FFFFFF"/>
          <w:lang w:val="x-none"/>
        </w:rPr>
        <w:t xml:space="preserve"> </w:t>
      </w:r>
      <w:r w:rsidR="00EC5803" w:rsidRPr="007D6FA9">
        <w:rPr>
          <w:rFonts w:asciiTheme="minorEastAsia" w:eastAsiaTheme="minorEastAsia" w:hAnsiTheme="minorEastAsia" w:cs="맑은 고딕" w:hint="eastAsia"/>
          <w:color w:val="0000FF"/>
          <w:spacing w:val="0"/>
          <w:kern w:val="0"/>
          <w:szCs w:val="20"/>
          <w:shd w:val="clear" w:color="auto" w:fill="FFFFFF"/>
          <w:lang w:val="x-none"/>
        </w:rPr>
        <w:t>현재 제3자 제공이 없습니다. 제3자 제공 발생 시 개인정보 처리방침을 통해 안내하겠습니다.</w:t>
      </w:r>
    </w:p>
    <w:p w:rsidR="00A40B8F" w:rsidRPr="00550846" w:rsidRDefault="00A40B8F" w:rsidP="00A40B8F">
      <w:pPr>
        <w:pStyle w:val="af2"/>
        <w:jc w:val="left"/>
        <w:rPr>
          <w:rFonts w:asciiTheme="minorEastAsia" w:eastAsiaTheme="minorEastAsia" w:hAnsiTheme="minorEastAsia"/>
          <w:shd w:val="clear" w:color="auto" w:fill="FFFFFF"/>
          <w:lang w:eastAsia="ko-KR"/>
        </w:rPr>
      </w:pPr>
    </w:p>
    <w:p w:rsidR="00F9616F" w:rsidRPr="00550846" w:rsidRDefault="00F9616F" w:rsidP="00F9616F">
      <w:pPr>
        <w:pStyle w:val="X"/>
        <w:rPr>
          <w:rFonts w:asciiTheme="minorEastAsia" w:eastAsiaTheme="minorEastAsia" w:hAnsiTheme="minorEastAsia"/>
          <w:shd w:val="clear" w:color="auto" w:fill="FFFFFF"/>
        </w:rPr>
      </w:pPr>
      <w:r w:rsidRPr="00550846">
        <w:rPr>
          <w:rFonts w:asciiTheme="minorEastAsia" w:eastAsiaTheme="minorEastAsia" w:hAnsiTheme="minorEastAsia" w:hint="eastAsia"/>
          <w:shd w:val="clear" w:color="auto" w:fill="FFFFFF"/>
        </w:rPr>
        <w:t>제</w:t>
      </w:r>
      <w:r w:rsidR="00274A36" w:rsidRPr="00550846">
        <w:rPr>
          <w:rFonts w:asciiTheme="minorEastAsia" w:eastAsiaTheme="minorEastAsia" w:hAnsiTheme="minorEastAsia" w:hint="eastAsia"/>
          <w:shd w:val="clear" w:color="auto" w:fill="FFFFFF"/>
        </w:rPr>
        <w:t xml:space="preserve"> </w:t>
      </w:r>
      <w:r w:rsidRPr="00550846">
        <w:rPr>
          <w:rFonts w:asciiTheme="minorEastAsia" w:eastAsiaTheme="minorEastAsia" w:hAnsiTheme="minorEastAsia" w:hint="eastAsia"/>
          <w:shd w:val="clear" w:color="auto" w:fill="FFFFFF"/>
        </w:rPr>
        <w:t>5조 개인정보처리 위탁</w:t>
      </w:r>
    </w:p>
    <w:p w:rsidR="00DE5F71" w:rsidRPr="00550846" w:rsidRDefault="00DE5F71" w:rsidP="00DE5F71">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① </w:t>
      </w: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서비스의 향상을 위해서 고객의 개인정보를 외부에 </w:t>
      </w:r>
      <w:proofErr w:type="gramStart"/>
      <w:r w:rsidRPr="00550846">
        <w:rPr>
          <w:rFonts w:asciiTheme="minorEastAsia" w:eastAsiaTheme="minorEastAsia" w:hAnsiTheme="minorEastAsia" w:cs="맑은 고딕"/>
          <w:spacing w:val="0"/>
          <w:kern w:val="0"/>
          <w:szCs w:val="20"/>
          <w:shd w:val="clear" w:color="auto" w:fill="FFFFFF"/>
          <w:lang w:val="x-none"/>
        </w:rPr>
        <w:t>수집,</w:t>
      </w:r>
      <w:proofErr w:type="spellStart"/>
      <w:r w:rsidRPr="00550846">
        <w:rPr>
          <w:rFonts w:asciiTheme="minorEastAsia" w:eastAsiaTheme="minorEastAsia" w:hAnsiTheme="minorEastAsia" w:cs="맑은 고딕"/>
          <w:spacing w:val="0"/>
          <w:kern w:val="0"/>
          <w:szCs w:val="20"/>
          <w:shd w:val="clear" w:color="auto" w:fill="FFFFFF"/>
          <w:lang w:val="x-none"/>
        </w:rPr>
        <w:t>저장</w:t>
      </w:r>
      <w:proofErr w:type="spellEnd"/>
      <w:proofErr w:type="gramEnd"/>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관리</w:t>
      </w:r>
      <w:proofErr w:type="spellEnd"/>
      <w:r w:rsidRPr="00550846">
        <w:rPr>
          <w:rFonts w:asciiTheme="minorEastAsia" w:eastAsiaTheme="minorEastAsia" w:hAnsiTheme="minorEastAsia" w:cs="맑은 고딕"/>
          <w:spacing w:val="0"/>
          <w:kern w:val="0"/>
          <w:szCs w:val="20"/>
          <w:shd w:val="clear" w:color="auto" w:fill="FFFFFF"/>
          <w:lang w:val="x-none"/>
        </w:rPr>
        <w:t xml:space="preserve"> 등을 위탁하여 처리할 수 있습니다. 개인정보의 처리를 위탁하는 경우에는 위탁기관 및 그 사실을 </w:t>
      </w:r>
      <w:proofErr w:type="spellStart"/>
      <w:r w:rsidRPr="00550846">
        <w:rPr>
          <w:rFonts w:asciiTheme="minorEastAsia" w:eastAsiaTheme="minorEastAsia" w:hAnsiTheme="minorEastAsia" w:cs="맑은 고딕"/>
          <w:spacing w:val="0"/>
          <w:kern w:val="0"/>
          <w:szCs w:val="20"/>
          <w:shd w:val="clear" w:color="auto" w:fill="FFFFFF"/>
          <w:lang w:val="x-none"/>
        </w:rPr>
        <w:t>데스커</w:t>
      </w:r>
      <w:proofErr w:type="spellEnd"/>
      <w:r w:rsidRPr="00550846">
        <w:rPr>
          <w:rFonts w:asciiTheme="minorEastAsia" w:eastAsiaTheme="minorEastAsia" w:hAnsiTheme="minorEastAsia" w:cs="맑은 고딕"/>
          <w:spacing w:val="0"/>
          <w:kern w:val="0"/>
          <w:szCs w:val="20"/>
          <w:shd w:val="clear" w:color="auto" w:fill="FFFFFF"/>
          <w:lang w:val="x-none"/>
        </w:rPr>
        <w:t xml:space="preserve"> 홈페이지를 통해 지체 없이 공지하겠습니다.</w:t>
      </w:r>
    </w:p>
    <w:p w:rsidR="00DE5F71" w:rsidRPr="00550846" w:rsidRDefault="00DE5F71" w:rsidP="00DE5F71">
      <w:pPr>
        <w:widowControl/>
        <w:shd w:val="clear" w:color="auto" w:fill="FEFEFE"/>
        <w:wordWrap/>
        <w:autoSpaceDE/>
        <w:autoSpaceDN/>
        <w:jc w:val="left"/>
        <w:textAlignment w:val="baseline"/>
        <w:rPr>
          <w:rFonts w:asciiTheme="minorEastAsia" w:eastAsiaTheme="minorEastAsia" w:hAnsiTheme="minorEastAsia" w:cs="굴림"/>
          <w:spacing w:val="0"/>
          <w:kern w:val="0"/>
          <w:szCs w:val="20"/>
        </w:rPr>
      </w:pPr>
      <w:r w:rsidRPr="00550846">
        <w:rPr>
          <w:rFonts w:asciiTheme="minorEastAsia" w:eastAsiaTheme="minorEastAsia" w:hAnsiTheme="minorEastAsia" w:cs="맑은 고딕"/>
          <w:spacing w:val="0"/>
          <w:kern w:val="0"/>
          <w:szCs w:val="20"/>
          <w:shd w:val="clear" w:color="auto" w:fill="FFFFFF"/>
          <w:lang w:val="x-none"/>
        </w:rPr>
        <w:t xml:space="preserve">② </w:t>
      </w: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위탁업무의 수행을 위하여 아래와 같은 수탁업체에 고객의 개인정보처리를 위탁하고 있습니다</w:t>
      </w:r>
      <w:r w:rsidRPr="00550846">
        <w:rPr>
          <w:rFonts w:asciiTheme="minorEastAsia" w:eastAsiaTheme="minorEastAsia" w:hAnsiTheme="minorEastAsia" w:cs="굴림"/>
          <w:spacing w:val="0"/>
          <w:kern w:val="0"/>
          <w:szCs w:val="20"/>
          <w:bdr w:val="none" w:sz="0" w:space="0" w:color="auto" w:frame="1"/>
        </w:rPr>
        <w:t>.</w:t>
      </w:r>
    </w:p>
    <w:p w:rsidR="00DE5F71" w:rsidRPr="00550846" w:rsidRDefault="00DE5F71" w:rsidP="00DE5F71">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p w:rsidR="00DE5F71" w:rsidRPr="00550846" w:rsidRDefault="00DE5F71" w:rsidP="00DE5F71">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lastRenderedPageBreak/>
        <w:t>1. 위탁업무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30"/>
        <w:gridCol w:w="6665"/>
      </w:tblGrid>
      <w:tr w:rsidR="00550846" w:rsidRPr="00550846" w:rsidTr="003D6AFC">
        <w:tc>
          <w:tcPr>
            <w:tcW w:w="1632" w:type="pct"/>
            <w:tcMar>
              <w:top w:w="0" w:type="dxa"/>
              <w:left w:w="108" w:type="dxa"/>
              <w:bottom w:w="0" w:type="dxa"/>
              <w:right w:w="108" w:type="dxa"/>
            </w:tcMar>
            <w:vAlign w:val="center"/>
            <w:hideMark/>
          </w:tcPr>
          <w:p w:rsidR="00DE5F71" w:rsidRPr="00550846" w:rsidRDefault="00DE5F71" w:rsidP="0099026A">
            <w:pPr>
              <w:widowControl/>
              <w:shd w:val="clear" w:color="auto" w:fill="FEFEFE"/>
              <w:wordWrap/>
              <w:autoSpaceDE/>
              <w:autoSpaceDN/>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수탁업체</w:t>
            </w:r>
          </w:p>
        </w:tc>
        <w:tc>
          <w:tcPr>
            <w:tcW w:w="3368" w:type="pct"/>
            <w:tcMar>
              <w:top w:w="0" w:type="dxa"/>
              <w:left w:w="108" w:type="dxa"/>
              <w:bottom w:w="0" w:type="dxa"/>
              <w:right w:w="108" w:type="dxa"/>
            </w:tcMar>
            <w:vAlign w:val="center"/>
            <w:hideMark/>
          </w:tcPr>
          <w:p w:rsidR="00DE5F71" w:rsidRPr="00550846" w:rsidRDefault="00DE5F71" w:rsidP="0099026A">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위탁업무내용</w:t>
            </w:r>
          </w:p>
        </w:tc>
      </w:tr>
      <w:tr w:rsidR="00550846" w:rsidRPr="00550846" w:rsidTr="003D6AFC">
        <w:tc>
          <w:tcPr>
            <w:tcW w:w="1632" w:type="pct"/>
            <w:tcMar>
              <w:top w:w="0" w:type="dxa"/>
              <w:left w:w="108" w:type="dxa"/>
              <w:bottom w:w="0" w:type="dxa"/>
              <w:right w:w="108" w:type="dxa"/>
            </w:tcMar>
            <w:vAlign w:val="center"/>
            <w:hideMark/>
          </w:tcPr>
          <w:p w:rsidR="00DE5F71" w:rsidRPr="00550846" w:rsidRDefault="00DE5F71" w:rsidP="0099026A">
            <w:pPr>
              <w:widowControl/>
              <w:shd w:val="clear" w:color="auto" w:fill="FEFEFE"/>
              <w:wordWrap/>
              <w:autoSpaceDE/>
              <w:autoSpaceDN/>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다날</w:t>
            </w:r>
            <w:proofErr w:type="spellEnd"/>
          </w:p>
        </w:tc>
        <w:tc>
          <w:tcPr>
            <w:tcW w:w="3368" w:type="pct"/>
            <w:tcMar>
              <w:top w:w="0" w:type="dxa"/>
              <w:left w:w="108" w:type="dxa"/>
              <w:bottom w:w="0" w:type="dxa"/>
              <w:right w:w="108" w:type="dxa"/>
            </w:tcMar>
            <w:vAlign w:val="center"/>
            <w:hideMark/>
          </w:tcPr>
          <w:p w:rsidR="00DE5F71" w:rsidRPr="00550846" w:rsidRDefault="00DE5F71" w:rsidP="0099026A">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본인인증 서비스</w:t>
            </w:r>
          </w:p>
        </w:tc>
      </w:tr>
      <w:tr w:rsidR="00550846" w:rsidRPr="00550846" w:rsidTr="003D6AFC">
        <w:tc>
          <w:tcPr>
            <w:tcW w:w="1632" w:type="pct"/>
            <w:tcMar>
              <w:top w:w="0" w:type="dxa"/>
              <w:left w:w="108" w:type="dxa"/>
              <w:bottom w:w="0" w:type="dxa"/>
              <w:right w:w="108" w:type="dxa"/>
            </w:tcMar>
            <w:vAlign w:val="center"/>
            <w:hideMark/>
          </w:tcPr>
          <w:p w:rsidR="00DE5F71" w:rsidRPr="007D6FA9" w:rsidRDefault="00DE5F71" w:rsidP="0099026A">
            <w:pPr>
              <w:widowControl/>
              <w:shd w:val="clear" w:color="auto" w:fill="FEFEFE"/>
              <w:wordWrap/>
              <w:autoSpaceDE/>
              <w:autoSpaceDN/>
              <w:textAlignment w:val="baseline"/>
              <w:rPr>
                <w:rFonts w:asciiTheme="minorEastAsia" w:eastAsiaTheme="minorEastAsia" w:hAnsiTheme="minorEastAsia" w:cs="맑은 고딕"/>
                <w:color w:val="0000FF"/>
                <w:spacing w:val="0"/>
                <w:kern w:val="0"/>
                <w:szCs w:val="20"/>
                <w:shd w:val="clear" w:color="auto" w:fill="FFFFFF"/>
                <w:lang w:val="x-none"/>
              </w:rPr>
            </w:pPr>
            <w:r w:rsidRPr="007D6FA9">
              <w:rPr>
                <w:rFonts w:asciiTheme="minorEastAsia" w:eastAsiaTheme="minorEastAsia" w:hAnsiTheme="minorEastAsia" w:cs="맑은 고딕"/>
                <w:color w:val="0000FF"/>
                <w:spacing w:val="0"/>
                <w:kern w:val="0"/>
                <w:szCs w:val="20"/>
                <w:shd w:val="clear" w:color="auto" w:fill="FFFFFF"/>
                <w:lang w:val="x-none"/>
              </w:rPr>
              <w:t>㈜</w:t>
            </w:r>
            <w:proofErr w:type="spellStart"/>
            <w:r w:rsidRPr="007D6FA9">
              <w:rPr>
                <w:rFonts w:asciiTheme="minorEastAsia" w:eastAsiaTheme="minorEastAsia" w:hAnsiTheme="minorEastAsia" w:cs="맑은 고딕"/>
                <w:color w:val="0000FF"/>
                <w:spacing w:val="0"/>
                <w:kern w:val="0"/>
                <w:szCs w:val="20"/>
                <w:shd w:val="clear" w:color="auto" w:fill="FFFFFF"/>
                <w:lang w:val="x-none"/>
              </w:rPr>
              <w:t>바로스</w:t>
            </w:r>
            <w:proofErr w:type="spellEnd"/>
          </w:p>
        </w:tc>
        <w:tc>
          <w:tcPr>
            <w:tcW w:w="3368" w:type="pct"/>
            <w:tcMar>
              <w:top w:w="0" w:type="dxa"/>
              <w:left w:w="108" w:type="dxa"/>
              <w:bottom w:w="0" w:type="dxa"/>
              <w:right w:w="108" w:type="dxa"/>
            </w:tcMar>
            <w:vAlign w:val="center"/>
            <w:hideMark/>
          </w:tcPr>
          <w:p w:rsidR="00DE5F71" w:rsidRPr="007D6FA9" w:rsidRDefault="00DE5F71" w:rsidP="0099026A">
            <w:pPr>
              <w:widowControl/>
              <w:shd w:val="clear" w:color="auto" w:fill="FEFEFE"/>
              <w:wordWrap/>
              <w:autoSpaceDE/>
              <w:autoSpaceDN/>
              <w:jc w:val="left"/>
              <w:textAlignment w:val="baseline"/>
              <w:rPr>
                <w:rFonts w:asciiTheme="minorEastAsia" w:eastAsiaTheme="minorEastAsia" w:hAnsiTheme="minorEastAsia" w:cs="맑은 고딕"/>
                <w:color w:val="0000FF"/>
                <w:spacing w:val="0"/>
                <w:kern w:val="0"/>
                <w:szCs w:val="20"/>
                <w:shd w:val="clear" w:color="auto" w:fill="FFFFFF"/>
                <w:lang w:val="x-none"/>
              </w:rPr>
            </w:pPr>
            <w:proofErr w:type="spellStart"/>
            <w:r w:rsidRPr="007D6FA9">
              <w:rPr>
                <w:rFonts w:asciiTheme="minorEastAsia" w:eastAsiaTheme="minorEastAsia" w:hAnsiTheme="minorEastAsia" w:cs="맑은 고딕"/>
                <w:color w:val="0000FF"/>
                <w:spacing w:val="0"/>
                <w:kern w:val="0"/>
                <w:szCs w:val="20"/>
                <w:shd w:val="clear" w:color="auto" w:fill="FFFFFF"/>
                <w:lang w:val="x-none"/>
              </w:rPr>
              <w:t>해피콜</w:t>
            </w:r>
            <w:proofErr w:type="spellEnd"/>
            <w:r w:rsidRPr="007D6FA9">
              <w:rPr>
                <w:rFonts w:asciiTheme="minorEastAsia" w:eastAsiaTheme="minorEastAsia" w:hAnsiTheme="minorEastAsia" w:cs="맑은 고딕"/>
                <w:color w:val="0000FF"/>
                <w:spacing w:val="0"/>
                <w:kern w:val="0"/>
                <w:szCs w:val="20"/>
                <w:shd w:val="clear" w:color="auto" w:fill="FFFFFF"/>
                <w:lang w:val="x-none"/>
              </w:rPr>
              <w:t xml:space="preserve"> 등 상품 배송 업무 및 고객 상담</w:t>
            </w:r>
            <w:r w:rsidRPr="007D6FA9">
              <w:rPr>
                <w:rFonts w:asciiTheme="minorEastAsia" w:eastAsiaTheme="minorEastAsia" w:hAnsiTheme="minorEastAsia" w:cs="맑은 고딕"/>
                <w:color w:val="0000FF"/>
                <w:spacing w:val="0"/>
                <w:kern w:val="0"/>
                <w:szCs w:val="20"/>
                <w:shd w:val="clear" w:color="auto" w:fill="FFFFFF"/>
                <w:lang w:val="x-none"/>
              </w:rPr>
              <w:br/>
              <w:t>A/</w:t>
            </w:r>
            <w:proofErr w:type="spellStart"/>
            <w:r w:rsidRPr="007D6FA9">
              <w:rPr>
                <w:rFonts w:asciiTheme="minorEastAsia" w:eastAsiaTheme="minorEastAsia" w:hAnsiTheme="minorEastAsia" w:cs="맑은 고딕"/>
                <w:color w:val="0000FF"/>
                <w:spacing w:val="0"/>
                <w:kern w:val="0"/>
                <w:szCs w:val="20"/>
                <w:shd w:val="clear" w:color="auto" w:fill="FFFFFF"/>
                <w:lang w:val="x-none"/>
              </w:rPr>
              <w:t>S와</w:t>
            </w:r>
            <w:proofErr w:type="spellEnd"/>
            <w:r w:rsidRPr="007D6FA9">
              <w:rPr>
                <w:rFonts w:asciiTheme="minorEastAsia" w:eastAsiaTheme="minorEastAsia" w:hAnsiTheme="minorEastAsia" w:cs="맑은 고딕"/>
                <w:color w:val="0000FF"/>
                <w:spacing w:val="0"/>
                <w:kern w:val="0"/>
                <w:szCs w:val="20"/>
                <w:shd w:val="clear" w:color="auto" w:fill="FFFFFF"/>
                <w:lang w:val="x-none"/>
              </w:rPr>
              <w:t xml:space="preserve"> 이전설치 서비스 제공, 클레임 관련 분쟁해결, 고지사항 전달</w:t>
            </w:r>
          </w:p>
        </w:tc>
      </w:tr>
      <w:tr w:rsidR="00550846" w:rsidRPr="00550846" w:rsidTr="003D6AFC">
        <w:tc>
          <w:tcPr>
            <w:tcW w:w="1632" w:type="pct"/>
            <w:tcMar>
              <w:top w:w="0" w:type="dxa"/>
              <w:left w:w="108" w:type="dxa"/>
              <w:bottom w:w="0" w:type="dxa"/>
              <w:right w:w="108" w:type="dxa"/>
            </w:tcMar>
            <w:vAlign w:val="center"/>
            <w:hideMark/>
          </w:tcPr>
          <w:p w:rsidR="00DE5F71" w:rsidRPr="00550846" w:rsidRDefault="00DE5F71" w:rsidP="0099026A">
            <w:pPr>
              <w:widowControl/>
              <w:shd w:val="clear" w:color="auto" w:fill="FEFEFE"/>
              <w:wordWrap/>
              <w:autoSpaceDE/>
              <w:autoSpaceDN/>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 </w:t>
            </w:r>
            <w:proofErr w:type="spellStart"/>
            <w:r w:rsidRPr="00550846">
              <w:rPr>
                <w:rFonts w:asciiTheme="minorEastAsia" w:eastAsiaTheme="minorEastAsia" w:hAnsiTheme="minorEastAsia" w:cs="맑은 고딕"/>
                <w:spacing w:val="0"/>
                <w:kern w:val="0"/>
                <w:szCs w:val="20"/>
                <w:shd w:val="clear" w:color="auto" w:fill="FFFFFF"/>
                <w:lang w:val="x-none"/>
              </w:rPr>
              <w:t>섹타나인</w:t>
            </w:r>
            <w:proofErr w:type="spellEnd"/>
          </w:p>
        </w:tc>
        <w:tc>
          <w:tcPr>
            <w:tcW w:w="3368" w:type="pct"/>
            <w:tcMar>
              <w:top w:w="0" w:type="dxa"/>
              <w:left w:w="108" w:type="dxa"/>
              <w:bottom w:w="0" w:type="dxa"/>
              <w:right w:w="108" w:type="dxa"/>
            </w:tcMar>
            <w:vAlign w:val="center"/>
            <w:hideMark/>
          </w:tcPr>
          <w:p w:rsidR="00DE5F71" w:rsidRPr="00550846" w:rsidRDefault="00DE5F71" w:rsidP="0099026A">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주문 상품의 결제 및 환불</w:t>
            </w:r>
          </w:p>
        </w:tc>
      </w:tr>
      <w:tr w:rsidR="00550846" w:rsidRPr="00550846" w:rsidTr="003D6AFC">
        <w:tc>
          <w:tcPr>
            <w:tcW w:w="1632" w:type="pct"/>
            <w:tcMar>
              <w:top w:w="0" w:type="dxa"/>
              <w:left w:w="108" w:type="dxa"/>
              <w:bottom w:w="0" w:type="dxa"/>
              <w:right w:w="108" w:type="dxa"/>
            </w:tcMar>
            <w:vAlign w:val="center"/>
            <w:hideMark/>
          </w:tcPr>
          <w:p w:rsidR="00DE5F71" w:rsidRPr="00550846" w:rsidRDefault="00DE5F71" w:rsidP="0099026A">
            <w:pPr>
              <w:widowControl/>
              <w:shd w:val="clear" w:color="auto" w:fill="FEFEFE"/>
              <w:wordWrap/>
              <w:autoSpaceDE/>
              <w:autoSpaceDN/>
              <w:textAlignment w:val="baseline"/>
              <w:rPr>
                <w:rFonts w:asciiTheme="minorEastAsia" w:eastAsiaTheme="minorEastAsia" w:hAnsiTheme="minorEastAsia" w:cs="맑은 고딕"/>
                <w:spacing w:val="0"/>
                <w:kern w:val="0"/>
                <w:szCs w:val="20"/>
                <w:shd w:val="clear" w:color="auto" w:fill="FFFFFF"/>
                <w:lang w:val="x-none"/>
              </w:rPr>
            </w:pPr>
            <w:r w:rsidRPr="007D6FA9">
              <w:rPr>
                <w:rFonts w:asciiTheme="minorEastAsia" w:eastAsiaTheme="minorEastAsia" w:hAnsiTheme="minorEastAsia" w:cs="맑은 고딕"/>
                <w:color w:val="0000FF"/>
                <w:spacing w:val="0"/>
                <w:kern w:val="0"/>
                <w:szCs w:val="20"/>
                <w:shd w:val="clear" w:color="auto" w:fill="FFFFFF"/>
                <w:lang w:val="x-none"/>
              </w:rPr>
              <w:t xml:space="preserve">전국 </w:t>
            </w:r>
            <w:proofErr w:type="spellStart"/>
            <w:r w:rsidRPr="007D6FA9">
              <w:rPr>
                <w:rFonts w:asciiTheme="minorEastAsia" w:eastAsiaTheme="minorEastAsia" w:hAnsiTheme="minorEastAsia" w:cs="맑은 고딕"/>
                <w:color w:val="0000FF"/>
                <w:spacing w:val="0"/>
                <w:kern w:val="0"/>
                <w:szCs w:val="20"/>
                <w:shd w:val="clear" w:color="auto" w:fill="FFFFFF"/>
                <w:lang w:val="x-none"/>
              </w:rPr>
              <w:t>데스커</w:t>
            </w:r>
            <w:proofErr w:type="spellEnd"/>
            <w:r w:rsidRPr="007D6FA9">
              <w:rPr>
                <w:rFonts w:asciiTheme="minorEastAsia" w:eastAsiaTheme="minorEastAsia" w:hAnsiTheme="minorEastAsia" w:cs="맑은 고딕"/>
                <w:color w:val="0000FF"/>
                <w:spacing w:val="0"/>
                <w:kern w:val="0"/>
                <w:szCs w:val="20"/>
                <w:shd w:val="clear" w:color="auto" w:fill="FFFFFF"/>
                <w:lang w:val="x-none"/>
              </w:rPr>
              <w:t xml:space="preserve"> </w:t>
            </w:r>
            <w:r w:rsidR="0099026A" w:rsidRPr="007D6FA9">
              <w:rPr>
                <w:rFonts w:asciiTheme="minorEastAsia" w:eastAsiaTheme="minorEastAsia" w:hAnsiTheme="minorEastAsia" w:cs="맑은 고딕" w:hint="eastAsia"/>
                <w:color w:val="0000FF"/>
                <w:spacing w:val="0"/>
                <w:kern w:val="0"/>
                <w:szCs w:val="20"/>
                <w:shd w:val="clear" w:color="auto" w:fill="FFFFFF"/>
                <w:lang w:val="x-none"/>
              </w:rPr>
              <w:t>대리점</w:t>
            </w:r>
          </w:p>
        </w:tc>
        <w:tc>
          <w:tcPr>
            <w:tcW w:w="3368" w:type="pct"/>
            <w:tcMar>
              <w:top w:w="0" w:type="dxa"/>
              <w:left w:w="108" w:type="dxa"/>
              <w:bottom w:w="0" w:type="dxa"/>
              <w:right w:w="108" w:type="dxa"/>
            </w:tcMar>
            <w:vAlign w:val="center"/>
            <w:hideMark/>
          </w:tcPr>
          <w:p w:rsidR="00DE5F71" w:rsidRPr="00550846" w:rsidRDefault="00DE5F71" w:rsidP="0099026A">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회원모집 및 회원정보 관리</w:t>
            </w:r>
          </w:p>
          <w:p w:rsidR="00DE5F71" w:rsidRPr="00550846" w:rsidRDefault="00DE5F71" w:rsidP="0099026A">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상품 주문, </w:t>
            </w:r>
            <w:proofErr w:type="spellStart"/>
            <w:r w:rsidRPr="00550846">
              <w:rPr>
                <w:rFonts w:asciiTheme="minorEastAsia" w:eastAsiaTheme="minorEastAsia" w:hAnsiTheme="minorEastAsia" w:cs="맑은 고딕"/>
                <w:spacing w:val="0"/>
                <w:kern w:val="0"/>
                <w:szCs w:val="20"/>
                <w:shd w:val="clear" w:color="auto" w:fill="FFFFFF"/>
                <w:lang w:val="x-none"/>
              </w:rPr>
              <w:t>고객</w:t>
            </w:r>
            <w:proofErr w:type="spellEnd"/>
            <w:r w:rsidRPr="00550846">
              <w:rPr>
                <w:rFonts w:asciiTheme="minorEastAsia" w:eastAsiaTheme="minorEastAsia" w:hAnsiTheme="minorEastAsia" w:cs="맑은 고딕"/>
                <w:spacing w:val="0"/>
                <w:kern w:val="0"/>
                <w:szCs w:val="20"/>
                <w:shd w:val="clear" w:color="auto" w:fill="FFFFFF"/>
                <w:lang w:val="x-none"/>
              </w:rPr>
              <w:t>, 상담 서비스 제공</w:t>
            </w:r>
          </w:p>
          <w:p w:rsidR="00DE5F71" w:rsidRPr="00550846" w:rsidRDefault="00DE5F71" w:rsidP="0099026A">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각종 이벤트 및 프로모션 안내 및 실행</w:t>
            </w:r>
          </w:p>
        </w:tc>
      </w:tr>
      <w:tr w:rsidR="00550846" w:rsidRPr="00550846" w:rsidTr="003D6AFC">
        <w:tc>
          <w:tcPr>
            <w:tcW w:w="1632" w:type="pct"/>
            <w:tcMar>
              <w:top w:w="0" w:type="dxa"/>
              <w:left w:w="108" w:type="dxa"/>
              <w:bottom w:w="0" w:type="dxa"/>
              <w:right w:w="108" w:type="dxa"/>
            </w:tcMar>
            <w:vAlign w:val="center"/>
            <w:hideMark/>
          </w:tcPr>
          <w:p w:rsidR="00DE5F71" w:rsidRPr="00550846" w:rsidRDefault="00DE5F71" w:rsidP="0099026A">
            <w:pPr>
              <w:widowControl/>
              <w:shd w:val="clear" w:color="auto" w:fill="FEFEFE"/>
              <w:wordWrap/>
              <w:autoSpaceDE/>
              <w:autoSpaceDN/>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퍼시스</w:t>
            </w:r>
            <w:proofErr w:type="spellEnd"/>
            <w:r w:rsidRPr="00550846">
              <w:rPr>
                <w:rFonts w:asciiTheme="minorEastAsia" w:eastAsiaTheme="minorEastAsia" w:hAnsiTheme="minorEastAsia" w:cs="맑은 고딕"/>
                <w:spacing w:val="0"/>
                <w:kern w:val="0"/>
                <w:szCs w:val="20"/>
                <w:shd w:val="clear" w:color="auto" w:fill="FFFFFF"/>
                <w:lang w:val="x-none"/>
              </w:rPr>
              <w:t xml:space="preserve"> </w:t>
            </w:r>
            <w:proofErr w:type="spellStart"/>
            <w:r w:rsidRPr="00550846">
              <w:rPr>
                <w:rFonts w:asciiTheme="minorEastAsia" w:eastAsiaTheme="minorEastAsia" w:hAnsiTheme="minorEastAsia" w:cs="맑은 고딕"/>
                <w:spacing w:val="0"/>
                <w:kern w:val="0"/>
                <w:szCs w:val="20"/>
                <w:shd w:val="clear" w:color="auto" w:fill="FFFFFF"/>
                <w:lang w:val="x-none"/>
              </w:rPr>
              <w:t>홀딩스</w:t>
            </w:r>
            <w:proofErr w:type="spellEnd"/>
          </w:p>
        </w:tc>
        <w:tc>
          <w:tcPr>
            <w:tcW w:w="3368" w:type="pct"/>
            <w:tcMar>
              <w:top w:w="0" w:type="dxa"/>
              <w:left w:w="108" w:type="dxa"/>
              <w:bottom w:w="0" w:type="dxa"/>
              <w:right w:w="108" w:type="dxa"/>
            </w:tcMar>
            <w:vAlign w:val="center"/>
            <w:hideMark/>
          </w:tcPr>
          <w:p w:rsidR="00DE5F71" w:rsidRPr="00550846" w:rsidRDefault="00DE5F71" w:rsidP="0099026A">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IT 인프라 서비스 운영/</w:t>
            </w:r>
            <w:proofErr w:type="spellStart"/>
            <w:r w:rsidRPr="00550846">
              <w:rPr>
                <w:rFonts w:asciiTheme="minorEastAsia" w:eastAsiaTheme="minorEastAsia" w:hAnsiTheme="minorEastAsia" w:cs="맑은 고딕"/>
                <w:spacing w:val="0"/>
                <w:kern w:val="0"/>
                <w:szCs w:val="20"/>
                <w:shd w:val="clear" w:color="auto" w:fill="FFFFFF"/>
                <w:lang w:val="x-none"/>
              </w:rPr>
              <w:t>관리</w:t>
            </w:r>
            <w:proofErr w:type="spellEnd"/>
            <w:r w:rsidRPr="00550846">
              <w:rPr>
                <w:rFonts w:asciiTheme="minorEastAsia" w:eastAsiaTheme="minorEastAsia" w:hAnsiTheme="minorEastAsia" w:cs="맑은 고딕"/>
                <w:spacing w:val="0"/>
                <w:kern w:val="0"/>
                <w:szCs w:val="20"/>
                <w:shd w:val="clear" w:color="auto" w:fill="FFFFFF"/>
                <w:lang w:val="x-none"/>
              </w:rPr>
              <w:t xml:space="preserve"> 및 개발, 전산시스템 H/W 및 S/W </w:t>
            </w:r>
            <w:proofErr w:type="spellStart"/>
            <w:r w:rsidRPr="00550846">
              <w:rPr>
                <w:rFonts w:asciiTheme="minorEastAsia" w:eastAsiaTheme="minorEastAsia" w:hAnsiTheme="minorEastAsia" w:cs="맑은 고딕"/>
                <w:spacing w:val="0"/>
                <w:kern w:val="0"/>
                <w:szCs w:val="20"/>
                <w:shd w:val="clear" w:color="auto" w:fill="FFFFFF"/>
                <w:lang w:val="x-none"/>
              </w:rPr>
              <w:t>유지보수</w:t>
            </w:r>
            <w:proofErr w:type="spellEnd"/>
            <w:r w:rsidRPr="00550846">
              <w:rPr>
                <w:rFonts w:asciiTheme="minorEastAsia" w:eastAsiaTheme="minorEastAsia" w:hAnsiTheme="minorEastAsia" w:cs="맑은 고딕"/>
                <w:spacing w:val="0"/>
                <w:kern w:val="0"/>
                <w:szCs w:val="20"/>
                <w:shd w:val="clear" w:color="auto" w:fill="FFFFFF"/>
                <w:lang w:val="x-none"/>
              </w:rPr>
              <w:t>, 부가세 분기신고</w:t>
            </w:r>
          </w:p>
        </w:tc>
      </w:tr>
      <w:tr w:rsidR="00550846" w:rsidRPr="00550846" w:rsidTr="003D6AFC">
        <w:trPr>
          <w:trHeight w:val="860"/>
        </w:trPr>
        <w:tc>
          <w:tcPr>
            <w:tcW w:w="1632" w:type="pct"/>
            <w:tcMar>
              <w:top w:w="0" w:type="dxa"/>
              <w:left w:w="108" w:type="dxa"/>
              <w:bottom w:w="0" w:type="dxa"/>
              <w:right w:w="108" w:type="dxa"/>
            </w:tcMar>
            <w:vAlign w:val="center"/>
            <w:hideMark/>
          </w:tcPr>
          <w:p w:rsidR="0099026A" w:rsidRPr="00550846" w:rsidRDefault="0099026A" w:rsidP="0099026A">
            <w:pPr>
              <w:widowControl/>
              <w:shd w:val="clear" w:color="auto" w:fill="FEFEFE"/>
              <w:wordWrap/>
              <w:autoSpaceDE/>
              <w:autoSpaceDN/>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이벤트 제휴사*</w:t>
            </w:r>
          </w:p>
          <w:p w:rsidR="00DE5F71" w:rsidRPr="00550846" w:rsidRDefault="00DE5F71" w:rsidP="0099026A">
            <w:pPr>
              <w:widowControl/>
              <w:shd w:val="clear" w:color="auto" w:fill="FEFEFE"/>
              <w:wordWrap/>
              <w:autoSpaceDE/>
              <w:autoSpaceDN/>
              <w:textAlignment w:val="baseline"/>
              <w:rPr>
                <w:rFonts w:asciiTheme="minorEastAsia" w:eastAsiaTheme="minorEastAsia" w:hAnsiTheme="minorEastAsia" w:cs="맑은 고딕"/>
                <w:spacing w:val="0"/>
                <w:kern w:val="0"/>
                <w:szCs w:val="20"/>
                <w:shd w:val="clear" w:color="auto" w:fill="FFFFFF"/>
                <w:lang w:val="x-none"/>
              </w:rPr>
            </w:pPr>
            <w:r w:rsidRPr="007D6FA9">
              <w:rPr>
                <w:rFonts w:asciiTheme="minorEastAsia" w:eastAsiaTheme="minorEastAsia" w:hAnsiTheme="minorEastAsia" w:cs="맑은 고딕"/>
                <w:color w:val="0000FF"/>
                <w:spacing w:val="0"/>
                <w:kern w:val="0"/>
                <w:szCs w:val="20"/>
                <w:shd w:val="clear" w:color="auto" w:fill="FFFFFF"/>
                <w:lang w:val="x-none"/>
              </w:rPr>
              <w:t xml:space="preserve">주식회사 포스트오피스, ㈜ 나무 커뮤니케이션, ㈜ </w:t>
            </w:r>
            <w:proofErr w:type="spellStart"/>
            <w:r w:rsidRPr="007D6FA9">
              <w:rPr>
                <w:rFonts w:asciiTheme="minorEastAsia" w:eastAsiaTheme="minorEastAsia" w:hAnsiTheme="minorEastAsia" w:cs="맑은 고딕"/>
                <w:color w:val="0000FF"/>
                <w:spacing w:val="0"/>
                <w:kern w:val="0"/>
                <w:szCs w:val="20"/>
                <w:shd w:val="clear" w:color="auto" w:fill="FFFFFF"/>
                <w:lang w:val="x-none"/>
              </w:rPr>
              <w:t>크리에이팁</w:t>
            </w:r>
            <w:proofErr w:type="spellEnd"/>
            <w:r w:rsidRPr="007D6FA9">
              <w:rPr>
                <w:rFonts w:asciiTheme="minorEastAsia" w:eastAsiaTheme="minorEastAsia" w:hAnsiTheme="minorEastAsia" w:cs="맑은 고딕"/>
                <w:color w:val="0000FF"/>
                <w:spacing w:val="0"/>
                <w:kern w:val="0"/>
                <w:szCs w:val="20"/>
                <w:shd w:val="clear" w:color="auto" w:fill="FFFFFF"/>
                <w:lang w:val="x-none"/>
              </w:rPr>
              <w:t xml:space="preserve">, </w:t>
            </w:r>
            <w:proofErr w:type="spellStart"/>
            <w:r w:rsidRPr="007D6FA9">
              <w:rPr>
                <w:rFonts w:asciiTheme="minorEastAsia" w:eastAsiaTheme="minorEastAsia" w:hAnsiTheme="minorEastAsia" w:cs="맑은 고딕"/>
                <w:color w:val="0000FF"/>
                <w:spacing w:val="0"/>
                <w:kern w:val="0"/>
                <w:szCs w:val="20"/>
                <w:shd w:val="clear" w:color="auto" w:fill="FFFFFF"/>
                <w:lang w:val="x-none"/>
              </w:rPr>
              <w:t>트루스</w:t>
            </w:r>
            <w:proofErr w:type="spellEnd"/>
            <w:r w:rsidRPr="007D6FA9">
              <w:rPr>
                <w:rFonts w:asciiTheme="minorEastAsia" w:eastAsiaTheme="minorEastAsia" w:hAnsiTheme="minorEastAsia" w:cs="맑은 고딕"/>
                <w:color w:val="0000FF"/>
                <w:spacing w:val="0"/>
                <w:kern w:val="0"/>
                <w:szCs w:val="20"/>
                <w:shd w:val="clear" w:color="auto" w:fill="FFFFFF"/>
                <w:lang w:val="x-none"/>
              </w:rPr>
              <w:t xml:space="preserve">, (주) OOTB </w:t>
            </w:r>
          </w:p>
        </w:tc>
        <w:tc>
          <w:tcPr>
            <w:tcW w:w="3368" w:type="pct"/>
            <w:vAlign w:val="center"/>
            <w:hideMark/>
          </w:tcPr>
          <w:p w:rsidR="0099026A" w:rsidRPr="00550846" w:rsidRDefault="0099026A" w:rsidP="0099026A">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이벤트 참여자 개인정보 수집 및 활용 </w:t>
            </w:r>
          </w:p>
          <w:p w:rsidR="0099026A" w:rsidRPr="00550846" w:rsidRDefault="0099026A" w:rsidP="0099026A">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전화, 문자, 이메일을 활용한 마케팅 이벤트 안내 및 경품 배송</w:t>
            </w:r>
          </w:p>
          <w:p w:rsidR="00DE5F71" w:rsidRPr="00550846" w:rsidRDefault="0099026A" w:rsidP="0099026A">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이벤트 참여자 대상 고객 설문조사 진행</w:t>
            </w:r>
          </w:p>
        </w:tc>
      </w:tr>
      <w:tr w:rsidR="00550846" w:rsidRPr="00550846" w:rsidTr="003D6AFC">
        <w:tc>
          <w:tcPr>
            <w:tcW w:w="1632" w:type="pct"/>
            <w:tcMar>
              <w:top w:w="0" w:type="dxa"/>
              <w:left w:w="108" w:type="dxa"/>
              <w:bottom w:w="0" w:type="dxa"/>
              <w:right w:w="108" w:type="dxa"/>
            </w:tcMar>
            <w:vAlign w:val="center"/>
            <w:hideMark/>
          </w:tcPr>
          <w:p w:rsidR="00DE5F71" w:rsidRPr="00550846" w:rsidRDefault="00DE5F71" w:rsidP="0099026A">
            <w:pPr>
              <w:widowControl/>
              <w:shd w:val="clear" w:color="auto" w:fill="FEFEFE"/>
              <w:wordWrap/>
              <w:autoSpaceDE/>
              <w:autoSpaceDN/>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 </w:t>
            </w:r>
            <w:proofErr w:type="spellStart"/>
            <w:r w:rsidRPr="00550846">
              <w:rPr>
                <w:rFonts w:asciiTheme="minorEastAsia" w:eastAsiaTheme="minorEastAsia" w:hAnsiTheme="minorEastAsia" w:cs="맑은 고딕"/>
                <w:spacing w:val="0"/>
                <w:kern w:val="0"/>
                <w:szCs w:val="20"/>
                <w:shd w:val="clear" w:color="auto" w:fill="FFFFFF"/>
                <w:lang w:val="x-none"/>
              </w:rPr>
              <w:t>아키드로우</w:t>
            </w:r>
            <w:proofErr w:type="spellEnd"/>
          </w:p>
        </w:tc>
        <w:tc>
          <w:tcPr>
            <w:tcW w:w="3368" w:type="pct"/>
            <w:tcMar>
              <w:top w:w="0" w:type="dxa"/>
              <w:left w:w="108" w:type="dxa"/>
              <w:bottom w:w="0" w:type="dxa"/>
              <w:right w:w="108" w:type="dxa"/>
            </w:tcMar>
            <w:vAlign w:val="center"/>
            <w:hideMark/>
          </w:tcPr>
          <w:p w:rsidR="00DE5F71" w:rsidRPr="00550846" w:rsidRDefault="00DE5F71" w:rsidP="0099026A">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3D </w:t>
            </w:r>
            <w:proofErr w:type="spellStart"/>
            <w:r w:rsidRPr="00550846">
              <w:rPr>
                <w:rFonts w:asciiTheme="minorEastAsia" w:eastAsiaTheme="minorEastAsia" w:hAnsiTheme="minorEastAsia" w:cs="맑은 고딕"/>
                <w:spacing w:val="0"/>
                <w:kern w:val="0"/>
                <w:szCs w:val="20"/>
                <w:shd w:val="clear" w:color="auto" w:fill="FFFFFF"/>
                <w:lang w:val="x-none"/>
              </w:rPr>
              <w:t>공간플래너</w:t>
            </w:r>
            <w:proofErr w:type="spellEnd"/>
            <w:r w:rsidRPr="00550846">
              <w:rPr>
                <w:rFonts w:asciiTheme="minorEastAsia" w:eastAsiaTheme="minorEastAsia" w:hAnsiTheme="minorEastAsia" w:cs="맑은 고딕"/>
                <w:spacing w:val="0"/>
                <w:kern w:val="0"/>
                <w:szCs w:val="20"/>
                <w:shd w:val="clear" w:color="auto" w:fill="FFFFFF"/>
                <w:lang w:val="x-none"/>
              </w:rPr>
              <w:t xml:space="preserve"> 서비스 운영, 유지보수 및 데이터 관리</w:t>
            </w:r>
          </w:p>
        </w:tc>
      </w:tr>
      <w:tr w:rsidR="00550846" w:rsidRPr="00550846" w:rsidTr="003D6AFC">
        <w:tc>
          <w:tcPr>
            <w:tcW w:w="1632" w:type="pct"/>
            <w:tcMar>
              <w:top w:w="0" w:type="dxa"/>
              <w:left w:w="108" w:type="dxa"/>
              <w:bottom w:w="0" w:type="dxa"/>
              <w:right w:w="108" w:type="dxa"/>
            </w:tcMar>
            <w:vAlign w:val="center"/>
            <w:hideMark/>
          </w:tcPr>
          <w:p w:rsidR="00DE5F71" w:rsidRPr="00550846" w:rsidRDefault="00DE5F71" w:rsidP="0099026A">
            <w:pPr>
              <w:widowControl/>
              <w:shd w:val="clear" w:color="auto" w:fill="FEFEFE"/>
              <w:wordWrap/>
              <w:autoSpaceDE/>
              <w:autoSpaceDN/>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(주)</w:t>
            </w:r>
            <w:proofErr w:type="spellStart"/>
            <w:r w:rsidRPr="00550846">
              <w:rPr>
                <w:rFonts w:asciiTheme="minorEastAsia" w:eastAsiaTheme="minorEastAsia" w:hAnsiTheme="minorEastAsia" w:cs="맑은 고딕"/>
                <w:spacing w:val="0"/>
                <w:kern w:val="0"/>
                <w:szCs w:val="20"/>
                <w:shd w:val="clear" w:color="auto" w:fill="FFFFFF"/>
                <w:lang w:val="x-none"/>
              </w:rPr>
              <w:t>마크로밀</w:t>
            </w:r>
            <w:proofErr w:type="spellEnd"/>
            <w:r w:rsidRPr="00550846">
              <w:rPr>
                <w:rFonts w:asciiTheme="minorEastAsia" w:eastAsiaTheme="minorEastAsia" w:hAnsiTheme="minorEastAsia" w:cs="맑은 고딕"/>
                <w:spacing w:val="0"/>
                <w:kern w:val="0"/>
                <w:szCs w:val="20"/>
                <w:shd w:val="clear" w:color="auto" w:fill="FFFFFF"/>
                <w:lang w:val="x-none"/>
              </w:rPr>
              <w:t xml:space="preserve"> </w:t>
            </w:r>
            <w:proofErr w:type="spellStart"/>
            <w:r w:rsidRPr="00550846">
              <w:rPr>
                <w:rFonts w:asciiTheme="minorEastAsia" w:eastAsiaTheme="minorEastAsia" w:hAnsiTheme="minorEastAsia" w:cs="맑은 고딕"/>
                <w:spacing w:val="0"/>
                <w:kern w:val="0"/>
                <w:szCs w:val="20"/>
                <w:shd w:val="clear" w:color="auto" w:fill="FFFFFF"/>
                <w:lang w:val="x-none"/>
              </w:rPr>
              <w:t>엠브레인</w:t>
            </w:r>
            <w:proofErr w:type="spellEnd"/>
          </w:p>
        </w:tc>
        <w:tc>
          <w:tcPr>
            <w:tcW w:w="3368" w:type="pct"/>
            <w:tcMar>
              <w:top w:w="0" w:type="dxa"/>
              <w:left w:w="108" w:type="dxa"/>
              <w:bottom w:w="0" w:type="dxa"/>
              <w:right w:w="108" w:type="dxa"/>
            </w:tcMar>
            <w:vAlign w:val="center"/>
            <w:hideMark/>
          </w:tcPr>
          <w:p w:rsidR="00DE5F71" w:rsidRPr="00550846" w:rsidRDefault="00DE5F71" w:rsidP="0099026A">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서비스 만족도 조사용 정보 제공</w:t>
            </w:r>
          </w:p>
        </w:tc>
      </w:tr>
      <w:tr w:rsidR="00550846" w:rsidRPr="00550846" w:rsidTr="003D6AFC">
        <w:tc>
          <w:tcPr>
            <w:tcW w:w="1632" w:type="pct"/>
            <w:tcMar>
              <w:top w:w="0" w:type="dxa"/>
              <w:left w:w="108" w:type="dxa"/>
              <w:bottom w:w="0" w:type="dxa"/>
              <w:right w:w="108" w:type="dxa"/>
            </w:tcMar>
            <w:vAlign w:val="center"/>
          </w:tcPr>
          <w:p w:rsidR="003D6AFC" w:rsidRPr="00550846" w:rsidRDefault="003D6AFC" w:rsidP="0099026A">
            <w:pPr>
              <w:widowControl/>
              <w:shd w:val="clear" w:color="auto" w:fill="FEFEFE"/>
              <w:wordWrap/>
              <w:autoSpaceDE/>
              <w:autoSpaceDN/>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 </w:t>
            </w:r>
            <w:r w:rsidRPr="00550846">
              <w:rPr>
                <w:rFonts w:asciiTheme="minorEastAsia" w:eastAsiaTheme="minorEastAsia" w:hAnsiTheme="minorEastAsia" w:cs="맑은 고딕" w:hint="eastAsia"/>
                <w:spacing w:val="0"/>
                <w:kern w:val="0"/>
                <w:szCs w:val="20"/>
                <w:shd w:val="clear" w:color="auto" w:fill="FFFFFF"/>
                <w:lang w:val="x-none"/>
              </w:rPr>
              <w:t>내일도 바다</w:t>
            </w:r>
          </w:p>
        </w:tc>
        <w:tc>
          <w:tcPr>
            <w:tcW w:w="3368" w:type="pct"/>
            <w:tcMar>
              <w:top w:w="0" w:type="dxa"/>
              <w:left w:w="108" w:type="dxa"/>
              <w:bottom w:w="0" w:type="dxa"/>
              <w:right w:w="108" w:type="dxa"/>
            </w:tcMar>
            <w:vAlign w:val="center"/>
          </w:tcPr>
          <w:p w:rsidR="003D6AFC" w:rsidRPr="00550846" w:rsidRDefault="003D6AFC" w:rsidP="0099026A">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roofErr w:type="spellStart"/>
            <w:r w:rsidRPr="00550846">
              <w:rPr>
                <w:rFonts w:asciiTheme="minorEastAsia" w:eastAsiaTheme="minorEastAsia" w:hAnsiTheme="minorEastAsia" w:cs="맑은 고딕" w:hint="eastAsia"/>
                <w:spacing w:val="0"/>
                <w:kern w:val="0"/>
                <w:szCs w:val="20"/>
                <w:shd w:val="clear" w:color="auto" w:fill="FFFFFF"/>
                <w:lang w:val="x-none"/>
              </w:rPr>
              <w:t>워케이션</w:t>
            </w:r>
            <w:proofErr w:type="spellEnd"/>
            <w:r w:rsidRPr="00550846">
              <w:rPr>
                <w:rFonts w:asciiTheme="minorEastAsia" w:eastAsiaTheme="minorEastAsia" w:hAnsiTheme="minorEastAsia" w:cs="맑은 고딕" w:hint="eastAsia"/>
                <w:spacing w:val="0"/>
                <w:kern w:val="0"/>
                <w:szCs w:val="20"/>
                <w:shd w:val="clear" w:color="auto" w:fill="FFFFFF"/>
                <w:lang w:val="x-none"/>
              </w:rPr>
              <w:t xml:space="preserve"> 프로그램 예약 및 운영</w:t>
            </w:r>
          </w:p>
        </w:tc>
      </w:tr>
    </w:tbl>
    <w:p w:rsidR="00DE5F71" w:rsidRPr="00550846" w:rsidRDefault="00DE5F71" w:rsidP="00DE5F71">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p w:rsidR="00DE5F71" w:rsidRPr="00550846" w:rsidRDefault="00DE5F71" w:rsidP="00DE5F71">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2. </w:t>
      </w:r>
      <w:proofErr w:type="spellStart"/>
      <w:r w:rsidRPr="00550846">
        <w:rPr>
          <w:rFonts w:asciiTheme="minorEastAsia" w:eastAsiaTheme="minorEastAsia" w:hAnsiTheme="minorEastAsia" w:cs="맑은 고딕"/>
          <w:spacing w:val="0"/>
          <w:kern w:val="0"/>
          <w:szCs w:val="20"/>
          <w:shd w:val="clear" w:color="auto" w:fill="FFFFFF"/>
          <w:lang w:val="x-none"/>
        </w:rPr>
        <w:t>재위탁</w:t>
      </w:r>
      <w:proofErr w:type="spellEnd"/>
      <w:r w:rsidRPr="00550846">
        <w:rPr>
          <w:rFonts w:asciiTheme="minorEastAsia" w:eastAsiaTheme="minorEastAsia" w:hAnsiTheme="minorEastAsia" w:cs="맑은 고딕"/>
          <w:spacing w:val="0"/>
          <w:kern w:val="0"/>
          <w:szCs w:val="20"/>
          <w:shd w:val="clear" w:color="auto" w:fill="FFFFFF"/>
          <w:lang w:val="x-none"/>
        </w:rPr>
        <w:t xml:space="preserve"> 업무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54"/>
        <w:gridCol w:w="2737"/>
        <w:gridCol w:w="4304"/>
      </w:tblGrid>
      <w:tr w:rsidR="00DE5F71" w:rsidRPr="00550846" w:rsidTr="00942F74">
        <w:tc>
          <w:tcPr>
            <w:tcW w:w="1442" w:type="pct"/>
            <w:tcMar>
              <w:top w:w="0" w:type="dxa"/>
              <w:left w:w="108" w:type="dxa"/>
              <w:bottom w:w="0" w:type="dxa"/>
              <w:right w:w="108" w:type="dxa"/>
            </w:tcMar>
            <w:vAlign w:val="bottom"/>
            <w:hideMark/>
          </w:tcPr>
          <w:p w:rsidR="00DE5F71" w:rsidRPr="00550846" w:rsidRDefault="00DE5F71" w:rsidP="00DE5F71">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수탁업체</w:t>
            </w:r>
          </w:p>
        </w:tc>
        <w:tc>
          <w:tcPr>
            <w:tcW w:w="1383" w:type="pct"/>
            <w:tcMar>
              <w:top w:w="0" w:type="dxa"/>
              <w:left w:w="108" w:type="dxa"/>
              <w:bottom w:w="0" w:type="dxa"/>
              <w:right w:w="108" w:type="dxa"/>
            </w:tcMar>
            <w:vAlign w:val="bottom"/>
            <w:hideMark/>
          </w:tcPr>
          <w:p w:rsidR="00DE5F71" w:rsidRPr="00550846" w:rsidRDefault="00DE5F71" w:rsidP="00DE5F71">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재수탁업체</w:t>
            </w:r>
          </w:p>
        </w:tc>
        <w:tc>
          <w:tcPr>
            <w:tcW w:w="2175" w:type="pct"/>
            <w:tcMar>
              <w:top w:w="0" w:type="dxa"/>
              <w:left w:w="108" w:type="dxa"/>
              <w:bottom w:w="0" w:type="dxa"/>
              <w:right w:w="108" w:type="dxa"/>
            </w:tcMar>
            <w:vAlign w:val="bottom"/>
            <w:hideMark/>
          </w:tcPr>
          <w:p w:rsidR="00DE5F71" w:rsidRPr="00550846" w:rsidRDefault="00DE5F71" w:rsidP="00DE5F71">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위탁업무내용</w:t>
            </w:r>
          </w:p>
        </w:tc>
      </w:tr>
      <w:tr w:rsidR="00DE5F71" w:rsidRPr="00550846" w:rsidTr="00942F74">
        <w:tc>
          <w:tcPr>
            <w:tcW w:w="1442" w:type="pct"/>
            <w:tcMar>
              <w:top w:w="0" w:type="dxa"/>
              <w:left w:w="108" w:type="dxa"/>
              <w:bottom w:w="0" w:type="dxa"/>
              <w:right w:w="108" w:type="dxa"/>
            </w:tcMar>
            <w:vAlign w:val="bottom"/>
            <w:hideMark/>
          </w:tcPr>
          <w:p w:rsidR="00DE5F71" w:rsidRPr="00550846" w:rsidRDefault="00DE5F71" w:rsidP="00DE5F71">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 </w:t>
            </w:r>
            <w:proofErr w:type="spellStart"/>
            <w:r w:rsidRPr="00550846">
              <w:rPr>
                <w:rFonts w:asciiTheme="minorEastAsia" w:eastAsiaTheme="minorEastAsia" w:hAnsiTheme="minorEastAsia" w:cs="맑은 고딕"/>
                <w:spacing w:val="0"/>
                <w:kern w:val="0"/>
                <w:szCs w:val="20"/>
                <w:shd w:val="clear" w:color="auto" w:fill="FFFFFF"/>
                <w:lang w:val="x-none"/>
              </w:rPr>
              <w:t>바로스</w:t>
            </w:r>
            <w:proofErr w:type="spellEnd"/>
          </w:p>
        </w:tc>
        <w:tc>
          <w:tcPr>
            <w:tcW w:w="1383" w:type="pct"/>
            <w:tcMar>
              <w:top w:w="0" w:type="dxa"/>
              <w:left w:w="108" w:type="dxa"/>
              <w:bottom w:w="0" w:type="dxa"/>
              <w:right w:w="108" w:type="dxa"/>
            </w:tcMar>
            <w:vAlign w:val="bottom"/>
            <w:hideMark/>
          </w:tcPr>
          <w:p w:rsidR="00DE5F71" w:rsidRPr="00550846" w:rsidRDefault="00DE5F71" w:rsidP="00DE5F71">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커넥트웨이브</w:t>
            </w:r>
            <w:proofErr w:type="spellEnd"/>
          </w:p>
        </w:tc>
        <w:tc>
          <w:tcPr>
            <w:tcW w:w="2175" w:type="pct"/>
            <w:tcMar>
              <w:top w:w="0" w:type="dxa"/>
              <w:left w:w="108" w:type="dxa"/>
              <w:bottom w:w="0" w:type="dxa"/>
              <w:right w:w="108" w:type="dxa"/>
            </w:tcMar>
            <w:vAlign w:val="bottom"/>
            <w:hideMark/>
          </w:tcPr>
          <w:p w:rsidR="00DE5F71" w:rsidRPr="00550846" w:rsidRDefault="00DE5F71" w:rsidP="00DE5F71">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온라인 주문 내역 관리 운영</w:t>
            </w:r>
          </w:p>
        </w:tc>
      </w:tr>
      <w:tr w:rsidR="00550846" w:rsidRPr="00550846" w:rsidTr="00942F74">
        <w:tc>
          <w:tcPr>
            <w:tcW w:w="1442"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(주)</w:t>
            </w:r>
            <w:proofErr w:type="spellStart"/>
            <w:r w:rsidRPr="007D6FA9">
              <w:rPr>
                <w:rFonts w:asciiTheme="minorEastAsia" w:eastAsiaTheme="minorEastAsia" w:hAnsiTheme="minorEastAsia" w:cs="Arial" w:hint="eastAsia"/>
                <w:color w:val="0000FF"/>
                <w:spacing w:val="-6"/>
                <w:sz w:val="20"/>
                <w:szCs w:val="20"/>
              </w:rPr>
              <w:t>바로스</w:t>
            </w:r>
            <w:proofErr w:type="spellEnd"/>
          </w:p>
        </w:tc>
        <w:tc>
          <w:tcPr>
            <w:tcW w:w="1383"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proofErr w:type="spellStart"/>
            <w:r w:rsidRPr="007D6FA9">
              <w:rPr>
                <w:rFonts w:asciiTheme="minorEastAsia" w:eastAsiaTheme="minorEastAsia" w:hAnsiTheme="minorEastAsia" w:cs="Arial" w:hint="eastAsia"/>
                <w:color w:val="0000FF"/>
                <w:spacing w:val="-6"/>
                <w:sz w:val="20"/>
                <w:szCs w:val="20"/>
              </w:rPr>
              <w:t>엠비아이솔루션</w:t>
            </w:r>
            <w:proofErr w:type="spellEnd"/>
            <w:r w:rsidRPr="007D6FA9">
              <w:rPr>
                <w:rFonts w:asciiTheme="minorEastAsia" w:eastAsiaTheme="minorEastAsia" w:hAnsiTheme="minorEastAsia" w:cs="Arial"/>
                <w:color w:val="0000FF"/>
                <w:spacing w:val="-6"/>
                <w:sz w:val="20"/>
                <w:szCs w:val="20"/>
              </w:rPr>
              <w:t xml:space="preserve"> 주식회사, ㈜</w:t>
            </w:r>
            <w:proofErr w:type="spellStart"/>
            <w:r w:rsidRPr="007D6FA9">
              <w:rPr>
                <w:rFonts w:asciiTheme="minorEastAsia" w:eastAsiaTheme="minorEastAsia" w:hAnsiTheme="minorEastAsia" w:cs="Arial" w:hint="eastAsia"/>
                <w:color w:val="0000FF"/>
                <w:spacing w:val="-6"/>
                <w:sz w:val="20"/>
                <w:szCs w:val="20"/>
              </w:rPr>
              <w:t>스켈터랩스</w:t>
            </w:r>
            <w:proofErr w:type="spellEnd"/>
          </w:p>
        </w:tc>
        <w:tc>
          <w:tcPr>
            <w:tcW w:w="2175"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proofErr w:type="gramStart"/>
            <w:r w:rsidRPr="007D6FA9">
              <w:rPr>
                <w:rFonts w:asciiTheme="minorEastAsia" w:eastAsiaTheme="minorEastAsia" w:hAnsiTheme="minorEastAsia" w:cs="Arial"/>
                <w:color w:val="0000FF"/>
                <w:spacing w:val="-6"/>
                <w:sz w:val="20"/>
                <w:szCs w:val="20"/>
              </w:rPr>
              <w:t>AS,클레임</w:t>
            </w:r>
            <w:proofErr w:type="gramEnd"/>
            <w:r w:rsidRPr="007D6FA9">
              <w:rPr>
                <w:rFonts w:asciiTheme="minorEastAsia" w:eastAsiaTheme="minorEastAsia" w:hAnsiTheme="minorEastAsia" w:cs="Arial"/>
                <w:color w:val="0000FF"/>
                <w:spacing w:val="-6"/>
                <w:sz w:val="20"/>
                <w:szCs w:val="20"/>
              </w:rPr>
              <w:t xml:space="preserve"> 상담/관리 솔루션 제공</w:t>
            </w:r>
            <w:r w:rsidRPr="007D6FA9">
              <w:rPr>
                <w:rFonts w:asciiTheme="minorEastAsia" w:eastAsiaTheme="minorEastAsia" w:hAnsiTheme="minorEastAsia" w:cs="Arial"/>
                <w:color w:val="0000FF"/>
                <w:spacing w:val="-6"/>
                <w:sz w:val="20"/>
                <w:szCs w:val="20"/>
              </w:rPr>
              <w:br/>
              <w:t>(</w:t>
            </w:r>
            <w:r w:rsidRPr="007D6FA9">
              <w:rPr>
                <w:rFonts w:asciiTheme="minorEastAsia" w:eastAsiaTheme="minorEastAsia" w:hAnsiTheme="minorEastAsia" w:cs="Arial" w:hint="eastAsia"/>
                <w:color w:val="0000FF"/>
                <w:spacing w:val="-6"/>
                <w:sz w:val="20"/>
                <w:szCs w:val="20"/>
              </w:rPr>
              <w:t>카카오톡</w:t>
            </w:r>
            <w:r w:rsidRPr="007D6FA9">
              <w:rPr>
                <w:rFonts w:asciiTheme="minorEastAsia" w:eastAsiaTheme="minorEastAsia" w:hAnsiTheme="minorEastAsia" w:cs="Arial"/>
                <w:color w:val="0000FF"/>
                <w:spacing w:val="-6"/>
                <w:sz w:val="20"/>
                <w:szCs w:val="20"/>
              </w:rPr>
              <w:t>/</w:t>
            </w:r>
            <w:proofErr w:type="spellStart"/>
            <w:r w:rsidRPr="007D6FA9">
              <w:rPr>
                <w:rFonts w:asciiTheme="minorEastAsia" w:eastAsiaTheme="minorEastAsia" w:hAnsiTheme="minorEastAsia" w:cs="Arial" w:hint="eastAsia"/>
                <w:color w:val="0000FF"/>
                <w:spacing w:val="-6"/>
                <w:sz w:val="20"/>
                <w:szCs w:val="20"/>
              </w:rPr>
              <w:t>챗봇</w:t>
            </w:r>
            <w:proofErr w:type="spellEnd"/>
            <w:r w:rsidRPr="007D6FA9">
              <w:rPr>
                <w:rFonts w:asciiTheme="minorEastAsia" w:eastAsiaTheme="minorEastAsia" w:hAnsiTheme="minorEastAsia" w:cs="Arial"/>
                <w:color w:val="0000FF"/>
                <w:spacing w:val="-6"/>
                <w:sz w:val="20"/>
                <w:szCs w:val="20"/>
              </w:rPr>
              <w:t>/</w:t>
            </w:r>
            <w:proofErr w:type="spellStart"/>
            <w:r w:rsidRPr="007D6FA9">
              <w:rPr>
                <w:rFonts w:asciiTheme="minorEastAsia" w:eastAsiaTheme="minorEastAsia" w:hAnsiTheme="minorEastAsia" w:cs="Arial" w:hint="eastAsia"/>
                <w:color w:val="0000FF"/>
                <w:spacing w:val="-6"/>
                <w:sz w:val="20"/>
                <w:szCs w:val="20"/>
              </w:rPr>
              <w:t>네이버톡톡</w:t>
            </w:r>
            <w:proofErr w:type="spellEnd"/>
            <w:r w:rsidRPr="007D6FA9">
              <w:rPr>
                <w:rFonts w:asciiTheme="minorEastAsia" w:eastAsiaTheme="minorEastAsia" w:hAnsiTheme="minorEastAsia" w:cs="Arial"/>
                <w:color w:val="0000FF"/>
                <w:spacing w:val="-6"/>
                <w:sz w:val="20"/>
                <w:szCs w:val="20"/>
              </w:rPr>
              <w:t>)</w:t>
            </w:r>
          </w:p>
        </w:tc>
      </w:tr>
      <w:tr w:rsidR="00550846" w:rsidRPr="00550846" w:rsidTr="00942F74">
        <w:tc>
          <w:tcPr>
            <w:tcW w:w="1442"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(주)</w:t>
            </w:r>
            <w:r w:rsidRPr="007D6FA9">
              <w:rPr>
                <w:rFonts w:asciiTheme="minorEastAsia" w:eastAsiaTheme="minorEastAsia" w:hAnsiTheme="minorEastAsia" w:cs="Arial" w:hint="eastAsia"/>
                <w:color w:val="0000FF"/>
                <w:spacing w:val="-6"/>
                <w:sz w:val="20"/>
                <w:szCs w:val="20"/>
              </w:rPr>
              <w:t>바로스</w:t>
            </w:r>
          </w:p>
        </w:tc>
        <w:tc>
          <w:tcPr>
            <w:tcW w:w="1383"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ICS</w:t>
            </w:r>
          </w:p>
        </w:tc>
        <w:tc>
          <w:tcPr>
            <w:tcW w:w="2175"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proofErr w:type="gramStart"/>
            <w:r w:rsidRPr="007D6FA9">
              <w:rPr>
                <w:rFonts w:asciiTheme="minorEastAsia" w:eastAsiaTheme="minorEastAsia" w:hAnsiTheme="minorEastAsia" w:cs="Arial"/>
                <w:color w:val="0000FF"/>
                <w:spacing w:val="-6"/>
                <w:sz w:val="20"/>
                <w:szCs w:val="20"/>
              </w:rPr>
              <w:t>AS,클레임관련</w:t>
            </w:r>
            <w:proofErr w:type="gramEnd"/>
            <w:r w:rsidRPr="007D6FA9">
              <w:rPr>
                <w:rFonts w:asciiTheme="minorEastAsia" w:eastAsiaTheme="minorEastAsia" w:hAnsiTheme="minorEastAsia" w:cs="Arial"/>
                <w:color w:val="0000FF"/>
                <w:spacing w:val="-6"/>
                <w:sz w:val="20"/>
                <w:szCs w:val="20"/>
              </w:rPr>
              <w:t xml:space="preserve"> 고객 상담/관리</w:t>
            </w:r>
          </w:p>
        </w:tc>
      </w:tr>
      <w:tr w:rsidR="00550846" w:rsidRPr="00550846" w:rsidTr="00942F74">
        <w:tc>
          <w:tcPr>
            <w:tcW w:w="1442"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(주)</w:t>
            </w:r>
            <w:r w:rsidRPr="007D6FA9">
              <w:rPr>
                <w:rFonts w:asciiTheme="minorEastAsia" w:eastAsiaTheme="minorEastAsia" w:hAnsiTheme="minorEastAsia" w:cs="Arial" w:hint="eastAsia"/>
                <w:color w:val="0000FF"/>
                <w:spacing w:val="-6"/>
                <w:sz w:val="20"/>
                <w:szCs w:val="20"/>
              </w:rPr>
              <w:t>바로스</w:t>
            </w:r>
          </w:p>
        </w:tc>
        <w:tc>
          <w:tcPr>
            <w:tcW w:w="1383"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proofErr w:type="spellStart"/>
            <w:r w:rsidRPr="007D6FA9">
              <w:rPr>
                <w:rFonts w:asciiTheme="minorEastAsia" w:eastAsiaTheme="minorEastAsia" w:hAnsiTheme="minorEastAsia" w:cs="Arial" w:hint="eastAsia"/>
                <w:color w:val="0000FF"/>
                <w:spacing w:val="-6"/>
                <w:sz w:val="20"/>
                <w:szCs w:val="20"/>
              </w:rPr>
              <w:t>온피아</w:t>
            </w:r>
            <w:proofErr w:type="spellEnd"/>
          </w:p>
        </w:tc>
        <w:tc>
          <w:tcPr>
            <w:tcW w:w="2175"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hint="eastAsia"/>
                <w:color w:val="0000FF"/>
                <w:spacing w:val="-6"/>
                <w:sz w:val="20"/>
                <w:szCs w:val="20"/>
              </w:rPr>
              <w:t>구매</w:t>
            </w:r>
            <w:r w:rsidRPr="007D6FA9">
              <w:rPr>
                <w:rFonts w:asciiTheme="minorEastAsia" w:eastAsiaTheme="minorEastAsia" w:hAnsiTheme="minorEastAsia" w:cs="Arial"/>
                <w:color w:val="0000FF"/>
                <w:spacing w:val="-6"/>
                <w:sz w:val="20"/>
                <w:szCs w:val="20"/>
              </w:rPr>
              <w:t xml:space="preserve">, </w:t>
            </w:r>
            <w:r w:rsidRPr="007D6FA9">
              <w:rPr>
                <w:rFonts w:asciiTheme="minorEastAsia" w:eastAsiaTheme="minorEastAsia" w:hAnsiTheme="minorEastAsia" w:cs="Arial" w:hint="eastAsia"/>
                <w:color w:val="0000FF"/>
                <w:spacing w:val="-6"/>
                <w:sz w:val="20"/>
                <w:szCs w:val="20"/>
              </w:rPr>
              <w:t>서비스</w:t>
            </w:r>
            <w:r w:rsidRPr="007D6FA9">
              <w:rPr>
                <w:rFonts w:asciiTheme="minorEastAsia" w:eastAsiaTheme="minorEastAsia" w:hAnsiTheme="minorEastAsia" w:cs="Arial"/>
                <w:color w:val="0000FF"/>
                <w:spacing w:val="-6"/>
                <w:sz w:val="20"/>
                <w:szCs w:val="20"/>
              </w:rPr>
              <w:t xml:space="preserve"> </w:t>
            </w:r>
            <w:r w:rsidRPr="007D6FA9">
              <w:rPr>
                <w:rFonts w:asciiTheme="minorEastAsia" w:eastAsiaTheme="minorEastAsia" w:hAnsiTheme="minorEastAsia" w:cs="Arial" w:hint="eastAsia"/>
                <w:color w:val="0000FF"/>
                <w:spacing w:val="-6"/>
                <w:sz w:val="20"/>
                <w:szCs w:val="20"/>
              </w:rPr>
              <w:t>유선</w:t>
            </w:r>
            <w:r w:rsidRPr="007D6FA9">
              <w:rPr>
                <w:rFonts w:asciiTheme="minorEastAsia" w:eastAsiaTheme="minorEastAsia" w:hAnsiTheme="minorEastAsia" w:cs="Arial"/>
                <w:color w:val="0000FF"/>
                <w:spacing w:val="-6"/>
                <w:sz w:val="20"/>
                <w:szCs w:val="20"/>
              </w:rPr>
              <w:t xml:space="preserve"> </w:t>
            </w:r>
            <w:r w:rsidRPr="007D6FA9">
              <w:rPr>
                <w:rFonts w:asciiTheme="minorEastAsia" w:eastAsiaTheme="minorEastAsia" w:hAnsiTheme="minorEastAsia" w:cs="Arial" w:hint="eastAsia"/>
                <w:color w:val="0000FF"/>
                <w:spacing w:val="-6"/>
                <w:sz w:val="20"/>
                <w:szCs w:val="20"/>
              </w:rPr>
              <w:t>상담</w:t>
            </w:r>
            <w:r w:rsidRPr="007D6FA9">
              <w:rPr>
                <w:rFonts w:asciiTheme="minorEastAsia" w:eastAsiaTheme="minorEastAsia" w:hAnsiTheme="minorEastAsia" w:cs="Arial"/>
                <w:color w:val="0000FF"/>
                <w:spacing w:val="-6"/>
                <w:sz w:val="20"/>
                <w:szCs w:val="20"/>
              </w:rPr>
              <w:t>/관리</w:t>
            </w:r>
          </w:p>
        </w:tc>
      </w:tr>
      <w:tr w:rsidR="00550846" w:rsidRPr="00550846" w:rsidTr="00942F74">
        <w:tc>
          <w:tcPr>
            <w:tcW w:w="1442"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(주)</w:t>
            </w:r>
            <w:r w:rsidRPr="007D6FA9">
              <w:rPr>
                <w:rFonts w:asciiTheme="minorEastAsia" w:eastAsiaTheme="minorEastAsia" w:hAnsiTheme="minorEastAsia" w:cs="Arial" w:hint="eastAsia"/>
                <w:color w:val="0000FF"/>
                <w:spacing w:val="-6"/>
                <w:sz w:val="20"/>
                <w:szCs w:val="20"/>
              </w:rPr>
              <w:t>바로스</w:t>
            </w:r>
          </w:p>
        </w:tc>
        <w:tc>
          <w:tcPr>
            <w:tcW w:w="1383"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hint="eastAsia"/>
                <w:color w:val="0000FF"/>
                <w:spacing w:val="-6"/>
                <w:sz w:val="20"/>
                <w:szCs w:val="20"/>
              </w:rPr>
              <w:t>우체국택배</w:t>
            </w:r>
            <w:r w:rsidRPr="007D6FA9">
              <w:rPr>
                <w:rFonts w:asciiTheme="minorEastAsia" w:eastAsiaTheme="minorEastAsia" w:hAnsiTheme="minorEastAsia" w:cs="Arial"/>
                <w:color w:val="0000FF"/>
                <w:spacing w:val="-6"/>
                <w:sz w:val="20"/>
                <w:szCs w:val="20"/>
              </w:rPr>
              <w:t>, CJ대한통운㈜</w:t>
            </w:r>
          </w:p>
        </w:tc>
        <w:tc>
          <w:tcPr>
            <w:tcW w:w="2175"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hint="eastAsia"/>
                <w:color w:val="0000FF"/>
                <w:spacing w:val="-6"/>
                <w:sz w:val="20"/>
                <w:szCs w:val="20"/>
              </w:rPr>
              <w:t>택배상품</w:t>
            </w:r>
            <w:r w:rsidRPr="007D6FA9">
              <w:rPr>
                <w:rFonts w:asciiTheme="minorEastAsia" w:eastAsiaTheme="minorEastAsia" w:hAnsiTheme="minorEastAsia" w:cs="Arial"/>
                <w:color w:val="0000FF"/>
                <w:spacing w:val="-6"/>
                <w:sz w:val="20"/>
                <w:szCs w:val="20"/>
              </w:rPr>
              <w:t xml:space="preserve"> </w:t>
            </w:r>
            <w:r w:rsidRPr="007D6FA9">
              <w:rPr>
                <w:rFonts w:asciiTheme="minorEastAsia" w:eastAsiaTheme="minorEastAsia" w:hAnsiTheme="minorEastAsia" w:cs="Arial" w:hint="eastAsia"/>
                <w:color w:val="0000FF"/>
                <w:spacing w:val="-6"/>
                <w:sz w:val="20"/>
                <w:szCs w:val="20"/>
              </w:rPr>
              <w:t>배송서비스</w:t>
            </w:r>
          </w:p>
        </w:tc>
      </w:tr>
      <w:tr w:rsidR="00550846" w:rsidRPr="00550846" w:rsidTr="00942F74">
        <w:tc>
          <w:tcPr>
            <w:tcW w:w="1442"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(주)</w:t>
            </w:r>
            <w:r w:rsidRPr="007D6FA9">
              <w:rPr>
                <w:rFonts w:asciiTheme="minorEastAsia" w:eastAsiaTheme="minorEastAsia" w:hAnsiTheme="minorEastAsia" w:cs="Arial" w:hint="eastAsia"/>
                <w:color w:val="0000FF"/>
                <w:spacing w:val="-6"/>
                <w:sz w:val="20"/>
                <w:szCs w:val="20"/>
              </w:rPr>
              <w:t>바로스</w:t>
            </w:r>
          </w:p>
        </w:tc>
        <w:tc>
          <w:tcPr>
            <w:tcW w:w="1383"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proofErr w:type="spellStart"/>
            <w:r w:rsidRPr="007D6FA9">
              <w:rPr>
                <w:rFonts w:asciiTheme="minorEastAsia" w:eastAsiaTheme="minorEastAsia" w:hAnsiTheme="minorEastAsia" w:cs="Arial" w:hint="eastAsia"/>
                <w:color w:val="0000FF"/>
                <w:spacing w:val="-6"/>
                <w:sz w:val="20"/>
                <w:szCs w:val="20"/>
              </w:rPr>
              <w:t>비즈톡</w:t>
            </w:r>
            <w:proofErr w:type="spellEnd"/>
            <w:r w:rsidRPr="007D6FA9">
              <w:rPr>
                <w:rFonts w:asciiTheme="minorEastAsia" w:eastAsiaTheme="minorEastAsia" w:hAnsiTheme="minorEastAsia" w:cs="Arial"/>
                <w:color w:val="0000FF"/>
                <w:spacing w:val="-6"/>
                <w:sz w:val="20"/>
                <w:szCs w:val="20"/>
              </w:rPr>
              <w:t xml:space="preserve">, </w:t>
            </w:r>
            <w:proofErr w:type="spellStart"/>
            <w:r w:rsidRPr="007D6FA9">
              <w:rPr>
                <w:rFonts w:asciiTheme="minorEastAsia" w:eastAsiaTheme="minorEastAsia" w:hAnsiTheme="minorEastAsia" w:cs="Arial" w:hint="eastAsia"/>
                <w:color w:val="0000FF"/>
                <w:spacing w:val="-6"/>
                <w:sz w:val="20"/>
                <w:szCs w:val="20"/>
              </w:rPr>
              <w:t>인포뱅크</w:t>
            </w:r>
            <w:proofErr w:type="spellEnd"/>
          </w:p>
        </w:tc>
        <w:tc>
          <w:tcPr>
            <w:tcW w:w="2175"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LMS/SMS/</w:t>
            </w:r>
            <w:r w:rsidRPr="007D6FA9">
              <w:rPr>
                <w:rFonts w:asciiTheme="minorEastAsia" w:eastAsiaTheme="minorEastAsia" w:hAnsiTheme="minorEastAsia" w:cs="Arial" w:hint="eastAsia"/>
                <w:color w:val="0000FF"/>
                <w:spacing w:val="-6"/>
                <w:sz w:val="20"/>
                <w:szCs w:val="20"/>
              </w:rPr>
              <w:t>카카오톡</w:t>
            </w:r>
            <w:r w:rsidRPr="007D6FA9">
              <w:rPr>
                <w:rFonts w:asciiTheme="minorEastAsia" w:eastAsiaTheme="minorEastAsia" w:hAnsiTheme="minorEastAsia" w:cs="Arial"/>
                <w:color w:val="0000FF"/>
                <w:spacing w:val="-6"/>
                <w:sz w:val="20"/>
                <w:szCs w:val="20"/>
              </w:rPr>
              <w:t xml:space="preserve"> </w:t>
            </w:r>
            <w:proofErr w:type="spellStart"/>
            <w:r w:rsidRPr="007D6FA9">
              <w:rPr>
                <w:rFonts w:asciiTheme="minorEastAsia" w:eastAsiaTheme="minorEastAsia" w:hAnsiTheme="minorEastAsia" w:cs="Arial" w:hint="eastAsia"/>
                <w:color w:val="0000FF"/>
                <w:spacing w:val="-6"/>
                <w:sz w:val="20"/>
                <w:szCs w:val="20"/>
              </w:rPr>
              <w:t>알림톡</w:t>
            </w:r>
            <w:proofErr w:type="spellEnd"/>
            <w:r w:rsidRPr="007D6FA9">
              <w:rPr>
                <w:rFonts w:asciiTheme="minorEastAsia" w:eastAsiaTheme="minorEastAsia" w:hAnsiTheme="minorEastAsia" w:cs="Arial"/>
                <w:color w:val="0000FF"/>
                <w:spacing w:val="-6"/>
                <w:sz w:val="20"/>
                <w:szCs w:val="20"/>
              </w:rPr>
              <w:t xml:space="preserve"> 발송</w:t>
            </w:r>
          </w:p>
        </w:tc>
      </w:tr>
      <w:tr w:rsidR="00942F74" w:rsidRPr="00550846" w:rsidTr="00942F74">
        <w:tc>
          <w:tcPr>
            <w:tcW w:w="1442"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(주)</w:t>
            </w:r>
            <w:r w:rsidRPr="007D6FA9">
              <w:rPr>
                <w:rFonts w:asciiTheme="minorEastAsia" w:eastAsiaTheme="minorEastAsia" w:hAnsiTheme="minorEastAsia" w:cs="Arial" w:hint="eastAsia"/>
                <w:color w:val="0000FF"/>
                <w:spacing w:val="-6"/>
                <w:sz w:val="20"/>
                <w:szCs w:val="20"/>
              </w:rPr>
              <w:t>바로스</w:t>
            </w:r>
          </w:p>
        </w:tc>
        <w:tc>
          <w:tcPr>
            <w:tcW w:w="1383" w:type="pct"/>
            <w:tcMar>
              <w:top w:w="0" w:type="dxa"/>
              <w:left w:w="108" w:type="dxa"/>
              <w:bottom w:w="0" w:type="dxa"/>
              <w:right w:w="108" w:type="dxa"/>
            </w:tcMar>
            <w:vAlign w:val="center"/>
          </w:tcPr>
          <w:p w:rsidR="00942F74" w:rsidRPr="007D6FA9" w:rsidRDefault="00942F74" w:rsidP="00942F74">
            <w:pPr>
              <w:widowControl/>
              <w:wordWrap/>
              <w:autoSpaceDE/>
              <w:autoSpaceDN/>
              <w:spacing w:line="408" w:lineRule="atLeast"/>
              <w:jc w:val="left"/>
              <w:rPr>
                <w:rFonts w:asciiTheme="minorEastAsia" w:eastAsiaTheme="minorEastAsia" w:hAnsiTheme="minorEastAsia" w:cs="Arial"/>
                <w:color w:val="0000FF"/>
                <w:spacing w:val="-6"/>
                <w:kern w:val="0"/>
                <w:szCs w:val="20"/>
              </w:rPr>
            </w:pPr>
            <w:r w:rsidRPr="007D6FA9">
              <w:rPr>
                <w:rFonts w:asciiTheme="minorEastAsia" w:eastAsiaTheme="minorEastAsia" w:hAnsiTheme="minorEastAsia" w:cs="Arial" w:hint="eastAsia"/>
                <w:color w:val="0000FF"/>
                <w:spacing w:val="-6"/>
                <w:kern w:val="0"/>
                <w:szCs w:val="20"/>
              </w:rPr>
              <w:t>시공</w:t>
            </w:r>
            <w:r w:rsidRPr="007D6FA9">
              <w:rPr>
                <w:rFonts w:asciiTheme="minorEastAsia" w:eastAsiaTheme="minorEastAsia" w:hAnsiTheme="minorEastAsia" w:cs="Arial"/>
                <w:color w:val="0000FF"/>
                <w:spacing w:val="-6"/>
                <w:kern w:val="0"/>
                <w:szCs w:val="20"/>
              </w:rPr>
              <w:t xml:space="preserve"> </w:t>
            </w:r>
            <w:r w:rsidRPr="007D6FA9">
              <w:rPr>
                <w:rFonts w:asciiTheme="minorEastAsia" w:eastAsiaTheme="minorEastAsia" w:hAnsiTheme="minorEastAsia" w:cs="Arial" w:hint="eastAsia"/>
                <w:color w:val="0000FF"/>
                <w:spacing w:val="-6"/>
                <w:kern w:val="0"/>
                <w:szCs w:val="20"/>
              </w:rPr>
              <w:t>업체</w:t>
            </w:r>
            <w:r w:rsidRPr="007D6FA9">
              <w:rPr>
                <w:rFonts w:asciiTheme="minorEastAsia" w:eastAsiaTheme="minorEastAsia" w:hAnsiTheme="minorEastAsia" w:cs="Arial"/>
                <w:color w:val="0000FF"/>
                <w:spacing w:val="-6"/>
                <w:kern w:val="0"/>
                <w:szCs w:val="20"/>
              </w:rPr>
              <w:t>*</w:t>
            </w:r>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proofErr w:type="spellStart"/>
            <w:r w:rsidRPr="007D6FA9">
              <w:rPr>
                <w:rFonts w:asciiTheme="minorEastAsia" w:eastAsiaTheme="minorEastAsia" w:hAnsiTheme="minorEastAsia" w:cs="Arial" w:hint="eastAsia"/>
                <w:color w:val="0000FF"/>
                <w:spacing w:val="-6"/>
                <w:kern w:val="0"/>
                <w:szCs w:val="20"/>
              </w:rPr>
              <w:t>스타일룸</w:t>
            </w:r>
            <w:proofErr w:type="spellEnd"/>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proofErr w:type="spellStart"/>
            <w:r w:rsidRPr="007D6FA9">
              <w:rPr>
                <w:rFonts w:asciiTheme="minorEastAsia" w:eastAsiaTheme="minorEastAsia" w:hAnsiTheme="minorEastAsia" w:cs="Arial" w:hint="eastAsia"/>
                <w:color w:val="0000FF"/>
                <w:spacing w:val="-6"/>
                <w:kern w:val="0"/>
                <w:szCs w:val="20"/>
              </w:rPr>
              <w:t>그랑팩토리</w:t>
            </w:r>
            <w:proofErr w:type="spellEnd"/>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r w:rsidRPr="007D6FA9">
              <w:rPr>
                <w:rFonts w:asciiTheme="minorEastAsia" w:eastAsiaTheme="minorEastAsia" w:hAnsiTheme="minorEastAsia" w:cs="Arial"/>
                <w:color w:val="0000FF"/>
                <w:spacing w:val="-6"/>
                <w:kern w:val="0"/>
                <w:szCs w:val="20"/>
              </w:rPr>
              <w:t>TY서비스</w:t>
            </w:r>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r w:rsidRPr="007D6FA9">
              <w:rPr>
                <w:rFonts w:asciiTheme="minorEastAsia" w:eastAsiaTheme="minorEastAsia" w:hAnsiTheme="minorEastAsia" w:cs="Arial" w:hint="eastAsia"/>
                <w:color w:val="0000FF"/>
                <w:spacing w:val="-6"/>
                <w:kern w:val="0"/>
                <w:szCs w:val="20"/>
              </w:rPr>
              <w:t>이노베이션</w:t>
            </w:r>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r w:rsidRPr="007D6FA9">
              <w:rPr>
                <w:rFonts w:asciiTheme="minorEastAsia" w:eastAsiaTheme="minorEastAsia" w:hAnsiTheme="minorEastAsia" w:cs="Arial"/>
                <w:color w:val="0000FF"/>
                <w:spacing w:val="-6"/>
                <w:kern w:val="0"/>
                <w:szCs w:val="20"/>
              </w:rPr>
              <w:t>(주)</w:t>
            </w:r>
            <w:proofErr w:type="spellStart"/>
            <w:r w:rsidRPr="007D6FA9">
              <w:rPr>
                <w:rFonts w:asciiTheme="minorEastAsia" w:eastAsiaTheme="minorEastAsia" w:hAnsiTheme="minorEastAsia" w:cs="Arial" w:hint="eastAsia"/>
                <w:color w:val="0000FF"/>
                <w:spacing w:val="-6"/>
                <w:kern w:val="0"/>
                <w:szCs w:val="20"/>
              </w:rPr>
              <w:t>서현테크</w:t>
            </w:r>
            <w:proofErr w:type="spellEnd"/>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proofErr w:type="spellStart"/>
            <w:r w:rsidRPr="007D6FA9">
              <w:rPr>
                <w:rFonts w:asciiTheme="minorEastAsia" w:eastAsiaTheme="minorEastAsia" w:hAnsiTheme="minorEastAsia" w:cs="Arial" w:hint="eastAsia"/>
                <w:color w:val="0000FF"/>
                <w:spacing w:val="-6"/>
                <w:kern w:val="0"/>
                <w:szCs w:val="20"/>
              </w:rPr>
              <w:lastRenderedPageBreak/>
              <w:t>에이와이가구</w:t>
            </w:r>
            <w:proofErr w:type="spellEnd"/>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proofErr w:type="spellStart"/>
            <w:r w:rsidRPr="007D6FA9">
              <w:rPr>
                <w:rFonts w:asciiTheme="minorEastAsia" w:eastAsiaTheme="minorEastAsia" w:hAnsiTheme="minorEastAsia" w:cs="Arial" w:hint="eastAsia"/>
                <w:color w:val="0000FF"/>
                <w:spacing w:val="-6"/>
                <w:kern w:val="0"/>
                <w:szCs w:val="20"/>
              </w:rPr>
              <w:t>쿨서비스</w:t>
            </w:r>
            <w:proofErr w:type="spellEnd"/>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proofErr w:type="spellStart"/>
            <w:r w:rsidRPr="007D6FA9">
              <w:rPr>
                <w:rFonts w:asciiTheme="minorEastAsia" w:eastAsiaTheme="minorEastAsia" w:hAnsiTheme="minorEastAsia" w:cs="Arial" w:hint="eastAsia"/>
                <w:color w:val="0000FF"/>
                <w:spacing w:val="-6"/>
                <w:kern w:val="0"/>
                <w:szCs w:val="20"/>
              </w:rPr>
              <w:t>일룸</w:t>
            </w:r>
            <w:proofErr w:type="spellEnd"/>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r w:rsidRPr="007D6FA9">
              <w:rPr>
                <w:rFonts w:asciiTheme="minorEastAsia" w:eastAsiaTheme="minorEastAsia" w:hAnsiTheme="minorEastAsia" w:cs="Arial"/>
                <w:color w:val="0000FF"/>
                <w:spacing w:val="-6"/>
                <w:kern w:val="0"/>
                <w:szCs w:val="20"/>
              </w:rPr>
              <w:t>(주)</w:t>
            </w:r>
            <w:proofErr w:type="spellStart"/>
            <w:r w:rsidRPr="007D6FA9">
              <w:rPr>
                <w:rFonts w:asciiTheme="minorEastAsia" w:eastAsiaTheme="minorEastAsia" w:hAnsiTheme="minorEastAsia" w:cs="Arial" w:hint="eastAsia"/>
                <w:color w:val="0000FF"/>
                <w:spacing w:val="-6"/>
                <w:kern w:val="0"/>
                <w:szCs w:val="20"/>
              </w:rPr>
              <w:t>디에스엔지니어</w:t>
            </w:r>
            <w:proofErr w:type="spellEnd"/>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proofErr w:type="spellStart"/>
            <w:r w:rsidRPr="007D6FA9">
              <w:rPr>
                <w:rFonts w:asciiTheme="minorEastAsia" w:eastAsiaTheme="minorEastAsia" w:hAnsiTheme="minorEastAsia" w:cs="Arial" w:hint="eastAsia"/>
                <w:color w:val="0000FF"/>
                <w:spacing w:val="-6"/>
                <w:kern w:val="0"/>
                <w:szCs w:val="20"/>
              </w:rPr>
              <w:t>요다프랜즈</w:t>
            </w:r>
            <w:proofErr w:type="spellEnd"/>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r w:rsidRPr="007D6FA9">
              <w:rPr>
                <w:rFonts w:asciiTheme="minorEastAsia" w:eastAsiaTheme="minorEastAsia" w:hAnsiTheme="minorEastAsia" w:cs="Arial" w:hint="eastAsia"/>
                <w:color w:val="0000FF"/>
                <w:spacing w:val="-6"/>
                <w:kern w:val="0"/>
                <w:szCs w:val="20"/>
              </w:rPr>
              <w:t>드림라인</w:t>
            </w:r>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proofErr w:type="spellStart"/>
            <w:r w:rsidRPr="007D6FA9">
              <w:rPr>
                <w:rFonts w:asciiTheme="minorEastAsia" w:eastAsiaTheme="minorEastAsia" w:hAnsiTheme="minorEastAsia" w:cs="Arial" w:hint="eastAsia"/>
                <w:color w:val="0000FF"/>
                <w:spacing w:val="-6"/>
                <w:kern w:val="0"/>
                <w:szCs w:val="20"/>
              </w:rPr>
              <w:t>엠케이가구</w:t>
            </w:r>
            <w:proofErr w:type="spellEnd"/>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proofErr w:type="spellStart"/>
            <w:r w:rsidRPr="007D6FA9">
              <w:rPr>
                <w:rFonts w:asciiTheme="minorEastAsia" w:eastAsiaTheme="minorEastAsia" w:hAnsiTheme="minorEastAsia" w:cs="Arial" w:hint="eastAsia"/>
                <w:color w:val="0000FF"/>
                <w:spacing w:val="-6"/>
                <w:kern w:val="0"/>
                <w:szCs w:val="20"/>
              </w:rPr>
              <w:t>알티나인</w:t>
            </w:r>
            <w:proofErr w:type="spellEnd"/>
            <w:r w:rsidRPr="007D6FA9">
              <w:rPr>
                <w:rFonts w:asciiTheme="minorEastAsia" w:eastAsiaTheme="minorEastAsia" w:hAnsiTheme="minorEastAsia" w:cs="Arial"/>
                <w:color w:val="0000FF"/>
                <w:spacing w:val="-6"/>
                <w:kern w:val="0"/>
                <w:szCs w:val="20"/>
              </w:rPr>
              <w:t>(RT9)</w:t>
            </w:r>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r w:rsidRPr="007D6FA9">
              <w:rPr>
                <w:rFonts w:asciiTheme="minorEastAsia" w:eastAsiaTheme="minorEastAsia" w:hAnsiTheme="minorEastAsia" w:cs="Arial"/>
                <w:color w:val="0000FF"/>
                <w:spacing w:val="-6"/>
                <w:kern w:val="0"/>
                <w:szCs w:val="20"/>
              </w:rPr>
              <w:t>FIT퍼니쳐</w:t>
            </w:r>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proofErr w:type="spellStart"/>
            <w:r w:rsidRPr="007D6FA9">
              <w:rPr>
                <w:rFonts w:asciiTheme="minorEastAsia" w:eastAsiaTheme="minorEastAsia" w:hAnsiTheme="minorEastAsia" w:cs="Arial" w:hint="eastAsia"/>
                <w:color w:val="0000FF"/>
                <w:spacing w:val="-6"/>
                <w:kern w:val="0"/>
                <w:szCs w:val="20"/>
              </w:rPr>
              <w:t>주식회사와이에스유통</w:t>
            </w:r>
            <w:proofErr w:type="spellEnd"/>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r w:rsidRPr="007D6FA9">
              <w:rPr>
                <w:rFonts w:asciiTheme="minorEastAsia" w:eastAsiaTheme="minorEastAsia" w:hAnsiTheme="minorEastAsia" w:cs="Arial" w:hint="eastAsia"/>
                <w:color w:val="0000FF"/>
                <w:spacing w:val="-6"/>
                <w:kern w:val="0"/>
                <w:szCs w:val="20"/>
              </w:rPr>
              <w:t>대영</w:t>
            </w:r>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proofErr w:type="spellStart"/>
            <w:r w:rsidRPr="007D6FA9">
              <w:rPr>
                <w:rFonts w:asciiTheme="minorEastAsia" w:eastAsiaTheme="minorEastAsia" w:hAnsiTheme="minorEastAsia" w:cs="Arial" w:hint="eastAsia"/>
                <w:color w:val="0000FF"/>
                <w:spacing w:val="-6"/>
                <w:kern w:val="0"/>
                <w:szCs w:val="20"/>
              </w:rPr>
              <w:t>석퍼시스</w:t>
            </w:r>
            <w:proofErr w:type="spellEnd"/>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r w:rsidRPr="007D6FA9">
              <w:rPr>
                <w:rFonts w:asciiTheme="minorEastAsia" w:eastAsiaTheme="minorEastAsia" w:hAnsiTheme="minorEastAsia" w:cs="Arial" w:hint="eastAsia"/>
                <w:color w:val="0000FF"/>
                <w:spacing w:val="-6"/>
                <w:kern w:val="0"/>
                <w:szCs w:val="20"/>
              </w:rPr>
              <w:t>형제유통</w:t>
            </w:r>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proofErr w:type="spellStart"/>
            <w:r w:rsidRPr="007D6FA9">
              <w:rPr>
                <w:rFonts w:asciiTheme="minorEastAsia" w:eastAsiaTheme="minorEastAsia" w:hAnsiTheme="minorEastAsia" w:cs="Arial" w:hint="eastAsia"/>
                <w:color w:val="0000FF"/>
                <w:spacing w:val="-6"/>
                <w:kern w:val="0"/>
                <w:szCs w:val="20"/>
              </w:rPr>
              <w:t>투윈스</w:t>
            </w:r>
            <w:proofErr w:type="spellEnd"/>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r w:rsidRPr="007D6FA9">
              <w:rPr>
                <w:rFonts w:asciiTheme="minorEastAsia" w:eastAsiaTheme="minorEastAsia" w:hAnsiTheme="minorEastAsia" w:cs="Arial" w:hint="eastAsia"/>
                <w:color w:val="0000FF"/>
                <w:spacing w:val="-6"/>
                <w:kern w:val="0"/>
                <w:szCs w:val="20"/>
              </w:rPr>
              <w:t>대구가구</w:t>
            </w:r>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r w:rsidRPr="007D6FA9">
              <w:rPr>
                <w:rFonts w:asciiTheme="minorEastAsia" w:eastAsiaTheme="minorEastAsia" w:hAnsiTheme="minorEastAsia" w:cs="Arial" w:hint="eastAsia"/>
                <w:color w:val="0000FF"/>
                <w:spacing w:val="-6"/>
                <w:kern w:val="0"/>
                <w:szCs w:val="20"/>
              </w:rPr>
              <w:t>㈜다온</w:t>
            </w:r>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r w:rsidRPr="007D6FA9">
              <w:rPr>
                <w:rFonts w:asciiTheme="minorEastAsia" w:eastAsiaTheme="minorEastAsia" w:hAnsiTheme="minorEastAsia" w:cs="Arial" w:hint="eastAsia"/>
                <w:color w:val="0000FF"/>
                <w:spacing w:val="-6"/>
                <w:kern w:val="0"/>
                <w:szCs w:val="20"/>
              </w:rPr>
              <w:t>주식회사</w:t>
            </w:r>
            <w:r w:rsidRPr="007D6FA9">
              <w:rPr>
                <w:rFonts w:asciiTheme="minorEastAsia" w:eastAsiaTheme="minorEastAsia" w:hAnsiTheme="minorEastAsia" w:cs="Arial"/>
                <w:color w:val="0000FF"/>
                <w:spacing w:val="-6"/>
                <w:kern w:val="0"/>
                <w:szCs w:val="20"/>
              </w:rPr>
              <w:t xml:space="preserve"> </w:t>
            </w:r>
            <w:proofErr w:type="spellStart"/>
            <w:r w:rsidRPr="007D6FA9">
              <w:rPr>
                <w:rFonts w:asciiTheme="minorEastAsia" w:eastAsiaTheme="minorEastAsia" w:hAnsiTheme="minorEastAsia" w:cs="Arial" w:hint="eastAsia"/>
                <w:color w:val="0000FF"/>
                <w:spacing w:val="-6"/>
                <w:kern w:val="0"/>
                <w:szCs w:val="20"/>
              </w:rPr>
              <w:t>에스엔티</w:t>
            </w:r>
            <w:proofErr w:type="spellEnd"/>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r w:rsidRPr="007D6FA9">
              <w:rPr>
                <w:rFonts w:asciiTheme="minorEastAsia" w:eastAsiaTheme="minorEastAsia" w:hAnsiTheme="minorEastAsia" w:cs="Arial" w:hint="eastAsia"/>
                <w:color w:val="0000FF"/>
                <w:spacing w:val="-6"/>
                <w:kern w:val="0"/>
                <w:szCs w:val="20"/>
              </w:rPr>
              <w:t>주식회사</w:t>
            </w:r>
            <w:r w:rsidRPr="007D6FA9">
              <w:rPr>
                <w:rFonts w:asciiTheme="minorEastAsia" w:eastAsiaTheme="minorEastAsia" w:hAnsiTheme="minorEastAsia" w:cs="Arial"/>
                <w:color w:val="0000FF"/>
                <w:spacing w:val="-6"/>
                <w:kern w:val="0"/>
                <w:szCs w:val="20"/>
              </w:rPr>
              <w:t xml:space="preserve"> </w:t>
            </w:r>
            <w:proofErr w:type="spellStart"/>
            <w:r w:rsidRPr="007D6FA9">
              <w:rPr>
                <w:rFonts w:asciiTheme="minorEastAsia" w:eastAsiaTheme="minorEastAsia" w:hAnsiTheme="minorEastAsia" w:cs="Arial" w:hint="eastAsia"/>
                <w:color w:val="0000FF"/>
                <w:spacing w:val="-6"/>
                <w:kern w:val="0"/>
                <w:szCs w:val="20"/>
              </w:rPr>
              <w:t>오제이더블유</w:t>
            </w:r>
            <w:proofErr w:type="spellEnd"/>
          </w:p>
          <w:p w:rsidR="00942F74" w:rsidRPr="007D6FA9" w:rsidRDefault="00942F74" w:rsidP="00942F74">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kern w:val="0"/>
                <w:szCs w:val="20"/>
              </w:rPr>
            </w:pPr>
            <w:proofErr w:type="spellStart"/>
            <w:r w:rsidRPr="007D6FA9">
              <w:rPr>
                <w:rFonts w:asciiTheme="minorEastAsia" w:eastAsiaTheme="minorEastAsia" w:hAnsiTheme="minorEastAsia" w:cs="Arial" w:hint="eastAsia"/>
                <w:color w:val="0000FF"/>
                <w:spacing w:val="-6"/>
                <w:kern w:val="0"/>
                <w:szCs w:val="20"/>
              </w:rPr>
              <w:t>주식회사티오피플랜</w:t>
            </w:r>
            <w:proofErr w:type="spellEnd"/>
          </w:p>
          <w:p w:rsidR="00942F74" w:rsidRPr="007D6FA9" w:rsidRDefault="00942F74" w:rsidP="00550846">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szCs w:val="20"/>
              </w:rPr>
            </w:pPr>
            <w:r w:rsidRPr="007D6FA9">
              <w:rPr>
                <w:rFonts w:asciiTheme="minorEastAsia" w:eastAsiaTheme="minorEastAsia" w:hAnsiTheme="minorEastAsia" w:cs="Arial" w:hint="eastAsia"/>
                <w:color w:val="0000FF"/>
                <w:spacing w:val="-6"/>
                <w:kern w:val="0"/>
                <w:szCs w:val="20"/>
              </w:rPr>
              <w:t>수연유통</w:t>
            </w:r>
            <w:r w:rsidRPr="007D6FA9">
              <w:rPr>
                <w:rFonts w:asciiTheme="minorEastAsia" w:eastAsiaTheme="minorEastAsia" w:hAnsiTheme="minorEastAsia" w:cs="Arial"/>
                <w:color w:val="0000FF"/>
                <w:spacing w:val="-6"/>
                <w:kern w:val="0"/>
                <w:szCs w:val="20"/>
              </w:rPr>
              <w:t xml:space="preserve"> </w:t>
            </w:r>
          </w:p>
          <w:p w:rsidR="00942F74" w:rsidRPr="007D6FA9" w:rsidRDefault="00942F74" w:rsidP="00550846">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szCs w:val="20"/>
              </w:rPr>
            </w:pPr>
            <w:r w:rsidRPr="007D6FA9">
              <w:rPr>
                <w:rFonts w:asciiTheme="minorEastAsia" w:eastAsiaTheme="minorEastAsia" w:hAnsiTheme="minorEastAsia" w:cs="Arial" w:hint="eastAsia"/>
                <w:color w:val="0000FF"/>
                <w:spacing w:val="-6"/>
                <w:kern w:val="0"/>
                <w:szCs w:val="20"/>
              </w:rPr>
              <w:t>정빈유통</w:t>
            </w:r>
          </w:p>
          <w:p w:rsidR="00942F74" w:rsidRPr="007D6FA9" w:rsidRDefault="00942F74" w:rsidP="00550846">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szCs w:val="20"/>
              </w:rPr>
            </w:pPr>
            <w:r w:rsidRPr="007D6FA9">
              <w:rPr>
                <w:rFonts w:asciiTheme="minorEastAsia" w:eastAsiaTheme="minorEastAsia" w:hAnsiTheme="minorEastAsia" w:cs="Arial" w:hint="eastAsia"/>
                <w:color w:val="0000FF"/>
                <w:spacing w:val="-6"/>
                <w:kern w:val="0"/>
                <w:szCs w:val="20"/>
              </w:rPr>
              <w:t>태준유통</w:t>
            </w:r>
          </w:p>
          <w:p w:rsidR="00942F74" w:rsidRPr="007D6FA9" w:rsidRDefault="00942F74" w:rsidP="00550846">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szCs w:val="20"/>
              </w:rPr>
            </w:pPr>
            <w:proofErr w:type="spellStart"/>
            <w:r w:rsidRPr="007D6FA9">
              <w:rPr>
                <w:rFonts w:asciiTheme="minorEastAsia" w:eastAsiaTheme="minorEastAsia" w:hAnsiTheme="minorEastAsia" w:cs="Arial" w:hint="eastAsia"/>
                <w:color w:val="0000FF"/>
                <w:spacing w:val="-6"/>
                <w:kern w:val="0"/>
                <w:szCs w:val="20"/>
              </w:rPr>
              <w:t>에스아이유통</w:t>
            </w:r>
            <w:proofErr w:type="spellEnd"/>
          </w:p>
          <w:p w:rsidR="00942F74" w:rsidRPr="007D6FA9" w:rsidRDefault="00942F74" w:rsidP="00550846">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szCs w:val="20"/>
              </w:rPr>
            </w:pPr>
            <w:r w:rsidRPr="007D6FA9">
              <w:rPr>
                <w:rFonts w:asciiTheme="minorEastAsia" w:eastAsiaTheme="minorEastAsia" w:hAnsiTheme="minorEastAsia" w:cs="Arial" w:hint="eastAsia"/>
                <w:color w:val="0000FF"/>
                <w:spacing w:val="-6"/>
                <w:kern w:val="0"/>
                <w:szCs w:val="20"/>
              </w:rPr>
              <w:t>태준유통</w:t>
            </w:r>
          </w:p>
          <w:p w:rsidR="00942F74" w:rsidRPr="007D6FA9" w:rsidRDefault="00942F74" w:rsidP="00550846">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szCs w:val="20"/>
              </w:rPr>
            </w:pPr>
            <w:r w:rsidRPr="007D6FA9">
              <w:rPr>
                <w:rFonts w:asciiTheme="minorEastAsia" w:eastAsiaTheme="minorEastAsia" w:hAnsiTheme="minorEastAsia" w:cs="Arial" w:hint="eastAsia"/>
                <w:color w:val="0000FF"/>
                <w:spacing w:val="-6"/>
                <w:kern w:val="0"/>
                <w:szCs w:val="20"/>
              </w:rPr>
              <w:t>제주삼다</w:t>
            </w:r>
          </w:p>
          <w:p w:rsidR="00942F74" w:rsidRPr="007D6FA9" w:rsidRDefault="00942F74" w:rsidP="00550846">
            <w:pPr>
              <w:pStyle w:val="ad"/>
              <w:widowControl/>
              <w:numPr>
                <w:ilvl w:val="0"/>
                <w:numId w:val="42"/>
              </w:numPr>
              <w:wordWrap/>
              <w:autoSpaceDE/>
              <w:autoSpaceDN/>
              <w:spacing w:line="408" w:lineRule="atLeast"/>
              <w:ind w:leftChars="0" w:left="551" w:hanging="275"/>
              <w:jc w:val="left"/>
              <w:rPr>
                <w:rFonts w:asciiTheme="minorEastAsia" w:eastAsiaTheme="minorEastAsia" w:hAnsiTheme="minorEastAsia" w:cs="Arial"/>
                <w:color w:val="0000FF"/>
                <w:spacing w:val="-6"/>
                <w:szCs w:val="20"/>
              </w:rPr>
            </w:pPr>
            <w:r w:rsidRPr="007D6FA9">
              <w:rPr>
                <w:rFonts w:asciiTheme="minorEastAsia" w:eastAsiaTheme="minorEastAsia" w:hAnsiTheme="minorEastAsia" w:cs="Arial" w:hint="eastAsia"/>
                <w:color w:val="0000FF"/>
                <w:spacing w:val="-6"/>
                <w:kern w:val="0"/>
                <w:szCs w:val="20"/>
              </w:rPr>
              <w:t>스마일유통</w:t>
            </w:r>
          </w:p>
        </w:tc>
        <w:tc>
          <w:tcPr>
            <w:tcW w:w="2175" w:type="pct"/>
            <w:tcMar>
              <w:top w:w="0" w:type="dxa"/>
              <w:left w:w="108" w:type="dxa"/>
              <w:bottom w:w="0" w:type="dxa"/>
              <w:right w:w="108" w:type="dxa"/>
            </w:tcMar>
            <w:vAlign w:val="center"/>
          </w:tcPr>
          <w:p w:rsidR="00942F74" w:rsidRPr="007D6FA9" w:rsidRDefault="00942F74" w:rsidP="00942F74">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hint="eastAsia"/>
                <w:color w:val="0000FF"/>
                <w:spacing w:val="-6"/>
                <w:sz w:val="20"/>
                <w:szCs w:val="20"/>
              </w:rPr>
              <w:lastRenderedPageBreak/>
              <w:t>배송</w:t>
            </w:r>
            <w:r w:rsidRPr="007D6FA9">
              <w:rPr>
                <w:rFonts w:asciiTheme="minorEastAsia" w:eastAsiaTheme="minorEastAsia" w:hAnsiTheme="minorEastAsia" w:cs="Arial"/>
                <w:color w:val="0000FF"/>
                <w:spacing w:val="-6"/>
                <w:sz w:val="20"/>
                <w:szCs w:val="20"/>
              </w:rPr>
              <w:t xml:space="preserve">, </w:t>
            </w:r>
            <w:r w:rsidRPr="007D6FA9">
              <w:rPr>
                <w:rFonts w:asciiTheme="minorEastAsia" w:eastAsiaTheme="minorEastAsia" w:hAnsiTheme="minorEastAsia" w:cs="Arial" w:hint="eastAsia"/>
                <w:color w:val="0000FF"/>
                <w:spacing w:val="-6"/>
                <w:sz w:val="20"/>
                <w:szCs w:val="20"/>
              </w:rPr>
              <w:t>설치서비스</w:t>
            </w:r>
          </w:p>
        </w:tc>
      </w:tr>
    </w:tbl>
    <w:p w:rsidR="00DE5F71" w:rsidRPr="00550846" w:rsidRDefault="00DE5F71" w:rsidP="00DE5F71">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p w:rsidR="00DE5F71" w:rsidRPr="00550846" w:rsidRDefault="00DE5F71" w:rsidP="00DE5F71">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③ 수탁자에게 공유되는 정보는 당해 목적을 달성하기 위하여 필요한 최소한의 정보에 국한됩니다. 또한 고객 서비스 요청에 따라 해당업체에 선택적으로 개인정보가 제공되고 있습니다. 직송과 같은 일부 배송형태에 따라, 전자상거래소비자보호법 제21조에 의거 협력사에 배송정보가 제공됩니다</w:t>
      </w:r>
    </w:p>
    <w:p w:rsidR="00DE5F71" w:rsidRPr="00550846" w:rsidRDefault="00DE5F71" w:rsidP="00DE5F71">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lastRenderedPageBreak/>
        <w:t>④ 개인정보의 처리를 위탁하는 경우에는 위탁계약을 통하여 서비스제공자의 개인정보보호 관련 지시엄수, 개인정보에 관한 비밀유지, 제3자 제공의 금지 및 사고시의 책임부담, 위탁기간, 처리 종료 후의 개인정보의 반환 또는 파기를 명확히 규정하고 당해 계약내용을 서면 또는 전자적으로 보관하겠습니다.</w:t>
      </w:r>
    </w:p>
    <w:p w:rsidR="00F9616F" w:rsidRPr="00550846" w:rsidRDefault="00F9616F" w:rsidP="00DE5F71">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p w:rsidR="00C34ABE" w:rsidRPr="00550846" w:rsidRDefault="00C34ABE" w:rsidP="00C34ABE">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1. 개인정보 국외 이전: </w:t>
      </w: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재난, 재해 상황에도 중단 없는 서비스 제공을 위해 국내외에 데이터를 안전하게 백업(</w:t>
      </w:r>
      <w:proofErr w:type="spellStart"/>
      <w:r w:rsidRPr="00550846">
        <w:rPr>
          <w:rFonts w:asciiTheme="minorEastAsia" w:eastAsiaTheme="minorEastAsia" w:hAnsiTheme="minorEastAsia" w:cs="맑은 고딕"/>
          <w:spacing w:val="0"/>
          <w:kern w:val="0"/>
          <w:szCs w:val="20"/>
          <w:shd w:val="clear" w:color="auto" w:fill="FFFFFF"/>
          <w:lang w:val="x-none"/>
        </w:rPr>
        <w:t>보관</w:t>
      </w:r>
      <w:proofErr w:type="spellEnd"/>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합니다</w:t>
      </w:r>
      <w:proofErr w:type="spellEnd"/>
      <w:r w:rsidRPr="00550846">
        <w:rPr>
          <w:rFonts w:asciiTheme="minorEastAsia" w:eastAsiaTheme="minorEastAsia" w:hAnsiTheme="minorEastAsia" w:cs="맑은 고딕"/>
          <w:spacing w:val="0"/>
          <w:kern w:val="0"/>
          <w:szCs w:val="20"/>
          <w:shd w:val="clear" w:color="auto" w:fill="FFFFFF"/>
          <w:lang w:val="x-none"/>
        </w:rPr>
        <w:t xml:space="preserve">. 국외 데이터 보관 업무를 처리하는 'Amazon AWS(Amazon Web Services) </w:t>
      </w:r>
      <w:proofErr w:type="spellStart"/>
      <w:r w:rsidRPr="00550846">
        <w:rPr>
          <w:rFonts w:asciiTheme="minorEastAsia" w:eastAsiaTheme="minorEastAsia" w:hAnsiTheme="minorEastAsia" w:cs="맑은 고딕"/>
          <w:spacing w:val="0"/>
          <w:kern w:val="0"/>
          <w:szCs w:val="20"/>
          <w:shd w:val="clear" w:color="auto" w:fill="FFFFFF"/>
          <w:lang w:val="x-none"/>
        </w:rPr>
        <w:t>Korea'은</w:t>
      </w:r>
      <w:proofErr w:type="spellEnd"/>
      <w:r w:rsidRPr="00550846">
        <w:rPr>
          <w:rFonts w:asciiTheme="minorEastAsia" w:eastAsiaTheme="minorEastAsia" w:hAnsiTheme="minorEastAsia" w:cs="맑은 고딕"/>
          <w:spacing w:val="0"/>
          <w:kern w:val="0"/>
          <w:szCs w:val="20"/>
          <w:shd w:val="clear" w:color="auto" w:fill="FFFFFF"/>
          <w:lang w:val="x-none"/>
        </w:rPr>
        <w:t xml:space="preserve"> 미국 아마존의 계열사로 EU-</w:t>
      </w:r>
      <w:proofErr w:type="spellStart"/>
      <w:r w:rsidRPr="00550846">
        <w:rPr>
          <w:rFonts w:asciiTheme="minorEastAsia" w:eastAsiaTheme="minorEastAsia" w:hAnsiTheme="minorEastAsia" w:cs="맑은 고딕"/>
          <w:spacing w:val="0"/>
          <w:kern w:val="0"/>
          <w:szCs w:val="20"/>
          <w:shd w:val="clear" w:color="auto" w:fill="FFFFFF"/>
          <w:lang w:val="x-none"/>
        </w:rPr>
        <w:t>미국</w:t>
      </w:r>
      <w:proofErr w:type="spellEnd"/>
      <w:r w:rsidRPr="00550846">
        <w:rPr>
          <w:rFonts w:asciiTheme="minorEastAsia" w:eastAsiaTheme="minorEastAsia" w:hAnsiTheme="minorEastAsia" w:cs="맑은 고딕"/>
          <w:spacing w:val="0"/>
          <w:kern w:val="0"/>
          <w:szCs w:val="20"/>
          <w:shd w:val="clear" w:color="auto" w:fill="FFFFFF"/>
          <w:lang w:val="x-none"/>
        </w:rPr>
        <w:t xml:space="preserve"> 및 스위스-</w:t>
      </w:r>
      <w:proofErr w:type="spellStart"/>
      <w:r w:rsidRPr="00550846">
        <w:rPr>
          <w:rFonts w:asciiTheme="minorEastAsia" w:eastAsiaTheme="minorEastAsia" w:hAnsiTheme="minorEastAsia" w:cs="맑은 고딕"/>
          <w:spacing w:val="0"/>
          <w:kern w:val="0"/>
          <w:szCs w:val="20"/>
          <w:shd w:val="clear" w:color="auto" w:fill="FFFFFF"/>
          <w:lang w:val="x-none"/>
        </w:rPr>
        <w:t>미국간</w:t>
      </w:r>
      <w:proofErr w:type="spellEnd"/>
      <w:r w:rsidRPr="00550846">
        <w:rPr>
          <w:rFonts w:asciiTheme="minorEastAsia" w:eastAsiaTheme="minorEastAsia" w:hAnsiTheme="minorEastAsia" w:cs="맑은 고딕"/>
          <w:spacing w:val="0"/>
          <w:kern w:val="0"/>
          <w:szCs w:val="20"/>
          <w:shd w:val="clear" w:color="auto" w:fill="FFFFFF"/>
          <w:lang w:val="x-none"/>
        </w:rPr>
        <w:t xml:space="preserve"> 개인정보 보호체계와 동일한 개인정보보호 정책을 </w:t>
      </w:r>
      <w:proofErr w:type="spellStart"/>
      <w:r w:rsidRPr="00550846">
        <w:rPr>
          <w:rFonts w:asciiTheme="minorEastAsia" w:eastAsiaTheme="minorEastAsia" w:hAnsiTheme="minorEastAsia" w:cs="맑은 고딕"/>
          <w:spacing w:val="0"/>
          <w:kern w:val="0"/>
          <w:szCs w:val="20"/>
          <w:shd w:val="clear" w:color="auto" w:fill="FFFFFF"/>
          <w:lang w:val="x-none"/>
        </w:rPr>
        <w:t>적용받습니다</w:t>
      </w:r>
      <w:proofErr w:type="spellEnd"/>
      <w:r w:rsidRPr="00550846">
        <w:rPr>
          <w:rFonts w:asciiTheme="minorEastAsia" w:eastAsiaTheme="minorEastAsia" w:hAnsiTheme="minorEastAsia" w:cs="맑은 고딕"/>
          <w:spacing w:val="0"/>
          <w:kern w:val="0"/>
          <w:szCs w:val="20"/>
          <w:shd w:val="clear" w:color="auto" w:fill="FFFFFF"/>
          <w:lang w:val="x-none"/>
        </w:rPr>
        <w:t>. 또한, 아마존의 엄격한 통제하에 데이터 관리 업무를 수행합니다.</w:t>
      </w:r>
    </w:p>
    <w:p w:rsidR="00DE6A88" w:rsidRPr="00550846" w:rsidRDefault="00DE6A88" w:rsidP="00C34ABE">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73"/>
        <w:gridCol w:w="8122"/>
      </w:tblGrid>
      <w:tr w:rsidR="00DE6A88" w:rsidRPr="00550846" w:rsidTr="00E077E3">
        <w:tc>
          <w:tcPr>
            <w:tcW w:w="896" w:type="pct"/>
            <w:vAlign w:val="center"/>
            <w:hideMark/>
          </w:tcPr>
          <w:p w:rsidR="00DE6A88" w:rsidRPr="007D6FA9" w:rsidRDefault="00DE6A88" w:rsidP="00E077E3">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구분(위탁업무 내용)</w:t>
            </w:r>
          </w:p>
        </w:tc>
        <w:tc>
          <w:tcPr>
            <w:tcW w:w="4104" w:type="pct"/>
            <w:vAlign w:val="center"/>
            <w:hideMark/>
          </w:tcPr>
          <w:p w:rsidR="00034841" w:rsidRPr="007D6FA9" w:rsidRDefault="00034841" w:rsidP="00034841">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클라우드 서버 운영 및 관리</w:t>
            </w:r>
            <w:r w:rsidRPr="007D6FA9">
              <w:rPr>
                <w:rFonts w:asciiTheme="minorEastAsia" w:eastAsiaTheme="minorEastAsia" w:hAnsiTheme="minorEastAsia" w:cs="Arial" w:hint="eastAsia"/>
                <w:color w:val="0000FF"/>
                <w:spacing w:val="-6"/>
                <w:sz w:val="20"/>
                <w:szCs w:val="20"/>
              </w:rPr>
              <w:t>,</w:t>
            </w:r>
          </w:p>
          <w:p w:rsidR="00DE6A88" w:rsidRPr="007D6FA9" w:rsidRDefault="00034841" w:rsidP="00034841">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hint="eastAsia"/>
                <w:color w:val="0000FF"/>
                <w:spacing w:val="-6"/>
                <w:sz w:val="20"/>
                <w:szCs w:val="20"/>
              </w:rPr>
              <w:t>재난, 재해로부터 안전한 이용자 데이터 보호를 위한 국가간 데이터 백업(보관)</w:t>
            </w:r>
          </w:p>
        </w:tc>
      </w:tr>
      <w:tr w:rsidR="00DE6A88" w:rsidRPr="00550846" w:rsidTr="00E077E3">
        <w:tc>
          <w:tcPr>
            <w:tcW w:w="896" w:type="pct"/>
            <w:vAlign w:val="center"/>
            <w:hideMark/>
          </w:tcPr>
          <w:p w:rsidR="00DE6A88" w:rsidRPr="007D6FA9" w:rsidRDefault="00DE6A88" w:rsidP="00E077E3">
            <w:pPr>
              <w:pStyle w:val="af8"/>
              <w:spacing w:before="0" w:beforeAutospacing="0" w:after="0" w:afterAutospacing="0"/>
              <w:rPr>
                <w:rFonts w:asciiTheme="minorEastAsia" w:eastAsiaTheme="minorEastAsia" w:hAnsiTheme="minorEastAsia" w:cs="Arial"/>
                <w:color w:val="0000FF"/>
                <w:spacing w:val="-6"/>
                <w:sz w:val="20"/>
                <w:szCs w:val="20"/>
              </w:rPr>
            </w:pPr>
            <w:proofErr w:type="spellStart"/>
            <w:r w:rsidRPr="007D6FA9">
              <w:rPr>
                <w:rFonts w:asciiTheme="minorEastAsia" w:eastAsiaTheme="minorEastAsia" w:hAnsiTheme="minorEastAsia" w:cs="Arial"/>
                <w:color w:val="0000FF"/>
                <w:spacing w:val="-6"/>
                <w:sz w:val="20"/>
                <w:szCs w:val="20"/>
              </w:rPr>
              <w:t>이전받는</w:t>
            </w:r>
            <w:proofErr w:type="spellEnd"/>
            <w:r w:rsidRPr="007D6FA9">
              <w:rPr>
                <w:rFonts w:asciiTheme="minorEastAsia" w:eastAsiaTheme="minorEastAsia" w:hAnsiTheme="minorEastAsia" w:cs="Arial"/>
                <w:color w:val="0000FF"/>
                <w:spacing w:val="-6"/>
                <w:sz w:val="20"/>
                <w:szCs w:val="20"/>
              </w:rPr>
              <w:t xml:space="preserve"> 자 (연락처)</w:t>
            </w:r>
          </w:p>
        </w:tc>
        <w:tc>
          <w:tcPr>
            <w:tcW w:w="4104" w:type="pct"/>
            <w:vAlign w:val="center"/>
            <w:hideMark/>
          </w:tcPr>
          <w:p w:rsidR="00DE6A88" w:rsidRPr="007D6FA9" w:rsidRDefault="00DE6A88" w:rsidP="00E077E3">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Amazon Web Services</w:t>
            </w:r>
            <w:r w:rsidRPr="007D6FA9">
              <w:rPr>
                <w:rFonts w:asciiTheme="minorEastAsia" w:eastAsiaTheme="minorEastAsia" w:hAnsiTheme="minorEastAsia" w:cs="Arial"/>
                <w:color w:val="0000FF"/>
                <w:spacing w:val="-6"/>
                <w:sz w:val="20"/>
                <w:szCs w:val="20"/>
              </w:rPr>
              <w:br/>
              <w:t>(https://aws.amazon.com/compliance/contact)</w:t>
            </w:r>
          </w:p>
        </w:tc>
      </w:tr>
      <w:tr w:rsidR="00DE6A88" w:rsidRPr="00550846" w:rsidTr="00E077E3">
        <w:tc>
          <w:tcPr>
            <w:tcW w:w="896" w:type="pct"/>
            <w:vAlign w:val="center"/>
            <w:hideMark/>
          </w:tcPr>
          <w:p w:rsidR="00DE6A88" w:rsidRPr="007D6FA9" w:rsidRDefault="00DE6A88" w:rsidP="00E077E3">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개인정보 항목</w:t>
            </w:r>
          </w:p>
        </w:tc>
        <w:tc>
          <w:tcPr>
            <w:tcW w:w="4104" w:type="pct"/>
            <w:vAlign w:val="center"/>
            <w:hideMark/>
          </w:tcPr>
          <w:p w:rsidR="00DE6A88" w:rsidRPr="007D6FA9" w:rsidRDefault="00DE6A88" w:rsidP="00E077E3">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본 개인정보 처리방침의 “수집하는 개인정보의 항목 및 수집방법”에 명시된 개인정보 항목 일체</w:t>
            </w:r>
          </w:p>
        </w:tc>
      </w:tr>
      <w:tr w:rsidR="00DE6A88" w:rsidRPr="00550846" w:rsidTr="00E077E3">
        <w:tc>
          <w:tcPr>
            <w:tcW w:w="896" w:type="pct"/>
            <w:vAlign w:val="center"/>
            <w:hideMark/>
          </w:tcPr>
          <w:p w:rsidR="00DE6A88" w:rsidRPr="007D6FA9" w:rsidRDefault="00DE6A88" w:rsidP="00E077E3">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이전되는 국가</w:t>
            </w:r>
          </w:p>
        </w:tc>
        <w:tc>
          <w:tcPr>
            <w:tcW w:w="4104" w:type="pct"/>
            <w:vAlign w:val="center"/>
            <w:hideMark/>
          </w:tcPr>
          <w:p w:rsidR="00DE6A88" w:rsidRPr="007D6FA9" w:rsidRDefault="00DE6A88" w:rsidP="00E077E3">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미국</w:t>
            </w:r>
          </w:p>
        </w:tc>
      </w:tr>
      <w:tr w:rsidR="00DE6A88" w:rsidRPr="00550846" w:rsidTr="00E077E3">
        <w:tc>
          <w:tcPr>
            <w:tcW w:w="896" w:type="pct"/>
            <w:vAlign w:val="center"/>
            <w:hideMark/>
          </w:tcPr>
          <w:p w:rsidR="00DE6A88" w:rsidRPr="007D6FA9" w:rsidRDefault="00DE6A88" w:rsidP="00E077E3">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이전 일시 및 방법</w:t>
            </w:r>
          </w:p>
        </w:tc>
        <w:tc>
          <w:tcPr>
            <w:tcW w:w="4104" w:type="pct"/>
            <w:vAlign w:val="center"/>
            <w:hideMark/>
          </w:tcPr>
          <w:p w:rsidR="00DE6A88" w:rsidRPr="007D6FA9" w:rsidRDefault="00DE6A88" w:rsidP="00E077E3">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서비스 이용 시 네트워크를 통해 전송</w:t>
            </w:r>
          </w:p>
        </w:tc>
      </w:tr>
      <w:tr w:rsidR="00DE6A88" w:rsidRPr="00550846" w:rsidTr="00E077E3">
        <w:tc>
          <w:tcPr>
            <w:tcW w:w="896" w:type="pct"/>
            <w:vAlign w:val="center"/>
            <w:hideMark/>
          </w:tcPr>
          <w:p w:rsidR="00DE6A88" w:rsidRPr="007D6FA9" w:rsidRDefault="00DE6A88" w:rsidP="00E077E3">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개인정보 이용 기간</w:t>
            </w:r>
          </w:p>
        </w:tc>
        <w:tc>
          <w:tcPr>
            <w:tcW w:w="4104" w:type="pct"/>
            <w:vAlign w:val="center"/>
            <w:hideMark/>
          </w:tcPr>
          <w:p w:rsidR="00DE6A88" w:rsidRPr="007D6FA9" w:rsidRDefault="00DE6A88" w:rsidP="00E077E3">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color w:val="0000FF"/>
                <w:spacing w:val="-6"/>
                <w:sz w:val="20"/>
                <w:szCs w:val="20"/>
              </w:rPr>
              <w:t>클라우드 서비스 이용 계약 종료 시 까지</w:t>
            </w:r>
          </w:p>
        </w:tc>
      </w:tr>
      <w:tr w:rsidR="00DE6A88" w:rsidRPr="00550846" w:rsidTr="00E077E3">
        <w:tc>
          <w:tcPr>
            <w:tcW w:w="896" w:type="pct"/>
            <w:vAlign w:val="center"/>
          </w:tcPr>
          <w:p w:rsidR="00DE6A88" w:rsidRPr="007D6FA9" w:rsidRDefault="00DE6A88" w:rsidP="00E077E3">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hint="eastAsia"/>
                <w:color w:val="0000FF"/>
                <w:spacing w:val="-6"/>
                <w:sz w:val="20"/>
                <w:szCs w:val="20"/>
              </w:rPr>
              <w:t>이전을 거부하는 방법,</w:t>
            </w:r>
            <w:r w:rsidRPr="007D6FA9">
              <w:rPr>
                <w:rFonts w:asciiTheme="minorEastAsia" w:eastAsiaTheme="minorEastAsia" w:hAnsiTheme="minorEastAsia" w:cs="Arial"/>
                <w:color w:val="0000FF"/>
                <w:spacing w:val="-6"/>
                <w:sz w:val="20"/>
                <w:szCs w:val="20"/>
              </w:rPr>
              <w:t xml:space="preserve"> </w:t>
            </w:r>
            <w:r w:rsidRPr="007D6FA9">
              <w:rPr>
                <w:rFonts w:asciiTheme="minorEastAsia" w:eastAsiaTheme="minorEastAsia" w:hAnsiTheme="minorEastAsia" w:cs="Arial" w:hint="eastAsia"/>
                <w:color w:val="0000FF"/>
                <w:spacing w:val="-6"/>
                <w:sz w:val="20"/>
                <w:szCs w:val="20"/>
              </w:rPr>
              <w:t>절차 및 거부의 효과</w:t>
            </w:r>
          </w:p>
        </w:tc>
        <w:tc>
          <w:tcPr>
            <w:tcW w:w="4104" w:type="pct"/>
            <w:vAlign w:val="center"/>
          </w:tcPr>
          <w:p w:rsidR="00DE6A88" w:rsidRPr="007D6FA9" w:rsidRDefault="00DE6A88" w:rsidP="00E077E3">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hint="eastAsia"/>
                <w:color w:val="0000FF"/>
                <w:spacing w:val="-6"/>
                <w:sz w:val="20"/>
                <w:szCs w:val="20"/>
              </w:rPr>
              <w:t>서비스 제공을 위해 이전되므로 개인정보 이전을 거부하실 경우 해당 서비스 이용이 불가능합니다.</w:t>
            </w:r>
            <w:r w:rsidRPr="007D6FA9">
              <w:rPr>
                <w:rFonts w:asciiTheme="minorEastAsia" w:eastAsiaTheme="minorEastAsia" w:hAnsiTheme="minorEastAsia" w:cs="Arial"/>
                <w:color w:val="0000FF"/>
                <w:spacing w:val="-6"/>
                <w:sz w:val="20"/>
                <w:szCs w:val="20"/>
              </w:rPr>
              <w:t xml:space="preserve"> </w:t>
            </w:r>
            <w:r w:rsidRPr="007D6FA9">
              <w:rPr>
                <w:rFonts w:asciiTheme="minorEastAsia" w:eastAsiaTheme="minorEastAsia" w:hAnsiTheme="minorEastAsia" w:cs="Arial" w:hint="eastAsia"/>
                <w:color w:val="0000FF"/>
                <w:spacing w:val="-6"/>
                <w:sz w:val="20"/>
                <w:szCs w:val="20"/>
              </w:rPr>
              <w:t>이에 이전을 원치 않으실 경우 회원탈퇴 진행 또는 고객센터에 문의주시길 바랍니다.</w:t>
            </w:r>
          </w:p>
        </w:tc>
      </w:tr>
      <w:tr w:rsidR="00DE6A88" w:rsidRPr="00550846" w:rsidTr="00E077E3">
        <w:tc>
          <w:tcPr>
            <w:tcW w:w="896" w:type="pct"/>
            <w:vAlign w:val="center"/>
          </w:tcPr>
          <w:p w:rsidR="00DE6A88" w:rsidRPr="007D6FA9" w:rsidRDefault="00DE6A88" w:rsidP="00E077E3">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hint="eastAsia"/>
                <w:color w:val="0000FF"/>
                <w:spacing w:val="-6"/>
                <w:sz w:val="20"/>
                <w:szCs w:val="20"/>
              </w:rPr>
              <w:t>국외 이전 근거</w:t>
            </w:r>
          </w:p>
        </w:tc>
        <w:tc>
          <w:tcPr>
            <w:tcW w:w="4104" w:type="pct"/>
            <w:vAlign w:val="center"/>
          </w:tcPr>
          <w:p w:rsidR="00DE6A88" w:rsidRPr="007D6FA9" w:rsidRDefault="00DE6A88" w:rsidP="00E077E3">
            <w:pPr>
              <w:pStyle w:val="af8"/>
              <w:spacing w:before="0" w:beforeAutospacing="0" w:after="0" w:afterAutospacing="0"/>
              <w:rPr>
                <w:rFonts w:asciiTheme="minorEastAsia" w:eastAsiaTheme="minorEastAsia" w:hAnsiTheme="minorEastAsia" w:cs="Arial"/>
                <w:color w:val="0000FF"/>
                <w:spacing w:val="-6"/>
                <w:sz w:val="20"/>
                <w:szCs w:val="20"/>
              </w:rPr>
            </w:pPr>
            <w:r w:rsidRPr="007D6FA9">
              <w:rPr>
                <w:rFonts w:asciiTheme="minorEastAsia" w:eastAsiaTheme="minorEastAsia" w:hAnsiTheme="minorEastAsia" w:cs="Arial" w:hint="eastAsia"/>
                <w:color w:val="0000FF"/>
                <w:spacing w:val="-6"/>
                <w:sz w:val="20"/>
                <w:szCs w:val="20"/>
              </w:rPr>
              <w:t>개인정보 보호법 제2</w:t>
            </w:r>
            <w:r w:rsidRPr="007D6FA9">
              <w:rPr>
                <w:rFonts w:asciiTheme="minorEastAsia" w:eastAsiaTheme="minorEastAsia" w:hAnsiTheme="minorEastAsia" w:cs="Arial"/>
                <w:color w:val="0000FF"/>
                <w:spacing w:val="-6"/>
                <w:sz w:val="20"/>
                <w:szCs w:val="20"/>
              </w:rPr>
              <w:t>8</w:t>
            </w:r>
            <w:r w:rsidRPr="007D6FA9">
              <w:rPr>
                <w:rFonts w:asciiTheme="minorEastAsia" w:eastAsiaTheme="minorEastAsia" w:hAnsiTheme="minorEastAsia" w:cs="Arial" w:hint="eastAsia"/>
                <w:color w:val="0000FF"/>
                <w:spacing w:val="-6"/>
                <w:sz w:val="20"/>
                <w:szCs w:val="20"/>
              </w:rPr>
              <w:t>조의8</w:t>
            </w:r>
            <w:r w:rsidRPr="007D6FA9">
              <w:rPr>
                <w:rFonts w:asciiTheme="minorEastAsia" w:eastAsiaTheme="minorEastAsia" w:hAnsiTheme="minorEastAsia" w:cs="Arial"/>
                <w:color w:val="0000FF"/>
                <w:spacing w:val="-6"/>
                <w:sz w:val="20"/>
                <w:szCs w:val="20"/>
              </w:rPr>
              <w:t xml:space="preserve"> </w:t>
            </w:r>
            <w:r w:rsidRPr="007D6FA9">
              <w:rPr>
                <w:rFonts w:asciiTheme="minorEastAsia" w:eastAsiaTheme="minorEastAsia" w:hAnsiTheme="minorEastAsia" w:cs="Arial" w:hint="eastAsia"/>
                <w:color w:val="0000FF"/>
                <w:spacing w:val="-6"/>
                <w:sz w:val="20"/>
                <w:szCs w:val="20"/>
              </w:rPr>
              <w:t xml:space="preserve">제1항 제3호 </w:t>
            </w:r>
            <w:proofErr w:type="spellStart"/>
            <w:r w:rsidRPr="007D6FA9">
              <w:rPr>
                <w:rFonts w:asciiTheme="minorEastAsia" w:eastAsiaTheme="minorEastAsia" w:hAnsiTheme="minorEastAsia" w:cs="Arial" w:hint="eastAsia"/>
                <w:color w:val="0000FF"/>
                <w:spacing w:val="-6"/>
                <w:sz w:val="20"/>
                <w:szCs w:val="20"/>
              </w:rPr>
              <w:t>가목</w:t>
            </w:r>
            <w:proofErr w:type="spellEnd"/>
          </w:p>
        </w:tc>
      </w:tr>
    </w:tbl>
    <w:p w:rsidR="00C34ABE" w:rsidRPr="00550846" w:rsidRDefault="00C34ABE" w:rsidP="00DE5F71">
      <w:pPr>
        <w:widowControl/>
        <w:shd w:val="clear" w:color="auto" w:fill="FEFEFE"/>
        <w:wordWrap/>
        <w:autoSpaceDE/>
        <w:autoSpaceDN/>
        <w:jc w:val="left"/>
        <w:textAlignment w:val="baseline"/>
        <w:rPr>
          <w:rFonts w:asciiTheme="minorEastAsia" w:eastAsiaTheme="minorEastAsia" w:hAnsiTheme="minorEastAsia" w:cs="맑은 고딕"/>
          <w:spacing w:val="0"/>
          <w:kern w:val="0"/>
          <w:szCs w:val="20"/>
          <w:shd w:val="clear" w:color="auto" w:fill="FFFFFF"/>
        </w:rPr>
      </w:pPr>
    </w:p>
    <w:p w:rsidR="00FA2ED7" w:rsidRPr="00550846" w:rsidRDefault="00FA2ED7" w:rsidP="00FA2ED7">
      <w:pPr>
        <w:pStyle w:val="X"/>
        <w:rPr>
          <w:rFonts w:asciiTheme="minorEastAsia" w:eastAsiaTheme="minorEastAsia" w:hAnsiTheme="minorEastAsia"/>
          <w:shd w:val="clear" w:color="auto" w:fill="FFFFFF"/>
        </w:rPr>
      </w:pPr>
      <w:r w:rsidRPr="00550846">
        <w:rPr>
          <w:rFonts w:asciiTheme="minorEastAsia" w:eastAsiaTheme="minorEastAsia" w:hAnsiTheme="minorEastAsia" w:hint="eastAsia"/>
          <w:shd w:val="clear" w:color="auto" w:fill="FFFFFF"/>
        </w:rPr>
        <w:t>제</w:t>
      </w:r>
      <w:r w:rsidR="00274A36" w:rsidRPr="00550846">
        <w:rPr>
          <w:rFonts w:asciiTheme="minorEastAsia" w:eastAsiaTheme="minorEastAsia" w:hAnsiTheme="minorEastAsia" w:hint="eastAsia"/>
          <w:shd w:val="clear" w:color="auto" w:fill="FFFFFF"/>
        </w:rPr>
        <w:t xml:space="preserve"> </w:t>
      </w:r>
      <w:r w:rsidRPr="00550846">
        <w:rPr>
          <w:rFonts w:asciiTheme="minorEastAsia" w:eastAsiaTheme="minorEastAsia" w:hAnsiTheme="minorEastAsia" w:hint="eastAsia"/>
          <w:shd w:val="clear" w:color="auto" w:fill="FFFFFF"/>
        </w:rPr>
        <w:t>6조 정보주체와 법정대리인의 권리,</w:t>
      </w:r>
      <w:r w:rsidRPr="00550846">
        <w:rPr>
          <w:rFonts w:asciiTheme="minorEastAsia" w:eastAsiaTheme="minorEastAsia" w:hAnsiTheme="minorEastAsia"/>
          <w:shd w:val="clear" w:color="auto" w:fill="FFFFFF"/>
        </w:rPr>
        <w:t xml:space="preserve"> </w:t>
      </w:r>
      <w:r w:rsidRPr="00550846">
        <w:rPr>
          <w:rFonts w:asciiTheme="minorEastAsia" w:eastAsiaTheme="minorEastAsia" w:hAnsiTheme="minorEastAsia" w:hint="eastAsia"/>
          <w:shd w:val="clear" w:color="auto" w:fill="FFFFFF"/>
        </w:rPr>
        <w:t>의무 및 행사방법</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① 정보주체는 </w:t>
      </w:r>
      <w:proofErr w:type="spellStart"/>
      <w:r w:rsidRPr="00550846">
        <w:rPr>
          <w:rFonts w:asciiTheme="minorEastAsia" w:eastAsiaTheme="minorEastAsia" w:hAnsiTheme="minorEastAsia" w:cs="맑은 고딕"/>
          <w:spacing w:val="0"/>
          <w:kern w:val="0"/>
          <w:szCs w:val="20"/>
          <w:shd w:val="clear" w:color="auto" w:fill="FFFFFF"/>
          <w:lang w:val="x-none"/>
        </w:rPr>
        <w:t>데스커에</w:t>
      </w:r>
      <w:proofErr w:type="spellEnd"/>
      <w:r w:rsidRPr="00550846">
        <w:rPr>
          <w:rFonts w:asciiTheme="minorEastAsia" w:eastAsiaTheme="minorEastAsia" w:hAnsiTheme="minorEastAsia" w:cs="맑은 고딕"/>
          <w:spacing w:val="0"/>
          <w:kern w:val="0"/>
          <w:szCs w:val="20"/>
          <w:shd w:val="clear" w:color="auto" w:fill="FFFFFF"/>
          <w:lang w:val="x-none"/>
        </w:rPr>
        <w:t xml:space="preserve"> 대해 언제든지 개인정보 열람, 정정, 삭제, 처리정지 요구 등의 권리를 행사할 수 있습니다.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②</w:t>
      </w:r>
      <w:r w:rsidRPr="00550846">
        <w:rPr>
          <w:rFonts w:asciiTheme="minorEastAsia" w:eastAsiaTheme="minorEastAsia" w:hAnsiTheme="minorEastAsia" w:cs="맑은 고딕"/>
          <w:spacing w:val="0"/>
          <w:kern w:val="0"/>
          <w:szCs w:val="20"/>
          <w:shd w:val="clear" w:color="auto" w:fill="FFFFFF"/>
          <w:lang w:val="x-none"/>
        </w:rPr>
        <w:t xml:space="preserve"> 제 1항에 따른 권리 행사는 아래와 같은 방법으로 하실 수 있습니다.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1.개인정보보호법 시행령 제41조 1항에 따라 개인정보보호 책임자 및 담당자에게 서면, 전자우편, 모사전송(FAX)를 통한 요청</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2. </w:t>
      </w:r>
      <w:proofErr w:type="spellStart"/>
      <w:r w:rsidRPr="00550846">
        <w:rPr>
          <w:rFonts w:asciiTheme="minorEastAsia" w:eastAsiaTheme="minorEastAsia" w:hAnsiTheme="minorEastAsia" w:cs="맑은 고딕"/>
          <w:spacing w:val="0"/>
          <w:kern w:val="0"/>
          <w:szCs w:val="20"/>
          <w:shd w:val="clear" w:color="auto" w:fill="FFFFFF"/>
          <w:lang w:val="x-none"/>
        </w:rPr>
        <w:t>데스커</w:t>
      </w:r>
      <w:proofErr w:type="spellEnd"/>
      <w:r w:rsidRPr="00550846">
        <w:rPr>
          <w:rFonts w:asciiTheme="minorEastAsia" w:eastAsiaTheme="minorEastAsia" w:hAnsiTheme="minorEastAsia" w:cs="맑은 고딕"/>
          <w:spacing w:val="0"/>
          <w:kern w:val="0"/>
          <w:szCs w:val="20"/>
          <w:shd w:val="clear" w:color="auto" w:fill="FFFFFF"/>
          <w:lang w:val="x-none"/>
        </w:rPr>
        <w:t xml:space="preserve"> 쇼핑몰의 첫 화면 로그인 후 마이페이지 진입 후 [</w:t>
      </w:r>
      <w:proofErr w:type="spellStart"/>
      <w:r w:rsidRPr="00550846">
        <w:rPr>
          <w:rFonts w:asciiTheme="minorEastAsia" w:eastAsiaTheme="minorEastAsia" w:hAnsiTheme="minorEastAsia" w:cs="맑은 고딕"/>
          <w:spacing w:val="0"/>
          <w:kern w:val="0"/>
          <w:szCs w:val="20"/>
          <w:shd w:val="clear" w:color="auto" w:fill="FFFFFF"/>
          <w:lang w:val="x-none"/>
        </w:rPr>
        <w:t>마이페이지</w:t>
      </w:r>
      <w:proofErr w:type="spellEnd"/>
      <w:r w:rsidRPr="00550846">
        <w:rPr>
          <w:rFonts w:asciiTheme="minorEastAsia" w:eastAsiaTheme="minorEastAsia" w:hAnsiTheme="minorEastAsia" w:cs="맑은 고딕"/>
          <w:spacing w:val="0"/>
          <w:kern w:val="0"/>
          <w:szCs w:val="20"/>
          <w:shd w:val="clear" w:color="auto" w:fill="FFFFFF"/>
          <w:lang w:val="x-none"/>
        </w:rPr>
        <w:t xml:space="preserve"> &gt; 회원정보변경]을 클릭하여 직접 열람 또는 정정.</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③</w:t>
      </w:r>
      <w:r w:rsidRPr="00550846">
        <w:rPr>
          <w:rFonts w:asciiTheme="minorEastAsia" w:eastAsiaTheme="minorEastAsia" w:hAnsiTheme="minorEastAsia" w:cs="맑은 고딕"/>
          <w:spacing w:val="0"/>
          <w:kern w:val="0"/>
          <w:szCs w:val="20"/>
          <w:shd w:val="clear" w:color="auto" w:fill="FFFFFF"/>
          <w:lang w:val="x-none"/>
        </w:rPr>
        <w:t xml:space="preserve"> 제1항에 따른 권리 행사는 정보주체의 법정대리인이나 위임을 받은 자 등 대리인을 통해 하실 수 있습니다. 이 경우 개인정보 보호법 시행규칙 별지 제11호 서식에 따른 위임장을 제출하셔야 합니다.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④</w:t>
      </w:r>
      <w:r w:rsidRPr="00550846">
        <w:rPr>
          <w:rFonts w:asciiTheme="minorEastAsia" w:eastAsiaTheme="minorEastAsia" w:hAnsiTheme="minorEastAsia" w:cs="맑은 고딕"/>
          <w:spacing w:val="0"/>
          <w:kern w:val="0"/>
          <w:szCs w:val="20"/>
          <w:shd w:val="clear" w:color="auto" w:fill="FFFFFF"/>
          <w:lang w:val="x-none"/>
        </w:rPr>
        <w:t xml:space="preserve"> 개인정보 열람 및 처리정지 요구는 개인정보보호법 제35조</w:t>
      </w:r>
      <w:r w:rsidR="007A262D" w:rsidRPr="00550846">
        <w:rPr>
          <w:rFonts w:asciiTheme="minorEastAsia" w:eastAsiaTheme="minorEastAsia" w:hAnsiTheme="minorEastAsia" w:cs="맑은 고딕"/>
          <w:spacing w:val="0"/>
          <w:kern w:val="0"/>
          <w:szCs w:val="20"/>
          <w:shd w:val="clear" w:color="auto" w:fill="FFFFFF"/>
          <w:lang w:val="x-none"/>
        </w:rPr>
        <w:t xml:space="preserve"> </w:t>
      </w:r>
      <w:r w:rsidR="007A262D" w:rsidRPr="00550846">
        <w:rPr>
          <w:rFonts w:asciiTheme="minorEastAsia" w:eastAsiaTheme="minorEastAsia" w:hAnsiTheme="minorEastAsia" w:cs="맑은 고딕" w:hint="eastAsia"/>
          <w:spacing w:val="0"/>
          <w:kern w:val="0"/>
          <w:szCs w:val="20"/>
          <w:shd w:val="clear" w:color="auto" w:fill="FFFFFF"/>
          <w:lang w:val="x-none"/>
        </w:rPr>
        <w:t>제4</w:t>
      </w:r>
      <w:r w:rsidR="00787A13" w:rsidRPr="00550846">
        <w:rPr>
          <w:rFonts w:asciiTheme="minorEastAsia" w:eastAsiaTheme="minorEastAsia" w:hAnsiTheme="minorEastAsia" w:cs="맑은 고딕"/>
          <w:spacing w:val="0"/>
          <w:kern w:val="0"/>
          <w:szCs w:val="20"/>
          <w:shd w:val="clear" w:color="auto" w:fill="FFFFFF"/>
          <w:lang w:val="x-none"/>
        </w:rPr>
        <w:t>항</w:t>
      </w:r>
      <w:r w:rsidRPr="00550846">
        <w:rPr>
          <w:rFonts w:asciiTheme="minorEastAsia" w:eastAsiaTheme="minorEastAsia" w:hAnsiTheme="minorEastAsia" w:cs="맑은 고딕"/>
          <w:spacing w:val="0"/>
          <w:kern w:val="0"/>
          <w:szCs w:val="20"/>
          <w:shd w:val="clear" w:color="auto" w:fill="FFFFFF"/>
          <w:lang w:val="x-none"/>
        </w:rPr>
        <w:t xml:space="preserve">, 제37조 </w:t>
      </w:r>
      <w:r w:rsidR="007A262D" w:rsidRPr="00550846">
        <w:rPr>
          <w:rFonts w:asciiTheme="minorEastAsia" w:eastAsiaTheme="minorEastAsia" w:hAnsiTheme="minorEastAsia" w:cs="맑은 고딕" w:hint="eastAsia"/>
          <w:spacing w:val="0"/>
          <w:kern w:val="0"/>
          <w:szCs w:val="20"/>
          <w:shd w:val="clear" w:color="auto" w:fill="FFFFFF"/>
          <w:lang w:val="x-none"/>
        </w:rPr>
        <w:t>제</w:t>
      </w:r>
      <w:r w:rsidRPr="00550846">
        <w:rPr>
          <w:rFonts w:asciiTheme="minorEastAsia" w:eastAsiaTheme="minorEastAsia" w:hAnsiTheme="minorEastAsia" w:cs="맑은 고딕"/>
          <w:spacing w:val="0"/>
          <w:kern w:val="0"/>
          <w:szCs w:val="20"/>
          <w:shd w:val="clear" w:color="auto" w:fill="FFFFFF"/>
          <w:lang w:val="x-none"/>
        </w:rPr>
        <w:t>2항에 의하여 정보주체의 권리가 제한될 수 있습니다.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lastRenderedPageBreak/>
        <w:t>⑤ 개인정보의 정정 및 삭제 요구는 다른 법령에서 그 개인정보가 수집 대상으로 명시되어 있는 경우에는 그 삭제를 요구할 수 없습니다.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⑥ </w:t>
      </w: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정보주체 권리에 따른 열람의 요구, 정정/</w:t>
      </w:r>
      <w:proofErr w:type="spellStart"/>
      <w:r w:rsidRPr="00550846">
        <w:rPr>
          <w:rFonts w:asciiTheme="minorEastAsia" w:eastAsiaTheme="minorEastAsia" w:hAnsiTheme="minorEastAsia" w:cs="맑은 고딕"/>
          <w:spacing w:val="0"/>
          <w:kern w:val="0"/>
          <w:szCs w:val="20"/>
          <w:shd w:val="clear" w:color="auto" w:fill="FFFFFF"/>
          <w:lang w:val="x-none"/>
        </w:rPr>
        <w:t>삭제의</w:t>
      </w:r>
      <w:proofErr w:type="spellEnd"/>
      <w:r w:rsidRPr="00550846">
        <w:rPr>
          <w:rFonts w:asciiTheme="minorEastAsia" w:eastAsiaTheme="minorEastAsia" w:hAnsiTheme="minorEastAsia" w:cs="맑은 고딕"/>
          <w:spacing w:val="0"/>
          <w:kern w:val="0"/>
          <w:szCs w:val="20"/>
          <w:shd w:val="clear" w:color="auto" w:fill="FFFFFF"/>
          <w:lang w:val="x-none"/>
        </w:rPr>
        <w:t xml:space="preserve"> 요구, 처리정지의 요구 시 열람 등 요구를 한 자가 본인이거나 정당한 대리인인지를 확인합니다.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p w:rsidR="00274A36" w:rsidRPr="00550846" w:rsidRDefault="00274A36" w:rsidP="00274A36">
      <w:pPr>
        <w:pStyle w:val="X"/>
        <w:rPr>
          <w:rFonts w:asciiTheme="minorEastAsia" w:eastAsiaTheme="minorEastAsia" w:hAnsiTheme="minorEastAsia"/>
          <w:shd w:val="clear" w:color="auto" w:fill="FFFFFF"/>
        </w:rPr>
      </w:pPr>
      <w:r w:rsidRPr="00550846">
        <w:rPr>
          <w:rFonts w:asciiTheme="minorEastAsia" w:eastAsiaTheme="minorEastAsia" w:hAnsiTheme="minorEastAsia" w:hint="eastAsia"/>
          <w:shd w:val="clear" w:color="auto" w:fill="FFFFFF"/>
        </w:rPr>
        <w:t>제 7조 개인정보 수집</w:t>
      </w:r>
      <w:r w:rsidRPr="00550846">
        <w:rPr>
          <w:rFonts w:asciiTheme="minorEastAsia" w:eastAsiaTheme="minorEastAsia" w:hAnsiTheme="minorEastAsia"/>
          <w:shd w:val="clear" w:color="auto" w:fill="FFFFFF"/>
        </w:rPr>
        <w:t>·</w:t>
      </w:r>
      <w:r w:rsidRPr="00550846">
        <w:rPr>
          <w:rFonts w:asciiTheme="minorEastAsia" w:eastAsiaTheme="minorEastAsia" w:hAnsiTheme="minorEastAsia" w:hint="eastAsia"/>
          <w:shd w:val="clear" w:color="auto" w:fill="FFFFFF"/>
        </w:rPr>
        <w:t>이용제공에 대한 동의 철회</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회원가입 등을 통해 개인정보의 수집, 이용, 제공에 대해 동의한 내용은 언제든지 철회가 가능합니다. </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동의철회는 </w:t>
      </w:r>
      <w:proofErr w:type="spellStart"/>
      <w:r w:rsidRPr="00550846">
        <w:rPr>
          <w:rFonts w:asciiTheme="minorEastAsia" w:eastAsiaTheme="minorEastAsia" w:hAnsiTheme="minorEastAsia" w:cs="맑은 고딕"/>
          <w:spacing w:val="0"/>
          <w:kern w:val="0"/>
          <w:szCs w:val="20"/>
          <w:shd w:val="clear" w:color="auto" w:fill="FFFFFF"/>
          <w:lang w:val="x-none"/>
        </w:rPr>
        <w:t>데스커</w:t>
      </w:r>
      <w:proofErr w:type="spellEnd"/>
      <w:r w:rsidRPr="00550846">
        <w:rPr>
          <w:rFonts w:asciiTheme="minorEastAsia" w:eastAsiaTheme="minorEastAsia" w:hAnsiTheme="minorEastAsia" w:cs="맑은 고딕"/>
          <w:spacing w:val="0"/>
          <w:kern w:val="0"/>
          <w:szCs w:val="20"/>
          <w:shd w:val="clear" w:color="auto" w:fill="FFFFFF"/>
          <w:lang w:val="x-none"/>
        </w:rPr>
        <w:t xml:space="preserve"> 쇼핑몰 첫 화면에서 로그인 후 [</w:t>
      </w:r>
      <w:proofErr w:type="spellStart"/>
      <w:r w:rsidRPr="00550846">
        <w:rPr>
          <w:rFonts w:asciiTheme="minorEastAsia" w:eastAsiaTheme="minorEastAsia" w:hAnsiTheme="minorEastAsia" w:cs="맑은 고딕"/>
          <w:spacing w:val="0"/>
          <w:kern w:val="0"/>
          <w:szCs w:val="20"/>
          <w:shd w:val="clear" w:color="auto" w:fill="FFFFFF"/>
          <w:lang w:val="x-none"/>
        </w:rPr>
        <w:t>마이페이지</w:t>
      </w:r>
      <w:proofErr w:type="spellEnd"/>
      <w:r w:rsidRPr="00550846">
        <w:rPr>
          <w:rFonts w:asciiTheme="minorEastAsia" w:eastAsiaTheme="minorEastAsia" w:hAnsiTheme="minorEastAsia" w:cs="맑은 고딕"/>
          <w:spacing w:val="0"/>
          <w:kern w:val="0"/>
          <w:szCs w:val="20"/>
          <w:shd w:val="clear" w:color="auto" w:fill="FFFFFF"/>
          <w:lang w:val="x-none"/>
        </w:rPr>
        <w:t xml:space="preserve"> &gt; 회원정보변경] 또는 [</w:t>
      </w:r>
      <w:proofErr w:type="spellStart"/>
      <w:r w:rsidRPr="00550846">
        <w:rPr>
          <w:rFonts w:asciiTheme="minorEastAsia" w:eastAsiaTheme="minorEastAsia" w:hAnsiTheme="minorEastAsia" w:cs="맑은 고딕"/>
          <w:spacing w:val="0"/>
          <w:kern w:val="0"/>
          <w:szCs w:val="20"/>
          <w:shd w:val="clear" w:color="auto" w:fill="FFFFFF"/>
          <w:lang w:val="x-none"/>
        </w:rPr>
        <w:t>마이페이지</w:t>
      </w:r>
      <w:proofErr w:type="spellEnd"/>
      <w:r w:rsidRPr="00550846">
        <w:rPr>
          <w:rFonts w:asciiTheme="minorEastAsia" w:eastAsiaTheme="minorEastAsia" w:hAnsiTheme="minorEastAsia" w:cs="맑은 고딕"/>
          <w:spacing w:val="0"/>
          <w:kern w:val="0"/>
          <w:szCs w:val="20"/>
          <w:shd w:val="clear" w:color="auto" w:fill="FFFFFF"/>
          <w:lang w:val="x-none"/>
        </w:rPr>
        <w:t>&gt;</w:t>
      </w:r>
      <w:proofErr w:type="spellStart"/>
      <w:r w:rsidRPr="00550846">
        <w:rPr>
          <w:rFonts w:asciiTheme="minorEastAsia" w:eastAsiaTheme="minorEastAsia" w:hAnsiTheme="minorEastAsia" w:cs="맑은 고딕"/>
          <w:spacing w:val="0"/>
          <w:kern w:val="0"/>
          <w:szCs w:val="20"/>
          <w:shd w:val="clear" w:color="auto" w:fill="FFFFFF"/>
          <w:lang w:val="x-none"/>
        </w:rPr>
        <w:t>회원탈퇴</w:t>
      </w:r>
      <w:proofErr w:type="spellEnd"/>
      <w:r w:rsidRPr="00550846">
        <w:rPr>
          <w:rFonts w:asciiTheme="minorEastAsia" w:eastAsiaTheme="minorEastAsia" w:hAnsiTheme="minorEastAsia" w:cs="맑은 고딕"/>
          <w:spacing w:val="0"/>
          <w:kern w:val="0"/>
          <w:szCs w:val="20"/>
          <w:shd w:val="clear" w:color="auto" w:fill="FFFFFF"/>
          <w:lang w:val="x-none"/>
        </w:rPr>
        <w:t>]를 통해 가능합니다. </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또한, 온라인을 통해 직접 개인정보 열람 및 정정이 어려우신 경우 개인정보보호 책임자 및 담당자에게 서면, 전화 또는 이메일로 연락을 주시면 지체 없이 처리하겠습니다.</w:t>
      </w:r>
    </w:p>
    <w:p w:rsidR="00274A36" w:rsidRPr="00550846" w:rsidRDefault="00274A36" w:rsidP="00274A36">
      <w:pPr>
        <w:pStyle w:val="af2"/>
        <w:jc w:val="left"/>
        <w:rPr>
          <w:rFonts w:asciiTheme="minorEastAsia" w:eastAsiaTheme="minorEastAsia" w:hAnsiTheme="minorEastAsia"/>
          <w:shd w:val="clear" w:color="auto" w:fill="FFFFFF"/>
          <w:lang w:eastAsia="ko-KR"/>
        </w:rPr>
      </w:pPr>
    </w:p>
    <w:p w:rsidR="00274A36" w:rsidRPr="00550846" w:rsidRDefault="00274A36" w:rsidP="00274A36">
      <w:pPr>
        <w:pStyle w:val="X"/>
        <w:rPr>
          <w:rFonts w:asciiTheme="minorEastAsia" w:eastAsiaTheme="minorEastAsia" w:hAnsiTheme="minorEastAsia"/>
          <w:shd w:val="clear" w:color="auto" w:fill="FFFFFF"/>
        </w:rPr>
      </w:pPr>
      <w:r w:rsidRPr="00550846">
        <w:rPr>
          <w:rFonts w:asciiTheme="minorEastAsia" w:eastAsiaTheme="minorEastAsia" w:hAnsiTheme="minorEastAsia" w:hint="eastAsia"/>
          <w:shd w:val="clear" w:color="auto" w:fill="FFFFFF"/>
        </w:rPr>
        <w:t>제 8조 개인정보의 안전성 확보 조치</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「개인정보보호법」 제29조에 따라 다음과 같은 안전성 확보에 필요한 </w:t>
      </w:r>
      <w:proofErr w:type="gramStart"/>
      <w:r w:rsidRPr="00550846">
        <w:rPr>
          <w:rFonts w:asciiTheme="minorEastAsia" w:eastAsiaTheme="minorEastAsia" w:hAnsiTheme="minorEastAsia" w:cs="맑은 고딕"/>
          <w:spacing w:val="0"/>
          <w:kern w:val="0"/>
          <w:szCs w:val="20"/>
          <w:shd w:val="clear" w:color="auto" w:fill="FFFFFF"/>
          <w:lang w:val="x-none"/>
        </w:rPr>
        <w:t>기술적,</w:t>
      </w:r>
      <w:proofErr w:type="spellStart"/>
      <w:r w:rsidRPr="00550846">
        <w:rPr>
          <w:rFonts w:asciiTheme="minorEastAsia" w:eastAsiaTheme="minorEastAsia" w:hAnsiTheme="minorEastAsia" w:cs="맑은 고딕"/>
          <w:spacing w:val="0"/>
          <w:kern w:val="0"/>
          <w:szCs w:val="20"/>
          <w:shd w:val="clear" w:color="auto" w:fill="FFFFFF"/>
          <w:lang w:val="x-none"/>
        </w:rPr>
        <w:t>관리적</w:t>
      </w:r>
      <w:proofErr w:type="spellEnd"/>
      <w:proofErr w:type="gramEnd"/>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물리적</w:t>
      </w:r>
      <w:proofErr w:type="spellEnd"/>
      <w:r w:rsidRPr="00550846">
        <w:rPr>
          <w:rFonts w:asciiTheme="minorEastAsia" w:eastAsiaTheme="minorEastAsia" w:hAnsiTheme="minorEastAsia" w:cs="맑은 고딕"/>
          <w:spacing w:val="0"/>
          <w:kern w:val="0"/>
          <w:szCs w:val="20"/>
          <w:shd w:val="clear" w:color="auto" w:fill="FFFFFF"/>
          <w:lang w:val="x-none"/>
        </w:rPr>
        <w:t xml:space="preserve"> 조치를 하고 있습니다.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①</w:t>
      </w:r>
      <w:r w:rsidRPr="00550846">
        <w:rPr>
          <w:rFonts w:asciiTheme="minorEastAsia" w:eastAsiaTheme="minorEastAsia" w:hAnsiTheme="minorEastAsia" w:cs="맑은 고딕"/>
          <w:spacing w:val="0"/>
          <w:kern w:val="0"/>
          <w:szCs w:val="20"/>
          <w:shd w:val="clear" w:color="auto" w:fill="FFFFFF"/>
          <w:lang w:val="x-none"/>
        </w:rPr>
        <w:t xml:space="preserve"> 내부관리계획의 수립 및 시행</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roofErr w:type="spellStart"/>
      <w:r w:rsidRPr="00550846">
        <w:rPr>
          <w:rFonts w:asciiTheme="minorEastAsia" w:eastAsiaTheme="minorEastAsia" w:hAnsiTheme="minorEastAsia" w:cs="맑은 고딕"/>
          <w:spacing w:val="0"/>
          <w:kern w:val="0"/>
          <w:szCs w:val="20"/>
          <w:shd w:val="clear" w:color="auto" w:fill="FFFFFF"/>
          <w:lang w:val="x-none"/>
        </w:rPr>
        <w:t>데스커의</w:t>
      </w:r>
      <w:proofErr w:type="spellEnd"/>
      <w:r w:rsidRPr="00550846">
        <w:rPr>
          <w:rFonts w:asciiTheme="minorEastAsia" w:eastAsiaTheme="minorEastAsia" w:hAnsiTheme="minorEastAsia" w:cs="맑은 고딕"/>
          <w:spacing w:val="0"/>
          <w:kern w:val="0"/>
          <w:szCs w:val="20"/>
          <w:shd w:val="clear" w:color="auto" w:fill="FFFFFF"/>
          <w:lang w:val="x-none"/>
        </w:rPr>
        <w:t xml:space="preserve"> 내부관리계획을 수립하고 내부관리 지침을 준수하여 시행합니다.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②</w:t>
      </w:r>
      <w:r w:rsidRPr="00550846">
        <w:rPr>
          <w:rFonts w:asciiTheme="minorEastAsia" w:eastAsiaTheme="minorEastAsia" w:hAnsiTheme="minorEastAsia" w:cs="맑은 고딕"/>
          <w:spacing w:val="0"/>
          <w:kern w:val="0"/>
          <w:szCs w:val="20"/>
          <w:shd w:val="clear" w:color="auto" w:fill="FFFFFF"/>
          <w:lang w:val="x-none"/>
        </w:rPr>
        <w:t xml:space="preserve"> 개인정보 처리 담당자의 최소화 및 교육</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개인정보를 처리하는 담당자를 지정하고 최소화하며, 주기적 교육 및 개인정보보호 서약서 등을 통해 개인정보를 관리하는 대책을 시행하고 있습니다.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개인정보 처리 최소한에 해당하는 인원은 다음과 같습니다.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1. 개인정보보호책임자 및 담당자 등 개인정보 보호업무를 수행하는 자</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2. 이용자를 직접 상대로 하여 마케팅 업무를 수행하는 자</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3. 기타 업무상 개인정보의 처리가 불가피한 자</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③</w:t>
      </w:r>
      <w:r w:rsidRPr="00550846">
        <w:rPr>
          <w:rFonts w:asciiTheme="minorEastAsia" w:eastAsiaTheme="minorEastAsia" w:hAnsiTheme="minorEastAsia" w:cs="맑은 고딕"/>
          <w:spacing w:val="0"/>
          <w:kern w:val="0"/>
          <w:szCs w:val="20"/>
          <w:shd w:val="clear" w:color="auto" w:fill="FFFFFF"/>
          <w:lang w:val="x-none"/>
        </w:rPr>
        <w:t xml:space="preserve"> 개인정보에 대한 접근제한</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개인정보를 처리하는 데이터베이스시스템에 대한 접근권한의 부여, 변경, 말소를 통하여 개인정보에 대한 접근통제를 위하여 필요한 조치를 하고 있으며 침입차단시스템을 이용하여 외부로부터의 무단 접근을 통제하고 있습니다.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④</w:t>
      </w:r>
      <w:r w:rsidRPr="00550846">
        <w:rPr>
          <w:rFonts w:asciiTheme="minorEastAsia" w:eastAsiaTheme="minorEastAsia" w:hAnsiTheme="minorEastAsia" w:cs="맑은 고딕"/>
          <w:spacing w:val="0"/>
          <w:kern w:val="0"/>
          <w:szCs w:val="20"/>
          <w:shd w:val="clear" w:color="auto" w:fill="FFFFFF"/>
          <w:lang w:val="x-none"/>
        </w:rPr>
        <w:t xml:space="preserve"> 접속기록의 보관 및 </w:t>
      </w:r>
      <w:proofErr w:type="spellStart"/>
      <w:r w:rsidRPr="00550846">
        <w:rPr>
          <w:rFonts w:asciiTheme="minorEastAsia" w:eastAsiaTheme="minorEastAsia" w:hAnsiTheme="minorEastAsia" w:cs="맑은 고딕"/>
          <w:spacing w:val="0"/>
          <w:kern w:val="0"/>
          <w:szCs w:val="20"/>
          <w:shd w:val="clear" w:color="auto" w:fill="FFFFFF"/>
          <w:lang w:val="x-none"/>
        </w:rPr>
        <w:t>위변조</w:t>
      </w:r>
      <w:proofErr w:type="spellEnd"/>
      <w:r w:rsidRPr="00550846">
        <w:rPr>
          <w:rFonts w:asciiTheme="minorEastAsia" w:eastAsiaTheme="minorEastAsia" w:hAnsiTheme="minorEastAsia" w:cs="맑은 고딕"/>
          <w:spacing w:val="0"/>
          <w:kern w:val="0"/>
          <w:szCs w:val="20"/>
          <w:shd w:val="clear" w:color="auto" w:fill="FFFFFF"/>
          <w:lang w:val="x-none"/>
        </w:rPr>
        <w:t xml:space="preserve"> 방지</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개인정보 처리 담당자가 개인정보처리시스템에 접속한 기록을 최소 2년 이상 보관, 관리하고 있으며, 접속기록이 </w:t>
      </w:r>
      <w:proofErr w:type="spellStart"/>
      <w:r w:rsidRPr="00550846">
        <w:rPr>
          <w:rFonts w:asciiTheme="minorEastAsia" w:eastAsiaTheme="minorEastAsia" w:hAnsiTheme="minorEastAsia" w:cs="맑은 고딕"/>
          <w:spacing w:val="0"/>
          <w:kern w:val="0"/>
          <w:szCs w:val="20"/>
          <w:shd w:val="clear" w:color="auto" w:fill="FFFFFF"/>
          <w:lang w:val="x-none"/>
        </w:rPr>
        <w:t>위변조</w:t>
      </w:r>
      <w:proofErr w:type="spellEnd"/>
      <w:r w:rsidRPr="00550846">
        <w:rPr>
          <w:rFonts w:asciiTheme="minorEastAsia" w:eastAsiaTheme="minorEastAsia" w:hAnsiTheme="minorEastAsia" w:cs="맑은 고딕"/>
          <w:spacing w:val="0"/>
          <w:kern w:val="0"/>
          <w:szCs w:val="20"/>
          <w:shd w:val="clear" w:color="auto" w:fill="FFFFFF"/>
          <w:lang w:val="x-none"/>
        </w:rPr>
        <w:t xml:space="preserve"> 및 도난, 분실되지 않도록 보안기능을 사용하고 있습니다.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⑤</w:t>
      </w:r>
      <w:r w:rsidRPr="00550846">
        <w:rPr>
          <w:rFonts w:asciiTheme="minorEastAsia" w:eastAsiaTheme="minorEastAsia" w:hAnsiTheme="minorEastAsia" w:cs="맑은 고딕"/>
          <w:spacing w:val="0"/>
          <w:kern w:val="0"/>
          <w:szCs w:val="20"/>
          <w:shd w:val="clear" w:color="auto" w:fill="FFFFFF"/>
          <w:lang w:val="x-none"/>
        </w:rPr>
        <w:t xml:space="preserve"> 개인정보의 암호화</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암호알고리즘을 이용하여 네트워크 상의 개인정보를 안전하게 전송할 수 있는 보안장치를 채택하고 있습니다.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lastRenderedPageBreak/>
        <w:t>⑥</w:t>
      </w:r>
      <w:r w:rsidRPr="00550846">
        <w:rPr>
          <w:rFonts w:asciiTheme="minorEastAsia" w:eastAsiaTheme="minorEastAsia" w:hAnsiTheme="minorEastAsia" w:cs="맑은 고딕"/>
          <w:spacing w:val="0"/>
          <w:kern w:val="0"/>
          <w:szCs w:val="20"/>
          <w:shd w:val="clear" w:color="auto" w:fill="FFFFFF"/>
          <w:lang w:val="x-none"/>
        </w:rPr>
        <w:t xml:space="preserve"> 해킹 등에 대비한 기술적 대책</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해킹이나 컴퓨터 바이러스 등에 의한 개인정보 유출 및 훼손을 막기 위하여 보안 프로그램을 설치하고 주기적인 </w:t>
      </w:r>
      <w:proofErr w:type="gramStart"/>
      <w:r w:rsidRPr="00550846">
        <w:rPr>
          <w:rFonts w:asciiTheme="minorEastAsia" w:eastAsiaTheme="minorEastAsia" w:hAnsiTheme="minorEastAsia" w:cs="맑은 고딕"/>
          <w:spacing w:val="0"/>
          <w:kern w:val="0"/>
          <w:szCs w:val="20"/>
          <w:shd w:val="clear" w:color="auto" w:fill="FFFFFF"/>
          <w:lang w:val="x-none"/>
        </w:rPr>
        <w:t>갱신,</w:t>
      </w:r>
      <w:proofErr w:type="spellStart"/>
      <w:r w:rsidRPr="00550846">
        <w:rPr>
          <w:rFonts w:asciiTheme="minorEastAsia" w:eastAsiaTheme="minorEastAsia" w:hAnsiTheme="minorEastAsia" w:cs="맑은 고딕"/>
          <w:spacing w:val="0"/>
          <w:kern w:val="0"/>
          <w:szCs w:val="20"/>
          <w:shd w:val="clear" w:color="auto" w:fill="FFFFFF"/>
          <w:lang w:val="x-none"/>
        </w:rPr>
        <w:t>점검을</w:t>
      </w:r>
      <w:proofErr w:type="spellEnd"/>
      <w:proofErr w:type="gramEnd"/>
      <w:r w:rsidRPr="00550846">
        <w:rPr>
          <w:rFonts w:asciiTheme="minorEastAsia" w:eastAsiaTheme="minorEastAsia" w:hAnsiTheme="minorEastAsia" w:cs="맑은 고딕"/>
          <w:spacing w:val="0"/>
          <w:kern w:val="0"/>
          <w:szCs w:val="20"/>
          <w:shd w:val="clear" w:color="auto" w:fill="FFFFFF"/>
          <w:lang w:val="x-none"/>
        </w:rPr>
        <w:t xml:space="preserve"> 하며 외부로부터 접근이 통제된 구역에 시스템을 설치하고 기술적/</w:t>
      </w:r>
      <w:proofErr w:type="spellStart"/>
      <w:r w:rsidRPr="00550846">
        <w:rPr>
          <w:rFonts w:asciiTheme="minorEastAsia" w:eastAsiaTheme="minorEastAsia" w:hAnsiTheme="minorEastAsia" w:cs="맑은 고딕"/>
          <w:spacing w:val="0"/>
          <w:kern w:val="0"/>
          <w:szCs w:val="20"/>
          <w:shd w:val="clear" w:color="auto" w:fill="FFFFFF"/>
          <w:lang w:val="x-none"/>
        </w:rPr>
        <w:t>물리적으로</w:t>
      </w:r>
      <w:proofErr w:type="spellEnd"/>
      <w:r w:rsidRPr="00550846">
        <w:rPr>
          <w:rFonts w:asciiTheme="minorEastAsia" w:eastAsiaTheme="minorEastAsia" w:hAnsiTheme="minorEastAsia" w:cs="맑은 고딕"/>
          <w:spacing w:val="0"/>
          <w:kern w:val="0"/>
          <w:szCs w:val="20"/>
          <w:shd w:val="clear" w:color="auto" w:fill="FFFFFF"/>
          <w:lang w:val="x-none"/>
        </w:rPr>
        <w:t xml:space="preserve"> 감시 및 차단하고 있습니다. 또한 네트워크 트래픽의 통제(Monitoring)는 물론 불법적으로 정보를 변경하는 등의 시도를 탐지하고 있습니다.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⑦ 비인가자에 대한 출입통제</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개인정보를 보관하고 있는 개인정보시스템의 물리적 보관 장소를 별도로 두고 이에 대한 출입통제 절차를 수립, 운영하고 있습니다.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p w:rsidR="00274A36" w:rsidRPr="00550846" w:rsidRDefault="00274A36" w:rsidP="00274A36">
      <w:pPr>
        <w:pStyle w:val="X"/>
        <w:rPr>
          <w:rFonts w:asciiTheme="minorEastAsia" w:eastAsiaTheme="minorEastAsia" w:hAnsiTheme="minorEastAsia"/>
          <w:shd w:val="clear" w:color="auto" w:fill="FFFFFF"/>
        </w:rPr>
      </w:pPr>
      <w:r w:rsidRPr="00550846">
        <w:rPr>
          <w:rFonts w:asciiTheme="minorEastAsia" w:eastAsiaTheme="minorEastAsia" w:hAnsiTheme="minorEastAsia" w:hint="eastAsia"/>
          <w:shd w:val="clear" w:color="auto" w:fill="FFFFFF"/>
        </w:rPr>
        <w:t>제 9조 이용자의 의무</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① 고객의 개인정보를 최신의 상태로 정확하게 입력하여 불의의 사고를 예방해 주시기 바랍니다. 이용자가 입력한 부정확한 정보로 인해 발생하는 사고의 책임은 이용자 자신에게 있으며 타인 정보의 도용 등 허위정보를 입력할 경우 회원 자격이 상실될 수 있습니다.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② </w:t>
      </w:r>
      <w:proofErr w:type="spellStart"/>
      <w:r w:rsidRPr="00550846">
        <w:rPr>
          <w:rFonts w:asciiTheme="minorEastAsia" w:eastAsiaTheme="minorEastAsia" w:hAnsiTheme="minorEastAsia" w:cs="맑은 고딕"/>
          <w:spacing w:val="0"/>
          <w:kern w:val="0"/>
          <w:szCs w:val="20"/>
          <w:shd w:val="clear" w:color="auto" w:fill="FFFFFF"/>
          <w:lang w:val="x-none"/>
        </w:rPr>
        <w:t>데스커</w:t>
      </w:r>
      <w:proofErr w:type="spellEnd"/>
      <w:r w:rsidRPr="00550846">
        <w:rPr>
          <w:rFonts w:asciiTheme="minorEastAsia" w:eastAsiaTheme="minorEastAsia" w:hAnsiTheme="minorEastAsia" w:cs="맑은 고딕"/>
          <w:spacing w:val="0"/>
          <w:kern w:val="0"/>
          <w:szCs w:val="20"/>
          <w:shd w:val="clear" w:color="auto" w:fill="FFFFFF"/>
          <w:lang w:val="x-none"/>
        </w:rPr>
        <w:t xml:space="preserve"> 이용고객은 고객의 개인정보를 보호받을 권리와 함께 스스로를 보호하고 타인의 정보를 침해하지 않을 의무도 가지고 있습니다. </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비밀번호를 포함한 고객의 개인정보가 유출되지 않도록 조심하시고, 게시물을 포함한 타인의 개인정보를 훼손하지 않도록 유의해 주시기 바랍니다. 만약 이 같은 책임을 다하지 못하고 타인의 정보 및 존엄성을 훼손할 시에는 「정보통신망 이용촉진 및 정보보호 등에 관한 법률」등에 의해 처벌받을 수 있습니다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p w:rsidR="00274A36" w:rsidRPr="00550846" w:rsidRDefault="00274A36" w:rsidP="00274A36">
      <w:pPr>
        <w:pStyle w:val="X"/>
        <w:rPr>
          <w:rFonts w:asciiTheme="minorEastAsia" w:eastAsiaTheme="minorEastAsia" w:hAnsiTheme="minorEastAsia"/>
          <w:shd w:val="clear" w:color="auto" w:fill="FFFFFF"/>
        </w:rPr>
      </w:pPr>
      <w:r w:rsidRPr="00550846">
        <w:rPr>
          <w:rFonts w:asciiTheme="minorEastAsia" w:eastAsiaTheme="minorEastAsia" w:hAnsiTheme="minorEastAsia" w:hint="eastAsia"/>
          <w:shd w:val="clear" w:color="auto" w:fill="FFFFFF"/>
        </w:rPr>
        <w:t xml:space="preserve">제 </w:t>
      </w:r>
      <w:r w:rsidRPr="00550846">
        <w:rPr>
          <w:rFonts w:asciiTheme="minorEastAsia" w:eastAsiaTheme="minorEastAsia" w:hAnsiTheme="minorEastAsia"/>
          <w:shd w:val="clear" w:color="auto" w:fill="FFFFFF"/>
        </w:rPr>
        <w:t>10</w:t>
      </w:r>
      <w:r w:rsidRPr="00550846">
        <w:rPr>
          <w:rFonts w:asciiTheme="minorEastAsia" w:eastAsiaTheme="minorEastAsia" w:hAnsiTheme="minorEastAsia" w:hint="eastAsia"/>
          <w:shd w:val="clear" w:color="auto" w:fill="FFFFFF"/>
        </w:rPr>
        <w:t>조 권익침해 구제방법</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① </w:t>
      </w: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개인정보보호와 관련하여 고객이 의견과 불만을 제기할 수 있는 창구를 아래와 같이 개설하고 있습니다.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개인정보</w:t>
      </w:r>
      <w:proofErr w:type="spellEnd"/>
      <w:r w:rsidRPr="00550846">
        <w:rPr>
          <w:rFonts w:asciiTheme="minorEastAsia" w:eastAsiaTheme="minorEastAsia" w:hAnsiTheme="minorEastAsia" w:cs="맑은 고딕"/>
          <w:spacing w:val="0"/>
          <w:kern w:val="0"/>
          <w:szCs w:val="20"/>
          <w:shd w:val="clear" w:color="auto" w:fill="FFFFFF"/>
          <w:lang w:val="x-none"/>
        </w:rPr>
        <w:t xml:space="preserve"> 보호담당자]</w:t>
      </w:r>
    </w:p>
    <w:p w:rsidR="00274A36" w:rsidRPr="00550846" w:rsidRDefault="00274A36" w:rsidP="00274A36">
      <w:pPr>
        <w:pStyle w:val="af2"/>
        <w:numPr>
          <w:ilvl w:val="0"/>
          <w:numId w:val="37"/>
        </w:numPr>
        <w:jc w:val="left"/>
        <w:rPr>
          <w:rFonts w:asciiTheme="minorEastAsia" w:eastAsiaTheme="minorEastAsia" w:hAnsiTheme="minorEastAsia" w:cs="Courier New"/>
          <w:shd w:val="clear" w:color="auto" w:fill="FFFFFF"/>
          <w:lang w:eastAsia="ko-KR"/>
        </w:rPr>
      </w:pPr>
      <w:proofErr w:type="gramStart"/>
      <w:r w:rsidRPr="00550846">
        <w:rPr>
          <w:rFonts w:asciiTheme="minorEastAsia" w:eastAsiaTheme="minorEastAsia" w:hAnsiTheme="minorEastAsia" w:cs="Courier New"/>
          <w:shd w:val="clear" w:color="auto" w:fill="FFFFFF"/>
          <w:lang w:eastAsia="ko-KR"/>
        </w:rPr>
        <w:t>성명 :</w:t>
      </w:r>
      <w:proofErr w:type="gramEnd"/>
      <w:r w:rsidRPr="00550846">
        <w:rPr>
          <w:rFonts w:asciiTheme="minorEastAsia" w:eastAsiaTheme="minorEastAsia" w:hAnsiTheme="minorEastAsia" w:cs="Courier New"/>
          <w:shd w:val="clear" w:color="auto" w:fill="FFFFFF"/>
          <w:lang w:eastAsia="ko-KR"/>
        </w:rPr>
        <w:t xml:space="preserve"> 김선영</w:t>
      </w:r>
    </w:p>
    <w:p w:rsidR="00274A36" w:rsidRPr="00550846" w:rsidRDefault="00274A36" w:rsidP="00274A36">
      <w:pPr>
        <w:pStyle w:val="af2"/>
        <w:numPr>
          <w:ilvl w:val="0"/>
          <w:numId w:val="37"/>
        </w:numPr>
        <w:jc w:val="left"/>
        <w:rPr>
          <w:rFonts w:asciiTheme="minorEastAsia" w:eastAsiaTheme="minorEastAsia" w:hAnsiTheme="minorEastAsia" w:cs="Courier New"/>
          <w:shd w:val="clear" w:color="auto" w:fill="FFFFFF"/>
          <w:lang w:eastAsia="ko-KR"/>
        </w:rPr>
      </w:pPr>
      <w:proofErr w:type="gramStart"/>
      <w:r w:rsidRPr="00550846">
        <w:rPr>
          <w:rFonts w:asciiTheme="minorEastAsia" w:eastAsiaTheme="minorEastAsia" w:hAnsiTheme="minorEastAsia" w:cs="Courier New"/>
          <w:shd w:val="clear" w:color="auto" w:fill="FFFFFF"/>
          <w:lang w:eastAsia="ko-KR"/>
        </w:rPr>
        <w:t>메일 :</w:t>
      </w:r>
      <w:proofErr w:type="gramEnd"/>
      <w:r w:rsidRPr="00550846">
        <w:rPr>
          <w:rFonts w:asciiTheme="minorEastAsia" w:eastAsiaTheme="minorEastAsia" w:hAnsiTheme="minorEastAsia" w:cs="Courier New"/>
          <w:shd w:val="clear" w:color="auto" w:fill="FFFFFF"/>
          <w:lang w:eastAsia="ko-KR"/>
        </w:rPr>
        <w:t xml:space="preserve"> desker@fursys.com</w:t>
      </w:r>
    </w:p>
    <w:p w:rsidR="00274A36" w:rsidRPr="00550846" w:rsidRDefault="00274A36" w:rsidP="00274A36">
      <w:pPr>
        <w:pStyle w:val="af2"/>
        <w:numPr>
          <w:ilvl w:val="0"/>
          <w:numId w:val="37"/>
        </w:numPr>
        <w:jc w:val="left"/>
        <w:rPr>
          <w:rFonts w:asciiTheme="minorEastAsia" w:eastAsiaTheme="minorEastAsia" w:hAnsiTheme="minorEastAsia" w:cs="Courier New"/>
          <w:shd w:val="clear" w:color="auto" w:fill="FFFFFF"/>
          <w:lang w:eastAsia="ko-KR"/>
        </w:rPr>
      </w:pPr>
      <w:proofErr w:type="gramStart"/>
      <w:r w:rsidRPr="00550846">
        <w:rPr>
          <w:rFonts w:asciiTheme="minorEastAsia" w:eastAsiaTheme="minorEastAsia" w:hAnsiTheme="minorEastAsia" w:cs="Courier New"/>
          <w:shd w:val="clear" w:color="auto" w:fill="FFFFFF"/>
          <w:lang w:eastAsia="ko-KR"/>
        </w:rPr>
        <w:t>전화번호 :</w:t>
      </w:r>
      <w:proofErr w:type="gramEnd"/>
      <w:r w:rsidRPr="00550846">
        <w:rPr>
          <w:rFonts w:asciiTheme="minorEastAsia" w:eastAsiaTheme="minorEastAsia" w:hAnsiTheme="minorEastAsia" w:cs="Courier New"/>
          <w:shd w:val="clear" w:color="auto" w:fill="FFFFFF"/>
          <w:lang w:eastAsia="ko-KR"/>
        </w:rPr>
        <w:t xml:space="preserve"> 02-3400-6369</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②</w:t>
      </w:r>
      <w:r w:rsidRPr="00550846">
        <w:rPr>
          <w:rFonts w:asciiTheme="minorEastAsia" w:eastAsiaTheme="minorEastAsia" w:hAnsiTheme="minorEastAsia" w:cs="맑은 고딕"/>
          <w:spacing w:val="0"/>
          <w:kern w:val="0"/>
          <w:szCs w:val="20"/>
          <w:shd w:val="clear" w:color="auto" w:fill="FFFFFF"/>
          <w:lang w:val="x-none"/>
        </w:rPr>
        <w:t xml:space="preserve"> 전화상담은 평일 (월-금) 오전 9:30 – 17:30 에만 가능합니다. 휴일(토/일)</w:t>
      </w:r>
      <w:proofErr w:type="spellStart"/>
      <w:r w:rsidRPr="00550846">
        <w:rPr>
          <w:rFonts w:asciiTheme="minorEastAsia" w:eastAsiaTheme="minorEastAsia" w:hAnsiTheme="minorEastAsia" w:cs="맑은 고딕"/>
          <w:spacing w:val="0"/>
          <w:kern w:val="0"/>
          <w:szCs w:val="20"/>
          <w:shd w:val="clear" w:color="auto" w:fill="FFFFFF"/>
          <w:lang w:val="x-none"/>
        </w:rPr>
        <w:t>이나</w:t>
      </w:r>
      <w:proofErr w:type="spellEnd"/>
      <w:r w:rsidRPr="00550846">
        <w:rPr>
          <w:rFonts w:asciiTheme="minorEastAsia" w:eastAsiaTheme="minorEastAsia" w:hAnsiTheme="minorEastAsia" w:cs="맑은 고딕"/>
          <w:spacing w:val="0"/>
          <w:kern w:val="0"/>
          <w:szCs w:val="20"/>
          <w:shd w:val="clear" w:color="auto" w:fill="FFFFFF"/>
          <w:lang w:val="x-none"/>
        </w:rPr>
        <w:t xml:space="preserve"> 공휴일의 경우 온라인 1:1문의 게시판 또는 전자우편을 이용해주시기 바랍니다.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③</w:t>
      </w:r>
      <w:r w:rsidRPr="00550846">
        <w:rPr>
          <w:rFonts w:asciiTheme="minorEastAsia" w:eastAsiaTheme="minorEastAsia" w:hAnsiTheme="minorEastAsia" w:cs="맑은 고딕"/>
          <w:spacing w:val="0"/>
          <w:kern w:val="0"/>
          <w:szCs w:val="20"/>
          <w:shd w:val="clear" w:color="auto" w:fill="FFFFFF"/>
          <w:lang w:val="x-none"/>
        </w:rPr>
        <w:t xml:space="preserve"> 전자우편이나 팩스 및 우편을 이용한 상담은 접수 후 24시간 내에 답변될 수 있도록 노력하겠습니다. 다만, 근무시간 이후 또는 주말 및 공휴일에는 익일 처리하는 것을 원칙으로 합니다.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④</w:t>
      </w:r>
      <w:r w:rsidRPr="00550846">
        <w:rPr>
          <w:rFonts w:asciiTheme="minorEastAsia" w:eastAsiaTheme="minorEastAsia" w:hAnsiTheme="minorEastAsia" w:cs="맑은 고딕"/>
          <w:spacing w:val="0"/>
          <w:kern w:val="0"/>
          <w:szCs w:val="20"/>
          <w:shd w:val="clear" w:color="auto" w:fill="FFFFFF"/>
          <w:lang w:val="x-none"/>
        </w:rPr>
        <w:t xml:space="preserve"> 기타 개인정보에 관한 상담이 필요한 경우에는 개인정보침해신고센터, 개인정보분쟁조정위원회, 대검찰청 사이버수사과, 경찰청 사이버수사국 등으로 문의하실 수 있습니다.</w:t>
      </w:r>
    </w:p>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tbl>
      <w:tblPr>
        <w:tblW w:w="5000" w:type="pct"/>
        <w:tblCellMar>
          <w:left w:w="0" w:type="dxa"/>
          <w:right w:w="0" w:type="dxa"/>
        </w:tblCellMar>
        <w:tblLook w:val="04A0" w:firstRow="1" w:lastRow="0" w:firstColumn="1" w:lastColumn="0" w:noHBand="0" w:noVBand="1"/>
      </w:tblPr>
      <w:tblGrid>
        <w:gridCol w:w="3295"/>
        <w:gridCol w:w="3296"/>
        <w:gridCol w:w="3294"/>
      </w:tblGrid>
      <w:tr w:rsidR="00274A36" w:rsidRPr="00550846" w:rsidTr="00274A36">
        <w:trPr>
          <w:trHeight w:val="360"/>
        </w:trPr>
        <w:tc>
          <w:tcPr>
            <w:tcW w:w="1667"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신고 및 상담기관</w:t>
            </w:r>
          </w:p>
        </w:tc>
        <w:tc>
          <w:tcPr>
            <w:tcW w:w="166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전화번호</w:t>
            </w:r>
          </w:p>
        </w:tc>
        <w:tc>
          <w:tcPr>
            <w:tcW w:w="166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홈페이지</w:t>
            </w:r>
          </w:p>
        </w:tc>
      </w:tr>
      <w:tr w:rsidR="00274A36" w:rsidRPr="00550846" w:rsidTr="00274A36">
        <w:trPr>
          <w:trHeight w:val="360"/>
        </w:trPr>
        <w:tc>
          <w:tcPr>
            <w:tcW w:w="166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lastRenderedPageBreak/>
              <w:t>개인정보분쟁조정위원회</w:t>
            </w:r>
          </w:p>
        </w:tc>
        <w:tc>
          <w:tcPr>
            <w:tcW w:w="1667"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1833-6972</w:t>
            </w:r>
          </w:p>
        </w:tc>
        <w:tc>
          <w:tcPr>
            <w:tcW w:w="1667"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www.kopico.go.kr</w:t>
            </w:r>
          </w:p>
        </w:tc>
      </w:tr>
      <w:tr w:rsidR="00274A36" w:rsidRPr="00550846" w:rsidTr="00274A36">
        <w:trPr>
          <w:trHeight w:val="360"/>
        </w:trPr>
        <w:tc>
          <w:tcPr>
            <w:tcW w:w="166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개인정보침해신고센터</w:t>
            </w:r>
          </w:p>
        </w:tc>
        <w:tc>
          <w:tcPr>
            <w:tcW w:w="1667"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국번없이</w:t>
            </w:r>
            <w:proofErr w:type="spellEnd"/>
            <w:r w:rsidRPr="00550846">
              <w:rPr>
                <w:rFonts w:asciiTheme="minorEastAsia" w:eastAsiaTheme="minorEastAsia" w:hAnsiTheme="minorEastAsia" w:cs="맑은 고딕"/>
                <w:spacing w:val="0"/>
                <w:kern w:val="0"/>
                <w:szCs w:val="20"/>
                <w:shd w:val="clear" w:color="auto" w:fill="FFFFFF"/>
                <w:lang w:val="x-none"/>
              </w:rPr>
              <w:t>) 118</w:t>
            </w:r>
          </w:p>
        </w:tc>
        <w:tc>
          <w:tcPr>
            <w:tcW w:w="1667"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privacy.kisa.or.kr</w:t>
            </w:r>
          </w:p>
        </w:tc>
      </w:tr>
      <w:tr w:rsidR="00274A36" w:rsidRPr="00550846" w:rsidTr="00274A36">
        <w:trPr>
          <w:trHeight w:val="360"/>
        </w:trPr>
        <w:tc>
          <w:tcPr>
            <w:tcW w:w="166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대검찰청 사이버수사과</w:t>
            </w:r>
          </w:p>
        </w:tc>
        <w:tc>
          <w:tcPr>
            <w:tcW w:w="1667"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국번없이</w:t>
            </w:r>
            <w:proofErr w:type="spellEnd"/>
            <w:r w:rsidRPr="00550846">
              <w:rPr>
                <w:rFonts w:asciiTheme="minorEastAsia" w:eastAsiaTheme="minorEastAsia" w:hAnsiTheme="minorEastAsia" w:cs="맑은 고딕"/>
                <w:spacing w:val="0"/>
                <w:kern w:val="0"/>
                <w:szCs w:val="20"/>
                <w:shd w:val="clear" w:color="auto" w:fill="FFFFFF"/>
                <w:lang w:val="x-none"/>
              </w:rPr>
              <w:t>) 1301</w:t>
            </w:r>
          </w:p>
        </w:tc>
        <w:tc>
          <w:tcPr>
            <w:tcW w:w="1667"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www.spo.go.kr</w:t>
            </w:r>
          </w:p>
        </w:tc>
      </w:tr>
      <w:tr w:rsidR="00274A36" w:rsidRPr="00550846" w:rsidTr="00274A36">
        <w:trPr>
          <w:trHeight w:val="360"/>
        </w:trPr>
        <w:tc>
          <w:tcPr>
            <w:tcW w:w="1667"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경찰청 사이버수사국</w:t>
            </w:r>
          </w:p>
        </w:tc>
        <w:tc>
          <w:tcPr>
            <w:tcW w:w="1667"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국번없이</w:t>
            </w:r>
            <w:proofErr w:type="spellEnd"/>
            <w:r w:rsidRPr="00550846">
              <w:rPr>
                <w:rFonts w:asciiTheme="minorEastAsia" w:eastAsiaTheme="minorEastAsia" w:hAnsiTheme="minorEastAsia" w:cs="맑은 고딕"/>
                <w:spacing w:val="0"/>
                <w:kern w:val="0"/>
                <w:szCs w:val="20"/>
                <w:shd w:val="clear" w:color="auto" w:fill="FFFFFF"/>
                <w:lang w:val="x-none"/>
              </w:rPr>
              <w:t>) 182</w:t>
            </w:r>
          </w:p>
        </w:tc>
        <w:tc>
          <w:tcPr>
            <w:tcW w:w="1667"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ecrm.police.go.kr</w:t>
            </w:r>
          </w:p>
        </w:tc>
      </w:tr>
    </w:tbl>
    <w:p w:rsidR="00274A36" w:rsidRPr="00550846" w:rsidRDefault="00274A36" w:rsidP="00274A36">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p w:rsidR="00274A36" w:rsidRPr="00550846" w:rsidRDefault="009C7222" w:rsidP="00274A36">
      <w:pPr>
        <w:pStyle w:val="X"/>
        <w:rPr>
          <w:rFonts w:asciiTheme="minorEastAsia" w:eastAsiaTheme="minorEastAsia" w:hAnsiTheme="minorEastAsia"/>
          <w:shd w:val="clear" w:color="auto" w:fill="FFFFFF"/>
        </w:rPr>
      </w:pPr>
      <w:r w:rsidRPr="00550846">
        <w:rPr>
          <w:rFonts w:asciiTheme="minorEastAsia" w:eastAsiaTheme="minorEastAsia" w:hAnsiTheme="minorEastAsia" w:hint="eastAsia"/>
          <w:shd w:val="clear" w:color="auto" w:fill="FFFFFF"/>
        </w:rPr>
        <w:t xml:space="preserve">제 </w:t>
      </w:r>
      <w:r w:rsidRPr="00550846">
        <w:rPr>
          <w:rFonts w:asciiTheme="minorEastAsia" w:eastAsiaTheme="minorEastAsia" w:hAnsiTheme="minorEastAsia"/>
          <w:shd w:val="clear" w:color="auto" w:fill="FFFFFF"/>
        </w:rPr>
        <w:t>11</w:t>
      </w:r>
      <w:r w:rsidRPr="00550846">
        <w:rPr>
          <w:rFonts w:asciiTheme="minorEastAsia" w:eastAsiaTheme="minorEastAsia" w:hAnsiTheme="minorEastAsia" w:hint="eastAsia"/>
          <w:shd w:val="clear" w:color="auto" w:fill="FFFFFF"/>
        </w:rPr>
        <w:t>조 개인정보보호책임자 및 담당자</w:t>
      </w:r>
    </w:p>
    <w:p w:rsidR="009C7222" w:rsidRPr="00550846" w:rsidRDefault="009C7222" w:rsidP="009C7222">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고객의 개인정보 처리에 관한 업무를 총괄해서 책임지고, 개인정보 처리와 관련한 정보주체의 불만처리 및 피해구제 등을 위하여 아래와 같이 개인정보 보호 책임자를 지정하고 있습니다.</w:t>
      </w:r>
    </w:p>
    <w:p w:rsidR="009C7222" w:rsidRPr="00550846" w:rsidRDefault="009C7222" w:rsidP="009C7222">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w:t>
      </w:r>
    </w:p>
    <w:p w:rsidR="009C7222" w:rsidRPr="00550846" w:rsidRDefault="009C7222" w:rsidP="009C7222">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개인정보</w:t>
      </w:r>
      <w:proofErr w:type="spellEnd"/>
      <w:r w:rsidRPr="00550846">
        <w:rPr>
          <w:rFonts w:asciiTheme="minorEastAsia" w:eastAsiaTheme="minorEastAsia" w:hAnsiTheme="minorEastAsia" w:cs="맑은 고딕"/>
          <w:spacing w:val="0"/>
          <w:kern w:val="0"/>
          <w:szCs w:val="20"/>
          <w:shd w:val="clear" w:color="auto" w:fill="FFFFFF"/>
          <w:lang w:val="x-none"/>
        </w:rPr>
        <w:t xml:space="preserve"> 보호책임자]</w:t>
      </w:r>
    </w:p>
    <w:p w:rsidR="009C7222" w:rsidRPr="00550846" w:rsidRDefault="009C7222" w:rsidP="009C7222">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proofErr w:type="gramStart"/>
      <w:r w:rsidRPr="00550846">
        <w:rPr>
          <w:rFonts w:asciiTheme="minorEastAsia" w:eastAsiaTheme="minorEastAsia" w:hAnsiTheme="minorEastAsia" w:cs="맑은 고딕"/>
          <w:spacing w:val="0"/>
          <w:kern w:val="0"/>
          <w:szCs w:val="20"/>
          <w:shd w:val="clear" w:color="auto" w:fill="FFFFFF"/>
          <w:lang w:val="x-none"/>
        </w:rPr>
        <w:t>성명</w:t>
      </w:r>
      <w:proofErr w:type="spellEnd"/>
      <w:r w:rsidRPr="00550846">
        <w:rPr>
          <w:rFonts w:asciiTheme="minorEastAsia" w:eastAsiaTheme="minorEastAsia" w:hAnsiTheme="minorEastAsia" w:cs="맑은 고딕"/>
          <w:spacing w:val="0"/>
          <w:kern w:val="0"/>
          <w:szCs w:val="20"/>
          <w:shd w:val="clear" w:color="auto" w:fill="FFFFFF"/>
          <w:lang w:val="x-none"/>
        </w:rPr>
        <w:t xml:space="preserve"> :</w:t>
      </w:r>
      <w:proofErr w:type="gramEnd"/>
      <w:r w:rsidRPr="00550846">
        <w:rPr>
          <w:rFonts w:asciiTheme="minorEastAsia" w:eastAsiaTheme="minorEastAsia" w:hAnsiTheme="minorEastAsia" w:cs="맑은 고딕"/>
          <w:spacing w:val="0"/>
          <w:kern w:val="0"/>
          <w:szCs w:val="20"/>
          <w:shd w:val="clear" w:color="auto" w:fill="FFFFFF"/>
          <w:lang w:val="x-none"/>
        </w:rPr>
        <w:t xml:space="preserve"> </w:t>
      </w:r>
      <w:proofErr w:type="spellStart"/>
      <w:r w:rsidRPr="00550846">
        <w:rPr>
          <w:rFonts w:asciiTheme="minorEastAsia" w:eastAsiaTheme="minorEastAsia" w:hAnsiTheme="minorEastAsia" w:cs="맑은 고딕"/>
          <w:spacing w:val="0"/>
          <w:kern w:val="0"/>
          <w:szCs w:val="20"/>
          <w:shd w:val="clear" w:color="auto" w:fill="FFFFFF"/>
          <w:lang w:val="x-none"/>
        </w:rPr>
        <w:t>정보은</w:t>
      </w:r>
      <w:proofErr w:type="spellEnd"/>
    </w:p>
    <w:p w:rsidR="009C7222" w:rsidRPr="00550846" w:rsidRDefault="009C7222" w:rsidP="009C7222">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proofErr w:type="gramStart"/>
      <w:r w:rsidRPr="00550846">
        <w:rPr>
          <w:rFonts w:asciiTheme="minorEastAsia" w:eastAsiaTheme="minorEastAsia" w:hAnsiTheme="minorEastAsia" w:cs="맑은 고딕"/>
          <w:spacing w:val="0"/>
          <w:kern w:val="0"/>
          <w:szCs w:val="20"/>
          <w:shd w:val="clear" w:color="auto" w:fill="FFFFFF"/>
          <w:lang w:val="x-none"/>
        </w:rPr>
        <w:t>직위</w:t>
      </w:r>
      <w:proofErr w:type="spellEnd"/>
      <w:r w:rsidRPr="00550846">
        <w:rPr>
          <w:rFonts w:asciiTheme="minorEastAsia" w:eastAsiaTheme="minorEastAsia" w:hAnsiTheme="minorEastAsia" w:cs="맑은 고딕"/>
          <w:spacing w:val="0"/>
          <w:kern w:val="0"/>
          <w:szCs w:val="20"/>
          <w:shd w:val="clear" w:color="auto" w:fill="FFFFFF"/>
          <w:lang w:val="x-none"/>
        </w:rPr>
        <w:t xml:space="preserve"> :</w:t>
      </w:r>
      <w:proofErr w:type="gramEnd"/>
      <w:r w:rsidRPr="00550846">
        <w:rPr>
          <w:rFonts w:asciiTheme="minorEastAsia" w:eastAsiaTheme="minorEastAsia" w:hAnsiTheme="minorEastAsia" w:cs="맑은 고딕"/>
          <w:spacing w:val="0"/>
          <w:kern w:val="0"/>
          <w:szCs w:val="20"/>
          <w:shd w:val="clear" w:color="auto" w:fill="FFFFFF"/>
          <w:lang w:val="x-none"/>
        </w:rPr>
        <w:t xml:space="preserve"> 대표이사</w:t>
      </w:r>
    </w:p>
    <w:p w:rsidR="009C7222" w:rsidRPr="00550846" w:rsidRDefault="009C7222" w:rsidP="009C7222">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proofErr w:type="gramStart"/>
      <w:r w:rsidRPr="00550846">
        <w:rPr>
          <w:rFonts w:asciiTheme="minorEastAsia" w:eastAsiaTheme="minorEastAsia" w:hAnsiTheme="minorEastAsia" w:cs="맑은 고딕"/>
          <w:spacing w:val="0"/>
          <w:kern w:val="0"/>
          <w:szCs w:val="20"/>
          <w:shd w:val="clear" w:color="auto" w:fill="FFFFFF"/>
          <w:lang w:val="x-none"/>
        </w:rPr>
        <w:t>메일</w:t>
      </w:r>
      <w:proofErr w:type="spellEnd"/>
      <w:r w:rsidRPr="00550846">
        <w:rPr>
          <w:rFonts w:asciiTheme="minorEastAsia" w:eastAsiaTheme="minorEastAsia" w:hAnsiTheme="minorEastAsia" w:cs="맑은 고딕"/>
          <w:spacing w:val="0"/>
          <w:kern w:val="0"/>
          <w:szCs w:val="20"/>
          <w:shd w:val="clear" w:color="auto" w:fill="FFFFFF"/>
          <w:lang w:val="x-none"/>
        </w:rPr>
        <w:t xml:space="preserve"> :</w:t>
      </w:r>
      <w:proofErr w:type="gramEnd"/>
      <w:r w:rsidRPr="00550846">
        <w:rPr>
          <w:rFonts w:asciiTheme="minorEastAsia" w:eastAsiaTheme="minorEastAsia" w:hAnsiTheme="minorEastAsia" w:cs="맑은 고딕"/>
          <w:spacing w:val="0"/>
          <w:kern w:val="0"/>
          <w:szCs w:val="20"/>
          <w:shd w:val="clear" w:color="auto" w:fill="FFFFFF"/>
          <w:lang w:val="x-none"/>
        </w:rPr>
        <w:t xml:space="preserve"> webmaster@iloom.com</w:t>
      </w:r>
    </w:p>
    <w:p w:rsidR="009C7222" w:rsidRPr="00550846" w:rsidRDefault="009C7222" w:rsidP="009C7222">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proofErr w:type="gramStart"/>
      <w:r w:rsidRPr="00550846">
        <w:rPr>
          <w:rFonts w:asciiTheme="minorEastAsia" w:eastAsiaTheme="minorEastAsia" w:hAnsiTheme="minorEastAsia" w:cs="맑은 고딕"/>
          <w:spacing w:val="0"/>
          <w:kern w:val="0"/>
          <w:szCs w:val="20"/>
          <w:shd w:val="clear" w:color="auto" w:fill="FFFFFF"/>
          <w:lang w:val="x-none"/>
        </w:rPr>
        <w:t>전화번호</w:t>
      </w:r>
      <w:proofErr w:type="spellEnd"/>
      <w:r w:rsidRPr="00550846">
        <w:rPr>
          <w:rFonts w:asciiTheme="minorEastAsia" w:eastAsiaTheme="minorEastAsia" w:hAnsiTheme="minorEastAsia" w:cs="맑은 고딕"/>
          <w:spacing w:val="0"/>
          <w:kern w:val="0"/>
          <w:szCs w:val="20"/>
          <w:shd w:val="clear" w:color="auto" w:fill="FFFFFF"/>
          <w:lang w:val="x-none"/>
        </w:rPr>
        <w:t xml:space="preserve"> :</w:t>
      </w:r>
      <w:proofErr w:type="gramEnd"/>
      <w:r w:rsidRPr="00550846">
        <w:rPr>
          <w:rFonts w:asciiTheme="minorEastAsia" w:eastAsiaTheme="minorEastAsia" w:hAnsiTheme="minorEastAsia" w:cs="맑은 고딕"/>
          <w:spacing w:val="0"/>
          <w:kern w:val="0"/>
          <w:szCs w:val="20"/>
          <w:shd w:val="clear" w:color="auto" w:fill="FFFFFF"/>
          <w:lang w:val="x-none"/>
        </w:rPr>
        <w:t xml:space="preserve"> 02-3400-6278</w:t>
      </w:r>
    </w:p>
    <w:p w:rsidR="009C7222" w:rsidRPr="00550846" w:rsidRDefault="009C7222" w:rsidP="009C7222">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상기 연락처는 개인정보보호 담당자에게 연결됩니다.</w:t>
      </w:r>
    </w:p>
    <w:p w:rsidR="009C7222" w:rsidRPr="00550846" w:rsidRDefault="009C7222" w:rsidP="009C7222">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w:t>
      </w:r>
    </w:p>
    <w:p w:rsidR="009C7222" w:rsidRPr="00550846" w:rsidRDefault="009C7222" w:rsidP="009C7222">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r w:rsidRPr="00550846">
        <w:rPr>
          <w:rFonts w:asciiTheme="minorEastAsia" w:eastAsiaTheme="minorEastAsia" w:hAnsiTheme="minorEastAsia" w:cs="맑은 고딕"/>
          <w:spacing w:val="0"/>
          <w:kern w:val="0"/>
          <w:szCs w:val="20"/>
          <w:shd w:val="clear" w:color="auto" w:fill="FFFFFF"/>
          <w:lang w:val="x-none"/>
        </w:rPr>
        <w:t>개인정보</w:t>
      </w:r>
      <w:proofErr w:type="spellEnd"/>
      <w:r w:rsidRPr="00550846">
        <w:rPr>
          <w:rFonts w:asciiTheme="minorEastAsia" w:eastAsiaTheme="minorEastAsia" w:hAnsiTheme="minorEastAsia" w:cs="맑은 고딕"/>
          <w:spacing w:val="0"/>
          <w:kern w:val="0"/>
          <w:szCs w:val="20"/>
          <w:shd w:val="clear" w:color="auto" w:fill="FFFFFF"/>
          <w:lang w:val="x-none"/>
        </w:rPr>
        <w:t xml:space="preserve"> 보호담당자]</w:t>
      </w:r>
    </w:p>
    <w:p w:rsidR="009C7222" w:rsidRPr="00550846" w:rsidRDefault="009C7222" w:rsidP="009C7222">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proofErr w:type="gramStart"/>
      <w:r w:rsidRPr="00550846">
        <w:rPr>
          <w:rFonts w:asciiTheme="minorEastAsia" w:eastAsiaTheme="minorEastAsia" w:hAnsiTheme="minorEastAsia" w:cs="맑은 고딕"/>
          <w:spacing w:val="0"/>
          <w:kern w:val="0"/>
          <w:szCs w:val="20"/>
          <w:shd w:val="clear" w:color="auto" w:fill="FFFFFF"/>
          <w:lang w:val="x-none"/>
        </w:rPr>
        <w:t>성명</w:t>
      </w:r>
      <w:proofErr w:type="spellEnd"/>
      <w:r w:rsidRPr="00550846">
        <w:rPr>
          <w:rFonts w:asciiTheme="minorEastAsia" w:eastAsiaTheme="minorEastAsia" w:hAnsiTheme="minorEastAsia" w:cs="맑은 고딕"/>
          <w:spacing w:val="0"/>
          <w:kern w:val="0"/>
          <w:szCs w:val="20"/>
          <w:shd w:val="clear" w:color="auto" w:fill="FFFFFF"/>
          <w:lang w:val="x-none"/>
        </w:rPr>
        <w:t xml:space="preserve"> :</w:t>
      </w:r>
      <w:proofErr w:type="gramEnd"/>
      <w:r w:rsidRPr="00550846">
        <w:rPr>
          <w:rFonts w:asciiTheme="minorEastAsia" w:eastAsiaTheme="minorEastAsia" w:hAnsiTheme="minorEastAsia" w:cs="맑은 고딕"/>
          <w:spacing w:val="0"/>
          <w:kern w:val="0"/>
          <w:szCs w:val="20"/>
          <w:shd w:val="clear" w:color="auto" w:fill="FFFFFF"/>
          <w:lang w:val="x-none"/>
        </w:rPr>
        <w:t xml:space="preserve"> 김선영</w:t>
      </w:r>
    </w:p>
    <w:p w:rsidR="009C7222" w:rsidRPr="00550846" w:rsidRDefault="009C7222" w:rsidP="009C7222">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proofErr w:type="gramStart"/>
      <w:r w:rsidRPr="00550846">
        <w:rPr>
          <w:rFonts w:asciiTheme="minorEastAsia" w:eastAsiaTheme="minorEastAsia" w:hAnsiTheme="minorEastAsia" w:cs="맑은 고딕"/>
          <w:spacing w:val="0"/>
          <w:kern w:val="0"/>
          <w:szCs w:val="20"/>
          <w:shd w:val="clear" w:color="auto" w:fill="FFFFFF"/>
          <w:lang w:val="x-none"/>
        </w:rPr>
        <w:t>메일</w:t>
      </w:r>
      <w:proofErr w:type="spellEnd"/>
      <w:r w:rsidRPr="00550846">
        <w:rPr>
          <w:rFonts w:asciiTheme="minorEastAsia" w:eastAsiaTheme="minorEastAsia" w:hAnsiTheme="minorEastAsia" w:cs="맑은 고딕"/>
          <w:spacing w:val="0"/>
          <w:kern w:val="0"/>
          <w:szCs w:val="20"/>
          <w:shd w:val="clear" w:color="auto" w:fill="FFFFFF"/>
          <w:lang w:val="x-none"/>
        </w:rPr>
        <w:t xml:space="preserve"> :</w:t>
      </w:r>
      <w:proofErr w:type="gramEnd"/>
      <w:r w:rsidRPr="00550846">
        <w:rPr>
          <w:rFonts w:asciiTheme="minorEastAsia" w:eastAsiaTheme="minorEastAsia" w:hAnsiTheme="minorEastAsia" w:cs="맑은 고딕"/>
          <w:spacing w:val="0"/>
          <w:kern w:val="0"/>
          <w:szCs w:val="20"/>
          <w:shd w:val="clear" w:color="auto" w:fill="FFFFFF"/>
          <w:lang w:val="x-none"/>
        </w:rPr>
        <w:t xml:space="preserve"> desker@fursys.com</w:t>
      </w:r>
    </w:p>
    <w:p w:rsidR="009C7222" w:rsidRPr="00550846" w:rsidRDefault="009C7222" w:rsidP="009C7222">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w:t>
      </w:r>
      <w:proofErr w:type="spellStart"/>
      <w:proofErr w:type="gramStart"/>
      <w:r w:rsidRPr="00550846">
        <w:rPr>
          <w:rFonts w:asciiTheme="minorEastAsia" w:eastAsiaTheme="minorEastAsia" w:hAnsiTheme="minorEastAsia" w:cs="맑은 고딕"/>
          <w:spacing w:val="0"/>
          <w:kern w:val="0"/>
          <w:szCs w:val="20"/>
          <w:shd w:val="clear" w:color="auto" w:fill="FFFFFF"/>
          <w:lang w:val="x-none"/>
        </w:rPr>
        <w:t>전화번호</w:t>
      </w:r>
      <w:proofErr w:type="spellEnd"/>
      <w:r w:rsidRPr="00550846">
        <w:rPr>
          <w:rFonts w:asciiTheme="minorEastAsia" w:eastAsiaTheme="minorEastAsia" w:hAnsiTheme="minorEastAsia" w:cs="맑은 고딕"/>
          <w:spacing w:val="0"/>
          <w:kern w:val="0"/>
          <w:szCs w:val="20"/>
          <w:shd w:val="clear" w:color="auto" w:fill="FFFFFF"/>
          <w:lang w:val="x-none"/>
        </w:rPr>
        <w:t xml:space="preserve"> :</w:t>
      </w:r>
      <w:proofErr w:type="gramEnd"/>
      <w:r w:rsidRPr="00550846">
        <w:rPr>
          <w:rFonts w:asciiTheme="minorEastAsia" w:eastAsiaTheme="minorEastAsia" w:hAnsiTheme="minorEastAsia" w:cs="맑은 고딕"/>
          <w:spacing w:val="0"/>
          <w:kern w:val="0"/>
          <w:szCs w:val="20"/>
          <w:shd w:val="clear" w:color="auto" w:fill="FFFFFF"/>
          <w:lang w:val="x-none"/>
        </w:rPr>
        <w:t xml:space="preserve"> 02-3400-6369</w:t>
      </w:r>
    </w:p>
    <w:p w:rsidR="009C7222" w:rsidRPr="00550846" w:rsidRDefault="009C7222" w:rsidP="009C7222">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p w:rsidR="009C7222" w:rsidRPr="00550846" w:rsidRDefault="009C7222" w:rsidP="009C7222">
      <w:pPr>
        <w:pStyle w:val="X"/>
        <w:rPr>
          <w:rFonts w:asciiTheme="minorEastAsia" w:eastAsiaTheme="minorEastAsia" w:hAnsiTheme="minorEastAsia"/>
          <w:shd w:val="clear" w:color="auto" w:fill="FFFFFF"/>
        </w:rPr>
      </w:pPr>
      <w:r w:rsidRPr="00550846">
        <w:rPr>
          <w:rFonts w:asciiTheme="minorEastAsia" w:eastAsiaTheme="minorEastAsia" w:hAnsiTheme="minorEastAsia" w:hint="eastAsia"/>
          <w:shd w:val="clear" w:color="auto" w:fill="FFFFFF"/>
        </w:rPr>
        <w:t>제 12조 아동의 개인정보보호</w:t>
      </w:r>
    </w:p>
    <w:p w:rsidR="009C7222" w:rsidRPr="00550846" w:rsidRDefault="009C7222" w:rsidP="009C7222">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온라인 환경에서 만 14세 미만 아동의 개인정보를 보호하는 것 역시 중요한 일이라고 생각합니다. </w:t>
      </w: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법정대리인의 동의가 필요한 만 14세 미만 아동의 회원가입은 받고 있지 않습니다.</w:t>
      </w:r>
    </w:p>
    <w:p w:rsidR="009C7222" w:rsidRPr="00550846" w:rsidRDefault="009C7222" w:rsidP="009C7222">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p w:rsidR="009C7222" w:rsidRPr="00550846" w:rsidRDefault="009C7222" w:rsidP="009C7222">
      <w:pPr>
        <w:pStyle w:val="X"/>
        <w:rPr>
          <w:rFonts w:asciiTheme="minorEastAsia" w:eastAsiaTheme="minorEastAsia" w:hAnsiTheme="minorEastAsia"/>
          <w:shd w:val="clear" w:color="auto" w:fill="FFFFFF"/>
        </w:rPr>
      </w:pPr>
      <w:r w:rsidRPr="00550846">
        <w:rPr>
          <w:rFonts w:asciiTheme="minorEastAsia" w:eastAsiaTheme="minorEastAsia" w:hAnsiTheme="minorEastAsia" w:hint="eastAsia"/>
          <w:shd w:val="clear" w:color="auto" w:fill="FFFFFF"/>
        </w:rPr>
        <w:t>제 13조</w:t>
      </w:r>
      <w:r w:rsidR="00A565C1" w:rsidRPr="00550846">
        <w:rPr>
          <w:rFonts w:asciiTheme="minorEastAsia" w:eastAsiaTheme="minorEastAsia" w:hAnsiTheme="minorEastAsia" w:hint="eastAsia"/>
          <w:shd w:val="clear" w:color="auto" w:fill="FFFFFF"/>
        </w:rPr>
        <w:t xml:space="preserve"> </w:t>
      </w:r>
      <w:r w:rsidR="00E7301A" w:rsidRPr="001A21D9">
        <w:rPr>
          <w:rFonts w:asciiTheme="minorEastAsia" w:eastAsiaTheme="minorEastAsia" w:hAnsiTheme="minorEastAsia" w:hint="eastAsia"/>
          <w:color w:val="0000FF"/>
          <w:shd w:val="clear" w:color="auto" w:fill="FFFFFF"/>
        </w:rPr>
        <w:t>고정형</w:t>
      </w:r>
      <w:r w:rsidR="00E7301A" w:rsidRPr="00550846">
        <w:rPr>
          <w:rFonts w:asciiTheme="minorEastAsia" w:eastAsiaTheme="minorEastAsia" w:hAnsiTheme="minorEastAsia" w:hint="eastAsia"/>
          <w:shd w:val="clear" w:color="auto" w:fill="FFFFFF"/>
        </w:rPr>
        <w:t xml:space="preserve"> </w:t>
      </w:r>
      <w:r w:rsidR="00A565C1" w:rsidRPr="00550846">
        <w:rPr>
          <w:rFonts w:asciiTheme="minorEastAsia" w:eastAsiaTheme="minorEastAsia" w:hAnsiTheme="minorEastAsia" w:hint="eastAsia"/>
          <w:shd w:val="clear" w:color="auto" w:fill="FFFFFF"/>
        </w:rPr>
        <w:t>영상정보처리기기의 운영</w:t>
      </w:r>
      <w:r w:rsidR="00A565C1" w:rsidRPr="00550846">
        <w:rPr>
          <w:rFonts w:asciiTheme="minorEastAsia" w:eastAsiaTheme="minorEastAsia" w:hAnsiTheme="minorEastAsia"/>
          <w:shd w:val="clear" w:color="auto" w:fill="FFFFFF"/>
        </w:rPr>
        <w:t>·</w:t>
      </w:r>
      <w:r w:rsidR="00A565C1" w:rsidRPr="00550846">
        <w:rPr>
          <w:rFonts w:asciiTheme="minorEastAsia" w:eastAsiaTheme="minorEastAsia" w:hAnsiTheme="minorEastAsia" w:hint="eastAsia"/>
          <w:shd w:val="clear" w:color="auto" w:fill="FFFFFF"/>
        </w:rPr>
        <w:t>관리 방침</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① </w:t>
      </w:r>
      <w:r w:rsidR="00E7301A" w:rsidRPr="001A21D9">
        <w:rPr>
          <w:rFonts w:asciiTheme="minorEastAsia" w:eastAsiaTheme="minorEastAsia" w:hAnsiTheme="minorEastAsia" w:cs="맑은 고딕" w:hint="eastAsia"/>
          <w:color w:val="0000FF"/>
          <w:spacing w:val="0"/>
          <w:kern w:val="0"/>
          <w:szCs w:val="20"/>
          <w:shd w:val="clear" w:color="auto" w:fill="FFFFFF"/>
          <w:lang w:val="x-none"/>
        </w:rPr>
        <w:t>고정형</w:t>
      </w:r>
      <w:r w:rsidR="00E7301A" w:rsidRPr="00550846">
        <w:rPr>
          <w:rFonts w:asciiTheme="minorEastAsia" w:eastAsiaTheme="minorEastAsia" w:hAnsiTheme="minorEastAsia" w:cs="맑은 고딕" w:hint="eastAsia"/>
          <w:spacing w:val="0"/>
          <w:kern w:val="0"/>
          <w:szCs w:val="20"/>
          <w:shd w:val="clear" w:color="auto" w:fill="FFFFFF"/>
          <w:lang w:val="x-none"/>
        </w:rPr>
        <w:t xml:space="preserve"> </w:t>
      </w:r>
      <w:r w:rsidRPr="00550846">
        <w:rPr>
          <w:rFonts w:asciiTheme="minorEastAsia" w:eastAsiaTheme="minorEastAsia" w:hAnsiTheme="minorEastAsia" w:cs="맑은 고딕"/>
          <w:spacing w:val="0"/>
          <w:kern w:val="0"/>
          <w:szCs w:val="20"/>
          <w:shd w:val="clear" w:color="auto" w:fill="FFFFFF"/>
          <w:lang w:val="x-none"/>
        </w:rPr>
        <w:t>영상정보처리기기의 설치 근거 및 설치 목적</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「개인정보보호법」 제25조 제1항에 따라 다음과 같은 목적으로</w:t>
      </w:r>
      <w:r w:rsidRPr="001A21D9">
        <w:rPr>
          <w:rFonts w:asciiTheme="minorEastAsia" w:eastAsiaTheme="minorEastAsia" w:hAnsiTheme="minorEastAsia" w:cs="맑은 고딕"/>
          <w:color w:val="0000FF"/>
          <w:spacing w:val="0"/>
          <w:kern w:val="0"/>
          <w:szCs w:val="20"/>
          <w:shd w:val="clear" w:color="auto" w:fill="FFFFFF"/>
          <w:lang w:val="x-none"/>
        </w:rPr>
        <w:t xml:space="preserve"> </w:t>
      </w:r>
      <w:r w:rsidR="00E7301A" w:rsidRPr="001A21D9">
        <w:rPr>
          <w:rFonts w:asciiTheme="minorEastAsia" w:eastAsiaTheme="minorEastAsia" w:hAnsiTheme="minorEastAsia" w:cs="맑은 고딕" w:hint="eastAsia"/>
          <w:color w:val="0000FF"/>
          <w:spacing w:val="0"/>
          <w:kern w:val="0"/>
          <w:szCs w:val="20"/>
          <w:shd w:val="clear" w:color="auto" w:fill="FFFFFF"/>
          <w:lang w:val="x-none"/>
        </w:rPr>
        <w:t xml:space="preserve">고정형 </w:t>
      </w:r>
      <w:r w:rsidRPr="00550846">
        <w:rPr>
          <w:rFonts w:asciiTheme="minorEastAsia" w:eastAsiaTheme="minorEastAsia" w:hAnsiTheme="minorEastAsia" w:cs="맑은 고딕"/>
          <w:spacing w:val="0"/>
          <w:kern w:val="0"/>
          <w:szCs w:val="20"/>
          <w:shd w:val="clear" w:color="auto" w:fill="FFFFFF"/>
          <w:lang w:val="x-none"/>
        </w:rPr>
        <w:t>영상정보처리기기를 설치, 운영합니다.</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1.시설안전 및 화재 예방</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2.직원 및 방문자의 안전을 위한 범죄 예방</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hint="eastAsia"/>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3.제품 등의 도난 및 파손</w:t>
      </w:r>
      <w:ins w:id="3" w:author="김현주 (Hyunjoo Kim)" w:date="2024-06-10T12:19:00Z">
        <w:r w:rsidR="00662F54">
          <w:rPr>
            <w:rFonts w:asciiTheme="minorEastAsia" w:eastAsiaTheme="minorEastAsia" w:hAnsiTheme="minorEastAsia" w:cs="맑은 고딕"/>
            <w:spacing w:val="0"/>
            <w:kern w:val="0"/>
            <w:szCs w:val="20"/>
            <w:shd w:val="clear" w:color="auto" w:fill="FFFFFF"/>
            <w:lang w:val="x-none"/>
          </w:rPr>
          <w:t xml:space="preserve"> </w:t>
        </w:r>
        <w:r w:rsidR="00662F54">
          <w:rPr>
            <w:rFonts w:asciiTheme="minorEastAsia" w:eastAsiaTheme="minorEastAsia" w:hAnsiTheme="minorEastAsia" w:cs="맑은 고딕" w:hint="eastAsia"/>
            <w:spacing w:val="0"/>
            <w:kern w:val="0"/>
            <w:szCs w:val="20"/>
            <w:shd w:val="clear" w:color="auto" w:fill="FFFFFF"/>
            <w:lang w:val="x-none"/>
          </w:rPr>
          <w:t>등 범죄 예방</w:t>
        </w:r>
      </w:ins>
      <w:bookmarkStart w:id="4" w:name="_GoBack"/>
      <w:bookmarkEnd w:id="4"/>
      <w:del w:id="5" w:author="김현주 (Hyunjoo Kim)" w:date="2024-06-10T12:19:00Z">
        <w:r w:rsidRPr="00550846" w:rsidDel="00662F54">
          <w:rPr>
            <w:rFonts w:asciiTheme="minorEastAsia" w:eastAsiaTheme="minorEastAsia" w:hAnsiTheme="minorEastAsia" w:cs="맑은 고딕"/>
            <w:spacing w:val="0"/>
            <w:kern w:val="0"/>
            <w:szCs w:val="20"/>
            <w:shd w:val="clear" w:color="auto" w:fill="FFFFFF"/>
            <w:lang w:val="x-none"/>
          </w:rPr>
          <w:delText>방지</w:delText>
        </w:r>
      </w:del>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② </w:t>
      </w:r>
      <w:r w:rsidR="004B7BC6" w:rsidRPr="001A21D9">
        <w:rPr>
          <w:rFonts w:asciiTheme="minorEastAsia" w:eastAsiaTheme="minorEastAsia" w:hAnsiTheme="minorEastAsia" w:cs="맑은 고딕" w:hint="eastAsia"/>
          <w:color w:val="0000FF"/>
          <w:spacing w:val="0"/>
          <w:kern w:val="0"/>
          <w:szCs w:val="20"/>
          <w:shd w:val="clear" w:color="auto" w:fill="FFFFFF"/>
          <w:lang w:val="x-none"/>
        </w:rPr>
        <w:t>고정형</w:t>
      </w:r>
      <w:r w:rsidR="004B7BC6" w:rsidRPr="00550846">
        <w:rPr>
          <w:rFonts w:asciiTheme="minorEastAsia" w:eastAsiaTheme="minorEastAsia" w:hAnsiTheme="minorEastAsia" w:cs="맑은 고딕" w:hint="eastAsia"/>
          <w:spacing w:val="0"/>
          <w:kern w:val="0"/>
          <w:szCs w:val="20"/>
          <w:shd w:val="clear" w:color="auto" w:fill="FFFFFF"/>
          <w:lang w:val="x-none"/>
        </w:rPr>
        <w:t xml:space="preserve"> </w:t>
      </w:r>
      <w:r w:rsidRPr="00550846">
        <w:rPr>
          <w:rFonts w:asciiTheme="minorEastAsia" w:eastAsiaTheme="minorEastAsia" w:hAnsiTheme="minorEastAsia" w:cs="맑은 고딕"/>
          <w:spacing w:val="0"/>
          <w:kern w:val="0"/>
          <w:szCs w:val="20"/>
          <w:shd w:val="clear" w:color="auto" w:fill="FFFFFF"/>
          <w:lang w:val="x-none"/>
        </w:rPr>
        <w:t>영상정보처리기기의 설치대수, 설치 위치 및 촬영 범위</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roofErr w:type="spellStart"/>
      <w:r w:rsidRPr="00550846">
        <w:rPr>
          <w:rFonts w:asciiTheme="minorEastAsia" w:eastAsiaTheme="minorEastAsia" w:hAnsiTheme="minorEastAsia" w:cs="맑은 고딕"/>
          <w:spacing w:val="0"/>
          <w:kern w:val="0"/>
          <w:szCs w:val="20"/>
          <w:shd w:val="clear" w:color="auto" w:fill="FFFFFF"/>
          <w:lang w:val="x-none"/>
        </w:rPr>
        <w:lastRenderedPageBreak/>
        <w:t>데스커가</w:t>
      </w:r>
      <w:proofErr w:type="spellEnd"/>
      <w:r w:rsidRPr="00550846">
        <w:rPr>
          <w:rFonts w:asciiTheme="minorEastAsia" w:eastAsiaTheme="minorEastAsia" w:hAnsiTheme="minorEastAsia" w:cs="맑은 고딕"/>
          <w:spacing w:val="0"/>
          <w:kern w:val="0"/>
          <w:szCs w:val="20"/>
          <w:shd w:val="clear" w:color="auto" w:fill="FFFFFF"/>
          <w:lang w:val="x-none"/>
        </w:rPr>
        <w:t xml:space="preserve"> 소유, 임대하고 있는 건물의 시설안전 및 보안, 질서유지를 위하여 매장 </w:t>
      </w:r>
      <w:proofErr w:type="spellStart"/>
      <w:r w:rsidRPr="00550846">
        <w:rPr>
          <w:rFonts w:asciiTheme="minorEastAsia" w:eastAsiaTheme="minorEastAsia" w:hAnsiTheme="minorEastAsia" w:cs="맑은 고딕"/>
          <w:spacing w:val="0"/>
          <w:kern w:val="0"/>
          <w:szCs w:val="20"/>
          <w:shd w:val="clear" w:color="auto" w:fill="FFFFFF"/>
          <w:lang w:val="x-none"/>
        </w:rPr>
        <w:t>내</w:t>
      </w:r>
      <w:r w:rsidRPr="00550846">
        <w:rPr>
          <w:rFonts w:asciiTheme="minorEastAsia" w:eastAsiaTheme="minorEastAsia" w:hAnsiTheme="minorEastAsia" w:cs="맑은 고딕" w:hint="eastAsia"/>
          <w:spacing w:val="0"/>
          <w:kern w:val="0"/>
          <w:szCs w:val="20"/>
          <w:shd w:val="clear" w:color="auto" w:fill="FFFFFF"/>
          <w:lang w:val="x-none"/>
        </w:rPr>
        <w:t>〮외부</w:t>
      </w:r>
      <w:proofErr w:type="spellEnd"/>
      <w:r w:rsidRPr="00550846">
        <w:rPr>
          <w:rFonts w:asciiTheme="minorEastAsia" w:eastAsiaTheme="minorEastAsia" w:hAnsiTheme="minorEastAsia" w:cs="맑은 고딕"/>
          <w:spacing w:val="0"/>
          <w:kern w:val="0"/>
          <w:szCs w:val="20"/>
          <w:shd w:val="clear" w:color="auto" w:fill="FFFFFF"/>
          <w:lang w:val="x-none"/>
        </w:rPr>
        <w:t xml:space="preserve"> 일부 공개된 장소에 </w:t>
      </w:r>
      <w:r w:rsidR="004B7BC6" w:rsidRPr="001A21D9">
        <w:rPr>
          <w:rFonts w:asciiTheme="minorEastAsia" w:eastAsiaTheme="minorEastAsia" w:hAnsiTheme="minorEastAsia" w:cs="맑은 고딕" w:hint="eastAsia"/>
          <w:color w:val="0000FF"/>
          <w:spacing w:val="0"/>
          <w:kern w:val="0"/>
          <w:szCs w:val="20"/>
          <w:shd w:val="clear" w:color="auto" w:fill="FFFFFF"/>
          <w:lang w:val="x-none"/>
        </w:rPr>
        <w:t>고정형</w:t>
      </w:r>
      <w:r w:rsidR="004B7BC6" w:rsidRPr="00550846">
        <w:rPr>
          <w:rFonts w:asciiTheme="minorEastAsia" w:eastAsiaTheme="minorEastAsia" w:hAnsiTheme="minorEastAsia" w:cs="맑은 고딕" w:hint="eastAsia"/>
          <w:spacing w:val="0"/>
          <w:kern w:val="0"/>
          <w:szCs w:val="20"/>
          <w:shd w:val="clear" w:color="auto" w:fill="FFFFFF"/>
          <w:lang w:val="x-none"/>
        </w:rPr>
        <w:t xml:space="preserve"> </w:t>
      </w:r>
      <w:r w:rsidRPr="00550846">
        <w:rPr>
          <w:rFonts w:asciiTheme="minorEastAsia" w:eastAsiaTheme="minorEastAsia" w:hAnsiTheme="minorEastAsia" w:cs="맑은 고딕"/>
          <w:spacing w:val="0"/>
          <w:kern w:val="0"/>
          <w:szCs w:val="20"/>
          <w:shd w:val="clear" w:color="auto" w:fill="FFFFFF"/>
          <w:lang w:val="x-none"/>
        </w:rPr>
        <w:t xml:space="preserve">영상정보처리기기를 </w:t>
      </w:r>
      <w:proofErr w:type="gramStart"/>
      <w:r w:rsidRPr="00550846">
        <w:rPr>
          <w:rFonts w:asciiTheme="minorEastAsia" w:eastAsiaTheme="minorEastAsia" w:hAnsiTheme="minorEastAsia" w:cs="맑은 고딕"/>
          <w:spacing w:val="0"/>
          <w:kern w:val="0"/>
          <w:szCs w:val="20"/>
          <w:shd w:val="clear" w:color="auto" w:fill="FFFFFF"/>
          <w:lang w:val="x-none"/>
        </w:rPr>
        <w:t>설치,</w:t>
      </w:r>
      <w:proofErr w:type="spellStart"/>
      <w:r w:rsidRPr="00550846">
        <w:rPr>
          <w:rFonts w:asciiTheme="minorEastAsia" w:eastAsiaTheme="minorEastAsia" w:hAnsiTheme="minorEastAsia" w:cs="맑은 고딕"/>
          <w:spacing w:val="0"/>
          <w:kern w:val="0"/>
          <w:szCs w:val="20"/>
          <w:shd w:val="clear" w:color="auto" w:fill="FFFFFF"/>
          <w:lang w:val="x-none"/>
        </w:rPr>
        <w:t>운영하고</w:t>
      </w:r>
      <w:proofErr w:type="spellEnd"/>
      <w:proofErr w:type="gramEnd"/>
      <w:r w:rsidRPr="00550846">
        <w:rPr>
          <w:rFonts w:asciiTheme="minorEastAsia" w:eastAsiaTheme="minorEastAsia" w:hAnsiTheme="minorEastAsia" w:cs="맑은 고딕"/>
          <w:spacing w:val="0"/>
          <w:kern w:val="0"/>
          <w:szCs w:val="20"/>
          <w:shd w:val="clear" w:color="auto" w:fill="FFFFFF"/>
          <w:lang w:val="x-none"/>
        </w:rPr>
        <w:t xml:space="preserve"> 있습니다.</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13"/>
        <w:gridCol w:w="4253"/>
        <w:gridCol w:w="4229"/>
      </w:tblGrid>
      <w:tr w:rsidR="005E03DF" w:rsidRPr="00550846" w:rsidTr="005E03DF">
        <w:tc>
          <w:tcPr>
            <w:tcW w:w="714" w:type="pct"/>
            <w:tcMar>
              <w:top w:w="0" w:type="dxa"/>
              <w:left w:w="108" w:type="dxa"/>
              <w:bottom w:w="0" w:type="dxa"/>
              <w:right w:w="108" w:type="dxa"/>
            </w:tcMar>
            <w:vAlign w:val="bottom"/>
            <w:hideMark/>
          </w:tcPr>
          <w:p w:rsidR="005E03DF" w:rsidRPr="00550846" w:rsidRDefault="005E03DF"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설치 대수</w:t>
            </w:r>
          </w:p>
        </w:tc>
        <w:tc>
          <w:tcPr>
            <w:tcW w:w="2149" w:type="pct"/>
            <w:tcMar>
              <w:top w:w="0" w:type="dxa"/>
              <w:left w:w="108" w:type="dxa"/>
              <w:bottom w:w="0" w:type="dxa"/>
              <w:right w:w="108" w:type="dxa"/>
            </w:tcMar>
            <w:vAlign w:val="bottom"/>
            <w:hideMark/>
          </w:tcPr>
          <w:p w:rsidR="005E03DF" w:rsidRPr="00550846" w:rsidRDefault="005E03DF" w:rsidP="005E03DF">
            <w:pPr>
              <w:widowControl/>
              <w:wordWrap/>
              <w:autoSpaceDE/>
              <w:autoSpaceDN/>
              <w:jc w:val="center"/>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설치 위치</w:t>
            </w:r>
          </w:p>
        </w:tc>
        <w:tc>
          <w:tcPr>
            <w:tcW w:w="2137" w:type="pct"/>
          </w:tcPr>
          <w:p w:rsidR="005E03DF" w:rsidRPr="00550846" w:rsidRDefault="005E03DF" w:rsidP="005E03DF">
            <w:pPr>
              <w:widowControl/>
              <w:wordWrap/>
              <w:autoSpaceDE/>
              <w:autoSpaceDN/>
              <w:jc w:val="center"/>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촬영 범위</w:t>
            </w:r>
          </w:p>
        </w:tc>
      </w:tr>
      <w:tr w:rsidR="005E03DF" w:rsidRPr="00550846" w:rsidTr="00E077E3">
        <w:tc>
          <w:tcPr>
            <w:tcW w:w="714" w:type="pct"/>
            <w:tcMar>
              <w:top w:w="0" w:type="dxa"/>
              <w:left w:w="108" w:type="dxa"/>
              <w:bottom w:w="0" w:type="dxa"/>
              <w:right w:w="108" w:type="dxa"/>
            </w:tcMar>
            <w:vAlign w:val="center"/>
          </w:tcPr>
          <w:p w:rsidR="005E03DF" w:rsidRPr="0005630C" w:rsidRDefault="005E03DF" w:rsidP="005E03DF">
            <w:pPr>
              <w:jc w:val="center"/>
              <w:rPr>
                <w:rFonts w:ascii="맑은 고딕" w:eastAsia="맑은 고딕" w:hAnsi="맑은 고딕"/>
                <w:color w:val="0000FF"/>
                <w:szCs w:val="20"/>
              </w:rPr>
            </w:pPr>
            <w:r w:rsidRPr="0005630C">
              <w:rPr>
                <w:rFonts w:ascii="맑은 고딕" w:eastAsia="맑은 고딕" w:hAnsi="맑은 고딕" w:hint="eastAsia"/>
                <w:color w:val="0000FF"/>
                <w:szCs w:val="20"/>
              </w:rPr>
              <w:t>8대</w:t>
            </w:r>
          </w:p>
        </w:tc>
        <w:tc>
          <w:tcPr>
            <w:tcW w:w="2149" w:type="pct"/>
            <w:tcMar>
              <w:top w:w="0" w:type="dxa"/>
              <w:left w:w="108" w:type="dxa"/>
              <w:bottom w:w="0" w:type="dxa"/>
              <w:right w:w="108" w:type="dxa"/>
            </w:tcMar>
            <w:vAlign w:val="center"/>
          </w:tcPr>
          <w:p w:rsidR="005E03DF" w:rsidRPr="0005630C" w:rsidRDefault="005E03DF" w:rsidP="005E03DF">
            <w:pPr>
              <w:jc w:val="center"/>
              <w:rPr>
                <w:rFonts w:ascii="맑은 고딕" w:eastAsia="맑은 고딕" w:hAnsi="맑은 고딕"/>
                <w:color w:val="0000FF"/>
                <w:szCs w:val="20"/>
              </w:rPr>
            </w:pPr>
            <w:r w:rsidRPr="0005630C">
              <w:rPr>
                <w:rFonts w:ascii="맑은 고딕" w:eastAsia="맑은 고딕" w:hAnsi="맑은 고딕" w:hint="eastAsia"/>
                <w:color w:val="0000FF"/>
                <w:szCs w:val="20"/>
              </w:rPr>
              <w:t>라운지 홍대</w:t>
            </w:r>
          </w:p>
        </w:tc>
        <w:tc>
          <w:tcPr>
            <w:tcW w:w="2137" w:type="pct"/>
          </w:tcPr>
          <w:p w:rsidR="005E03DF" w:rsidRPr="0005630C" w:rsidRDefault="00E077E3" w:rsidP="005E03DF">
            <w:pPr>
              <w:widowControl/>
              <w:wordWrap/>
              <w:autoSpaceDE/>
              <w:autoSpaceDN/>
              <w:jc w:val="left"/>
              <w:textAlignment w:val="baseline"/>
              <w:rPr>
                <w:rFonts w:asciiTheme="minorEastAsia" w:eastAsiaTheme="minorEastAsia" w:hAnsiTheme="minorEastAsia" w:cs="맑은 고딕"/>
                <w:color w:val="0000FF"/>
                <w:spacing w:val="0"/>
                <w:kern w:val="0"/>
                <w:szCs w:val="20"/>
                <w:shd w:val="clear" w:color="auto" w:fill="FFFFFF"/>
                <w:lang w:val="x-none"/>
              </w:rPr>
            </w:pPr>
            <w:r w:rsidRPr="0005630C">
              <w:rPr>
                <w:rFonts w:asciiTheme="minorEastAsia" w:eastAsiaTheme="minorEastAsia" w:hAnsiTheme="minorEastAsia" w:cs="맑은 고딕" w:hint="eastAsia"/>
                <w:color w:val="0000FF"/>
                <w:spacing w:val="0"/>
                <w:kern w:val="0"/>
                <w:szCs w:val="20"/>
                <w:shd w:val="clear" w:color="auto" w:fill="FFFFFF"/>
                <w:lang w:val="x-none"/>
              </w:rPr>
              <w:t xml:space="preserve">매장 </w:t>
            </w:r>
            <w:proofErr w:type="spellStart"/>
            <w:r w:rsidRPr="0005630C">
              <w:rPr>
                <w:rFonts w:asciiTheme="minorEastAsia" w:eastAsiaTheme="minorEastAsia" w:hAnsiTheme="minorEastAsia" w:cs="맑은 고딕" w:hint="eastAsia"/>
                <w:color w:val="0000FF"/>
                <w:spacing w:val="0"/>
                <w:kern w:val="0"/>
                <w:szCs w:val="20"/>
                <w:shd w:val="clear" w:color="auto" w:fill="FFFFFF"/>
                <w:lang w:val="x-none"/>
              </w:rPr>
              <w:t>내외부</w:t>
            </w:r>
            <w:proofErr w:type="spellEnd"/>
          </w:p>
        </w:tc>
      </w:tr>
    </w:tbl>
    <w:p w:rsidR="00E077E3" w:rsidRPr="00C86A0D" w:rsidRDefault="00487086" w:rsidP="00487086">
      <w:pPr>
        <w:widowControl/>
        <w:wordWrap/>
        <w:autoSpaceDE/>
        <w:autoSpaceDN/>
        <w:ind w:firstLine="800"/>
        <w:jc w:val="left"/>
        <w:textAlignment w:val="baseline"/>
        <w:rPr>
          <w:rFonts w:asciiTheme="minorEastAsia" w:eastAsiaTheme="minorEastAsia" w:hAnsiTheme="minorEastAsia" w:cs="맑은 고딕"/>
          <w:color w:val="0000FF"/>
          <w:spacing w:val="0"/>
          <w:kern w:val="0"/>
          <w:szCs w:val="20"/>
          <w:shd w:val="clear" w:color="auto" w:fill="FFFFFF"/>
          <w:lang w:val="x-none"/>
        </w:rPr>
      </w:pPr>
      <w:r w:rsidRPr="00C86A0D">
        <w:rPr>
          <w:rFonts w:asciiTheme="minorEastAsia" w:eastAsiaTheme="minorEastAsia" w:hAnsiTheme="minorEastAsia" w:cs="맑은 고딕" w:hint="eastAsia"/>
          <w:color w:val="0000FF"/>
          <w:spacing w:val="0"/>
          <w:kern w:val="0"/>
          <w:szCs w:val="20"/>
          <w:shd w:val="clear" w:color="auto" w:fill="FFFFFF"/>
          <w:lang w:val="x-none"/>
        </w:rPr>
        <w:t xml:space="preserve">※ 대리점 또는 </w:t>
      </w:r>
      <w:proofErr w:type="spellStart"/>
      <w:r w:rsidRPr="00C86A0D">
        <w:rPr>
          <w:rFonts w:asciiTheme="minorEastAsia" w:eastAsiaTheme="minorEastAsia" w:hAnsiTheme="minorEastAsia" w:cs="맑은 고딕" w:hint="eastAsia"/>
          <w:color w:val="0000FF"/>
          <w:spacing w:val="0"/>
          <w:kern w:val="0"/>
          <w:szCs w:val="20"/>
          <w:shd w:val="clear" w:color="auto" w:fill="FFFFFF"/>
          <w:lang w:val="x-none"/>
        </w:rPr>
        <w:t>입점몰의</w:t>
      </w:r>
      <w:proofErr w:type="spellEnd"/>
      <w:r w:rsidRPr="00C86A0D">
        <w:rPr>
          <w:rFonts w:asciiTheme="minorEastAsia" w:eastAsiaTheme="minorEastAsia" w:hAnsiTheme="minorEastAsia" w:cs="맑은 고딕" w:hint="eastAsia"/>
          <w:color w:val="0000FF"/>
          <w:spacing w:val="0"/>
          <w:kern w:val="0"/>
          <w:szCs w:val="20"/>
          <w:shd w:val="clear" w:color="auto" w:fill="FFFFFF"/>
          <w:lang w:val="x-none"/>
        </w:rPr>
        <w:t xml:space="preserve"> 경우 홈페이지의 "</w:t>
      </w:r>
      <w:proofErr w:type="spellStart"/>
      <w:r w:rsidRPr="00C86A0D">
        <w:rPr>
          <w:rFonts w:asciiTheme="minorEastAsia" w:eastAsiaTheme="minorEastAsia" w:hAnsiTheme="minorEastAsia" w:cs="맑은 고딕" w:hint="eastAsia"/>
          <w:color w:val="0000FF"/>
          <w:spacing w:val="0"/>
          <w:kern w:val="0"/>
          <w:szCs w:val="20"/>
          <w:shd w:val="clear" w:color="auto" w:fill="FFFFFF"/>
          <w:lang w:val="x-none"/>
        </w:rPr>
        <w:t>매장안내</w:t>
      </w:r>
      <w:proofErr w:type="spellEnd"/>
      <w:r w:rsidRPr="00C86A0D">
        <w:rPr>
          <w:rFonts w:asciiTheme="minorEastAsia" w:eastAsiaTheme="minorEastAsia" w:hAnsiTheme="minorEastAsia" w:cs="맑은 고딕" w:hint="eastAsia"/>
          <w:color w:val="0000FF"/>
          <w:spacing w:val="0"/>
          <w:kern w:val="0"/>
          <w:szCs w:val="20"/>
          <w:shd w:val="clear" w:color="auto" w:fill="FFFFFF"/>
          <w:lang w:val="x-none"/>
        </w:rPr>
        <w:t>"를 통해 매장별로 확인 바랍니다.</w:t>
      </w:r>
    </w:p>
    <w:p w:rsidR="00487086" w:rsidRPr="00550846" w:rsidRDefault="00487086" w:rsidP="00487086">
      <w:pPr>
        <w:widowControl/>
        <w:wordWrap/>
        <w:autoSpaceDE/>
        <w:autoSpaceDN/>
        <w:ind w:firstLine="800"/>
        <w:jc w:val="left"/>
        <w:textAlignment w:val="baseline"/>
        <w:rPr>
          <w:rFonts w:asciiTheme="minorEastAsia" w:eastAsiaTheme="minorEastAsia" w:hAnsiTheme="minorEastAsia" w:cs="맑은 고딕"/>
          <w:spacing w:val="0"/>
          <w:kern w:val="0"/>
          <w:szCs w:val="20"/>
          <w:shd w:val="clear" w:color="auto" w:fill="FFFFFF"/>
          <w:lang w:val="x-none"/>
        </w:rPr>
      </w:pP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③ 관리책임자, 담당 부서 및 영상정보에 대한 접근 권한이 있는 사람</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영상정보를 보호하고 정보주체의 권익 보호를 위해 아래와 같이 관리 책임자를 지정, 운영하고 있습니다.</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tbl>
      <w:tblPr>
        <w:tblW w:w="5000" w:type="pct"/>
        <w:tblCellMar>
          <w:left w:w="0" w:type="dxa"/>
          <w:right w:w="0" w:type="dxa"/>
        </w:tblCellMar>
        <w:tblLook w:val="04A0" w:firstRow="1" w:lastRow="0" w:firstColumn="1" w:lastColumn="0" w:noHBand="0" w:noVBand="1"/>
      </w:tblPr>
      <w:tblGrid>
        <w:gridCol w:w="2496"/>
        <w:gridCol w:w="2497"/>
        <w:gridCol w:w="2446"/>
        <w:gridCol w:w="2446"/>
      </w:tblGrid>
      <w:tr w:rsidR="00A565C1" w:rsidRPr="00550846" w:rsidTr="00A565C1">
        <w:tc>
          <w:tcPr>
            <w:tcW w:w="12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구분</w:t>
            </w:r>
          </w:p>
        </w:tc>
        <w:tc>
          <w:tcPr>
            <w:tcW w:w="2500" w:type="pct"/>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담당자</w:t>
            </w:r>
          </w:p>
        </w:tc>
        <w:tc>
          <w:tcPr>
            <w:tcW w:w="123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연락처</w:t>
            </w:r>
          </w:p>
        </w:tc>
      </w:tr>
      <w:tr w:rsidR="00A565C1" w:rsidRPr="00550846" w:rsidTr="00A565C1">
        <w:tc>
          <w:tcPr>
            <w:tcW w:w="1263"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관리책임자</w:t>
            </w:r>
          </w:p>
        </w:tc>
        <w:tc>
          <w:tcPr>
            <w:tcW w:w="1263"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매장관리 총괄</w:t>
            </w:r>
          </w:p>
        </w:tc>
        <w:tc>
          <w:tcPr>
            <w:tcW w:w="1237"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A565C1" w:rsidRPr="00C86A0D" w:rsidRDefault="00611378" w:rsidP="00A565C1">
            <w:pPr>
              <w:widowControl/>
              <w:wordWrap/>
              <w:autoSpaceDE/>
              <w:autoSpaceDN/>
              <w:jc w:val="left"/>
              <w:textAlignment w:val="baseline"/>
              <w:rPr>
                <w:rFonts w:asciiTheme="minorEastAsia" w:eastAsiaTheme="minorEastAsia" w:hAnsiTheme="minorEastAsia" w:cs="맑은 고딕"/>
                <w:color w:val="0000FF"/>
                <w:spacing w:val="0"/>
                <w:kern w:val="0"/>
                <w:szCs w:val="20"/>
                <w:shd w:val="clear" w:color="auto" w:fill="FFFFFF"/>
                <w:lang w:val="x-none"/>
              </w:rPr>
            </w:pPr>
            <w:r w:rsidRPr="00C86A0D">
              <w:rPr>
                <w:rFonts w:asciiTheme="minorEastAsia" w:eastAsiaTheme="minorEastAsia" w:hAnsiTheme="minorEastAsia" w:cs="맑은 고딕" w:hint="eastAsia"/>
                <w:color w:val="0000FF"/>
                <w:spacing w:val="0"/>
                <w:kern w:val="0"/>
                <w:szCs w:val="20"/>
                <w:shd w:val="clear" w:color="auto" w:fill="FFFFFF"/>
                <w:lang w:val="x-none"/>
              </w:rPr>
              <w:t>김경식</w:t>
            </w:r>
          </w:p>
        </w:tc>
        <w:tc>
          <w:tcPr>
            <w:tcW w:w="1237"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A565C1" w:rsidRPr="00C86A0D" w:rsidRDefault="00611378" w:rsidP="00A565C1">
            <w:pPr>
              <w:widowControl/>
              <w:wordWrap/>
              <w:autoSpaceDE/>
              <w:autoSpaceDN/>
              <w:jc w:val="left"/>
              <w:textAlignment w:val="baseline"/>
              <w:rPr>
                <w:rFonts w:asciiTheme="minorEastAsia" w:eastAsiaTheme="minorEastAsia" w:hAnsiTheme="minorEastAsia" w:cs="맑은 고딕"/>
                <w:color w:val="0000FF"/>
                <w:spacing w:val="0"/>
                <w:kern w:val="0"/>
                <w:szCs w:val="20"/>
                <w:shd w:val="clear" w:color="auto" w:fill="FFFFFF"/>
                <w:lang w:val="x-none"/>
              </w:rPr>
            </w:pPr>
            <w:r w:rsidRPr="00C86A0D">
              <w:rPr>
                <w:rFonts w:asciiTheme="minorEastAsia" w:eastAsiaTheme="minorEastAsia" w:hAnsiTheme="minorEastAsia" w:cs="맑은 고딕"/>
                <w:color w:val="0000FF"/>
                <w:spacing w:val="0"/>
                <w:kern w:val="0"/>
                <w:szCs w:val="20"/>
                <w:shd w:val="clear" w:color="auto" w:fill="FFFFFF"/>
                <w:lang w:val="x-none"/>
              </w:rPr>
              <w:t>02-3400-4806</w:t>
            </w:r>
          </w:p>
        </w:tc>
      </w:tr>
      <w:tr w:rsidR="00A565C1" w:rsidRPr="00550846" w:rsidTr="00A565C1">
        <w:tc>
          <w:tcPr>
            <w:tcW w:w="1263"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접근권한자</w:t>
            </w:r>
          </w:p>
        </w:tc>
        <w:tc>
          <w:tcPr>
            <w:tcW w:w="1263"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각 매장</w:t>
            </w:r>
          </w:p>
        </w:tc>
        <w:tc>
          <w:tcPr>
            <w:tcW w:w="1237"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각 매장 관리자</w:t>
            </w:r>
          </w:p>
        </w:tc>
        <w:tc>
          <w:tcPr>
            <w:tcW w:w="1237"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각 매장</w:t>
            </w:r>
          </w:p>
        </w:tc>
      </w:tr>
    </w:tbl>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④</w:t>
      </w:r>
      <w:r w:rsidRPr="00550846">
        <w:rPr>
          <w:rFonts w:asciiTheme="minorEastAsia" w:eastAsiaTheme="minorEastAsia" w:hAnsiTheme="minorEastAsia" w:cs="맑은 고딕"/>
          <w:spacing w:val="0"/>
          <w:kern w:val="0"/>
          <w:szCs w:val="20"/>
          <w:shd w:val="clear" w:color="auto" w:fill="FFFFFF"/>
          <w:lang w:val="x-none"/>
        </w:rPr>
        <w:t xml:space="preserve"> 영상정보의 촬영시간, 보관기간, 보관장소 </w:t>
      </w:r>
    </w:p>
    <w:tbl>
      <w:tblPr>
        <w:tblW w:w="5000" w:type="pct"/>
        <w:tblCellMar>
          <w:left w:w="0" w:type="dxa"/>
          <w:right w:w="0" w:type="dxa"/>
        </w:tblCellMar>
        <w:tblLook w:val="04A0" w:firstRow="1" w:lastRow="0" w:firstColumn="1" w:lastColumn="0" w:noHBand="0" w:noVBand="1"/>
      </w:tblPr>
      <w:tblGrid>
        <w:gridCol w:w="3293"/>
        <w:gridCol w:w="3296"/>
        <w:gridCol w:w="3296"/>
      </w:tblGrid>
      <w:tr w:rsidR="00A565C1" w:rsidRPr="00550846" w:rsidTr="00A565C1">
        <w:tc>
          <w:tcPr>
            <w:tcW w:w="166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촬영시간</w:t>
            </w:r>
          </w:p>
        </w:tc>
        <w:tc>
          <w:tcPr>
            <w:tcW w:w="166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보관기간</w:t>
            </w:r>
          </w:p>
        </w:tc>
        <w:tc>
          <w:tcPr>
            <w:tcW w:w="1667" w:type="pct"/>
            <w:tcBorders>
              <w:top w:val="single" w:sz="8" w:space="0" w:color="auto"/>
              <w:left w:val="nil"/>
              <w:bottom w:val="single" w:sz="8" w:space="0" w:color="auto"/>
              <w:right w:val="single" w:sz="8" w:space="0" w:color="auto"/>
            </w:tcBorders>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보관장소</w:t>
            </w:r>
          </w:p>
        </w:tc>
      </w:tr>
      <w:tr w:rsidR="00A565C1" w:rsidRPr="00550846" w:rsidTr="00A565C1">
        <w:tc>
          <w:tcPr>
            <w:tcW w:w="1666" w:type="pct"/>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24시간</w:t>
            </w:r>
          </w:p>
        </w:tc>
        <w:tc>
          <w:tcPr>
            <w:tcW w:w="1667"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30일</w:t>
            </w:r>
          </w:p>
        </w:tc>
        <w:tc>
          <w:tcPr>
            <w:tcW w:w="1667" w:type="pct"/>
            <w:tcBorders>
              <w:top w:val="nil"/>
              <w:left w:val="nil"/>
              <w:bottom w:val="single" w:sz="8" w:space="0" w:color="auto"/>
              <w:right w:val="single" w:sz="8" w:space="0" w:color="auto"/>
            </w:tcBorders>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각 매장의 사무실</w:t>
            </w:r>
          </w:p>
        </w:tc>
      </w:tr>
    </w:tbl>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w:t>
      </w:r>
      <w:r w:rsidRPr="00550846">
        <w:rPr>
          <w:rFonts w:asciiTheme="minorEastAsia" w:eastAsiaTheme="minorEastAsia" w:hAnsiTheme="minorEastAsia" w:cs="맑은 고딕"/>
          <w:spacing w:val="0"/>
          <w:kern w:val="0"/>
          <w:szCs w:val="20"/>
          <w:shd w:val="clear" w:color="auto" w:fill="FFFFFF"/>
          <w:lang w:val="x-none"/>
        </w:rPr>
        <w:t>영상정보의 보관기간의 경우, 30일을 기본으로 하나 각 매장 상황에 따라 상이할 수 있습니다.</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⑤</w:t>
      </w:r>
      <w:r w:rsidRPr="00550846">
        <w:rPr>
          <w:rFonts w:asciiTheme="minorEastAsia" w:eastAsiaTheme="minorEastAsia" w:hAnsiTheme="minorEastAsia" w:cs="맑은 고딕"/>
          <w:spacing w:val="0"/>
          <w:kern w:val="0"/>
          <w:szCs w:val="20"/>
          <w:shd w:val="clear" w:color="auto" w:fill="FFFFFF"/>
          <w:lang w:val="x-none"/>
        </w:rPr>
        <w:t xml:space="preserve"> 영상정보의 처리방법</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개인영상정보의 목적 외 이용, 제 3자 제공, 파기, 열람 등 요구에 관한 사항을 기록, 관리하고, 보관기간 만료 시 복원이 불가능한 방법으로 영구삭제(</w:t>
      </w:r>
      <w:proofErr w:type="spellStart"/>
      <w:r w:rsidRPr="00550846">
        <w:rPr>
          <w:rFonts w:asciiTheme="minorEastAsia" w:eastAsiaTheme="minorEastAsia" w:hAnsiTheme="minorEastAsia" w:cs="맑은 고딕"/>
          <w:spacing w:val="0"/>
          <w:kern w:val="0"/>
          <w:szCs w:val="20"/>
          <w:shd w:val="clear" w:color="auto" w:fill="FFFFFF"/>
          <w:lang w:val="x-none"/>
        </w:rPr>
        <w:t>출력물의</w:t>
      </w:r>
      <w:proofErr w:type="spellEnd"/>
      <w:r w:rsidRPr="00550846">
        <w:rPr>
          <w:rFonts w:asciiTheme="minorEastAsia" w:eastAsiaTheme="minorEastAsia" w:hAnsiTheme="minorEastAsia" w:cs="맑은 고딕"/>
          <w:spacing w:val="0"/>
          <w:kern w:val="0"/>
          <w:szCs w:val="20"/>
          <w:shd w:val="clear" w:color="auto" w:fill="FFFFFF"/>
          <w:lang w:val="x-none"/>
        </w:rPr>
        <w:t xml:space="preserve"> 경우 파쇄 또는 소각)</w:t>
      </w:r>
      <w:proofErr w:type="spellStart"/>
      <w:r w:rsidRPr="00550846">
        <w:rPr>
          <w:rFonts w:asciiTheme="minorEastAsia" w:eastAsiaTheme="minorEastAsia" w:hAnsiTheme="minorEastAsia" w:cs="맑은 고딕"/>
          <w:spacing w:val="0"/>
          <w:kern w:val="0"/>
          <w:szCs w:val="20"/>
          <w:shd w:val="clear" w:color="auto" w:fill="FFFFFF"/>
          <w:lang w:val="x-none"/>
        </w:rPr>
        <w:t>합니다</w:t>
      </w:r>
      <w:proofErr w:type="spellEnd"/>
      <w:r w:rsidRPr="00550846">
        <w:rPr>
          <w:rFonts w:asciiTheme="minorEastAsia" w:eastAsiaTheme="minorEastAsia" w:hAnsiTheme="minorEastAsia" w:cs="맑은 고딕"/>
          <w:spacing w:val="0"/>
          <w:kern w:val="0"/>
          <w:szCs w:val="20"/>
          <w:shd w:val="clear" w:color="auto" w:fill="FFFFFF"/>
          <w:lang w:val="x-none"/>
        </w:rPr>
        <w:t>.</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⑥</w:t>
      </w:r>
      <w:r w:rsidRPr="00550846">
        <w:rPr>
          <w:rFonts w:asciiTheme="minorEastAsia" w:eastAsiaTheme="minorEastAsia" w:hAnsiTheme="minorEastAsia" w:cs="맑은 고딕"/>
          <w:spacing w:val="0"/>
          <w:kern w:val="0"/>
          <w:szCs w:val="20"/>
          <w:shd w:val="clear" w:color="auto" w:fill="FFFFFF"/>
          <w:lang w:val="x-none"/>
        </w:rPr>
        <w:t xml:space="preserve"> 위탁에 관한 사항</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아래와 같이</w:t>
      </w:r>
      <w:r w:rsidR="004C3F11" w:rsidRPr="00550846">
        <w:rPr>
          <w:rFonts w:asciiTheme="minorEastAsia" w:eastAsiaTheme="minorEastAsia" w:hAnsiTheme="minorEastAsia" w:cs="맑은 고딕" w:hint="eastAsia"/>
          <w:spacing w:val="0"/>
          <w:kern w:val="0"/>
          <w:szCs w:val="20"/>
          <w:shd w:val="clear" w:color="auto" w:fill="FFFFFF"/>
          <w:lang w:val="x-none"/>
        </w:rPr>
        <w:t xml:space="preserve"> 고정형</w:t>
      </w:r>
      <w:r w:rsidRPr="00550846">
        <w:rPr>
          <w:rFonts w:asciiTheme="minorEastAsia" w:eastAsiaTheme="minorEastAsia" w:hAnsiTheme="minorEastAsia" w:cs="맑은 고딕"/>
          <w:spacing w:val="0"/>
          <w:kern w:val="0"/>
          <w:szCs w:val="20"/>
          <w:shd w:val="clear" w:color="auto" w:fill="FFFFFF"/>
          <w:lang w:val="x-none"/>
        </w:rPr>
        <w:t xml:space="preserve"> 영상정보처리기기 설치 및 관리 등을 위탁하고 있으며, 관계 법령에 따라 위탁계약 시 개인정보가 안전하게 관리될 수 있도록 필요한 사항을 규정하고 있습니다.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947"/>
        <w:gridCol w:w="4948"/>
      </w:tblGrid>
      <w:tr w:rsidR="00A565C1" w:rsidRPr="00550846" w:rsidTr="00843BA6">
        <w:tc>
          <w:tcPr>
            <w:tcW w:w="2500" w:type="pct"/>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수탁업체</w:t>
            </w:r>
          </w:p>
        </w:tc>
        <w:tc>
          <w:tcPr>
            <w:tcW w:w="2500" w:type="pct"/>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연락처</w:t>
            </w:r>
          </w:p>
        </w:tc>
      </w:tr>
      <w:tr w:rsidR="00A565C1" w:rsidRPr="00550846" w:rsidTr="00843BA6">
        <w:tc>
          <w:tcPr>
            <w:tcW w:w="2500" w:type="pct"/>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삼성 </w:t>
            </w:r>
            <w:proofErr w:type="spellStart"/>
            <w:r w:rsidRPr="00550846">
              <w:rPr>
                <w:rFonts w:asciiTheme="minorEastAsia" w:eastAsiaTheme="minorEastAsia" w:hAnsiTheme="minorEastAsia" w:cs="맑은 고딕"/>
                <w:spacing w:val="0"/>
                <w:kern w:val="0"/>
                <w:szCs w:val="20"/>
                <w:shd w:val="clear" w:color="auto" w:fill="FFFFFF"/>
                <w:lang w:val="x-none"/>
              </w:rPr>
              <w:t>에스원</w:t>
            </w:r>
            <w:proofErr w:type="spellEnd"/>
          </w:p>
        </w:tc>
        <w:tc>
          <w:tcPr>
            <w:tcW w:w="2500" w:type="pct"/>
            <w:tcMar>
              <w:top w:w="0" w:type="dxa"/>
              <w:left w:w="108" w:type="dxa"/>
              <w:bottom w:w="0" w:type="dxa"/>
              <w:right w:w="108" w:type="dxa"/>
            </w:tcMar>
            <w:vAlign w:val="bottom"/>
            <w:hideMark/>
          </w:tcPr>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1588-3112</w:t>
            </w:r>
          </w:p>
        </w:tc>
      </w:tr>
      <w:tr w:rsidR="00843BA6" w:rsidRPr="00550846" w:rsidTr="00E077E3">
        <w:tc>
          <w:tcPr>
            <w:tcW w:w="2500" w:type="pct"/>
            <w:tcMar>
              <w:top w:w="0" w:type="dxa"/>
              <w:left w:w="108" w:type="dxa"/>
              <w:bottom w:w="0" w:type="dxa"/>
              <w:right w:w="108" w:type="dxa"/>
            </w:tcMar>
            <w:vAlign w:val="center"/>
          </w:tcPr>
          <w:p w:rsidR="00843BA6" w:rsidRPr="00C86A0D" w:rsidRDefault="00843BA6" w:rsidP="00843BA6">
            <w:pPr>
              <w:widowControl/>
              <w:wordWrap/>
              <w:autoSpaceDE/>
              <w:autoSpaceDN/>
              <w:jc w:val="left"/>
              <w:textAlignment w:val="baseline"/>
              <w:rPr>
                <w:rFonts w:asciiTheme="minorEastAsia" w:eastAsiaTheme="minorEastAsia" w:hAnsiTheme="minorEastAsia" w:cs="맑은 고딕"/>
                <w:color w:val="0000FF"/>
                <w:spacing w:val="0"/>
                <w:kern w:val="0"/>
                <w:szCs w:val="20"/>
                <w:shd w:val="clear" w:color="auto" w:fill="FFFFFF"/>
                <w:lang w:val="x-none"/>
              </w:rPr>
            </w:pPr>
            <w:r w:rsidRPr="00C86A0D">
              <w:rPr>
                <w:rFonts w:asciiTheme="minorEastAsia" w:eastAsiaTheme="minorEastAsia" w:hAnsiTheme="minorEastAsia" w:cs="맑은 고딕" w:hint="eastAsia"/>
                <w:color w:val="0000FF"/>
                <w:spacing w:val="0"/>
                <w:kern w:val="0"/>
                <w:szCs w:val="20"/>
                <w:shd w:val="clear" w:color="auto" w:fill="FFFFFF"/>
                <w:lang w:val="x-none"/>
              </w:rPr>
              <w:t xml:space="preserve">KT </w:t>
            </w:r>
            <w:proofErr w:type="spellStart"/>
            <w:r w:rsidRPr="00C86A0D">
              <w:rPr>
                <w:rFonts w:asciiTheme="minorEastAsia" w:eastAsiaTheme="minorEastAsia" w:hAnsiTheme="minorEastAsia" w:cs="맑은 고딕" w:hint="eastAsia"/>
                <w:color w:val="0000FF"/>
                <w:spacing w:val="0"/>
                <w:kern w:val="0"/>
                <w:szCs w:val="20"/>
                <w:shd w:val="clear" w:color="auto" w:fill="FFFFFF"/>
                <w:lang w:val="x-none"/>
              </w:rPr>
              <w:t>텔레캅</w:t>
            </w:r>
            <w:proofErr w:type="spellEnd"/>
          </w:p>
        </w:tc>
        <w:tc>
          <w:tcPr>
            <w:tcW w:w="2500" w:type="pct"/>
            <w:tcMar>
              <w:top w:w="0" w:type="dxa"/>
              <w:left w:w="108" w:type="dxa"/>
              <w:bottom w:w="0" w:type="dxa"/>
              <w:right w:w="108" w:type="dxa"/>
            </w:tcMar>
            <w:vAlign w:val="center"/>
          </w:tcPr>
          <w:p w:rsidR="00843BA6" w:rsidRPr="00C86A0D" w:rsidRDefault="00843BA6" w:rsidP="00843BA6">
            <w:pPr>
              <w:jc w:val="left"/>
              <w:textAlignment w:val="baseline"/>
              <w:rPr>
                <w:rFonts w:asciiTheme="minorEastAsia" w:eastAsiaTheme="minorEastAsia" w:hAnsiTheme="minorEastAsia" w:cs="맑은 고딕"/>
                <w:color w:val="0000FF"/>
                <w:spacing w:val="0"/>
                <w:kern w:val="0"/>
                <w:szCs w:val="20"/>
                <w:shd w:val="clear" w:color="auto" w:fill="FFFFFF"/>
                <w:lang w:val="x-none"/>
              </w:rPr>
            </w:pPr>
            <w:r w:rsidRPr="00C86A0D">
              <w:rPr>
                <w:rFonts w:asciiTheme="minorEastAsia" w:eastAsiaTheme="minorEastAsia" w:hAnsiTheme="minorEastAsia" w:cs="맑은 고딕" w:hint="eastAsia"/>
                <w:color w:val="0000FF"/>
                <w:spacing w:val="0"/>
                <w:kern w:val="0"/>
                <w:szCs w:val="20"/>
                <w:shd w:val="clear" w:color="auto" w:fill="FFFFFF"/>
                <w:lang w:val="x-none"/>
              </w:rPr>
              <w:t>1588-</w:t>
            </w:r>
            <w:r w:rsidR="0005630C">
              <w:rPr>
                <w:rFonts w:asciiTheme="minorEastAsia" w:eastAsiaTheme="minorEastAsia" w:hAnsiTheme="minorEastAsia" w:cs="맑은 고딕"/>
                <w:color w:val="0000FF"/>
                <w:spacing w:val="0"/>
                <w:kern w:val="0"/>
                <w:szCs w:val="20"/>
                <w:shd w:val="clear" w:color="auto" w:fill="FFFFFF"/>
                <w:lang w:val="x-none"/>
              </w:rPr>
              <w:t>0</w:t>
            </w:r>
            <w:r w:rsidRPr="00C86A0D">
              <w:rPr>
                <w:rFonts w:asciiTheme="minorEastAsia" w:eastAsiaTheme="minorEastAsia" w:hAnsiTheme="minorEastAsia" w:cs="맑은 고딕" w:hint="eastAsia"/>
                <w:color w:val="0000FF"/>
                <w:spacing w:val="0"/>
                <w:kern w:val="0"/>
                <w:szCs w:val="20"/>
                <w:shd w:val="clear" w:color="auto" w:fill="FFFFFF"/>
                <w:lang w:val="x-none"/>
              </w:rPr>
              <w:t>112</w:t>
            </w:r>
          </w:p>
        </w:tc>
      </w:tr>
    </w:tbl>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t>⑦</w:t>
      </w:r>
      <w:r w:rsidRPr="00550846">
        <w:rPr>
          <w:rFonts w:asciiTheme="minorEastAsia" w:eastAsiaTheme="minorEastAsia" w:hAnsiTheme="minorEastAsia" w:cs="맑은 고딕"/>
          <w:spacing w:val="0"/>
          <w:kern w:val="0"/>
          <w:szCs w:val="20"/>
          <w:shd w:val="clear" w:color="auto" w:fill="FFFFFF"/>
          <w:lang w:val="x-none"/>
        </w:rPr>
        <w:t xml:space="preserve"> </w:t>
      </w:r>
      <w:r w:rsidR="00311969" w:rsidRPr="00550846">
        <w:rPr>
          <w:rFonts w:asciiTheme="minorEastAsia" w:eastAsiaTheme="minorEastAsia" w:hAnsiTheme="minorEastAsia" w:cs="맑은 고딕" w:hint="eastAsia"/>
          <w:spacing w:val="0"/>
          <w:kern w:val="0"/>
          <w:szCs w:val="20"/>
          <w:shd w:val="clear" w:color="auto" w:fill="FFFFFF"/>
          <w:lang w:val="x-none"/>
        </w:rPr>
        <w:t>개인</w:t>
      </w:r>
      <w:r w:rsidRPr="00550846">
        <w:rPr>
          <w:rFonts w:asciiTheme="minorEastAsia" w:eastAsiaTheme="minorEastAsia" w:hAnsiTheme="minorEastAsia" w:cs="맑은 고딕"/>
          <w:spacing w:val="0"/>
          <w:kern w:val="0"/>
          <w:szCs w:val="20"/>
          <w:shd w:val="clear" w:color="auto" w:fill="FFFFFF"/>
          <w:lang w:val="x-none"/>
        </w:rPr>
        <w:t>영상정보 확인 방법 및 장소</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1.</w:t>
      </w:r>
      <w:proofErr w:type="gramStart"/>
      <w:r w:rsidRPr="00550846">
        <w:rPr>
          <w:rFonts w:asciiTheme="minorEastAsia" w:eastAsiaTheme="minorEastAsia" w:hAnsiTheme="minorEastAsia" w:cs="맑은 고딕"/>
          <w:spacing w:val="0"/>
          <w:kern w:val="0"/>
          <w:szCs w:val="20"/>
          <w:shd w:val="clear" w:color="auto" w:fill="FFFFFF"/>
          <w:lang w:val="x-none"/>
        </w:rPr>
        <w:t>확인방법 :</w:t>
      </w:r>
      <w:proofErr w:type="gramEnd"/>
      <w:r w:rsidRPr="00550846">
        <w:rPr>
          <w:rFonts w:asciiTheme="minorEastAsia" w:eastAsiaTheme="minorEastAsia" w:hAnsiTheme="minorEastAsia" w:cs="맑은 고딕"/>
          <w:spacing w:val="0"/>
          <w:kern w:val="0"/>
          <w:szCs w:val="20"/>
          <w:shd w:val="clear" w:color="auto" w:fill="FFFFFF"/>
          <w:lang w:val="x-none"/>
        </w:rPr>
        <w:t xml:space="preserve"> 영상정보 관리책임자 및 접근권한자에게 미리 연락 후 방문 시 가능</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2.</w:t>
      </w:r>
      <w:proofErr w:type="gramStart"/>
      <w:r w:rsidRPr="00550846">
        <w:rPr>
          <w:rFonts w:asciiTheme="minorEastAsia" w:eastAsiaTheme="minorEastAsia" w:hAnsiTheme="minorEastAsia" w:cs="맑은 고딕"/>
          <w:spacing w:val="0"/>
          <w:kern w:val="0"/>
          <w:szCs w:val="20"/>
          <w:shd w:val="clear" w:color="auto" w:fill="FFFFFF"/>
          <w:lang w:val="x-none"/>
        </w:rPr>
        <w:t>확인장소 :</w:t>
      </w:r>
      <w:proofErr w:type="gramEnd"/>
      <w:r w:rsidRPr="00550846">
        <w:rPr>
          <w:rFonts w:asciiTheme="minorEastAsia" w:eastAsiaTheme="minorEastAsia" w:hAnsiTheme="minorEastAsia" w:cs="맑은 고딕"/>
          <w:spacing w:val="0"/>
          <w:kern w:val="0"/>
          <w:szCs w:val="20"/>
          <w:shd w:val="clear" w:color="auto" w:fill="FFFFFF"/>
          <w:lang w:val="x-none"/>
        </w:rPr>
        <w:t xml:space="preserve"> 각 매장의 사무실</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hint="eastAsia"/>
          <w:spacing w:val="0"/>
          <w:kern w:val="0"/>
          <w:szCs w:val="20"/>
          <w:shd w:val="clear" w:color="auto" w:fill="FFFFFF"/>
          <w:lang w:val="x-none"/>
        </w:rPr>
        <w:lastRenderedPageBreak/>
        <w:t>⑧</w:t>
      </w:r>
      <w:r w:rsidRPr="00550846">
        <w:rPr>
          <w:rFonts w:asciiTheme="minorEastAsia" w:eastAsiaTheme="minorEastAsia" w:hAnsiTheme="minorEastAsia" w:cs="맑은 고딕"/>
          <w:spacing w:val="0"/>
          <w:kern w:val="0"/>
          <w:szCs w:val="20"/>
          <w:shd w:val="clear" w:color="auto" w:fill="FFFFFF"/>
          <w:lang w:val="x-none"/>
        </w:rPr>
        <w:t xml:space="preserve"> 정보주체의 영상정보 열람 등 요구에 대한 조치</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정보주체가 개인영상정보에 관하여 열람 또는 존재확인, 삭제를 원하는 경우 언제든지 </w:t>
      </w:r>
      <w:proofErr w:type="spellStart"/>
      <w:r w:rsidRPr="00550846">
        <w:rPr>
          <w:rFonts w:asciiTheme="minorEastAsia" w:eastAsiaTheme="minorEastAsia" w:hAnsiTheme="minorEastAsia" w:cs="맑은 고딕"/>
          <w:spacing w:val="0"/>
          <w:kern w:val="0"/>
          <w:szCs w:val="20"/>
          <w:shd w:val="clear" w:color="auto" w:fill="FFFFFF"/>
          <w:lang w:val="x-none"/>
        </w:rPr>
        <w:t>데스커에</w:t>
      </w:r>
      <w:proofErr w:type="spellEnd"/>
      <w:r w:rsidRPr="00550846">
        <w:rPr>
          <w:rFonts w:asciiTheme="minorEastAsia" w:eastAsiaTheme="minorEastAsia" w:hAnsiTheme="minorEastAsia" w:cs="맑은 고딕"/>
          <w:spacing w:val="0"/>
          <w:kern w:val="0"/>
          <w:szCs w:val="20"/>
          <w:shd w:val="clear" w:color="auto" w:fill="FFFFFF"/>
          <w:lang w:val="x-none"/>
        </w:rPr>
        <w:t xml:space="preserve"> 요구하실 수 있습니다. 단, 정보주체가 촬영된 개인영상정보 및 명백히 정보주체의 급박한 생명, 신체, 재산의 이익을 위하여 필요한 개인영상정보에 한정됩니다. </w:t>
      </w:r>
      <w:proofErr w:type="spellStart"/>
      <w:r w:rsidRPr="00550846">
        <w:rPr>
          <w:rFonts w:asciiTheme="minorEastAsia" w:eastAsiaTheme="minorEastAsia" w:hAnsiTheme="minorEastAsia" w:cs="맑은 고딕"/>
          <w:spacing w:val="0"/>
          <w:kern w:val="0"/>
          <w:szCs w:val="20"/>
          <w:shd w:val="clear" w:color="auto" w:fill="FFFFFF"/>
          <w:lang w:val="x-none"/>
        </w:rPr>
        <w:t>데스커는</w:t>
      </w:r>
      <w:proofErr w:type="spellEnd"/>
      <w:r w:rsidRPr="00550846">
        <w:rPr>
          <w:rFonts w:asciiTheme="minorEastAsia" w:eastAsiaTheme="minorEastAsia" w:hAnsiTheme="minorEastAsia" w:cs="맑은 고딕"/>
          <w:spacing w:val="0"/>
          <w:kern w:val="0"/>
          <w:szCs w:val="20"/>
          <w:shd w:val="clear" w:color="auto" w:fill="FFFFFF"/>
          <w:lang w:val="x-none"/>
        </w:rPr>
        <w:t xml:space="preserve"> 이러한 경우 지체없이 필요한 조치를 하겠습니다.</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⑨ 영상정보 보호를 위한 기술적 · 관리적 및 물리적 조치</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roofErr w:type="spellStart"/>
      <w:r w:rsidRPr="00550846">
        <w:rPr>
          <w:rFonts w:asciiTheme="minorEastAsia" w:eastAsiaTheme="minorEastAsia" w:hAnsiTheme="minorEastAsia" w:cs="맑은 고딕"/>
          <w:spacing w:val="0"/>
          <w:kern w:val="0"/>
          <w:szCs w:val="20"/>
          <w:shd w:val="clear" w:color="auto" w:fill="FFFFFF"/>
          <w:lang w:val="x-none"/>
        </w:rPr>
        <w:t>데스커에서</w:t>
      </w:r>
      <w:proofErr w:type="spellEnd"/>
      <w:r w:rsidRPr="00550846">
        <w:rPr>
          <w:rFonts w:asciiTheme="minorEastAsia" w:eastAsiaTheme="minorEastAsia" w:hAnsiTheme="minorEastAsia" w:cs="맑은 고딕"/>
          <w:spacing w:val="0"/>
          <w:kern w:val="0"/>
          <w:szCs w:val="20"/>
          <w:shd w:val="clear" w:color="auto" w:fill="FFFFFF"/>
          <w:lang w:val="x-none"/>
        </w:rPr>
        <w:t xml:space="preserve"> 처리하는 영상정보는 암호화 조치 등을 통해 안전하게 관리되고 있습니다. 또한 회사는 개인영상정보 보호를 위한 관리적 대책으로 개인영상정보에 대한 접근 권한을 차등부여하고 있고, 개인영상정보의 </w:t>
      </w:r>
      <w:proofErr w:type="gramStart"/>
      <w:r w:rsidRPr="00550846">
        <w:rPr>
          <w:rFonts w:asciiTheme="minorEastAsia" w:eastAsiaTheme="minorEastAsia" w:hAnsiTheme="minorEastAsia" w:cs="맑은 고딕"/>
          <w:spacing w:val="0"/>
          <w:kern w:val="0"/>
          <w:szCs w:val="20"/>
          <w:shd w:val="clear" w:color="auto" w:fill="FFFFFF"/>
          <w:lang w:val="x-none"/>
        </w:rPr>
        <w:t>위,</w:t>
      </w:r>
      <w:proofErr w:type="spellStart"/>
      <w:r w:rsidRPr="00550846">
        <w:rPr>
          <w:rFonts w:asciiTheme="minorEastAsia" w:eastAsiaTheme="minorEastAsia" w:hAnsiTheme="minorEastAsia" w:cs="맑은 고딕"/>
          <w:spacing w:val="0"/>
          <w:kern w:val="0"/>
          <w:szCs w:val="20"/>
          <w:shd w:val="clear" w:color="auto" w:fill="FFFFFF"/>
          <w:lang w:val="x-none"/>
        </w:rPr>
        <w:t>변조</w:t>
      </w:r>
      <w:proofErr w:type="spellEnd"/>
      <w:proofErr w:type="gramEnd"/>
      <w:r w:rsidRPr="00550846">
        <w:rPr>
          <w:rFonts w:asciiTheme="minorEastAsia" w:eastAsiaTheme="minorEastAsia" w:hAnsiTheme="minorEastAsia" w:cs="맑은 고딕"/>
          <w:spacing w:val="0"/>
          <w:kern w:val="0"/>
          <w:szCs w:val="20"/>
          <w:shd w:val="clear" w:color="auto" w:fill="FFFFFF"/>
          <w:lang w:val="x-none"/>
        </w:rPr>
        <w:t xml:space="preserve"> 방지를 위하여 개인영상정보의 생성일시, </w:t>
      </w:r>
      <w:proofErr w:type="spellStart"/>
      <w:r w:rsidRPr="00550846">
        <w:rPr>
          <w:rFonts w:asciiTheme="minorEastAsia" w:eastAsiaTheme="minorEastAsia" w:hAnsiTheme="minorEastAsia" w:cs="맑은 고딕"/>
          <w:spacing w:val="0"/>
          <w:kern w:val="0"/>
          <w:szCs w:val="20"/>
          <w:shd w:val="clear" w:color="auto" w:fill="FFFFFF"/>
          <w:lang w:val="x-none"/>
        </w:rPr>
        <w:t>열람시</w:t>
      </w:r>
      <w:proofErr w:type="spellEnd"/>
      <w:r w:rsidRPr="00550846">
        <w:rPr>
          <w:rFonts w:asciiTheme="minorEastAsia" w:eastAsiaTheme="minorEastAsia" w:hAnsiTheme="minorEastAsia" w:cs="맑은 고딕"/>
          <w:spacing w:val="0"/>
          <w:kern w:val="0"/>
          <w:szCs w:val="20"/>
          <w:shd w:val="clear" w:color="auto" w:fill="FFFFFF"/>
          <w:lang w:val="x-none"/>
        </w:rPr>
        <w:t xml:space="preserve"> 열람 목적, 열람자, 열람일시 등을 기록하여 관리하고 있습니다. 이 외에도 개인영상정보의 안전한 물리적 보관을 위하여 잠금 장치를 설치하고 있습니다.</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p>
    <w:p w:rsidR="00FA2ED7" w:rsidRPr="00550846" w:rsidRDefault="00A565C1" w:rsidP="00A565C1">
      <w:pPr>
        <w:pStyle w:val="X"/>
        <w:rPr>
          <w:rFonts w:asciiTheme="minorEastAsia" w:eastAsiaTheme="minorEastAsia" w:hAnsiTheme="minorEastAsia"/>
          <w:shd w:val="clear" w:color="auto" w:fill="FFFFFF"/>
        </w:rPr>
      </w:pPr>
      <w:r w:rsidRPr="00550846">
        <w:rPr>
          <w:rFonts w:asciiTheme="minorEastAsia" w:eastAsiaTheme="minorEastAsia" w:hAnsiTheme="minorEastAsia" w:hint="eastAsia"/>
          <w:shd w:val="clear" w:color="auto" w:fill="FFFFFF"/>
        </w:rPr>
        <w:t xml:space="preserve">제 </w:t>
      </w:r>
      <w:r w:rsidRPr="00550846">
        <w:rPr>
          <w:rFonts w:asciiTheme="minorEastAsia" w:eastAsiaTheme="minorEastAsia" w:hAnsiTheme="minorEastAsia"/>
          <w:shd w:val="clear" w:color="auto" w:fill="FFFFFF"/>
        </w:rPr>
        <w:t>14</w:t>
      </w:r>
      <w:r w:rsidRPr="00550846">
        <w:rPr>
          <w:rFonts w:asciiTheme="minorEastAsia" w:eastAsiaTheme="minorEastAsia" w:hAnsiTheme="minorEastAsia" w:hint="eastAsia"/>
          <w:shd w:val="clear" w:color="auto" w:fill="FFFFFF"/>
        </w:rPr>
        <w:t>조 개인정보 처리방침의 변경</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 xml:space="preserve">본 개인정보 처리방침의 내용의 추가, 삭제 및 수정이 있을 경우 개정 최소 7일전에 팝업 또는 배너를 통해 사전 공지하겠습니다. 해당 내용은 개인정보 처리방침 관련 법규의 변경, </w:t>
      </w:r>
      <w:proofErr w:type="spellStart"/>
      <w:r w:rsidRPr="00550846">
        <w:rPr>
          <w:rFonts w:asciiTheme="minorEastAsia" w:eastAsiaTheme="minorEastAsia" w:hAnsiTheme="minorEastAsia" w:cs="맑은 고딕"/>
          <w:spacing w:val="0"/>
          <w:kern w:val="0"/>
          <w:szCs w:val="20"/>
          <w:shd w:val="clear" w:color="auto" w:fill="FFFFFF"/>
          <w:lang w:val="x-none"/>
        </w:rPr>
        <w:t>데스커의</w:t>
      </w:r>
      <w:proofErr w:type="spellEnd"/>
      <w:r w:rsidRPr="00550846">
        <w:rPr>
          <w:rFonts w:asciiTheme="minorEastAsia" w:eastAsiaTheme="minorEastAsia" w:hAnsiTheme="minorEastAsia" w:cs="맑은 고딕"/>
          <w:spacing w:val="0"/>
          <w:kern w:val="0"/>
          <w:szCs w:val="20"/>
          <w:shd w:val="clear" w:color="auto" w:fill="FFFFFF"/>
          <w:lang w:val="x-none"/>
        </w:rPr>
        <w:t xml:space="preserve"> 정책 변경 등의 이유로 변경될 수 있습니다.</w:t>
      </w:r>
    </w:p>
    <w:p w:rsidR="00A565C1" w:rsidRPr="00550846" w:rsidRDefault="00A565C1" w:rsidP="00A565C1">
      <w:pPr>
        <w:widowControl/>
        <w:wordWrap/>
        <w:autoSpaceDE/>
        <w:autoSpaceDN/>
        <w:jc w:val="left"/>
        <w:textAlignment w:val="baseline"/>
        <w:rPr>
          <w:rFonts w:asciiTheme="minorEastAsia" w:eastAsiaTheme="minorEastAsia" w:hAnsiTheme="minorEastAsia" w:cs="맑은 고딕"/>
          <w:spacing w:val="0"/>
          <w:kern w:val="0"/>
          <w:szCs w:val="20"/>
          <w:shd w:val="clear" w:color="auto" w:fill="FFFFFF"/>
          <w:lang w:val="x-none"/>
        </w:rPr>
      </w:pPr>
      <w:r w:rsidRPr="00550846">
        <w:rPr>
          <w:rFonts w:asciiTheme="minorEastAsia" w:eastAsiaTheme="minorEastAsia" w:hAnsiTheme="minorEastAsia" w:cs="맑은 고딕"/>
          <w:spacing w:val="0"/>
          <w:kern w:val="0"/>
          <w:szCs w:val="20"/>
          <w:shd w:val="clear" w:color="auto" w:fill="FFFFFF"/>
          <w:lang w:val="x-none"/>
        </w:rPr>
        <w:t>다만, 수집하는 개인정보의 항목, 이용목적의 변경 등과 같이 이용자 권리의 중대한 변경이 발생할 때에는 최소 30일 전에 공지하며, 필요 시 이용자 동의를 다시 받을 수도 있습니다.</w:t>
      </w:r>
    </w:p>
    <w:p w:rsidR="00A565C1" w:rsidRPr="00550846" w:rsidRDefault="00A565C1" w:rsidP="00A565C1">
      <w:pPr>
        <w:pStyle w:val="af2"/>
        <w:jc w:val="left"/>
        <w:rPr>
          <w:rFonts w:asciiTheme="minorEastAsia" w:eastAsiaTheme="minorEastAsia" w:hAnsiTheme="minorEastAsia"/>
          <w:shd w:val="clear" w:color="auto" w:fill="FFFFFF"/>
          <w:lang w:val="en-US" w:eastAsia="ko-KR"/>
        </w:rPr>
      </w:pPr>
    </w:p>
    <w:sectPr w:rsidR="00A565C1" w:rsidRPr="00550846" w:rsidSect="0092007B">
      <w:headerReference w:type="default" r:id="rId11"/>
      <w:pgSz w:w="11906" w:h="16838"/>
      <w:pgMar w:top="2574" w:right="924" w:bottom="1077" w:left="1077" w:header="851" w:footer="737" w:gutter="0"/>
      <w:pgBorders>
        <w:top w:val="single" w:sz="4" w:space="0" w:color="auto"/>
        <w:left w:val="single" w:sz="4" w:space="0" w:color="auto"/>
        <w:bottom w:val="single" w:sz="4" w:space="0" w:color="auto"/>
        <w:right w:val="single" w:sz="4" w:space="0" w:color="auto"/>
      </w:pgBorders>
      <w:cols w:sep="1"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C5B31" w:rsidRDefault="00AC5B31">
      <w:r>
        <w:separator/>
      </w:r>
    </w:p>
  </w:endnote>
  <w:endnote w:type="continuationSeparator" w:id="0">
    <w:p w:rsidR="00AC5B31" w:rsidRDefault="00AC5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윤명조120">
    <w:altName w:val="HY중고딕"/>
    <w:charset w:val="81"/>
    <w:family w:val="roman"/>
    <w:pitch w:val="variable"/>
    <w:sig w:usb0="800002A7" w:usb1="29D77CFB" w:usb2="00000010" w:usb3="00000000" w:csb0="00080000" w:csb1="00000000"/>
  </w:font>
  <w:font w:name="Helvetica">
    <w:panose1 w:val="020B060402020202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HY신명조">
    <w:panose1 w:val="02030600000101010101"/>
    <w:charset w:val="81"/>
    <w:family w:val="roman"/>
    <w:pitch w:val="variable"/>
    <w:sig w:usb0="900002A7" w:usb1="29D77CF9"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C5B31" w:rsidRDefault="00AC5B31">
      <w:r>
        <w:separator/>
      </w:r>
    </w:p>
  </w:footnote>
  <w:footnote w:type="continuationSeparator" w:id="0">
    <w:p w:rsidR="00AC5B31" w:rsidRDefault="00AC5B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60"/>
      <w:gridCol w:w="5220"/>
      <w:gridCol w:w="1080"/>
      <w:gridCol w:w="2340"/>
    </w:tblGrid>
    <w:tr w:rsidR="002F3B0D" w:rsidTr="0011395B">
      <w:trPr>
        <w:cantSplit/>
        <w:trHeight w:val="540"/>
        <w:jc w:val="center"/>
      </w:trPr>
      <w:tc>
        <w:tcPr>
          <w:tcW w:w="1260" w:type="dxa"/>
          <w:vAlign w:val="center"/>
        </w:tcPr>
        <w:p w:rsidR="002F3B0D" w:rsidRPr="00B1551A" w:rsidRDefault="002F3B0D">
          <w:pPr>
            <w:jc w:val="center"/>
            <w:rPr>
              <w:rFonts w:ascii="맑은 고딕" w:eastAsia="맑은 고딕" w:hAnsi="맑은 고딕"/>
            </w:rPr>
          </w:pPr>
          <w:r w:rsidRPr="00B1551A">
            <w:rPr>
              <w:rFonts w:ascii="맑은 고딕" w:eastAsia="맑은 고딕" w:hAnsi="맑은 고딕" w:hint="eastAsia"/>
            </w:rPr>
            <w:t>심의/등록</w:t>
          </w:r>
        </w:p>
      </w:tc>
      <w:tc>
        <w:tcPr>
          <w:tcW w:w="5220" w:type="dxa"/>
          <w:tcBorders>
            <w:bottom w:val="nil"/>
          </w:tcBorders>
          <w:vAlign w:val="center"/>
        </w:tcPr>
        <w:p w:rsidR="002F3B0D" w:rsidRPr="00B1551A" w:rsidRDefault="002F3B0D">
          <w:pPr>
            <w:rPr>
              <w:rFonts w:ascii="맑은 고딕" w:eastAsia="맑은 고딕" w:hAnsi="맑은 고딕"/>
            </w:rPr>
          </w:pPr>
          <w:r w:rsidRPr="00B1551A">
            <w:rPr>
              <w:rFonts w:ascii="맑은 고딕" w:eastAsia="맑은 고딕" w:hAnsi="맑은 고딕" w:hint="eastAsia"/>
            </w:rPr>
            <w:t>㈜</w:t>
          </w:r>
          <w:proofErr w:type="spellStart"/>
          <w:r>
            <w:rPr>
              <w:rFonts w:ascii="맑은 고딕" w:eastAsia="맑은 고딕" w:hAnsi="맑은 고딕" w:hint="eastAsia"/>
            </w:rPr>
            <w:t>일룸</w:t>
          </w:r>
          <w:proofErr w:type="spellEnd"/>
        </w:p>
      </w:tc>
      <w:tc>
        <w:tcPr>
          <w:tcW w:w="1080" w:type="dxa"/>
          <w:vMerge w:val="restart"/>
          <w:vAlign w:val="center"/>
        </w:tcPr>
        <w:p w:rsidR="002F3B0D" w:rsidRPr="00B1551A" w:rsidRDefault="002F3B0D">
          <w:pPr>
            <w:jc w:val="distribute"/>
            <w:rPr>
              <w:rFonts w:ascii="맑은 고딕" w:eastAsia="맑은 고딕" w:hAnsi="맑은 고딕"/>
            </w:rPr>
          </w:pPr>
          <w:r w:rsidRPr="00B1551A">
            <w:rPr>
              <w:rFonts w:ascii="맑은 고딕" w:eastAsia="맑은 고딕" w:hAnsi="맑은 고딕" w:hint="eastAsia"/>
            </w:rPr>
            <w:t>사규번호</w:t>
          </w:r>
        </w:p>
      </w:tc>
      <w:tc>
        <w:tcPr>
          <w:tcW w:w="2340" w:type="dxa"/>
          <w:vMerge w:val="restart"/>
          <w:vAlign w:val="center"/>
        </w:tcPr>
        <w:p w:rsidR="002F3B0D" w:rsidRPr="00C515B2" w:rsidRDefault="002F3B0D">
          <w:pPr>
            <w:jc w:val="center"/>
            <w:rPr>
              <w:rFonts w:ascii="맑은 고딕" w:eastAsia="맑은 고딕" w:hAnsi="맑은 고딕"/>
              <w:color w:val="FF0000"/>
            </w:rPr>
          </w:pPr>
          <w:r>
            <w:rPr>
              <w:rFonts w:ascii="맑은 고딕" w:eastAsia="맑은 고딕" w:hAnsi="맑은 고딕" w:hint="eastAsia"/>
            </w:rPr>
            <w:t>I</w:t>
          </w:r>
          <w:r>
            <w:rPr>
              <w:rFonts w:ascii="맑은 고딕" w:eastAsia="맑은 고딕" w:hAnsi="맑은 고딕"/>
            </w:rPr>
            <w:t>L</w:t>
          </w:r>
          <w:r w:rsidRPr="008C442F">
            <w:rPr>
              <w:rFonts w:ascii="맑은 고딕" w:eastAsia="맑은 고딕" w:hAnsi="맑은 고딕" w:hint="eastAsia"/>
            </w:rPr>
            <w:t>정보-지</w:t>
          </w:r>
          <w:r>
            <w:rPr>
              <w:rFonts w:ascii="맑은 고딕" w:eastAsia="맑은 고딕" w:hAnsi="맑은 고딕" w:hint="eastAsia"/>
            </w:rPr>
            <w:t>침</w:t>
          </w:r>
          <w:r w:rsidRPr="008C442F">
            <w:rPr>
              <w:rFonts w:ascii="맑은 고딕" w:eastAsia="맑은 고딕" w:hAnsi="맑은 고딕" w:hint="eastAsia"/>
            </w:rPr>
            <w:t>-2</w:t>
          </w:r>
          <w:r>
            <w:rPr>
              <w:rFonts w:ascii="맑은 고딕" w:eastAsia="맑은 고딕" w:hAnsi="맑은 고딕"/>
            </w:rPr>
            <w:t>3</w:t>
          </w:r>
          <w:r w:rsidRPr="008C442F">
            <w:rPr>
              <w:rFonts w:ascii="맑은 고딕" w:eastAsia="맑은 고딕" w:hAnsi="맑은 고딕" w:hint="eastAsia"/>
            </w:rPr>
            <w:t>-</w:t>
          </w:r>
          <w:r>
            <w:rPr>
              <w:rFonts w:ascii="맑은 고딕" w:eastAsia="맑은 고딕" w:hAnsi="맑은 고딕"/>
            </w:rPr>
            <w:t>10</w:t>
          </w:r>
        </w:p>
      </w:tc>
    </w:tr>
    <w:tr w:rsidR="002F3B0D" w:rsidTr="0011395B">
      <w:trPr>
        <w:cantSplit/>
        <w:trHeight w:val="356"/>
        <w:jc w:val="center"/>
      </w:trPr>
      <w:tc>
        <w:tcPr>
          <w:tcW w:w="1260" w:type="dxa"/>
          <w:vMerge w:val="restart"/>
          <w:vAlign w:val="center"/>
        </w:tcPr>
        <w:p w:rsidR="002F3B0D" w:rsidRPr="00B1551A" w:rsidRDefault="002F3B0D">
          <w:pPr>
            <w:rPr>
              <w:rFonts w:ascii="맑은 고딕" w:eastAsia="맑은 고딕" w:hAnsi="맑은 고딕"/>
            </w:rPr>
          </w:pPr>
        </w:p>
      </w:tc>
      <w:tc>
        <w:tcPr>
          <w:tcW w:w="5220" w:type="dxa"/>
          <w:vMerge w:val="restart"/>
          <w:tcBorders>
            <w:top w:val="nil"/>
          </w:tcBorders>
          <w:vAlign w:val="center"/>
        </w:tcPr>
        <w:p w:rsidR="002F3B0D" w:rsidRPr="00C515B2" w:rsidRDefault="002F3B0D" w:rsidP="00383F85">
          <w:pPr>
            <w:jc w:val="center"/>
            <w:rPr>
              <w:rFonts w:ascii="맑은 고딕" w:eastAsia="맑은 고딕" w:hAnsi="맑은 고딕"/>
              <w:b/>
              <w:bCs/>
              <w:sz w:val="28"/>
            </w:rPr>
          </w:pPr>
          <w:r>
            <w:rPr>
              <w:rFonts w:ascii="맑은 고딕" w:eastAsia="맑은 고딕" w:hAnsi="맑은 고딕" w:hint="eastAsia"/>
              <w:b/>
              <w:bCs/>
              <w:sz w:val="28"/>
            </w:rPr>
            <w:t>개인정보 처리방침_</w:t>
          </w:r>
          <w:proofErr w:type="spellStart"/>
          <w:r>
            <w:rPr>
              <w:rFonts w:ascii="맑은 고딕" w:eastAsia="맑은 고딕" w:hAnsi="맑은 고딕" w:hint="eastAsia"/>
              <w:b/>
              <w:bCs/>
              <w:sz w:val="28"/>
            </w:rPr>
            <w:t>데스커</w:t>
          </w:r>
          <w:proofErr w:type="spellEnd"/>
        </w:p>
      </w:tc>
      <w:tc>
        <w:tcPr>
          <w:tcW w:w="1080" w:type="dxa"/>
          <w:vMerge/>
          <w:vAlign w:val="center"/>
        </w:tcPr>
        <w:p w:rsidR="002F3B0D" w:rsidRPr="00B1551A" w:rsidRDefault="002F3B0D">
          <w:pPr>
            <w:jc w:val="distribute"/>
            <w:rPr>
              <w:rFonts w:ascii="맑은 고딕" w:eastAsia="맑은 고딕" w:hAnsi="맑은 고딕"/>
            </w:rPr>
          </w:pPr>
        </w:p>
      </w:tc>
      <w:tc>
        <w:tcPr>
          <w:tcW w:w="2340" w:type="dxa"/>
          <w:vMerge/>
          <w:vAlign w:val="center"/>
        </w:tcPr>
        <w:p w:rsidR="002F3B0D" w:rsidRPr="00B1551A" w:rsidRDefault="002F3B0D">
          <w:pPr>
            <w:rPr>
              <w:rFonts w:ascii="맑은 고딕" w:eastAsia="맑은 고딕" w:hAnsi="맑은 고딕"/>
            </w:rPr>
          </w:pPr>
        </w:p>
      </w:tc>
    </w:tr>
    <w:tr w:rsidR="002F3B0D" w:rsidTr="0011395B">
      <w:trPr>
        <w:cantSplit/>
        <w:trHeight w:val="960"/>
        <w:jc w:val="center"/>
      </w:trPr>
      <w:tc>
        <w:tcPr>
          <w:tcW w:w="1260" w:type="dxa"/>
          <w:vMerge/>
          <w:vAlign w:val="center"/>
        </w:tcPr>
        <w:p w:rsidR="002F3B0D" w:rsidRPr="00B1551A" w:rsidRDefault="002F3B0D">
          <w:pPr>
            <w:rPr>
              <w:rFonts w:ascii="맑은 고딕" w:eastAsia="맑은 고딕" w:hAnsi="맑은 고딕"/>
            </w:rPr>
          </w:pPr>
        </w:p>
      </w:tc>
      <w:tc>
        <w:tcPr>
          <w:tcW w:w="5220" w:type="dxa"/>
          <w:vMerge/>
          <w:vAlign w:val="center"/>
        </w:tcPr>
        <w:p w:rsidR="002F3B0D" w:rsidRPr="00B1551A" w:rsidRDefault="002F3B0D">
          <w:pPr>
            <w:rPr>
              <w:rFonts w:ascii="맑은 고딕" w:eastAsia="맑은 고딕" w:hAnsi="맑은 고딕"/>
            </w:rPr>
          </w:pPr>
        </w:p>
      </w:tc>
      <w:tc>
        <w:tcPr>
          <w:tcW w:w="1080" w:type="dxa"/>
          <w:vAlign w:val="center"/>
        </w:tcPr>
        <w:p w:rsidR="002F3B0D" w:rsidRPr="00B1551A" w:rsidRDefault="002F3B0D">
          <w:pPr>
            <w:jc w:val="distribute"/>
            <w:rPr>
              <w:rFonts w:ascii="맑은 고딕" w:eastAsia="맑은 고딕" w:hAnsi="맑은 고딕"/>
            </w:rPr>
          </w:pPr>
          <w:r w:rsidRPr="00B1551A">
            <w:rPr>
              <w:rFonts w:ascii="맑은 고딕" w:eastAsia="맑은 고딕" w:hAnsi="맑은 고딕" w:hint="eastAsia"/>
            </w:rPr>
            <w:t>페이지</w:t>
          </w:r>
        </w:p>
      </w:tc>
      <w:tc>
        <w:tcPr>
          <w:tcW w:w="2340" w:type="dxa"/>
          <w:vAlign w:val="center"/>
        </w:tcPr>
        <w:p w:rsidR="002F3B0D" w:rsidRPr="00B1551A" w:rsidRDefault="002F3B0D">
          <w:pPr>
            <w:jc w:val="center"/>
            <w:rPr>
              <w:rFonts w:ascii="맑은 고딕" w:eastAsia="맑은 고딕" w:hAnsi="맑은 고딕"/>
              <w:sz w:val="24"/>
            </w:rPr>
          </w:pPr>
          <w:r w:rsidRPr="00B1551A">
            <w:rPr>
              <w:rFonts w:ascii="맑은 고딕" w:eastAsia="맑은 고딕" w:hAnsi="맑은 고딕"/>
              <w:sz w:val="24"/>
            </w:rPr>
            <w:fldChar w:fldCharType="begin"/>
          </w:r>
          <w:r w:rsidRPr="00B1551A">
            <w:rPr>
              <w:rFonts w:ascii="맑은 고딕" w:eastAsia="맑은 고딕" w:hAnsi="맑은 고딕"/>
              <w:sz w:val="24"/>
            </w:rPr>
            <w:instrText xml:space="preserve"> PAGE </w:instrText>
          </w:r>
          <w:r w:rsidRPr="00B1551A">
            <w:rPr>
              <w:rFonts w:ascii="맑은 고딕" w:eastAsia="맑은 고딕" w:hAnsi="맑은 고딕"/>
              <w:sz w:val="24"/>
            </w:rPr>
            <w:fldChar w:fldCharType="separate"/>
          </w:r>
          <w:r>
            <w:rPr>
              <w:rFonts w:ascii="맑은 고딕" w:eastAsia="맑은 고딕" w:hAnsi="맑은 고딕"/>
              <w:noProof/>
              <w:sz w:val="24"/>
            </w:rPr>
            <w:t>14</w:t>
          </w:r>
          <w:r w:rsidRPr="00B1551A">
            <w:rPr>
              <w:rFonts w:ascii="맑은 고딕" w:eastAsia="맑은 고딕" w:hAnsi="맑은 고딕"/>
              <w:sz w:val="24"/>
            </w:rPr>
            <w:fldChar w:fldCharType="end"/>
          </w:r>
          <w:r w:rsidRPr="00B1551A">
            <w:rPr>
              <w:rFonts w:ascii="맑은 고딕" w:eastAsia="맑은 고딕" w:hAnsi="맑은 고딕" w:hint="eastAsia"/>
              <w:sz w:val="24"/>
            </w:rPr>
            <w:t xml:space="preserve"> / </w:t>
          </w:r>
          <w:r w:rsidRPr="00B1551A">
            <w:rPr>
              <w:rFonts w:ascii="맑은 고딕" w:eastAsia="맑은 고딕" w:hAnsi="맑은 고딕"/>
              <w:sz w:val="24"/>
            </w:rPr>
            <w:fldChar w:fldCharType="begin"/>
          </w:r>
          <w:r w:rsidRPr="00B1551A">
            <w:rPr>
              <w:rFonts w:ascii="맑은 고딕" w:eastAsia="맑은 고딕" w:hAnsi="맑은 고딕"/>
              <w:sz w:val="24"/>
            </w:rPr>
            <w:instrText xml:space="preserve"> NUMPAGES </w:instrText>
          </w:r>
          <w:r w:rsidRPr="00B1551A">
            <w:rPr>
              <w:rFonts w:ascii="맑은 고딕" w:eastAsia="맑은 고딕" w:hAnsi="맑은 고딕"/>
              <w:sz w:val="24"/>
            </w:rPr>
            <w:fldChar w:fldCharType="separate"/>
          </w:r>
          <w:r>
            <w:rPr>
              <w:rFonts w:ascii="맑은 고딕" w:eastAsia="맑은 고딕" w:hAnsi="맑은 고딕"/>
              <w:noProof/>
              <w:sz w:val="24"/>
            </w:rPr>
            <w:t>17</w:t>
          </w:r>
          <w:r w:rsidRPr="00B1551A">
            <w:rPr>
              <w:rFonts w:ascii="맑은 고딕" w:eastAsia="맑은 고딕" w:hAnsi="맑은 고딕"/>
              <w:sz w:val="24"/>
            </w:rPr>
            <w:fldChar w:fldCharType="end"/>
          </w:r>
        </w:p>
      </w:tc>
    </w:tr>
  </w:tbl>
  <w:p w:rsidR="002F3B0D" w:rsidRDefault="002F3B0D">
    <w:pPr>
      <w:rPr>
        <w:sz w:val="2"/>
      </w:rPr>
    </w:pPr>
  </w:p>
  <w:p w:rsidR="002F3B0D" w:rsidRDefault="002F3B0D">
    <w:pP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1C6A"/>
    <w:multiLevelType w:val="hybridMultilevel"/>
    <w:tmpl w:val="6B340EE4"/>
    <w:lvl w:ilvl="0" w:tplc="1946EFC6">
      <w:start w:val="14"/>
      <w:numFmt w:val="bullet"/>
      <w:lvlText w:val="-"/>
      <w:lvlJc w:val="left"/>
      <w:pPr>
        <w:ind w:left="711" w:hanging="360"/>
      </w:pPr>
      <w:rPr>
        <w:rFonts w:ascii="맑은 고딕" w:eastAsia="맑은 고딕" w:hAnsi="맑은 고딕" w:cs="굴림" w:hint="eastAsia"/>
      </w:rPr>
    </w:lvl>
    <w:lvl w:ilvl="1" w:tplc="04090003">
      <w:start w:val="1"/>
      <w:numFmt w:val="bullet"/>
      <w:lvlText w:val=""/>
      <w:lvlJc w:val="left"/>
      <w:pPr>
        <w:ind w:left="1151" w:hanging="400"/>
      </w:pPr>
      <w:rPr>
        <w:rFonts w:ascii="Wingdings" w:hAnsi="Wingdings" w:hint="default"/>
      </w:rPr>
    </w:lvl>
    <w:lvl w:ilvl="2" w:tplc="9416AA5C">
      <w:start w:val="14"/>
      <w:numFmt w:val="bullet"/>
      <w:lvlText w:val="※"/>
      <w:lvlJc w:val="left"/>
      <w:pPr>
        <w:ind w:left="1511" w:hanging="360"/>
      </w:pPr>
      <w:rPr>
        <w:rFonts w:ascii="맑은 고딕" w:eastAsia="맑은 고딕" w:hAnsi="맑은 고딕" w:cs="굴림" w:hint="eastAsia"/>
      </w:rPr>
    </w:lvl>
    <w:lvl w:ilvl="3" w:tplc="04090001" w:tentative="1">
      <w:start w:val="1"/>
      <w:numFmt w:val="bullet"/>
      <w:lvlText w:val=""/>
      <w:lvlJc w:val="left"/>
      <w:pPr>
        <w:ind w:left="1951" w:hanging="400"/>
      </w:pPr>
      <w:rPr>
        <w:rFonts w:ascii="Wingdings" w:hAnsi="Wingdings" w:hint="default"/>
      </w:rPr>
    </w:lvl>
    <w:lvl w:ilvl="4" w:tplc="04090003" w:tentative="1">
      <w:start w:val="1"/>
      <w:numFmt w:val="bullet"/>
      <w:lvlText w:val=""/>
      <w:lvlJc w:val="left"/>
      <w:pPr>
        <w:ind w:left="2351" w:hanging="400"/>
      </w:pPr>
      <w:rPr>
        <w:rFonts w:ascii="Wingdings" w:hAnsi="Wingdings" w:hint="default"/>
      </w:rPr>
    </w:lvl>
    <w:lvl w:ilvl="5" w:tplc="04090005" w:tentative="1">
      <w:start w:val="1"/>
      <w:numFmt w:val="bullet"/>
      <w:lvlText w:val=""/>
      <w:lvlJc w:val="left"/>
      <w:pPr>
        <w:ind w:left="2751" w:hanging="400"/>
      </w:pPr>
      <w:rPr>
        <w:rFonts w:ascii="Wingdings" w:hAnsi="Wingdings" w:hint="default"/>
      </w:rPr>
    </w:lvl>
    <w:lvl w:ilvl="6" w:tplc="04090001" w:tentative="1">
      <w:start w:val="1"/>
      <w:numFmt w:val="bullet"/>
      <w:lvlText w:val=""/>
      <w:lvlJc w:val="left"/>
      <w:pPr>
        <w:ind w:left="3151" w:hanging="400"/>
      </w:pPr>
      <w:rPr>
        <w:rFonts w:ascii="Wingdings" w:hAnsi="Wingdings" w:hint="default"/>
      </w:rPr>
    </w:lvl>
    <w:lvl w:ilvl="7" w:tplc="04090003" w:tentative="1">
      <w:start w:val="1"/>
      <w:numFmt w:val="bullet"/>
      <w:lvlText w:val=""/>
      <w:lvlJc w:val="left"/>
      <w:pPr>
        <w:ind w:left="3551" w:hanging="400"/>
      </w:pPr>
      <w:rPr>
        <w:rFonts w:ascii="Wingdings" w:hAnsi="Wingdings" w:hint="default"/>
      </w:rPr>
    </w:lvl>
    <w:lvl w:ilvl="8" w:tplc="04090005" w:tentative="1">
      <w:start w:val="1"/>
      <w:numFmt w:val="bullet"/>
      <w:lvlText w:val=""/>
      <w:lvlJc w:val="left"/>
      <w:pPr>
        <w:ind w:left="3951" w:hanging="400"/>
      </w:pPr>
      <w:rPr>
        <w:rFonts w:ascii="Wingdings" w:hAnsi="Wingdings" w:hint="default"/>
      </w:rPr>
    </w:lvl>
  </w:abstractNum>
  <w:abstractNum w:abstractNumId="1" w15:restartNumberingAfterBreak="0">
    <w:nsid w:val="04957FFA"/>
    <w:multiLevelType w:val="hybridMultilevel"/>
    <w:tmpl w:val="383CBAA2"/>
    <w:lvl w:ilvl="0" w:tplc="507AD0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56638A4"/>
    <w:multiLevelType w:val="hybridMultilevel"/>
    <w:tmpl w:val="276EFCE8"/>
    <w:lvl w:ilvl="0" w:tplc="A1FA9D90">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3" w15:restartNumberingAfterBreak="0">
    <w:nsid w:val="07A318AF"/>
    <w:multiLevelType w:val="hybridMultilevel"/>
    <w:tmpl w:val="933830D6"/>
    <w:lvl w:ilvl="0" w:tplc="A9FA7C50">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4" w15:restartNumberingAfterBreak="0">
    <w:nsid w:val="19034B32"/>
    <w:multiLevelType w:val="hybridMultilevel"/>
    <w:tmpl w:val="9A342DEC"/>
    <w:lvl w:ilvl="0" w:tplc="4612ACD2">
      <w:start w:val="1"/>
      <w:numFmt w:val="decimal"/>
      <w:lvlText w:val="%1."/>
      <w:lvlJc w:val="left"/>
      <w:pPr>
        <w:ind w:left="464" w:hanging="360"/>
      </w:pPr>
      <w:rPr>
        <w:rFonts w:hint="default"/>
      </w:rPr>
    </w:lvl>
    <w:lvl w:ilvl="1" w:tplc="04090019" w:tentative="1">
      <w:start w:val="1"/>
      <w:numFmt w:val="upperLetter"/>
      <w:lvlText w:val="%2."/>
      <w:lvlJc w:val="left"/>
      <w:pPr>
        <w:ind w:left="904" w:hanging="400"/>
      </w:pPr>
    </w:lvl>
    <w:lvl w:ilvl="2" w:tplc="0409001B" w:tentative="1">
      <w:start w:val="1"/>
      <w:numFmt w:val="lowerRoman"/>
      <w:lvlText w:val="%3."/>
      <w:lvlJc w:val="right"/>
      <w:pPr>
        <w:ind w:left="1304" w:hanging="400"/>
      </w:pPr>
    </w:lvl>
    <w:lvl w:ilvl="3" w:tplc="0409000F" w:tentative="1">
      <w:start w:val="1"/>
      <w:numFmt w:val="decimal"/>
      <w:lvlText w:val="%4."/>
      <w:lvlJc w:val="left"/>
      <w:pPr>
        <w:ind w:left="1704" w:hanging="400"/>
      </w:pPr>
    </w:lvl>
    <w:lvl w:ilvl="4" w:tplc="04090019" w:tentative="1">
      <w:start w:val="1"/>
      <w:numFmt w:val="upperLetter"/>
      <w:lvlText w:val="%5."/>
      <w:lvlJc w:val="left"/>
      <w:pPr>
        <w:ind w:left="2104" w:hanging="400"/>
      </w:pPr>
    </w:lvl>
    <w:lvl w:ilvl="5" w:tplc="0409001B" w:tentative="1">
      <w:start w:val="1"/>
      <w:numFmt w:val="lowerRoman"/>
      <w:lvlText w:val="%6."/>
      <w:lvlJc w:val="right"/>
      <w:pPr>
        <w:ind w:left="2504" w:hanging="400"/>
      </w:pPr>
    </w:lvl>
    <w:lvl w:ilvl="6" w:tplc="0409000F" w:tentative="1">
      <w:start w:val="1"/>
      <w:numFmt w:val="decimal"/>
      <w:lvlText w:val="%7."/>
      <w:lvlJc w:val="left"/>
      <w:pPr>
        <w:ind w:left="2904" w:hanging="400"/>
      </w:pPr>
    </w:lvl>
    <w:lvl w:ilvl="7" w:tplc="04090019" w:tentative="1">
      <w:start w:val="1"/>
      <w:numFmt w:val="upperLetter"/>
      <w:lvlText w:val="%8."/>
      <w:lvlJc w:val="left"/>
      <w:pPr>
        <w:ind w:left="3304" w:hanging="400"/>
      </w:pPr>
    </w:lvl>
    <w:lvl w:ilvl="8" w:tplc="0409001B" w:tentative="1">
      <w:start w:val="1"/>
      <w:numFmt w:val="lowerRoman"/>
      <w:lvlText w:val="%9."/>
      <w:lvlJc w:val="right"/>
      <w:pPr>
        <w:ind w:left="3704" w:hanging="400"/>
      </w:pPr>
    </w:lvl>
  </w:abstractNum>
  <w:abstractNum w:abstractNumId="5" w15:restartNumberingAfterBreak="0">
    <w:nsid w:val="1BB24304"/>
    <w:multiLevelType w:val="hybridMultilevel"/>
    <w:tmpl w:val="9BCED194"/>
    <w:lvl w:ilvl="0" w:tplc="2AE28388">
      <w:start w:val="7"/>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D131529"/>
    <w:multiLevelType w:val="hybridMultilevel"/>
    <w:tmpl w:val="7E6C850E"/>
    <w:lvl w:ilvl="0" w:tplc="5FA808A2">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7" w15:restartNumberingAfterBreak="0">
    <w:nsid w:val="20866451"/>
    <w:multiLevelType w:val="hybridMultilevel"/>
    <w:tmpl w:val="A18CECF0"/>
    <w:lvl w:ilvl="0" w:tplc="B27AA1E0">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8" w15:restartNumberingAfterBreak="0">
    <w:nsid w:val="244E75E2"/>
    <w:multiLevelType w:val="hybridMultilevel"/>
    <w:tmpl w:val="EB70D79A"/>
    <w:lvl w:ilvl="0" w:tplc="0C0C9392">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9" w15:restartNumberingAfterBreak="0">
    <w:nsid w:val="248A019B"/>
    <w:multiLevelType w:val="hybridMultilevel"/>
    <w:tmpl w:val="65909DA4"/>
    <w:lvl w:ilvl="0" w:tplc="507AD0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50311CC"/>
    <w:multiLevelType w:val="hybridMultilevel"/>
    <w:tmpl w:val="31AAB876"/>
    <w:lvl w:ilvl="0" w:tplc="0C22D9B2">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11" w15:restartNumberingAfterBreak="0">
    <w:nsid w:val="260F34CE"/>
    <w:multiLevelType w:val="multilevel"/>
    <w:tmpl w:val="4448D6B4"/>
    <w:styleLink w:val="5"/>
    <w:lvl w:ilvl="0">
      <w:start w:val="1"/>
      <w:numFmt w:val="decimal"/>
      <w:lvlText w:val="%1."/>
      <w:lvlJc w:val="left"/>
      <w:pPr>
        <w:ind w:left="425" w:hanging="425"/>
      </w:pPr>
    </w:lvl>
    <w:lvl w:ilvl="1">
      <w:start w:val="1"/>
      <w:numFmt w:val="decimal"/>
      <w:pStyle w:val="a"/>
      <w:lvlText w:val="%1.%2."/>
      <w:lvlJc w:val="left"/>
      <w:pPr>
        <w:ind w:left="709" w:hanging="425"/>
      </w:pPr>
    </w:lvl>
    <w:lvl w:ilvl="2">
      <w:start w:val="1"/>
      <w:numFmt w:val="decimal"/>
      <w:lvlText w:val="%1.%2.%3."/>
      <w:lvlJc w:val="left"/>
      <w:pPr>
        <w:ind w:left="993" w:hanging="425"/>
      </w:pPr>
    </w:lvl>
    <w:lvl w:ilvl="3">
      <w:start w:val="1"/>
      <w:numFmt w:val="decimal"/>
      <w:lvlText w:val="%1.%2.%3.%4."/>
      <w:lvlJc w:val="left"/>
      <w:pPr>
        <w:ind w:left="1277" w:hanging="425"/>
      </w:pPr>
    </w:lvl>
    <w:lvl w:ilvl="4">
      <w:start w:val="1"/>
      <w:numFmt w:val="decimal"/>
      <w:lvlText w:val="%1.%2.%3.%4.%5."/>
      <w:lvlJc w:val="left"/>
      <w:pPr>
        <w:ind w:left="1561" w:hanging="425"/>
      </w:pPr>
    </w:lvl>
    <w:lvl w:ilvl="5">
      <w:start w:val="1"/>
      <w:numFmt w:val="decimal"/>
      <w:lvlText w:val="%1.%2.%3.%4.%5.%6."/>
      <w:lvlJc w:val="left"/>
      <w:pPr>
        <w:ind w:left="1845" w:hanging="425"/>
      </w:pPr>
    </w:lvl>
    <w:lvl w:ilvl="6">
      <w:start w:val="1"/>
      <w:numFmt w:val="decimal"/>
      <w:lvlText w:val="%1.%2.%3.%4.%5.%6.%7."/>
      <w:lvlJc w:val="left"/>
      <w:pPr>
        <w:ind w:left="2129" w:hanging="425"/>
      </w:pPr>
    </w:lvl>
    <w:lvl w:ilvl="7">
      <w:start w:val="1"/>
      <w:numFmt w:val="decimal"/>
      <w:lvlText w:val="%1.%2.%3.%4.%5.%6.%7.%8."/>
      <w:lvlJc w:val="left"/>
      <w:pPr>
        <w:ind w:left="2413" w:hanging="425"/>
      </w:pPr>
    </w:lvl>
    <w:lvl w:ilvl="8">
      <w:start w:val="1"/>
      <w:numFmt w:val="decimal"/>
      <w:lvlText w:val="%1.%2.%3.%4.%5.%6.%7.%8.%9."/>
      <w:lvlJc w:val="left"/>
      <w:pPr>
        <w:ind w:left="2697" w:hanging="425"/>
      </w:pPr>
    </w:lvl>
  </w:abstractNum>
  <w:abstractNum w:abstractNumId="12" w15:restartNumberingAfterBreak="0">
    <w:nsid w:val="2BFE63D7"/>
    <w:multiLevelType w:val="hybridMultilevel"/>
    <w:tmpl w:val="E510424A"/>
    <w:lvl w:ilvl="0" w:tplc="0F70A2E6">
      <w:start w:val="2"/>
      <w:numFmt w:val="bullet"/>
      <w:lvlText w:val="-"/>
      <w:lvlJc w:val="left"/>
      <w:pPr>
        <w:ind w:left="1080" w:hanging="360"/>
      </w:pPr>
      <w:rPr>
        <w:rFonts w:ascii="Courier New" w:eastAsia="맑은 고딕" w:hAnsi="Courier New" w:cs="Courier New" w:hint="default"/>
      </w:rPr>
    </w:lvl>
    <w:lvl w:ilvl="1" w:tplc="04090003" w:tentative="1">
      <w:start w:val="1"/>
      <w:numFmt w:val="bullet"/>
      <w:lvlText w:val=""/>
      <w:lvlJc w:val="left"/>
      <w:pPr>
        <w:ind w:left="1520" w:hanging="400"/>
      </w:pPr>
      <w:rPr>
        <w:rFonts w:ascii="Wingdings" w:hAnsi="Wingdings" w:hint="default"/>
      </w:rPr>
    </w:lvl>
    <w:lvl w:ilvl="2" w:tplc="04090005" w:tentative="1">
      <w:start w:val="1"/>
      <w:numFmt w:val="bullet"/>
      <w:lvlText w:val=""/>
      <w:lvlJc w:val="left"/>
      <w:pPr>
        <w:ind w:left="1920" w:hanging="400"/>
      </w:pPr>
      <w:rPr>
        <w:rFonts w:ascii="Wingdings" w:hAnsi="Wingdings" w:hint="default"/>
      </w:rPr>
    </w:lvl>
    <w:lvl w:ilvl="3" w:tplc="04090001" w:tentative="1">
      <w:start w:val="1"/>
      <w:numFmt w:val="bullet"/>
      <w:lvlText w:val=""/>
      <w:lvlJc w:val="left"/>
      <w:pPr>
        <w:ind w:left="2320" w:hanging="400"/>
      </w:pPr>
      <w:rPr>
        <w:rFonts w:ascii="Wingdings" w:hAnsi="Wingdings" w:hint="default"/>
      </w:rPr>
    </w:lvl>
    <w:lvl w:ilvl="4" w:tplc="04090003" w:tentative="1">
      <w:start w:val="1"/>
      <w:numFmt w:val="bullet"/>
      <w:lvlText w:val=""/>
      <w:lvlJc w:val="left"/>
      <w:pPr>
        <w:ind w:left="2720" w:hanging="400"/>
      </w:pPr>
      <w:rPr>
        <w:rFonts w:ascii="Wingdings" w:hAnsi="Wingdings" w:hint="default"/>
      </w:rPr>
    </w:lvl>
    <w:lvl w:ilvl="5" w:tplc="04090005" w:tentative="1">
      <w:start w:val="1"/>
      <w:numFmt w:val="bullet"/>
      <w:lvlText w:val=""/>
      <w:lvlJc w:val="left"/>
      <w:pPr>
        <w:ind w:left="3120" w:hanging="400"/>
      </w:pPr>
      <w:rPr>
        <w:rFonts w:ascii="Wingdings" w:hAnsi="Wingdings" w:hint="default"/>
      </w:rPr>
    </w:lvl>
    <w:lvl w:ilvl="6" w:tplc="04090001" w:tentative="1">
      <w:start w:val="1"/>
      <w:numFmt w:val="bullet"/>
      <w:lvlText w:val=""/>
      <w:lvlJc w:val="left"/>
      <w:pPr>
        <w:ind w:left="3520" w:hanging="400"/>
      </w:pPr>
      <w:rPr>
        <w:rFonts w:ascii="Wingdings" w:hAnsi="Wingdings" w:hint="default"/>
      </w:rPr>
    </w:lvl>
    <w:lvl w:ilvl="7" w:tplc="04090003" w:tentative="1">
      <w:start w:val="1"/>
      <w:numFmt w:val="bullet"/>
      <w:lvlText w:val=""/>
      <w:lvlJc w:val="left"/>
      <w:pPr>
        <w:ind w:left="3920" w:hanging="400"/>
      </w:pPr>
      <w:rPr>
        <w:rFonts w:ascii="Wingdings" w:hAnsi="Wingdings" w:hint="default"/>
      </w:rPr>
    </w:lvl>
    <w:lvl w:ilvl="8" w:tplc="04090005" w:tentative="1">
      <w:start w:val="1"/>
      <w:numFmt w:val="bullet"/>
      <w:lvlText w:val=""/>
      <w:lvlJc w:val="left"/>
      <w:pPr>
        <w:ind w:left="4320" w:hanging="400"/>
      </w:pPr>
      <w:rPr>
        <w:rFonts w:ascii="Wingdings" w:hAnsi="Wingdings" w:hint="default"/>
      </w:rPr>
    </w:lvl>
  </w:abstractNum>
  <w:abstractNum w:abstractNumId="13" w15:restartNumberingAfterBreak="0">
    <w:nsid w:val="2C3109A4"/>
    <w:multiLevelType w:val="hybridMultilevel"/>
    <w:tmpl w:val="DC38ECBE"/>
    <w:lvl w:ilvl="0" w:tplc="8E26BCDC">
      <w:start w:val="1"/>
      <w:numFmt w:val="decimal"/>
      <w:lvlText w:val="%1."/>
      <w:lvlJc w:val="left"/>
      <w:pPr>
        <w:ind w:left="351" w:hanging="360"/>
      </w:pPr>
      <w:rPr>
        <w:rFonts w:hint="default"/>
        <w:b/>
      </w:rPr>
    </w:lvl>
    <w:lvl w:ilvl="1" w:tplc="04090019" w:tentative="1">
      <w:start w:val="1"/>
      <w:numFmt w:val="upperLetter"/>
      <w:lvlText w:val="%2."/>
      <w:lvlJc w:val="left"/>
      <w:pPr>
        <w:ind w:left="791" w:hanging="400"/>
      </w:pPr>
    </w:lvl>
    <w:lvl w:ilvl="2" w:tplc="0409001B" w:tentative="1">
      <w:start w:val="1"/>
      <w:numFmt w:val="lowerRoman"/>
      <w:lvlText w:val="%3."/>
      <w:lvlJc w:val="right"/>
      <w:pPr>
        <w:ind w:left="1191" w:hanging="400"/>
      </w:pPr>
    </w:lvl>
    <w:lvl w:ilvl="3" w:tplc="0409000F" w:tentative="1">
      <w:start w:val="1"/>
      <w:numFmt w:val="decimal"/>
      <w:lvlText w:val="%4."/>
      <w:lvlJc w:val="left"/>
      <w:pPr>
        <w:ind w:left="1591" w:hanging="400"/>
      </w:pPr>
    </w:lvl>
    <w:lvl w:ilvl="4" w:tplc="04090019" w:tentative="1">
      <w:start w:val="1"/>
      <w:numFmt w:val="upperLetter"/>
      <w:lvlText w:val="%5."/>
      <w:lvlJc w:val="left"/>
      <w:pPr>
        <w:ind w:left="1991" w:hanging="400"/>
      </w:pPr>
    </w:lvl>
    <w:lvl w:ilvl="5" w:tplc="0409001B" w:tentative="1">
      <w:start w:val="1"/>
      <w:numFmt w:val="lowerRoman"/>
      <w:lvlText w:val="%6."/>
      <w:lvlJc w:val="right"/>
      <w:pPr>
        <w:ind w:left="2391" w:hanging="400"/>
      </w:pPr>
    </w:lvl>
    <w:lvl w:ilvl="6" w:tplc="0409000F" w:tentative="1">
      <w:start w:val="1"/>
      <w:numFmt w:val="decimal"/>
      <w:lvlText w:val="%7."/>
      <w:lvlJc w:val="left"/>
      <w:pPr>
        <w:ind w:left="2791" w:hanging="400"/>
      </w:pPr>
    </w:lvl>
    <w:lvl w:ilvl="7" w:tplc="04090019" w:tentative="1">
      <w:start w:val="1"/>
      <w:numFmt w:val="upperLetter"/>
      <w:lvlText w:val="%8."/>
      <w:lvlJc w:val="left"/>
      <w:pPr>
        <w:ind w:left="3191" w:hanging="400"/>
      </w:pPr>
    </w:lvl>
    <w:lvl w:ilvl="8" w:tplc="0409001B" w:tentative="1">
      <w:start w:val="1"/>
      <w:numFmt w:val="lowerRoman"/>
      <w:lvlText w:val="%9."/>
      <w:lvlJc w:val="right"/>
      <w:pPr>
        <w:ind w:left="3591" w:hanging="400"/>
      </w:pPr>
    </w:lvl>
  </w:abstractNum>
  <w:abstractNum w:abstractNumId="14" w15:restartNumberingAfterBreak="0">
    <w:nsid w:val="34BE08A9"/>
    <w:multiLevelType w:val="multilevel"/>
    <w:tmpl w:val="8B407850"/>
    <w:styleLink w:val="3"/>
    <w:lvl w:ilvl="0">
      <w:start w:val="1"/>
      <w:numFmt w:val="decimal"/>
      <w:lvlText w:val="%1."/>
      <w:lvlJc w:val="left"/>
      <w:pPr>
        <w:ind w:left="425" w:hanging="425"/>
      </w:pPr>
    </w:lvl>
    <w:lvl w:ilvl="1">
      <w:start w:val="1"/>
      <w:numFmt w:val="decimal"/>
      <w:lvlText w:val="%1.%2."/>
      <w:lvlJc w:val="left"/>
      <w:pPr>
        <w:ind w:left="709" w:hanging="425"/>
      </w:pPr>
    </w:lvl>
    <w:lvl w:ilvl="2">
      <w:start w:val="1"/>
      <w:numFmt w:val="decimal"/>
      <w:lvlText w:val="%1.%2.%3."/>
      <w:lvlJc w:val="left"/>
      <w:pPr>
        <w:ind w:left="993" w:hanging="425"/>
      </w:pPr>
    </w:lvl>
    <w:lvl w:ilvl="3">
      <w:start w:val="1"/>
      <w:numFmt w:val="decimal"/>
      <w:lvlText w:val="%1.%2.%3.%4."/>
      <w:lvlJc w:val="left"/>
      <w:pPr>
        <w:ind w:left="1277" w:hanging="425"/>
      </w:pPr>
    </w:lvl>
    <w:lvl w:ilvl="4">
      <w:start w:val="1"/>
      <w:numFmt w:val="decimal"/>
      <w:lvlText w:val="%1.%2.%3.%4.%5."/>
      <w:lvlJc w:val="left"/>
      <w:pPr>
        <w:ind w:left="1561" w:hanging="425"/>
      </w:pPr>
    </w:lvl>
    <w:lvl w:ilvl="5">
      <w:start w:val="1"/>
      <w:numFmt w:val="decimal"/>
      <w:lvlText w:val="%1.%2.%3.%4.%5.%6."/>
      <w:lvlJc w:val="left"/>
      <w:pPr>
        <w:ind w:left="1845" w:hanging="425"/>
      </w:pPr>
    </w:lvl>
    <w:lvl w:ilvl="6">
      <w:start w:val="1"/>
      <w:numFmt w:val="decimal"/>
      <w:lvlText w:val="%1.%2.%3.%4.%5.%6.%7."/>
      <w:lvlJc w:val="left"/>
      <w:pPr>
        <w:ind w:left="2129" w:hanging="425"/>
      </w:pPr>
    </w:lvl>
    <w:lvl w:ilvl="7">
      <w:start w:val="1"/>
      <w:numFmt w:val="decimal"/>
      <w:lvlText w:val="%1.%2.%3.%4.%5.%6.%7.%8."/>
      <w:lvlJc w:val="left"/>
      <w:pPr>
        <w:ind w:left="2413" w:hanging="425"/>
      </w:pPr>
    </w:lvl>
    <w:lvl w:ilvl="8">
      <w:start w:val="1"/>
      <w:numFmt w:val="decimal"/>
      <w:lvlText w:val="%1.%2.%3.%4.%5.%6.%7.%8.%9."/>
      <w:lvlJc w:val="left"/>
      <w:pPr>
        <w:ind w:left="2697" w:hanging="425"/>
      </w:pPr>
    </w:lvl>
  </w:abstractNum>
  <w:abstractNum w:abstractNumId="15" w15:restartNumberingAfterBreak="0">
    <w:nsid w:val="37E63FA5"/>
    <w:multiLevelType w:val="hybridMultilevel"/>
    <w:tmpl w:val="E8546082"/>
    <w:lvl w:ilvl="0" w:tplc="5A1674D8">
      <w:start w:val="1"/>
      <w:numFmt w:val="decimal"/>
      <w:lvlText w:val="%1."/>
      <w:lvlJc w:val="left"/>
      <w:pPr>
        <w:ind w:left="464" w:hanging="360"/>
      </w:pPr>
      <w:rPr>
        <w:rFonts w:hint="default"/>
      </w:rPr>
    </w:lvl>
    <w:lvl w:ilvl="1" w:tplc="04090019" w:tentative="1">
      <w:start w:val="1"/>
      <w:numFmt w:val="upperLetter"/>
      <w:lvlText w:val="%2."/>
      <w:lvlJc w:val="left"/>
      <w:pPr>
        <w:ind w:left="904" w:hanging="400"/>
      </w:pPr>
    </w:lvl>
    <w:lvl w:ilvl="2" w:tplc="0409001B" w:tentative="1">
      <w:start w:val="1"/>
      <w:numFmt w:val="lowerRoman"/>
      <w:lvlText w:val="%3."/>
      <w:lvlJc w:val="right"/>
      <w:pPr>
        <w:ind w:left="1304" w:hanging="400"/>
      </w:pPr>
    </w:lvl>
    <w:lvl w:ilvl="3" w:tplc="0409000F" w:tentative="1">
      <w:start w:val="1"/>
      <w:numFmt w:val="decimal"/>
      <w:lvlText w:val="%4."/>
      <w:lvlJc w:val="left"/>
      <w:pPr>
        <w:ind w:left="1704" w:hanging="400"/>
      </w:pPr>
    </w:lvl>
    <w:lvl w:ilvl="4" w:tplc="04090019" w:tentative="1">
      <w:start w:val="1"/>
      <w:numFmt w:val="upperLetter"/>
      <w:lvlText w:val="%5."/>
      <w:lvlJc w:val="left"/>
      <w:pPr>
        <w:ind w:left="2104" w:hanging="400"/>
      </w:pPr>
    </w:lvl>
    <w:lvl w:ilvl="5" w:tplc="0409001B" w:tentative="1">
      <w:start w:val="1"/>
      <w:numFmt w:val="lowerRoman"/>
      <w:lvlText w:val="%6."/>
      <w:lvlJc w:val="right"/>
      <w:pPr>
        <w:ind w:left="2504" w:hanging="400"/>
      </w:pPr>
    </w:lvl>
    <w:lvl w:ilvl="6" w:tplc="0409000F" w:tentative="1">
      <w:start w:val="1"/>
      <w:numFmt w:val="decimal"/>
      <w:lvlText w:val="%7."/>
      <w:lvlJc w:val="left"/>
      <w:pPr>
        <w:ind w:left="2904" w:hanging="400"/>
      </w:pPr>
    </w:lvl>
    <w:lvl w:ilvl="7" w:tplc="04090019" w:tentative="1">
      <w:start w:val="1"/>
      <w:numFmt w:val="upperLetter"/>
      <w:lvlText w:val="%8."/>
      <w:lvlJc w:val="left"/>
      <w:pPr>
        <w:ind w:left="3304" w:hanging="400"/>
      </w:pPr>
    </w:lvl>
    <w:lvl w:ilvl="8" w:tplc="0409001B" w:tentative="1">
      <w:start w:val="1"/>
      <w:numFmt w:val="lowerRoman"/>
      <w:lvlText w:val="%9."/>
      <w:lvlJc w:val="right"/>
      <w:pPr>
        <w:ind w:left="3704" w:hanging="400"/>
      </w:pPr>
    </w:lvl>
  </w:abstractNum>
  <w:abstractNum w:abstractNumId="16" w15:restartNumberingAfterBreak="0">
    <w:nsid w:val="381D7CC4"/>
    <w:multiLevelType w:val="multilevel"/>
    <w:tmpl w:val="6576DC42"/>
    <w:lvl w:ilvl="0">
      <w:start w:val="1"/>
      <w:numFmt w:val="decimal"/>
      <w:pStyle w:val="a0"/>
      <w:lvlText w:val="제 %1조"/>
      <w:lvlJc w:val="left"/>
      <w:pPr>
        <w:tabs>
          <w:tab w:val="num" w:pos="1287"/>
        </w:tabs>
        <w:ind w:left="927" w:hanging="360"/>
      </w:pPr>
      <w:rPr>
        <w:rFonts w:ascii="-윤명조120" w:eastAsia="-윤명조120" w:hAnsi="Helvetica" w:hint="eastAsia"/>
        <w:b w:val="0"/>
        <w:i w:val="0"/>
        <w:spacing w:val="-12"/>
        <w:w w:val="100"/>
        <w:sz w:val="20"/>
      </w:rPr>
    </w:lvl>
    <w:lvl w:ilvl="1">
      <w:start w:val="1"/>
      <w:numFmt w:val="decimalEnclosedCircle"/>
      <w:pStyle w:val="a1"/>
      <w:lvlText w:val="%2 "/>
      <w:lvlJc w:val="left"/>
      <w:pPr>
        <w:tabs>
          <w:tab w:val="num" w:pos="1200"/>
        </w:tabs>
        <w:ind w:left="1200" w:hanging="400"/>
      </w:pPr>
      <w:rPr>
        <w:rFonts w:ascii="-윤명조120" w:eastAsia="-윤명조120" w:hint="eastAsia"/>
        <w:b w:val="0"/>
        <w:i w:val="0"/>
        <w:spacing w:val="-12"/>
        <w:w w:val="100"/>
        <w:sz w:val="20"/>
      </w:rPr>
    </w:lvl>
    <w:lvl w:ilvl="2">
      <w:start w:val="1"/>
      <w:numFmt w:val="decimal"/>
      <w:lvlRestart w:val="0"/>
      <w:pStyle w:val="a2"/>
      <w:suff w:val="nothing"/>
      <w:lvlText w:val="%3. "/>
      <w:lvlJc w:val="left"/>
      <w:pPr>
        <w:ind w:left="1393" w:hanging="400"/>
      </w:pPr>
      <w:rPr>
        <w:rFonts w:ascii="-윤명조120" w:eastAsia="-윤명조120" w:hint="eastAsia"/>
        <w:b w:val="0"/>
        <w:i w:val="0"/>
        <w:spacing w:val="-16"/>
        <w:w w:val="100"/>
        <w:sz w:val="20"/>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7" w15:restartNumberingAfterBreak="0">
    <w:nsid w:val="39720BA6"/>
    <w:multiLevelType w:val="hybridMultilevel"/>
    <w:tmpl w:val="F1AAC4C4"/>
    <w:lvl w:ilvl="0" w:tplc="C358A8BA">
      <w:start w:val="1"/>
      <w:numFmt w:val="decimal"/>
      <w:lvlText w:val="%1."/>
      <w:lvlJc w:val="left"/>
      <w:pPr>
        <w:ind w:left="536" w:hanging="360"/>
      </w:pPr>
      <w:rPr>
        <w:rFonts w:hint="default"/>
      </w:rPr>
    </w:lvl>
    <w:lvl w:ilvl="1" w:tplc="04090019">
      <w:start w:val="1"/>
      <w:numFmt w:val="upperLetter"/>
      <w:lvlText w:val="%2."/>
      <w:lvlJc w:val="left"/>
      <w:pPr>
        <w:ind w:left="976" w:hanging="400"/>
      </w:pPr>
    </w:lvl>
    <w:lvl w:ilvl="2" w:tplc="0409001B">
      <w:start w:val="1"/>
      <w:numFmt w:val="lowerRoman"/>
      <w:lvlText w:val="%3."/>
      <w:lvlJc w:val="right"/>
      <w:pPr>
        <w:ind w:left="1376" w:hanging="400"/>
      </w:pPr>
    </w:lvl>
    <w:lvl w:ilvl="3" w:tplc="0409000F" w:tentative="1">
      <w:start w:val="1"/>
      <w:numFmt w:val="decimal"/>
      <w:lvlText w:val="%4."/>
      <w:lvlJc w:val="left"/>
      <w:pPr>
        <w:ind w:left="1776" w:hanging="400"/>
      </w:pPr>
    </w:lvl>
    <w:lvl w:ilvl="4" w:tplc="04090019" w:tentative="1">
      <w:start w:val="1"/>
      <w:numFmt w:val="upperLetter"/>
      <w:lvlText w:val="%5."/>
      <w:lvlJc w:val="left"/>
      <w:pPr>
        <w:ind w:left="2176" w:hanging="400"/>
      </w:pPr>
    </w:lvl>
    <w:lvl w:ilvl="5" w:tplc="0409001B" w:tentative="1">
      <w:start w:val="1"/>
      <w:numFmt w:val="lowerRoman"/>
      <w:lvlText w:val="%6."/>
      <w:lvlJc w:val="right"/>
      <w:pPr>
        <w:ind w:left="2576" w:hanging="400"/>
      </w:pPr>
    </w:lvl>
    <w:lvl w:ilvl="6" w:tplc="0409000F" w:tentative="1">
      <w:start w:val="1"/>
      <w:numFmt w:val="decimal"/>
      <w:lvlText w:val="%7."/>
      <w:lvlJc w:val="left"/>
      <w:pPr>
        <w:ind w:left="2976" w:hanging="400"/>
      </w:pPr>
    </w:lvl>
    <w:lvl w:ilvl="7" w:tplc="04090019" w:tentative="1">
      <w:start w:val="1"/>
      <w:numFmt w:val="upperLetter"/>
      <w:lvlText w:val="%8."/>
      <w:lvlJc w:val="left"/>
      <w:pPr>
        <w:ind w:left="3376" w:hanging="400"/>
      </w:pPr>
    </w:lvl>
    <w:lvl w:ilvl="8" w:tplc="0409001B" w:tentative="1">
      <w:start w:val="1"/>
      <w:numFmt w:val="lowerRoman"/>
      <w:lvlText w:val="%9."/>
      <w:lvlJc w:val="right"/>
      <w:pPr>
        <w:ind w:left="3776" w:hanging="400"/>
      </w:pPr>
    </w:lvl>
  </w:abstractNum>
  <w:abstractNum w:abstractNumId="18" w15:restartNumberingAfterBreak="0">
    <w:nsid w:val="3A076192"/>
    <w:multiLevelType w:val="hybridMultilevel"/>
    <w:tmpl w:val="0864392C"/>
    <w:lvl w:ilvl="0" w:tplc="ED8826BA">
      <w:start w:val="1"/>
      <w:numFmt w:val="bullet"/>
      <w:lvlText w:val="-"/>
      <w:lvlJc w:val="left"/>
      <w:pPr>
        <w:ind w:left="896" w:hanging="360"/>
      </w:pPr>
      <w:rPr>
        <w:rFonts w:ascii="Courier New" w:eastAsia="맑은 고딕" w:hAnsi="Courier New" w:cs="Courier New" w:hint="default"/>
        <w:color w:val="1F1F1F"/>
        <w:sz w:val="18"/>
      </w:rPr>
    </w:lvl>
    <w:lvl w:ilvl="1" w:tplc="04090003" w:tentative="1">
      <w:start w:val="1"/>
      <w:numFmt w:val="bullet"/>
      <w:lvlText w:val=""/>
      <w:lvlJc w:val="left"/>
      <w:pPr>
        <w:ind w:left="1336" w:hanging="400"/>
      </w:pPr>
      <w:rPr>
        <w:rFonts w:ascii="Wingdings" w:hAnsi="Wingdings" w:hint="default"/>
      </w:rPr>
    </w:lvl>
    <w:lvl w:ilvl="2" w:tplc="04090005" w:tentative="1">
      <w:start w:val="1"/>
      <w:numFmt w:val="bullet"/>
      <w:lvlText w:val=""/>
      <w:lvlJc w:val="left"/>
      <w:pPr>
        <w:ind w:left="1736" w:hanging="400"/>
      </w:pPr>
      <w:rPr>
        <w:rFonts w:ascii="Wingdings" w:hAnsi="Wingdings" w:hint="default"/>
      </w:rPr>
    </w:lvl>
    <w:lvl w:ilvl="3" w:tplc="04090001" w:tentative="1">
      <w:start w:val="1"/>
      <w:numFmt w:val="bullet"/>
      <w:lvlText w:val=""/>
      <w:lvlJc w:val="left"/>
      <w:pPr>
        <w:ind w:left="2136" w:hanging="400"/>
      </w:pPr>
      <w:rPr>
        <w:rFonts w:ascii="Wingdings" w:hAnsi="Wingdings" w:hint="default"/>
      </w:rPr>
    </w:lvl>
    <w:lvl w:ilvl="4" w:tplc="04090003" w:tentative="1">
      <w:start w:val="1"/>
      <w:numFmt w:val="bullet"/>
      <w:lvlText w:val=""/>
      <w:lvlJc w:val="left"/>
      <w:pPr>
        <w:ind w:left="2536" w:hanging="400"/>
      </w:pPr>
      <w:rPr>
        <w:rFonts w:ascii="Wingdings" w:hAnsi="Wingdings" w:hint="default"/>
      </w:rPr>
    </w:lvl>
    <w:lvl w:ilvl="5" w:tplc="04090005" w:tentative="1">
      <w:start w:val="1"/>
      <w:numFmt w:val="bullet"/>
      <w:lvlText w:val=""/>
      <w:lvlJc w:val="left"/>
      <w:pPr>
        <w:ind w:left="2936" w:hanging="400"/>
      </w:pPr>
      <w:rPr>
        <w:rFonts w:ascii="Wingdings" w:hAnsi="Wingdings" w:hint="default"/>
      </w:rPr>
    </w:lvl>
    <w:lvl w:ilvl="6" w:tplc="04090001" w:tentative="1">
      <w:start w:val="1"/>
      <w:numFmt w:val="bullet"/>
      <w:lvlText w:val=""/>
      <w:lvlJc w:val="left"/>
      <w:pPr>
        <w:ind w:left="3336" w:hanging="400"/>
      </w:pPr>
      <w:rPr>
        <w:rFonts w:ascii="Wingdings" w:hAnsi="Wingdings" w:hint="default"/>
      </w:rPr>
    </w:lvl>
    <w:lvl w:ilvl="7" w:tplc="04090003" w:tentative="1">
      <w:start w:val="1"/>
      <w:numFmt w:val="bullet"/>
      <w:lvlText w:val=""/>
      <w:lvlJc w:val="left"/>
      <w:pPr>
        <w:ind w:left="3736" w:hanging="400"/>
      </w:pPr>
      <w:rPr>
        <w:rFonts w:ascii="Wingdings" w:hAnsi="Wingdings" w:hint="default"/>
      </w:rPr>
    </w:lvl>
    <w:lvl w:ilvl="8" w:tplc="04090005" w:tentative="1">
      <w:start w:val="1"/>
      <w:numFmt w:val="bullet"/>
      <w:lvlText w:val=""/>
      <w:lvlJc w:val="left"/>
      <w:pPr>
        <w:ind w:left="4136" w:hanging="400"/>
      </w:pPr>
      <w:rPr>
        <w:rFonts w:ascii="Wingdings" w:hAnsi="Wingdings" w:hint="default"/>
      </w:rPr>
    </w:lvl>
  </w:abstractNum>
  <w:abstractNum w:abstractNumId="19" w15:restartNumberingAfterBreak="0">
    <w:nsid w:val="3C7E5F5A"/>
    <w:multiLevelType w:val="multilevel"/>
    <w:tmpl w:val="EB547FFE"/>
    <w:lvl w:ilvl="0">
      <w:start w:val="1"/>
      <w:numFmt w:val="decimalFullWidth"/>
      <w:suff w:val="nothing"/>
      <w:lvlText w:val="제%1장"/>
      <w:lvlJc w:val="left"/>
      <w:pPr>
        <w:ind w:left="425" w:hanging="425"/>
      </w:pPr>
      <w:rPr>
        <w:b/>
        <w:i w:val="0"/>
        <w:color w:val="000000" w:themeColor="text1"/>
        <w:sz w:val="28"/>
      </w:rPr>
    </w:lvl>
    <w:lvl w:ilvl="1">
      <w:start w:val="1"/>
      <w:numFmt w:val="decimalFullWidth"/>
      <w:lvlRestart w:val="0"/>
      <w:isLgl/>
      <w:suff w:val="nothing"/>
      <w:lvlText w:val="제%2조"/>
      <w:lvlJc w:val="left"/>
      <w:pPr>
        <w:ind w:left="992" w:hanging="567"/>
      </w:pPr>
      <w:rPr>
        <w:b/>
        <w:i w:val="0"/>
        <w:color w:val="000000" w:themeColor="text1"/>
        <w:sz w:val="26"/>
        <w:lang w:val="en-US"/>
      </w:rPr>
    </w:lvl>
    <w:lvl w:ilvl="2">
      <w:start w:val="1"/>
      <w:numFmt w:val="decimalFullWidth"/>
      <w:suff w:val="nothing"/>
      <w:lvlText w:val="%3."/>
      <w:lvlJc w:val="left"/>
      <w:pPr>
        <w:ind w:left="1560" w:hanging="567"/>
      </w:pPr>
      <w:rPr>
        <w:rFonts w:asciiTheme="minorEastAsia" w:eastAsiaTheme="minorEastAsia" w:hAnsi="Times New Roman" w:cs="Times New Roman" w:hint="default"/>
        <w:b w:val="0"/>
        <w:i w:val="0"/>
        <w:color w:val="000000" w:themeColor="text1"/>
        <w:sz w:val="22"/>
        <w:lang w:val="en-US"/>
      </w:rPr>
    </w:lvl>
    <w:lvl w:ilvl="3">
      <w:start w:val="1"/>
      <w:numFmt w:val="lowerRoman"/>
      <w:pStyle w:val="a3"/>
      <w:lvlText w:val="%4."/>
      <w:lvlJc w:val="right"/>
      <w:pPr>
        <w:ind w:left="1984" w:hanging="708"/>
      </w:pPr>
      <w:rPr>
        <w:b w:val="0"/>
        <w:i w:val="0"/>
        <w:sz w:val="22"/>
      </w:rPr>
    </w:lvl>
    <w:lvl w:ilvl="4">
      <w:start w:val="1"/>
      <w:numFmt w:val="none"/>
      <w:suff w:val="nothing"/>
      <w:lvlText w:val=""/>
      <w:lvlJc w:val="left"/>
      <w:pPr>
        <w:ind w:left="2551" w:hanging="850"/>
      </w:pPr>
    </w:lvl>
    <w:lvl w:ilvl="5">
      <w:start w:val="1"/>
      <w:numFmt w:val="none"/>
      <w:suff w:val="nothing"/>
      <w:lvlText w:val=""/>
      <w:lvlJc w:val="left"/>
      <w:pPr>
        <w:ind w:left="3260" w:hanging="1134"/>
      </w:pPr>
    </w:lvl>
    <w:lvl w:ilvl="6">
      <w:start w:val="1"/>
      <w:numFmt w:val="none"/>
      <w:suff w:val="nothing"/>
      <w:lvlText w:val=""/>
      <w:lvlJc w:val="left"/>
      <w:pPr>
        <w:ind w:left="3827" w:hanging="1276"/>
      </w:pPr>
    </w:lvl>
    <w:lvl w:ilvl="7">
      <w:start w:val="1"/>
      <w:numFmt w:val="none"/>
      <w:suff w:val="nothing"/>
      <w:lvlText w:val=""/>
      <w:lvlJc w:val="left"/>
      <w:pPr>
        <w:ind w:left="4394" w:hanging="1418"/>
      </w:pPr>
    </w:lvl>
    <w:lvl w:ilvl="8">
      <w:start w:val="1"/>
      <w:numFmt w:val="none"/>
      <w:suff w:val="nothing"/>
      <w:lvlText w:val=""/>
      <w:lvlJc w:val="left"/>
      <w:pPr>
        <w:ind w:left="5102" w:hanging="1700"/>
      </w:pPr>
    </w:lvl>
  </w:abstractNum>
  <w:abstractNum w:abstractNumId="20" w15:restartNumberingAfterBreak="0">
    <w:nsid w:val="41E07540"/>
    <w:multiLevelType w:val="multilevel"/>
    <w:tmpl w:val="F334A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pStyle w:val="a4"/>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BC6EE0"/>
    <w:multiLevelType w:val="hybridMultilevel"/>
    <w:tmpl w:val="A0D0E2DC"/>
    <w:lvl w:ilvl="0" w:tplc="8FBCC02C">
      <w:start w:val="1"/>
      <w:numFmt w:val="decimal"/>
      <w:pStyle w:val="7"/>
      <w:lvlText w:val="%1."/>
      <w:lvlJc w:val="left"/>
      <w:pPr>
        <w:ind w:left="760" w:hanging="360"/>
      </w:pPr>
      <w:rPr>
        <w:b w:val="0"/>
        <w:sz w:val="20"/>
        <w:szCs w:val="20"/>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2" w15:restartNumberingAfterBreak="0">
    <w:nsid w:val="480A5BE7"/>
    <w:multiLevelType w:val="hybridMultilevel"/>
    <w:tmpl w:val="994A32F4"/>
    <w:lvl w:ilvl="0" w:tplc="03703A5E">
      <w:start w:val="1"/>
      <w:numFmt w:val="decimal"/>
      <w:pStyle w:val="a5"/>
      <w:lvlText w:val="제%1조"/>
      <w:lvlJc w:val="left"/>
      <w:pPr>
        <w:ind w:left="760" w:hanging="360"/>
      </w:pPr>
      <w:rPr>
        <w:rFonts w:ascii="맑은 고딕" w:eastAsia="맑은 고딕" w:hAnsi="맑은 고딕" w:hint="eastAsia"/>
        <w:sz w:val="22"/>
        <w:szCs w:val="22"/>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23" w15:restartNumberingAfterBreak="0">
    <w:nsid w:val="4BA833B4"/>
    <w:multiLevelType w:val="hybridMultilevel"/>
    <w:tmpl w:val="BD9CBEFA"/>
    <w:lvl w:ilvl="0" w:tplc="8C2AB808">
      <w:start w:val="1"/>
      <w:numFmt w:val="decimal"/>
      <w:lvlText w:val="%1."/>
      <w:lvlJc w:val="left"/>
      <w:pPr>
        <w:ind w:left="464" w:hanging="360"/>
      </w:pPr>
      <w:rPr>
        <w:rFonts w:hint="default"/>
      </w:rPr>
    </w:lvl>
    <w:lvl w:ilvl="1" w:tplc="04090019" w:tentative="1">
      <w:start w:val="1"/>
      <w:numFmt w:val="upperLetter"/>
      <w:lvlText w:val="%2."/>
      <w:lvlJc w:val="left"/>
      <w:pPr>
        <w:ind w:left="904" w:hanging="400"/>
      </w:pPr>
    </w:lvl>
    <w:lvl w:ilvl="2" w:tplc="0409001B" w:tentative="1">
      <w:start w:val="1"/>
      <w:numFmt w:val="lowerRoman"/>
      <w:lvlText w:val="%3."/>
      <w:lvlJc w:val="right"/>
      <w:pPr>
        <w:ind w:left="1304" w:hanging="400"/>
      </w:pPr>
    </w:lvl>
    <w:lvl w:ilvl="3" w:tplc="0409000F" w:tentative="1">
      <w:start w:val="1"/>
      <w:numFmt w:val="decimal"/>
      <w:lvlText w:val="%4."/>
      <w:lvlJc w:val="left"/>
      <w:pPr>
        <w:ind w:left="1704" w:hanging="400"/>
      </w:pPr>
    </w:lvl>
    <w:lvl w:ilvl="4" w:tplc="04090019" w:tentative="1">
      <w:start w:val="1"/>
      <w:numFmt w:val="upperLetter"/>
      <w:lvlText w:val="%5."/>
      <w:lvlJc w:val="left"/>
      <w:pPr>
        <w:ind w:left="2104" w:hanging="400"/>
      </w:pPr>
    </w:lvl>
    <w:lvl w:ilvl="5" w:tplc="0409001B" w:tentative="1">
      <w:start w:val="1"/>
      <w:numFmt w:val="lowerRoman"/>
      <w:lvlText w:val="%6."/>
      <w:lvlJc w:val="right"/>
      <w:pPr>
        <w:ind w:left="2504" w:hanging="400"/>
      </w:pPr>
    </w:lvl>
    <w:lvl w:ilvl="6" w:tplc="0409000F" w:tentative="1">
      <w:start w:val="1"/>
      <w:numFmt w:val="decimal"/>
      <w:lvlText w:val="%7."/>
      <w:lvlJc w:val="left"/>
      <w:pPr>
        <w:ind w:left="2904" w:hanging="400"/>
      </w:pPr>
    </w:lvl>
    <w:lvl w:ilvl="7" w:tplc="04090019" w:tentative="1">
      <w:start w:val="1"/>
      <w:numFmt w:val="upperLetter"/>
      <w:lvlText w:val="%8."/>
      <w:lvlJc w:val="left"/>
      <w:pPr>
        <w:ind w:left="3304" w:hanging="400"/>
      </w:pPr>
    </w:lvl>
    <w:lvl w:ilvl="8" w:tplc="0409001B" w:tentative="1">
      <w:start w:val="1"/>
      <w:numFmt w:val="lowerRoman"/>
      <w:lvlText w:val="%9."/>
      <w:lvlJc w:val="right"/>
      <w:pPr>
        <w:ind w:left="3704" w:hanging="400"/>
      </w:pPr>
    </w:lvl>
  </w:abstractNum>
  <w:abstractNum w:abstractNumId="24" w15:restartNumberingAfterBreak="0">
    <w:nsid w:val="4C4370DF"/>
    <w:multiLevelType w:val="hybridMultilevel"/>
    <w:tmpl w:val="EABCE43E"/>
    <w:lvl w:ilvl="0" w:tplc="0409000F">
      <w:start w:val="1"/>
      <w:numFmt w:val="decimal"/>
      <w:lvlText w:val="%1."/>
      <w:lvlJc w:val="left"/>
      <w:pPr>
        <w:ind w:left="864" w:hanging="400"/>
      </w:pPr>
    </w:lvl>
    <w:lvl w:ilvl="1" w:tplc="04090019" w:tentative="1">
      <w:start w:val="1"/>
      <w:numFmt w:val="upperLetter"/>
      <w:lvlText w:val="%2."/>
      <w:lvlJc w:val="left"/>
      <w:pPr>
        <w:ind w:left="1264" w:hanging="400"/>
      </w:pPr>
    </w:lvl>
    <w:lvl w:ilvl="2" w:tplc="0409001B" w:tentative="1">
      <w:start w:val="1"/>
      <w:numFmt w:val="lowerRoman"/>
      <w:lvlText w:val="%3."/>
      <w:lvlJc w:val="right"/>
      <w:pPr>
        <w:ind w:left="1664" w:hanging="400"/>
      </w:pPr>
    </w:lvl>
    <w:lvl w:ilvl="3" w:tplc="0409000F" w:tentative="1">
      <w:start w:val="1"/>
      <w:numFmt w:val="decimal"/>
      <w:lvlText w:val="%4."/>
      <w:lvlJc w:val="left"/>
      <w:pPr>
        <w:ind w:left="2064" w:hanging="400"/>
      </w:pPr>
    </w:lvl>
    <w:lvl w:ilvl="4" w:tplc="04090019" w:tentative="1">
      <w:start w:val="1"/>
      <w:numFmt w:val="upperLetter"/>
      <w:lvlText w:val="%5."/>
      <w:lvlJc w:val="left"/>
      <w:pPr>
        <w:ind w:left="2464" w:hanging="400"/>
      </w:pPr>
    </w:lvl>
    <w:lvl w:ilvl="5" w:tplc="0409001B" w:tentative="1">
      <w:start w:val="1"/>
      <w:numFmt w:val="lowerRoman"/>
      <w:lvlText w:val="%6."/>
      <w:lvlJc w:val="right"/>
      <w:pPr>
        <w:ind w:left="2864" w:hanging="400"/>
      </w:pPr>
    </w:lvl>
    <w:lvl w:ilvl="6" w:tplc="0409000F" w:tentative="1">
      <w:start w:val="1"/>
      <w:numFmt w:val="decimal"/>
      <w:lvlText w:val="%7."/>
      <w:lvlJc w:val="left"/>
      <w:pPr>
        <w:ind w:left="3264" w:hanging="400"/>
      </w:pPr>
    </w:lvl>
    <w:lvl w:ilvl="7" w:tplc="04090019" w:tentative="1">
      <w:start w:val="1"/>
      <w:numFmt w:val="upperLetter"/>
      <w:lvlText w:val="%8."/>
      <w:lvlJc w:val="left"/>
      <w:pPr>
        <w:ind w:left="3664" w:hanging="400"/>
      </w:pPr>
    </w:lvl>
    <w:lvl w:ilvl="8" w:tplc="0409001B" w:tentative="1">
      <w:start w:val="1"/>
      <w:numFmt w:val="lowerRoman"/>
      <w:lvlText w:val="%9."/>
      <w:lvlJc w:val="right"/>
      <w:pPr>
        <w:ind w:left="4064" w:hanging="400"/>
      </w:pPr>
    </w:lvl>
  </w:abstractNum>
  <w:abstractNum w:abstractNumId="25" w15:restartNumberingAfterBreak="0">
    <w:nsid w:val="4EFA0A2A"/>
    <w:multiLevelType w:val="hybridMultilevel"/>
    <w:tmpl w:val="CC0C73A2"/>
    <w:lvl w:ilvl="0" w:tplc="2C4A7A3C">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26" w15:restartNumberingAfterBreak="0">
    <w:nsid w:val="51520237"/>
    <w:multiLevelType w:val="hybridMultilevel"/>
    <w:tmpl w:val="8BCE067C"/>
    <w:lvl w:ilvl="0" w:tplc="CA4EA684">
      <w:start w:val="1"/>
      <w:numFmt w:val="decimal"/>
      <w:lvlText w:val="%1."/>
      <w:lvlJc w:val="left"/>
      <w:pPr>
        <w:ind w:left="464" w:hanging="360"/>
      </w:pPr>
      <w:rPr>
        <w:rFonts w:hint="default"/>
      </w:rPr>
    </w:lvl>
    <w:lvl w:ilvl="1" w:tplc="04090019" w:tentative="1">
      <w:start w:val="1"/>
      <w:numFmt w:val="upperLetter"/>
      <w:lvlText w:val="%2."/>
      <w:lvlJc w:val="left"/>
      <w:pPr>
        <w:ind w:left="904" w:hanging="400"/>
      </w:pPr>
    </w:lvl>
    <w:lvl w:ilvl="2" w:tplc="0409001B" w:tentative="1">
      <w:start w:val="1"/>
      <w:numFmt w:val="lowerRoman"/>
      <w:lvlText w:val="%3."/>
      <w:lvlJc w:val="right"/>
      <w:pPr>
        <w:ind w:left="1304" w:hanging="400"/>
      </w:pPr>
    </w:lvl>
    <w:lvl w:ilvl="3" w:tplc="0409000F" w:tentative="1">
      <w:start w:val="1"/>
      <w:numFmt w:val="decimal"/>
      <w:lvlText w:val="%4."/>
      <w:lvlJc w:val="left"/>
      <w:pPr>
        <w:ind w:left="1704" w:hanging="400"/>
      </w:pPr>
    </w:lvl>
    <w:lvl w:ilvl="4" w:tplc="04090019" w:tentative="1">
      <w:start w:val="1"/>
      <w:numFmt w:val="upperLetter"/>
      <w:lvlText w:val="%5."/>
      <w:lvlJc w:val="left"/>
      <w:pPr>
        <w:ind w:left="2104" w:hanging="400"/>
      </w:pPr>
    </w:lvl>
    <w:lvl w:ilvl="5" w:tplc="0409001B" w:tentative="1">
      <w:start w:val="1"/>
      <w:numFmt w:val="lowerRoman"/>
      <w:lvlText w:val="%6."/>
      <w:lvlJc w:val="right"/>
      <w:pPr>
        <w:ind w:left="2504" w:hanging="400"/>
      </w:pPr>
    </w:lvl>
    <w:lvl w:ilvl="6" w:tplc="0409000F" w:tentative="1">
      <w:start w:val="1"/>
      <w:numFmt w:val="decimal"/>
      <w:lvlText w:val="%7."/>
      <w:lvlJc w:val="left"/>
      <w:pPr>
        <w:ind w:left="2904" w:hanging="400"/>
      </w:pPr>
    </w:lvl>
    <w:lvl w:ilvl="7" w:tplc="04090019" w:tentative="1">
      <w:start w:val="1"/>
      <w:numFmt w:val="upperLetter"/>
      <w:lvlText w:val="%8."/>
      <w:lvlJc w:val="left"/>
      <w:pPr>
        <w:ind w:left="3304" w:hanging="400"/>
      </w:pPr>
    </w:lvl>
    <w:lvl w:ilvl="8" w:tplc="0409001B" w:tentative="1">
      <w:start w:val="1"/>
      <w:numFmt w:val="lowerRoman"/>
      <w:lvlText w:val="%9."/>
      <w:lvlJc w:val="right"/>
      <w:pPr>
        <w:ind w:left="3704" w:hanging="400"/>
      </w:pPr>
    </w:lvl>
  </w:abstractNum>
  <w:abstractNum w:abstractNumId="27" w15:restartNumberingAfterBreak="0">
    <w:nsid w:val="545A45BC"/>
    <w:multiLevelType w:val="hybridMultilevel"/>
    <w:tmpl w:val="6B029FEA"/>
    <w:lvl w:ilvl="0" w:tplc="62C6E47E">
      <w:start w:val="1"/>
      <w:numFmt w:val="decimal"/>
      <w:lvlText w:val="%1."/>
      <w:lvlJc w:val="left"/>
      <w:pPr>
        <w:ind w:left="464" w:hanging="360"/>
      </w:pPr>
      <w:rPr>
        <w:rFonts w:hint="default"/>
      </w:rPr>
    </w:lvl>
    <w:lvl w:ilvl="1" w:tplc="04090019" w:tentative="1">
      <w:start w:val="1"/>
      <w:numFmt w:val="upperLetter"/>
      <w:lvlText w:val="%2."/>
      <w:lvlJc w:val="left"/>
      <w:pPr>
        <w:ind w:left="904" w:hanging="400"/>
      </w:pPr>
    </w:lvl>
    <w:lvl w:ilvl="2" w:tplc="0409001B" w:tentative="1">
      <w:start w:val="1"/>
      <w:numFmt w:val="lowerRoman"/>
      <w:lvlText w:val="%3."/>
      <w:lvlJc w:val="right"/>
      <w:pPr>
        <w:ind w:left="1304" w:hanging="400"/>
      </w:pPr>
    </w:lvl>
    <w:lvl w:ilvl="3" w:tplc="0409000F" w:tentative="1">
      <w:start w:val="1"/>
      <w:numFmt w:val="decimal"/>
      <w:lvlText w:val="%4."/>
      <w:lvlJc w:val="left"/>
      <w:pPr>
        <w:ind w:left="1704" w:hanging="400"/>
      </w:pPr>
    </w:lvl>
    <w:lvl w:ilvl="4" w:tplc="04090019" w:tentative="1">
      <w:start w:val="1"/>
      <w:numFmt w:val="upperLetter"/>
      <w:lvlText w:val="%5."/>
      <w:lvlJc w:val="left"/>
      <w:pPr>
        <w:ind w:left="2104" w:hanging="400"/>
      </w:pPr>
    </w:lvl>
    <w:lvl w:ilvl="5" w:tplc="0409001B" w:tentative="1">
      <w:start w:val="1"/>
      <w:numFmt w:val="lowerRoman"/>
      <w:lvlText w:val="%6."/>
      <w:lvlJc w:val="right"/>
      <w:pPr>
        <w:ind w:left="2504" w:hanging="400"/>
      </w:pPr>
    </w:lvl>
    <w:lvl w:ilvl="6" w:tplc="0409000F" w:tentative="1">
      <w:start w:val="1"/>
      <w:numFmt w:val="decimal"/>
      <w:lvlText w:val="%7."/>
      <w:lvlJc w:val="left"/>
      <w:pPr>
        <w:ind w:left="2904" w:hanging="400"/>
      </w:pPr>
    </w:lvl>
    <w:lvl w:ilvl="7" w:tplc="04090019" w:tentative="1">
      <w:start w:val="1"/>
      <w:numFmt w:val="upperLetter"/>
      <w:lvlText w:val="%8."/>
      <w:lvlJc w:val="left"/>
      <w:pPr>
        <w:ind w:left="3304" w:hanging="400"/>
      </w:pPr>
    </w:lvl>
    <w:lvl w:ilvl="8" w:tplc="0409001B" w:tentative="1">
      <w:start w:val="1"/>
      <w:numFmt w:val="lowerRoman"/>
      <w:lvlText w:val="%9."/>
      <w:lvlJc w:val="right"/>
      <w:pPr>
        <w:ind w:left="3704" w:hanging="400"/>
      </w:pPr>
    </w:lvl>
  </w:abstractNum>
  <w:abstractNum w:abstractNumId="28" w15:restartNumberingAfterBreak="0">
    <w:nsid w:val="561F31EA"/>
    <w:multiLevelType w:val="hybridMultilevel"/>
    <w:tmpl w:val="D66EFA9C"/>
    <w:lvl w:ilvl="0" w:tplc="BEB6E182">
      <w:start w:val="1"/>
      <w:numFmt w:val="decimal"/>
      <w:lvlText w:val="%1."/>
      <w:lvlJc w:val="left"/>
      <w:pPr>
        <w:ind w:left="464" w:hanging="360"/>
      </w:pPr>
      <w:rPr>
        <w:rFonts w:hint="default"/>
      </w:rPr>
    </w:lvl>
    <w:lvl w:ilvl="1" w:tplc="04090019" w:tentative="1">
      <w:start w:val="1"/>
      <w:numFmt w:val="upperLetter"/>
      <w:lvlText w:val="%2."/>
      <w:lvlJc w:val="left"/>
      <w:pPr>
        <w:ind w:left="904" w:hanging="400"/>
      </w:pPr>
    </w:lvl>
    <w:lvl w:ilvl="2" w:tplc="0409001B" w:tentative="1">
      <w:start w:val="1"/>
      <w:numFmt w:val="lowerRoman"/>
      <w:lvlText w:val="%3."/>
      <w:lvlJc w:val="right"/>
      <w:pPr>
        <w:ind w:left="1304" w:hanging="400"/>
      </w:pPr>
    </w:lvl>
    <w:lvl w:ilvl="3" w:tplc="0409000F" w:tentative="1">
      <w:start w:val="1"/>
      <w:numFmt w:val="decimal"/>
      <w:lvlText w:val="%4."/>
      <w:lvlJc w:val="left"/>
      <w:pPr>
        <w:ind w:left="1704" w:hanging="400"/>
      </w:pPr>
    </w:lvl>
    <w:lvl w:ilvl="4" w:tplc="04090019" w:tentative="1">
      <w:start w:val="1"/>
      <w:numFmt w:val="upperLetter"/>
      <w:lvlText w:val="%5."/>
      <w:lvlJc w:val="left"/>
      <w:pPr>
        <w:ind w:left="2104" w:hanging="400"/>
      </w:pPr>
    </w:lvl>
    <w:lvl w:ilvl="5" w:tplc="0409001B" w:tentative="1">
      <w:start w:val="1"/>
      <w:numFmt w:val="lowerRoman"/>
      <w:lvlText w:val="%6."/>
      <w:lvlJc w:val="right"/>
      <w:pPr>
        <w:ind w:left="2504" w:hanging="400"/>
      </w:pPr>
    </w:lvl>
    <w:lvl w:ilvl="6" w:tplc="0409000F" w:tentative="1">
      <w:start w:val="1"/>
      <w:numFmt w:val="decimal"/>
      <w:lvlText w:val="%7."/>
      <w:lvlJc w:val="left"/>
      <w:pPr>
        <w:ind w:left="2904" w:hanging="400"/>
      </w:pPr>
    </w:lvl>
    <w:lvl w:ilvl="7" w:tplc="04090019" w:tentative="1">
      <w:start w:val="1"/>
      <w:numFmt w:val="upperLetter"/>
      <w:lvlText w:val="%8."/>
      <w:lvlJc w:val="left"/>
      <w:pPr>
        <w:ind w:left="3304" w:hanging="400"/>
      </w:pPr>
    </w:lvl>
    <w:lvl w:ilvl="8" w:tplc="0409001B" w:tentative="1">
      <w:start w:val="1"/>
      <w:numFmt w:val="lowerRoman"/>
      <w:lvlText w:val="%9."/>
      <w:lvlJc w:val="right"/>
      <w:pPr>
        <w:ind w:left="3704" w:hanging="400"/>
      </w:pPr>
    </w:lvl>
  </w:abstractNum>
  <w:abstractNum w:abstractNumId="29" w15:restartNumberingAfterBreak="0">
    <w:nsid w:val="57506D65"/>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 w15:restartNumberingAfterBreak="0">
    <w:nsid w:val="57F0575F"/>
    <w:multiLevelType w:val="hybridMultilevel"/>
    <w:tmpl w:val="55921E56"/>
    <w:lvl w:ilvl="0" w:tplc="507AD0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595F5BFD"/>
    <w:multiLevelType w:val="hybridMultilevel"/>
    <w:tmpl w:val="395A9C5A"/>
    <w:lvl w:ilvl="0" w:tplc="6418767E">
      <w:start w:val="1"/>
      <w:numFmt w:val="decimal"/>
      <w:lvlText w:val="%1."/>
      <w:lvlJc w:val="left"/>
      <w:pPr>
        <w:ind w:left="464" w:hanging="360"/>
      </w:pPr>
      <w:rPr>
        <w:rFonts w:hint="default"/>
      </w:rPr>
    </w:lvl>
    <w:lvl w:ilvl="1" w:tplc="04090019" w:tentative="1">
      <w:start w:val="1"/>
      <w:numFmt w:val="upperLetter"/>
      <w:lvlText w:val="%2."/>
      <w:lvlJc w:val="left"/>
      <w:pPr>
        <w:ind w:left="904" w:hanging="400"/>
      </w:pPr>
    </w:lvl>
    <w:lvl w:ilvl="2" w:tplc="0409001B" w:tentative="1">
      <w:start w:val="1"/>
      <w:numFmt w:val="lowerRoman"/>
      <w:lvlText w:val="%3."/>
      <w:lvlJc w:val="right"/>
      <w:pPr>
        <w:ind w:left="1304" w:hanging="400"/>
      </w:pPr>
    </w:lvl>
    <w:lvl w:ilvl="3" w:tplc="0409000F" w:tentative="1">
      <w:start w:val="1"/>
      <w:numFmt w:val="decimal"/>
      <w:lvlText w:val="%4."/>
      <w:lvlJc w:val="left"/>
      <w:pPr>
        <w:ind w:left="1704" w:hanging="400"/>
      </w:pPr>
    </w:lvl>
    <w:lvl w:ilvl="4" w:tplc="04090019" w:tentative="1">
      <w:start w:val="1"/>
      <w:numFmt w:val="upperLetter"/>
      <w:lvlText w:val="%5."/>
      <w:lvlJc w:val="left"/>
      <w:pPr>
        <w:ind w:left="2104" w:hanging="400"/>
      </w:pPr>
    </w:lvl>
    <w:lvl w:ilvl="5" w:tplc="0409001B" w:tentative="1">
      <w:start w:val="1"/>
      <w:numFmt w:val="lowerRoman"/>
      <w:lvlText w:val="%6."/>
      <w:lvlJc w:val="right"/>
      <w:pPr>
        <w:ind w:left="2504" w:hanging="400"/>
      </w:pPr>
    </w:lvl>
    <w:lvl w:ilvl="6" w:tplc="0409000F" w:tentative="1">
      <w:start w:val="1"/>
      <w:numFmt w:val="decimal"/>
      <w:lvlText w:val="%7."/>
      <w:lvlJc w:val="left"/>
      <w:pPr>
        <w:ind w:left="2904" w:hanging="400"/>
      </w:pPr>
    </w:lvl>
    <w:lvl w:ilvl="7" w:tplc="04090019" w:tentative="1">
      <w:start w:val="1"/>
      <w:numFmt w:val="upperLetter"/>
      <w:lvlText w:val="%8."/>
      <w:lvlJc w:val="left"/>
      <w:pPr>
        <w:ind w:left="3304" w:hanging="400"/>
      </w:pPr>
    </w:lvl>
    <w:lvl w:ilvl="8" w:tplc="0409001B" w:tentative="1">
      <w:start w:val="1"/>
      <w:numFmt w:val="lowerRoman"/>
      <w:lvlText w:val="%9."/>
      <w:lvlJc w:val="right"/>
      <w:pPr>
        <w:ind w:left="3704" w:hanging="400"/>
      </w:pPr>
    </w:lvl>
  </w:abstractNum>
  <w:abstractNum w:abstractNumId="32" w15:restartNumberingAfterBreak="0">
    <w:nsid w:val="5BFD51E1"/>
    <w:multiLevelType w:val="hybridMultilevel"/>
    <w:tmpl w:val="2500F078"/>
    <w:lvl w:ilvl="0" w:tplc="F1808036">
      <w:start w:val="1"/>
      <w:numFmt w:val="decimal"/>
      <w:lvlText w:val="%1."/>
      <w:lvlJc w:val="left"/>
      <w:pPr>
        <w:ind w:left="464" w:hanging="360"/>
      </w:pPr>
      <w:rPr>
        <w:rFonts w:hint="default"/>
      </w:rPr>
    </w:lvl>
    <w:lvl w:ilvl="1" w:tplc="04090019" w:tentative="1">
      <w:start w:val="1"/>
      <w:numFmt w:val="upperLetter"/>
      <w:lvlText w:val="%2."/>
      <w:lvlJc w:val="left"/>
      <w:pPr>
        <w:ind w:left="904" w:hanging="400"/>
      </w:pPr>
    </w:lvl>
    <w:lvl w:ilvl="2" w:tplc="0409001B" w:tentative="1">
      <w:start w:val="1"/>
      <w:numFmt w:val="lowerRoman"/>
      <w:lvlText w:val="%3."/>
      <w:lvlJc w:val="right"/>
      <w:pPr>
        <w:ind w:left="1304" w:hanging="400"/>
      </w:pPr>
    </w:lvl>
    <w:lvl w:ilvl="3" w:tplc="0409000F" w:tentative="1">
      <w:start w:val="1"/>
      <w:numFmt w:val="decimal"/>
      <w:lvlText w:val="%4."/>
      <w:lvlJc w:val="left"/>
      <w:pPr>
        <w:ind w:left="1704" w:hanging="400"/>
      </w:pPr>
    </w:lvl>
    <w:lvl w:ilvl="4" w:tplc="04090019" w:tentative="1">
      <w:start w:val="1"/>
      <w:numFmt w:val="upperLetter"/>
      <w:lvlText w:val="%5."/>
      <w:lvlJc w:val="left"/>
      <w:pPr>
        <w:ind w:left="2104" w:hanging="400"/>
      </w:pPr>
    </w:lvl>
    <w:lvl w:ilvl="5" w:tplc="0409001B" w:tentative="1">
      <w:start w:val="1"/>
      <w:numFmt w:val="lowerRoman"/>
      <w:lvlText w:val="%6."/>
      <w:lvlJc w:val="right"/>
      <w:pPr>
        <w:ind w:left="2504" w:hanging="400"/>
      </w:pPr>
    </w:lvl>
    <w:lvl w:ilvl="6" w:tplc="0409000F" w:tentative="1">
      <w:start w:val="1"/>
      <w:numFmt w:val="decimal"/>
      <w:lvlText w:val="%7."/>
      <w:lvlJc w:val="left"/>
      <w:pPr>
        <w:ind w:left="2904" w:hanging="400"/>
      </w:pPr>
    </w:lvl>
    <w:lvl w:ilvl="7" w:tplc="04090019" w:tentative="1">
      <w:start w:val="1"/>
      <w:numFmt w:val="upperLetter"/>
      <w:lvlText w:val="%8."/>
      <w:lvlJc w:val="left"/>
      <w:pPr>
        <w:ind w:left="3304" w:hanging="400"/>
      </w:pPr>
    </w:lvl>
    <w:lvl w:ilvl="8" w:tplc="0409001B" w:tentative="1">
      <w:start w:val="1"/>
      <w:numFmt w:val="lowerRoman"/>
      <w:lvlText w:val="%9."/>
      <w:lvlJc w:val="right"/>
      <w:pPr>
        <w:ind w:left="3704" w:hanging="400"/>
      </w:pPr>
    </w:lvl>
  </w:abstractNum>
  <w:abstractNum w:abstractNumId="33" w15:restartNumberingAfterBreak="0">
    <w:nsid w:val="66505019"/>
    <w:multiLevelType w:val="multilevel"/>
    <w:tmpl w:val="6D30698E"/>
    <w:styleLink w:val="4"/>
    <w:lvl w:ilvl="0">
      <w:start w:val="1"/>
      <w:numFmt w:val="decimal"/>
      <w:lvlText w:val="%1."/>
      <w:lvlJc w:val="left"/>
      <w:pPr>
        <w:ind w:left="425" w:hanging="425"/>
      </w:pPr>
    </w:lvl>
    <w:lvl w:ilvl="1">
      <w:start w:val="1"/>
      <w:numFmt w:val="decimal"/>
      <w:lvlText w:val="%1.%2."/>
      <w:lvlJc w:val="left"/>
      <w:pPr>
        <w:ind w:left="227" w:firstLine="170"/>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4" w15:restartNumberingAfterBreak="0">
    <w:nsid w:val="68611E1E"/>
    <w:multiLevelType w:val="hybridMultilevel"/>
    <w:tmpl w:val="E00E35E0"/>
    <w:lvl w:ilvl="0" w:tplc="B88EBDCC">
      <w:start w:val="2"/>
      <w:numFmt w:val="bullet"/>
      <w:lvlText w:val="-"/>
      <w:lvlJc w:val="left"/>
      <w:pPr>
        <w:ind w:left="1064" w:hanging="360"/>
      </w:pPr>
      <w:rPr>
        <w:rFonts w:ascii="Courier New" w:eastAsia="맑은 고딕" w:hAnsi="Courier New" w:cs="Courier New" w:hint="default"/>
      </w:rPr>
    </w:lvl>
    <w:lvl w:ilvl="1" w:tplc="04090003" w:tentative="1">
      <w:start w:val="1"/>
      <w:numFmt w:val="bullet"/>
      <w:lvlText w:val=""/>
      <w:lvlJc w:val="left"/>
      <w:pPr>
        <w:ind w:left="1504" w:hanging="400"/>
      </w:pPr>
      <w:rPr>
        <w:rFonts w:ascii="Wingdings" w:hAnsi="Wingdings" w:hint="default"/>
      </w:rPr>
    </w:lvl>
    <w:lvl w:ilvl="2" w:tplc="04090005" w:tentative="1">
      <w:start w:val="1"/>
      <w:numFmt w:val="bullet"/>
      <w:lvlText w:val=""/>
      <w:lvlJc w:val="left"/>
      <w:pPr>
        <w:ind w:left="1904" w:hanging="400"/>
      </w:pPr>
      <w:rPr>
        <w:rFonts w:ascii="Wingdings" w:hAnsi="Wingdings" w:hint="default"/>
      </w:rPr>
    </w:lvl>
    <w:lvl w:ilvl="3" w:tplc="04090001" w:tentative="1">
      <w:start w:val="1"/>
      <w:numFmt w:val="bullet"/>
      <w:lvlText w:val=""/>
      <w:lvlJc w:val="left"/>
      <w:pPr>
        <w:ind w:left="2304" w:hanging="400"/>
      </w:pPr>
      <w:rPr>
        <w:rFonts w:ascii="Wingdings" w:hAnsi="Wingdings" w:hint="default"/>
      </w:rPr>
    </w:lvl>
    <w:lvl w:ilvl="4" w:tplc="04090003" w:tentative="1">
      <w:start w:val="1"/>
      <w:numFmt w:val="bullet"/>
      <w:lvlText w:val=""/>
      <w:lvlJc w:val="left"/>
      <w:pPr>
        <w:ind w:left="2704" w:hanging="400"/>
      </w:pPr>
      <w:rPr>
        <w:rFonts w:ascii="Wingdings" w:hAnsi="Wingdings" w:hint="default"/>
      </w:rPr>
    </w:lvl>
    <w:lvl w:ilvl="5" w:tplc="04090005" w:tentative="1">
      <w:start w:val="1"/>
      <w:numFmt w:val="bullet"/>
      <w:lvlText w:val=""/>
      <w:lvlJc w:val="left"/>
      <w:pPr>
        <w:ind w:left="3104" w:hanging="400"/>
      </w:pPr>
      <w:rPr>
        <w:rFonts w:ascii="Wingdings" w:hAnsi="Wingdings" w:hint="default"/>
      </w:rPr>
    </w:lvl>
    <w:lvl w:ilvl="6" w:tplc="04090001" w:tentative="1">
      <w:start w:val="1"/>
      <w:numFmt w:val="bullet"/>
      <w:lvlText w:val=""/>
      <w:lvlJc w:val="left"/>
      <w:pPr>
        <w:ind w:left="3504" w:hanging="400"/>
      </w:pPr>
      <w:rPr>
        <w:rFonts w:ascii="Wingdings" w:hAnsi="Wingdings" w:hint="default"/>
      </w:rPr>
    </w:lvl>
    <w:lvl w:ilvl="7" w:tplc="04090003" w:tentative="1">
      <w:start w:val="1"/>
      <w:numFmt w:val="bullet"/>
      <w:lvlText w:val=""/>
      <w:lvlJc w:val="left"/>
      <w:pPr>
        <w:ind w:left="3904" w:hanging="400"/>
      </w:pPr>
      <w:rPr>
        <w:rFonts w:ascii="Wingdings" w:hAnsi="Wingdings" w:hint="default"/>
      </w:rPr>
    </w:lvl>
    <w:lvl w:ilvl="8" w:tplc="04090005" w:tentative="1">
      <w:start w:val="1"/>
      <w:numFmt w:val="bullet"/>
      <w:lvlText w:val=""/>
      <w:lvlJc w:val="left"/>
      <w:pPr>
        <w:ind w:left="4304" w:hanging="400"/>
      </w:pPr>
      <w:rPr>
        <w:rFonts w:ascii="Wingdings" w:hAnsi="Wingdings" w:hint="default"/>
      </w:rPr>
    </w:lvl>
  </w:abstractNum>
  <w:abstractNum w:abstractNumId="35" w15:restartNumberingAfterBreak="0">
    <w:nsid w:val="6A9F10E7"/>
    <w:multiLevelType w:val="hybridMultilevel"/>
    <w:tmpl w:val="5A409D60"/>
    <w:lvl w:ilvl="0" w:tplc="EEEED47C">
      <w:start w:val="1"/>
      <w:numFmt w:val="decimal"/>
      <w:lvlText w:val="%1."/>
      <w:lvlJc w:val="left"/>
      <w:pPr>
        <w:ind w:left="464" w:hanging="360"/>
      </w:pPr>
      <w:rPr>
        <w:rFonts w:hint="default"/>
      </w:rPr>
    </w:lvl>
    <w:lvl w:ilvl="1" w:tplc="04090019" w:tentative="1">
      <w:start w:val="1"/>
      <w:numFmt w:val="upperLetter"/>
      <w:lvlText w:val="%2."/>
      <w:lvlJc w:val="left"/>
      <w:pPr>
        <w:ind w:left="904" w:hanging="400"/>
      </w:pPr>
    </w:lvl>
    <w:lvl w:ilvl="2" w:tplc="0409001B" w:tentative="1">
      <w:start w:val="1"/>
      <w:numFmt w:val="lowerRoman"/>
      <w:lvlText w:val="%3."/>
      <w:lvlJc w:val="right"/>
      <w:pPr>
        <w:ind w:left="1304" w:hanging="400"/>
      </w:pPr>
    </w:lvl>
    <w:lvl w:ilvl="3" w:tplc="0409000F" w:tentative="1">
      <w:start w:val="1"/>
      <w:numFmt w:val="decimal"/>
      <w:lvlText w:val="%4."/>
      <w:lvlJc w:val="left"/>
      <w:pPr>
        <w:ind w:left="1704" w:hanging="400"/>
      </w:pPr>
    </w:lvl>
    <w:lvl w:ilvl="4" w:tplc="04090019" w:tentative="1">
      <w:start w:val="1"/>
      <w:numFmt w:val="upperLetter"/>
      <w:lvlText w:val="%5."/>
      <w:lvlJc w:val="left"/>
      <w:pPr>
        <w:ind w:left="2104" w:hanging="400"/>
      </w:pPr>
    </w:lvl>
    <w:lvl w:ilvl="5" w:tplc="0409001B" w:tentative="1">
      <w:start w:val="1"/>
      <w:numFmt w:val="lowerRoman"/>
      <w:lvlText w:val="%6."/>
      <w:lvlJc w:val="right"/>
      <w:pPr>
        <w:ind w:left="2504" w:hanging="400"/>
      </w:pPr>
    </w:lvl>
    <w:lvl w:ilvl="6" w:tplc="0409000F" w:tentative="1">
      <w:start w:val="1"/>
      <w:numFmt w:val="decimal"/>
      <w:lvlText w:val="%7."/>
      <w:lvlJc w:val="left"/>
      <w:pPr>
        <w:ind w:left="2904" w:hanging="400"/>
      </w:pPr>
    </w:lvl>
    <w:lvl w:ilvl="7" w:tplc="04090019" w:tentative="1">
      <w:start w:val="1"/>
      <w:numFmt w:val="upperLetter"/>
      <w:lvlText w:val="%8."/>
      <w:lvlJc w:val="left"/>
      <w:pPr>
        <w:ind w:left="3304" w:hanging="400"/>
      </w:pPr>
    </w:lvl>
    <w:lvl w:ilvl="8" w:tplc="0409001B" w:tentative="1">
      <w:start w:val="1"/>
      <w:numFmt w:val="lowerRoman"/>
      <w:lvlText w:val="%9."/>
      <w:lvlJc w:val="right"/>
      <w:pPr>
        <w:ind w:left="3704" w:hanging="400"/>
      </w:pPr>
    </w:lvl>
  </w:abstractNum>
  <w:abstractNum w:abstractNumId="36" w15:restartNumberingAfterBreak="0">
    <w:nsid w:val="6B031EAB"/>
    <w:multiLevelType w:val="hybridMultilevel"/>
    <w:tmpl w:val="48007828"/>
    <w:lvl w:ilvl="0" w:tplc="71FEAAC8">
      <w:start w:val="1"/>
      <w:numFmt w:val="decimal"/>
      <w:lvlText w:val="%1."/>
      <w:lvlJc w:val="left"/>
      <w:pPr>
        <w:ind w:left="464" w:hanging="360"/>
      </w:pPr>
      <w:rPr>
        <w:rFonts w:hint="default"/>
      </w:rPr>
    </w:lvl>
    <w:lvl w:ilvl="1" w:tplc="04090019" w:tentative="1">
      <w:start w:val="1"/>
      <w:numFmt w:val="upperLetter"/>
      <w:lvlText w:val="%2."/>
      <w:lvlJc w:val="left"/>
      <w:pPr>
        <w:ind w:left="904" w:hanging="400"/>
      </w:pPr>
    </w:lvl>
    <w:lvl w:ilvl="2" w:tplc="0409001B" w:tentative="1">
      <w:start w:val="1"/>
      <w:numFmt w:val="lowerRoman"/>
      <w:lvlText w:val="%3."/>
      <w:lvlJc w:val="right"/>
      <w:pPr>
        <w:ind w:left="1304" w:hanging="400"/>
      </w:pPr>
    </w:lvl>
    <w:lvl w:ilvl="3" w:tplc="0409000F" w:tentative="1">
      <w:start w:val="1"/>
      <w:numFmt w:val="decimal"/>
      <w:lvlText w:val="%4."/>
      <w:lvlJc w:val="left"/>
      <w:pPr>
        <w:ind w:left="1704" w:hanging="400"/>
      </w:pPr>
    </w:lvl>
    <w:lvl w:ilvl="4" w:tplc="04090019" w:tentative="1">
      <w:start w:val="1"/>
      <w:numFmt w:val="upperLetter"/>
      <w:lvlText w:val="%5."/>
      <w:lvlJc w:val="left"/>
      <w:pPr>
        <w:ind w:left="2104" w:hanging="400"/>
      </w:pPr>
    </w:lvl>
    <w:lvl w:ilvl="5" w:tplc="0409001B" w:tentative="1">
      <w:start w:val="1"/>
      <w:numFmt w:val="lowerRoman"/>
      <w:lvlText w:val="%6."/>
      <w:lvlJc w:val="right"/>
      <w:pPr>
        <w:ind w:left="2504" w:hanging="400"/>
      </w:pPr>
    </w:lvl>
    <w:lvl w:ilvl="6" w:tplc="0409000F" w:tentative="1">
      <w:start w:val="1"/>
      <w:numFmt w:val="decimal"/>
      <w:lvlText w:val="%7."/>
      <w:lvlJc w:val="left"/>
      <w:pPr>
        <w:ind w:left="2904" w:hanging="400"/>
      </w:pPr>
    </w:lvl>
    <w:lvl w:ilvl="7" w:tplc="04090019" w:tentative="1">
      <w:start w:val="1"/>
      <w:numFmt w:val="upperLetter"/>
      <w:lvlText w:val="%8."/>
      <w:lvlJc w:val="left"/>
      <w:pPr>
        <w:ind w:left="3304" w:hanging="400"/>
      </w:pPr>
    </w:lvl>
    <w:lvl w:ilvl="8" w:tplc="0409001B" w:tentative="1">
      <w:start w:val="1"/>
      <w:numFmt w:val="lowerRoman"/>
      <w:lvlText w:val="%9."/>
      <w:lvlJc w:val="right"/>
      <w:pPr>
        <w:ind w:left="3704" w:hanging="400"/>
      </w:pPr>
    </w:lvl>
  </w:abstractNum>
  <w:abstractNum w:abstractNumId="37" w15:restartNumberingAfterBreak="0">
    <w:nsid w:val="6D5F16C2"/>
    <w:multiLevelType w:val="hybridMultilevel"/>
    <w:tmpl w:val="6DE67BB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6D9F4255"/>
    <w:multiLevelType w:val="hybridMultilevel"/>
    <w:tmpl w:val="01C64B84"/>
    <w:lvl w:ilvl="0" w:tplc="A656C160">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39" w15:restartNumberingAfterBreak="0">
    <w:nsid w:val="6DB50943"/>
    <w:multiLevelType w:val="hybridMultilevel"/>
    <w:tmpl w:val="CF6E520C"/>
    <w:lvl w:ilvl="0" w:tplc="C4CA2A22">
      <w:start w:val="1"/>
      <w:numFmt w:val="decimal"/>
      <w:lvlText w:val="%1."/>
      <w:lvlJc w:val="left"/>
      <w:pPr>
        <w:ind w:left="464" w:hanging="360"/>
      </w:pPr>
      <w:rPr>
        <w:rFonts w:hint="default"/>
      </w:rPr>
    </w:lvl>
    <w:lvl w:ilvl="1" w:tplc="04090019" w:tentative="1">
      <w:start w:val="1"/>
      <w:numFmt w:val="upperLetter"/>
      <w:lvlText w:val="%2."/>
      <w:lvlJc w:val="left"/>
      <w:pPr>
        <w:ind w:left="904" w:hanging="400"/>
      </w:pPr>
    </w:lvl>
    <w:lvl w:ilvl="2" w:tplc="0409001B" w:tentative="1">
      <w:start w:val="1"/>
      <w:numFmt w:val="lowerRoman"/>
      <w:lvlText w:val="%3."/>
      <w:lvlJc w:val="right"/>
      <w:pPr>
        <w:ind w:left="1304" w:hanging="400"/>
      </w:pPr>
    </w:lvl>
    <w:lvl w:ilvl="3" w:tplc="0409000F" w:tentative="1">
      <w:start w:val="1"/>
      <w:numFmt w:val="decimal"/>
      <w:lvlText w:val="%4."/>
      <w:lvlJc w:val="left"/>
      <w:pPr>
        <w:ind w:left="1704" w:hanging="400"/>
      </w:pPr>
    </w:lvl>
    <w:lvl w:ilvl="4" w:tplc="04090019" w:tentative="1">
      <w:start w:val="1"/>
      <w:numFmt w:val="upperLetter"/>
      <w:lvlText w:val="%5."/>
      <w:lvlJc w:val="left"/>
      <w:pPr>
        <w:ind w:left="2104" w:hanging="400"/>
      </w:pPr>
    </w:lvl>
    <w:lvl w:ilvl="5" w:tplc="0409001B" w:tentative="1">
      <w:start w:val="1"/>
      <w:numFmt w:val="lowerRoman"/>
      <w:lvlText w:val="%6."/>
      <w:lvlJc w:val="right"/>
      <w:pPr>
        <w:ind w:left="2504" w:hanging="400"/>
      </w:pPr>
    </w:lvl>
    <w:lvl w:ilvl="6" w:tplc="0409000F" w:tentative="1">
      <w:start w:val="1"/>
      <w:numFmt w:val="decimal"/>
      <w:lvlText w:val="%7."/>
      <w:lvlJc w:val="left"/>
      <w:pPr>
        <w:ind w:left="2904" w:hanging="400"/>
      </w:pPr>
    </w:lvl>
    <w:lvl w:ilvl="7" w:tplc="04090019" w:tentative="1">
      <w:start w:val="1"/>
      <w:numFmt w:val="upperLetter"/>
      <w:lvlText w:val="%8."/>
      <w:lvlJc w:val="left"/>
      <w:pPr>
        <w:ind w:left="3304" w:hanging="400"/>
      </w:pPr>
    </w:lvl>
    <w:lvl w:ilvl="8" w:tplc="0409001B" w:tentative="1">
      <w:start w:val="1"/>
      <w:numFmt w:val="lowerRoman"/>
      <w:lvlText w:val="%9."/>
      <w:lvlJc w:val="right"/>
      <w:pPr>
        <w:ind w:left="3704" w:hanging="400"/>
      </w:pPr>
    </w:lvl>
  </w:abstractNum>
  <w:abstractNum w:abstractNumId="40" w15:restartNumberingAfterBreak="0">
    <w:nsid w:val="75E63BE8"/>
    <w:multiLevelType w:val="hybridMultilevel"/>
    <w:tmpl w:val="D206C34C"/>
    <w:lvl w:ilvl="0" w:tplc="46DAA216">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41" w15:restartNumberingAfterBreak="0">
    <w:nsid w:val="77F008E7"/>
    <w:multiLevelType w:val="multilevel"/>
    <w:tmpl w:val="C784A6DA"/>
    <w:styleLink w:val="2"/>
    <w:lvl w:ilvl="0">
      <w:start w:val="1"/>
      <w:numFmt w:val="decimal"/>
      <w:lvlText w:val="%1"/>
      <w:lvlJc w:val="left"/>
      <w:pPr>
        <w:ind w:left="567" w:hanging="283"/>
      </w:pPr>
      <w:rPr>
        <w:rFonts w:ascii="Times New Roman" w:hAnsi="Times New Roman" w:cs="Times New Roman" w:hint="default"/>
      </w:rPr>
    </w:lvl>
    <w:lvl w:ilvl="1">
      <w:start w:val="1"/>
      <w:numFmt w:val="decimal"/>
      <w:lvlText w:val="%1.%2"/>
      <w:lvlJc w:val="left"/>
      <w:pPr>
        <w:ind w:left="794" w:hanging="283"/>
      </w:pPr>
    </w:lvl>
    <w:lvl w:ilvl="2">
      <w:start w:val="1"/>
      <w:numFmt w:val="decimal"/>
      <w:lvlText w:val="%1.%2.%3"/>
      <w:lvlJc w:val="left"/>
      <w:pPr>
        <w:ind w:left="1021" w:hanging="283"/>
      </w:pPr>
    </w:lvl>
    <w:lvl w:ilvl="3">
      <w:start w:val="1"/>
      <w:numFmt w:val="decimal"/>
      <w:lvlText w:val="%1.%2.%3.%4"/>
      <w:lvlJc w:val="left"/>
      <w:pPr>
        <w:ind w:left="1248" w:hanging="283"/>
      </w:pPr>
    </w:lvl>
    <w:lvl w:ilvl="4">
      <w:start w:val="1"/>
      <w:numFmt w:val="decimal"/>
      <w:lvlText w:val="%1.%2.%3.%4.%5"/>
      <w:lvlJc w:val="left"/>
      <w:pPr>
        <w:ind w:left="1475" w:hanging="283"/>
      </w:pPr>
    </w:lvl>
    <w:lvl w:ilvl="5">
      <w:start w:val="1"/>
      <w:numFmt w:val="decimal"/>
      <w:lvlText w:val="%1.%2.%3.%4.%5.%6"/>
      <w:lvlJc w:val="left"/>
      <w:pPr>
        <w:ind w:left="1702" w:hanging="283"/>
      </w:pPr>
    </w:lvl>
    <w:lvl w:ilvl="6">
      <w:start w:val="1"/>
      <w:numFmt w:val="decimal"/>
      <w:lvlText w:val="%1.%2.%3.%4.%5.%6.%7"/>
      <w:lvlJc w:val="left"/>
      <w:pPr>
        <w:ind w:left="1929" w:hanging="283"/>
      </w:pPr>
    </w:lvl>
    <w:lvl w:ilvl="7">
      <w:start w:val="1"/>
      <w:numFmt w:val="decimal"/>
      <w:lvlText w:val="%1.%2.%3.%4.%5.%6.%7.%8"/>
      <w:lvlJc w:val="left"/>
      <w:pPr>
        <w:ind w:left="2156" w:hanging="283"/>
      </w:pPr>
    </w:lvl>
    <w:lvl w:ilvl="8">
      <w:start w:val="1"/>
      <w:numFmt w:val="decimal"/>
      <w:lvlText w:val="%1.%2.%3.%4.%5.%6.%7.%8.%9"/>
      <w:lvlJc w:val="left"/>
      <w:pPr>
        <w:ind w:left="2383" w:hanging="283"/>
      </w:pPr>
    </w:lvl>
  </w:abstractNum>
  <w:abstractNum w:abstractNumId="42" w15:restartNumberingAfterBreak="0">
    <w:nsid w:val="7D416D4B"/>
    <w:multiLevelType w:val="multilevel"/>
    <w:tmpl w:val="4448D6B4"/>
    <w:styleLink w:val="6"/>
    <w:lvl w:ilvl="0">
      <w:start w:val="1"/>
      <w:numFmt w:val="decimal"/>
      <w:lvlText w:val="%1."/>
      <w:lvlJc w:val="left"/>
      <w:pPr>
        <w:ind w:left="425" w:hanging="425"/>
      </w:pPr>
    </w:lvl>
    <w:lvl w:ilvl="1">
      <w:start w:val="1"/>
      <w:numFmt w:val="decimal"/>
      <w:lvlText w:val="%1.%2."/>
      <w:lvlJc w:val="left"/>
      <w:pPr>
        <w:ind w:left="709" w:hanging="425"/>
      </w:pPr>
    </w:lvl>
    <w:lvl w:ilvl="2">
      <w:start w:val="1"/>
      <w:numFmt w:val="decimal"/>
      <w:lvlText w:val="%1.%2.%3."/>
      <w:lvlJc w:val="left"/>
      <w:pPr>
        <w:ind w:left="993" w:hanging="425"/>
      </w:pPr>
    </w:lvl>
    <w:lvl w:ilvl="3">
      <w:start w:val="1"/>
      <w:numFmt w:val="decimal"/>
      <w:lvlText w:val="%1.%2.%3.%4."/>
      <w:lvlJc w:val="left"/>
      <w:pPr>
        <w:ind w:left="1277" w:hanging="425"/>
      </w:pPr>
    </w:lvl>
    <w:lvl w:ilvl="4">
      <w:start w:val="1"/>
      <w:numFmt w:val="decimal"/>
      <w:lvlText w:val="%1.%2.%3.%4.%5."/>
      <w:lvlJc w:val="left"/>
      <w:pPr>
        <w:ind w:left="1561" w:hanging="425"/>
      </w:pPr>
    </w:lvl>
    <w:lvl w:ilvl="5">
      <w:start w:val="1"/>
      <w:numFmt w:val="decimal"/>
      <w:lvlText w:val="%1.%2.%3.%4.%5.%6."/>
      <w:lvlJc w:val="left"/>
      <w:pPr>
        <w:ind w:left="1845" w:hanging="425"/>
      </w:pPr>
    </w:lvl>
    <w:lvl w:ilvl="6">
      <w:start w:val="1"/>
      <w:numFmt w:val="decimal"/>
      <w:lvlText w:val="%1.%2.%3.%4.%5.%6.%7."/>
      <w:lvlJc w:val="left"/>
      <w:pPr>
        <w:ind w:left="2129" w:hanging="425"/>
      </w:pPr>
    </w:lvl>
    <w:lvl w:ilvl="7">
      <w:start w:val="1"/>
      <w:numFmt w:val="decimal"/>
      <w:lvlText w:val="%1.%2.%3.%4.%5.%6.%7.%8."/>
      <w:lvlJc w:val="left"/>
      <w:pPr>
        <w:ind w:left="2413" w:hanging="425"/>
      </w:pPr>
    </w:lvl>
    <w:lvl w:ilvl="8">
      <w:start w:val="1"/>
      <w:numFmt w:val="decimal"/>
      <w:lvlText w:val="%1.%2.%3.%4.%5.%6.%7.%8.%9."/>
      <w:lvlJc w:val="left"/>
      <w:pPr>
        <w:ind w:left="2697" w:hanging="425"/>
      </w:pPr>
    </w:lvl>
  </w:abstractNum>
  <w:num w:numId="1">
    <w:abstractNumId w:val="16"/>
  </w:num>
  <w:num w:numId="2">
    <w:abstractNumId w:val="14"/>
  </w:num>
  <w:num w:numId="3">
    <w:abstractNumId w:val="20"/>
  </w:num>
  <w:num w:numId="4">
    <w:abstractNumId w:val="11"/>
  </w:num>
  <w:num w:numId="5">
    <w:abstractNumId w:val="19"/>
  </w:num>
  <w:num w:numId="6">
    <w:abstractNumId w:val="21"/>
  </w:num>
  <w:num w:numId="7">
    <w:abstractNumId w:val="22"/>
  </w:num>
  <w:num w:numId="8">
    <w:abstractNumId w:val="29"/>
  </w:num>
  <w:num w:numId="9">
    <w:abstractNumId w:val="33"/>
  </w:num>
  <w:num w:numId="10">
    <w:abstractNumId w:val="41"/>
  </w:num>
  <w:num w:numId="11">
    <w:abstractNumId w:val="42"/>
  </w:num>
  <w:num w:numId="12">
    <w:abstractNumId w:val="13"/>
  </w:num>
  <w:num w:numId="13">
    <w:abstractNumId w:val="27"/>
  </w:num>
  <w:num w:numId="14">
    <w:abstractNumId w:val="38"/>
  </w:num>
  <w:num w:numId="15">
    <w:abstractNumId w:val="36"/>
  </w:num>
  <w:num w:numId="16">
    <w:abstractNumId w:val="25"/>
  </w:num>
  <w:num w:numId="17">
    <w:abstractNumId w:val="6"/>
  </w:num>
  <w:num w:numId="18">
    <w:abstractNumId w:val="23"/>
  </w:num>
  <w:num w:numId="19">
    <w:abstractNumId w:val="40"/>
  </w:num>
  <w:num w:numId="20">
    <w:abstractNumId w:val="15"/>
  </w:num>
  <w:num w:numId="21">
    <w:abstractNumId w:val="26"/>
  </w:num>
  <w:num w:numId="22">
    <w:abstractNumId w:val="35"/>
  </w:num>
  <w:num w:numId="23">
    <w:abstractNumId w:val="7"/>
  </w:num>
  <w:num w:numId="24">
    <w:abstractNumId w:val="4"/>
  </w:num>
  <w:num w:numId="25">
    <w:abstractNumId w:val="8"/>
  </w:num>
  <w:num w:numId="26">
    <w:abstractNumId w:val="31"/>
  </w:num>
  <w:num w:numId="27">
    <w:abstractNumId w:val="32"/>
  </w:num>
  <w:num w:numId="28">
    <w:abstractNumId w:val="10"/>
  </w:num>
  <w:num w:numId="29">
    <w:abstractNumId w:val="28"/>
  </w:num>
  <w:num w:numId="30">
    <w:abstractNumId w:val="3"/>
  </w:num>
  <w:num w:numId="31">
    <w:abstractNumId w:val="2"/>
  </w:num>
  <w:num w:numId="32">
    <w:abstractNumId w:val="0"/>
  </w:num>
  <w:num w:numId="33">
    <w:abstractNumId w:val="24"/>
  </w:num>
  <w:num w:numId="34">
    <w:abstractNumId w:val="39"/>
  </w:num>
  <w:num w:numId="35">
    <w:abstractNumId w:val="17"/>
  </w:num>
  <w:num w:numId="36">
    <w:abstractNumId w:val="18"/>
  </w:num>
  <w:num w:numId="37">
    <w:abstractNumId w:val="34"/>
  </w:num>
  <w:num w:numId="38">
    <w:abstractNumId w:val="12"/>
  </w:num>
  <w:num w:numId="39">
    <w:abstractNumId w:val="9"/>
  </w:num>
  <w:num w:numId="40">
    <w:abstractNumId w:val="30"/>
  </w:num>
  <w:num w:numId="41">
    <w:abstractNumId w:val="1"/>
  </w:num>
  <w:num w:numId="42">
    <w:abstractNumId w:val="37"/>
  </w:num>
  <w:num w:numId="43">
    <w:abstractNumId w:val="5"/>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5-21-1736683614-2563811058-4185544484-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lignBordersAndEdges/>
  <w:bordersDoNotSurroundHeader/>
  <w:bordersDoNotSurroundFooter/>
  <w:proofState w:spelling="clean" w:grammar="clean"/>
  <w:trackRevisions/>
  <w:defaultTabStop w:val="800"/>
  <w:drawingGridHorizontalSpacing w:val="9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428"/>
    <w:rsid w:val="00001796"/>
    <w:rsid w:val="0000394A"/>
    <w:rsid w:val="00007F21"/>
    <w:rsid w:val="00011102"/>
    <w:rsid w:val="0001180F"/>
    <w:rsid w:val="00015B9C"/>
    <w:rsid w:val="000228B8"/>
    <w:rsid w:val="0002428F"/>
    <w:rsid w:val="00026C85"/>
    <w:rsid w:val="00030078"/>
    <w:rsid w:val="00034841"/>
    <w:rsid w:val="00037ED0"/>
    <w:rsid w:val="000546BA"/>
    <w:rsid w:val="0005630C"/>
    <w:rsid w:val="00060309"/>
    <w:rsid w:val="00060CB4"/>
    <w:rsid w:val="00060CF7"/>
    <w:rsid w:val="00062C9D"/>
    <w:rsid w:val="00072D73"/>
    <w:rsid w:val="00086D4E"/>
    <w:rsid w:val="00090881"/>
    <w:rsid w:val="00094761"/>
    <w:rsid w:val="000B7E73"/>
    <w:rsid w:val="000C1027"/>
    <w:rsid w:val="000D0EAC"/>
    <w:rsid w:val="000D2E29"/>
    <w:rsid w:val="000E278E"/>
    <w:rsid w:val="000E7B2B"/>
    <w:rsid w:val="000F3BEF"/>
    <w:rsid w:val="000F41C2"/>
    <w:rsid w:val="000F4CFF"/>
    <w:rsid w:val="00101571"/>
    <w:rsid w:val="0010638A"/>
    <w:rsid w:val="0011395B"/>
    <w:rsid w:val="00114FC2"/>
    <w:rsid w:val="0011647F"/>
    <w:rsid w:val="00120280"/>
    <w:rsid w:val="00130362"/>
    <w:rsid w:val="001354E4"/>
    <w:rsid w:val="00137433"/>
    <w:rsid w:val="00137611"/>
    <w:rsid w:val="00144813"/>
    <w:rsid w:val="001524DE"/>
    <w:rsid w:val="001528E7"/>
    <w:rsid w:val="00153251"/>
    <w:rsid w:val="00160692"/>
    <w:rsid w:val="001650B9"/>
    <w:rsid w:val="00171822"/>
    <w:rsid w:val="0019604C"/>
    <w:rsid w:val="00196A62"/>
    <w:rsid w:val="001A21D9"/>
    <w:rsid w:val="001C4CB0"/>
    <w:rsid w:val="00200800"/>
    <w:rsid w:val="00201EAB"/>
    <w:rsid w:val="002121E9"/>
    <w:rsid w:val="0021591E"/>
    <w:rsid w:val="00231229"/>
    <w:rsid w:val="00233585"/>
    <w:rsid w:val="002347F6"/>
    <w:rsid w:val="00235F60"/>
    <w:rsid w:val="00242618"/>
    <w:rsid w:val="002720E2"/>
    <w:rsid w:val="00274A36"/>
    <w:rsid w:val="002758F9"/>
    <w:rsid w:val="0027775B"/>
    <w:rsid w:val="00280A57"/>
    <w:rsid w:val="0028421C"/>
    <w:rsid w:val="00284830"/>
    <w:rsid w:val="00286C7B"/>
    <w:rsid w:val="002903F5"/>
    <w:rsid w:val="00290DDA"/>
    <w:rsid w:val="00295E66"/>
    <w:rsid w:val="002A1FB1"/>
    <w:rsid w:val="002A2DE1"/>
    <w:rsid w:val="002A5955"/>
    <w:rsid w:val="002A75E1"/>
    <w:rsid w:val="002B7C5C"/>
    <w:rsid w:val="002C5098"/>
    <w:rsid w:val="002E03D8"/>
    <w:rsid w:val="002F1D87"/>
    <w:rsid w:val="002F3B0D"/>
    <w:rsid w:val="002F672A"/>
    <w:rsid w:val="00303834"/>
    <w:rsid w:val="0030738B"/>
    <w:rsid w:val="003079F2"/>
    <w:rsid w:val="00311130"/>
    <w:rsid w:val="00311969"/>
    <w:rsid w:val="00313D3D"/>
    <w:rsid w:val="00317363"/>
    <w:rsid w:val="00340F8D"/>
    <w:rsid w:val="00343189"/>
    <w:rsid w:val="0034566E"/>
    <w:rsid w:val="003514F0"/>
    <w:rsid w:val="003603AA"/>
    <w:rsid w:val="00364BCF"/>
    <w:rsid w:val="00371DB5"/>
    <w:rsid w:val="003757DE"/>
    <w:rsid w:val="00377F80"/>
    <w:rsid w:val="0038029D"/>
    <w:rsid w:val="00383F85"/>
    <w:rsid w:val="00386B3D"/>
    <w:rsid w:val="0039046A"/>
    <w:rsid w:val="00390856"/>
    <w:rsid w:val="00390EC2"/>
    <w:rsid w:val="0039364B"/>
    <w:rsid w:val="003A2AF4"/>
    <w:rsid w:val="003A7381"/>
    <w:rsid w:val="003B2BCD"/>
    <w:rsid w:val="003B2DCF"/>
    <w:rsid w:val="003B376D"/>
    <w:rsid w:val="003C188D"/>
    <w:rsid w:val="003D6AFC"/>
    <w:rsid w:val="003E0DD3"/>
    <w:rsid w:val="003E3255"/>
    <w:rsid w:val="003E4656"/>
    <w:rsid w:val="003E7FF0"/>
    <w:rsid w:val="003F0070"/>
    <w:rsid w:val="003F0C6E"/>
    <w:rsid w:val="003F5BB7"/>
    <w:rsid w:val="003F7982"/>
    <w:rsid w:val="003F7F91"/>
    <w:rsid w:val="00401C91"/>
    <w:rsid w:val="00402A32"/>
    <w:rsid w:val="00407CE2"/>
    <w:rsid w:val="004123E5"/>
    <w:rsid w:val="00412FA6"/>
    <w:rsid w:val="0042228C"/>
    <w:rsid w:val="00426E21"/>
    <w:rsid w:val="00435F8A"/>
    <w:rsid w:val="00440A1B"/>
    <w:rsid w:val="00441B35"/>
    <w:rsid w:val="004535AC"/>
    <w:rsid w:val="0046594A"/>
    <w:rsid w:val="00470251"/>
    <w:rsid w:val="004772EE"/>
    <w:rsid w:val="00477B77"/>
    <w:rsid w:val="00480840"/>
    <w:rsid w:val="00487086"/>
    <w:rsid w:val="004913C1"/>
    <w:rsid w:val="00493224"/>
    <w:rsid w:val="004A3BE4"/>
    <w:rsid w:val="004A408C"/>
    <w:rsid w:val="004A77FF"/>
    <w:rsid w:val="004B7099"/>
    <w:rsid w:val="004B7BC6"/>
    <w:rsid w:val="004C01C1"/>
    <w:rsid w:val="004C12C3"/>
    <w:rsid w:val="004C3F11"/>
    <w:rsid w:val="004C711B"/>
    <w:rsid w:val="004C7AB3"/>
    <w:rsid w:val="004D29B5"/>
    <w:rsid w:val="004D734C"/>
    <w:rsid w:val="004E3574"/>
    <w:rsid w:val="004E45C3"/>
    <w:rsid w:val="004F63F8"/>
    <w:rsid w:val="00512D54"/>
    <w:rsid w:val="00513461"/>
    <w:rsid w:val="005144B0"/>
    <w:rsid w:val="00514D74"/>
    <w:rsid w:val="00514F6A"/>
    <w:rsid w:val="00522F17"/>
    <w:rsid w:val="005379DC"/>
    <w:rsid w:val="00541F2C"/>
    <w:rsid w:val="00544EF4"/>
    <w:rsid w:val="00550846"/>
    <w:rsid w:val="00554CFF"/>
    <w:rsid w:val="00560AD8"/>
    <w:rsid w:val="00563D17"/>
    <w:rsid w:val="00565C23"/>
    <w:rsid w:val="00576203"/>
    <w:rsid w:val="00580E93"/>
    <w:rsid w:val="0059602F"/>
    <w:rsid w:val="005A0BEB"/>
    <w:rsid w:val="005A3736"/>
    <w:rsid w:val="005B4F5C"/>
    <w:rsid w:val="005B7A80"/>
    <w:rsid w:val="005C1D71"/>
    <w:rsid w:val="005C32AA"/>
    <w:rsid w:val="005C529F"/>
    <w:rsid w:val="005D074D"/>
    <w:rsid w:val="005E03DF"/>
    <w:rsid w:val="005E27A8"/>
    <w:rsid w:val="005F1370"/>
    <w:rsid w:val="005F23F7"/>
    <w:rsid w:val="006004CA"/>
    <w:rsid w:val="00601F22"/>
    <w:rsid w:val="00611378"/>
    <w:rsid w:val="006133B6"/>
    <w:rsid w:val="006150FD"/>
    <w:rsid w:val="00620CA4"/>
    <w:rsid w:val="00620D14"/>
    <w:rsid w:val="0062406F"/>
    <w:rsid w:val="00637D82"/>
    <w:rsid w:val="006416B3"/>
    <w:rsid w:val="0064671D"/>
    <w:rsid w:val="006473F9"/>
    <w:rsid w:val="00653AEF"/>
    <w:rsid w:val="0065546D"/>
    <w:rsid w:val="0065608A"/>
    <w:rsid w:val="00662F54"/>
    <w:rsid w:val="00665200"/>
    <w:rsid w:val="00680AE0"/>
    <w:rsid w:val="00695B8D"/>
    <w:rsid w:val="006A06A3"/>
    <w:rsid w:val="006A148E"/>
    <w:rsid w:val="006C0E3A"/>
    <w:rsid w:val="006C2433"/>
    <w:rsid w:val="006C30A4"/>
    <w:rsid w:val="006D5EDE"/>
    <w:rsid w:val="006D7B47"/>
    <w:rsid w:val="006E6255"/>
    <w:rsid w:val="006F303F"/>
    <w:rsid w:val="006F53BE"/>
    <w:rsid w:val="00700823"/>
    <w:rsid w:val="00700C0E"/>
    <w:rsid w:val="007050B5"/>
    <w:rsid w:val="00705CAF"/>
    <w:rsid w:val="00705DC0"/>
    <w:rsid w:val="00710FE4"/>
    <w:rsid w:val="007151B5"/>
    <w:rsid w:val="007326D0"/>
    <w:rsid w:val="00735189"/>
    <w:rsid w:val="00737D14"/>
    <w:rsid w:val="00756779"/>
    <w:rsid w:val="0075738B"/>
    <w:rsid w:val="00762274"/>
    <w:rsid w:val="00767393"/>
    <w:rsid w:val="00780A7C"/>
    <w:rsid w:val="00783B32"/>
    <w:rsid w:val="00786203"/>
    <w:rsid w:val="00787A13"/>
    <w:rsid w:val="00797245"/>
    <w:rsid w:val="007A151E"/>
    <w:rsid w:val="007A262D"/>
    <w:rsid w:val="007A4EAA"/>
    <w:rsid w:val="007B05EC"/>
    <w:rsid w:val="007B2F44"/>
    <w:rsid w:val="007C1754"/>
    <w:rsid w:val="007D1C7C"/>
    <w:rsid w:val="007D6039"/>
    <w:rsid w:val="007D6FA9"/>
    <w:rsid w:val="007D7107"/>
    <w:rsid w:val="007E1096"/>
    <w:rsid w:val="007E7716"/>
    <w:rsid w:val="007F3435"/>
    <w:rsid w:val="00827A88"/>
    <w:rsid w:val="00836B80"/>
    <w:rsid w:val="00840A31"/>
    <w:rsid w:val="00843BA6"/>
    <w:rsid w:val="0085083F"/>
    <w:rsid w:val="00850D6E"/>
    <w:rsid w:val="00852745"/>
    <w:rsid w:val="00855218"/>
    <w:rsid w:val="00860038"/>
    <w:rsid w:val="00862E06"/>
    <w:rsid w:val="008647C4"/>
    <w:rsid w:val="00866C8E"/>
    <w:rsid w:val="00872677"/>
    <w:rsid w:val="00873133"/>
    <w:rsid w:val="0087347B"/>
    <w:rsid w:val="00884A99"/>
    <w:rsid w:val="00884AFA"/>
    <w:rsid w:val="00896F4A"/>
    <w:rsid w:val="008A3525"/>
    <w:rsid w:val="008A46F4"/>
    <w:rsid w:val="008A7428"/>
    <w:rsid w:val="008B557F"/>
    <w:rsid w:val="008B6F53"/>
    <w:rsid w:val="008C442F"/>
    <w:rsid w:val="008C7F62"/>
    <w:rsid w:val="008D684F"/>
    <w:rsid w:val="008D69ED"/>
    <w:rsid w:val="008E48E8"/>
    <w:rsid w:val="008F024C"/>
    <w:rsid w:val="008F2DF6"/>
    <w:rsid w:val="008F3827"/>
    <w:rsid w:val="008F6F52"/>
    <w:rsid w:val="008F72D8"/>
    <w:rsid w:val="00912598"/>
    <w:rsid w:val="009131A4"/>
    <w:rsid w:val="0092007B"/>
    <w:rsid w:val="009213DD"/>
    <w:rsid w:val="0092303B"/>
    <w:rsid w:val="0092392C"/>
    <w:rsid w:val="00925482"/>
    <w:rsid w:val="00934874"/>
    <w:rsid w:val="00935CE9"/>
    <w:rsid w:val="009367FD"/>
    <w:rsid w:val="00937982"/>
    <w:rsid w:val="00937B96"/>
    <w:rsid w:val="00941BBC"/>
    <w:rsid w:val="0094226E"/>
    <w:rsid w:val="00942811"/>
    <w:rsid w:val="00942F74"/>
    <w:rsid w:val="00952D92"/>
    <w:rsid w:val="00965008"/>
    <w:rsid w:val="0096525B"/>
    <w:rsid w:val="00965AD6"/>
    <w:rsid w:val="00966DC8"/>
    <w:rsid w:val="0098633E"/>
    <w:rsid w:val="0099026A"/>
    <w:rsid w:val="009914A1"/>
    <w:rsid w:val="0099326E"/>
    <w:rsid w:val="009A0329"/>
    <w:rsid w:val="009A086A"/>
    <w:rsid w:val="009A0DA5"/>
    <w:rsid w:val="009A1501"/>
    <w:rsid w:val="009A41CB"/>
    <w:rsid w:val="009A638D"/>
    <w:rsid w:val="009B01A9"/>
    <w:rsid w:val="009B21F2"/>
    <w:rsid w:val="009C01C8"/>
    <w:rsid w:val="009C7222"/>
    <w:rsid w:val="009C72ED"/>
    <w:rsid w:val="009D01BC"/>
    <w:rsid w:val="009D2DE6"/>
    <w:rsid w:val="009E2E11"/>
    <w:rsid w:val="009F0672"/>
    <w:rsid w:val="009F361C"/>
    <w:rsid w:val="009F3E7A"/>
    <w:rsid w:val="009F6003"/>
    <w:rsid w:val="00A06107"/>
    <w:rsid w:val="00A0714D"/>
    <w:rsid w:val="00A11E15"/>
    <w:rsid w:val="00A226D1"/>
    <w:rsid w:val="00A25FEE"/>
    <w:rsid w:val="00A26E3F"/>
    <w:rsid w:val="00A31971"/>
    <w:rsid w:val="00A32992"/>
    <w:rsid w:val="00A342FD"/>
    <w:rsid w:val="00A40B8F"/>
    <w:rsid w:val="00A45058"/>
    <w:rsid w:val="00A4777B"/>
    <w:rsid w:val="00A56393"/>
    <w:rsid w:val="00A565C1"/>
    <w:rsid w:val="00A60260"/>
    <w:rsid w:val="00A612D6"/>
    <w:rsid w:val="00A61665"/>
    <w:rsid w:val="00A622B2"/>
    <w:rsid w:val="00A6522A"/>
    <w:rsid w:val="00A6522C"/>
    <w:rsid w:val="00A660DF"/>
    <w:rsid w:val="00A67A4F"/>
    <w:rsid w:val="00A71A4C"/>
    <w:rsid w:val="00A71C95"/>
    <w:rsid w:val="00A80BBA"/>
    <w:rsid w:val="00A85A3B"/>
    <w:rsid w:val="00A87C48"/>
    <w:rsid w:val="00AA2D8F"/>
    <w:rsid w:val="00AC5B31"/>
    <w:rsid w:val="00AC66CC"/>
    <w:rsid w:val="00AD194F"/>
    <w:rsid w:val="00AE38F2"/>
    <w:rsid w:val="00AE4FCC"/>
    <w:rsid w:val="00AE6221"/>
    <w:rsid w:val="00AF009B"/>
    <w:rsid w:val="00AF2991"/>
    <w:rsid w:val="00B02F10"/>
    <w:rsid w:val="00B05F8C"/>
    <w:rsid w:val="00B0608A"/>
    <w:rsid w:val="00B06B76"/>
    <w:rsid w:val="00B1551A"/>
    <w:rsid w:val="00B172BC"/>
    <w:rsid w:val="00B17E07"/>
    <w:rsid w:val="00B243B7"/>
    <w:rsid w:val="00B254D4"/>
    <w:rsid w:val="00B320D4"/>
    <w:rsid w:val="00B34517"/>
    <w:rsid w:val="00B34B94"/>
    <w:rsid w:val="00B35BA0"/>
    <w:rsid w:val="00B45C35"/>
    <w:rsid w:val="00B470A4"/>
    <w:rsid w:val="00B50CA7"/>
    <w:rsid w:val="00B52F4D"/>
    <w:rsid w:val="00B544C8"/>
    <w:rsid w:val="00B54C09"/>
    <w:rsid w:val="00B572B1"/>
    <w:rsid w:val="00B574DB"/>
    <w:rsid w:val="00B6468A"/>
    <w:rsid w:val="00B71277"/>
    <w:rsid w:val="00B75CF1"/>
    <w:rsid w:val="00B76840"/>
    <w:rsid w:val="00B81439"/>
    <w:rsid w:val="00B95CDC"/>
    <w:rsid w:val="00B97E7C"/>
    <w:rsid w:val="00BA2631"/>
    <w:rsid w:val="00BA2C98"/>
    <w:rsid w:val="00BA63E1"/>
    <w:rsid w:val="00BB1871"/>
    <w:rsid w:val="00BB1BE3"/>
    <w:rsid w:val="00BB779D"/>
    <w:rsid w:val="00BC0477"/>
    <w:rsid w:val="00BC29F7"/>
    <w:rsid w:val="00BD7045"/>
    <w:rsid w:val="00BE770A"/>
    <w:rsid w:val="00BF2A8D"/>
    <w:rsid w:val="00BF6165"/>
    <w:rsid w:val="00C03BA8"/>
    <w:rsid w:val="00C13978"/>
    <w:rsid w:val="00C22302"/>
    <w:rsid w:val="00C302C8"/>
    <w:rsid w:val="00C31C8F"/>
    <w:rsid w:val="00C34ABE"/>
    <w:rsid w:val="00C43867"/>
    <w:rsid w:val="00C515B2"/>
    <w:rsid w:val="00C51AF7"/>
    <w:rsid w:val="00C561BC"/>
    <w:rsid w:val="00C57B46"/>
    <w:rsid w:val="00C644CB"/>
    <w:rsid w:val="00C6582F"/>
    <w:rsid w:val="00C8331C"/>
    <w:rsid w:val="00C83F12"/>
    <w:rsid w:val="00C84F53"/>
    <w:rsid w:val="00C86A0D"/>
    <w:rsid w:val="00C9047A"/>
    <w:rsid w:val="00C94AD9"/>
    <w:rsid w:val="00CA6C22"/>
    <w:rsid w:val="00CA7040"/>
    <w:rsid w:val="00CB0A36"/>
    <w:rsid w:val="00CD1223"/>
    <w:rsid w:val="00CE0CF0"/>
    <w:rsid w:val="00CE1CAF"/>
    <w:rsid w:val="00CF1804"/>
    <w:rsid w:val="00CF26D7"/>
    <w:rsid w:val="00D01988"/>
    <w:rsid w:val="00D06363"/>
    <w:rsid w:val="00D105C2"/>
    <w:rsid w:val="00D10C18"/>
    <w:rsid w:val="00D12922"/>
    <w:rsid w:val="00D12CC9"/>
    <w:rsid w:val="00D16E89"/>
    <w:rsid w:val="00D22322"/>
    <w:rsid w:val="00D332F1"/>
    <w:rsid w:val="00D37AF8"/>
    <w:rsid w:val="00D40207"/>
    <w:rsid w:val="00D403CB"/>
    <w:rsid w:val="00D41E03"/>
    <w:rsid w:val="00D44C10"/>
    <w:rsid w:val="00D45CB7"/>
    <w:rsid w:val="00D5096D"/>
    <w:rsid w:val="00D54EB9"/>
    <w:rsid w:val="00D636B1"/>
    <w:rsid w:val="00D66A8D"/>
    <w:rsid w:val="00D679C7"/>
    <w:rsid w:val="00D7148E"/>
    <w:rsid w:val="00D75936"/>
    <w:rsid w:val="00D75AB4"/>
    <w:rsid w:val="00D81133"/>
    <w:rsid w:val="00D817E4"/>
    <w:rsid w:val="00D821DF"/>
    <w:rsid w:val="00D866E7"/>
    <w:rsid w:val="00D9136C"/>
    <w:rsid w:val="00D91C1C"/>
    <w:rsid w:val="00DD22D5"/>
    <w:rsid w:val="00DE5F71"/>
    <w:rsid w:val="00DE6A88"/>
    <w:rsid w:val="00DF0212"/>
    <w:rsid w:val="00DF23FF"/>
    <w:rsid w:val="00DF461D"/>
    <w:rsid w:val="00DF5327"/>
    <w:rsid w:val="00DF7347"/>
    <w:rsid w:val="00E077E3"/>
    <w:rsid w:val="00E07F94"/>
    <w:rsid w:val="00E11F74"/>
    <w:rsid w:val="00E22235"/>
    <w:rsid w:val="00E34E5D"/>
    <w:rsid w:val="00E52097"/>
    <w:rsid w:val="00E553A9"/>
    <w:rsid w:val="00E57A4A"/>
    <w:rsid w:val="00E605F0"/>
    <w:rsid w:val="00E6070A"/>
    <w:rsid w:val="00E61306"/>
    <w:rsid w:val="00E61A29"/>
    <w:rsid w:val="00E62BFB"/>
    <w:rsid w:val="00E62EE1"/>
    <w:rsid w:val="00E63DAF"/>
    <w:rsid w:val="00E646EC"/>
    <w:rsid w:val="00E721E7"/>
    <w:rsid w:val="00E7301A"/>
    <w:rsid w:val="00E76AE6"/>
    <w:rsid w:val="00E77D0D"/>
    <w:rsid w:val="00E81651"/>
    <w:rsid w:val="00E950FC"/>
    <w:rsid w:val="00E962BD"/>
    <w:rsid w:val="00EA57FF"/>
    <w:rsid w:val="00EC5803"/>
    <w:rsid w:val="00ED3B34"/>
    <w:rsid w:val="00ED3C20"/>
    <w:rsid w:val="00ED4C65"/>
    <w:rsid w:val="00ED74E6"/>
    <w:rsid w:val="00EE7427"/>
    <w:rsid w:val="00EF0A01"/>
    <w:rsid w:val="00EF0E47"/>
    <w:rsid w:val="00F01E7D"/>
    <w:rsid w:val="00F038C6"/>
    <w:rsid w:val="00F03E08"/>
    <w:rsid w:val="00F05411"/>
    <w:rsid w:val="00F06340"/>
    <w:rsid w:val="00F23925"/>
    <w:rsid w:val="00F32127"/>
    <w:rsid w:val="00F37ED0"/>
    <w:rsid w:val="00F6262E"/>
    <w:rsid w:val="00F81514"/>
    <w:rsid w:val="00F81EC8"/>
    <w:rsid w:val="00F84BBE"/>
    <w:rsid w:val="00F86A76"/>
    <w:rsid w:val="00F9616F"/>
    <w:rsid w:val="00F97F49"/>
    <w:rsid w:val="00F97FD5"/>
    <w:rsid w:val="00FA235F"/>
    <w:rsid w:val="00FA2ED7"/>
    <w:rsid w:val="00FB573A"/>
    <w:rsid w:val="00FB6537"/>
    <w:rsid w:val="00FC2F6C"/>
    <w:rsid w:val="00FC30F1"/>
    <w:rsid w:val="00FC610C"/>
    <w:rsid w:val="00FC7E62"/>
    <w:rsid w:val="00FD5542"/>
    <w:rsid w:val="00FD68ED"/>
    <w:rsid w:val="00FD7322"/>
    <w:rsid w:val="00FE400F"/>
    <w:rsid w:val="00FE6A62"/>
    <w:rsid w:val="00FF1FF4"/>
    <w:rsid w:val="00FF271C"/>
    <w:rsid w:val="00FF34D4"/>
    <w:rsid w:val="00FF583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3CC7F7"/>
  <w15:chartTrackingRefBased/>
  <w15:docId w15:val="{361EDCB4-F905-4E4D-A07A-AFD3C2076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6">
    <w:name w:val="Normal"/>
    <w:qFormat/>
    <w:pPr>
      <w:widowControl w:val="0"/>
      <w:wordWrap w:val="0"/>
      <w:autoSpaceDE w:val="0"/>
      <w:autoSpaceDN w:val="0"/>
      <w:jc w:val="both"/>
    </w:pPr>
    <w:rPr>
      <w:rFonts w:ascii="-윤명조120" w:eastAsia="-윤명조120" w:hAnsi="Arial"/>
      <w:spacing w:val="-12"/>
      <w:kern w:val="2"/>
      <w:szCs w:val="28"/>
    </w:rPr>
  </w:style>
  <w:style w:type="paragraph" w:styleId="10">
    <w:name w:val="heading 1"/>
    <w:aliases w:val="레벨1,Title,H1,H11,H12,I,큰제목"/>
    <w:basedOn w:val="a6"/>
    <w:next w:val="a6"/>
    <w:link w:val="1Char"/>
    <w:uiPriority w:val="9"/>
    <w:qFormat/>
    <w:rsid w:val="003757DE"/>
    <w:pPr>
      <w:keepNext/>
      <w:outlineLvl w:val="0"/>
    </w:pPr>
    <w:rPr>
      <w:rFonts w:asciiTheme="majorHAnsi" w:eastAsiaTheme="majorEastAsia" w:hAnsiTheme="majorHAnsi" w:cstheme="majorBidi"/>
      <w:sz w:val="28"/>
    </w:rPr>
  </w:style>
  <w:style w:type="paragraph" w:styleId="20">
    <w:name w:val="heading 2"/>
    <w:aliases w:val="레벨2,H2,H21,H22,H211,H23,H212,H24,H25,H26,H27,가,중간제목,제목 1.1,수준2,제목2,1 Char,제목2 Char,농협제목2,I.,제목 2법조문형식,1제목스타일,[Ahnlab]제목2,Activity,Title 2"/>
    <w:basedOn w:val="a6"/>
    <w:next w:val="a6"/>
    <w:link w:val="2Char"/>
    <w:uiPriority w:val="9"/>
    <w:unhideWhenUsed/>
    <w:qFormat/>
    <w:rsid w:val="003757DE"/>
    <w:pPr>
      <w:keepNext/>
      <w:wordWrap/>
      <w:autoSpaceDE/>
      <w:autoSpaceDN/>
      <w:spacing w:line="240" w:lineRule="atLeast"/>
      <w:jc w:val="left"/>
      <w:outlineLvl w:val="1"/>
    </w:pPr>
    <w:rPr>
      <w:rFonts w:ascii="맑은 고딕" w:eastAsia="맑은 고딕" w:hAnsi="맑은 고딕"/>
      <w:spacing w:val="0"/>
      <w:kern w:val="0"/>
      <w:szCs w:val="20"/>
      <w:lang w:eastAsia="en-US"/>
    </w:rPr>
  </w:style>
  <w:style w:type="paragraph" w:styleId="30">
    <w:name w:val="heading 3"/>
    <w:aliases w:val="조,레벨3"/>
    <w:basedOn w:val="a6"/>
    <w:next w:val="a6"/>
    <w:link w:val="3Char"/>
    <w:uiPriority w:val="9"/>
    <w:semiHidden/>
    <w:unhideWhenUsed/>
    <w:qFormat/>
    <w:rsid w:val="00FD68ED"/>
    <w:pPr>
      <w:keepNext/>
      <w:wordWrap/>
      <w:autoSpaceDE/>
      <w:autoSpaceDN/>
      <w:spacing w:line="240" w:lineRule="atLeast"/>
      <w:ind w:leftChars="300" w:left="300" w:hangingChars="200" w:hanging="2000"/>
      <w:jc w:val="left"/>
      <w:outlineLvl w:val="2"/>
    </w:pPr>
    <w:rPr>
      <w:rFonts w:asciiTheme="majorHAnsi" w:eastAsiaTheme="majorEastAsia" w:hAnsiTheme="majorHAnsi" w:cstheme="majorBidi"/>
      <w:spacing w:val="0"/>
      <w:kern w:val="0"/>
      <w:szCs w:val="20"/>
      <w:lang w:eastAsia="en-US"/>
    </w:rPr>
  </w:style>
  <w:style w:type="paragraph" w:styleId="40">
    <w:name w:val="heading 4"/>
    <w:aliases w:val="레벨4"/>
    <w:basedOn w:val="a6"/>
    <w:next w:val="a6"/>
    <w:link w:val="4Char"/>
    <w:uiPriority w:val="9"/>
    <w:semiHidden/>
    <w:unhideWhenUsed/>
    <w:qFormat/>
    <w:rsid w:val="00FD68ED"/>
    <w:pPr>
      <w:keepNext/>
      <w:wordWrap/>
      <w:autoSpaceDE/>
      <w:autoSpaceDN/>
      <w:spacing w:line="240" w:lineRule="atLeast"/>
      <w:ind w:leftChars="400" w:left="400" w:hangingChars="200" w:hanging="2000"/>
      <w:jc w:val="left"/>
      <w:outlineLvl w:val="3"/>
    </w:pPr>
    <w:rPr>
      <w:rFonts w:ascii="Arial" w:eastAsia="굴림체"/>
      <w:b/>
      <w:bCs/>
      <w:spacing w:val="0"/>
      <w:kern w:val="0"/>
      <w:szCs w:val="20"/>
      <w:lang w:eastAsia="en-US"/>
    </w:rPr>
  </w:style>
  <w:style w:type="paragraph" w:styleId="50">
    <w:name w:val="heading 5"/>
    <w:basedOn w:val="a6"/>
    <w:next w:val="a6"/>
    <w:link w:val="5Char"/>
    <w:uiPriority w:val="9"/>
    <w:semiHidden/>
    <w:unhideWhenUsed/>
    <w:qFormat/>
    <w:rsid w:val="00FD68ED"/>
    <w:pPr>
      <w:keepNext/>
      <w:wordWrap/>
      <w:autoSpaceDE/>
      <w:autoSpaceDN/>
      <w:spacing w:line="240" w:lineRule="atLeast"/>
      <w:ind w:leftChars="500" w:left="500" w:hangingChars="200" w:hanging="2000"/>
      <w:jc w:val="left"/>
      <w:outlineLvl w:val="4"/>
    </w:pPr>
    <w:rPr>
      <w:rFonts w:asciiTheme="majorHAnsi" w:eastAsiaTheme="majorEastAsia" w:hAnsiTheme="majorHAnsi" w:cstheme="majorBidi"/>
      <w:spacing w:val="0"/>
      <w:kern w:val="0"/>
      <w:szCs w:val="20"/>
      <w:lang w:eastAsia="en-US"/>
    </w:rPr>
  </w:style>
  <w:style w:type="paragraph" w:styleId="60">
    <w:name w:val="heading 6"/>
    <w:basedOn w:val="a6"/>
    <w:next w:val="a6"/>
    <w:link w:val="6Char"/>
    <w:uiPriority w:val="9"/>
    <w:semiHidden/>
    <w:unhideWhenUsed/>
    <w:qFormat/>
    <w:rsid w:val="00FD68ED"/>
    <w:pPr>
      <w:widowControl/>
      <w:wordWrap/>
      <w:autoSpaceDE/>
      <w:autoSpaceDN/>
      <w:spacing w:line="268" w:lineRule="auto"/>
      <w:ind w:left="3260" w:hanging="1134"/>
      <w:outlineLvl w:val="5"/>
    </w:pPr>
    <w:rPr>
      <w:rFonts w:asciiTheme="majorHAnsi" w:eastAsiaTheme="majorEastAsia" w:hAnsiTheme="majorHAnsi" w:cstheme="majorBidi"/>
      <w:b/>
      <w:bCs/>
      <w:i/>
      <w:iCs/>
      <w:color w:val="7F7F7F" w:themeColor="text1" w:themeTint="80"/>
      <w:spacing w:val="0"/>
      <w:kern w:val="0"/>
      <w:sz w:val="22"/>
      <w:szCs w:val="22"/>
      <w:lang w:eastAsia="en-US" w:bidi="en-US"/>
    </w:rPr>
  </w:style>
  <w:style w:type="paragraph" w:styleId="70">
    <w:name w:val="heading 7"/>
    <w:basedOn w:val="a6"/>
    <w:next w:val="a6"/>
    <w:link w:val="7Char"/>
    <w:uiPriority w:val="9"/>
    <w:semiHidden/>
    <w:unhideWhenUsed/>
    <w:qFormat/>
    <w:rsid w:val="00FD68ED"/>
    <w:pPr>
      <w:widowControl/>
      <w:wordWrap/>
      <w:autoSpaceDE/>
      <w:autoSpaceDN/>
      <w:spacing w:line="276" w:lineRule="auto"/>
      <w:ind w:left="3827" w:hanging="1276"/>
      <w:outlineLvl w:val="6"/>
    </w:pPr>
    <w:rPr>
      <w:rFonts w:asciiTheme="majorHAnsi" w:eastAsiaTheme="majorEastAsia" w:hAnsiTheme="majorHAnsi" w:cstheme="majorBidi"/>
      <w:i/>
      <w:iCs/>
      <w:spacing w:val="0"/>
      <w:kern w:val="0"/>
      <w:sz w:val="22"/>
      <w:szCs w:val="22"/>
      <w:lang w:eastAsia="en-US" w:bidi="en-US"/>
    </w:rPr>
  </w:style>
  <w:style w:type="paragraph" w:styleId="8">
    <w:name w:val="heading 8"/>
    <w:basedOn w:val="a6"/>
    <w:next w:val="a6"/>
    <w:link w:val="8Char"/>
    <w:uiPriority w:val="9"/>
    <w:semiHidden/>
    <w:unhideWhenUsed/>
    <w:qFormat/>
    <w:rsid w:val="00FD68ED"/>
    <w:pPr>
      <w:widowControl/>
      <w:wordWrap/>
      <w:autoSpaceDE/>
      <w:autoSpaceDN/>
      <w:spacing w:line="276" w:lineRule="auto"/>
      <w:ind w:left="4394" w:hanging="1418"/>
      <w:outlineLvl w:val="7"/>
    </w:pPr>
    <w:rPr>
      <w:rFonts w:asciiTheme="majorHAnsi" w:eastAsiaTheme="majorEastAsia" w:hAnsiTheme="majorHAnsi" w:cstheme="majorBidi"/>
      <w:spacing w:val="0"/>
      <w:kern w:val="0"/>
      <w:szCs w:val="20"/>
      <w:lang w:eastAsia="en-US" w:bidi="en-US"/>
    </w:rPr>
  </w:style>
  <w:style w:type="paragraph" w:styleId="9">
    <w:name w:val="heading 9"/>
    <w:basedOn w:val="a6"/>
    <w:next w:val="a6"/>
    <w:link w:val="9Char"/>
    <w:uiPriority w:val="9"/>
    <w:semiHidden/>
    <w:unhideWhenUsed/>
    <w:qFormat/>
    <w:rsid w:val="00FD68ED"/>
    <w:pPr>
      <w:widowControl/>
      <w:wordWrap/>
      <w:autoSpaceDE/>
      <w:autoSpaceDN/>
      <w:spacing w:line="276" w:lineRule="auto"/>
      <w:ind w:left="5102" w:hanging="1700"/>
      <w:outlineLvl w:val="8"/>
    </w:pPr>
    <w:rPr>
      <w:rFonts w:asciiTheme="majorHAnsi" w:eastAsiaTheme="majorEastAsia" w:hAnsiTheme="majorHAnsi" w:cstheme="majorBidi"/>
      <w:i/>
      <w:iCs/>
      <w:spacing w:val="5"/>
      <w:kern w:val="0"/>
      <w:szCs w:val="20"/>
      <w:lang w:eastAsia="en-US" w:bidi="en-US"/>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customStyle="1" w:styleId="aa">
    <w:name w:val="사규(장)"/>
    <w:basedOn w:val="a0"/>
    <w:autoRedefine/>
    <w:rsid w:val="00C83F12"/>
    <w:pPr>
      <w:numPr>
        <w:numId w:val="0"/>
      </w:numPr>
      <w:ind w:left="400"/>
    </w:pPr>
    <w:rPr>
      <w:bCs/>
      <w:sz w:val="22"/>
    </w:rPr>
  </w:style>
  <w:style w:type="paragraph" w:customStyle="1" w:styleId="a0">
    <w:name w:val="사규(조문)"/>
    <w:pPr>
      <w:widowControl w:val="0"/>
      <w:numPr>
        <w:numId w:val="1"/>
      </w:numPr>
      <w:tabs>
        <w:tab w:val="clear" w:pos="1287"/>
        <w:tab w:val="num" w:pos="1120"/>
      </w:tabs>
      <w:wordWrap w:val="0"/>
      <w:autoSpaceDE w:val="0"/>
      <w:autoSpaceDN w:val="0"/>
      <w:ind w:left="760" w:rightChars="100" w:right="176"/>
      <w:jc w:val="both"/>
    </w:pPr>
    <w:rPr>
      <w:rFonts w:ascii="-윤명조120" w:eastAsia="-윤명조120"/>
      <w:spacing w:val="-12"/>
    </w:rPr>
  </w:style>
  <w:style w:type="paragraph" w:customStyle="1" w:styleId="a1">
    <w:name w:val="사규(항목)"/>
    <w:pPr>
      <w:widowControl w:val="0"/>
      <w:numPr>
        <w:ilvl w:val="1"/>
        <w:numId w:val="1"/>
      </w:numPr>
      <w:wordWrap w:val="0"/>
      <w:autoSpaceDE w:val="0"/>
      <w:autoSpaceDN w:val="0"/>
      <w:ind w:rightChars="100" w:right="176"/>
      <w:jc w:val="both"/>
    </w:pPr>
    <w:rPr>
      <w:rFonts w:ascii="-윤명조120" w:eastAsia="-윤명조120"/>
      <w:spacing w:val="-12"/>
    </w:rPr>
  </w:style>
  <w:style w:type="paragraph" w:customStyle="1" w:styleId="a2">
    <w:name w:val="사규(호문)"/>
    <w:pPr>
      <w:widowControl w:val="0"/>
      <w:numPr>
        <w:ilvl w:val="2"/>
        <w:numId w:val="1"/>
      </w:numPr>
      <w:wordWrap w:val="0"/>
      <w:autoSpaceDE w:val="0"/>
      <w:autoSpaceDN w:val="0"/>
      <w:ind w:left="1600" w:rightChars="100" w:right="100"/>
      <w:jc w:val="both"/>
    </w:pPr>
    <w:rPr>
      <w:rFonts w:ascii="-윤명조120" w:eastAsia="-윤명조120"/>
      <w:spacing w:val="-12"/>
    </w:rPr>
  </w:style>
  <w:style w:type="paragraph" w:styleId="ab">
    <w:name w:val="footer"/>
    <w:basedOn w:val="a6"/>
    <w:link w:val="Char"/>
    <w:uiPriority w:val="99"/>
    <w:pPr>
      <w:tabs>
        <w:tab w:val="center" w:pos="4252"/>
        <w:tab w:val="right" w:pos="8504"/>
      </w:tabs>
      <w:snapToGrid w:val="0"/>
    </w:pPr>
  </w:style>
  <w:style w:type="paragraph" w:styleId="ac">
    <w:name w:val="header"/>
    <w:aliases w:val="Cover Page,h,도표(-),header odd,header odd1,header odd2,header odd3,header odd4,header odd5,header odd6,header,header odd11,header odd21,header odd31,header odd41,header odd51,header odd61,THeader,머리글/"/>
    <w:basedOn w:val="a6"/>
    <w:link w:val="Char0"/>
    <w:semiHidden/>
    <w:pPr>
      <w:tabs>
        <w:tab w:val="center" w:pos="4252"/>
        <w:tab w:val="right" w:pos="8504"/>
      </w:tabs>
      <w:snapToGrid w:val="0"/>
    </w:pPr>
  </w:style>
  <w:style w:type="paragraph" w:styleId="ad">
    <w:name w:val="List Paragraph"/>
    <w:basedOn w:val="a6"/>
    <w:link w:val="Char1"/>
    <w:uiPriority w:val="34"/>
    <w:qFormat/>
    <w:rsid w:val="00F97F49"/>
    <w:pPr>
      <w:ind w:leftChars="400" w:left="800"/>
    </w:pPr>
  </w:style>
  <w:style w:type="paragraph" w:styleId="ae">
    <w:name w:val="Balloon Text"/>
    <w:basedOn w:val="a6"/>
    <w:link w:val="Char2"/>
    <w:uiPriority w:val="99"/>
    <w:semiHidden/>
    <w:unhideWhenUsed/>
    <w:rsid w:val="0019604C"/>
    <w:rPr>
      <w:rFonts w:ascii="맑은 고딕" w:eastAsia="맑은 고딕" w:hAnsi="맑은 고딕"/>
      <w:sz w:val="18"/>
      <w:szCs w:val="18"/>
      <w:lang w:val="x-none" w:eastAsia="x-none"/>
    </w:rPr>
  </w:style>
  <w:style w:type="character" w:customStyle="1" w:styleId="Char2">
    <w:name w:val="풍선 도움말 텍스트 Char"/>
    <w:link w:val="ae"/>
    <w:uiPriority w:val="99"/>
    <w:semiHidden/>
    <w:rsid w:val="0019604C"/>
    <w:rPr>
      <w:rFonts w:ascii="맑은 고딕" w:eastAsia="맑은 고딕" w:hAnsi="맑은 고딕" w:cs="Times New Roman"/>
      <w:spacing w:val="-12"/>
      <w:kern w:val="2"/>
      <w:sz w:val="18"/>
      <w:szCs w:val="18"/>
    </w:rPr>
  </w:style>
  <w:style w:type="table" w:styleId="af">
    <w:name w:val="Table Grid"/>
    <w:basedOn w:val="a8"/>
    <w:uiPriority w:val="59"/>
    <w:rsid w:val="003F79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
    <w:name w:val="제목 2 Char"/>
    <w:aliases w:val="레벨2 Char,H2 Char,H21 Char,H22 Char,H211 Char,H23 Char,H212 Char,H24 Char,H25 Char,H26 Char,H27 Char,가 Char,중간제목 Char,제목 1.1 Char,수준2 Char,제목2 Char1,1 Char Char,제목2 Char Char,농협제목2 Char,I. Char,제목 2법조문형식 Char,1제목스타일 Char,[Ahnlab]제목2 Char"/>
    <w:basedOn w:val="a7"/>
    <w:link w:val="20"/>
    <w:uiPriority w:val="9"/>
    <w:rsid w:val="003757DE"/>
    <w:rPr>
      <w:rFonts w:ascii="맑은 고딕" w:eastAsia="맑은 고딕" w:hAnsi="맑은 고딕"/>
      <w:lang w:eastAsia="en-US"/>
    </w:rPr>
  </w:style>
  <w:style w:type="paragraph" w:customStyle="1" w:styleId="X">
    <w:name w:val="제 X 장"/>
    <w:basedOn w:val="10"/>
    <w:link w:val="XChar"/>
    <w:autoRedefine/>
    <w:qFormat/>
    <w:rsid w:val="00242618"/>
    <w:pPr>
      <w:keepNext w:val="0"/>
      <w:tabs>
        <w:tab w:val="center" w:pos="4819"/>
      </w:tabs>
      <w:wordWrap/>
      <w:spacing w:after="200"/>
      <w:ind w:left="360" w:right="176" w:hanging="360"/>
      <w:jc w:val="left"/>
    </w:pPr>
    <w:rPr>
      <w:rFonts w:asciiTheme="minorHAnsi" w:eastAsiaTheme="minorHAnsi" w:hAnsiTheme="minorHAnsi" w:cs="Times New Roman"/>
      <w:b/>
      <w:spacing w:val="0"/>
      <w:sz w:val="20"/>
      <w:szCs w:val="20"/>
    </w:rPr>
  </w:style>
  <w:style w:type="character" w:customStyle="1" w:styleId="XChar">
    <w:name w:val="제 X 장 Char"/>
    <w:link w:val="X"/>
    <w:rsid w:val="00242618"/>
    <w:rPr>
      <w:rFonts w:asciiTheme="minorHAnsi" w:eastAsiaTheme="minorHAnsi" w:hAnsiTheme="minorHAnsi"/>
      <w:b/>
      <w:kern w:val="2"/>
    </w:rPr>
  </w:style>
  <w:style w:type="character" w:customStyle="1" w:styleId="Char1">
    <w:name w:val="목록 단락 Char"/>
    <w:link w:val="ad"/>
    <w:uiPriority w:val="34"/>
    <w:rsid w:val="003757DE"/>
    <w:rPr>
      <w:rFonts w:ascii="-윤명조120" w:eastAsia="-윤명조120" w:hAnsi="Arial"/>
      <w:spacing w:val="-12"/>
      <w:kern w:val="2"/>
      <w:szCs w:val="28"/>
    </w:rPr>
  </w:style>
  <w:style w:type="character" w:customStyle="1" w:styleId="1Char">
    <w:name w:val="제목 1 Char"/>
    <w:aliases w:val="레벨1 Char,Title Char,H1 Char,H11 Char,H12 Char,I Char,큰제목 Char"/>
    <w:basedOn w:val="a7"/>
    <w:link w:val="10"/>
    <w:uiPriority w:val="9"/>
    <w:rsid w:val="003757DE"/>
    <w:rPr>
      <w:rFonts w:asciiTheme="majorHAnsi" w:eastAsiaTheme="majorEastAsia" w:hAnsiTheme="majorHAnsi" w:cstheme="majorBidi"/>
      <w:spacing w:val="-12"/>
      <w:kern w:val="2"/>
      <w:sz w:val="28"/>
      <w:szCs w:val="28"/>
    </w:rPr>
  </w:style>
  <w:style w:type="paragraph" w:styleId="TOC">
    <w:name w:val="TOC Heading"/>
    <w:basedOn w:val="10"/>
    <w:next w:val="a6"/>
    <w:uiPriority w:val="39"/>
    <w:semiHidden/>
    <w:unhideWhenUsed/>
    <w:qFormat/>
    <w:rsid w:val="00E553A9"/>
    <w:pPr>
      <w:keepNext w:val="0"/>
      <w:widowControl/>
      <w:pBdr>
        <w:top w:val="single" w:sz="24" w:space="0" w:color="8064A2"/>
        <w:left w:val="single" w:sz="24" w:space="0" w:color="8064A2"/>
        <w:bottom w:val="single" w:sz="24" w:space="0" w:color="8064A2"/>
        <w:right w:val="single" w:sz="24" w:space="0" w:color="8064A2"/>
      </w:pBdr>
      <w:shd w:val="clear" w:color="auto" w:fill="8064A2"/>
      <w:wordWrap/>
      <w:overflowPunct w:val="0"/>
      <w:adjustRightInd w:val="0"/>
      <w:spacing w:before="200" w:after="200"/>
      <w:jc w:val="left"/>
      <w:textAlignment w:val="baseline"/>
      <w:outlineLvl w:val="9"/>
    </w:pPr>
    <w:rPr>
      <w:rFonts w:ascii="Calibri" w:hAnsi="Calibri" w:cs="Times New Roman"/>
      <w:b/>
      <w:bCs/>
      <w:caps/>
      <w:color w:val="FFFFFF"/>
      <w:spacing w:val="15"/>
      <w:kern w:val="0"/>
      <w:sz w:val="24"/>
      <w:szCs w:val="22"/>
    </w:rPr>
  </w:style>
  <w:style w:type="character" w:customStyle="1" w:styleId="Char">
    <w:name w:val="바닥글 Char"/>
    <w:link w:val="ab"/>
    <w:uiPriority w:val="99"/>
    <w:rsid w:val="00E553A9"/>
    <w:rPr>
      <w:rFonts w:ascii="-윤명조120" w:eastAsia="-윤명조120" w:hAnsi="Arial"/>
      <w:spacing w:val="-12"/>
      <w:kern w:val="2"/>
      <w:szCs w:val="28"/>
    </w:rPr>
  </w:style>
  <w:style w:type="character" w:styleId="af0">
    <w:name w:val="Strong"/>
    <w:uiPriority w:val="22"/>
    <w:qFormat/>
    <w:rsid w:val="00E62BFB"/>
    <w:rPr>
      <w:b/>
      <w:bCs/>
    </w:rPr>
  </w:style>
  <w:style w:type="character" w:styleId="af1">
    <w:name w:val="Hyperlink"/>
    <w:basedOn w:val="a7"/>
    <w:uiPriority w:val="99"/>
    <w:unhideWhenUsed/>
    <w:rsid w:val="00C83F12"/>
    <w:rPr>
      <w:color w:val="0563C1" w:themeColor="hyperlink"/>
      <w:u w:val="single"/>
    </w:rPr>
  </w:style>
  <w:style w:type="paragraph" w:styleId="21">
    <w:name w:val="toc 2"/>
    <w:basedOn w:val="a6"/>
    <w:next w:val="a6"/>
    <w:autoRedefine/>
    <w:uiPriority w:val="39"/>
    <w:unhideWhenUsed/>
    <w:qFormat/>
    <w:rsid w:val="00C83F12"/>
    <w:pPr>
      <w:ind w:leftChars="100" w:left="100" w:rightChars="100" w:right="100"/>
    </w:pPr>
  </w:style>
  <w:style w:type="paragraph" w:styleId="31">
    <w:name w:val="toc 3"/>
    <w:basedOn w:val="a6"/>
    <w:next w:val="a6"/>
    <w:autoRedefine/>
    <w:uiPriority w:val="39"/>
    <w:semiHidden/>
    <w:unhideWhenUsed/>
    <w:qFormat/>
    <w:rsid w:val="00C83F12"/>
    <w:pPr>
      <w:ind w:leftChars="100" w:left="146" w:rightChars="100" w:right="100"/>
    </w:pPr>
  </w:style>
  <w:style w:type="paragraph" w:styleId="41">
    <w:name w:val="toc 4"/>
    <w:basedOn w:val="a6"/>
    <w:next w:val="a6"/>
    <w:autoRedefine/>
    <w:uiPriority w:val="39"/>
    <w:semiHidden/>
    <w:unhideWhenUsed/>
    <w:rsid w:val="00C83F12"/>
    <w:pPr>
      <w:ind w:leftChars="100" w:left="747" w:rightChars="100" w:right="100"/>
    </w:pPr>
  </w:style>
  <w:style w:type="paragraph" w:styleId="11">
    <w:name w:val="toc 1"/>
    <w:basedOn w:val="a6"/>
    <w:next w:val="a6"/>
    <w:autoRedefine/>
    <w:uiPriority w:val="39"/>
    <w:unhideWhenUsed/>
    <w:qFormat/>
    <w:rsid w:val="00C83F12"/>
    <w:pPr>
      <w:ind w:leftChars="100" w:left="100" w:rightChars="100" w:right="100"/>
    </w:pPr>
  </w:style>
  <w:style w:type="paragraph" w:customStyle="1" w:styleId="af2">
    <w:name w:val="본문 가운데"/>
    <w:basedOn w:val="af3"/>
    <w:qFormat/>
    <w:rsid w:val="00062C9D"/>
    <w:pPr>
      <w:spacing w:after="0"/>
      <w:jc w:val="center"/>
    </w:pPr>
    <w:rPr>
      <w:rFonts w:ascii="맑은 고딕" w:eastAsia="맑은 고딕" w:hAnsi="맑은 고딕"/>
      <w:spacing w:val="0"/>
      <w:kern w:val="0"/>
      <w:szCs w:val="20"/>
      <w:lang w:val="x-none" w:eastAsia="en-US"/>
    </w:rPr>
  </w:style>
  <w:style w:type="paragraph" w:styleId="af3">
    <w:name w:val="Body Text"/>
    <w:basedOn w:val="a6"/>
    <w:link w:val="Char3"/>
    <w:uiPriority w:val="99"/>
    <w:semiHidden/>
    <w:unhideWhenUsed/>
    <w:rsid w:val="00062C9D"/>
    <w:pPr>
      <w:spacing w:after="180"/>
    </w:pPr>
  </w:style>
  <w:style w:type="character" w:customStyle="1" w:styleId="Char3">
    <w:name w:val="본문 Char"/>
    <w:basedOn w:val="a7"/>
    <w:link w:val="af3"/>
    <w:uiPriority w:val="99"/>
    <w:semiHidden/>
    <w:rsid w:val="00062C9D"/>
    <w:rPr>
      <w:rFonts w:ascii="-윤명조120" w:eastAsia="-윤명조120" w:hAnsi="Arial"/>
      <w:spacing w:val="-12"/>
      <w:kern w:val="2"/>
      <w:szCs w:val="28"/>
    </w:rPr>
  </w:style>
  <w:style w:type="table" w:customStyle="1" w:styleId="af4">
    <w:name w:val="기본 표"/>
    <w:basedOn w:val="a8"/>
    <w:uiPriority w:val="99"/>
    <w:rsid w:val="00872677"/>
    <w:pPr>
      <w:jc w:val="both"/>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Theme="minorEastAsia"/>
        <w:b/>
      </w:rPr>
      <w:tblPr/>
      <w:tcPr>
        <w:shd w:val="clear" w:color="auto" w:fill="D9D9D9" w:themeFill="background1" w:themeFillShade="D9"/>
      </w:tcPr>
    </w:tblStylePr>
  </w:style>
  <w:style w:type="paragraph" w:customStyle="1" w:styleId="af5">
    <w:name w:val="바탕글"/>
    <w:basedOn w:val="a6"/>
    <w:link w:val="Char4"/>
    <w:uiPriority w:val="99"/>
    <w:qFormat/>
    <w:rsid w:val="00620CA4"/>
    <w:pPr>
      <w:shd w:val="clear" w:color="auto" w:fill="FFFFFF"/>
      <w:wordWrap/>
      <w:snapToGrid w:val="0"/>
      <w:spacing w:line="384" w:lineRule="auto"/>
      <w:textAlignment w:val="baseline"/>
    </w:pPr>
    <w:rPr>
      <w:rFonts w:ascii="굴림" w:eastAsia="굴림" w:hAnsi="굴림" w:cs="굴림"/>
      <w:color w:val="000000"/>
      <w:spacing w:val="0"/>
      <w:kern w:val="0"/>
      <w:sz w:val="24"/>
      <w:szCs w:val="24"/>
    </w:rPr>
  </w:style>
  <w:style w:type="character" w:customStyle="1" w:styleId="Char4">
    <w:name w:val="바탕글 Char"/>
    <w:link w:val="af5"/>
    <w:rsid w:val="00620CA4"/>
    <w:rPr>
      <w:rFonts w:ascii="굴림" w:eastAsia="굴림" w:hAnsi="굴림" w:cs="굴림"/>
      <w:color w:val="000000"/>
      <w:sz w:val="24"/>
      <w:szCs w:val="24"/>
      <w:shd w:val="clear" w:color="auto" w:fill="FFFFFF"/>
    </w:rPr>
  </w:style>
  <w:style w:type="paragraph" w:customStyle="1" w:styleId="af6">
    <w:name w:val="별지 제목"/>
    <w:basedOn w:val="a6"/>
    <w:link w:val="Char5"/>
    <w:rsid w:val="0011395B"/>
    <w:pPr>
      <w:jc w:val="center"/>
    </w:pPr>
    <w:rPr>
      <w:rFonts w:ascii="돋움" w:eastAsia="돋움" w:hAnsi="돋움"/>
      <w:b/>
      <w:spacing w:val="0"/>
      <w:sz w:val="26"/>
      <w:szCs w:val="26"/>
      <w:u w:val="single"/>
    </w:rPr>
  </w:style>
  <w:style w:type="character" w:customStyle="1" w:styleId="Char5">
    <w:name w:val="별지 제목 Char"/>
    <w:link w:val="af6"/>
    <w:rsid w:val="0011395B"/>
    <w:rPr>
      <w:rFonts w:ascii="돋움" w:eastAsia="돋움" w:hAnsi="돋움"/>
      <w:b/>
      <w:kern w:val="2"/>
      <w:sz w:val="26"/>
      <w:szCs w:val="26"/>
      <w:u w:val="single"/>
    </w:rPr>
  </w:style>
  <w:style w:type="numbering" w:customStyle="1" w:styleId="3">
    <w:name w:val="스타일3"/>
    <w:uiPriority w:val="99"/>
    <w:rsid w:val="002A1FB1"/>
    <w:pPr>
      <w:numPr>
        <w:numId w:val="2"/>
      </w:numPr>
    </w:pPr>
  </w:style>
  <w:style w:type="character" w:customStyle="1" w:styleId="3Char">
    <w:name w:val="제목 3 Char"/>
    <w:aliases w:val="조 Char,레벨3 Char"/>
    <w:basedOn w:val="a7"/>
    <w:link w:val="30"/>
    <w:uiPriority w:val="9"/>
    <w:semiHidden/>
    <w:rsid w:val="00FD68ED"/>
    <w:rPr>
      <w:rFonts w:asciiTheme="majorHAnsi" w:eastAsiaTheme="majorEastAsia" w:hAnsiTheme="majorHAnsi" w:cstheme="majorBidi"/>
      <w:lang w:eastAsia="en-US"/>
    </w:rPr>
  </w:style>
  <w:style w:type="character" w:customStyle="1" w:styleId="4Char">
    <w:name w:val="제목 4 Char"/>
    <w:aliases w:val="레벨4 Char"/>
    <w:basedOn w:val="a7"/>
    <w:link w:val="40"/>
    <w:uiPriority w:val="9"/>
    <w:semiHidden/>
    <w:rsid w:val="00FD68ED"/>
    <w:rPr>
      <w:rFonts w:ascii="Arial" w:eastAsia="굴림체" w:hAnsi="Arial"/>
      <w:b/>
      <w:bCs/>
      <w:lang w:eastAsia="en-US"/>
    </w:rPr>
  </w:style>
  <w:style w:type="character" w:customStyle="1" w:styleId="5Char">
    <w:name w:val="제목 5 Char"/>
    <w:basedOn w:val="a7"/>
    <w:link w:val="50"/>
    <w:uiPriority w:val="9"/>
    <w:semiHidden/>
    <w:rsid w:val="00FD68ED"/>
    <w:rPr>
      <w:rFonts w:asciiTheme="majorHAnsi" w:eastAsiaTheme="majorEastAsia" w:hAnsiTheme="majorHAnsi" w:cstheme="majorBidi"/>
      <w:lang w:eastAsia="en-US"/>
    </w:rPr>
  </w:style>
  <w:style w:type="character" w:customStyle="1" w:styleId="6Char">
    <w:name w:val="제목 6 Char"/>
    <w:basedOn w:val="a7"/>
    <w:link w:val="60"/>
    <w:uiPriority w:val="9"/>
    <w:semiHidden/>
    <w:rsid w:val="00FD68ED"/>
    <w:rPr>
      <w:rFonts w:asciiTheme="majorHAnsi" w:eastAsiaTheme="majorEastAsia" w:hAnsiTheme="majorHAnsi" w:cstheme="majorBidi"/>
      <w:b/>
      <w:bCs/>
      <w:i/>
      <w:iCs/>
      <w:color w:val="7F7F7F" w:themeColor="text1" w:themeTint="80"/>
      <w:sz w:val="22"/>
      <w:szCs w:val="22"/>
      <w:lang w:eastAsia="en-US" w:bidi="en-US"/>
    </w:rPr>
  </w:style>
  <w:style w:type="character" w:customStyle="1" w:styleId="7Char">
    <w:name w:val="제목 7 Char"/>
    <w:basedOn w:val="a7"/>
    <w:link w:val="70"/>
    <w:uiPriority w:val="9"/>
    <w:semiHidden/>
    <w:rsid w:val="00FD68ED"/>
    <w:rPr>
      <w:rFonts w:asciiTheme="majorHAnsi" w:eastAsiaTheme="majorEastAsia" w:hAnsiTheme="majorHAnsi" w:cstheme="majorBidi"/>
      <w:i/>
      <w:iCs/>
      <w:sz w:val="22"/>
      <w:szCs w:val="22"/>
      <w:lang w:eastAsia="en-US" w:bidi="en-US"/>
    </w:rPr>
  </w:style>
  <w:style w:type="character" w:customStyle="1" w:styleId="8Char">
    <w:name w:val="제목 8 Char"/>
    <w:basedOn w:val="a7"/>
    <w:link w:val="8"/>
    <w:uiPriority w:val="9"/>
    <w:semiHidden/>
    <w:rsid w:val="00FD68ED"/>
    <w:rPr>
      <w:rFonts w:asciiTheme="majorHAnsi" w:eastAsiaTheme="majorEastAsia" w:hAnsiTheme="majorHAnsi" w:cstheme="majorBidi"/>
      <w:lang w:eastAsia="en-US" w:bidi="en-US"/>
    </w:rPr>
  </w:style>
  <w:style w:type="character" w:customStyle="1" w:styleId="9Char">
    <w:name w:val="제목 9 Char"/>
    <w:basedOn w:val="a7"/>
    <w:link w:val="9"/>
    <w:uiPriority w:val="9"/>
    <w:semiHidden/>
    <w:rsid w:val="00FD68ED"/>
    <w:rPr>
      <w:rFonts w:asciiTheme="majorHAnsi" w:eastAsiaTheme="majorEastAsia" w:hAnsiTheme="majorHAnsi" w:cstheme="majorBidi"/>
      <w:i/>
      <w:iCs/>
      <w:spacing w:val="5"/>
      <w:lang w:eastAsia="en-US" w:bidi="en-US"/>
    </w:rPr>
  </w:style>
  <w:style w:type="character" w:styleId="af7">
    <w:name w:val="FollowedHyperlink"/>
    <w:basedOn w:val="a7"/>
    <w:uiPriority w:val="99"/>
    <w:semiHidden/>
    <w:unhideWhenUsed/>
    <w:rsid w:val="00FD68ED"/>
    <w:rPr>
      <w:color w:val="954F72" w:themeColor="followedHyperlink"/>
      <w:u w:val="single"/>
    </w:rPr>
  </w:style>
  <w:style w:type="character" w:customStyle="1" w:styleId="1Char1">
    <w:name w:val="제목 1 Char1"/>
    <w:aliases w:val="레벨1 Char1,Title Char1,H1 Char1,H11 Char1,H12 Char1,I Char1,큰제목 Char1"/>
    <w:basedOn w:val="a7"/>
    <w:uiPriority w:val="9"/>
    <w:rsid w:val="00FD68ED"/>
    <w:rPr>
      <w:rFonts w:asciiTheme="majorHAnsi" w:eastAsiaTheme="majorEastAsia" w:hAnsiTheme="majorHAnsi" w:cstheme="majorBidi"/>
      <w:sz w:val="28"/>
      <w:szCs w:val="28"/>
      <w:lang w:eastAsia="en-US"/>
    </w:rPr>
  </w:style>
  <w:style w:type="character" w:customStyle="1" w:styleId="2Char1">
    <w:name w:val="제목 2 Char1"/>
    <w:aliases w:val="레벨2 Char1,H2 Char1,H21 Char1,H22 Char1,H211 Char1,H23 Char1,H212 Char1,H24 Char1,H25 Char1,H26 Char1,H27 Char1,가 Char1,중간제목 Char1,제목 1.1 Char1,수준2 Char1,제목2 Char2,1 Char Char1,제목2 Char Char1,농협제목2 Char1,I. Char1,제목 2법조문형식 Char1,1제목스타일 Char1"/>
    <w:basedOn w:val="a7"/>
    <w:uiPriority w:val="9"/>
    <w:semiHidden/>
    <w:rsid w:val="00FD68ED"/>
    <w:rPr>
      <w:rFonts w:asciiTheme="majorHAnsi" w:eastAsiaTheme="majorEastAsia" w:hAnsiTheme="majorHAnsi" w:cstheme="majorBidi"/>
      <w:lang w:eastAsia="en-US"/>
    </w:rPr>
  </w:style>
  <w:style w:type="character" w:customStyle="1" w:styleId="3Char1">
    <w:name w:val="제목 3 Char1"/>
    <w:aliases w:val="조 Char1,레벨3 Char1"/>
    <w:basedOn w:val="a7"/>
    <w:uiPriority w:val="9"/>
    <w:semiHidden/>
    <w:rsid w:val="00FD68ED"/>
    <w:rPr>
      <w:rFonts w:asciiTheme="majorHAnsi" w:eastAsiaTheme="majorEastAsia" w:hAnsiTheme="majorHAnsi" w:cstheme="majorBidi"/>
      <w:lang w:eastAsia="en-US"/>
    </w:rPr>
  </w:style>
  <w:style w:type="character" w:customStyle="1" w:styleId="4Char1">
    <w:name w:val="제목 4 Char1"/>
    <w:aliases w:val="레벨4 Char1"/>
    <w:basedOn w:val="a7"/>
    <w:uiPriority w:val="9"/>
    <w:semiHidden/>
    <w:rsid w:val="00FD68ED"/>
    <w:rPr>
      <w:rFonts w:ascii="Arial" w:eastAsia="굴림체" w:hAnsi="Arial" w:cs="Times New Roman"/>
      <w:b/>
      <w:bCs/>
      <w:lang w:eastAsia="en-US"/>
    </w:rPr>
  </w:style>
  <w:style w:type="paragraph" w:customStyle="1" w:styleId="msonormal0">
    <w:name w:val="msonormal"/>
    <w:basedOn w:val="a6"/>
    <w:uiPriority w:val="99"/>
    <w:semiHidden/>
    <w:rsid w:val="00FD68ED"/>
    <w:pPr>
      <w:widowControl/>
      <w:wordWrap/>
      <w:autoSpaceDE/>
      <w:autoSpaceDN/>
      <w:spacing w:before="100" w:beforeAutospacing="1" w:after="100" w:afterAutospacing="1"/>
      <w:jc w:val="left"/>
    </w:pPr>
    <w:rPr>
      <w:rFonts w:ascii="굴림" w:eastAsia="굴림" w:hAnsi="굴림" w:cs="굴림"/>
      <w:spacing w:val="0"/>
      <w:kern w:val="0"/>
      <w:sz w:val="24"/>
      <w:szCs w:val="24"/>
    </w:rPr>
  </w:style>
  <w:style w:type="paragraph" w:styleId="af8">
    <w:name w:val="Normal (Web)"/>
    <w:basedOn w:val="a6"/>
    <w:uiPriority w:val="99"/>
    <w:unhideWhenUsed/>
    <w:rsid w:val="00FD68ED"/>
    <w:pPr>
      <w:widowControl/>
      <w:wordWrap/>
      <w:autoSpaceDE/>
      <w:autoSpaceDN/>
      <w:spacing w:before="100" w:beforeAutospacing="1" w:after="100" w:afterAutospacing="1"/>
      <w:jc w:val="left"/>
    </w:pPr>
    <w:rPr>
      <w:rFonts w:ascii="굴림" w:eastAsia="굴림" w:hAnsi="굴림" w:cs="굴림"/>
      <w:spacing w:val="0"/>
      <w:kern w:val="0"/>
      <w:sz w:val="24"/>
      <w:szCs w:val="24"/>
    </w:rPr>
  </w:style>
  <w:style w:type="paragraph" w:styleId="af9">
    <w:name w:val="annotation text"/>
    <w:basedOn w:val="a6"/>
    <w:link w:val="Char6"/>
    <w:uiPriority w:val="99"/>
    <w:semiHidden/>
    <w:unhideWhenUsed/>
    <w:rsid w:val="00FD68ED"/>
    <w:pPr>
      <w:wordWrap/>
      <w:autoSpaceDE/>
      <w:autoSpaceDN/>
      <w:spacing w:line="240" w:lineRule="atLeast"/>
      <w:jc w:val="left"/>
    </w:pPr>
    <w:rPr>
      <w:rFonts w:ascii="Arial" w:eastAsia="굴림체"/>
      <w:spacing w:val="0"/>
      <w:kern w:val="0"/>
      <w:szCs w:val="20"/>
      <w:lang w:eastAsia="en-US"/>
    </w:rPr>
  </w:style>
  <w:style w:type="character" w:customStyle="1" w:styleId="Char6">
    <w:name w:val="메모 텍스트 Char"/>
    <w:basedOn w:val="a7"/>
    <w:link w:val="af9"/>
    <w:uiPriority w:val="99"/>
    <w:semiHidden/>
    <w:rsid w:val="00FD68ED"/>
    <w:rPr>
      <w:rFonts w:ascii="Arial" w:eastAsia="굴림체" w:hAnsi="Arial"/>
      <w:lang w:eastAsia="en-US"/>
    </w:rPr>
  </w:style>
  <w:style w:type="character" w:customStyle="1" w:styleId="Char0">
    <w:name w:val="머리글 Char"/>
    <w:aliases w:val="Cover Page Char,h Char,도표(-) Char,header odd Char,header odd1 Char,header odd2 Char,header odd3 Char,header odd4 Char,header odd5 Char,header odd6 Char,header Char,header odd11 Char,header odd21 Char,header odd31 Char,header odd41 Char"/>
    <w:basedOn w:val="a7"/>
    <w:link w:val="ac"/>
    <w:semiHidden/>
    <w:locked/>
    <w:rsid w:val="00FD68ED"/>
    <w:rPr>
      <w:rFonts w:ascii="-윤명조120" w:eastAsia="-윤명조120" w:hAnsi="Arial"/>
      <w:spacing w:val="-12"/>
      <w:kern w:val="2"/>
      <w:szCs w:val="28"/>
    </w:rPr>
  </w:style>
  <w:style w:type="character" w:customStyle="1" w:styleId="Char10">
    <w:name w:val="머리글 Char1"/>
    <w:aliases w:val="Cover Page Char1,h Char1,도표(-) Char1,header odd Char1,header odd1 Char1,header odd2 Char1,header odd3 Char1,header odd4 Char1,header odd5 Char1,header odd6 Char1,header Char1,header odd11 Char1,header odd21 Char1,header odd31 Char1,머리글/ Char"/>
    <w:basedOn w:val="a7"/>
    <w:semiHidden/>
    <w:rsid w:val="00FD68ED"/>
    <w:rPr>
      <w:rFonts w:ascii="Arial" w:eastAsia="굴림체" w:hAnsi="Arial"/>
      <w:lang w:eastAsia="en-US"/>
    </w:rPr>
  </w:style>
  <w:style w:type="paragraph" w:styleId="afa">
    <w:name w:val="caption"/>
    <w:basedOn w:val="a6"/>
    <w:next w:val="a6"/>
    <w:uiPriority w:val="35"/>
    <w:semiHidden/>
    <w:unhideWhenUsed/>
    <w:qFormat/>
    <w:rsid w:val="00FD68ED"/>
    <w:pPr>
      <w:wordWrap/>
      <w:autoSpaceDE/>
      <w:autoSpaceDN/>
      <w:spacing w:line="240" w:lineRule="atLeast"/>
      <w:jc w:val="left"/>
    </w:pPr>
    <w:rPr>
      <w:rFonts w:ascii="Arial" w:eastAsia="굴림체"/>
      <w:b/>
      <w:bCs/>
      <w:spacing w:val="0"/>
      <w:kern w:val="0"/>
      <w:szCs w:val="20"/>
      <w:lang w:eastAsia="en-US"/>
    </w:rPr>
  </w:style>
  <w:style w:type="paragraph" w:styleId="afb">
    <w:name w:val="annotation subject"/>
    <w:basedOn w:val="af9"/>
    <w:next w:val="af9"/>
    <w:link w:val="Char7"/>
    <w:uiPriority w:val="99"/>
    <w:semiHidden/>
    <w:unhideWhenUsed/>
    <w:rsid w:val="00FD68ED"/>
    <w:rPr>
      <w:b/>
      <w:bCs/>
    </w:rPr>
  </w:style>
  <w:style w:type="character" w:customStyle="1" w:styleId="Char7">
    <w:name w:val="메모 주제 Char"/>
    <w:basedOn w:val="Char6"/>
    <w:link w:val="afb"/>
    <w:uiPriority w:val="99"/>
    <w:semiHidden/>
    <w:rsid w:val="00FD68ED"/>
    <w:rPr>
      <w:rFonts w:ascii="Arial" w:eastAsia="굴림체" w:hAnsi="Arial"/>
      <w:b/>
      <w:bCs/>
      <w:lang w:eastAsia="en-US"/>
    </w:rPr>
  </w:style>
  <w:style w:type="paragraph" w:styleId="afc">
    <w:name w:val="No Spacing"/>
    <w:uiPriority w:val="1"/>
    <w:qFormat/>
    <w:rsid w:val="00FD68ED"/>
    <w:pPr>
      <w:widowControl w:val="0"/>
    </w:pPr>
    <w:rPr>
      <w:rFonts w:ascii="Arial" w:eastAsia="굴림체" w:hAnsi="Arial"/>
      <w:lang w:eastAsia="en-US"/>
    </w:rPr>
  </w:style>
  <w:style w:type="paragraph" w:styleId="afd">
    <w:name w:val="Revision"/>
    <w:uiPriority w:val="99"/>
    <w:semiHidden/>
    <w:rsid w:val="00FD68ED"/>
    <w:rPr>
      <w:rFonts w:ascii="Arial" w:eastAsia="굴림체" w:hAnsi="Arial"/>
      <w:lang w:eastAsia="en-US"/>
    </w:rPr>
  </w:style>
  <w:style w:type="paragraph" w:customStyle="1" w:styleId="afe">
    <w:name w:val="본 내용"/>
    <w:basedOn w:val="a6"/>
    <w:uiPriority w:val="99"/>
    <w:semiHidden/>
    <w:rsid w:val="00FD68ED"/>
    <w:pPr>
      <w:shd w:val="clear" w:color="auto" w:fill="FFFFFF"/>
      <w:wordWrap/>
      <w:snapToGrid w:val="0"/>
      <w:spacing w:line="384" w:lineRule="auto"/>
      <w:ind w:left="400" w:firstLine="240"/>
    </w:pPr>
    <w:rPr>
      <w:rFonts w:ascii="굴림" w:eastAsia="굴림" w:hAnsi="굴림" w:cs="굴림"/>
      <w:color w:val="000000"/>
      <w:spacing w:val="0"/>
      <w:kern w:val="0"/>
      <w:sz w:val="24"/>
      <w:szCs w:val="24"/>
    </w:rPr>
  </w:style>
  <w:style w:type="paragraph" w:customStyle="1" w:styleId="aff">
    <w:name w:val="개정번호"/>
    <w:basedOn w:val="a6"/>
    <w:autoRedefine/>
    <w:uiPriority w:val="99"/>
    <w:semiHidden/>
    <w:rsid w:val="00FD68ED"/>
    <w:pPr>
      <w:tabs>
        <w:tab w:val="left" w:pos="-5200"/>
      </w:tabs>
      <w:autoSpaceDE/>
      <w:autoSpaceDN/>
      <w:jc w:val="center"/>
    </w:pPr>
    <w:rPr>
      <w:rFonts w:ascii="HY헤드라인M" w:eastAsia="HY헤드라인M" w:hAnsi="돋움"/>
      <w:b/>
      <w:bCs/>
      <w:spacing w:val="0"/>
      <w:kern w:val="0"/>
      <w:sz w:val="60"/>
      <w:szCs w:val="60"/>
    </w:rPr>
  </w:style>
  <w:style w:type="paragraph" w:customStyle="1" w:styleId="MS">
    <w:name w:val="MS바탕글"/>
    <w:basedOn w:val="a6"/>
    <w:uiPriority w:val="99"/>
    <w:semiHidden/>
    <w:rsid w:val="00FD68ED"/>
    <w:pPr>
      <w:shd w:val="clear" w:color="auto" w:fill="FFFFFF"/>
      <w:spacing w:line="384" w:lineRule="auto"/>
    </w:pPr>
    <w:rPr>
      <w:rFonts w:ascii="굴림" w:eastAsia="굴림" w:hAnsi="굴림" w:cs="굴림"/>
      <w:color w:val="000000"/>
      <w:spacing w:val="0"/>
      <w:kern w:val="0"/>
      <w:sz w:val="22"/>
      <w:szCs w:val="22"/>
    </w:rPr>
  </w:style>
  <w:style w:type="character" w:customStyle="1" w:styleId="Char8">
    <w:name w:val="지침 항 Char"/>
    <w:basedOn w:val="a7"/>
    <w:link w:val="aff0"/>
    <w:semiHidden/>
    <w:locked/>
    <w:rsid w:val="00FD68ED"/>
    <w:rPr>
      <w:rFonts w:asciiTheme="minorEastAsia" w:eastAsia="맑은 고딕" w:hAnsiTheme="majorHAnsi" w:cstheme="majorBidi"/>
      <w:bCs/>
      <w:sz w:val="22"/>
      <w:lang w:bidi="en-US"/>
    </w:rPr>
  </w:style>
  <w:style w:type="paragraph" w:customStyle="1" w:styleId="aff0">
    <w:name w:val="지침 항"/>
    <w:basedOn w:val="30"/>
    <w:link w:val="Char8"/>
    <w:semiHidden/>
    <w:qFormat/>
    <w:rsid w:val="00FD68ED"/>
    <w:pPr>
      <w:keepNext w:val="0"/>
      <w:widowControl/>
      <w:wordWrap w:val="0"/>
      <w:spacing w:before="200" w:line="268" w:lineRule="auto"/>
      <w:ind w:leftChars="322" w:left="849" w:hangingChars="64" w:hanging="141"/>
      <w:jc w:val="both"/>
      <w:outlineLvl w:val="9"/>
    </w:pPr>
    <w:rPr>
      <w:rFonts w:asciiTheme="minorEastAsia" w:eastAsia="맑은 고딕"/>
      <w:bCs/>
      <w:sz w:val="22"/>
      <w:lang w:eastAsia="ko-KR" w:bidi="en-US"/>
    </w:rPr>
  </w:style>
  <w:style w:type="character" w:customStyle="1" w:styleId="Char9">
    <w:name w:val="지침 목 Char"/>
    <w:basedOn w:val="a7"/>
    <w:link w:val="a4"/>
    <w:semiHidden/>
    <w:locked/>
    <w:rsid w:val="00FD68ED"/>
    <w:rPr>
      <w:rFonts w:asciiTheme="minorEastAsia" w:eastAsia="맑은 고딕" w:hAnsiTheme="minorEastAsia" w:cstheme="majorBidi"/>
      <w:bCs/>
      <w:iCs/>
      <w:sz w:val="22"/>
      <w:lang w:bidi="en-US"/>
    </w:rPr>
  </w:style>
  <w:style w:type="paragraph" w:customStyle="1" w:styleId="a4">
    <w:name w:val="지침 목"/>
    <w:basedOn w:val="40"/>
    <w:link w:val="Char9"/>
    <w:semiHidden/>
    <w:qFormat/>
    <w:rsid w:val="00FD68ED"/>
    <w:pPr>
      <w:keepNext w:val="0"/>
      <w:widowControl/>
      <w:numPr>
        <w:ilvl w:val="3"/>
        <w:numId w:val="3"/>
      </w:numPr>
      <w:wordWrap w:val="0"/>
      <w:spacing w:before="100" w:line="276" w:lineRule="auto"/>
      <w:ind w:leftChars="0" w:left="1389" w:firstLineChars="0" w:hanging="113"/>
      <w:jc w:val="both"/>
    </w:pPr>
    <w:rPr>
      <w:rFonts w:asciiTheme="minorEastAsia" w:eastAsia="맑은 고딕" w:hAnsiTheme="minorEastAsia" w:cstheme="majorBidi"/>
      <w:b w:val="0"/>
      <w:iCs/>
      <w:sz w:val="22"/>
      <w:lang w:eastAsia="ko-KR" w:bidi="en-US"/>
    </w:rPr>
  </w:style>
  <w:style w:type="character" w:customStyle="1" w:styleId="Chara">
    <w:name w:val="지침 본문 Char"/>
    <w:basedOn w:val="a7"/>
    <w:link w:val="aff1"/>
    <w:semiHidden/>
    <w:locked/>
    <w:rsid w:val="00FD68ED"/>
    <w:rPr>
      <w:rFonts w:asciiTheme="minorEastAsia" w:eastAsia="맑은 고딕" w:hAnsiTheme="minorEastAsia" w:cstheme="majorBidi"/>
      <w:bCs/>
      <w:sz w:val="22"/>
      <w:szCs w:val="26"/>
      <w:lang w:bidi="en-US"/>
    </w:rPr>
  </w:style>
  <w:style w:type="paragraph" w:customStyle="1" w:styleId="aff1">
    <w:name w:val="지침 본문"/>
    <w:basedOn w:val="a6"/>
    <w:link w:val="Chara"/>
    <w:semiHidden/>
    <w:qFormat/>
    <w:rsid w:val="00FD68ED"/>
    <w:pPr>
      <w:widowControl/>
      <w:autoSpaceDE/>
      <w:autoSpaceDN/>
      <w:spacing w:before="200" w:line="276" w:lineRule="auto"/>
      <w:ind w:left="709" w:firstLineChars="100" w:firstLine="220"/>
    </w:pPr>
    <w:rPr>
      <w:rFonts w:asciiTheme="minorEastAsia" w:eastAsia="맑은 고딕" w:hAnsiTheme="minorEastAsia" w:cstheme="majorBidi"/>
      <w:bCs/>
      <w:spacing w:val="0"/>
      <w:kern w:val="0"/>
      <w:sz w:val="22"/>
      <w:szCs w:val="26"/>
      <w:lang w:bidi="en-US"/>
    </w:rPr>
  </w:style>
  <w:style w:type="character" w:customStyle="1" w:styleId="Charb">
    <w:name w:val="지침 조 Char"/>
    <w:basedOn w:val="2Char"/>
    <w:link w:val="a"/>
    <w:semiHidden/>
    <w:locked/>
    <w:rsid w:val="00FD68ED"/>
    <w:rPr>
      <w:rFonts w:asciiTheme="minorEastAsia" w:eastAsiaTheme="majorEastAsia" w:hAnsiTheme="minorEastAsia" w:cstheme="majorBidi"/>
      <w:bCs/>
      <w:sz w:val="22"/>
      <w:szCs w:val="26"/>
      <w:lang w:eastAsia="en-US" w:bidi="en-US"/>
    </w:rPr>
  </w:style>
  <w:style w:type="paragraph" w:customStyle="1" w:styleId="a">
    <w:name w:val="지침 조"/>
    <w:basedOn w:val="20"/>
    <w:link w:val="Charb"/>
    <w:semiHidden/>
    <w:qFormat/>
    <w:rsid w:val="00FD68ED"/>
    <w:pPr>
      <w:keepNext w:val="0"/>
      <w:widowControl/>
      <w:numPr>
        <w:ilvl w:val="1"/>
        <w:numId w:val="4"/>
      </w:numPr>
      <w:wordWrap w:val="0"/>
      <w:spacing w:before="200" w:line="276" w:lineRule="auto"/>
      <w:jc w:val="both"/>
    </w:pPr>
    <w:rPr>
      <w:rFonts w:asciiTheme="minorEastAsia" w:eastAsiaTheme="majorEastAsia" w:hAnsiTheme="minorEastAsia" w:cstheme="majorBidi"/>
      <w:bCs/>
      <w:sz w:val="22"/>
      <w:szCs w:val="26"/>
      <w:lang w:bidi="en-US"/>
    </w:rPr>
  </w:style>
  <w:style w:type="character" w:customStyle="1" w:styleId="Charc">
    <w:name w:val="지침 과 Char"/>
    <w:basedOn w:val="Char9"/>
    <w:link w:val="a3"/>
    <w:semiHidden/>
    <w:locked/>
    <w:rsid w:val="00FD68ED"/>
    <w:rPr>
      <w:rFonts w:asciiTheme="minorEastAsia" w:eastAsia="맑은 고딕" w:hAnsiTheme="minorEastAsia" w:cstheme="majorBidi"/>
      <w:bCs/>
      <w:iCs/>
      <w:sz w:val="22"/>
      <w:lang w:bidi="en-US"/>
    </w:rPr>
  </w:style>
  <w:style w:type="paragraph" w:customStyle="1" w:styleId="a3">
    <w:name w:val="지침 과"/>
    <w:basedOn w:val="a4"/>
    <w:link w:val="Charc"/>
    <w:semiHidden/>
    <w:qFormat/>
    <w:rsid w:val="00FD68ED"/>
    <w:pPr>
      <w:numPr>
        <w:numId w:val="5"/>
      </w:numPr>
      <w:ind w:left="1843" w:hanging="142"/>
    </w:pPr>
  </w:style>
  <w:style w:type="paragraph" w:customStyle="1" w:styleId="aff2">
    <w:name w:val="표내용"/>
    <w:basedOn w:val="a6"/>
    <w:autoRedefine/>
    <w:uiPriority w:val="99"/>
    <w:semiHidden/>
    <w:rsid w:val="00FD68ED"/>
    <w:pPr>
      <w:spacing w:line="360" w:lineRule="auto"/>
      <w:jc w:val="center"/>
    </w:pPr>
    <w:rPr>
      <w:rFonts w:ascii="굴림체" w:eastAsia="굴림체" w:hAnsi="굴림체"/>
      <w:b/>
      <w:bCs/>
      <w:spacing w:val="0"/>
      <w:szCs w:val="24"/>
    </w:rPr>
  </w:style>
  <w:style w:type="paragraph" w:customStyle="1" w:styleId="aff3">
    <w:name w:val="표제목"/>
    <w:basedOn w:val="a6"/>
    <w:autoRedefine/>
    <w:uiPriority w:val="99"/>
    <w:semiHidden/>
    <w:rsid w:val="00FD68ED"/>
    <w:pPr>
      <w:tabs>
        <w:tab w:val="left" w:pos="770"/>
      </w:tabs>
      <w:wordWrap/>
      <w:autoSpaceDE/>
      <w:autoSpaceDN/>
      <w:snapToGrid w:val="0"/>
      <w:spacing w:after="120"/>
    </w:pPr>
    <w:rPr>
      <w:rFonts w:ascii="Times New Roman" w:eastAsia="HY신명조" w:hAnsi="Times New Roman"/>
      <w:b/>
      <w:spacing w:val="0"/>
      <w:sz w:val="22"/>
      <w:szCs w:val="20"/>
    </w:rPr>
  </w:style>
  <w:style w:type="character" w:customStyle="1" w:styleId="7Char0">
    <w:name w:val="스타일7 Char"/>
    <w:basedOn w:val="Char1"/>
    <w:link w:val="7"/>
    <w:semiHidden/>
    <w:locked/>
    <w:rsid w:val="00FD68ED"/>
    <w:rPr>
      <w:rFonts w:ascii="맑은 고딕" w:eastAsia="맑은 고딕" w:hAnsi="맑은 고딕"/>
      <w:spacing w:val="-12"/>
      <w:kern w:val="2"/>
      <w:szCs w:val="28"/>
      <w:lang w:eastAsia="en-US"/>
    </w:rPr>
  </w:style>
  <w:style w:type="paragraph" w:customStyle="1" w:styleId="7">
    <w:name w:val="스타일7"/>
    <w:basedOn w:val="ad"/>
    <w:link w:val="7Char0"/>
    <w:semiHidden/>
    <w:qFormat/>
    <w:rsid w:val="00FD68ED"/>
    <w:pPr>
      <w:numPr>
        <w:numId w:val="6"/>
      </w:numPr>
      <w:spacing w:line="276" w:lineRule="auto"/>
      <w:ind w:leftChars="0" w:left="964" w:hanging="363"/>
    </w:pPr>
    <w:rPr>
      <w:rFonts w:ascii="맑은 고딕" w:eastAsia="맑은 고딕" w:hAnsi="맑은 고딕"/>
      <w:spacing w:val="0"/>
      <w:kern w:val="0"/>
      <w:szCs w:val="20"/>
      <w:lang w:eastAsia="en-US"/>
    </w:rPr>
  </w:style>
  <w:style w:type="paragraph" w:customStyle="1" w:styleId="Bullet4">
    <w:name w:val="Bullet4"/>
    <w:basedOn w:val="a6"/>
    <w:uiPriority w:val="99"/>
    <w:semiHidden/>
    <w:rsid w:val="00FD68ED"/>
    <w:pPr>
      <w:keepLines/>
      <w:widowControl/>
      <w:wordWrap/>
      <w:overflowPunct w:val="0"/>
      <w:adjustRightInd w:val="0"/>
      <w:ind w:left="3240" w:hanging="360"/>
    </w:pPr>
    <w:rPr>
      <w:rFonts w:ascii="Book Antiqua" w:eastAsia="굴림" w:hAnsi="Book Antiqua"/>
      <w:color w:val="000000"/>
      <w:spacing w:val="0"/>
      <w:kern w:val="0"/>
      <w:szCs w:val="20"/>
    </w:rPr>
  </w:style>
  <w:style w:type="paragraph" w:customStyle="1" w:styleId="aff4">
    <w:name w:val="항"/>
    <w:basedOn w:val="a6"/>
    <w:uiPriority w:val="99"/>
    <w:semiHidden/>
    <w:rsid w:val="00FD68ED"/>
    <w:pPr>
      <w:ind w:left="624" w:hanging="227"/>
    </w:pPr>
    <w:rPr>
      <w:rFonts w:ascii="바탕" w:eastAsia="바탕" w:hAnsi="Times New Roman"/>
      <w:spacing w:val="0"/>
      <w:sz w:val="22"/>
      <w:szCs w:val="20"/>
    </w:rPr>
  </w:style>
  <w:style w:type="paragraph" w:customStyle="1" w:styleId="aff5">
    <w:name w:val="목"/>
    <w:basedOn w:val="a6"/>
    <w:uiPriority w:val="99"/>
    <w:semiHidden/>
    <w:rsid w:val="00FD68ED"/>
    <w:pPr>
      <w:ind w:left="851" w:hanging="227"/>
    </w:pPr>
    <w:rPr>
      <w:rFonts w:ascii="바탕" w:eastAsia="바탕" w:hAnsi="Times New Roman"/>
      <w:spacing w:val="0"/>
      <w:sz w:val="22"/>
      <w:szCs w:val="22"/>
    </w:rPr>
  </w:style>
  <w:style w:type="paragraph" w:customStyle="1" w:styleId="s0">
    <w:name w:val="s0"/>
    <w:uiPriority w:val="99"/>
    <w:semiHidden/>
    <w:rsid w:val="00FD68ED"/>
    <w:pPr>
      <w:widowControl w:val="0"/>
      <w:autoSpaceDE w:val="0"/>
      <w:autoSpaceDN w:val="0"/>
      <w:adjustRightInd w:val="0"/>
    </w:pPr>
    <w:rPr>
      <w:rFonts w:ascii="바탕"/>
      <w:sz w:val="24"/>
      <w:szCs w:val="24"/>
    </w:rPr>
  </w:style>
  <w:style w:type="paragraph" w:customStyle="1" w:styleId="hstyle0">
    <w:name w:val="hstyle0"/>
    <w:basedOn w:val="a6"/>
    <w:uiPriority w:val="99"/>
    <w:semiHidden/>
    <w:rsid w:val="00FD68ED"/>
    <w:pPr>
      <w:widowControl/>
      <w:wordWrap/>
      <w:autoSpaceDE/>
      <w:autoSpaceDN/>
      <w:spacing w:line="384" w:lineRule="auto"/>
    </w:pPr>
    <w:rPr>
      <w:rFonts w:ascii="바탕" w:eastAsia="바탕" w:hAnsi="바탕" w:cs="굴림"/>
      <w:color w:val="000000"/>
      <w:spacing w:val="0"/>
      <w:kern w:val="0"/>
      <w:szCs w:val="20"/>
    </w:rPr>
  </w:style>
  <w:style w:type="paragraph" w:customStyle="1" w:styleId="a5">
    <w:name w:val="제목_조"/>
    <w:basedOn w:val="a6"/>
    <w:uiPriority w:val="99"/>
    <w:semiHidden/>
    <w:qFormat/>
    <w:rsid w:val="00FD68ED"/>
    <w:pPr>
      <w:numPr>
        <w:numId w:val="7"/>
      </w:numPr>
      <w:ind w:left="324" w:hangingChars="150" w:hanging="324"/>
      <w:outlineLvl w:val="0"/>
    </w:pPr>
    <w:rPr>
      <w:rFonts w:ascii="굴림" w:eastAsia="굴림" w:hAnsi="굴림"/>
      <w:b/>
      <w:spacing w:val="0"/>
      <w:sz w:val="22"/>
      <w:szCs w:val="22"/>
      <w:lang w:val="x-none" w:eastAsia="x-none"/>
    </w:rPr>
  </w:style>
  <w:style w:type="character" w:customStyle="1" w:styleId="Chard">
    <w:name w:val="지침_조 Char"/>
    <w:link w:val="aff6"/>
    <w:semiHidden/>
    <w:locked/>
    <w:rsid w:val="00FD68ED"/>
    <w:rPr>
      <w:rFonts w:ascii="굴림" w:eastAsia="굴림" w:hAnsi="굴림"/>
      <w:b/>
      <w:sz w:val="22"/>
      <w:lang w:val="x-none" w:eastAsia="x-none"/>
    </w:rPr>
  </w:style>
  <w:style w:type="paragraph" w:customStyle="1" w:styleId="aff6">
    <w:name w:val="지침_조"/>
    <w:basedOn w:val="a5"/>
    <w:link w:val="Chard"/>
    <w:semiHidden/>
    <w:qFormat/>
    <w:rsid w:val="00FD68ED"/>
    <w:rPr>
      <w:kern w:val="0"/>
      <w:szCs w:val="20"/>
    </w:rPr>
  </w:style>
  <w:style w:type="character" w:styleId="aff7">
    <w:name w:val="annotation reference"/>
    <w:basedOn w:val="a7"/>
    <w:uiPriority w:val="99"/>
    <w:semiHidden/>
    <w:unhideWhenUsed/>
    <w:rsid w:val="00FD68ED"/>
    <w:rPr>
      <w:sz w:val="18"/>
      <w:szCs w:val="18"/>
    </w:rPr>
  </w:style>
  <w:style w:type="character" w:customStyle="1" w:styleId="11pt">
    <w:name w:val="스타일 (기호) 바탕 11 pt"/>
    <w:rsid w:val="00FD68ED"/>
    <w:rPr>
      <w:rFonts w:ascii="바탕" w:eastAsia="바탕" w:hAnsi="바탕" w:hint="eastAsia"/>
      <w:sz w:val="22"/>
      <w:szCs w:val="22"/>
    </w:rPr>
  </w:style>
  <w:style w:type="table" w:customStyle="1" w:styleId="12">
    <w:name w:val="표 구분선1"/>
    <w:basedOn w:val="a8"/>
    <w:uiPriority w:val="59"/>
    <w:rsid w:val="00FD68ED"/>
    <w:rPr>
      <w:rFonts w:ascii="맑은 고딕" w:eastAsia="맑은 고딕" w:hAnsi="맑은 고딕"/>
      <w:sz w:val="22"/>
      <w:szCs w:val="22"/>
      <w:lang w:eastAsia="en-US" w:bidi="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
    <w:name w:val="스타일5"/>
    <w:uiPriority w:val="99"/>
    <w:rsid w:val="00FD68ED"/>
    <w:pPr>
      <w:numPr>
        <w:numId w:val="4"/>
      </w:numPr>
    </w:pPr>
  </w:style>
  <w:style w:type="numbering" w:customStyle="1" w:styleId="1">
    <w:name w:val="스타일1"/>
    <w:uiPriority w:val="99"/>
    <w:rsid w:val="00FD68ED"/>
    <w:pPr>
      <w:numPr>
        <w:numId w:val="8"/>
      </w:numPr>
    </w:pPr>
  </w:style>
  <w:style w:type="numbering" w:customStyle="1" w:styleId="4">
    <w:name w:val="스타일4"/>
    <w:uiPriority w:val="99"/>
    <w:rsid w:val="00FD68ED"/>
    <w:pPr>
      <w:numPr>
        <w:numId w:val="9"/>
      </w:numPr>
    </w:pPr>
  </w:style>
  <w:style w:type="numbering" w:customStyle="1" w:styleId="2">
    <w:name w:val="스타일2"/>
    <w:uiPriority w:val="99"/>
    <w:rsid w:val="00FD68ED"/>
    <w:pPr>
      <w:numPr>
        <w:numId w:val="10"/>
      </w:numPr>
    </w:pPr>
  </w:style>
  <w:style w:type="numbering" w:customStyle="1" w:styleId="6">
    <w:name w:val="스타일6"/>
    <w:uiPriority w:val="99"/>
    <w:rsid w:val="00FD68ED"/>
    <w:pPr>
      <w:numPr>
        <w:numId w:val="11"/>
      </w:numPr>
    </w:pPr>
  </w:style>
  <w:style w:type="character" w:customStyle="1" w:styleId="Chare">
    <w:name w:val="표준 단락 Char"/>
    <w:basedOn w:val="a7"/>
    <w:link w:val="aff8"/>
    <w:locked/>
    <w:rsid w:val="0085083F"/>
    <w:rPr>
      <w:rFonts w:ascii="바탕" w:hAnsi="바탕" w:cs="바탕"/>
      <w:color w:val="000000"/>
    </w:rPr>
  </w:style>
  <w:style w:type="paragraph" w:customStyle="1" w:styleId="aff8">
    <w:name w:val="표준 단락"/>
    <w:link w:val="Chare"/>
    <w:rsid w:val="0085083F"/>
    <w:pPr>
      <w:widowControl w:val="0"/>
      <w:autoSpaceDE w:val="0"/>
      <w:autoSpaceDN w:val="0"/>
      <w:adjustRightInd w:val="0"/>
      <w:spacing w:line="320" w:lineRule="atLeast"/>
    </w:pPr>
    <w:rPr>
      <w:rFonts w:ascii="바탕" w:hAnsi="바탕" w:cs="바탕"/>
      <w:color w:val="000000"/>
    </w:rPr>
  </w:style>
  <w:style w:type="paragraph" w:customStyle="1" w:styleId="Default">
    <w:name w:val="Default"/>
    <w:uiPriority w:val="99"/>
    <w:semiHidden/>
    <w:rsid w:val="0099326E"/>
    <w:pPr>
      <w:widowControl w:val="0"/>
      <w:autoSpaceDE w:val="0"/>
      <w:autoSpaceDN w:val="0"/>
      <w:adjustRightInd w:val="0"/>
    </w:pPr>
    <w:rPr>
      <w:rFonts w:ascii="굴림" w:eastAsia="굴림" w:hAnsi="맑은 고딕" w:cs="굴림"/>
      <w:color w:val="000000"/>
      <w:sz w:val="24"/>
      <w:szCs w:val="24"/>
    </w:rPr>
  </w:style>
  <w:style w:type="paragraph" w:customStyle="1" w:styleId="aff9">
    <w:name w:val="예스폼"/>
    <w:basedOn w:val="a6"/>
    <w:uiPriority w:val="99"/>
    <w:semiHidden/>
    <w:rsid w:val="0099326E"/>
    <w:pPr>
      <w:snapToGrid w:val="0"/>
      <w:spacing w:line="384" w:lineRule="auto"/>
    </w:pPr>
    <w:rPr>
      <w:rFonts w:ascii="굴림" w:eastAsia="굴림" w:hAnsi="굴림" w:cs="굴림"/>
      <w:color w:val="000000"/>
      <w:spacing w:val="0"/>
      <w:kern w:val="0"/>
      <w:szCs w:val="20"/>
    </w:rPr>
  </w:style>
  <w:style w:type="paragraph" w:customStyle="1" w:styleId="thlpty1de2">
    <w:name w:val="thlpty1_de2"/>
    <w:basedOn w:val="a6"/>
    <w:uiPriority w:val="99"/>
    <w:semiHidden/>
    <w:rsid w:val="0099326E"/>
    <w:pPr>
      <w:widowControl/>
      <w:wordWrap/>
      <w:autoSpaceDE/>
      <w:autoSpaceDN/>
      <w:spacing w:before="100" w:beforeAutospacing="1" w:after="100" w:afterAutospacing="1"/>
      <w:jc w:val="left"/>
    </w:pPr>
    <w:rPr>
      <w:rFonts w:ascii="굴림" w:eastAsia="굴림" w:hAnsi="굴림" w:cs="굴림"/>
      <w:spacing w:val="0"/>
      <w:kern w:val="0"/>
      <w:sz w:val="24"/>
      <w:szCs w:val="24"/>
    </w:rPr>
  </w:style>
  <w:style w:type="paragraph" w:customStyle="1" w:styleId="thlpty1de1">
    <w:name w:val="thlpty1_de1"/>
    <w:basedOn w:val="a6"/>
    <w:uiPriority w:val="99"/>
    <w:semiHidden/>
    <w:rsid w:val="0099326E"/>
    <w:pPr>
      <w:widowControl/>
      <w:wordWrap/>
      <w:autoSpaceDE/>
      <w:autoSpaceDN/>
      <w:spacing w:before="100" w:beforeAutospacing="1" w:after="100" w:afterAutospacing="1"/>
      <w:jc w:val="left"/>
    </w:pPr>
    <w:rPr>
      <w:rFonts w:ascii="굴림" w:eastAsia="굴림" w:hAnsi="굴림" w:cs="굴림"/>
      <w:spacing w:val="0"/>
      <w:kern w:val="0"/>
      <w:sz w:val="24"/>
      <w:szCs w:val="24"/>
    </w:rPr>
  </w:style>
  <w:style w:type="character" w:customStyle="1" w:styleId="affa">
    <w:name w:val="강주희"/>
    <w:semiHidden/>
    <w:rsid w:val="0099326E"/>
    <w:rPr>
      <w:rFonts w:ascii="굴림" w:eastAsia="굴림" w:hAnsi="Arial" w:cs="Arial" w:hint="eastAsia"/>
      <w:color w:val="auto"/>
      <w:sz w:val="20"/>
      <w:szCs w:val="20"/>
    </w:rPr>
  </w:style>
  <w:style w:type="character" w:customStyle="1" w:styleId="divo36">
    <w:name w:val="divo36"/>
    <w:basedOn w:val="a7"/>
    <w:rsid w:val="0099326E"/>
  </w:style>
  <w:style w:type="character" w:customStyle="1" w:styleId="13">
    <w:name w:val="확인되지 않은 멘션1"/>
    <w:basedOn w:val="a7"/>
    <w:uiPriority w:val="99"/>
    <w:semiHidden/>
    <w:unhideWhenUsed/>
    <w:rsid w:val="00BD7045"/>
    <w:rPr>
      <w:color w:val="605E5C"/>
      <w:shd w:val="clear" w:color="auto" w:fill="E1DFDD"/>
    </w:rPr>
  </w:style>
  <w:style w:type="paragraph" w:styleId="affb">
    <w:name w:val="Title"/>
    <w:basedOn w:val="a6"/>
    <w:next w:val="a6"/>
    <w:link w:val="Charf"/>
    <w:uiPriority w:val="10"/>
    <w:qFormat/>
    <w:rsid w:val="00C22302"/>
    <w:pPr>
      <w:spacing w:before="240" w:after="120"/>
      <w:jc w:val="center"/>
      <w:outlineLvl w:val="0"/>
    </w:pPr>
    <w:rPr>
      <w:rFonts w:asciiTheme="majorHAnsi" w:eastAsiaTheme="majorEastAsia" w:hAnsiTheme="majorHAnsi" w:cstheme="majorBidi"/>
      <w:b/>
      <w:bCs/>
      <w:sz w:val="32"/>
      <w:szCs w:val="32"/>
    </w:rPr>
  </w:style>
  <w:style w:type="character" w:customStyle="1" w:styleId="Charf">
    <w:name w:val="제목 Char"/>
    <w:basedOn w:val="a7"/>
    <w:link w:val="affb"/>
    <w:uiPriority w:val="10"/>
    <w:rsid w:val="00C22302"/>
    <w:rPr>
      <w:rFonts w:asciiTheme="majorHAnsi" w:eastAsiaTheme="majorEastAsia" w:hAnsiTheme="majorHAnsi" w:cstheme="majorBidi"/>
      <w:b/>
      <w:bCs/>
      <w:spacing w:val="-12"/>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23571">
      <w:bodyDiv w:val="1"/>
      <w:marLeft w:val="0"/>
      <w:marRight w:val="0"/>
      <w:marTop w:val="0"/>
      <w:marBottom w:val="0"/>
      <w:divBdr>
        <w:top w:val="none" w:sz="0" w:space="0" w:color="auto"/>
        <w:left w:val="none" w:sz="0" w:space="0" w:color="auto"/>
        <w:bottom w:val="none" w:sz="0" w:space="0" w:color="auto"/>
        <w:right w:val="none" w:sz="0" w:space="0" w:color="auto"/>
      </w:divBdr>
      <w:divsChild>
        <w:div w:id="493381403">
          <w:marLeft w:val="0"/>
          <w:marRight w:val="0"/>
          <w:marTop w:val="0"/>
          <w:marBottom w:val="0"/>
          <w:divBdr>
            <w:top w:val="none" w:sz="0" w:space="0" w:color="auto"/>
            <w:left w:val="none" w:sz="0" w:space="0" w:color="auto"/>
            <w:bottom w:val="none" w:sz="0" w:space="0" w:color="auto"/>
            <w:right w:val="none" w:sz="0" w:space="0" w:color="auto"/>
          </w:divBdr>
        </w:div>
        <w:div w:id="965310965">
          <w:marLeft w:val="0"/>
          <w:marRight w:val="0"/>
          <w:marTop w:val="0"/>
          <w:marBottom w:val="0"/>
          <w:divBdr>
            <w:top w:val="none" w:sz="0" w:space="0" w:color="auto"/>
            <w:left w:val="none" w:sz="0" w:space="0" w:color="auto"/>
            <w:bottom w:val="none" w:sz="0" w:space="0" w:color="auto"/>
            <w:right w:val="none" w:sz="0" w:space="0" w:color="auto"/>
          </w:divBdr>
          <w:divsChild>
            <w:div w:id="215549479">
              <w:marLeft w:val="0"/>
              <w:marRight w:val="0"/>
              <w:marTop w:val="0"/>
              <w:marBottom w:val="0"/>
              <w:divBdr>
                <w:top w:val="none" w:sz="0" w:space="0" w:color="auto"/>
                <w:left w:val="none" w:sz="0" w:space="0" w:color="auto"/>
                <w:bottom w:val="none" w:sz="0" w:space="0" w:color="auto"/>
                <w:right w:val="none" w:sz="0" w:space="0" w:color="auto"/>
              </w:divBdr>
            </w:div>
            <w:div w:id="506560012">
              <w:marLeft w:val="0"/>
              <w:marRight w:val="0"/>
              <w:marTop w:val="0"/>
              <w:marBottom w:val="0"/>
              <w:divBdr>
                <w:top w:val="none" w:sz="0" w:space="0" w:color="auto"/>
                <w:left w:val="none" w:sz="0" w:space="0" w:color="auto"/>
                <w:bottom w:val="none" w:sz="0" w:space="0" w:color="auto"/>
                <w:right w:val="none" w:sz="0" w:space="0" w:color="auto"/>
              </w:divBdr>
            </w:div>
            <w:div w:id="582446138">
              <w:marLeft w:val="0"/>
              <w:marRight w:val="0"/>
              <w:marTop w:val="0"/>
              <w:marBottom w:val="0"/>
              <w:divBdr>
                <w:top w:val="none" w:sz="0" w:space="0" w:color="auto"/>
                <w:left w:val="none" w:sz="0" w:space="0" w:color="auto"/>
                <w:bottom w:val="none" w:sz="0" w:space="0" w:color="auto"/>
                <w:right w:val="none" w:sz="0" w:space="0" w:color="auto"/>
              </w:divBdr>
            </w:div>
          </w:divsChild>
        </w:div>
        <w:div w:id="1326669097">
          <w:marLeft w:val="0"/>
          <w:marRight w:val="0"/>
          <w:marTop w:val="0"/>
          <w:marBottom w:val="0"/>
          <w:divBdr>
            <w:top w:val="none" w:sz="0" w:space="0" w:color="auto"/>
            <w:left w:val="none" w:sz="0" w:space="0" w:color="auto"/>
            <w:bottom w:val="none" w:sz="0" w:space="0" w:color="auto"/>
            <w:right w:val="none" w:sz="0" w:space="0" w:color="auto"/>
          </w:divBdr>
        </w:div>
        <w:div w:id="1926112579">
          <w:marLeft w:val="0"/>
          <w:marRight w:val="0"/>
          <w:marTop w:val="0"/>
          <w:marBottom w:val="0"/>
          <w:divBdr>
            <w:top w:val="none" w:sz="0" w:space="0" w:color="auto"/>
            <w:left w:val="none" w:sz="0" w:space="0" w:color="auto"/>
            <w:bottom w:val="none" w:sz="0" w:space="0" w:color="auto"/>
            <w:right w:val="none" w:sz="0" w:space="0" w:color="auto"/>
          </w:divBdr>
          <w:divsChild>
            <w:div w:id="8071683">
              <w:marLeft w:val="0"/>
              <w:marRight w:val="0"/>
              <w:marTop w:val="0"/>
              <w:marBottom w:val="0"/>
              <w:divBdr>
                <w:top w:val="none" w:sz="0" w:space="0" w:color="auto"/>
                <w:left w:val="none" w:sz="0" w:space="0" w:color="auto"/>
                <w:bottom w:val="none" w:sz="0" w:space="0" w:color="auto"/>
                <w:right w:val="none" w:sz="0" w:space="0" w:color="auto"/>
              </w:divBdr>
            </w:div>
            <w:div w:id="339822245">
              <w:marLeft w:val="0"/>
              <w:marRight w:val="0"/>
              <w:marTop w:val="0"/>
              <w:marBottom w:val="0"/>
              <w:divBdr>
                <w:top w:val="none" w:sz="0" w:space="0" w:color="auto"/>
                <w:left w:val="none" w:sz="0" w:space="0" w:color="auto"/>
                <w:bottom w:val="none" w:sz="0" w:space="0" w:color="auto"/>
                <w:right w:val="none" w:sz="0" w:space="0" w:color="auto"/>
              </w:divBdr>
            </w:div>
            <w:div w:id="923799336">
              <w:marLeft w:val="0"/>
              <w:marRight w:val="0"/>
              <w:marTop w:val="0"/>
              <w:marBottom w:val="0"/>
              <w:divBdr>
                <w:top w:val="none" w:sz="0" w:space="0" w:color="auto"/>
                <w:left w:val="none" w:sz="0" w:space="0" w:color="auto"/>
                <w:bottom w:val="none" w:sz="0" w:space="0" w:color="auto"/>
                <w:right w:val="none" w:sz="0" w:space="0" w:color="auto"/>
              </w:divBdr>
            </w:div>
            <w:div w:id="1061513873">
              <w:marLeft w:val="0"/>
              <w:marRight w:val="0"/>
              <w:marTop w:val="0"/>
              <w:marBottom w:val="0"/>
              <w:divBdr>
                <w:top w:val="none" w:sz="0" w:space="0" w:color="auto"/>
                <w:left w:val="none" w:sz="0" w:space="0" w:color="auto"/>
                <w:bottom w:val="none" w:sz="0" w:space="0" w:color="auto"/>
                <w:right w:val="none" w:sz="0" w:space="0" w:color="auto"/>
              </w:divBdr>
            </w:div>
            <w:div w:id="121203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8925">
      <w:bodyDiv w:val="1"/>
      <w:marLeft w:val="0"/>
      <w:marRight w:val="0"/>
      <w:marTop w:val="0"/>
      <w:marBottom w:val="0"/>
      <w:divBdr>
        <w:top w:val="none" w:sz="0" w:space="0" w:color="auto"/>
        <w:left w:val="none" w:sz="0" w:space="0" w:color="auto"/>
        <w:bottom w:val="none" w:sz="0" w:space="0" w:color="auto"/>
        <w:right w:val="none" w:sz="0" w:space="0" w:color="auto"/>
      </w:divBdr>
    </w:div>
    <w:div w:id="133720766">
      <w:bodyDiv w:val="1"/>
      <w:marLeft w:val="0"/>
      <w:marRight w:val="0"/>
      <w:marTop w:val="0"/>
      <w:marBottom w:val="0"/>
      <w:divBdr>
        <w:top w:val="none" w:sz="0" w:space="0" w:color="auto"/>
        <w:left w:val="none" w:sz="0" w:space="0" w:color="auto"/>
        <w:bottom w:val="none" w:sz="0" w:space="0" w:color="auto"/>
        <w:right w:val="none" w:sz="0" w:space="0" w:color="auto"/>
      </w:divBdr>
      <w:divsChild>
        <w:div w:id="738594538">
          <w:marLeft w:val="0"/>
          <w:marRight w:val="0"/>
          <w:marTop w:val="0"/>
          <w:marBottom w:val="0"/>
          <w:divBdr>
            <w:top w:val="none" w:sz="0" w:space="0" w:color="auto"/>
            <w:left w:val="none" w:sz="0" w:space="0" w:color="auto"/>
            <w:bottom w:val="none" w:sz="0" w:space="0" w:color="auto"/>
            <w:right w:val="none" w:sz="0" w:space="0" w:color="auto"/>
          </w:divBdr>
        </w:div>
        <w:div w:id="1886067264">
          <w:marLeft w:val="0"/>
          <w:marRight w:val="0"/>
          <w:marTop w:val="0"/>
          <w:marBottom w:val="0"/>
          <w:divBdr>
            <w:top w:val="none" w:sz="0" w:space="0" w:color="auto"/>
            <w:left w:val="none" w:sz="0" w:space="0" w:color="auto"/>
            <w:bottom w:val="none" w:sz="0" w:space="0" w:color="auto"/>
            <w:right w:val="none" w:sz="0" w:space="0" w:color="auto"/>
          </w:divBdr>
        </w:div>
        <w:div w:id="1914000711">
          <w:marLeft w:val="0"/>
          <w:marRight w:val="0"/>
          <w:marTop w:val="0"/>
          <w:marBottom w:val="0"/>
          <w:divBdr>
            <w:top w:val="none" w:sz="0" w:space="0" w:color="auto"/>
            <w:left w:val="none" w:sz="0" w:space="0" w:color="auto"/>
            <w:bottom w:val="none" w:sz="0" w:space="0" w:color="auto"/>
            <w:right w:val="none" w:sz="0" w:space="0" w:color="auto"/>
          </w:divBdr>
          <w:divsChild>
            <w:div w:id="703094940">
              <w:marLeft w:val="0"/>
              <w:marRight w:val="0"/>
              <w:marTop w:val="0"/>
              <w:marBottom w:val="0"/>
              <w:divBdr>
                <w:top w:val="none" w:sz="0" w:space="0" w:color="auto"/>
                <w:left w:val="none" w:sz="0" w:space="0" w:color="auto"/>
                <w:bottom w:val="none" w:sz="0" w:space="0" w:color="auto"/>
                <w:right w:val="none" w:sz="0" w:space="0" w:color="auto"/>
              </w:divBdr>
            </w:div>
            <w:div w:id="1448085581">
              <w:marLeft w:val="0"/>
              <w:marRight w:val="0"/>
              <w:marTop w:val="0"/>
              <w:marBottom w:val="0"/>
              <w:divBdr>
                <w:top w:val="none" w:sz="0" w:space="0" w:color="auto"/>
                <w:left w:val="none" w:sz="0" w:space="0" w:color="auto"/>
                <w:bottom w:val="none" w:sz="0" w:space="0" w:color="auto"/>
                <w:right w:val="none" w:sz="0" w:space="0" w:color="auto"/>
              </w:divBdr>
            </w:div>
            <w:div w:id="1584334171">
              <w:marLeft w:val="0"/>
              <w:marRight w:val="0"/>
              <w:marTop w:val="0"/>
              <w:marBottom w:val="0"/>
              <w:divBdr>
                <w:top w:val="none" w:sz="0" w:space="0" w:color="auto"/>
                <w:left w:val="none" w:sz="0" w:space="0" w:color="auto"/>
                <w:bottom w:val="none" w:sz="0" w:space="0" w:color="auto"/>
                <w:right w:val="none" w:sz="0" w:space="0" w:color="auto"/>
              </w:divBdr>
            </w:div>
            <w:div w:id="1983382966">
              <w:marLeft w:val="0"/>
              <w:marRight w:val="0"/>
              <w:marTop w:val="0"/>
              <w:marBottom w:val="0"/>
              <w:divBdr>
                <w:top w:val="none" w:sz="0" w:space="0" w:color="auto"/>
                <w:left w:val="none" w:sz="0" w:space="0" w:color="auto"/>
                <w:bottom w:val="none" w:sz="0" w:space="0" w:color="auto"/>
                <w:right w:val="none" w:sz="0" w:space="0" w:color="auto"/>
              </w:divBdr>
            </w:div>
            <w:div w:id="212326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42481">
      <w:bodyDiv w:val="1"/>
      <w:marLeft w:val="0"/>
      <w:marRight w:val="0"/>
      <w:marTop w:val="0"/>
      <w:marBottom w:val="0"/>
      <w:divBdr>
        <w:top w:val="none" w:sz="0" w:space="0" w:color="auto"/>
        <w:left w:val="none" w:sz="0" w:space="0" w:color="auto"/>
        <w:bottom w:val="none" w:sz="0" w:space="0" w:color="auto"/>
        <w:right w:val="none" w:sz="0" w:space="0" w:color="auto"/>
      </w:divBdr>
      <w:divsChild>
        <w:div w:id="259217166">
          <w:marLeft w:val="0"/>
          <w:marRight w:val="0"/>
          <w:marTop w:val="0"/>
          <w:marBottom w:val="0"/>
          <w:divBdr>
            <w:top w:val="none" w:sz="0" w:space="0" w:color="auto"/>
            <w:left w:val="none" w:sz="0" w:space="0" w:color="auto"/>
            <w:bottom w:val="none" w:sz="0" w:space="0" w:color="auto"/>
            <w:right w:val="none" w:sz="0" w:space="0" w:color="auto"/>
          </w:divBdr>
        </w:div>
        <w:div w:id="448857500">
          <w:marLeft w:val="0"/>
          <w:marRight w:val="0"/>
          <w:marTop w:val="0"/>
          <w:marBottom w:val="0"/>
          <w:divBdr>
            <w:top w:val="none" w:sz="0" w:space="0" w:color="auto"/>
            <w:left w:val="none" w:sz="0" w:space="0" w:color="auto"/>
            <w:bottom w:val="none" w:sz="0" w:space="0" w:color="auto"/>
            <w:right w:val="none" w:sz="0" w:space="0" w:color="auto"/>
          </w:divBdr>
        </w:div>
        <w:div w:id="509027029">
          <w:marLeft w:val="0"/>
          <w:marRight w:val="0"/>
          <w:marTop w:val="0"/>
          <w:marBottom w:val="0"/>
          <w:divBdr>
            <w:top w:val="none" w:sz="0" w:space="0" w:color="auto"/>
            <w:left w:val="none" w:sz="0" w:space="0" w:color="auto"/>
            <w:bottom w:val="none" w:sz="0" w:space="0" w:color="auto"/>
            <w:right w:val="none" w:sz="0" w:space="0" w:color="auto"/>
          </w:divBdr>
        </w:div>
        <w:div w:id="649016513">
          <w:marLeft w:val="0"/>
          <w:marRight w:val="0"/>
          <w:marTop w:val="0"/>
          <w:marBottom w:val="0"/>
          <w:divBdr>
            <w:top w:val="none" w:sz="0" w:space="0" w:color="auto"/>
            <w:left w:val="none" w:sz="0" w:space="0" w:color="auto"/>
            <w:bottom w:val="none" w:sz="0" w:space="0" w:color="auto"/>
            <w:right w:val="none" w:sz="0" w:space="0" w:color="auto"/>
          </w:divBdr>
        </w:div>
        <w:div w:id="671835540">
          <w:marLeft w:val="0"/>
          <w:marRight w:val="0"/>
          <w:marTop w:val="0"/>
          <w:marBottom w:val="0"/>
          <w:divBdr>
            <w:top w:val="none" w:sz="0" w:space="0" w:color="auto"/>
            <w:left w:val="none" w:sz="0" w:space="0" w:color="auto"/>
            <w:bottom w:val="none" w:sz="0" w:space="0" w:color="auto"/>
            <w:right w:val="none" w:sz="0" w:space="0" w:color="auto"/>
          </w:divBdr>
        </w:div>
        <w:div w:id="903490159">
          <w:marLeft w:val="0"/>
          <w:marRight w:val="0"/>
          <w:marTop w:val="0"/>
          <w:marBottom w:val="0"/>
          <w:divBdr>
            <w:top w:val="none" w:sz="0" w:space="0" w:color="auto"/>
            <w:left w:val="none" w:sz="0" w:space="0" w:color="auto"/>
            <w:bottom w:val="none" w:sz="0" w:space="0" w:color="auto"/>
            <w:right w:val="none" w:sz="0" w:space="0" w:color="auto"/>
          </w:divBdr>
        </w:div>
        <w:div w:id="931818580">
          <w:marLeft w:val="0"/>
          <w:marRight w:val="0"/>
          <w:marTop w:val="0"/>
          <w:marBottom w:val="0"/>
          <w:divBdr>
            <w:top w:val="none" w:sz="0" w:space="0" w:color="auto"/>
            <w:left w:val="none" w:sz="0" w:space="0" w:color="auto"/>
            <w:bottom w:val="none" w:sz="0" w:space="0" w:color="auto"/>
            <w:right w:val="none" w:sz="0" w:space="0" w:color="auto"/>
          </w:divBdr>
        </w:div>
        <w:div w:id="939534520">
          <w:marLeft w:val="0"/>
          <w:marRight w:val="0"/>
          <w:marTop w:val="0"/>
          <w:marBottom w:val="0"/>
          <w:divBdr>
            <w:top w:val="none" w:sz="0" w:space="0" w:color="auto"/>
            <w:left w:val="none" w:sz="0" w:space="0" w:color="auto"/>
            <w:bottom w:val="none" w:sz="0" w:space="0" w:color="auto"/>
            <w:right w:val="none" w:sz="0" w:space="0" w:color="auto"/>
          </w:divBdr>
        </w:div>
        <w:div w:id="939945082">
          <w:marLeft w:val="0"/>
          <w:marRight w:val="0"/>
          <w:marTop w:val="0"/>
          <w:marBottom w:val="0"/>
          <w:divBdr>
            <w:top w:val="none" w:sz="0" w:space="0" w:color="auto"/>
            <w:left w:val="none" w:sz="0" w:space="0" w:color="auto"/>
            <w:bottom w:val="none" w:sz="0" w:space="0" w:color="auto"/>
            <w:right w:val="none" w:sz="0" w:space="0" w:color="auto"/>
          </w:divBdr>
        </w:div>
        <w:div w:id="1152017419">
          <w:marLeft w:val="0"/>
          <w:marRight w:val="0"/>
          <w:marTop w:val="0"/>
          <w:marBottom w:val="0"/>
          <w:divBdr>
            <w:top w:val="none" w:sz="0" w:space="0" w:color="auto"/>
            <w:left w:val="none" w:sz="0" w:space="0" w:color="auto"/>
            <w:bottom w:val="none" w:sz="0" w:space="0" w:color="auto"/>
            <w:right w:val="none" w:sz="0" w:space="0" w:color="auto"/>
          </w:divBdr>
        </w:div>
        <w:div w:id="1158376168">
          <w:marLeft w:val="0"/>
          <w:marRight w:val="0"/>
          <w:marTop w:val="0"/>
          <w:marBottom w:val="0"/>
          <w:divBdr>
            <w:top w:val="none" w:sz="0" w:space="0" w:color="auto"/>
            <w:left w:val="none" w:sz="0" w:space="0" w:color="auto"/>
            <w:bottom w:val="none" w:sz="0" w:space="0" w:color="auto"/>
            <w:right w:val="none" w:sz="0" w:space="0" w:color="auto"/>
          </w:divBdr>
        </w:div>
        <w:div w:id="1166436250">
          <w:marLeft w:val="0"/>
          <w:marRight w:val="0"/>
          <w:marTop w:val="0"/>
          <w:marBottom w:val="0"/>
          <w:divBdr>
            <w:top w:val="none" w:sz="0" w:space="0" w:color="auto"/>
            <w:left w:val="none" w:sz="0" w:space="0" w:color="auto"/>
            <w:bottom w:val="none" w:sz="0" w:space="0" w:color="auto"/>
            <w:right w:val="none" w:sz="0" w:space="0" w:color="auto"/>
          </w:divBdr>
        </w:div>
        <w:div w:id="1217937309">
          <w:marLeft w:val="0"/>
          <w:marRight w:val="0"/>
          <w:marTop w:val="0"/>
          <w:marBottom w:val="0"/>
          <w:divBdr>
            <w:top w:val="none" w:sz="0" w:space="0" w:color="auto"/>
            <w:left w:val="none" w:sz="0" w:space="0" w:color="auto"/>
            <w:bottom w:val="none" w:sz="0" w:space="0" w:color="auto"/>
            <w:right w:val="none" w:sz="0" w:space="0" w:color="auto"/>
          </w:divBdr>
        </w:div>
        <w:div w:id="1299149703">
          <w:marLeft w:val="0"/>
          <w:marRight w:val="0"/>
          <w:marTop w:val="0"/>
          <w:marBottom w:val="0"/>
          <w:divBdr>
            <w:top w:val="none" w:sz="0" w:space="0" w:color="auto"/>
            <w:left w:val="none" w:sz="0" w:space="0" w:color="auto"/>
            <w:bottom w:val="none" w:sz="0" w:space="0" w:color="auto"/>
            <w:right w:val="none" w:sz="0" w:space="0" w:color="auto"/>
          </w:divBdr>
        </w:div>
        <w:div w:id="1523088042">
          <w:marLeft w:val="0"/>
          <w:marRight w:val="0"/>
          <w:marTop w:val="0"/>
          <w:marBottom w:val="0"/>
          <w:divBdr>
            <w:top w:val="none" w:sz="0" w:space="0" w:color="auto"/>
            <w:left w:val="none" w:sz="0" w:space="0" w:color="auto"/>
            <w:bottom w:val="none" w:sz="0" w:space="0" w:color="auto"/>
            <w:right w:val="none" w:sz="0" w:space="0" w:color="auto"/>
          </w:divBdr>
        </w:div>
        <w:div w:id="1925718209">
          <w:marLeft w:val="0"/>
          <w:marRight w:val="0"/>
          <w:marTop w:val="0"/>
          <w:marBottom w:val="0"/>
          <w:divBdr>
            <w:top w:val="none" w:sz="0" w:space="0" w:color="auto"/>
            <w:left w:val="none" w:sz="0" w:space="0" w:color="auto"/>
            <w:bottom w:val="none" w:sz="0" w:space="0" w:color="auto"/>
            <w:right w:val="none" w:sz="0" w:space="0" w:color="auto"/>
          </w:divBdr>
        </w:div>
        <w:div w:id="1952586402">
          <w:marLeft w:val="0"/>
          <w:marRight w:val="0"/>
          <w:marTop w:val="0"/>
          <w:marBottom w:val="0"/>
          <w:divBdr>
            <w:top w:val="none" w:sz="0" w:space="0" w:color="auto"/>
            <w:left w:val="none" w:sz="0" w:space="0" w:color="auto"/>
            <w:bottom w:val="none" w:sz="0" w:space="0" w:color="auto"/>
            <w:right w:val="none" w:sz="0" w:space="0" w:color="auto"/>
          </w:divBdr>
        </w:div>
        <w:div w:id="1966423019">
          <w:marLeft w:val="0"/>
          <w:marRight w:val="0"/>
          <w:marTop w:val="0"/>
          <w:marBottom w:val="0"/>
          <w:divBdr>
            <w:top w:val="none" w:sz="0" w:space="0" w:color="auto"/>
            <w:left w:val="none" w:sz="0" w:space="0" w:color="auto"/>
            <w:bottom w:val="none" w:sz="0" w:space="0" w:color="auto"/>
            <w:right w:val="none" w:sz="0" w:space="0" w:color="auto"/>
          </w:divBdr>
        </w:div>
        <w:div w:id="2052145558">
          <w:marLeft w:val="0"/>
          <w:marRight w:val="0"/>
          <w:marTop w:val="0"/>
          <w:marBottom w:val="0"/>
          <w:divBdr>
            <w:top w:val="none" w:sz="0" w:space="0" w:color="auto"/>
            <w:left w:val="none" w:sz="0" w:space="0" w:color="auto"/>
            <w:bottom w:val="none" w:sz="0" w:space="0" w:color="auto"/>
            <w:right w:val="none" w:sz="0" w:space="0" w:color="auto"/>
          </w:divBdr>
        </w:div>
        <w:div w:id="2081709673">
          <w:marLeft w:val="0"/>
          <w:marRight w:val="0"/>
          <w:marTop w:val="0"/>
          <w:marBottom w:val="0"/>
          <w:divBdr>
            <w:top w:val="none" w:sz="0" w:space="0" w:color="auto"/>
            <w:left w:val="none" w:sz="0" w:space="0" w:color="auto"/>
            <w:bottom w:val="none" w:sz="0" w:space="0" w:color="auto"/>
            <w:right w:val="none" w:sz="0" w:space="0" w:color="auto"/>
          </w:divBdr>
        </w:div>
      </w:divsChild>
    </w:div>
    <w:div w:id="145098684">
      <w:bodyDiv w:val="1"/>
      <w:marLeft w:val="0"/>
      <w:marRight w:val="0"/>
      <w:marTop w:val="0"/>
      <w:marBottom w:val="0"/>
      <w:divBdr>
        <w:top w:val="none" w:sz="0" w:space="0" w:color="auto"/>
        <w:left w:val="none" w:sz="0" w:space="0" w:color="auto"/>
        <w:bottom w:val="none" w:sz="0" w:space="0" w:color="auto"/>
        <w:right w:val="none" w:sz="0" w:space="0" w:color="auto"/>
      </w:divBdr>
    </w:div>
    <w:div w:id="199561543">
      <w:bodyDiv w:val="1"/>
      <w:marLeft w:val="0"/>
      <w:marRight w:val="0"/>
      <w:marTop w:val="0"/>
      <w:marBottom w:val="0"/>
      <w:divBdr>
        <w:top w:val="none" w:sz="0" w:space="0" w:color="auto"/>
        <w:left w:val="none" w:sz="0" w:space="0" w:color="auto"/>
        <w:bottom w:val="none" w:sz="0" w:space="0" w:color="auto"/>
        <w:right w:val="none" w:sz="0" w:space="0" w:color="auto"/>
      </w:divBdr>
    </w:div>
    <w:div w:id="260794855">
      <w:bodyDiv w:val="1"/>
      <w:marLeft w:val="0"/>
      <w:marRight w:val="0"/>
      <w:marTop w:val="0"/>
      <w:marBottom w:val="0"/>
      <w:divBdr>
        <w:top w:val="none" w:sz="0" w:space="0" w:color="auto"/>
        <w:left w:val="none" w:sz="0" w:space="0" w:color="auto"/>
        <w:bottom w:val="none" w:sz="0" w:space="0" w:color="auto"/>
        <w:right w:val="none" w:sz="0" w:space="0" w:color="auto"/>
      </w:divBdr>
    </w:div>
    <w:div w:id="299190207">
      <w:bodyDiv w:val="1"/>
      <w:marLeft w:val="0"/>
      <w:marRight w:val="0"/>
      <w:marTop w:val="0"/>
      <w:marBottom w:val="0"/>
      <w:divBdr>
        <w:top w:val="none" w:sz="0" w:space="0" w:color="auto"/>
        <w:left w:val="none" w:sz="0" w:space="0" w:color="auto"/>
        <w:bottom w:val="none" w:sz="0" w:space="0" w:color="auto"/>
        <w:right w:val="none" w:sz="0" w:space="0" w:color="auto"/>
      </w:divBdr>
    </w:div>
    <w:div w:id="307903454">
      <w:bodyDiv w:val="1"/>
      <w:marLeft w:val="0"/>
      <w:marRight w:val="0"/>
      <w:marTop w:val="0"/>
      <w:marBottom w:val="0"/>
      <w:divBdr>
        <w:top w:val="none" w:sz="0" w:space="0" w:color="auto"/>
        <w:left w:val="none" w:sz="0" w:space="0" w:color="auto"/>
        <w:bottom w:val="none" w:sz="0" w:space="0" w:color="auto"/>
        <w:right w:val="none" w:sz="0" w:space="0" w:color="auto"/>
      </w:divBdr>
    </w:div>
    <w:div w:id="327707601">
      <w:bodyDiv w:val="1"/>
      <w:marLeft w:val="0"/>
      <w:marRight w:val="0"/>
      <w:marTop w:val="0"/>
      <w:marBottom w:val="0"/>
      <w:divBdr>
        <w:top w:val="none" w:sz="0" w:space="0" w:color="auto"/>
        <w:left w:val="none" w:sz="0" w:space="0" w:color="auto"/>
        <w:bottom w:val="none" w:sz="0" w:space="0" w:color="auto"/>
        <w:right w:val="none" w:sz="0" w:space="0" w:color="auto"/>
      </w:divBdr>
    </w:div>
    <w:div w:id="402603266">
      <w:bodyDiv w:val="1"/>
      <w:marLeft w:val="0"/>
      <w:marRight w:val="0"/>
      <w:marTop w:val="0"/>
      <w:marBottom w:val="0"/>
      <w:divBdr>
        <w:top w:val="none" w:sz="0" w:space="0" w:color="auto"/>
        <w:left w:val="none" w:sz="0" w:space="0" w:color="auto"/>
        <w:bottom w:val="none" w:sz="0" w:space="0" w:color="auto"/>
        <w:right w:val="none" w:sz="0" w:space="0" w:color="auto"/>
      </w:divBdr>
    </w:div>
    <w:div w:id="474681466">
      <w:bodyDiv w:val="1"/>
      <w:marLeft w:val="0"/>
      <w:marRight w:val="0"/>
      <w:marTop w:val="0"/>
      <w:marBottom w:val="0"/>
      <w:divBdr>
        <w:top w:val="none" w:sz="0" w:space="0" w:color="auto"/>
        <w:left w:val="none" w:sz="0" w:space="0" w:color="auto"/>
        <w:bottom w:val="none" w:sz="0" w:space="0" w:color="auto"/>
        <w:right w:val="none" w:sz="0" w:space="0" w:color="auto"/>
      </w:divBdr>
      <w:divsChild>
        <w:div w:id="182018271">
          <w:marLeft w:val="0"/>
          <w:marRight w:val="0"/>
          <w:marTop w:val="0"/>
          <w:marBottom w:val="0"/>
          <w:divBdr>
            <w:top w:val="none" w:sz="0" w:space="0" w:color="auto"/>
            <w:left w:val="none" w:sz="0" w:space="0" w:color="auto"/>
            <w:bottom w:val="none" w:sz="0" w:space="0" w:color="auto"/>
            <w:right w:val="none" w:sz="0" w:space="0" w:color="auto"/>
          </w:divBdr>
          <w:divsChild>
            <w:div w:id="78408630">
              <w:marLeft w:val="0"/>
              <w:marRight w:val="0"/>
              <w:marTop w:val="0"/>
              <w:marBottom w:val="0"/>
              <w:divBdr>
                <w:top w:val="none" w:sz="0" w:space="0" w:color="auto"/>
                <w:left w:val="none" w:sz="0" w:space="0" w:color="auto"/>
                <w:bottom w:val="none" w:sz="0" w:space="0" w:color="auto"/>
                <w:right w:val="none" w:sz="0" w:space="0" w:color="auto"/>
              </w:divBdr>
            </w:div>
            <w:div w:id="247037627">
              <w:marLeft w:val="0"/>
              <w:marRight w:val="0"/>
              <w:marTop w:val="0"/>
              <w:marBottom w:val="0"/>
              <w:divBdr>
                <w:top w:val="none" w:sz="0" w:space="0" w:color="auto"/>
                <w:left w:val="none" w:sz="0" w:space="0" w:color="auto"/>
                <w:bottom w:val="none" w:sz="0" w:space="0" w:color="auto"/>
                <w:right w:val="none" w:sz="0" w:space="0" w:color="auto"/>
              </w:divBdr>
            </w:div>
            <w:div w:id="500244181">
              <w:marLeft w:val="0"/>
              <w:marRight w:val="0"/>
              <w:marTop w:val="0"/>
              <w:marBottom w:val="0"/>
              <w:divBdr>
                <w:top w:val="none" w:sz="0" w:space="0" w:color="auto"/>
                <w:left w:val="none" w:sz="0" w:space="0" w:color="auto"/>
                <w:bottom w:val="none" w:sz="0" w:space="0" w:color="auto"/>
                <w:right w:val="none" w:sz="0" w:space="0" w:color="auto"/>
              </w:divBdr>
            </w:div>
            <w:div w:id="621764578">
              <w:marLeft w:val="0"/>
              <w:marRight w:val="0"/>
              <w:marTop w:val="0"/>
              <w:marBottom w:val="0"/>
              <w:divBdr>
                <w:top w:val="none" w:sz="0" w:space="0" w:color="auto"/>
                <w:left w:val="none" w:sz="0" w:space="0" w:color="auto"/>
                <w:bottom w:val="none" w:sz="0" w:space="0" w:color="auto"/>
                <w:right w:val="none" w:sz="0" w:space="0" w:color="auto"/>
              </w:divBdr>
            </w:div>
            <w:div w:id="892038799">
              <w:marLeft w:val="0"/>
              <w:marRight w:val="0"/>
              <w:marTop w:val="0"/>
              <w:marBottom w:val="0"/>
              <w:divBdr>
                <w:top w:val="none" w:sz="0" w:space="0" w:color="auto"/>
                <w:left w:val="none" w:sz="0" w:space="0" w:color="auto"/>
                <w:bottom w:val="none" w:sz="0" w:space="0" w:color="auto"/>
                <w:right w:val="none" w:sz="0" w:space="0" w:color="auto"/>
              </w:divBdr>
            </w:div>
            <w:div w:id="1057362390">
              <w:marLeft w:val="0"/>
              <w:marRight w:val="0"/>
              <w:marTop w:val="0"/>
              <w:marBottom w:val="0"/>
              <w:divBdr>
                <w:top w:val="none" w:sz="0" w:space="0" w:color="auto"/>
                <w:left w:val="none" w:sz="0" w:space="0" w:color="auto"/>
                <w:bottom w:val="none" w:sz="0" w:space="0" w:color="auto"/>
                <w:right w:val="none" w:sz="0" w:space="0" w:color="auto"/>
              </w:divBdr>
            </w:div>
            <w:div w:id="1444153752">
              <w:marLeft w:val="0"/>
              <w:marRight w:val="0"/>
              <w:marTop w:val="0"/>
              <w:marBottom w:val="0"/>
              <w:divBdr>
                <w:top w:val="none" w:sz="0" w:space="0" w:color="auto"/>
                <w:left w:val="none" w:sz="0" w:space="0" w:color="auto"/>
                <w:bottom w:val="none" w:sz="0" w:space="0" w:color="auto"/>
                <w:right w:val="none" w:sz="0" w:space="0" w:color="auto"/>
              </w:divBdr>
            </w:div>
            <w:div w:id="1740057764">
              <w:marLeft w:val="0"/>
              <w:marRight w:val="0"/>
              <w:marTop w:val="0"/>
              <w:marBottom w:val="0"/>
              <w:divBdr>
                <w:top w:val="none" w:sz="0" w:space="0" w:color="auto"/>
                <w:left w:val="none" w:sz="0" w:space="0" w:color="auto"/>
                <w:bottom w:val="none" w:sz="0" w:space="0" w:color="auto"/>
                <w:right w:val="none" w:sz="0" w:space="0" w:color="auto"/>
              </w:divBdr>
            </w:div>
          </w:divsChild>
        </w:div>
        <w:div w:id="463234463">
          <w:marLeft w:val="0"/>
          <w:marRight w:val="0"/>
          <w:marTop w:val="0"/>
          <w:marBottom w:val="0"/>
          <w:divBdr>
            <w:top w:val="none" w:sz="0" w:space="0" w:color="auto"/>
            <w:left w:val="none" w:sz="0" w:space="0" w:color="auto"/>
            <w:bottom w:val="none" w:sz="0" w:space="0" w:color="auto"/>
            <w:right w:val="none" w:sz="0" w:space="0" w:color="auto"/>
          </w:divBdr>
        </w:div>
        <w:div w:id="1860700879">
          <w:marLeft w:val="0"/>
          <w:marRight w:val="0"/>
          <w:marTop w:val="0"/>
          <w:marBottom w:val="0"/>
          <w:divBdr>
            <w:top w:val="none" w:sz="0" w:space="0" w:color="auto"/>
            <w:left w:val="none" w:sz="0" w:space="0" w:color="auto"/>
            <w:bottom w:val="none" w:sz="0" w:space="0" w:color="auto"/>
            <w:right w:val="none" w:sz="0" w:space="0" w:color="auto"/>
          </w:divBdr>
        </w:div>
      </w:divsChild>
    </w:div>
    <w:div w:id="490873087">
      <w:bodyDiv w:val="1"/>
      <w:marLeft w:val="0"/>
      <w:marRight w:val="0"/>
      <w:marTop w:val="0"/>
      <w:marBottom w:val="0"/>
      <w:divBdr>
        <w:top w:val="none" w:sz="0" w:space="0" w:color="auto"/>
        <w:left w:val="none" w:sz="0" w:space="0" w:color="auto"/>
        <w:bottom w:val="none" w:sz="0" w:space="0" w:color="auto"/>
        <w:right w:val="none" w:sz="0" w:space="0" w:color="auto"/>
      </w:divBdr>
      <w:divsChild>
        <w:div w:id="361639500">
          <w:marLeft w:val="0"/>
          <w:marRight w:val="0"/>
          <w:marTop w:val="0"/>
          <w:marBottom w:val="0"/>
          <w:divBdr>
            <w:top w:val="none" w:sz="0" w:space="0" w:color="auto"/>
            <w:left w:val="none" w:sz="0" w:space="0" w:color="auto"/>
            <w:bottom w:val="none" w:sz="0" w:space="0" w:color="auto"/>
            <w:right w:val="none" w:sz="0" w:space="0" w:color="auto"/>
          </w:divBdr>
        </w:div>
        <w:div w:id="522524903">
          <w:marLeft w:val="0"/>
          <w:marRight w:val="0"/>
          <w:marTop w:val="0"/>
          <w:marBottom w:val="0"/>
          <w:divBdr>
            <w:top w:val="none" w:sz="0" w:space="0" w:color="auto"/>
            <w:left w:val="none" w:sz="0" w:space="0" w:color="auto"/>
            <w:bottom w:val="none" w:sz="0" w:space="0" w:color="auto"/>
            <w:right w:val="none" w:sz="0" w:space="0" w:color="auto"/>
          </w:divBdr>
        </w:div>
        <w:div w:id="1983457540">
          <w:marLeft w:val="0"/>
          <w:marRight w:val="0"/>
          <w:marTop w:val="0"/>
          <w:marBottom w:val="0"/>
          <w:divBdr>
            <w:top w:val="none" w:sz="0" w:space="0" w:color="auto"/>
            <w:left w:val="none" w:sz="0" w:space="0" w:color="auto"/>
            <w:bottom w:val="none" w:sz="0" w:space="0" w:color="auto"/>
            <w:right w:val="none" w:sz="0" w:space="0" w:color="auto"/>
          </w:divBdr>
        </w:div>
      </w:divsChild>
    </w:div>
    <w:div w:id="529879873">
      <w:bodyDiv w:val="1"/>
      <w:marLeft w:val="0"/>
      <w:marRight w:val="0"/>
      <w:marTop w:val="0"/>
      <w:marBottom w:val="0"/>
      <w:divBdr>
        <w:top w:val="none" w:sz="0" w:space="0" w:color="auto"/>
        <w:left w:val="none" w:sz="0" w:space="0" w:color="auto"/>
        <w:bottom w:val="none" w:sz="0" w:space="0" w:color="auto"/>
        <w:right w:val="none" w:sz="0" w:space="0" w:color="auto"/>
      </w:divBdr>
    </w:div>
    <w:div w:id="601499503">
      <w:bodyDiv w:val="1"/>
      <w:marLeft w:val="0"/>
      <w:marRight w:val="0"/>
      <w:marTop w:val="0"/>
      <w:marBottom w:val="0"/>
      <w:divBdr>
        <w:top w:val="none" w:sz="0" w:space="0" w:color="auto"/>
        <w:left w:val="none" w:sz="0" w:space="0" w:color="auto"/>
        <w:bottom w:val="none" w:sz="0" w:space="0" w:color="auto"/>
        <w:right w:val="none" w:sz="0" w:space="0" w:color="auto"/>
      </w:divBdr>
    </w:div>
    <w:div w:id="605846991">
      <w:bodyDiv w:val="1"/>
      <w:marLeft w:val="0"/>
      <w:marRight w:val="0"/>
      <w:marTop w:val="0"/>
      <w:marBottom w:val="0"/>
      <w:divBdr>
        <w:top w:val="none" w:sz="0" w:space="0" w:color="auto"/>
        <w:left w:val="none" w:sz="0" w:space="0" w:color="auto"/>
        <w:bottom w:val="none" w:sz="0" w:space="0" w:color="auto"/>
        <w:right w:val="none" w:sz="0" w:space="0" w:color="auto"/>
      </w:divBdr>
    </w:div>
    <w:div w:id="609821883">
      <w:bodyDiv w:val="1"/>
      <w:marLeft w:val="0"/>
      <w:marRight w:val="0"/>
      <w:marTop w:val="0"/>
      <w:marBottom w:val="0"/>
      <w:divBdr>
        <w:top w:val="none" w:sz="0" w:space="0" w:color="auto"/>
        <w:left w:val="none" w:sz="0" w:space="0" w:color="auto"/>
        <w:bottom w:val="none" w:sz="0" w:space="0" w:color="auto"/>
        <w:right w:val="none" w:sz="0" w:space="0" w:color="auto"/>
      </w:divBdr>
    </w:div>
    <w:div w:id="617378204">
      <w:bodyDiv w:val="1"/>
      <w:marLeft w:val="0"/>
      <w:marRight w:val="0"/>
      <w:marTop w:val="0"/>
      <w:marBottom w:val="0"/>
      <w:divBdr>
        <w:top w:val="none" w:sz="0" w:space="0" w:color="auto"/>
        <w:left w:val="none" w:sz="0" w:space="0" w:color="auto"/>
        <w:bottom w:val="none" w:sz="0" w:space="0" w:color="auto"/>
        <w:right w:val="none" w:sz="0" w:space="0" w:color="auto"/>
      </w:divBdr>
    </w:div>
    <w:div w:id="681005756">
      <w:bodyDiv w:val="1"/>
      <w:marLeft w:val="0"/>
      <w:marRight w:val="0"/>
      <w:marTop w:val="0"/>
      <w:marBottom w:val="0"/>
      <w:divBdr>
        <w:top w:val="none" w:sz="0" w:space="0" w:color="auto"/>
        <w:left w:val="none" w:sz="0" w:space="0" w:color="auto"/>
        <w:bottom w:val="none" w:sz="0" w:space="0" w:color="auto"/>
        <w:right w:val="none" w:sz="0" w:space="0" w:color="auto"/>
      </w:divBdr>
      <w:divsChild>
        <w:div w:id="21251471">
          <w:marLeft w:val="0"/>
          <w:marRight w:val="0"/>
          <w:marTop w:val="0"/>
          <w:marBottom w:val="0"/>
          <w:divBdr>
            <w:top w:val="none" w:sz="0" w:space="0" w:color="auto"/>
            <w:left w:val="none" w:sz="0" w:space="0" w:color="auto"/>
            <w:bottom w:val="none" w:sz="0" w:space="0" w:color="auto"/>
            <w:right w:val="none" w:sz="0" w:space="0" w:color="auto"/>
          </w:divBdr>
        </w:div>
        <w:div w:id="370157353">
          <w:marLeft w:val="0"/>
          <w:marRight w:val="0"/>
          <w:marTop w:val="0"/>
          <w:marBottom w:val="0"/>
          <w:divBdr>
            <w:top w:val="none" w:sz="0" w:space="0" w:color="auto"/>
            <w:left w:val="none" w:sz="0" w:space="0" w:color="auto"/>
            <w:bottom w:val="none" w:sz="0" w:space="0" w:color="auto"/>
            <w:right w:val="none" w:sz="0" w:space="0" w:color="auto"/>
          </w:divBdr>
        </w:div>
        <w:div w:id="683826382">
          <w:marLeft w:val="0"/>
          <w:marRight w:val="0"/>
          <w:marTop w:val="0"/>
          <w:marBottom w:val="0"/>
          <w:divBdr>
            <w:top w:val="none" w:sz="0" w:space="0" w:color="auto"/>
            <w:left w:val="none" w:sz="0" w:space="0" w:color="auto"/>
            <w:bottom w:val="none" w:sz="0" w:space="0" w:color="auto"/>
            <w:right w:val="none" w:sz="0" w:space="0" w:color="auto"/>
          </w:divBdr>
        </w:div>
        <w:div w:id="848787082">
          <w:marLeft w:val="0"/>
          <w:marRight w:val="0"/>
          <w:marTop w:val="0"/>
          <w:marBottom w:val="0"/>
          <w:divBdr>
            <w:top w:val="none" w:sz="0" w:space="0" w:color="auto"/>
            <w:left w:val="none" w:sz="0" w:space="0" w:color="auto"/>
            <w:bottom w:val="none" w:sz="0" w:space="0" w:color="auto"/>
            <w:right w:val="none" w:sz="0" w:space="0" w:color="auto"/>
          </w:divBdr>
          <w:divsChild>
            <w:div w:id="1499812656">
              <w:marLeft w:val="0"/>
              <w:marRight w:val="0"/>
              <w:marTop w:val="0"/>
              <w:marBottom w:val="0"/>
              <w:divBdr>
                <w:top w:val="none" w:sz="0" w:space="0" w:color="auto"/>
                <w:left w:val="none" w:sz="0" w:space="0" w:color="auto"/>
                <w:bottom w:val="none" w:sz="0" w:space="0" w:color="auto"/>
                <w:right w:val="none" w:sz="0" w:space="0" w:color="auto"/>
              </w:divBdr>
            </w:div>
            <w:div w:id="1920553435">
              <w:marLeft w:val="0"/>
              <w:marRight w:val="0"/>
              <w:marTop w:val="0"/>
              <w:marBottom w:val="0"/>
              <w:divBdr>
                <w:top w:val="none" w:sz="0" w:space="0" w:color="auto"/>
                <w:left w:val="none" w:sz="0" w:space="0" w:color="auto"/>
                <w:bottom w:val="none" w:sz="0" w:space="0" w:color="auto"/>
                <w:right w:val="none" w:sz="0" w:space="0" w:color="auto"/>
              </w:divBdr>
            </w:div>
          </w:divsChild>
        </w:div>
        <w:div w:id="1457984993">
          <w:marLeft w:val="0"/>
          <w:marRight w:val="0"/>
          <w:marTop w:val="0"/>
          <w:marBottom w:val="0"/>
          <w:divBdr>
            <w:top w:val="none" w:sz="0" w:space="0" w:color="auto"/>
            <w:left w:val="none" w:sz="0" w:space="0" w:color="auto"/>
            <w:bottom w:val="none" w:sz="0" w:space="0" w:color="auto"/>
            <w:right w:val="none" w:sz="0" w:space="0" w:color="auto"/>
          </w:divBdr>
          <w:divsChild>
            <w:div w:id="1647855871">
              <w:marLeft w:val="0"/>
              <w:marRight w:val="0"/>
              <w:marTop w:val="0"/>
              <w:marBottom w:val="0"/>
              <w:divBdr>
                <w:top w:val="none" w:sz="0" w:space="0" w:color="auto"/>
                <w:left w:val="none" w:sz="0" w:space="0" w:color="auto"/>
                <w:bottom w:val="none" w:sz="0" w:space="0" w:color="auto"/>
                <w:right w:val="none" w:sz="0" w:space="0" w:color="auto"/>
              </w:divBdr>
            </w:div>
            <w:div w:id="1800755619">
              <w:marLeft w:val="0"/>
              <w:marRight w:val="0"/>
              <w:marTop w:val="0"/>
              <w:marBottom w:val="0"/>
              <w:divBdr>
                <w:top w:val="none" w:sz="0" w:space="0" w:color="auto"/>
                <w:left w:val="none" w:sz="0" w:space="0" w:color="auto"/>
                <w:bottom w:val="none" w:sz="0" w:space="0" w:color="auto"/>
                <w:right w:val="none" w:sz="0" w:space="0" w:color="auto"/>
              </w:divBdr>
            </w:div>
          </w:divsChild>
        </w:div>
        <w:div w:id="1536232476">
          <w:marLeft w:val="0"/>
          <w:marRight w:val="0"/>
          <w:marTop w:val="0"/>
          <w:marBottom w:val="0"/>
          <w:divBdr>
            <w:top w:val="none" w:sz="0" w:space="0" w:color="auto"/>
            <w:left w:val="none" w:sz="0" w:space="0" w:color="auto"/>
            <w:bottom w:val="none" w:sz="0" w:space="0" w:color="auto"/>
            <w:right w:val="none" w:sz="0" w:space="0" w:color="auto"/>
          </w:divBdr>
        </w:div>
        <w:div w:id="1635014992">
          <w:marLeft w:val="0"/>
          <w:marRight w:val="0"/>
          <w:marTop w:val="0"/>
          <w:marBottom w:val="0"/>
          <w:divBdr>
            <w:top w:val="none" w:sz="0" w:space="0" w:color="auto"/>
            <w:left w:val="none" w:sz="0" w:space="0" w:color="auto"/>
            <w:bottom w:val="none" w:sz="0" w:space="0" w:color="auto"/>
            <w:right w:val="none" w:sz="0" w:space="0" w:color="auto"/>
          </w:divBdr>
        </w:div>
      </w:divsChild>
    </w:div>
    <w:div w:id="704407207">
      <w:bodyDiv w:val="1"/>
      <w:marLeft w:val="0"/>
      <w:marRight w:val="0"/>
      <w:marTop w:val="0"/>
      <w:marBottom w:val="0"/>
      <w:divBdr>
        <w:top w:val="none" w:sz="0" w:space="0" w:color="auto"/>
        <w:left w:val="none" w:sz="0" w:space="0" w:color="auto"/>
        <w:bottom w:val="none" w:sz="0" w:space="0" w:color="auto"/>
        <w:right w:val="none" w:sz="0" w:space="0" w:color="auto"/>
      </w:divBdr>
    </w:div>
    <w:div w:id="709768747">
      <w:bodyDiv w:val="1"/>
      <w:marLeft w:val="0"/>
      <w:marRight w:val="0"/>
      <w:marTop w:val="0"/>
      <w:marBottom w:val="0"/>
      <w:divBdr>
        <w:top w:val="none" w:sz="0" w:space="0" w:color="auto"/>
        <w:left w:val="none" w:sz="0" w:space="0" w:color="auto"/>
        <w:bottom w:val="none" w:sz="0" w:space="0" w:color="auto"/>
        <w:right w:val="none" w:sz="0" w:space="0" w:color="auto"/>
      </w:divBdr>
      <w:divsChild>
        <w:div w:id="210464660">
          <w:marLeft w:val="0"/>
          <w:marRight w:val="0"/>
          <w:marTop w:val="0"/>
          <w:marBottom w:val="0"/>
          <w:divBdr>
            <w:top w:val="none" w:sz="0" w:space="0" w:color="auto"/>
            <w:left w:val="none" w:sz="0" w:space="0" w:color="auto"/>
            <w:bottom w:val="none" w:sz="0" w:space="0" w:color="auto"/>
            <w:right w:val="none" w:sz="0" w:space="0" w:color="auto"/>
          </w:divBdr>
        </w:div>
        <w:div w:id="444619730">
          <w:marLeft w:val="0"/>
          <w:marRight w:val="0"/>
          <w:marTop w:val="0"/>
          <w:marBottom w:val="0"/>
          <w:divBdr>
            <w:top w:val="none" w:sz="0" w:space="0" w:color="auto"/>
            <w:left w:val="none" w:sz="0" w:space="0" w:color="auto"/>
            <w:bottom w:val="none" w:sz="0" w:space="0" w:color="auto"/>
            <w:right w:val="none" w:sz="0" w:space="0" w:color="auto"/>
          </w:divBdr>
        </w:div>
        <w:div w:id="702488052">
          <w:marLeft w:val="0"/>
          <w:marRight w:val="0"/>
          <w:marTop w:val="0"/>
          <w:marBottom w:val="0"/>
          <w:divBdr>
            <w:top w:val="none" w:sz="0" w:space="0" w:color="auto"/>
            <w:left w:val="none" w:sz="0" w:space="0" w:color="auto"/>
            <w:bottom w:val="none" w:sz="0" w:space="0" w:color="auto"/>
            <w:right w:val="none" w:sz="0" w:space="0" w:color="auto"/>
          </w:divBdr>
        </w:div>
        <w:div w:id="1401319572">
          <w:marLeft w:val="0"/>
          <w:marRight w:val="0"/>
          <w:marTop w:val="0"/>
          <w:marBottom w:val="0"/>
          <w:divBdr>
            <w:top w:val="none" w:sz="0" w:space="0" w:color="auto"/>
            <w:left w:val="none" w:sz="0" w:space="0" w:color="auto"/>
            <w:bottom w:val="none" w:sz="0" w:space="0" w:color="auto"/>
            <w:right w:val="none" w:sz="0" w:space="0" w:color="auto"/>
          </w:divBdr>
        </w:div>
      </w:divsChild>
    </w:div>
    <w:div w:id="792868523">
      <w:bodyDiv w:val="1"/>
      <w:marLeft w:val="0"/>
      <w:marRight w:val="0"/>
      <w:marTop w:val="0"/>
      <w:marBottom w:val="0"/>
      <w:divBdr>
        <w:top w:val="none" w:sz="0" w:space="0" w:color="auto"/>
        <w:left w:val="none" w:sz="0" w:space="0" w:color="auto"/>
        <w:bottom w:val="none" w:sz="0" w:space="0" w:color="auto"/>
        <w:right w:val="none" w:sz="0" w:space="0" w:color="auto"/>
      </w:divBdr>
    </w:div>
    <w:div w:id="796139748">
      <w:bodyDiv w:val="1"/>
      <w:marLeft w:val="0"/>
      <w:marRight w:val="0"/>
      <w:marTop w:val="0"/>
      <w:marBottom w:val="0"/>
      <w:divBdr>
        <w:top w:val="none" w:sz="0" w:space="0" w:color="auto"/>
        <w:left w:val="none" w:sz="0" w:space="0" w:color="auto"/>
        <w:bottom w:val="none" w:sz="0" w:space="0" w:color="auto"/>
        <w:right w:val="none" w:sz="0" w:space="0" w:color="auto"/>
      </w:divBdr>
      <w:divsChild>
        <w:div w:id="184489703">
          <w:marLeft w:val="0"/>
          <w:marRight w:val="0"/>
          <w:marTop w:val="0"/>
          <w:marBottom w:val="0"/>
          <w:divBdr>
            <w:top w:val="none" w:sz="0" w:space="0" w:color="auto"/>
            <w:left w:val="none" w:sz="0" w:space="0" w:color="auto"/>
            <w:bottom w:val="none" w:sz="0" w:space="0" w:color="auto"/>
            <w:right w:val="none" w:sz="0" w:space="0" w:color="auto"/>
          </w:divBdr>
        </w:div>
        <w:div w:id="505822869">
          <w:marLeft w:val="0"/>
          <w:marRight w:val="0"/>
          <w:marTop w:val="0"/>
          <w:marBottom w:val="0"/>
          <w:divBdr>
            <w:top w:val="none" w:sz="0" w:space="0" w:color="auto"/>
            <w:left w:val="none" w:sz="0" w:space="0" w:color="auto"/>
            <w:bottom w:val="none" w:sz="0" w:space="0" w:color="auto"/>
            <w:right w:val="none" w:sz="0" w:space="0" w:color="auto"/>
          </w:divBdr>
          <w:divsChild>
            <w:div w:id="778179800">
              <w:marLeft w:val="0"/>
              <w:marRight w:val="0"/>
              <w:marTop w:val="0"/>
              <w:marBottom w:val="0"/>
              <w:divBdr>
                <w:top w:val="none" w:sz="0" w:space="0" w:color="auto"/>
                <w:left w:val="none" w:sz="0" w:space="0" w:color="auto"/>
                <w:bottom w:val="none" w:sz="0" w:space="0" w:color="auto"/>
                <w:right w:val="none" w:sz="0" w:space="0" w:color="auto"/>
              </w:divBdr>
            </w:div>
            <w:div w:id="971403097">
              <w:marLeft w:val="0"/>
              <w:marRight w:val="0"/>
              <w:marTop w:val="0"/>
              <w:marBottom w:val="0"/>
              <w:divBdr>
                <w:top w:val="none" w:sz="0" w:space="0" w:color="auto"/>
                <w:left w:val="none" w:sz="0" w:space="0" w:color="auto"/>
                <w:bottom w:val="none" w:sz="0" w:space="0" w:color="auto"/>
                <w:right w:val="none" w:sz="0" w:space="0" w:color="auto"/>
              </w:divBdr>
            </w:div>
            <w:div w:id="994843255">
              <w:marLeft w:val="0"/>
              <w:marRight w:val="0"/>
              <w:marTop w:val="0"/>
              <w:marBottom w:val="0"/>
              <w:divBdr>
                <w:top w:val="none" w:sz="0" w:space="0" w:color="auto"/>
                <w:left w:val="none" w:sz="0" w:space="0" w:color="auto"/>
                <w:bottom w:val="none" w:sz="0" w:space="0" w:color="auto"/>
                <w:right w:val="none" w:sz="0" w:space="0" w:color="auto"/>
              </w:divBdr>
            </w:div>
            <w:div w:id="1134524059">
              <w:marLeft w:val="0"/>
              <w:marRight w:val="0"/>
              <w:marTop w:val="0"/>
              <w:marBottom w:val="0"/>
              <w:divBdr>
                <w:top w:val="none" w:sz="0" w:space="0" w:color="auto"/>
                <w:left w:val="none" w:sz="0" w:space="0" w:color="auto"/>
                <w:bottom w:val="none" w:sz="0" w:space="0" w:color="auto"/>
                <w:right w:val="none" w:sz="0" w:space="0" w:color="auto"/>
              </w:divBdr>
            </w:div>
            <w:div w:id="1609197014">
              <w:marLeft w:val="0"/>
              <w:marRight w:val="0"/>
              <w:marTop w:val="0"/>
              <w:marBottom w:val="0"/>
              <w:divBdr>
                <w:top w:val="none" w:sz="0" w:space="0" w:color="auto"/>
                <w:left w:val="none" w:sz="0" w:space="0" w:color="auto"/>
                <w:bottom w:val="none" w:sz="0" w:space="0" w:color="auto"/>
                <w:right w:val="none" w:sz="0" w:space="0" w:color="auto"/>
              </w:divBdr>
            </w:div>
            <w:div w:id="1635669919">
              <w:marLeft w:val="0"/>
              <w:marRight w:val="0"/>
              <w:marTop w:val="0"/>
              <w:marBottom w:val="0"/>
              <w:divBdr>
                <w:top w:val="none" w:sz="0" w:space="0" w:color="auto"/>
                <w:left w:val="none" w:sz="0" w:space="0" w:color="auto"/>
                <w:bottom w:val="none" w:sz="0" w:space="0" w:color="auto"/>
                <w:right w:val="none" w:sz="0" w:space="0" w:color="auto"/>
              </w:divBdr>
            </w:div>
            <w:div w:id="1638877311">
              <w:marLeft w:val="0"/>
              <w:marRight w:val="0"/>
              <w:marTop w:val="0"/>
              <w:marBottom w:val="0"/>
              <w:divBdr>
                <w:top w:val="none" w:sz="0" w:space="0" w:color="auto"/>
                <w:left w:val="none" w:sz="0" w:space="0" w:color="auto"/>
                <w:bottom w:val="none" w:sz="0" w:space="0" w:color="auto"/>
                <w:right w:val="none" w:sz="0" w:space="0" w:color="auto"/>
              </w:divBdr>
            </w:div>
          </w:divsChild>
        </w:div>
        <w:div w:id="696321572">
          <w:marLeft w:val="0"/>
          <w:marRight w:val="0"/>
          <w:marTop w:val="0"/>
          <w:marBottom w:val="0"/>
          <w:divBdr>
            <w:top w:val="none" w:sz="0" w:space="0" w:color="auto"/>
            <w:left w:val="none" w:sz="0" w:space="0" w:color="auto"/>
            <w:bottom w:val="none" w:sz="0" w:space="0" w:color="auto"/>
            <w:right w:val="none" w:sz="0" w:space="0" w:color="auto"/>
          </w:divBdr>
          <w:divsChild>
            <w:div w:id="34425694">
              <w:marLeft w:val="0"/>
              <w:marRight w:val="0"/>
              <w:marTop w:val="0"/>
              <w:marBottom w:val="0"/>
              <w:divBdr>
                <w:top w:val="none" w:sz="0" w:space="0" w:color="auto"/>
                <w:left w:val="none" w:sz="0" w:space="0" w:color="auto"/>
                <w:bottom w:val="none" w:sz="0" w:space="0" w:color="auto"/>
                <w:right w:val="none" w:sz="0" w:space="0" w:color="auto"/>
              </w:divBdr>
            </w:div>
            <w:div w:id="653146376">
              <w:marLeft w:val="0"/>
              <w:marRight w:val="0"/>
              <w:marTop w:val="0"/>
              <w:marBottom w:val="0"/>
              <w:divBdr>
                <w:top w:val="none" w:sz="0" w:space="0" w:color="auto"/>
                <w:left w:val="none" w:sz="0" w:space="0" w:color="auto"/>
                <w:bottom w:val="none" w:sz="0" w:space="0" w:color="auto"/>
                <w:right w:val="none" w:sz="0" w:space="0" w:color="auto"/>
              </w:divBdr>
            </w:div>
            <w:div w:id="866867704">
              <w:marLeft w:val="0"/>
              <w:marRight w:val="0"/>
              <w:marTop w:val="0"/>
              <w:marBottom w:val="0"/>
              <w:divBdr>
                <w:top w:val="none" w:sz="0" w:space="0" w:color="auto"/>
                <w:left w:val="none" w:sz="0" w:space="0" w:color="auto"/>
                <w:bottom w:val="none" w:sz="0" w:space="0" w:color="auto"/>
                <w:right w:val="none" w:sz="0" w:space="0" w:color="auto"/>
              </w:divBdr>
            </w:div>
            <w:div w:id="952980385">
              <w:marLeft w:val="0"/>
              <w:marRight w:val="0"/>
              <w:marTop w:val="0"/>
              <w:marBottom w:val="0"/>
              <w:divBdr>
                <w:top w:val="none" w:sz="0" w:space="0" w:color="auto"/>
                <w:left w:val="none" w:sz="0" w:space="0" w:color="auto"/>
                <w:bottom w:val="none" w:sz="0" w:space="0" w:color="auto"/>
                <w:right w:val="none" w:sz="0" w:space="0" w:color="auto"/>
              </w:divBdr>
            </w:div>
            <w:div w:id="1068770279">
              <w:marLeft w:val="0"/>
              <w:marRight w:val="0"/>
              <w:marTop w:val="0"/>
              <w:marBottom w:val="0"/>
              <w:divBdr>
                <w:top w:val="none" w:sz="0" w:space="0" w:color="auto"/>
                <w:left w:val="none" w:sz="0" w:space="0" w:color="auto"/>
                <w:bottom w:val="none" w:sz="0" w:space="0" w:color="auto"/>
                <w:right w:val="none" w:sz="0" w:space="0" w:color="auto"/>
              </w:divBdr>
            </w:div>
            <w:div w:id="1645550635">
              <w:marLeft w:val="0"/>
              <w:marRight w:val="0"/>
              <w:marTop w:val="0"/>
              <w:marBottom w:val="0"/>
              <w:divBdr>
                <w:top w:val="none" w:sz="0" w:space="0" w:color="auto"/>
                <w:left w:val="none" w:sz="0" w:space="0" w:color="auto"/>
                <w:bottom w:val="none" w:sz="0" w:space="0" w:color="auto"/>
                <w:right w:val="none" w:sz="0" w:space="0" w:color="auto"/>
              </w:divBdr>
            </w:div>
            <w:div w:id="1798403459">
              <w:marLeft w:val="0"/>
              <w:marRight w:val="0"/>
              <w:marTop w:val="0"/>
              <w:marBottom w:val="0"/>
              <w:divBdr>
                <w:top w:val="none" w:sz="0" w:space="0" w:color="auto"/>
                <w:left w:val="none" w:sz="0" w:space="0" w:color="auto"/>
                <w:bottom w:val="none" w:sz="0" w:space="0" w:color="auto"/>
                <w:right w:val="none" w:sz="0" w:space="0" w:color="auto"/>
              </w:divBdr>
            </w:div>
            <w:div w:id="1806239075">
              <w:marLeft w:val="0"/>
              <w:marRight w:val="0"/>
              <w:marTop w:val="0"/>
              <w:marBottom w:val="0"/>
              <w:divBdr>
                <w:top w:val="none" w:sz="0" w:space="0" w:color="auto"/>
                <w:left w:val="none" w:sz="0" w:space="0" w:color="auto"/>
                <w:bottom w:val="none" w:sz="0" w:space="0" w:color="auto"/>
                <w:right w:val="none" w:sz="0" w:space="0" w:color="auto"/>
              </w:divBdr>
            </w:div>
            <w:div w:id="1902445836">
              <w:marLeft w:val="0"/>
              <w:marRight w:val="0"/>
              <w:marTop w:val="0"/>
              <w:marBottom w:val="0"/>
              <w:divBdr>
                <w:top w:val="none" w:sz="0" w:space="0" w:color="auto"/>
                <w:left w:val="none" w:sz="0" w:space="0" w:color="auto"/>
                <w:bottom w:val="none" w:sz="0" w:space="0" w:color="auto"/>
                <w:right w:val="none" w:sz="0" w:space="0" w:color="auto"/>
              </w:divBdr>
            </w:div>
          </w:divsChild>
        </w:div>
        <w:div w:id="1160854489">
          <w:marLeft w:val="0"/>
          <w:marRight w:val="0"/>
          <w:marTop w:val="0"/>
          <w:marBottom w:val="0"/>
          <w:divBdr>
            <w:top w:val="none" w:sz="0" w:space="0" w:color="auto"/>
            <w:left w:val="none" w:sz="0" w:space="0" w:color="auto"/>
            <w:bottom w:val="none" w:sz="0" w:space="0" w:color="auto"/>
            <w:right w:val="none" w:sz="0" w:space="0" w:color="auto"/>
          </w:divBdr>
        </w:div>
        <w:div w:id="1776754923">
          <w:marLeft w:val="0"/>
          <w:marRight w:val="0"/>
          <w:marTop w:val="0"/>
          <w:marBottom w:val="0"/>
          <w:divBdr>
            <w:top w:val="none" w:sz="0" w:space="0" w:color="auto"/>
            <w:left w:val="none" w:sz="0" w:space="0" w:color="auto"/>
            <w:bottom w:val="none" w:sz="0" w:space="0" w:color="auto"/>
            <w:right w:val="none" w:sz="0" w:space="0" w:color="auto"/>
          </w:divBdr>
        </w:div>
        <w:div w:id="2067339033">
          <w:marLeft w:val="0"/>
          <w:marRight w:val="0"/>
          <w:marTop w:val="0"/>
          <w:marBottom w:val="0"/>
          <w:divBdr>
            <w:top w:val="none" w:sz="0" w:space="0" w:color="auto"/>
            <w:left w:val="none" w:sz="0" w:space="0" w:color="auto"/>
            <w:bottom w:val="none" w:sz="0" w:space="0" w:color="auto"/>
            <w:right w:val="none" w:sz="0" w:space="0" w:color="auto"/>
          </w:divBdr>
        </w:div>
      </w:divsChild>
    </w:div>
    <w:div w:id="875042327">
      <w:bodyDiv w:val="1"/>
      <w:marLeft w:val="0"/>
      <w:marRight w:val="0"/>
      <w:marTop w:val="0"/>
      <w:marBottom w:val="0"/>
      <w:divBdr>
        <w:top w:val="none" w:sz="0" w:space="0" w:color="auto"/>
        <w:left w:val="none" w:sz="0" w:space="0" w:color="auto"/>
        <w:bottom w:val="none" w:sz="0" w:space="0" w:color="auto"/>
        <w:right w:val="none" w:sz="0" w:space="0" w:color="auto"/>
      </w:divBdr>
      <w:divsChild>
        <w:div w:id="577206346">
          <w:marLeft w:val="0"/>
          <w:marRight w:val="0"/>
          <w:marTop w:val="0"/>
          <w:marBottom w:val="0"/>
          <w:divBdr>
            <w:top w:val="none" w:sz="0" w:space="0" w:color="auto"/>
            <w:left w:val="none" w:sz="0" w:space="0" w:color="auto"/>
            <w:bottom w:val="none" w:sz="0" w:space="0" w:color="auto"/>
            <w:right w:val="none" w:sz="0" w:space="0" w:color="auto"/>
          </w:divBdr>
        </w:div>
        <w:div w:id="709036724">
          <w:marLeft w:val="0"/>
          <w:marRight w:val="0"/>
          <w:marTop w:val="0"/>
          <w:marBottom w:val="0"/>
          <w:divBdr>
            <w:top w:val="none" w:sz="0" w:space="0" w:color="auto"/>
            <w:left w:val="none" w:sz="0" w:space="0" w:color="auto"/>
            <w:bottom w:val="none" w:sz="0" w:space="0" w:color="auto"/>
            <w:right w:val="none" w:sz="0" w:space="0" w:color="auto"/>
          </w:divBdr>
        </w:div>
        <w:div w:id="1522401306">
          <w:marLeft w:val="0"/>
          <w:marRight w:val="0"/>
          <w:marTop w:val="0"/>
          <w:marBottom w:val="0"/>
          <w:divBdr>
            <w:top w:val="none" w:sz="0" w:space="0" w:color="auto"/>
            <w:left w:val="none" w:sz="0" w:space="0" w:color="auto"/>
            <w:bottom w:val="none" w:sz="0" w:space="0" w:color="auto"/>
            <w:right w:val="none" w:sz="0" w:space="0" w:color="auto"/>
          </w:divBdr>
        </w:div>
        <w:div w:id="1692147363">
          <w:marLeft w:val="0"/>
          <w:marRight w:val="0"/>
          <w:marTop w:val="0"/>
          <w:marBottom w:val="0"/>
          <w:divBdr>
            <w:top w:val="none" w:sz="0" w:space="0" w:color="auto"/>
            <w:left w:val="none" w:sz="0" w:space="0" w:color="auto"/>
            <w:bottom w:val="none" w:sz="0" w:space="0" w:color="auto"/>
            <w:right w:val="none" w:sz="0" w:space="0" w:color="auto"/>
          </w:divBdr>
        </w:div>
        <w:div w:id="1780949899">
          <w:marLeft w:val="0"/>
          <w:marRight w:val="0"/>
          <w:marTop w:val="0"/>
          <w:marBottom w:val="0"/>
          <w:divBdr>
            <w:top w:val="none" w:sz="0" w:space="0" w:color="auto"/>
            <w:left w:val="none" w:sz="0" w:space="0" w:color="auto"/>
            <w:bottom w:val="none" w:sz="0" w:space="0" w:color="auto"/>
            <w:right w:val="none" w:sz="0" w:space="0" w:color="auto"/>
          </w:divBdr>
        </w:div>
        <w:div w:id="1977177145">
          <w:marLeft w:val="0"/>
          <w:marRight w:val="0"/>
          <w:marTop w:val="0"/>
          <w:marBottom w:val="0"/>
          <w:divBdr>
            <w:top w:val="none" w:sz="0" w:space="0" w:color="auto"/>
            <w:left w:val="none" w:sz="0" w:space="0" w:color="auto"/>
            <w:bottom w:val="none" w:sz="0" w:space="0" w:color="auto"/>
            <w:right w:val="none" w:sz="0" w:space="0" w:color="auto"/>
          </w:divBdr>
        </w:div>
      </w:divsChild>
    </w:div>
    <w:div w:id="923761934">
      <w:bodyDiv w:val="1"/>
      <w:marLeft w:val="0"/>
      <w:marRight w:val="0"/>
      <w:marTop w:val="0"/>
      <w:marBottom w:val="0"/>
      <w:divBdr>
        <w:top w:val="none" w:sz="0" w:space="0" w:color="auto"/>
        <w:left w:val="none" w:sz="0" w:space="0" w:color="auto"/>
        <w:bottom w:val="none" w:sz="0" w:space="0" w:color="auto"/>
        <w:right w:val="none" w:sz="0" w:space="0" w:color="auto"/>
      </w:divBdr>
    </w:div>
    <w:div w:id="988633606">
      <w:bodyDiv w:val="1"/>
      <w:marLeft w:val="0"/>
      <w:marRight w:val="0"/>
      <w:marTop w:val="0"/>
      <w:marBottom w:val="0"/>
      <w:divBdr>
        <w:top w:val="none" w:sz="0" w:space="0" w:color="auto"/>
        <w:left w:val="none" w:sz="0" w:space="0" w:color="auto"/>
        <w:bottom w:val="none" w:sz="0" w:space="0" w:color="auto"/>
        <w:right w:val="none" w:sz="0" w:space="0" w:color="auto"/>
      </w:divBdr>
    </w:div>
    <w:div w:id="992635975">
      <w:bodyDiv w:val="1"/>
      <w:marLeft w:val="0"/>
      <w:marRight w:val="0"/>
      <w:marTop w:val="0"/>
      <w:marBottom w:val="0"/>
      <w:divBdr>
        <w:top w:val="none" w:sz="0" w:space="0" w:color="auto"/>
        <w:left w:val="none" w:sz="0" w:space="0" w:color="auto"/>
        <w:bottom w:val="none" w:sz="0" w:space="0" w:color="auto"/>
        <w:right w:val="none" w:sz="0" w:space="0" w:color="auto"/>
      </w:divBdr>
      <w:divsChild>
        <w:div w:id="600530490">
          <w:marLeft w:val="0"/>
          <w:marRight w:val="0"/>
          <w:marTop w:val="0"/>
          <w:marBottom w:val="0"/>
          <w:divBdr>
            <w:top w:val="none" w:sz="0" w:space="0" w:color="auto"/>
            <w:left w:val="none" w:sz="0" w:space="0" w:color="auto"/>
            <w:bottom w:val="none" w:sz="0" w:space="0" w:color="auto"/>
            <w:right w:val="none" w:sz="0" w:space="0" w:color="auto"/>
          </w:divBdr>
        </w:div>
        <w:div w:id="1142577556">
          <w:marLeft w:val="0"/>
          <w:marRight w:val="0"/>
          <w:marTop w:val="0"/>
          <w:marBottom w:val="0"/>
          <w:divBdr>
            <w:top w:val="none" w:sz="0" w:space="0" w:color="auto"/>
            <w:left w:val="none" w:sz="0" w:space="0" w:color="auto"/>
            <w:bottom w:val="none" w:sz="0" w:space="0" w:color="auto"/>
            <w:right w:val="none" w:sz="0" w:space="0" w:color="auto"/>
          </w:divBdr>
        </w:div>
        <w:div w:id="1657148135">
          <w:marLeft w:val="0"/>
          <w:marRight w:val="0"/>
          <w:marTop w:val="0"/>
          <w:marBottom w:val="0"/>
          <w:divBdr>
            <w:top w:val="none" w:sz="0" w:space="0" w:color="auto"/>
            <w:left w:val="none" w:sz="0" w:space="0" w:color="auto"/>
            <w:bottom w:val="none" w:sz="0" w:space="0" w:color="auto"/>
            <w:right w:val="none" w:sz="0" w:space="0" w:color="auto"/>
          </w:divBdr>
        </w:div>
        <w:div w:id="1837963174">
          <w:marLeft w:val="0"/>
          <w:marRight w:val="0"/>
          <w:marTop w:val="0"/>
          <w:marBottom w:val="0"/>
          <w:divBdr>
            <w:top w:val="none" w:sz="0" w:space="0" w:color="auto"/>
            <w:left w:val="none" w:sz="0" w:space="0" w:color="auto"/>
            <w:bottom w:val="none" w:sz="0" w:space="0" w:color="auto"/>
            <w:right w:val="none" w:sz="0" w:space="0" w:color="auto"/>
          </w:divBdr>
        </w:div>
      </w:divsChild>
    </w:div>
    <w:div w:id="1057167713">
      <w:bodyDiv w:val="1"/>
      <w:marLeft w:val="0"/>
      <w:marRight w:val="0"/>
      <w:marTop w:val="0"/>
      <w:marBottom w:val="0"/>
      <w:divBdr>
        <w:top w:val="none" w:sz="0" w:space="0" w:color="auto"/>
        <w:left w:val="none" w:sz="0" w:space="0" w:color="auto"/>
        <w:bottom w:val="none" w:sz="0" w:space="0" w:color="auto"/>
        <w:right w:val="none" w:sz="0" w:space="0" w:color="auto"/>
      </w:divBdr>
    </w:div>
    <w:div w:id="1060058299">
      <w:bodyDiv w:val="1"/>
      <w:marLeft w:val="0"/>
      <w:marRight w:val="0"/>
      <w:marTop w:val="0"/>
      <w:marBottom w:val="0"/>
      <w:divBdr>
        <w:top w:val="none" w:sz="0" w:space="0" w:color="auto"/>
        <w:left w:val="none" w:sz="0" w:space="0" w:color="auto"/>
        <w:bottom w:val="none" w:sz="0" w:space="0" w:color="auto"/>
        <w:right w:val="none" w:sz="0" w:space="0" w:color="auto"/>
      </w:divBdr>
    </w:div>
    <w:div w:id="1100950907">
      <w:bodyDiv w:val="1"/>
      <w:marLeft w:val="0"/>
      <w:marRight w:val="0"/>
      <w:marTop w:val="0"/>
      <w:marBottom w:val="0"/>
      <w:divBdr>
        <w:top w:val="none" w:sz="0" w:space="0" w:color="auto"/>
        <w:left w:val="none" w:sz="0" w:space="0" w:color="auto"/>
        <w:bottom w:val="none" w:sz="0" w:space="0" w:color="auto"/>
        <w:right w:val="none" w:sz="0" w:space="0" w:color="auto"/>
      </w:divBdr>
    </w:div>
    <w:div w:id="1134299341">
      <w:bodyDiv w:val="1"/>
      <w:marLeft w:val="0"/>
      <w:marRight w:val="0"/>
      <w:marTop w:val="0"/>
      <w:marBottom w:val="0"/>
      <w:divBdr>
        <w:top w:val="none" w:sz="0" w:space="0" w:color="auto"/>
        <w:left w:val="none" w:sz="0" w:space="0" w:color="auto"/>
        <w:bottom w:val="none" w:sz="0" w:space="0" w:color="auto"/>
        <w:right w:val="none" w:sz="0" w:space="0" w:color="auto"/>
      </w:divBdr>
    </w:div>
    <w:div w:id="1148979563">
      <w:bodyDiv w:val="1"/>
      <w:marLeft w:val="0"/>
      <w:marRight w:val="0"/>
      <w:marTop w:val="0"/>
      <w:marBottom w:val="0"/>
      <w:divBdr>
        <w:top w:val="none" w:sz="0" w:space="0" w:color="auto"/>
        <w:left w:val="none" w:sz="0" w:space="0" w:color="auto"/>
        <w:bottom w:val="none" w:sz="0" w:space="0" w:color="auto"/>
        <w:right w:val="none" w:sz="0" w:space="0" w:color="auto"/>
      </w:divBdr>
    </w:div>
    <w:div w:id="1212184481">
      <w:bodyDiv w:val="1"/>
      <w:marLeft w:val="0"/>
      <w:marRight w:val="0"/>
      <w:marTop w:val="0"/>
      <w:marBottom w:val="0"/>
      <w:divBdr>
        <w:top w:val="none" w:sz="0" w:space="0" w:color="auto"/>
        <w:left w:val="none" w:sz="0" w:space="0" w:color="auto"/>
        <w:bottom w:val="none" w:sz="0" w:space="0" w:color="auto"/>
        <w:right w:val="none" w:sz="0" w:space="0" w:color="auto"/>
      </w:divBdr>
      <w:divsChild>
        <w:div w:id="249780309">
          <w:marLeft w:val="0"/>
          <w:marRight w:val="0"/>
          <w:marTop w:val="0"/>
          <w:marBottom w:val="0"/>
          <w:divBdr>
            <w:top w:val="none" w:sz="0" w:space="0" w:color="auto"/>
            <w:left w:val="none" w:sz="0" w:space="0" w:color="auto"/>
            <w:bottom w:val="none" w:sz="0" w:space="0" w:color="auto"/>
            <w:right w:val="none" w:sz="0" w:space="0" w:color="auto"/>
          </w:divBdr>
        </w:div>
        <w:div w:id="1173226590">
          <w:marLeft w:val="0"/>
          <w:marRight w:val="0"/>
          <w:marTop w:val="0"/>
          <w:marBottom w:val="0"/>
          <w:divBdr>
            <w:top w:val="none" w:sz="0" w:space="0" w:color="auto"/>
            <w:left w:val="none" w:sz="0" w:space="0" w:color="auto"/>
            <w:bottom w:val="none" w:sz="0" w:space="0" w:color="auto"/>
            <w:right w:val="none" w:sz="0" w:space="0" w:color="auto"/>
          </w:divBdr>
        </w:div>
        <w:div w:id="1538346638">
          <w:marLeft w:val="0"/>
          <w:marRight w:val="0"/>
          <w:marTop w:val="0"/>
          <w:marBottom w:val="0"/>
          <w:divBdr>
            <w:top w:val="none" w:sz="0" w:space="0" w:color="auto"/>
            <w:left w:val="none" w:sz="0" w:space="0" w:color="auto"/>
            <w:bottom w:val="none" w:sz="0" w:space="0" w:color="auto"/>
            <w:right w:val="none" w:sz="0" w:space="0" w:color="auto"/>
          </w:divBdr>
        </w:div>
      </w:divsChild>
    </w:div>
    <w:div w:id="1215777710">
      <w:bodyDiv w:val="1"/>
      <w:marLeft w:val="0"/>
      <w:marRight w:val="0"/>
      <w:marTop w:val="0"/>
      <w:marBottom w:val="0"/>
      <w:divBdr>
        <w:top w:val="none" w:sz="0" w:space="0" w:color="auto"/>
        <w:left w:val="none" w:sz="0" w:space="0" w:color="auto"/>
        <w:bottom w:val="none" w:sz="0" w:space="0" w:color="auto"/>
        <w:right w:val="none" w:sz="0" w:space="0" w:color="auto"/>
      </w:divBdr>
    </w:div>
    <w:div w:id="1251549605">
      <w:bodyDiv w:val="1"/>
      <w:marLeft w:val="0"/>
      <w:marRight w:val="0"/>
      <w:marTop w:val="0"/>
      <w:marBottom w:val="0"/>
      <w:divBdr>
        <w:top w:val="none" w:sz="0" w:space="0" w:color="auto"/>
        <w:left w:val="none" w:sz="0" w:space="0" w:color="auto"/>
        <w:bottom w:val="none" w:sz="0" w:space="0" w:color="auto"/>
        <w:right w:val="none" w:sz="0" w:space="0" w:color="auto"/>
      </w:divBdr>
    </w:div>
    <w:div w:id="1255212091">
      <w:bodyDiv w:val="1"/>
      <w:marLeft w:val="0"/>
      <w:marRight w:val="0"/>
      <w:marTop w:val="0"/>
      <w:marBottom w:val="0"/>
      <w:divBdr>
        <w:top w:val="none" w:sz="0" w:space="0" w:color="auto"/>
        <w:left w:val="none" w:sz="0" w:space="0" w:color="auto"/>
        <w:bottom w:val="none" w:sz="0" w:space="0" w:color="auto"/>
        <w:right w:val="none" w:sz="0" w:space="0" w:color="auto"/>
      </w:divBdr>
      <w:divsChild>
        <w:div w:id="669672213">
          <w:marLeft w:val="0"/>
          <w:marRight w:val="0"/>
          <w:marTop w:val="0"/>
          <w:marBottom w:val="0"/>
          <w:divBdr>
            <w:top w:val="none" w:sz="0" w:space="0" w:color="auto"/>
            <w:left w:val="none" w:sz="0" w:space="0" w:color="auto"/>
            <w:bottom w:val="none" w:sz="0" w:space="0" w:color="auto"/>
            <w:right w:val="none" w:sz="0" w:space="0" w:color="auto"/>
          </w:divBdr>
        </w:div>
        <w:div w:id="695887567">
          <w:marLeft w:val="0"/>
          <w:marRight w:val="0"/>
          <w:marTop w:val="0"/>
          <w:marBottom w:val="0"/>
          <w:divBdr>
            <w:top w:val="none" w:sz="0" w:space="0" w:color="auto"/>
            <w:left w:val="none" w:sz="0" w:space="0" w:color="auto"/>
            <w:bottom w:val="none" w:sz="0" w:space="0" w:color="auto"/>
            <w:right w:val="none" w:sz="0" w:space="0" w:color="auto"/>
          </w:divBdr>
        </w:div>
        <w:div w:id="715392636">
          <w:marLeft w:val="0"/>
          <w:marRight w:val="0"/>
          <w:marTop w:val="0"/>
          <w:marBottom w:val="0"/>
          <w:divBdr>
            <w:top w:val="none" w:sz="0" w:space="0" w:color="auto"/>
            <w:left w:val="none" w:sz="0" w:space="0" w:color="auto"/>
            <w:bottom w:val="none" w:sz="0" w:space="0" w:color="auto"/>
            <w:right w:val="none" w:sz="0" w:space="0" w:color="auto"/>
          </w:divBdr>
        </w:div>
        <w:div w:id="1135492736">
          <w:marLeft w:val="0"/>
          <w:marRight w:val="0"/>
          <w:marTop w:val="0"/>
          <w:marBottom w:val="0"/>
          <w:divBdr>
            <w:top w:val="none" w:sz="0" w:space="0" w:color="auto"/>
            <w:left w:val="none" w:sz="0" w:space="0" w:color="auto"/>
            <w:bottom w:val="none" w:sz="0" w:space="0" w:color="auto"/>
            <w:right w:val="none" w:sz="0" w:space="0" w:color="auto"/>
          </w:divBdr>
        </w:div>
        <w:div w:id="1265378111">
          <w:marLeft w:val="0"/>
          <w:marRight w:val="0"/>
          <w:marTop w:val="0"/>
          <w:marBottom w:val="0"/>
          <w:divBdr>
            <w:top w:val="none" w:sz="0" w:space="0" w:color="auto"/>
            <w:left w:val="none" w:sz="0" w:space="0" w:color="auto"/>
            <w:bottom w:val="none" w:sz="0" w:space="0" w:color="auto"/>
            <w:right w:val="none" w:sz="0" w:space="0" w:color="auto"/>
          </w:divBdr>
        </w:div>
        <w:div w:id="1360932048">
          <w:marLeft w:val="0"/>
          <w:marRight w:val="0"/>
          <w:marTop w:val="0"/>
          <w:marBottom w:val="0"/>
          <w:divBdr>
            <w:top w:val="none" w:sz="0" w:space="0" w:color="auto"/>
            <w:left w:val="none" w:sz="0" w:space="0" w:color="auto"/>
            <w:bottom w:val="none" w:sz="0" w:space="0" w:color="auto"/>
            <w:right w:val="none" w:sz="0" w:space="0" w:color="auto"/>
          </w:divBdr>
        </w:div>
        <w:div w:id="1465543483">
          <w:marLeft w:val="0"/>
          <w:marRight w:val="0"/>
          <w:marTop w:val="0"/>
          <w:marBottom w:val="0"/>
          <w:divBdr>
            <w:top w:val="none" w:sz="0" w:space="0" w:color="auto"/>
            <w:left w:val="none" w:sz="0" w:space="0" w:color="auto"/>
            <w:bottom w:val="none" w:sz="0" w:space="0" w:color="auto"/>
            <w:right w:val="none" w:sz="0" w:space="0" w:color="auto"/>
          </w:divBdr>
        </w:div>
        <w:div w:id="1634409565">
          <w:marLeft w:val="0"/>
          <w:marRight w:val="0"/>
          <w:marTop w:val="0"/>
          <w:marBottom w:val="0"/>
          <w:divBdr>
            <w:top w:val="none" w:sz="0" w:space="0" w:color="auto"/>
            <w:left w:val="none" w:sz="0" w:space="0" w:color="auto"/>
            <w:bottom w:val="none" w:sz="0" w:space="0" w:color="auto"/>
            <w:right w:val="none" w:sz="0" w:space="0" w:color="auto"/>
          </w:divBdr>
        </w:div>
      </w:divsChild>
    </w:div>
    <w:div w:id="1461613115">
      <w:bodyDiv w:val="1"/>
      <w:marLeft w:val="0"/>
      <w:marRight w:val="0"/>
      <w:marTop w:val="0"/>
      <w:marBottom w:val="0"/>
      <w:divBdr>
        <w:top w:val="none" w:sz="0" w:space="0" w:color="auto"/>
        <w:left w:val="none" w:sz="0" w:space="0" w:color="auto"/>
        <w:bottom w:val="none" w:sz="0" w:space="0" w:color="auto"/>
        <w:right w:val="none" w:sz="0" w:space="0" w:color="auto"/>
      </w:divBdr>
      <w:divsChild>
        <w:div w:id="589969700">
          <w:marLeft w:val="0"/>
          <w:marRight w:val="0"/>
          <w:marTop w:val="0"/>
          <w:marBottom w:val="0"/>
          <w:divBdr>
            <w:top w:val="none" w:sz="0" w:space="0" w:color="auto"/>
            <w:left w:val="none" w:sz="0" w:space="0" w:color="auto"/>
            <w:bottom w:val="none" w:sz="0" w:space="0" w:color="auto"/>
            <w:right w:val="none" w:sz="0" w:space="0" w:color="auto"/>
          </w:divBdr>
        </w:div>
        <w:div w:id="690499796">
          <w:marLeft w:val="0"/>
          <w:marRight w:val="0"/>
          <w:marTop w:val="0"/>
          <w:marBottom w:val="0"/>
          <w:divBdr>
            <w:top w:val="none" w:sz="0" w:space="0" w:color="auto"/>
            <w:left w:val="none" w:sz="0" w:space="0" w:color="auto"/>
            <w:bottom w:val="none" w:sz="0" w:space="0" w:color="auto"/>
            <w:right w:val="none" w:sz="0" w:space="0" w:color="auto"/>
          </w:divBdr>
        </w:div>
        <w:div w:id="1039470875">
          <w:marLeft w:val="0"/>
          <w:marRight w:val="0"/>
          <w:marTop w:val="0"/>
          <w:marBottom w:val="0"/>
          <w:divBdr>
            <w:top w:val="none" w:sz="0" w:space="0" w:color="auto"/>
            <w:left w:val="none" w:sz="0" w:space="0" w:color="auto"/>
            <w:bottom w:val="none" w:sz="0" w:space="0" w:color="auto"/>
            <w:right w:val="none" w:sz="0" w:space="0" w:color="auto"/>
          </w:divBdr>
        </w:div>
        <w:div w:id="1623612462">
          <w:marLeft w:val="0"/>
          <w:marRight w:val="0"/>
          <w:marTop w:val="0"/>
          <w:marBottom w:val="0"/>
          <w:divBdr>
            <w:top w:val="none" w:sz="0" w:space="0" w:color="auto"/>
            <w:left w:val="none" w:sz="0" w:space="0" w:color="auto"/>
            <w:bottom w:val="none" w:sz="0" w:space="0" w:color="auto"/>
            <w:right w:val="none" w:sz="0" w:space="0" w:color="auto"/>
          </w:divBdr>
        </w:div>
        <w:div w:id="2004122748">
          <w:marLeft w:val="0"/>
          <w:marRight w:val="0"/>
          <w:marTop w:val="0"/>
          <w:marBottom w:val="0"/>
          <w:divBdr>
            <w:top w:val="none" w:sz="0" w:space="0" w:color="auto"/>
            <w:left w:val="none" w:sz="0" w:space="0" w:color="auto"/>
            <w:bottom w:val="none" w:sz="0" w:space="0" w:color="auto"/>
            <w:right w:val="none" w:sz="0" w:space="0" w:color="auto"/>
          </w:divBdr>
        </w:div>
        <w:div w:id="2032878104">
          <w:marLeft w:val="0"/>
          <w:marRight w:val="0"/>
          <w:marTop w:val="0"/>
          <w:marBottom w:val="0"/>
          <w:divBdr>
            <w:top w:val="none" w:sz="0" w:space="0" w:color="auto"/>
            <w:left w:val="none" w:sz="0" w:space="0" w:color="auto"/>
            <w:bottom w:val="none" w:sz="0" w:space="0" w:color="auto"/>
            <w:right w:val="none" w:sz="0" w:space="0" w:color="auto"/>
          </w:divBdr>
        </w:div>
      </w:divsChild>
    </w:div>
    <w:div w:id="1473912514">
      <w:bodyDiv w:val="1"/>
      <w:marLeft w:val="0"/>
      <w:marRight w:val="0"/>
      <w:marTop w:val="0"/>
      <w:marBottom w:val="0"/>
      <w:divBdr>
        <w:top w:val="none" w:sz="0" w:space="0" w:color="auto"/>
        <w:left w:val="none" w:sz="0" w:space="0" w:color="auto"/>
        <w:bottom w:val="none" w:sz="0" w:space="0" w:color="auto"/>
        <w:right w:val="none" w:sz="0" w:space="0" w:color="auto"/>
      </w:divBdr>
    </w:div>
    <w:div w:id="1754662502">
      <w:bodyDiv w:val="1"/>
      <w:marLeft w:val="0"/>
      <w:marRight w:val="0"/>
      <w:marTop w:val="0"/>
      <w:marBottom w:val="0"/>
      <w:divBdr>
        <w:top w:val="none" w:sz="0" w:space="0" w:color="auto"/>
        <w:left w:val="none" w:sz="0" w:space="0" w:color="auto"/>
        <w:bottom w:val="none" w:sz="0" w:space="0" w:color="auto"/>
        <w:right w:val="none" w:sz="0" w:space="0" w:color="auto"/>
      </w:divBdr>
    </w:div>
    <w:div w:id="1832213651">
      <w:bodyDiv w:val="1"/>
      <w:marLeft w:val="0"/>
      <w:marRight w:val="0"/>
      <w:marTop w:val="0"/>
      <w:marBottom w:val="0"/>
      <w:divBdr>
        <w:top w:val="none" w:sz="0" w:space="0" w:color="auto"/>
        <w:left w:val="none" w:sz="0" w:space="0" w:color="auto"/>
        <w:bottom w:val="none" w:sz="0" w:space="0" w:color="auto"/>
        <w:right w:val="none" w:sz="0" w:space="0" w:color="auto"/>
      </w:divBdr>
      <w:divsChild>
        <w:div w:id="1106654314">
          <w:marLeft w:val="0"/>
          <w:marRight w:val="0"/>
          <w:marTop w:val="0"/>
          <w:marBottom w:val="0"/>
          <w:divBdr>
            <w:top w:val="none" w:sz="0" w:space="0" w:color="auto"/>
            <w:left w:val="none" w:sz="0" w:space="0" w:color="auto"/>
            <w:bottom w:val="none" w:sz="0" w:space="0" w:color="auto"/>
            <w:right w:val="none" w:sz="0" w:space="0" w:color="auto"/>
          </w:divBdr>
        </w:div>
        <w:div w:id="2125344746">
          <w:marLeft w:val="0"/>
          <w:marRight w:val="0"/>
          <w:marTop w:val="0"/>
          <w:marBottom w:val="0"/>
          <w:divBdr>
            <w:top w:val="none" w:sz="0" w:space="0" w:color="auto"/>
            <w:left w:val="none" w:sz="0" w:space="0" w:color="auto"/>
            <w:bottom w:val="none" w:sz="0" w:space="0" w:color="auto"/>
            <w:right w:val="none" w:sz="0" w:space="0" w:color="auto"/>
          </w:divBdr>
        </w:div>
      </w:divsChild>
    </w:div>
    <w:div w:id="1850833351">
      <w:bodyDiv w:val="1"/>
      <w:marLeft w:val="0"/>
      <w:marRight w:val="0"/>
      <w:marTop w:val="0"/>
      <w:marBottom w:val="0"/>
      <w:divBdr>
        <w:top w:val="none" w:sz="0" w:space="0" w:color="auto"/>
        <w:left w:val="none" w:sz="0" w:space="0" w:color="auto"/>
        <w:bottom w:val="none" w:sz="0" w:space="0" w:color="auto"/>
        <w:right w:val="none" w:sz="0" w:space="0" w:color="auto"/>
      </w:divBdr>
    </w:div>
    <w:div w:id="1859656690">
      <w:bodyDiv w:val="1"/>
      <w:marLeft w:val="0"/>
      <w:marRight w:val="0"/>
      <w:marTop w:val="0"/>
      <w:marBottom w:val="0"/>
      <w:divBdr>
        <w:top w:val="none" w:sz="0" w:space="0" w:color="auto"/>
        <w:left w:val="none" w:sz="0" w:space="0" w:color="auto"/>
        <w:bottom w:val="none" w:sz="0" w:space="0" w:color="auto"/>
        <w:right w:val="none" w:sz="0" w:space="0" w:color="auto"/>
      </w:divBdr>
    </w:div>
    <w:div w:id="1913813268">
      <w:bodyDiv w:val="1"/>
      <w:marLeft w:val="0"/>
      <w:marRight w:val="0"/>
      <w:marTop w:val="0"/>
      <w:marBottom w:val="0"/>
      <w:divBdr>
        <w:top w:val="none" w:sz="0" w:space="0" w:color="auto"/>
        <w:left w:val="none" w:sz="0" w:space="0" w:color="auto"/>
        <w:bottom w:val="none" w:sz="0" w:space="0" w:color="auto"/>
        <w:right w:val="none" w:sz="0" w:space="0" w:color="auto"/>
      </w:divBdr>
    </w:div>
    <w:div w:id="1929456999">
      <w:bodyDiv w:val="1"/>
      <w:marLeft w:val="0"/>
      <w:marRight w:val="0"/>
      <w:marTop w:val="0"/>
      <w:marBottom w:val="0"/>
      <w:divBdr>
        <w:top w:val="none" w:sz="0" w:space="0" w:color="auto"/>
        <w:left w:val="none" w:sz="0" w:space="0" w:color="auto"/>
        <w:bottom w:val="none" w:sz="0" w:space="0" w:color="auto"/>
        <w:right w:val="none" w:sz="0" w:space="0" w:color="auto"/>
      </w:divBdr>
    </w:div>
    <w:div w:id="1960868710">
      <w:bodyDiv w:val="1"/>
      <w:marLeft w:val="0"/>
      <w:marRight w:val="0"/>
      <w:marTop w:val="0"/>
      <w:marBottom w:val="0"/>
      <w:divBdr>
        <w:top w:val="none" w:sz="0" w:space="0" w:color="auto"/>
        <w:left w:val="none" w:sz="0" w:space="0" w:color="auto"/>
        <w:bottom w:val="none" w:sz="0" w:space="0" w:color="auto"/>
        <w:right w:val="none" w:sz="0" w:space="0" w:color="auto"/>
      </w:divBdr>
    </w:div>
    <w:div w:id="1962150781">
      <w:bodyDiv w:val="1"/>
      <w:marLeft w:val="0"/>
      <w:marRight w:val="0"/>
      <w:marTop w:val="0"/>
      <w:marBottom w:val="0"/>
      <w:divBdr>
        <w:top w:val="none" w:sz="0" w:space="0" w:color="auto"/>
        <w:left w:val="none" w:sz="0" w:space="0" w:color="auto"/>
        <w:bottom w:val="none" w:sz="0" w:space="0" w:color="auto"/>
        <w:right w:val="none" w:sz="0" w:space="0" w:color="auto"/>
      </w:divBdr>
      <w:divsChild>
        <w:div w:id="6948198">
          <w:marLeft w:val="0"/>
          <w:marRight w:val="0"/>
          <w:marTop w:val="0"/>
          <w:marBottom w:val="0"/>
          <w:divBdr>
            <w:top w:val="none" w:sz="0" w:space="0" w:color="auto"/>
            <w:left w:val="none" w:sz="0" w:space="0" w:color="auto"/>
            <w:bottom w:val="none" w:sz="0" w:space="0" w:color="auto"/>
            <w:right w:val="none" w:sz="0" w:space="0" w:color="auto"/>
          </w:divBdr>
        </w:div>
        <w:div w:id="166485167">
          <w:marLeft w:val="0"/>
          <w:marRight w:val="0"/>
          <w:marTop w:val="0"/>
          <w:marBottom w:val="0"/>
          <w:divBdr>
            <w:top w:val="none" w:sz="0" w:space="0" w:color="auto"/>
            <w:left w:val="none" w:sz="0" w:space="0" w:color="auto"/>
            <w:bottom w:val="none" w:sz="0" w:space="0" w:color="auto"/>
            <w:right w:val="none" w:sz="0" w:space="0" w:color="auto"/>
          </w:divBdr>
        </w:div>
        <w:div w:id="281111626">
          <w:marLeft w:val="0"/>
          <w:marRight w:val="0"/>
          <w:marTop w:val="0"/>
          <w:marBottom w:val="0"/>
          <w:divBdr>
            <w:top w:val="none" w:sz="0" w:space="0" w:color="auto"/>
            <w:left w:val="none" w:sz="0" w:space="0" w:color="auto"/>
            <w:bottom w:val="none" w:sz="0" w:space="0" w:color="auto"/>
            <w:right w:val="none" w:sz="0" w:space="0" w:color="auto"/>
          </w:divBdr>
        </w:div>
        <w:div w:id="485437091">
          <w:marLeft w:val="0"/>
          <w:marRight w:val="0"/>
          <w:marTop w:val="0"/>
          <w:marBottom w:val="0"/>
          <w:divBdr>
            <w:top w:val="none" w:sz="0" w:space="0" w:color="auto"/>
            <w:left w:val="none" w:sz="0" w:space="0" w:color="auto"/>
            <w:bottom w:val="none" w:sz="0" w:space="0" w:color="auto"/>
            <w:right w:val="none" w:sz="0" w:space="0" w:color="auto"/>
          </w:divBdr>
        </w:div>
        <w:div w:id="549733287">
          <w:marLeft w:val="0"/>
          <w:marRight w:val="0"/>
          <w:marTop w:val="0"/>
          <w:marBottom w:val="0"/>
          <w:divBdr>
            <w:top w:val="none" w:sz="0" w:space="0" w:color="auto"/>
            <w:left w:val="none" w:sz="0" w:space="0" w:color="auto"/>
            <w:bottom w:val="none" w:sz="0" w:space="0" w:color="auto"/>
            <w:right w:val="none" w:sz="0" w:space="0" w:color="auto"/>
          </w:divBdr>
        </w:div>
        <w:div w:id="551237381">
          <w:marLeft w:val="0"/>
          <w:marRight w:val="0"/>
          <w:marTop w:val="0"/>
          <w:marBottom w:val="0"/>
          <w:divBdr>
            <w:top w:val="none" w:sz="0" w:space="0" w:color="auto"/>
            <w:left w:val="none" w:sz="0" w:space="0" w:color="auto"/>
            <w:bottom w:val="none" w:sz="0" w:space="0" w:color="auto"/>
            <w:right w:val="none" w:sz="0" w:space="0" w:color="auto"/>
          </w:divBdr>
        </w:div>
        <w:div w:id="805440176">
          <w:marLeft w:val="0"/>
          <w:marRight w:val="0"/>
          <w:marTop w:val="0"/>
          <w:marBottom w:val="0"/>
          <w:divBdr>
            <w:top w:val="none" w:sz="0" w:space="0" w:color="auto"/>
            <w:left w:val="none" w:sz="0" w:space="0" w:color="auto"/>
            <w:bottom w:val="none" w:sz="0" w:space="0" w:color="auto"/>
            <w:right w:val="none" w:sz="0" w:space="0" w:color="auto"/>
          </w:divBdr>
        </w:div>
        <w:div w:id="885457620">
          <w:marLeft w:val="0"/>
          <w:marRight w:val="0"/>
          <w:marTop w:val="0"/>
          <w:marBottom w:val="0"/>
          <w:divBdr>
            <w:top w:val="none" w:sz="0" w:space="0" w:color="auto"/>
            <w:left w:val="none" w:sz="0" w:space="0" w:color="auto"/>
            <w:bottom w:val="none" w:sz="0" w:space="0" w:color="auto"/>
            <w:right w:val="none" w:sz="0" w:space="0" w:color="auto"/>
          </w:divBdr>
        </w:div>
        <w:div w:id="1093555078">
          <w:marLeft w:val="0"/>
          <w:marRight w:val="0"/>
          <w:marTop w:val="0"/>
          <w:marBottom w:val="0"/>
          <w:divBdr>
            <w:top w:val="none" w:sz="0" w:space="0" w:color="auto"/>
            <w:left w:val="none" w:sz="0" w:space="0" w:color="auto"/>
            <w:bottom w:val="none" w:sz="0" w:space="0" w:color="auto"/>
            <w:right w:val="none" w:sz="0" w:space="0" w:color="auto"/>
          </w:divBdr>
        </w:div>
        <w:div w:id="1252424260">
          <w:marLeft w:val="0"/>
          <w:marRight w:val="0"/>
          <w:marTop w:val="0"/>
          <w:marBottom w:val="0"/>
          <w:divBdr>
            <w:top w:val="none" w:sz="0" w:space="0" w:color="auto"/>
            <w:left w:val="none" w:sz="0" w:space="0" w:color="auto"/>
            <w:bottom w:val="none" w:sz="0" w:space="0" w:color="auto"/>
            <w:right w:val="none" w:sz="0" w:space="0" w:color="auto"/>
          </w:divBdr>
        </w:div>
        <w:div w:id="1359502115">
          <w:marLeft w:val="0"/>
          <w:marRight w:val="0"/>
          <w:marTop w:val="0"/>
          <w:marBottom w:val="0"/>
          <w:divBdr>
            <w:top w:val="none" w:sz="0" w:space="0" w:color="auto"/>
            <w:left w:val="none" w:sz="0" w:space="0" w:color="auto"/>
            <w:bottom w:val="none" w:sz="0" w:space="0" w:color="auto"/>
            <w:right w:val="none" w:sz="0" w:space="0" w:color="auto"/>
          </w:divBdr>
        </w:div>
        <w:div w:id="1517765105">
          <w:marLeft w:val="0"/>
          <w:marRight w:val="0"/>
          <w:marTop w:val="0"/>
          <w:marBottom w:val="0"/>
          <w:divBdr>
            <w:top w:val="none" w:sz="0" w:space="0" w:color="auto"/>
            <w:left w:val="none" w:sz="0" w:space="0" w:color="auto"/>
            <w:bottom w:val="none" w:sz="0" w:space="0" w:color="auto"/>
            <w:right w:val="none" w:sz="0" w:space="0" w:color="auto"/>
          </w:divBdr>
        </w:div>
        <w:div w:id="1598638104">
          <w:marLeft w:val="0"/>
          <w:marRight w:val="0"/>
          <w:marTop w:val="0"/>
          <w:marBottom w:val="0"/>
          <w:divBdr>
            <w:top w:val="none" w:sz="0" w:space="0" w:color="auto"/>
            <w:left w:val="none" w:sz="0" w:space="0" w:color="auto"/>
            <w:bottom w:val="none" w:sz="0" w:space="0" w:color="auto"/>
            <w:right w:val="none" w:sz="0" w:space="0" w:color="auto"/>
          </w:divBdr>
        </w:div>
        <w:div w:id="1608123055">
          <w:marLeft w:val="0"/>
          <w:marRight w:val="0"/>
          <w:marTop w:val="0"/>
          <w:marBottom w:val="0"/>
          <w:divBdr>
            <w:top w:val="none" w:sz="0" w:space="0" w:color="auto"/>
            <w:left w:val="none" w:sz="0" w:space="0" w:color="auto"/>
            <w:bottom w:val="none" w:sz="0" w:space="0" w:color="auto"/>
            <w:right w:val="none" w:sz="0" w:space="0" w:color="auto"/>
          </w:divBdr>
        </w:div>
        <w:div w:id="1618826593">
          <w:marLeft w:val="0"/>
          <w:marRight w:val="0"/>
          <w:marTop w:val="0"/>
          <w:marBottom w:val="0"/>
          <w:divBdr>
            <w:top w:val="none" w:sz="0" w:space="0" w:color="auto"/>
            <w:left w:val="none" w:sz="0" w:space="0" w:color="auto"/>
            <w:bottom w:val="none" w:sz="0" w:space="0" w:color="auto"/>
            <w:right w:val="none" w:sz="0" w:space="0" w:color="auto"/>
          </w:divBdr>
        </w:div>
        <w:div w:id="1711296716">
          <w:marLeft w:val="0"/>
          <w:marRight w:val="0"/>
          <w:marTop w:val="0"/>
          <w:marBottom w:val="0"/>
          <w:divBdr>
            <w:top w:val="none" w:sz="0" w:space="0" w:color="auto"/>
            <w:left w:val="none" w:sz="0" w:space="0" w:color="auto"/>
            <w:bottom w:val="none" w:sz="0" w:space="0" w:color="auto"/>
            <w:right w:val="none" w:sz="0" w:space="0" w:color="auto"/>
          </w:divBdr>
        </w:div>
        <w:div w:id="1951400664">
          <w:marLeft w:val="0"/>
          <w:marRight w:val="0"/>
          <w:marTop w:val="0"/>
          <w:marBottom w:val="0"/>
          <w:divBdr>
            <w:top w:val="none" w:sz="0" w:space="0" w:color="auto"/>
            <w:left w:val="none" w:sz="0" w:space="0" w:color="auto"/>
            <w:bottom w:val="none" w:sz="0" w:space="0" w:color="auto"/>
            <w:right w:val="none" w:sz="0" w:space="0" w:color="auto"/>
          </w:divBdr>
        </w:div>
        <w:div w:id="2050102990">
          <w:marLeft w:val="0"/>
          <w:marRight w:val="0"/>
          <w:marTop w:val="0"/>
          <w:marBottom w:val="0"/>
          <w:divBdr>
            <w:top w:val="none" w:sz="0" w:space="0" w:color="auto"/>
            <w:left w:val="none" w:sz="0" w:space="0" w:color="auto"/>
            <w:bottom w:val="none" w:sz="0" w:space="0" w:color="auto"/>
            <w:right w:val="none" w:sz="0" w:space="0" w:color="auto"/>
          </w:divBdr>
        </w:div>
        <w:div w:id="2077242836">
          <w:marLeft w:val="0"/>
          <w:marRight w:val="0"/>
          <w:marTop w:val="0"/>
          <w:marBottom w:val="0"/>
          <w:divBdr>
            <w:top w:val="none" w:sz="0" w:space="0" w:color="auto"/>
            <w:left w:val="none" w:sz="0" w:space="0" w:color="auto"/>
            <w:bottom w:val="none" w:sz="0" w:space="0" w:color="auto"/>
            <w:right w:val="none" w:sz="0" w:space="0" w:color="auto"/>
          </w:divBdr>
        </w:div>
      </w:divsChild>
    </w:div>
    <w:div w:id="2062942338">
      <w:bodyDiv w:val="1"/>
      <w:marLeft w:val="0"/>
      <w:marRight w:val="0"/>
      <w:marTop w:val="0"/>
      <w:marBottom w:val="0"/>
      <w:divBdr>
        <w:top w:val="none" w:sz="0" w:space="0" w:color="auto"/>
        <w:left w:val="none" w:sz="0" w:space="0" w:color="auto"/>
        <w:bottom w:val="none" w:sz="0" w:space="0" w:color="auto"/>
        <w:right w:val="none" w:sz="0" w:space="0" w:color="auto"/>
      </w:divBdr>
    </w:div>
    <w:div w:id="2112315191">
      <w:bodyDiv w:val="1"/>
      <w:marLeft w:val="0"/>
      <w:marRight w:val="0"/>
      <w:marTop w:val="0"/>
      <w:marBottom w:val="0"/>
      <w:divBdr>
        <w:top w:val="none" w:sz="0" w:space="0" w:color="auto"/>
        <w:left w:val="none" w:sz="0" w:space="0" w:color="auto"/>
        <w:bottom w:val="none" w:sz="0" w:space="0" w:color="auto"/>
        <w:right w:val="none" w:sz="0" w:space="0" w:color="auto"/>
      </w:divBdr>
    </w:div>
    <w:div w:id="2112822399">
      <w:bodyDiv w:val="1"/>
      <w:marLeft w:val="0"/>
      <w:marRight w:val="0"/>
      <w:marTop w:val="0"/>
      <w:marBottom w:val="0"/>
      <w:divBdr>
        <w:top w:val="none" w:sz="0" w:space="0" w:color="auto"/>
        <w:left w:val="none" w:sz="0" w:space="0" w:color="auto"/>
        <w:bottom w:val="none" w:sz="0" w:space="0" w:color="auto"/>
        <w:right w:val="none" w:sz="0" w:space="0" w:color="auto"/>
      </w:divBdr>
      <w:divsChild>
        <w:div w:id="355817498">
          <w:marLeft w:val="0"/>
          <w:marRight w:val="0"/>
          <w:marTop w:val="0"/>
          <w:marBottom w:val="0"/>
          <w:divBdr>
            <w:top w:val="none" w:sz="0" w:space="0" w:color="auto"/>
            <w:left w:val="none" w:sz="0" w:space="0" w:color="auto"/>
            <w:bottom w:val="none" w:sz="0" w:space="0" w:color="auto"/>
            <w:right w:val="none" w:sz="0" w:space="0" w:color="auto"/>
          </w:divBdr>
        </w:div>
        <w:div w:id="757674233">
          <w:marLeft w:val="0"/>
          <w:marRight w:val="0"/>
          <w:marTop w:val="0"/>
          <w:marBottom w:val="0"/>
          <w:divBdr>
            <w:top w:val="none" w:sz="0" w:space="0" w:color="auto"/>
            <w:left w:val="none" w:sz="0" w:space="0" w:color="auto"/>
            <w:bottom w:val="none" w:sz="0" w:space="0" w:color="auto"/>
            <w:right w:val="none" w:sz="0" w:space="0" w:color="auto"/>
          </w:divBdr>
        </w:div>
        <w:div w:id="900361292">
          <w:marLeft w:val="0"/>
          <w:marRight w:val="0"/>
          <w:marTop w:val="0"/>
          <w:marBottom w:val="0"/>
          <w:divBdr>
            <w:top w:val="none" w:sz="0" w:space="0" w:color="auto"/>
            <w:left w:val="none" w:sz="0" w:space="0" w:color="auto"/>
            <w:bottom w:val="none" w:sz="0" w:space="0" w:color="auto"/>
            <w:right w:val="none" w:sz="0" w:space="0" w:color="auto"/>
          </w:divBdr>
        </w:div>
        <w:div w:id="925697274">
          <w:marLeft w:val="0"/>
          <w:marRight w:val="0"/>
          <w:marTop w:val="0"/>
          <w:marBottom w:val="0"/>
          <w:divBdr>
            <w:top w:val="none" w:sz="0" w:space="0" w:color="auto"/>
            <w:left w:val="none" w:sz="0" w:space="0" w:color="auto"/>
            <w:bottom w:val="none" w:sz="0" w:space="0" w:color="auto"/>
            <w:right w:val="none" w:sz="0" w:space="0" w:color="auto"/>
          </w:divBdr>
          <w:divsChild>
            <w:div w:id="848258581">
              <w:marLeft w:val="0"/>
              <w:marRight w:val="0"/>
              <w:marTop w:val="0"/>
              <w:marBottom w:val="0"/>
              <w:divBdr>
                <w:top w:val="none" w:sz="0" w:space="0" w:color="auto"/>
                <w:left w:val="none" w:sz="0" w:space="0" w:color="auto"/>
                <w:bottom w:val="none" w:sz="0" w:space="0" w:color="auto"/>
                <w:right w:val="none" w:sz="0" w:space="0" w:color="auto"/>
              </w:divBdr>
            </w:div>
            <w:div w:id="988486764">
              <w:marLeft w:val="0"/>
              <w:marRight w:val="0"/>
              <w:marTop w:val="0"/>
              <w:marBottom w:val="0"/>
              <w:divBdr>
                <w:top w:val="none" w:sz="0" w:space="0" w:color="auto"/>
                <w:left w:val="none" w:sz="0" w:space="0" w:color="auto"/>
                <w:bottom w:val="none" w:sz="0" w:space="0" w:color="auto"/>
                <w:right w:val="none" w:sz="0" w:space="0" w:color="auto"/>
              </w:divBdr>
            </w:div>
            <w:div w:id="1305504884">
              <w:marLeft w:val="0"/>
              <w:marRight w:val="0"/>
              <w:marTop w:val="0"/>
              <w:marBottom w:val="0"/>
              <w:divBdr>
                <w:top w:val="none" w:sz="0" w:space="0" w:color="auto"/>
                <w:left w:val="none" w:sz="0" w:space="0" w:color="auto"/>
                <w:bottom w:val="none" w:sz="0" w:space="0" w:color="auto"/>
                <w:right w:val="none" w:sz="0" w:space="0" w:color="auto"/>
              </w:divBdr>
            </w:div>
            <w:div w:id="1332832752">
              <w:marLeft w:val="0"/>
              <w:marRight w:val="0"/>
              <w:marTop w:val="0"/>
              <w:marBottom w:val="0"/>
              <w:divBdr>
                <w:top w:val="none" w:sz="0" w:space="0" w:color="auto"/>
                <w:left w:val="none" w:sz="0" w:space="0" w:color="auto"/>
                <w:bottom w:val="none" w:sz="0" w:space="0" w:color="auto"/>
                <w:right w:val="none" w:sz="0" w:space="0" w:color="auto"/>
              </w:divBdr>
            </w:div>
            <w:div w:id="1380780201">
              <w:marLeft w:val="0"/>
              <w:marRight w:val="0"/>
              <w:marTop w:val="0"/>
              <w:marBottom w:val="0"/>
              <w:divBdr>
                <w:top w:val="none" w:sz="0" w:space="0" w:color="auto"/>
                <w:left w:val="none" w:sz="0" w:space="0" w:color="auto"/>
                <w:bottom w:val="none" w:sz="0" w:space="0" w:color="auto"/>
                <w:right w:val="none" w:sz="0" w:space="0" w:color="auto"/>
              </w:divBdr>
            </w:div>
            <w:div w:id="1422222048">
              <w:marLeft w:val="0"/>
              <w:marRight w:val="0"/>
              <w:marTop w:val="0"/>
              <w:marBottom w:val="0"/>
              <w:divBdr>
                <w:top w:val="none" w:sz="0" w:space="0" w:color="auto"/>
                <w:left w:val="none" w:sz="0" w:space="0" w:color="auto"/>
                <w:bottom w:val="none" w:sz="0" w:space="0" w:color="auto"/>
                <w:right w:val="none" w:sz="0" w:space="0" w:color="auto"/>
              </w:divBdr>
            </w:div>
            <w:div w:id="1463230482">
              <w:marLeft w:val="0"/>
              <w:marRight w:val="0"/>
              <w:marTop w:val="0"/>
              <w:marBottom w:val="0"/>
              <w:divBdr>
                <w:top w:val="none" w:sz="0" w:space="0" w:color="auto"/>
                <w:left w:val="none" w:sz="0" w:space="0" w:color="auto"/>
                <w:bottom w:val="none" w:sz="0" w:space="0" w:color="auto"/>
                <w:right w:val="none" w:sz="0" w:space="0" w:color="auto"/>
              </w:divBdr>
            </w:div>
            <w:div w:id="1906797187">
              <w:marLeft w:val="0"/>
              <w:marRight w:val="0"/>
              <w:marTop w:val="0"/>
              <w:marBottom w:val="0"/>
              <w:divBdr>
                <w:top w:val="none" w:sz="0" w:space="0" w:color="auto"/>
                <w:left w:val="none" w:sz="0" w:space="0" w:color="auto"/>
                <w:bottom w:val="none" w:sz="0" w:space="0" w:color="auto"/>
                <w:right w:val="none" w:sz="0" w:space="0" w:color="auto"/>
              </w:divBdr>
            </w:div>
            <w:div w:id="1954702201">
              <w:marLeft w:val="0"/>
              <w:marRight w:val="0"/>
              <w:marTop w:val="0"/>
              <w:marBottom w:val="0"/>
              <w:divBdr>
                <w:top w:val="none" w:sz="0" w:space="0" w:color="auto"/>
                <w:left w:val="none" w:sz="0" w:space="0" w:color="auto"/>
                <w:bottom w:val="none" w:sz="0" w:space="0" w:color="auto"/>
                <w:right w:val="none" w:sz="0" w:space="0" w:color="auto"/>
              </w:divBdr>
            </w:div>
          </w:divsChild>
        </w:div>
        <w:div w:id="1413501781">
          <w:marLeft w:val="0"/>
          <w:marRight w:val="0"/>
          <w:marTop w:val="0"/>
          <w:marBottom w:val="0"/>
          <w:divBdr>
            <w:top w:val="none" w:sz="0" w:space="0" w:color="auto"/>
            <w:left w:val="none" w:sz="0" w:space="0" w:color="auto"/>
            <w:bottom w:val="none" w:sz="0" w:space="0" w:color="auto"/>
            <w:right w:val="none" w:sz="0" w:space="0" w:color="auto"/>
          </w:divBdr>
          <w:divsChild>
            <w:div w:id="28343325">
              <w:marLeft w:val="0"/>
              <w:marRight w:val="0"/>
              <w:marTop w:val="0"/>
              <w:marBottom w:val="0"/>
              <w:divBdr>
                <w:top w:val="none" w:sz="0" w:space="0" w:color="auto"/>
                <w:left w:val="none" w:sz="0" w:space="0" w:color="auto"/>
                <w:bottom w:val="none" w:sz="0" w:space="0" w:color="auto"/>
                <w:right w:val="none" w:sz="0" w:space="0" w:color="auto"/>
              </w:divBdr>
            </w:div>
            <w:div w:id="434905810">
              <w:marLeft w:val="0"/>
              <w:marRight w:val="0"/>
              <w:marTop w:val="0"/>
              <w:marBottom w:val="0"/>
              <w:divBdr>
                <w:top w:val="none" w:sz="0" w:space="0" w:color="auto"/>
                <w:left w:val="none" w:sz="0" w:space="0" w:color="auto"/>
                <w:bottom w:val="none" w:sz="0" w:space="0" w:color="auto"/>
                <w:right w:val="none" w:sz="0" w:space="0" w:color="auto"/>
              </w:divBdr>
            </w:div>
            <w:div w:id="936987599">
              <w:marLeft w:val="0"/>
              <w:marRight w:val="0"/>
              <w:marTop w:val="0"/>
              <w:marBottom w:val="0"/>
              <w:divBdr>
                <w:top w:val="none" w:sz="0" w:space="0" w:color="auto"/>
                <w:left w:val="none" w:sz="0" w:space="0" w:color="auto"/>
                <w:bottom w:val="none" w:sz="0" w:space="0" w:color="auto"/>
                <w:right w:val="none" w:sz="0" w:space="0" w:color="auto"/>
              </w:divBdr>
            </w:div>
            <w:div w:id="1150100388">
              <w:marLeft w:val="0"/>
              <w:marRight w:val="0"/>
              <w:marTop w:val="0"/>
              <w:marBottom w:val="0"/>
              <w:divBdr>
                <w:top w:val="none" w:sz="0" w:space="0" w:color="auto"/>
                <w:left w:val="none" w:sz="0" w:space="0" w:color="auto"/>
                <w:bottom w:val="none" w:sz="0" w:space="0" w:color="auto"/>
                <w:right w:val="none" w:sz="0" w:space="0" w:color="auto"/>
              </w:divBdr>
            </w:div>
            <w:div w:id="1181234551">
              <w:marLeft w:val="0"/>
              <w:marRight w:val="0"/>
              <w:marTop w:val="0"/>
              <w:marBottom w:val="0"/>
              <w:divBdr>
                <w:top w:val="none" w:sz="0" w:space="0" w:color="auto"/>
                <w:left w:val="none" w:sz="0" w:space="0" w:color="auto"/>
                <w:bottom w:val="none" w:sz="0" w:space="0" w:color="auto"/>
                <w:right w:val="none" w:sz="0" w:space="0" w:color="auto"/>
              </w:divBdr>
            </w:div>
            <w:div w:id="1801262495">
              <w:marLeft w:val="0"/>
              <w:marRight w:val="0"/>
              <w:marTop w:val="0"/>
              <w:marBottom w:val="0"/>
              <w:divBdr>
                <w:top w:val="none" w:sz="0" w:space="0" w:color="auto"/>
                <w:left w:val="none" w:sz="0" w:space="0" w:color="auto"/>
                <w:bottom w:val="none" w:sz="0" w:space="0" w:color="auto"/>
                <w:right w:val="none" w:sz="0" w:space="0" w:color="auto"/>
              </w:divBdr>
            </w:div>
            <w:div w:id="1928422946">
              <w:marLeft w:val="0"/>
              <w:marRight w:val="0"/>
              <w:marTop w:val="0"/>
              <w:marBottom w:val="0"/>
              <w:divBdr>
                <w:top w:val="none" w:sz="0" w:space="0" w:color="auto"/>
                <w:left w:val="none" w:sz="0" w:space="0" w:color="auto"/>
                <w:bottom w:val="none" w:sz="0" w:space="0" w:color="auto"/>
                <w:right w:val="none" w:sz="0" w:space="0" w:color="auto"/>
              </w:divBdr>
            </w:div>
          </w:divsChild>
        </w:div>
        <w:div w:id="16936489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f5e64de-d472-4f86-acfe-1eea034d06cb" xsi:nil="true"/>
    <lcf76f155ced4ddcb4097134ff3c332f xmlns="3fe783c5-6704-4d5a-806b-63402cfe8c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B036D1C45DAD8840A2BC8A78E29785F3" ma:contentTypeVersion="11" ma:contentTypeDescription="새 문서를 만듭니다." ma:contentTypeScope="" ma:versionID="8a36d41451552634fe39317fc8aa58e2">
  <xsd:schema xmlns:xsd="http://www.w3.org/2001/XMLSchema" xmlns:xs="http://www.w3.org/2001/XMLSchema" xmlns:p="http://schemas.microsoft.com/office/2006/metadata/properties" xmlns:ns2="3fe783c5-6704-4d5a-806b-63402cfe8c18" xmlns:ns3="4f5e64de-d472-4f86-acfe-1eea034d06cb" targetNamespace="http://schemas.microsoft.com/office/2006/metadata/properties" ma:root="true" ma:fieldsID="76fffd0d075e31199978a82436ceabc3" ns2:_="" ns3:_="">
    <xsd:import namespace="3fe783c5-6704-4d5a-806b-63402cfe8c18"/>
    <xsd:import namespace="4f5e64de-d472-4f86-acfe-1eea034d06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e783c5-6704-4d5a-806b-63402cfe8c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9a48f860-6e9f-4846-80c6-e0afe0d15e4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5e64de-d472-4f86-acfe-1eea034d06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dd620a9-bf3f-461d-8ffc-38266cd89b5b}" ma:internalName="TaxCatchAll" ma:showField="CatchAllData" ma:web="4f5e64de-d472-4f86-acfe-1eea034d06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55573-1E5B-46CB-B0B1-477DAF55CE83}">
  <ds:schemaRefs>
    <ds:schemaRef ds:uri="http://schemas.microsoft.com/office/2006/metadata/properties"/>
    <ds:schemaRef ds:uri="http://schemas.microsoft.com/office/infopath/2007/PartnerControls"/>
    <ds:schemaRef ds:uri="4f5e64de-d472-4f86-acfe-1eea034d06cb"/>
    <ds:schemaRef ds:uri="3fe783c5-6704-4d5a-806b-63402cfe8c18"/>
  </ds:schemaRefs>
</ds:datastoreItem>
</file>

<file path=customXml/itemProps2.xml><?xml version="1.0" encoding="utf-8"?>
<ds:datastoreItem xmlns:ds="http://schemas.openxmlformats.org/officeDocument/2006/customXml" ds:itemID="{2F861FAA-264F-4D6A-9723-8E5DB2CD6C17}">
  <ds:schemaRefs>
    <ds:schemaRef ds:uri="http://schemas.microsoft.com/sharepoint/v3/contenttype/forms"/>
  </ds:schemaRefs>
</ds:datastoreItem>
</file>

<file path=customXml/itemProps3.xml><?xml version="1.0" encoding="utf-8"?>
<ds:datastoreItem xmlns:ds="http://schemas.openxmlformats.org/officeDocument/2006/customXml" ds:itemID="{FADF4E4D-2674-4E98-A5C8-1D7FEE7877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e783c5-6704-4d5a-806b-63402cfe8c18"/>
    <ds:schemaRef ds:uri="4f5e64de-d472-4f86-acfe-1eea034d06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D38C7A-A522-4F08-9B34-98AFBE9BD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17</Pages>
  <Words>2260</Words>
  <Characters>12886</Characters>
  <Application>Microsoft Office Word</Application>
  <DocSecurity>0</DocSecurity>
  <Lines>107</Lines>
  <Paragraphs>30</Paragraphs>
  <ScaleCrop>false</ScaleCrop>
  <HeadingPairs>
    <vt:vector size="2" baseType="variant">
      <vt:variant>
        <vt:lpstr>제목</vt:lpstr>
      </vt:variant>
      <vt:variant>
        <vt:i4>1</vt:i4>
      </vt:variant>
    </vt:vector>
  </HeadingPairs>
  <TitlesOfParts>
    <vt:vector size="1" baseType="lpstr">
      <vt:lpstr>제정부서</vt:lpstr>
    </vt:vector>
  </TitlesOfParts>
  <Company>퍼시스 기획실 업무개선팀</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제정부서</dc:title>
  <dc:subject/>
  <dc:creator>송상훈</dc:creator>
  <cp:keywords/>
  <dc:description/>
  <cp:lastModifiedBy>김현주 (Hyunjoo Kim)</cp:lastModifiedBy>
  <cp:revision>5</cp:revision>
  <cp:lastPrinted>2020-05-13T08:30:00Z</cp:lastPrinted>
  <dcterms:created xsi:type="dcterms:W3CDTF">2024-06-10T03:16:00Z</dcterms:created>
  <dcterms:modified xsi:type="dcterms:W3CDTF">2024-06-10T07:09:00Z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0x010100B036D1C45DAD8840A2BC8A78E29785F3</vt:lpwstr>
  </property>
</Properties>
</file>