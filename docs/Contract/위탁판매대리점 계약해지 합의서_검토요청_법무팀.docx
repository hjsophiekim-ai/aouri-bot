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7DA6D3" w14:textId="441CA669" w:rsidR="002D1514" w:rsidRPr="001423EF" w:rsidRDefault="008E4941" w:rsidP="009E0A55">
      <w:pPr>
        <w:jc w:val="center"/>
        <w:rPr>
          <w:rFonts w:ascii="맑은 고딕" w:eastAsia="맑은 고딕" w:hAnsi="맑은 고딕"/>
          <w:b/>
          <w:bCs/>
          <w:sz w:val="32"/>
          <w:szCs w:val="32"/>
          <w:u w:val="single"/>
        </w:rPr>
      </w:pPr>
      <w:ins w:id="0" w:author="신유진 (Yujin Shin)" w:date="2024-06-10T17:17:00Z">
        <w:r>
          <w:rPr>
            <w:rFonts w:ascii="맑은 고딕" w:eastAsia="맑은 고딕" w:hAnsi="맑은 고딕" w:hint="eastAsia"/>
            <w:b/>
            <w:bCs/>
            <w:sz w:val="32"/>
            <w:szCs w:val="32"/>
            <w:u w:val="single"/>
          </w:rPr>
          <w:t>위탁</w:t>
        </w:r>
      </w:ins>
      <w:r w:rsidR="002D1514" w:rsidRPr="001423EF">
        <w:rPr>
          <w:rFonts w:ascii="맑은 고딕" w:eastAsia="맑은 고딕" w:hAnsi="맑은 고딕" w:hint="eastAsia"/>
          <w:b/>
          <w:bCs/>
          <w:sz w:val="32"/>
          <w:szCs w:val="32"/>
          <w:u w:val="single"/>
        </w:rPr>
        <w:t>판매대리점 계약 해지 합의서</w:t>
      </w:r>
    </w:p>
    <w:p w14:paraId="3575D913" w14:textId="77777777" w:rsidR="002D1514" w:rsidRPr="001423EF" w:rsidRDefault="002D1514" w:rsidP="009E0A55">
      <w:pPr>
        <w:ind w:firstLineChars="100" w:firstLine="200"/>
        <w:rPr>
          <w:rFonts w:ascii="맑은 고딕" w:eastAsia="맑은 고딕" w:hAnsi="맑은 고딕"/>
          <w:szCs w:val="20"/>
        </w:rPr>
      </w:pPr>
    </w:p>
    <w:p w14:paraId="05158174" w14:textId="62C612D0" w:rsidR="00CE0889" w:rsidRPr="001423EF" w:rsidRDefault="009E0A55" w:rsidP="00CE0889">
      <w:pPr>
        <w:rPr>
          <w:rFonts w:ascii="맑은 고딕" w:eastAsia="맑은 고딕" w:hAnsi="맑은 고딕"/>
          <w:sz w:val="18"/>
          <w:szCs w:val="18"/>
        </w:rPr>
      </w:pPr>
      <w:r w:rsidRPr="001423EF">
        <w:rPr>
          <w:rFonts w:ascii="맑은 고딕" w:eastAsia="맑은 고딕" w:hAnsi="맑은 고딕"/>
          <w:sz w:val="18"/>
          <w:szCs w:val="18"/>
          <w:u w:val="single"/>
        </w:rPr>
        <w:t>㈜</w:t>
      </w:r>
      <w:proofErr w:type="spellStart"/>
      <w:r w:rsidR="002D1514" w:rsidRPr="001423EF">
        <w:rPr>
          <w:rFonts w:ascii="맑은 고딕" w:eastAsia="맑은 고딕" w:hAnsi="맑은 고딕" w:hint="eastAsia"/>
          <w:sz w:val="18"/>
          <w:szCs w:val="18"/>
          <w:u w:val="single"/>
        </w:rPr>
        <w:t>퍼시스</w:t>
      </w:r>
      <w:proofErr w:type="spellEnd"/>
      <w:r w:rsidR="002D1514" w:rsidRPr="001423EF">
        <w:rPr>
          <w:rFonts w:ascii="맑은 고딕" w:eastAsia="맑은 고딕" w:hAnsi="맑은 고딕" w:hint="eastAsia"/>
          <w:sz w:val="18"/>
          <w:szCs w:val="18"/>
          <w:u w:val="single"/>
        </w:rPr>
        <w:t xml:space="preserve">(이하 </w:t>
      </w:r>
      <w:r w:rsidRPr="001423EF">
        <w:rPr>
          <w:rFonts w:ascii="맑은 고딕" w:eastAsia="맑은 고딕" w:hAnsi="맑은 고딕"/>
          <w:sz w:val="18"/>
          <w:szCs w:val="18"/>
          <w:u w:val="single"/>
        </w:rPr>
        <w:t>“</w:t>
      </w:r>
      <w:r w:rsidR="002D1514" w:rsidRPr="001423EF">
        <w:rPr>
          <w:rFonts w:ascii="맑은 고딕" w:eastAsia="맑은 고딕" w:hAnsi="맑은 고딕" w:hint="eastAsia"/>
          <w:sz w:val="18"/>
          <w:szCs w:val="18"/>
          <w:u w:val="single"/>
        </w:rPr>
        <w:t>갑</w:t>
      </w:r>
      <w:r w:rsidRPr="001423EF">
        <w:rPr>
          <w:rFonts w:ascii="맑은 고딕" w:eastAsia="맑은 고딕" w:hAnsi="맑은 고딕"/>
          <w:sz w:val="18"/>
          <w:szCs w:val="18"/>
          <w:u w:val="single"/>
        </w:rPr>
        <w:t>”</w:t>
      </w:r>
      <w:r w:rsidR="002D1514" w:rsidRPr="001423EF">
        <w:rPr>
          <w:rFonts w:ascii="맑은 고딕" w:eastAsia="맑은 고딕" w:hAnsi="맑은 고딕" w:hint="eastAsia"/>
          <w:sz w:val="18"/>
          <w:szCs w:val="18"/>
          <w:u w:val="single"/>
        </w:rPr>
        <w:t>)</w:t>
      </w:r>
      <w:r w:rsidR="002D1514" w:rsidRPr="001423EF">
        <w:rPr>
          <w:rFonts w:ascii="맑은 고딕" w:eastAsia="맑은 고딕" w:hAnsi="맑은 고딕" w:hint="eastAsia"/>
          <w:sz w:val="18"/>
          <w:szCs w:val="18"/>
        </w:rPr>
        <w:t xml:space="preserve">와 </w:t>
      </w:r>
      <w:r w:rsidR="008E4941">
        <w:rPr>
          <w:rFonts w:ascii="맑은 고딕" w:eastAsia="맑은 고딕" w:hAnsi="맑은 고딕" w:hint="eastAsia"/>
          <w:b/>
          <w:sz w:val="18"/>
          <w:szCs w:val="18"/>
          <w:u w:val="single"/>
          <w:shd w:val="pct15" w:color="auto" w:fill="FFFFFF"/>
        </w:rPr>
        <w:t xml:space="preserve"> </w:t>
      </w:r>
      <w:r w:rsidR="008E4941">
        <w:rPr>
          <w:rFonts w:ascii="맑은 고딕" w:eastAsia="맑은 고딕" w:hAnsi="맑은 고딕"/>
          <w:b/>
          <w:sz w:val="18"/>
          <w:szCs w:val="18"/>
          <w:u w:val="single"/>
          <w:shd w:val="pct15" w:color="auto" w:fill="FFFFFF"/>
        </w:rPr>
        <w:t xml:space="preserve">            </w:t>
      </w:r>
      <w:r w:rsidR="00A1175F" w:rsidRPr="001423EF">
        <w:rPr>
          <w:rFonts w:ascii="맑은 고딕" w:eastAsia="맑은 고딕" w:hAnsi="맑은 고딕" w:hint="eastAsia"/>
          <w:sz w:val="18"/>
          <w:szCs w:val="18"/>
          <w:u w:val="single"/>
        </w:rPr>
        <w:t>(</w:t>
      </w:r>
      <w:r w:rsidR="002D1514" w:rsidRPr="001423EF">
        <w:rPr>
          <w:rFonts w:ascii="맑은 고딕" w:eastAsia="맑은 고딕" w:hAnsi="맑은 고딕" w:hint="eastAsia"/>
          <w:sz w:val="18"/>
          <w:szCs w:val="18"/>
          <w:u w:val="single"/>
        </w:rPr>
        <w:t xml:space="preserve">이하 </w:t>
      </w:r>
      <w:r w:rsidRPr="001423EF">
        <w:rPr>
          <w:rFonts w:ascii="맑은 고딕" w:eastAsia="맑은 고딕" w:hAnsi="맑은 고딕"/>
          <w:sz w:val="18"/>
          <w:szCs w:val="18"/>
          <w:u w:val="single"/>
        </w:rPr>
        <w:t>“</w:t>
      </w:r>
      <w:r w:rsidR="002D1514" w:rsidRPr="001423EF">
        <w:rPr>
          <w:rFonts w:ascii="맑은 고딕" w:eastAsia="맑은 고딕" w:hAnsi="맑은 고딕" w:hint="eastAsia"/>
          <w:sz w:val="18"/>
          <w:szCs w:val="18"/>
          <w:u w:val="single"/>
        </w:rPr>
        <w:t>을</w:t>
      </w:r>
      <w:r w:rsidRPr="001423EF">
        <w:rPr>
          <w:rFonts w:ascii="맑은 고딕" w:eastAsia="맑은 고딕" w:hAnsi="맑은 고딕"/>
          <w:sz w:val="18"/>
          <w:szCs w:val="18"/>
          <w:u w:val="single"/>
        </w:rPr>
        <w:t>”</w:t>
      </w:r>
      <w:r w:rsidR="002D1514" w:rsidRPr="001423EF">
        <w:rPr>
          <w:rFonts w:ascii="맑은 고딕" w:eastAsia="맑은 고딕" w:hAnsi="맑은 고딕" w:hint="eastAsia"/>
          <w:sz w:val="18"/>
          <w:szCs w:val="18"/>
          <w:u w:val="single"/>
        </w:rPr>
        <w:t>)</w:t>
      </w:r>
      <w:r w:rsidR="002D1514" w:rsidRPr="001423EF">
        <w:rPr>
          <w:rFonts w:ascii="맑은 고딕" w:eastAsia="맑은 고딕" w:hAnsi="맑은 고딕" w:hint="eastAsia"/>
          <w:sz w:val="18"/>
          <w:szCs w:val="18"/>
        </w:rPr>
        <w:t xml:space="preserve">간의 </w:t>
      </w:r>
      <w:ins w:id="1" w:author="신유진 (Yujin Shin)" w:date="2024-06-10T17:18:00Z">
        <w:r w:rsidR="008E4941">
          <w:rPr>
            <w:rFonts w:ascii="맑은 고딕" w:eastAsia="맑은 고딕" w:hAnsi="맑은 고딕" w:hint="eastAsia"/>
            <w:sz w:val="18"/>
            <w:szCs w:val="18"/>
          </w:rPr>
          <w:t>위탁</w:t>
        </w:r>
      </w:ins>
      <w:r w:rsidR="002D1514" w:rsidRPr="001423EF">
        <w:rPr>
          <w:rFonts w:ascii="맑은 고딕" w:eastAsia="맑은 고딕" w:hAnsi="맑은 고딕" w:hint="eastAsia"/>
          <w:sz w:val="18"/>
          <w:szCs w:val="18"/>
        </w:rPr>
        <w:t xml:space="preserve">판매대리점 계약을 </w:t>
      </w:r>
      <w:proofErr w:type="gramStart"/>
      <w:r w:rsidR="002D1514" w:rsidRPr="001423EF">
        <w:rPr>
          <w:rFonts w:ascii="맑은 고딕" w:eastAsia="맑은 고딕" w:hAnsi="맑은 고딕" w:hint="eastAsia"/>
          <w:sz w:val="18"/>
          <w:szCs w:val="18"/>
        </w:rPr>
        <w:t>해지 함에</w:t>
      </w:r>
      <w:proofErr w:type="gramEnd"/>
      <w:r w:rsidR="002D1514" w:rsidRPr="001423EF">
        <w:rPr>
          <w:rFonts w:ascii="맑은 고딕" w:eastAsia="맑은 고딕" w:hAnsi="맑은 고딕" w:hint="eastAsia"/>
          <w:sz w:val="18"/>
          <w:szCs w:val="18"/>
        </w:rPr>
        <w:t xml:space="preserve"> 있어</w:t>
      </w:r>
      <w:r w:rsidR="000E29F1" w:rsidRPr="001423EF">
        <w:rPr>
          <w:rFonts w:ascii="맑은 고딕" w:eastAsia="맑은 고딕" w:hAnsi="맑은 고딕" w:hint="eastAsia"/>
          <w:sz w:val="18"/>
          <w:szCs w:val="18"/>
        </w:rPr>
        <w:t xml:space="preserve"> </w:t>
      </w:r>
      <w:r w:rsidR="002D1514" w:rsidRPr="001423EF">
        <w:rPr>
          <w:rFonts w:ascii="맑은 고딕" w:eastAsia="맑은 고딕" w:hAnsi="맑은 고딕" w:hint="eastAsia"/>
          <w:sz w:val="18"/>
          <w:szCs w:val="18"/>
        </w:rPr>
        <w:t>원활히 계약관계를 해지하고자 이하 조항의 내용에 따를 것을 상호간에 합의합니다.</w:t>
      </w:r>
    </w:p>
    <w:p w14:paraId="2513E090" w14:textId="77777777" w:rsidR="00291BE2" w:rsidRPr="001423EF" w:rsidRDefault="00291BE2" w:rsidP="00CE0889">
      <w:pPr>
        <w:rPr>
          <w:rFonts w:ascii="맑은 고딕" w:eastAsia="맑은 고딕" w:hAnsi="맑은 고딕"/>
          <w:sz w:val="17"/>
          <w:szCs w:val="17"/>
        </w:rPr>
      </w:pPr>
    </w:p>
    <w:p w14:paraId="069AA83E" w14:textId="77777777" w:rsidR="002D1514" w:rsidRPr="001423EF" w:rsidRDefault="00CE0889" w:rsidP="00CE0889">
      <w:pPr>
        <w:jc w:val="center"/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sz w:val="17"/>
          <w:szCs w:val="17"/>
        </w:rPr>
        <w:t xml:space="preserve">- </w:t>
      </w:r>
      <w:r w:rsidR="009E0A55" w:rsidRPr="001423EF">
        <w:rPr>
          <w:rFonts w:ascii="맑은 고딕" w:eastAsia="맑은 고딕" w:hAnsi="맑은 고딕" w:hint="eastAsia"/>
          <w:sz w:val="17"/>
          <w:szCs w:val="17"/>
        </w:rPr>
        <w:t xml:space="preserve"> </w:t>
      </w:r>
      <w:r w:rsidR="002D1514" w:rsidRPr="001423EF">
        <w:rPr>
          <w:rFonts w:ascii="맑은 고딕" w:eastAsia="맑은 고딕" w:hAnsi="맑은 고딕" w:hint="eastAsia"/>
          <w:sz w:val="17"/>
          <w:szCs w:val="17"/>
        </w:rPr>
        <w:t xml:space="preserve">이 </w:t>
      </w:r>
      <w:proofErr w:type="gramStart"/>
      <w:r w:rsidR="002D1514" w:rsidRPr="001423EF">
        <w:rPr>
          <w:rFonts w:ascii="맑은 고딕" w:eastAsia="맑은 고딕" w:hAnsi="맑은 고딕" w:hint="eastAsia"/>
          <w:sz w:val="17"/>
          <w:szCs w:val="17"/>
        </w:rPr>
        <w:t>하</w:t>
      </w:r>
      <w:r w:rsidRPr="001423EF">
        <w:rPr>
          <w:rFonts w:ascii="맑은 고딕" w:eastAsia="맑은 고딕" w:hAnsi="맑은 고딕" w:hint="eastAsia"/>
          <w:sz w:val="17"/>
          <w:szCs w:val="17"/>
        </w:rPr>
        <w:t xml:space="preserve">  </w:t>
      </w:r>
      <w:r w:rsidR="009E0A55" w:rsidRPr="001423EF">
        <w:rPr>
          <w:rFonts w:ascii="맑은 고딕" w:eastAsia="맑은 고딕" w:hAnsi="맑은 고딕" w:hint="eastAsia"/>
          <w:sz w:val="17"/>
          <w:szCs w:val="17"/>
        </w:rPr>
        <w:t>-</w:t>
      </w:r>
      <w:proofErr w:type="gramEnd"/>
    </w:p>
    <w:p w14:paraId="76350147" w14:textId="77777777" w:rsidR="002D1514" w:rsidRPr="001423EF" w:rsidRDefault="002D1514" w:rsidP="00186891">
      <w:pPr>
        <w:rPr>
          <w:rFonts w:ascii="맑은 고딕" w:eastAsia="맑은 고딕" w:hAnsi="맑은 고딕"/>
          <w:b/>
          <w:bCs/>
          <w:sz w:val="17"/>
          <w:szCs w:val="17"/>
        </w:rPr>
      </w:pPr>
      <w:r w:rsidRPr="001423EF">
        <w:rPr>
          <w:rFonts w:ascii="맑은 고딕" w:eastAsia="맑은 고딕" w:hAnsi="맑은 고딕" w:hint="eastAsia"/>
          <w:b/>
          <w:bCs/>
          <w:sz w:val="18"/>
          <w:szCs w:val="18"/>
        </w:rPr>
        <w:t>제1조 (해지시기)</w:t>
      </w:r>
    </w:p>
    <w:p w14:paraId="34217CB3" w14:textId="2D2D4058" w:rsidR="00AB3503" w:rsidRDefault="002D1514" w:rsidP="00DA781F">
      <w:pPr>
        <w:ind w:firstLineChars="100" w:firstLine="170"/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sz w:val="17"/>
          <w:szCs w:val="17"/>
        </w:rPr>
        <w:t>갑과 을</w:t>
      </w:r>
      <w:r w:rsidR="0018679C" w:rsidRPr="001423EF">
        <w:rPr>
          <w:rFonts w:ascii="맑은 고딕" w:eastAsia="맑은 고딕" w:hAnsi="맑은 고딕" w:hint="eastAsia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 xml:space="preserve">간의 </w:t>
      </w:r>
      <w:r w:rsidR="00DA781F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20</w:t>
      </w:r>
      <w:r w:rsid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XX</w:t>
      </w:r>
      <w:r w:rsidR="004D546A" w:rsidRPr="008E4941">
        <w:rPr>
          <w:rFonts w:ascii="맑은 고딕" w:eastAsia="맑은 고딕" w:hAnsi="맑은 고딕" w:hint="eastAsia"/>
          <w:sz w:val="17"/>
          <w:szCs w:val="17"/>
          <w:shd w:val="pct15" w:color="auto" w:fill="FFFFFF"/>
        </w:rPr>
        <w:t xml:space="preserve">년 </w:t>
      </w:r>
      <w:r w:rsid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XX</w:t>
      </w:r>
      <w:r w:rsidR="004D546A" w:rsidRPr="008E4941">
        <w:rPr>
          <w:rFonts w:ascii="맑은 고딕" w:eastAsia="맑은 고딕" w:hAnsi="맑은 고딕" w:hint="eastAsia"/>
          <w:sz w:val="17"/>
          <w:szCs w:val="17"/>
          <w:shd w:val="pct15" w:color="auto" w:fill="FFFFFF"/>
        </w:rPr>
        <w:t xml:space="preserve">월 </w:t>
      </w:r>
      <w:r w:rsid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XX</w:t>
      </w:r>
      <w:commentRangeStart w:id="2"/>
      <w:r w:rsidR="00E8556A" w:rsidRPr="008E4941">
        <w:rPr>
          <w:rFonts w:ascii="맑은 고딕" w:eastAsia="맑은 고딕" w:hAnsi="맑은 고딕"/>
          <w:sz w:val="16"/>
          <w:szCs w:val="18"/>
          <w:shd w:val="pct15" w:color="auto" w:fill="FFFFFF"/>
        </w:rPr>
        <w:t>일</w:t>
      </w:r>
      <w:r w:rsidR="00E8556A" w:rsidRPr="001423EF" w:rsidDel="00E8556A">
        <w:rPr>
          <w:rFonts w:ascii="맑은 고딕" w:eastAsia="맑은 고딕" w:hAnsi="맑은 고딕"/>
          <w:sz w:val="17"/>
          <w:szCs w:val="17"/>
        </w:rPr>
        <w:t xml:space="preserve"> </w:t>
      </w:r>
      <w:r w:rsidR="0053127F" w:rsidRPr="001423EF">
        <w:rPr>
          <w:rFonts w:ascii="맑은 고딕" w:eastAsia="맑은 고딕" w:hAnsi="맑은 고딕" w:hint="eastAsia"/>
          <w:sz w:val="17"/>
          <w:szCs w:val="17"/>
        </w:rPr>
        <w:t>체결된</w:t>
      </w:r>
      <w:r w:rsidR="0053127F" w:rsidRPr="001423EF">
        <w:rPr>
          <w:rFonts w:ascii="맑은 고딕" w:eastAsia="맑은 고딕" w:hAnsi="맑은 고딕"/>
          <w:sz w:val="17"/>
          <w:szCs w:val="17"/>
        </w:rPr>
        <w:t xml:space="preserve"> </w:t>
      </w:r>
      <w:ins w:id="3" w:author="신유진 (Yujin Shin)" w:date="2024-06-10T17:17:00Z">
        <w:r w:rsidR="008E4941">
          <w:rPr>
            <w:rFonts w:ascii="맑은 고딕" w:eastAsia="맑은 고딕" w:hAnsi="맑은 고딕" w:hint="eastAsia"/>
            <w:sz w:val="17"/>
            <w:szCs w:val="17"/>
          </w:rPr>
          <w:t>위탁</w:t>
        </w:r>
      </w:ins>
      <w:r w:rsidRPr="001423EF">
        <w:rPr>
          <w:rFonts w:ascii="맑은 고딕" w:eastAsia="맑은 고딕" w:hAnsi="맑은 고딕" w:hint="eastAsia"/>
          <w:sz w:val="17"/>
          <w:szCs w:val="17"/>
        </w:rPr>
        <w:t>판매대리점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계약</w:t>
      </w:r>
      <w:commentRangeEnd w:id="2"/>
      <w:r w:rsidR="0012053C">
        <w:rPr>
          <w:rStyle w:val="a9"/>
        </w:rPr>
        <w:commentReference w:id="2"/>
      </w:r>
      <w:r w:rsidRPr="001423EF">
        <w:rPr>
          <w:rFonts w:ascii="맑은 고딕" w:eastAsia="맑은 고딕" w:hAnsi="맑은 고딕"/>
          <w:sz w:val="17"/>
          <w:szCs w:val="17"/>
        </w:rPr>
        <w:t xml:space="preserve">(이하 </w:t>
      </w:r>
      <w:r w:rsidRPr="001423EF">
        <w:rPr>
          <w:rFonts w:ascii="맑은 고딕" w:eastAsia="맑은 고딕" w:hAnsi="맑은 고딕" w:hint="eastAsia"/>
          <w:sz w:val="17"/>
          <w:szCs w:val="17"/>
        </w:rPr>
        <w:t>계약</w:t>
      </w:r>
      <w:r w:rsidRPr="001423EF">
        <w:rPr>
          <w:rFonts w:ascii="맑은 고딕" w:eastAsia="맑은 고딕" w:hAnsi="맑은 고딕"/>
          <w:sz w:val="17"/>
          <w:szCs w:val="17"/>
        </w:rPr>
        <w:t>)은</w:t>
      </w:r>
      <w:r w:rsidR="00AB3503" w:rsidRPr="001423EF">
        <w:rPr>
          <w:rFonts w:ascii="맑은 고딕" w:eastAsia="맑은 고딕" w:hAnsi="맑은 고딕"/>
          <w:sz w:val="17"/>
          <w:szCs w:val="17"/>
        </w:rPr>
        <w:t xml:space="preserve"> </w:t>
      </w:r>
      <w:ins w:id="4" w:author="김현주 (Hyunjoo Kim)" w:date="2024-06-14T11:19:00Z">
        <w:r w:rsidR="00BF50F5">
          <w:rPr>
            <w:rFonts w:ascii="맑은 고딕" w:eastAsia="맑은 고딕" w:hAnsi="맑은 고딕" w:hint="eastAsia"/>
            <w:sz w:val="17"/>
            <w:szCs w:val="17"/>
          </w:rPr>
          <w:t xml:space="preserve">양 당사자간 자유로운 의사에 의해 </w:t>
        </w:r>
      </w:ins>
      <w:r w:rsidR="002B0E0A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20</w:t>
      </w:r>
      <w:r w:rsidR="00AC27BB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24</w:t>
      </w:r>
      <w:r w:rsidR="00CE0889" w:rsidRPr="008E4941">
        <w:rPr>
          <w:rFonts w:ascii="맑은 고딕" w:eastAsia="맑은 고딕" w:hAnsi="맑은 고딕" w:hint="eastAsia"/>
          <w:sz w:val="17"/>
          <w:szCs w:val="17"/>
          <w:shd w:val="pct15" w:color="auto" w:fill="FFFFFF"/>
        </w:rPr>
        <w:t>년</w:t>
      </w:r>
      <w:r w:rsidR="00CE0889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 xml:space="preserve"> </w:t>
      </w:r>
      <w:r w:rsidR="002B0E0A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 xml:space="preserve">  </w:t>
      </w:r>
      <w:r w:rsid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XX</w:t>
      </w:r>
      <w:proofErr w:type="gramStart"/>
      <w:r w:rsidR="00CE0889" w:rsidRPr="008E4941">
        <w:rPr>
          <w:rFonts w:ascii="맑은 고딕" w:eastAsia="맑은 고딕" w:hAnsi="맑은 고딕" w:hint="eastAsia"/>
          <w:sz w:val="17"/>
          <w:szCs w:val="17"/>
          <w:shd w:val="pct15" w:color="auto" w:fill="FFFFFF"/>
        </w:rPr>
        <w:t>월</w:t>
      </w:r>
      <w:r w:rsidR="00C17195" w:rsidRPr="008E4941">
        <w:rPr>
          <w:rFonts w:ascii="맑은 고딕" w:eastAsia="맑은 고딕" w:hAnsi="맑은 고딕" w:hint="eastAsia"/>
          <w:sz w:val="17"/>
          <w:szCs w:val="17"/>
          <w:shd w:val="pct15" w:color="auto" w:fill="FFFFFF"/>
        </w:rPr>
        <w:t xml:space="preserve"> </w:t>
      </w:r>
      <w:r w:rsidR="002B0E0A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 xml:space="preserve"> </w:t>
      </w:r>
      <w:r w:rsid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XX</w:t>
      </w:r>
      <w:proofErr w:type="gramEnd"/>
      <w:r w:rsidR="00CE0889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일</w:t>
      </w:r>
      <w:r w:rsidR="00CE0889"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="00CE0889" w:rsidRPr="001423EF">
        <w:rPr>
          <w:rFonts w:ascii="맑은 고딕" w:eastAsia="맑은 고딕" w:hAnsi="맑은 고딕" w:hint="eastAsia"/>
          <w:sz w:val="17"/>
          <w:szCs w:val="17"/>
        </w:rPr>
        <w:t>부로</w:t>
      </w:r>
      <w:r w:rsidR="00CE0889"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해지한다</w:t>
      </w:r>
      <w:r w:rsidR="001423EF">
        <w:rPr>
          <w:rFonts w:ascii="맑은 고딕" w:eastAsia="맑은 고딕" w:hAnsi="맑은 고딕" w:hint="eastAsia"/>
          <w:sz w:val="17"/>
          <w:szCs w:val="17"/>
        </w:rPr>
        <w:t>.</w:t>
      </w:r>
    </w:p>
    <w:p w14:paraId="03B99E59" w14:textId="77777777" w:rsidR="001423EF" w:rsidRDefault="001423EF" w:rsidP="00186891">
      <w:pPr>
        <w:rPr>
          <w:rFonts w:ascii="맑은 고딕" w:eastAsia="맑은 고딕" w:hAnsi="맑은 고딕"/>
          <w:b/>
          <w:bCs/>
          <w:sz w:val="18"/>
          <w:szCs w:val="18"/>
        </w:rPr>
      </w:pPr>
    </w:p>
    <w:p w14:paraId="02FC5C1B" w14:textId="77777777" w:rsidR="002D1514" w:rsidRPr="001423EF" w:rsidRDefault="002D1514" w:rsidP="00186891">
      <w:pPr>
        <w:rPr>
          <w:rFonts w:ascii="맑은 고딕" w:eastAsia="맑은 고딕" w:hAnsi="맑은 고딕"/>
          <w:b/>
          <w:bCs/>
          <w:sz w:val="17"/>
          <w:szCs w:val="17"/>
        </w:rPr>
      </w:pPr>
      <w:r w:rsidRPr="001423EF">
        <w:rPr>
          <w:rFonts w:ascii="맑은 고딕" w:eastAsia="맑은 고딕" w:hAnsi="맑은 고딕" w:hint="eastAsia"/>
          <w:b/>
          <w:bCs/>
          <w:sz w:val="18"/>
          <w:szCs w:val="18"/>
        </w:rPr>
        <w:t>제</w:t>
      </w:r>
      <w:r w:rsidRPr="001423EF">
        <w:rPr>
          <w:rFonts w:ascii="맑은 고딕" w:eastAsia="맑은 고딕" w:hAnsi="맑은 고딕"/>
          <w:b/>
          <w:bCs/>
          <w:sz w:val="18"/>
          <w:szCs w:val="18"/>
        </w:rPr>
        <w:t>2조 (물품공급)</w:t>
      </w:r>
    </w:p>
    <w:p w14:paraId="26662BE3" w14:textId="21383FF2" w:rsidR="002D1514" w:rsidRPr="001423EF" w:rsidRDefault="002D1514" w:rsidP="00186891">
      <w:pPr>
        <w:ind w:firstLineChars="100" w:firstLine="170"/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sz w:val="17"/>
          <w:szCs w:val="17"/>
        </w:rPr>
        <w:t>갑은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을에게</w:t>
      </w:r>
      <w:r w:rsidR="00CE0889"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="00AC27BB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2024</w:t>
      </w:r>
      <w:r w:rsidR="00CE0889" w:rsidRPr="008E4941">
        <w:rPr>
          <w:rFonts w:ascii="맑은 고딕" w:eastAsia="맑은 고딕" w:hAnsi="맑은 고딕" w:hint="eastAsia"/>
          <w:sz w:val="17"/>
          <w:szCs w:val="17"/>
          <w:shd w:val="pct15" w:color="auto" w:fill="FFFFFF"/>
        </w:rPr>
        <w:t>년</w:t>
      </w:r>
      <w:r w:rsidR="00CE0889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 xml:space="preserve"> </w:t>
      </w:r>
      <w:r w:rsidR="002B0E0A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 xml:space="preserve">  </w:t>
      </w:r>
      <w:r w:rsid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XX</w:t>
      </w:r>
      <w:r w:rsidR="00CE0889" w:rsidRPr="008E4941">
        <w:rPr>
          <w:rFonts w:ascii="맑은 고딕" w:eastAsia="맑은 고딕" w:hAnsi="맑은 고딕" w:hint="eastAsia"/>
          <w:sz w:val="17"/>
          <w:szCs w:val="17"/>
          <w:shd w:val="pct15" w:color="auto" w:fill="FFFFFF"/>
        </w:rPr>
        <w:t>월</w:t>
      </w:r>
      <w:r w:rsidR="00CE0889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 xml:space="preserve"> </w:t>
      </w:r>
      <w:r w:rsidR="002B0E0A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 xml:space="preserve">  </w:t>
      </w:r>
      <w:r w:rsid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XX</w:t>
      </w:r>
      <w:r w:rsidR="00CE0889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일</w:t>
      </w:r>
      <w:r w:rsidR="00CE0889"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출고분까지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한하여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물품을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공급한다</w:t>
      </w:r>
      <w:r w:rsidRPr="001423EF">
        <w:rPr>
          <w:rFonts w:ascii="맑은 고딕" w:eastAsia="맑은 고딕" w:hAnsi="맑은 고딕"/>
          <w:sz w:val="17"/>
          <w:szCs w:val="17"/>
        </w:rPr>
        <w:t>.</w:t>
      </w:r>
    </w:p>
    <w:p w14:paraId="38AE6029" w14:textId="77777777" w:rsidR="002D1514" w:rsidRPr="001423EF" w:rsidRDefault="002D1514" w:rsidP="00186891">
      <w:pPr>
        <w:rPr>
          <w:rFonts w:ascii="맑은 고딕" w:eastAsia="맑은 고딕" w:hAnsi="맑은 고딕"/>
          <w:sz w:val="18"/>
          <w:szCs w:val="18"/>
        </w:rPr>
      </w:pPr>
    </w:p>
    <w:p w14:paraId="14ABD452" w14:textId="77777777" w:rsidR="002D1514" w:rsidRPr="001423EF" w:rsidRDefault="002D1514" w:rsidP="00186891">
      <w:pPr>
        <w:rPr>
          <w:rFonts w:ascii="맑은 고딕" w:eastAsia="맑은 고딕" w:hAnsi="맑은 고딕"/>
          <w:b/>
          <w:bCs/>
          <w:sz w:val="18"/>
          <w:szCs w:val="18"/>
        </w:rPr>
      </w:pPr>
      <w:r w:rsidRPr="001423EF">
        <w:rPr>
          <w:rFonts w:ascii="맑은 고딕" w:eastAsia="맑은 고딕" w:hAnsi="맑은 고딕" w:hint="eastAsia"/>
          <w:b/>
          <w:bCs/>
          <w:sz w:val="18"/>
          <w:szCs w:val="18"/>
        </w:rPr>
        <w:t>제</w:t>
      </w:r>
      <w:r w:rsidRPr="001423EF">
        <w:rPr>
          <w:rFonts w:ascii="맑은 고딕" w:eastAsia="맑은 고딕" w:hAnsi="맑은 고딕"/>
          <w:b/>
          <w:bCs/>
          <w:sz w:val="18"/>
          <w:szCs w:val="18"/>
        </w:rPr>
        <w:t>3조 (</w:t>
      </w:r>
      <w:r w:rsidR="002B43DA" w:rsidRPr="001423EF">
        <w:rPr>
          <w:rFonts w:ascii="맑은 고딕" w:eastAsia="맑은 고딕" w:hAnsi="맑은 고딕" w:hint="eastAsia"/>
          <w:b/>
          <w:bCs/>
          <w:sz w:val="18"/>
          <w:szCs w:val="18"/>
        </w:rPr>
        <w:t>계약</w:t>
      </w:r>
      <w:r w:rsidR="002B43DA" w:rsidRPr="001423EF">
        <w:rPr>
          <w:rFonts w:ascii="맑은 고딕" w:eastAsia="맑은 고딕" w:hAnsi="맑은 고딕"/>
          <w:b/>
          <w:bCs/>
          <w:sz w:val="18"/>
          <w:szCs w:val="18"/>
        </w:rPr>
        <w:t xml:space="preserve"> 해지의 효력 및 </w:t>
      </w:r>
      <w:r w:rsidRPr="001423EF">
        <w:rPr>
          <w:rFonts w:ascii="맑은 고딕" w:eastAsia="맑은 고딕" w:hAnsi="맑은 고딕" w:hint="eastAsia"/>
          <w:b/>
          <w:bCs/>
          <w:sz w:val="18"/>
          <w:szCs w:val="18"/>
        </w:rPr>
        <w:t>채권</w:t>
      </w:r>
      <w:r w:rsidRPr="001423EF">
        <w:rPr>
          <w:rFonts w:ascii="맑은 고딕" w:eastAsia="맑은 고딕" w:hAnsi="맑은 고딕"/>
          <w:b/>
          <w:bCs/>
          <w:sz w:val="18"/>
          <w:szCs w:val="18"/>
        </w:rPr>
        <w:t xml:space="preserve">/채무의 </w:t>
      </w:r>
      <w:r w:rsidRPr="001423EF">
        <w:rPr>
          <w:rFonts w:ascii="맑은 고딕" w:eastAsia="맑은 고딕" w:hAnsi="맑은 고딕" w:hint="eastAsia"/>
          <w:b/>
          <w:bCs/>
          <w:sz w:val="18"/>
          <w:szCs w:val="18"/>
        </w:rPr>
        <w:t>계산</w:t>
      </w:r>
      <w:r w:rsidRPr="001423EF">
        <w:rPr>
          <w:rFonts w:ascii="맑은 고딕" w:eastAsia="맑은 고딕" w:hAnsi="맑은 고딕"/>
          <w:b/>
          <w:bCs/>
          <w:sz w:val="18"/>
          <w:szCs w:val="18"/>
        </w:rPr>
        <w:t>)</w:t>
      </w:r>
    </w:p>
    <w:p w14:paraId="1EFD15F3" w14:textId="77777777" w:rsidR="002B43DA" w:rsidRPr="001423EF" w:rsidRDefault="002B43DA" w:rsidP="00186891">
      <w:pPr>
        <w:numPr>
          <w:ilvl w:val="0"/>
          <w:numId w:val="7"/>
        </w:numPr>
        <w:wordWrap/>
        <w:adjustRightInd w:val="0"/>
        <w:jc w:val="left"/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sz w:val="17"/>
          <w:szCs w:val="17"/>
        </w:rPr>
        <w:t>본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계약이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해지되면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을은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갑의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대리점으로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오인케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하는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행위를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할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없으며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이를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위해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다음</w:t>
      </w:r>
    </w:p>
    <w:p w14:paraId="6E3FBBAE" w14:textId="77777777" w:rsidR="00C17E5B" w:rsidRPr="001423EF" w:rsidRDefault="002B43DA" w:rsidP="00214E4B">
      <w:pPr>
        <w:wordWrap/>
        <w:adjustRightInd w:val="0"/>
        <w:ind w:left="560"/>
        <w:jc w:val="left"/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sz w:val="17"/>
          <w:szCs w:val="17"/>
        </w:rPr>
        <w:t>각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호를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실행한다</w:t>
      </w:r>
      <w:r w:rsidRPr="001423EF">
        <w:rPr>
          <w:rFonts w:ascii="맑은 고딕" w:eastAsia="맑은 고딕" w:hAnsi="맑은 고딕"/>
          <w:sz w:val="17"/>
          <w:szCs w:val="17"/>
        </w:rPr>
        <w:t>.</w:t>
      </w:r>
    </w:p>
    <w:p w14:paraId="1E0FE917" w14:textId="77777777" w:rsidR="00C17E5B" w:rsidRPr="001423EF" w:rsidRDefault="00C17E5B" w:rsidP="00214E4B">
      <w:pPr>
        <w:pStyle w:val="a6"/>
        <w:numPr>
          <w:ilvl w:val="0"/>
          <w:numId w:val="13"/>
        </w:numPr>
        <w:wordWrap/>
        <w:adjustRightInd w:val="0"/>
        <w:ind w:leftChars="0"/>
        <w:jc w:val="left"/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sz w:val="17"/>
          <w:szCs w:val="17"/>
        </w:rPr>
        <w:t>갑의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대리점으로써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소비자에게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선전</w:t>
      </w:r>
      <w:r w:rsidRPr="001423EF">
        <w:rPr>
          <w:rFonts w:ascii="맑은 고딕" w:eastAsia="맑은 고딕" w:hAnsi="맑은 고딕"/>
          <w:sz w:val="17"/>
          <w:szCs w:val="17"/>
        </w:rPr>
        <w:t xml:space="preserve">, </w:t>
      </w:r>
      <w:r w:rsidRPr="001423EF">
        <w:rPr>
          <w:rFonts w:ascii="맑은 고딕" w:eastAsia="맑은 고딕" w:hAnsi="맑은 고딕" w:hint="eastAsia"/>
          <w:sz w:val="17"/>
          <w:szCs w:val="17"/>
        </w:rPr>
        <w:t>영업하는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행위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중지</w:t>
      </w:r>
      <w:r w:rsidR="00C554E8" w:rsidRPr="001423EF">
        <w:rPr>
          <w:rFonts w:ascii="맑은 고딕" w:eastAsia="맑은 고딕" w:hAnsi="맑은 고딕"/>
          <w:sz w:val="17"/>
          <w:szCs w:val="17"/>
        </w:rPr>
        <w:t xml:space="preserve"> </w:t>
      </w:r>
    </w:p>
    <w:p w14:paraId="636DD9F7" w14:textId="77777777" w:rsidR="00C17E5B" w:rsidRPr="001423EF" w:rsidRDefault="00C17E5B" w:rsidP="00214E4B">
      <w:pPr>
        <w:pStyle w:val="a6"/>
        <w:numPr>
          <w:ilvl w:val="0"/>
          <w:numId w:val="13"/>
        </w:numPr>
        <w:wordWrap/>
        <w:adjustRightInd w:val="0"/>
        <w:ind w:leftChars="0"/>
        <w:jc w:val="left"/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sz w:val="17"/>
          <w:szCs w:val="17"/>
        </w:rPr>
        <w:t>갑이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제작</w:t>
      </w:r>
      <w:r w:rsidRPr="001423EF">
        <w:rPr>
          <w:rFonts w:ascii="맑은 고딕" w:eastAsia="맑은 고딕" w:hAnsi="맑은 고딕"/>
          <w:sz w:val="17"/>
          <w:szCs w:val="17"/>
        </w:rPr>
        <w:t xml:space="preserve">, </w:t>
      </w:r>
      <w:r w:rsidRPr="001423EF">
        <w:rPr>
          <w:rFonts w:ascii="맑은 고딕" w:eastAsia="맑은 고딕" w:hAnsi="맑은 고딕" w:hint="eastAsia"/>
          <w:sz w:val="17"/>
          <w:szCs w:val="17"/>
        </w:rPr>
        <w:t>배포한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판촉물의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반납</w:t>
      </w:r>
    </w:p>
    <w:p w14:paraId="084FC4EE" w14:textId="55E440D5" w:rsidR="00C17E5B" w:rsidRPr="001423EF" w:rsidRDefault="00C17E5B" w:rsidP="00214E4B">
      <w:pPr>
        <w:pStyle w:val="a6"/>
        <w:numPr>
          <w:ilvl w:val="0"/>
          <w:numId w:val="13"/>
        </w:numPr>
        <w:wordWrap/>
        <w:adjustRightInd w:val="0"/>
        <w:ind w:leftChars="0"/>
        <w:jc w:val="left"/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sz w:val="17"/>
          <w:szCs w:val="17"/>
        </w:rPr>
        <w:t>갑의</w:t>
      </w:r>
      <w:r w:rsidRPr="001423EF">
        <w:rPr>
          <w:rFonts w:ascii="맑은 고딕" w:eastAsia="맑은 고딕" w:hAnsi="맑은 고딕"/>
          <w:sz w:val="17"/>
          <w:szCs w:val="17"/>
        </w:rPr>
        <w:t xml:space="preserve"> 상호</w:t>
      </w:r>
      <w:ins w:id="5" w:author="김현주 (Hyunjoo Kim)" w:date="2024-06-14T11:26:00Z">
        <w:r w:rsidR="00BF50F5">
          <w:rPr>
            <w:rFonts w:ascii="맑은 고딕" w:eastAsia="맑은 고딕" w:hAnsi="맑은 고딕" w:hint="eastAsia"/>
            <w:sz w:val="17"/>
            <w:szCs w:val="17"/>
          </w:rPr>
          <w:t>,</w:t>
        </w:r>
        <w:r w:rsidR="00BF50F5">
          <w:rPr>
            <w:rFonts w:ascii="맑은 고딕" w:eastAsia="맑은 고딕" w:hAnsi="맑은 고딕"/>
            <w:sz w:val="17"/>
            <w:szCs w:val="17"/>
          </w:rPr>
          <w:t xml:space="preserve"> </w:t>
        </w:r>
        <w:r w:rsidR="00BF50F5">
          <w:rPr>
            <w:rFonts w:ascii="맑은 고딕" w:eastAsia="맑은 고딕" w:hAnsi="맑은 고딕" w:hint="eastAsia"/>
            <w:sz w:val="17"/>
            <w:szCs w:val="17"/>
          </w:rPr>
          <w:t>상표</w:t>
        </w:r>
      </w:ins>
      <w:r w:rsidRPr="001423EF">
        <w:rPr>
          <w:rFonts w:ascii="맑은 고딕" w:eastAsia="맑은 고딕" w:hAnsi="맑은 고딕"/>
          <w:sz w:val="17"/>
          <w:szCs w:val="17"/>
        </w:rPr>
        <w:t xml:space="preserve"> 또는 </w:t>
      </w:r>
      <w:ins w:id="6" w:author="김현주 (Hyunjoo Kim)" w:date="2024-06-14T11:26:00Z">
        <w:r w:rsidR="00BF50F5">
          <w:rPr>
            <w:rFonts w:ascii="맑은 고딕" w:eastAsia="맑은 고딕" w:hAnsi="맑은 고딕" w:hint="eastAsia"/>
            <w:sz w:val="17"/>
            <w:szCs w:val="17"/>
          </w:rPr>
          <w:t xml:space="preserve">상호 및 </w:t>
        </w:r>
      </w:ins>
      <w:r w:rsidRPr="001423EF">
        <w:rPr>
          <w:rFonts w:ascii="맑은 고딕" w:eastAsia="맑은 고딕" w:hAnsi="맑은 고딕"/>
          <w:sz w:val="17"/>
          <w:szCs w:val="17"/>
        </w:rPr>
        <w:t xml:space="preserve">상표가 사용된 일체의 제작물 사용금지 </w:t>
      </w:r>
    </w:p>
    <w:p w14:paraId="77429D06" w14:textId="77777777" w:rsidR="00C17E5B" w:rsidRPr="001423EF" w:rsidRDefault="00C17E5B" w:rsidP="00214E4B">
      <w:pPr>
        <w:pStyle w:val="a6"/>
        <w:numPr>
          <w:ilvl w:val="0"/>
          <w:numId w:val="13"/>
        </w:numPr>
        <w:wordWrap/>
        <w:adjustRightInd w:val="0"/>
        <w:ind w:leftChars="0"/>
        <w:jc w:val="left"/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sz w:val="17"/>
          <w:szCs w:val="17"/>
        </w:rPr>
        <w:t>갑의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대리점임을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나타내는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상호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및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사업자등록증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사용금지</w:t>
      </w:r>
    </w:p>
    <w:p w14:paraId="518EE2B8" w14:textId="476B3993" w:rsidR="00092AED" w:rsidRPr="001423EF" w:rsidRDefault="00C17E5B" w:rsidP="00092AED">
      <w:pPr>
        <w:wordWrap/>
        <w:adjustRightInd w:val="0"/>
        <w:jc w:val="left"/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/>
          <w:sz w:val="17"/>
          <w:szCs w:val="17"/>
        </w:rPr>
        <w:t xml:space="preserve">    </w:t>
      </w:r>
      <w:r w:rsidR="00092AED" w:rsidRPr="001423EF">
        <w:rPr>
          <w:rFonts w:ascii="맑은 고딕" w:eastAsia="맑은 고딕" w:hAnsi="맑은 고딕"/>
          <w:sz w:val="17"/>
          <w:szCs w:val="17"/>
        </w:rPr>
        <w:t xml:space="preserve">  </w:t>
      </w:r>
      <w:r w:rsidRPr="001423EF">
        <w:rPr>
          <w:rFonts w:ascii="맑은 고딕" w:eastAsia="맑은 고딕" w:hAnsi="맑은 고딕" w:hint="eastAsia"/>
          <w:sz w:val="17"/>
          <w:szCs w:val="17"/>
        </w:rPr>
        <w:t>갑은</w:t>
      </w:r>
      <w:r w:rsidRPr="001423EF">
        <w:rPr>
          <w:rFonts w:ascii="맑은 고딕" w:eastAsia="맑은 고딕" w:hAnsi="맑은 고딕"/>
          <w:sz w:val="17"/>
          <w:szCs w:val="17"/>
        </w:rPr>
        <w:t xml:space="preserve"> 계약 해지 후 을이 1~4항의 사항을 완전 이행한 때에 </w:t>
      </w:r>
      <w:ins w:id="7" w:author="신유진 (Yujin Shin)" w:date="2024-06-10T17:17:00Z">
        <w:r w:rsidR="008E4941">
          <w:rPr>
            <w:rFonts w:ascii="맑은 고딕" w:eastAsia="맑은 고딕" w:hAnsi="맑은 고딕" w:hint="eastAsia"/>
            <w:sz w:val="17"/>
            <w:szCs w:val="17"/>
          </w:rPr>
          <w:t>거래</w:t>
        </w:r>
      </w:ins>
      <w:del w:id="8" w:author="신유진 (Yujin Shin)" w:date="2024-06-10T17:17:00Z">
        <w:r w:rsidRPr="001423EF" w:rsidDel="008E4941">
          <w:rPr>
            <w:rFonts w:ascii="맑은 고딕" w:eastAsia="맑은 고딕" w:hAnsi="맑은 고딕"/>
            <w:sz w:val="17"/>
            <w:szCs w:val="17"/>
          </w:rPr>
          <w:delText>예수</w:delText>
        </w:r>
      </w:del>
      <w:r w:rsidRPr="001423EF">
        <w:rPr>
          <w:rFonts w:ascii="맑은 고딕" w:eastAsia="맑은 고딕" w:hAnsi="맑은 고딕"/>
          <w:sz w:val="17"/>
          <w:szCs w:val="17"/>
        </w:rPr>
        <w:t xml:space="preserve">보증금을 반환한다.  </w:t>
      </w:r>
    </w:p>
    <w:p w14:paraId="719C8A47" w14:textId="77777777" w:rsidR="000F5CC3" w:rsidRPr="001423EF" w:rsidRDefault="000F5CC3" w:rsidP="000F5CC3">
      <w:pPr>
        <w:pStyle w:val="a6"/>
        <w:numPr>
          <w:ilvl w:val="0"/>
          <w:numId w:val="7"/>
        </w:numPr>
        <w:wordWrap/>
        <w:adjustRightInd w:val="0"/>
        <w:ind w:leftChars="0"/>
        <w:jc w:val="left"/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sz w:val="17"/>
          <w:szCs w:val="17"/>
        </w:rPr>
        <w:t>을은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본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조</w:t>
      </w:r>
      <w:r w:rsidRPr="001423EF">
        <w:rPr>
          <w:rFonts w:ascii="맑은 고딕" w:eastAsia="맑은 고딕" w:hAnsi="맑은 고딕"/>
          <w:sz w:val="17"/>
          <w:szCs w:val="17"/>
        </w:rPr>
        <w:t xml:space="preserve"> 1항 </w:t>
      </w:r>
      <w:r w:rsidRPr="001423EF">
        <w:rPr>
          <w:rFonts w:ascii="맑은 고딕" w:eastAsia="맑은 고딕" w:hAnsi="맑은 고딕" w:hint="eastAsia"/>
          <w:sz w:val="17"/>
          <w:szCs w:val="17"/>
        </w:rPr>
        <w:t>각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호의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사항들을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계약해지일로부터</w:t>
      </w:r>
      <w:r w:rsidRPr="001423EF">
        <w:rPr>
          <w:rFonts w:ascii="맑은 고딕" w:eastAsia="맑은 고딕" w:hAnsi="맑은 고딕"/>
          <w:sz w:val="17"/>
          <w:szCs w:val="17"/>
        </w:rPr>
        <w:t xml:space="preserve"> 30일 </w:t>
      </w:r>
      <w:r w:rsidRPr="001423EF">
        <w:rPr>
          <w:rFonts w:ascii="맑은 고딕" w:eastAsia="맑은 고딕" w:hAnsi="맑은 고딕" w:hint="eastAsia"/>
          <w:sz w:val="17"/>
          <w:szCs w:val="17"/>
        </w:rPr>
        <w:t>이내에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실행하여야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한다</w:t>
      </w:r>
      <w:r w:rsidRPr="001423EF">
        <w:rPr>
          <w:rFonts w:ascii="맑은 고딕" w:eastAsia="맑은 고딕" w:hAnsi="맑은 고딕"/>
          <w:sz w:val="17"/>
          <w:szCs w:val="17"/>
        </w:rPr>
        <w:t xml:space="preserve">. </w:t>
      </w:r>
      <w:r w:rsidRPr="001423EF">
        <w:rPr>
          <w:rFonts w:ascii="맑은 고딕" w:eastAsia="맑은 고딕" w:hAnsi="맑은 고딕" w:hint="eastAsia"/>
          <w:sz w:val="17"/>
          <w:szCs w:val="17"/>
        </w:rPr>
        <w:t>갑은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계약해지일로부터</w:t>
      </w:r>
      <w:r w:rsidRPr="001423EF">
        <w:rPr>
          <w:rFonts w:ascii="맑은 고딕" w:eastAsia="맑은 고딕" w:hAnsi="맑은 고딕"/>
          <w:sz w:val="17"/>
          <w:szCs w:val="17"/>
        </w:rPr>
        <w:t xml:space="preserve"> 30일 </w:t>
      </w:r>
      <w:r w:rsidRPr="001423EF">
        <w:rPr>
          <w:rFonts w:ascii="맑은 고딕" w:eastAsia="맑은 고딕" w:hAnsi="맑은 고딕" w:hint="eastAsia"/>
          <w:sz w:val="17"/>
          <w:szCs w:val="17"/>
        </w:rPr>
        <w:t>이내에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갑과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proofErr w:type="spellStart"/>
      <w:r w:rsidRPr="001423EF">
        <w:rPr>
          <w:rFonts w:ascii="맑은 고딕" w:eastAsia="맑은 고딕" w:hAnsi="맑은 고딕" w:hint="eastAsia"/>
          <w:sz w:val="17"/>
          <w:szCs w:val="17"/>
        </w:rPr>
        <w:t>을간의</w:t>
      </w:r>
      <w:proofErr w:type="spellEnd"/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채권</w:t>
      </w:r>
      <w:r w:rsidRPr="001423EF">
        <w:rPr>
          <w:rFonts w:ascii="맑은 고딕" w:eastAsia="맑은 고딕" w:hAnsi="맑은 고딕"/>
          <w:sz w:val="17"/>
          <w:szCs w:val="17"/>
        </w:rPr>
        <w:t xml:space="preserve">/채무를 </w:t>
      </w:r>
      <w:r w:rsidRPr="001423EF">
        <w:rPr>
          <w:rFonts w:ascii="맑은 고딕" w:eastAsia="맑은 고딕" w:hAnsi="맑은 고딕" w:hint="eastAsia"/>
          <w:sz w:val="17"/>
          <w:szCs w:val="17"/>
        </w:rPr>
        <w:t>정산하기로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bookmarkStart w:id="9" w:name="_GoBack"/>
      <w:bookmarkEnd w:id="9"/>
      <w:r w:rsidRPr="001423EF">
        <w:rPr>
          <w:rFonts w:ascii="맑은 고딕" w:eastAsia="맑은 고딕" w:hAnsi="맑은 고딕" w:hint="eastAsia"/>
          <w:sz w:val="17"/>
          <w:szCs w:val="17"/>
        </w:rPr>
        <w:t>한다</w:t>
      </w:r>
      <w:r w:rsidRPr="001423EF">
        <w:rPr>
          <w:rFonts w:ascii="맑은 고딕" w:eastAsia="맑은 고딕" w:hAnsi="맑은 고딕"/>
          <w:sz w:val="17"/>
          <w:szCs w:val="17"/>
        </w:rPr>
        <w:t>.</w:t>
      </w:r>
    </w:p>
    <w:p w14:paraId="1D71B30A" w14:textId="3C9A3EB5" w:rsidR="000F5CC3" w:rsidRPr="001423EF" w:rsidRDefault="004C4F1C" w:rsidP="00186891">
      <w:pPr>
        <w:pStyle w:val="a6"/>
        <w:numPr>
          <w:ilvl w:val="0"/>
          <w:numId w:val="7"/>
        </w:numPr>
        <w:wordWrap/>
        <w:adjustRightInd w:val="0"/>
        <w:ind w:leftChars="0"/>
        <w:jc w:val="left"/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sz w:val="17"/>
          <w:szCs w:val="17"/>
        </w:rPr>
        <w:t>갑의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외상매출채권과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을의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ins w:id="10" w:author="신유진 (Yujin Shin)" w:date="2024-06-10T17:17:00Z">
        <w:r w:rsidR="008E4941">
          <w:rPr>
            <w:rFonts w:ascii="맑은 고딕" w:eastAsia="맑은 고딕" w:hAnsi="맑은 고딕" w:hint="eastAsia"/>
            <w:sz w:val="17"/>
            <w:szCs w:val="17"/>
          </w:rPr>
          <w:t>거래</w:t>
        </w:r>
      </w:ins>
      <w:del w:id="11" w:author="신유진 (Yujin Shin)" w:date="2024-06-10T17:17:00Z">
        <w:r w:rsidRPr="001423EF" w:rsidDel="008E4941">
          <w:rPr>
            <w:rFonts w:ascii="맑은 고딕" w:eastAsia="맑은 고딕" w:hAnsi="맑은 고딕" w:hint="eastAsia"/>
            <w:sz w:val="17"/>
            <w:szCs w:val="17"/>
          </w:rPr>
          <w:delText>예수</w:delText>
        </w:r>
      </w:del>
      <w:r w:rsidRPr="001423EF">
        <w:rPr>
          <w:rFonts w:ascii="맑은 고딕" w:eastAsia="맑은 고딕" w:hAnsi="맑은 고딕" w:hint="eastAsia"/>
          <w:sz w:val="17"/>
          <w:szCs w:val="17"/>
        </w:rPr>
        <w:t>보증금에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대한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채권은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당사간의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채권</w:t>
      </w:r>
      <w:r w:rsidRPr="001423EF">
        <w:rPr>
          <w:rFonts w:ascii="맑은 고딕" w:eastAsia="맑은 고딕" w:hAnsi="맑은 고딕"/>
          <w:sz w:val="17"/>
          <w:szCs w:val="17"/>
        </w:rPr>
        <w:t xml:space="preserve">/채무로 </w:t>
      </w:r>
      <w:r w:rsidRPr="001423EF">
        <w:rPr>
          <w:rFonts w:ascii="맑은 고딕" w:eastAsia="맑은 고딕" w:hAnsi="맑은 고딕" w:hint="eastAsia"/>
          <w:sz w:val="17"/>
          <w:szCs w:val="17"/>
        </w:rPr>
        <w:t>상계한다</w:t>
      </w:r>
      <w:r w:rsidR="002D1514" w:rsidRPr="001423EF">
        <w:rPr>
          <w:rFonts w:ascii="맑은 고딕" w:eastAsia="맑은 고딕" w:hAnsi="맑은 고딕"/>
          <w:sz w:val="17"/>
          <w:szCs w:val="17"/>
        </w:rPr>
        <w:t>.</w:t>
      </w:r>
    </w:p>
    <w:p w14:paraId="2DEE5A2E" w14:textId="77777777" w:rsidR="0018679C" w:rsidRPr="001423EF" w:rsidRDefault="000F5CC3" w:rsidP="00186891">
      <w:pPr>
        <w:pStyle w:val="a6"/>
        <w:numPr>
          <w:ilvl w:val="0"/>
          <w:numId w:val="7"/>
        </w:numPr>
        <w:wordWrap/>
        <w:adjustRightInd w:val="0"/>
        <w:ind w:leftChars="0"/>
        <w:jc w:val="left"/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bCs/>
          <w:sz w:val="17"/>
          <w:szCs w:val="17"/>
        </w:rPr>
        <w:t>을의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사업자명에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갑의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상표가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포함되거나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,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사업자명만으로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갑의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대리점으로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오인될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수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있는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경우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,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을은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본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조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2항에서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정한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기일까지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사업자명이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변경되었음을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증빙할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수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있는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서류를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갑에게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제출한다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.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해당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기일까지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사업자명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변경이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이행되지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않을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경우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,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을은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갑의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상표권을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무단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사용한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사실에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대한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손해배상의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책임을</w:t>
      </w:r>
      <w:r w:rsidRPr="001423EF">
        <w:rPr>
          <w:rFonts w:ascii="맑은 고딕" w:eastAsia="맑은 고딕" w:hAnsi="맑은 고딕"/>
          <w:bCs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bCs/>
          <w:sz w:val="17"/>
          <w:szCs w:val="17"/>
        </w:rPr>
        <w:t>진다</w:t>
      </w:r>
      <w:r w:rsidRPr="001423EF">
        <w:rPr>
          <w:rFonts w:ascii="맑은 고딕" w:eastAsia="맑은 고딕" w:hAnsi="맑은 고딕"/>
          <w:bCs/>
          <w:sz w:val="17"/>
          <w:szCs w:val="17"/>
        </w:rPr>
        <w:t>.</w:t>
      </w:r>
    </w:p>
    <w:p w14:paraId="2C065E7E" w14:textId="77777777" w:rsidR="000F5CC3" w:rsidRPr="001423EF" w:rsidRDefault="000F5CC3" w:rsidP="000F5CC3">
      <w:pPr>
        <w:pStyle w:val="a6"/>
        <w:wordWrap/>
        <w:adjustRightInd w:val="0"/>
        <w:ind w:leftChars="0" w:left="560"/>
        <w:jc w:val="left"/>
        <w:rPr>
          <w:rFonts w:ascii="맑은 고딕" w:eastAsia="맑은 고딕" w:hAnsi="맑은 고딕"/>
          <w:sz w:val="17"/>
          <w:szCs w:val="17"/>
        </w:rPr>
      </w:pPr>
    </w:p>
    <w:p w14:paraId="0B63E211" w14:textId="77777777" w:rsidR="002D1514" w:rsidRPr="001423EF" w:rsidRDefault="002D1514" w:rsidP="00186891">
      <w:pPr>
        <w:rPr>
          <w:rFonts w:ascii="맑은 고딕" w:eastAsia="맑은 고딕" w:hAnsi="맑은 고딕"/>
          <w:b/>
          <w:bCs/>
          <w:sz w:val="18"/>
          <w:szCs w:val="18"/>
        </w:rPr>
      </w:pPr>
      <w:r w:rsidRPr="001423EF">
        <w:rPr>
          <w:rFonts w:ascii="맑은 고딕" w:eastAsia="맑은 고딕" w:hAnsi="맑은 고딕" w:hint="eastAsia"/>
          <w:b/>
          <w:bCs/>
          <w:sz w:val="18"/>
          <w:szCs w:val="18"/>
        </w:rPr>
        <w:t>제</w:t>
      </w:r>
      <w:r w:rsidRPr="001423EF">
        <w:rPr>
          <w:rFonts w:ascii="맑은 고딕" w:eastAsia="맑은 고딕" w:hAnsi="맑은 고딕"/>
          <w:b/>
          <w:bCs/>
          <w:sz w:val="18"/>
          <w:szCs w:val="18"/>
        </w:rPr>
        <w:t xml:space="preserve">4조 (담보의 </w:t>
      </w:r>
      <w:r w:rsidRPr="001423EF">
        <w:rPr>
          <w:rFonts w:ascii="맑은 고딕" w:eastAsia="맑은 고딕" w:hAnsi="맑은 고딕" w:hint="eastAsia"/>
          <w:b/>
          <w:bCs/>
          <w:sz w:val="18"/>
          <w:szCs w:val="18"/>
        </w:rPr>
        <w:t>해지</w:t>
      </w:r>
      <w:r w:rsidRPr="001423EF">
        <w:rPr>
          <w:rFonts w:ascii="맑은 고딕" w:eastAsia="맑은 고딕" w:hAnsi="맑은 고딕"/>
          <w:b/>
          <w:bCs/>
          <w:sz w:val="18"/>
          <w:szCs w:val="18"/>
        </w:rPr>
        <w:t>)</w:t>
      </w:r>
    </w:p>
    <w:p w14:paraId="11E454EF" w14:textId="77777777" w:rsidR="002D1514" w:rsidRPr="001423EF" w:rsidRDefault="002D1514" w:rsidP="00186891">
      <w:pPr>
        <w:numPr>
          <w:ilvl w:val="0"/>
          <w:numId w:val="2"/>
        </w:numPr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sz w:val="17"/>
          <w:szCs w:val="17"/>
        </w:rPr>
        <w:t>갑에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대한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을의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채무의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완전</w:t>
      </w:r>
      <w:r w:rsidR="0018679C"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이행이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있으면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갑은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을의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담보에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대한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해지</w:t>
      </w:r>
      <w:r w:rsidR="0018679C"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서류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일체를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반환하여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해지한다</w:t>
      </w:r>
      <w:r w:rsidRPr="001423EF">
        <w:rPr>
          <w:rFonts w:ascii="맑은 고딕" w:eastAsia="맑은 고딕" w:hAnsi="맑은 고딕"/>
          <w:sz w:val="17"/>
          <w:szCs w:val="17"/>
        </w:rPr>
        <w:t xml:space="preserve">. </w:t>
      </w:r>
      <w:r w:rsidRPr="001423EF">
        <w:rPr>
          <w:rFonts w:ascii="맑은 고딕" w:eastAsia="맑은 고딕" w:hAnsi="맑은 고딕" w:hint="eastAsia"/>
          <w:sz w:val="17"/>
          <w:szCs w:val="17"/>
        </w:rPr>
        <w:t>어음</w:t>
      </w:r>
      <w:r w:rsidR="0018679C"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입금의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경우에는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만기가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도래하여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어음이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현금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proofErr w:type="gramStart"/>
      <w:r w:rsidRPr="001423EF">
        <w:rPr>
          <w:rFonts w:ascii="맑은 고딕" w:eastAsia="맑은 고딕" w:hAnsi="맑은 고딕" w:hint="eastAsia"/>
          <w:sz w:val="17"/>
          <w:szCs w:val="17"/>
        </w:rPr>
        <w:t>결제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된</w:t>
      </w:r>
      <w:proofErr w:type="gramEnd"/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후에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담보를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해지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한다</w:t>
      </w:r>
      <w:r w:rsidRPr="001423EF">
        <w:rPr>
          <w:rFonts w:ascii="맑은 고딕" w:eastAsia="맑은 고딕" w:hAnsi="맑은 고딕"/>
          <w:sz w:val="17"/>
          <w:szCs w:val="17"/>
        </w:rPr>
        <w:t>.</w:t>
      </w:r>
    </w:p>
    <w:p w14:paraId="7F9B157C" w14:textId="094877BE" w:rsidR="002D1514" w:rsidRPr="00F90E78" w:rsidRDefault="002D1514" w:rsidP="00F90E78">
      <w:pPr>
        <w:numPr>
          <w:ilvl w:val="0"/>
          <w:numId w:val="2"/>
        </w:numPr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sz w:val="17"/>
          <w:szCs w:val="17"/>
        </w:rPr>
        <w:t>담보</w:t>
      </w:r>
      <w:r w:rsidR="0018679C"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해지에</w:t>
      </w:r>
      <w:r w:rsidRPr="001423EF">
        <w:rPr>
          <w:rFonts w:ascii="맑은 고딕" w:eastAsia="맑은 고딕" w:hAnsi="맑은 고딕"/>
          <w:sz w:val="17"/>
          <w:szCs w:val="17"/>
        </w:rPr>
        <w:t xml:space="preserve"> 대한 </w:t>
      </w:r>
      <w:r w:rsidR="008072CC" w:rsidRPr="001423EF">
        <w:rPr>
          <w:rFonts w:ascii="맑은 고딕" w:eastAsia="맑은 고딕" w:hAnsi="맑은 고딕" w:hint="eastAsia"/>
          <w:sz w:val="17"/>
          <w:szCs w:val="17"/>
        </w:rPr>
        <w:t>비용</w:t>
      </w:r>
      <w:r w:rsidR="008072CC"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="008072CC" w:rsidRPr="001423EF">
        <w:rPr>
          <w:rFonts w:ascii="맑은 고딕" w:eastAsia="맑은 고딕" w:hAnsi="맑은 고딕" w:hint="eastAsia"/>
          <w:sz w:val="17"/>
          <w:szCs w:val="17"/>
        </w:rPr>
        <w:t>발생시</w:t>
      </w:r>
      <w:r w:rsidR="008072CC" w:rsidRPr="001423EF">
        <w:rPr>
          <w:rFonts w:ascii="맑은 고딕" w:eastAsia="맑은 고딕" w:hAnsi="맑은 고딕"/>
          <w:sz w:val="17"/>
          <w:szCs w:val="17"/>
        </w:rPr>
        <w:t xml:space="preserve">, </w:t>
      </w:r>
      <w:r w:rsidR="008072CC" w:rsidRPr="001423EF">
        <w:rPr>
          <w:rFonts w:ascii="맑은 고딕" w:eastAsia="맑은 고딕" w:hAnsi="맑은 고딕" w:hint="eastAsia"/>
          <w:sz w:val="17"/>
          <w:szCs w:val="17"/>
        </w:rPr>
        <w:t>그</w:t>
      </w:r>
      <w:r w:rsidR="008072CC"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="008072CC" w:rsidRPr="001423EF">
        <w:rPr>
          <w:rFonts w:ascii="맑은 고딕" w:eastAsia="맑은 고딕" w:hAnsi="맑은 고딕" w:hint="eastAsia"/>
          <w:sz w:val="17"/>
          <w:szCs w:val="17"/>
        </w:rPr>
        <w:t>비용은</w:t>
      </w:r>
      <w:r w:rsidR="008072CC" w:rsidRPr="001423EF">
        <w:rPr>
          <w:rFonts w:ascii="맑은 고딕" w:eastAsia="맑은 고딕" w:hAnsi="맑은 고딕"/>
          <w:sz w:val="17"/>
          <w:szCs w:val="17"/>
        </w:rPr>
        <w:t xml:space="preserve"> </w:t>
      </w:r>
      <w:commentRangeStart w:id="12"/>
      <w:r w:rsidR="00F90E78">
        <w:rPr>
          <w:rFonts w:ascii="맑은 고딕" w:eastAsia="맑은 고딕" w:hAnsi="맑은 고딕" w:hint="eastAsia"/>
          <w:sz w:val="17"/>
          <w:szCs w:val="17"/>
        </w:rPr>
        <w:t>갑과 을이</w:t>
      </w:r>
      <w:r w:rsidR="00F90E78" w:rsidRPr="00F90E78">
        <w:rPr>
          <w:rFonts w:ascii="맑은 고딕" w:eastAsia="맑은 고딕" w:hAnsi="맑은 고딕" w:hint="eastAsia"/>
          <w:sz w:val="17"/>
          <w:szCs w:val="17"/>
        </w:rPr>
        <w:t xml:space="preserve"> 각각 50% 부담한다.</w:t>
      </w:r>
      <w:commentRangeEnd w:id="12"/>
      <w:r w:rsidR="00F90E78">
        <w:rPr>
          <w:rStyle w:val="a9"/>
        </w:rPr>
        <w:commentReference w:id="12"/>
      </w:r>
    </w:p>
    <w:p w14:paraId="7B942CE1" w14:textId="77777777" w:rsidR="00B87E26" w:rsidRPr="00F90E78" w:rsidRDefault="00B87E26" w:rsidP="00186891">
      <w:pPr>
        <w:rPr>
          <w:rFonts w:ascii="맑은 고딕" w:eastAsia="맑은 고딕" w:hAnsi="맑은 고딕"/>
          <w:b/>
          <w:bCs/>
          <w:sz w:val="18"/>
          <w:szCs w:val="18"/>
        </w:rPr>
      </w:pPr>
    </w:p>
    <w:p w14:paraId="7E8AB73C" w14:textId="77777777" w:rsidR="0018679C" w:rsidRPr="001423EF" w:rsidRDefault="002D1514" w:rsidP="0018679C">
      <w:pPr>
        <w:rPr>
          <w:rFonts w:ascii="맑은 고딕" w:eastAsia="맑은 고딕" w:hAnsi="맑은 고딕"/>
          <w:b/>
          <w:bCs/>
          <w:sz w:val="18"/>
          <w:szCs w:val="18"/>
        </w:rPr>
      </w:pPr>
      <w:r w:rsidRPr="001423EF">
        <w:rPr>
          <w:rFonts w:ascii="맑은 고딕" w:eastAsia="맑은 고딕" w:hAnsi="맑은 고딕" w:hint="eastAsia"/>
          <w:b/>
          <w:bCs/>
          <w:sz w:val="18"/>
          <w:szCs w:val="18"/>
        </w:rPr>
        <w:t>제</w:t>
      </w:r>
      <w:r w:rsidRPr="001423EF">
        <w:rPr>
          <w:rFonts w:ascii="맑은 고딕" w:eastAsia="맑은 고딕" w:hAnsi="맑은 고딕"/>
          <w:b/>
          <w:bCs/>
          <w:sz w:val="18"/>
          <w:szCs w:val="18"/>
        </w:rPr>
        <w:t xml:space="preserve">5조 (간판 </w:t>
      </w:r>
      <w:r w:rsidRPr="001423EF">
        <w:rPr>
          <w:rFonts w:ascii="맑은 고딕" w:eastAsia="맑은 고딕" w:hAnsi="맑은 고딕" w:hint="eastAsia"/>
          <w:b/>
          <w:bCs/>
          <w:sz w:val="18"/>
          <w:szCs w:val="18"/>
        </w:rPr>
        <w:t>등</w:t>
      </w:r>
      <w:r w:rsidRPr="001423EF">
        <w:rPr>
          <w:rFonts w:ascii="맑은 고딕" w:eastAsia="맑은 고딕" w:hAnsi="맑은 고딕"/>
          <w:b/>
          <w:bCs/>
          <w:sz w:val="18"/>
          <w:szCs w:val="18"/>
        </w:rPr>
        <w:t xml:space="preserve"> </w:t>
      </w:r>
      <w:r w:rsidRPr="001423EF">
        <w:rPr>
          <w:rFonts w:ascii="맑은 고딕" w:eastAsia="맑은 고딕" w:hAnsi="맑은 고딕" w:hint="eastAsia"/>
          <w:b/>
          <w:bCs/>
          <w:sz w:val="18"/>
          <w:szCs w:val="18"/>
        </w:rPr>
        <w:t>사인물에</w:t>
      </w:r>
      <w:r w:rsidRPr="001423EF">
        <w:rPr>
          <w:rFonts w:ascii="맑은 고딕" w:eastAsia="맑은 고딕" w:hAnsi="맑은 고딕"/>
          <w:b/>
          <w:bCs/>
          <w:sz w:val="18"/>
          <w:szCs w:val="18"/>
        </w:rPr>
        <w:t xml:space="preserve"> </w:t>
      </w:r>
      <w:r w:rsidRPr="001423EF">
        <w:rPr>
          <w:rFonts w:ascii="맑은 고딕" w:eastAsia="맑은 고딕" w:hAnsi="맑은 고딕" w:hint="eastAsia"/>
          <w:b/>
          <w:bCs/>
          <w:sz w:val="18"/>
          <w:szCs w:val="18"/>
        </w:rPr>
        <w:t>관한</w:t>
      </w:r>
      <w:r w:rsidRPr="001423EF">
        <w:rPr>
          <w:rFonts w:ascii="맑은 고딕" w:eastAsia="맑은 고딕" w:hAnsi="맑은 고딕"/>
          <w:b/>
          <w:bCs/>
          <w:sz w:val="18"/>
          <w:szCs w:val="18"/>
        </w:rPr>
        <w:t xml:space="preserve"> </w:t>
      </w:r>
      <w:r w:rsidRPr="001423EF">
        <w:rPr>
          <w:rFonts w:ascii="맑은 고딕" w:eastAsia="맑은 고딕" w:hAnsi="맑은 고딕" w:hint="eastAsia"/>
          <w:b/>
          <w:bCs/>
          <w:sz w:val="18"/>
          <w:szCs w:val="18"/>
        </w:rPr>
        <w:t>사항</w:t>
      </w:r>
      <w:r w:rsidRPr="001423EF">
        <w:rPr>
          <w:rFonts w:ascii="맑은 고딕" w:eastAsia="맑은 고딕" w:hAnsi="맑은 고딕"/>
          <w:b/>
          <w:bCs/>
          <w:sz w:val="18"/>
          <w:szCs w:val="18"/>
        </w:rPr>
        <w:t>)</w:t>
      </w:r>
    </w:p>
    <w:p w14:paraId="0180D53C" w14:textId="3FF21334" w:rsidR="00291BE2" w:rsidRDefault="002D1514" w:rsidP="00906C87">
      <w:pPr>
        <w:rPr>
          <w:rFonts w:ascii="맑은 고딕" w:eastAsia="맑은 고딕" w:hAnsi="맑은 고딕"/>
          <w:sz w:val="17"/>
          <w:szCs w:val="17"/>
        </w:rPr>
      </w:pPr>
      <w:r w:rsidRPr="001423EF">
        <w:rPr>
          <w:rFonts w:ascii="맑은 고딕" w:eastAsia="맑은 고딕" w:hAnsi="맑은 고딕" w:hint="eastAsia"/>
          <w:sz w:val="17"/>
          <w:szCs w:val="17"/>
        </w:rPr>
        <w:t>간판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등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갑과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관련된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사인물의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철거</w:t>
      </w:r>
      <w:r w:rsidR="00214E4B"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책임은</w:t>
      </w:r>
      <w:r w:rsidRPr="001423EF">
        <w:rPr>
          <w:rFonts w:ascii="맑은 고딕" w:eastAsia="맑은 고딕" w:hAnsi="맑은 고딕"/>
          <w:sz w:val="17"/>
          <w:szCs w:val="17"/>
        </w:rPr>
        <w:t xml:space="preserve"> 을에게 있으며, 그 비용은 을이 </w:t>
      </w:r>
      <w:r w:rsidR="00214E4B" w:rsidRPr="001423EF">
        <w:rPr>
          <w:rFonts w:ascii="맑은 고딕" w:eastAsia="맑은 고딕" w:hAnsi="맑은 고딕" w:hint="eastAsia"/>
          <w:sz w:val="17"/>
          <w:szCs w:val="17"/>
        </w:rPr>
        <w:t>부담한다</w:t>
      </w:r>
      <w:r w:rsidR="00214E4B" w:rsidRPr="001423EF">
        <w:rPr>
          <w:rFonts w:ascii="맑은 고딕" w:eastAsia="맑은 고딕" w:hAnsi="맑은 고딕"/>
          <w:sz w:val="17"/>
          <w:szCs w:val="17"/>
        </w:rPr>
        <w:t xml:space="preserve">. </w:t>
      </w:r>
      <w:r w:rsidRPr="001423EF">
        <w:rPr>
          <w:rFonts w:ascii="맑은 고딕" w:eastAsia="맑은 고딕" w:hAnsi="맑은 고딕" w:hint="eastAsia"/>
          <w:sz w:val="17"/>
          <w:szCs w:val="17"/>
        </w:rPr>
        <w:t>철거</w:t>
      </w:r>
      <w:r w:rsidR="00214E4B"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기한은</w:t>
      </w:r>
      <w:r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="00FE4F43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20</w:t>
      </w:r>
      <w:r w:rsid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XX</w:t>
      </w:r>
      <w:r w:rsidR="00CE0889" w:rsidRPr="008E4941">
        <w:rPr>
          <w:rFonts w:ascii="맑은 고딕" w:eastAsia="맑은 고딕" w:hAnsi="맑은 고딕" w:hint="eastAsia"/>
          <w:sz w:val="17"/>
          <w:szCs w:val="17"/>
          <w:shd w:val="pct15" w:color="auto" w:fill="FFFFFF"/>
        </w:rPr>
        <w:t>년</w:t>
      </w:r>
      <w:r w:rsidR="00CE0889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 xml:space="preserve"> </w:t>
      </w:r>
      <w:r w:rsid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XX</w:t>
      </w:r>
      <w:r w:rsidR="00CE0889" w:rsidRPr="008E4941">
        <w:rPr>
          <w:rFonts w:ascii="맑은 고딕" w:eastAsia="맑은 고딕" w:hAnsi="맑은 고딕" w:hint="eastAsia"/>
          <w:sz w:val="17"/>
          <w:szCs w:val="17"/>
          <w:shd w:val="pct15" w:color="auto" w:fill="FFFFFF"/>
        </w:rPr>
        <w:t>월</w:t>
      </w:r>
      <w:r w:rsidR="0070028F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 xml:space="preserve"> </w:t>
      </w:r>
      <w:r w:rsid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XX</w:t>
      </w:r>
      <w:r w:rsidR="00CE0889" w:rsidRPr="008E4941">
        <w:rPr>
          <w:rFonts w:ascii="맑은 고딕" w:eastAsia="맑은 고딕" w:hAnsi="맑은 고딕"/>
          <w:sz w:val="17"/>
          <w:szCs w:val="17"/>
          <w:shd w:val="pct15" w:color="auto" w:fill="FFFFFF"/>
        </w:rPr>
        <w:t>일</w:t>
      </w:r>
      <w:r w:rsidR="008E4941">
        <w:rPr>
          <w:rFonts w:ascii="맑은 고딕" w:eastAsia="맑은 고딕" w:hAnsi="맑은 고딕" w:hint="eastAsia"/>
          <w:sz w:val="17"/>
          <w:szCs w:val="17"/>
        </w:rPr>
        <w:t xml:space="preserve"> </w:t>
      </w:r>
      <w:proofErr w:type="spellStart"/>
      <w:r w:rsidR="00CE0889" w:rsidRPr="00B444CD">
        <w:rPr>
          <w:rFonts w:ascii="맑은 고딕" w:eastAsia="맑은 고딕" w:hAnsi="맑은 고딕"/>
          <w:sz w:val="17"/>
          <w:szCs w:val="17"/>
        </w:rPr>
        <w:t>까지</w:t>
      </w:r>
      <w:r w:rsidR="00CE0889" w:rsidRPr="00B444CD">
        <w:rPr>
          <w:rFonts w:ascii="맑은 고딕" w:eastAsia="맑은 고딕" w:hAnsi="맑은 고딕" w:hint="eastAsia"/>
          <w:sz w:val="17"/>
          <w:szCs w:val="17"/>
        </w:rPr>
        <w:t>로</w:t>
      </w:r>
      <w:proofErr w:type="spellEnd"/>
      <w:r w:rsidR="00CE0889" w:rsidRPr="001423EF">
        <w:rPr>
          <w:rFonts w:ascii="맑은 고딕" w:eastAsia="맑은 고딕" w:hAnsi="맑은 고딕"/>
          <w:sz w:val="17"/>
          <w:szCs w:val="17"/>
        </w:rPr>
        <w:t xml:space="preserve"> </w:t>
      </w:r>
      <w:r w:rsidRPr="001423EF">
        <w:rPr>
          <w:rFonts w:ascii="맑은 고딕" w:eastAsia="맑은 고딕" w:hAnsi="맑은 고딕" w:hint="eastAsia"/>
          <w:sz w:val="17"/>
          <w:szCs w:val="17"/>
        </w:rPr>
        <w:t>한다</w:t>
      </w:r>
      <w:r w:rsidRPr="001423EF">
        <w:rPr>
          <w:rFonts w:ascii="맑은 고딕" w:eastAsia="맑은 고딕" w:hAnsi="맑은 고딕"/>
          <w:sz w:val="17"/>
          <w:szCs w:val="17"/>
        </w:rPr>
        <w:t>.</w:t>
      </w:r>
    </w:p>
    <w:p w14:paraId="51F6258D" w14:textId="6B0B7DAB" w:rsidR="002B0E0A" w:rsidRDefault="002B0E0A" w:rsidP="00906C87">
      <w:pPr>
        <w:rPr>
          <w:rFonts w:ascii="맑은 고딕" w:eastAsia="맑은 고딕" w:hAnsi="맑은 고딕"/>
          <w:sz w:val="17"/>
          <w:szCs w:val="17"/>
        </w:rPr>
      </w:pPr>
    </w:p>
    <w:p w14:paraId="32E0F518" w14:textId="77777777" w:rsidR="002B0E0A" w:rsidRPr="00FE4F43" w:rsidRDefault="002B0E0A" w:rsidP="00906C87">
      <w:pPr>
        <w:rPr>
          <w:rFonts w:ascii="맑은 고딕" w:eastAsia="맑은 고딕" w:hAnsi="맑은 고딕"/>
          <w:sz w:val="18"/>
          <w:szCs w:val="18"/>
        </w:rPr>
      </w:pPr>
    </w:p>
    <w:p w14:paraId="732A5AA1" w14:textId="77777777" w:rsidR="0070028F" w:rsidRPr="002B0E0A" w:rsidRDefault="0070028F" w:rsidP="00906C87">
      <w:pPr>
        <w:rPr>
          <w:rFonts w:ascii="맑은 고딕" w:eastAsia="맑은 고딕" w:hAnsi="맑은 고딕"/>
          <w:sz w:val="18"/>
          <w:szCs w:val="18"/>
        </w:rPr>
      </w:pPr>
    </w:p>
    <w:p w14:paraId="468119FD" w14:textId="77777777" w:rsidR="00291BE2" w:rsidRPr="008E4941" w:rsidRDefault="00306417" w:rsidP="00291BE2">
      <w:pPr>
        <w:rPr>
          <w:rFonts w:ascii="맑은 고딕" w:eastAsia="맑은 고딕" w:hAnsi="맑은 고딕"/>
          <w:b/>
          <w:sz w:val="18"/>
          <w:szCs w:val="18"/>
        </w:rPr>
      </w:pPr>
      <w:r w:rsidRPr="008E4941">
        <w:rPr>
          <w:rFonts w:ascii="맑은 고딕" w:eastAsia="맑은 고딕" w:hAnsi="맑은 고딕" w:hint="eastAsia"/>
          <w:b/>
          <w:sz w:val="18"/>
          <w:szCs w:val="18"/>
        </w:rPr>
        <w:t>제</w:t>
      </w:r>
      <w:r w:rsidRPr="008E4941">
        <w:rPr>
          <w:rFonts w:ascii="맑은 고딕" w:eastAsia="맑은 고딕" w:hAnsi="맑은 고딕"/>
          <w:b/>
          <w:sz w:val="18"/>
          <w:szCs w:val="18"/>
        </w:rPr>
        <w:t>6조 (</w:t>
      </w:r>
      <w:r w:rsidR="00291BE2" w:rsidRPr="008E4941">
        <w:rPr>
          <w:rFonts w:ascii="맑은 고딕" w:eastAsia="맑은 고딕" w:hAnsi="맑은 고딕" w:hint="eastAsia"/>
          <w:b/>
          <w:sz w:val="18"/>
          <w:szCs w:val="18"/>
        </w:rPr>
        <w:t>정산</w:t>
      </w:r>
      <w:r w:rsidR="00291BE2" w:rsidRPr="008E4941">
        <w:rPr>
          <w:rFonts w:ascii="맑은 고딕" w:eastAsia="맑은 고딕" w:hAnsi="맑은 고딕"/>
          <w:b/>
          <w:sz w:val="18"/>
          <w:szCs w:val="18"/>
        </w:rPr>
        <w:t xml:space="preserve"> </w:t>
      </w:r>
      <w:r w:rsidR="00291BE2" w:rsidRPr="008E4941">
        <w:rPr>
          <w:rFonts w:ascii="맑은 고딕" w:eastAsia="맑은 고딕" w:hAnsi="맑은 고딕" w:hint="eastAsia"/>
          <w:b/>
          <w:sz w:val="18"/>
          <w:szCs w:val="18"/>
        </w:rPr>
        <w:t>내역</w:t>
      </w:r>
      <w:r w:rsidR="00291BE2" w:rsidRPr="008E4941">
        <w:rPr>
          <w:rFonts w:ascii="맑은 고딕" w:eastAsia="맑은 고딕" w:hAnsi="맑은 고딕"/>
          <w:b/>
          <w:sz w:val="18"/>
          <w:szCs w:val="18"/>
        </w:rPr>
        <w:t>)</w:t>
      </w:r>
    </w:p>
    <w:tbl>
      <w:tblPr>
        <w:tblW w:w="100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13" w:author="신유진 (Yujin Shin)" w:date="2024-06-10T17:18:00Z">
          <w:tblPr>
            <w:tblW w:w="10057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83"/>
        <w:gridCol w:w="3337"/>
        <w:gridCol w:w="2238"/>
        <w:gridCol w:w="1685"/>
        <w:gridCol w:w="2314"/>
        <w:tblGridChange w:id="14">
          <w:tblGrid>
            <w:gridCol w:w="483"/>
            <w:gridCol w:w="3543"/>
            <w:gridCol w:w="2032"/>
            <w:gridCol w:w="1685"/>
            <w:gridCol w:w="2314"/>
          </w:tblGrid>
        </w:tblGridChange>
      </w:tblGrid>
      <w:tr w:rsidR="00BE752B" w:rsidRPr="00BE752B" w14:paraId="2F1EB873" w14:textId="77777777" w:rsidTr="00636D0C">
        <w:trPr>
          <w:trHeight w:val="270"/>
          <w:trPrChange w:id="15" w:author="신유진 (Yujin Shin)" w:date="2024-06-10T17:18:00Z">
            <w:trPr>
              <w:trHeight w:val="270"/>
            </w:trPr>
          </w:trPrChange>
        </w:trPr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C2C2"/>
            <w:vAlign w:val="center"/>
            <w:hideMark/>
            <w:tcPrChange w:id="16" w:author="신유진 (Yujin Shin)" w:date="2024-06-10T17:18:00Z">
              <w:tcPr>
                <w:tcW w:w="45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C2C2C2"/>
                <w:vAlign w:val="center"/>
                <w:hideMark/>
              </w:tcPr>
            </w:tcPrChange>
          </w:tcPr>
          <w:p w14:paraId="61CEEBC8" w14:textId="77777777" w:rsidR="00291BE2" w:rsidRPr="008E4941" w:rsidRDefault="00291BE2" w:rsidP="00291BE2">
            <w:pPr>
              <w:widowControl/>
              <w:autoSpaceDE/>
              <w:autoSpaceDN/>
              <w:spacing w:line="270" w:lineRule="atLeast"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="굴림" w:eastAsia="굴림" w:hAnsi="굴림" w:cs="굴림" w:hint="eastAsia"/>
                <w:color w:val="000000" w:themeColor="text1"/>
                <w:kern w:val="0"/>
                <w:sz w:val="18"/>
                <w:szCs w:val="18"/>
              </w:rPr>
              <w:t> 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C2C2"/>
            <w:vAlign w:val="center"/>
            <w:hideMark/>
            <w:tcPrChange w:id="17" w:author="신유진 (Yujin Shin)" w:date="2024-06-10T17:18:00Z">
              <w:tcPr>
                <w:tcW w:w="3557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C2C2C2"/>
                <w:vAlign w:val="center"/>
                <w:hideMark/>
              </w:tcPr>
            </w:tcPrChange>
          </w:tcPr>
          <w:p w14:paraId="5A383A09" w14:textId="77777777" w:rsidR="00291BE2" w:rsidRPr="008E4941" w:rsidRDefault="00291BE2" w:rsidP="00291BE2">
            <w:pPr>
              <w:widowControl/>
              <w:autoSpaceDE/>
              <w:autoSpaceDN/>
              <w:spacing w:line="270" w:lineRule="atLeast"/>
              <w:jc w:val="center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구분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C2C2"/>
            <w:vAlign w:val="center"/>
            <w:hideMark/>
            <w:tcPrChange w:id="18" w:author="신유진 (Yujin Shin)" w:date="2024-06-10T17:18:00Z">
              <w:tcPr>
                <w:tcW w:w="2041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C2C2C2"/>
                <w:vAlign w:val="center"/>
                <w:hideMark/>
              </w:tcPr>
            </w:tcPrChange>
          </w:tcPr>
          <w:p w14:paraId="3A175811" w14:textId="77777777" w:rsidR="00291BE2" w:rsidRPr="008E4941" w:rsidRDefault="00291BE2" w:rsidP="00291BE2">
            <w:pPr>
              <w:widowControl/>
              <w:autoSpaceDE/>
              <w:autoSpaceDN/>
              <w:spacing w:line="270" w:lineRule="atLeast"/>
              <w:jc w:val="center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담당자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C2C2"/>
            <w:vAlign w:val="center"/>
            <w:hideMark/>
            <w:tcPrChange w:id="19" w:author="신유진 (Yujin Shin)" w:date="2024-06-10T17:18:00Z">
              <w:tcPr>
                <w:tcW w:w="168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C2C2C2"/>
                <w:vAlign w:val="center"/>
                <w:hideMark/>
              </w:tcPr>
            </w:tcPrChange>
          </w:tcPr>
          <w:p w14:paraId="2C9A5420" w14:textId="77777777" w:rsidR="00291BE2" w:rsidRPr="008E4941" w:rsidRDefault="00291BE2" w:rsidP="00291BE2">
            <w:pPr>
              <w:widowControl/>
              <w:autoSpaceDE/>
              <w:autoSpaceDN/>
              <w:spacing w:line="270" w:lineRule="atLeast"/>
              <w:jc w:val="center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금액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C2C2"/>
            <w:vAlign w:val="center"/>
            <w:hideMark/>
            <w:tcPrChange w:id="20" w:author="신유진 (Yujin Shin)" w:date="2024-06-10T17:18:00Z">
              <w:tcPr>
                <w:tcW w:w="232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C2C2C2"/>
                <w:vAlign w:val="center"/>
                <w:hideMark/>
              </w:tcPr>
            </w:tcPrChange>
          </w:tcPr>
          <w:p w14:paraId="379A2232" w14:textId="77777777" w:rsidR="00291BE2" w:rsidRPr="008E4941" w:rsidRDefault="00291BE2" w:rsidP="00291BE2">
            <w:pPr>
              <w:widowControl/>
              <w:autoSpaceDE/>
              <w:autoSpaceDN/>
              <w:spacing w:line="270" w:lineRule="atLeast"/>
              <w:jc w:val="center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비고</w:t>
            </w:r>
          </w:p>
        </w:tc>
      </w:tr>
      <w:tr w:rsidR="00BE752B" w:rsidRPr="00BE752B" w14:paraId="55F0C7A0" w14:textId="77777777" w:rsidTr="00636D0C">
        <w:trPr>
          <w:trHeight w:val="270"/>
          <w:trPrChange w:id="21" w:author="신유진 (Yujin Shin)" w:date="2024-06-10T17:18:00Z">
            <w:trPr>
              <w:trHeight w:val="270"/>
            </w:trPr>
          </w:trPrChange>
        </w:trPr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22" w:author="신유진 (Yujin Shin)" w:date="2024-06-10T17:18:00Z">
              <w:tcPr>
                <w:tcW w:w="45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4896D6EA" w14:textId="77777777" w:rsidR="00291BE2" w:rsidRPr="008E4941" w:rsidRDefault="00291BE2" w:rsidP="00291BE2">
            <w:pPr>
              <w:widowControl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8E4941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ⓛ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23" w:author="신유진 (Yujin Shin)" w:date="2024-06-10T17:18:00Z">
              <w:tcPr>
                <w:tcW w:w="3557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5DBF9F41" w14:textId="41D7EEB9" w:rsidR="00291BE2" w:rsidRPr="008E4941" w:rsidRDefault="00291BE2" w:rsidP="00291BE2">
            <w:pPr>
              <w:widowControl/>
              <w:autoSpaceDE/>
              <w:autoSpaceDN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 </w:t>
            </w:r>
            <w:ins w:id="24" w:author="신유진 (Yujin Shin)" w:date="2024-06-10T17:17:00Z">
              <w:r w:rsidR="008E4941">
                <w:rPr>
                  <w:rFonts w:ascii="맑은 고딕" w:eastAsia="맑은 고딕" w:hAnsi="맑은 고딕" w:cs="굴림" w:hint="eastAsia"/>
                  <w:color w:val="000000" w:themeColor="text1"/>
                  <w:kern w:val="0"/>
                  <w:sz w:val="18"/>
                  <w:szCs w:val="18"/>
                </w:rPr>
                <w:t>거래</w:t>
              </w:r>
            </w:ins>
            <w:del w:id="25" w:author="신유진 (Yujin Shin)" w:date="2024-06-10T17:17:00Z">
              <w:r w:rsidRPr="008E4941" w:rsidDel="008E4941">
                <w:rPr>
                  <w:rFonts w:ascii="맑은 고딕" w:eastAsia="맑은 고딕" w:hAnsi="맑은 고딕" w:cs="굴림" w:hint="eastAsia"/>
                  <w:color w:val="000000" w:themeColor="text1"/>
                  <w:kern w:val="0"/>
                  <w:sz w:val="18"/>
                  <w:szCs w:val="18"/>
                </w:rPr>
                <w:delText>예수</w:delText>
              </w:r>
            </w:del>
            <w:r w:rsidRPr="008E4941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보증금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26" w:author="신유진 (Yujin Shin)" w:date="2024-06-10T17:18:00Z">
              <w:tcPr>
                <w:tcW w:w="2041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1B4D6F0F" w14:textId="43ED814F" w:rsidR="00291BE2" w:rsidRPr="00BE752B" w:rsidRDefault="00DA781F" w:rsidP="00291BE2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BE752B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퍼시스</w:t>
            </w:r>
            <w:proofErr w:type="spellEnd"/>
            <w:r w:rsidRPr="00BE752B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BE752B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재경</w:t>
            </w:r>
            <w:r w:rsidR="00291BE2" w:rsidRPr="00BE752B">
              <w:rPr>
                <w:rFonts w:ascii="맑은 고딕" w:eastAsia="맑은 고딕" w:hAnsi="맑은 고딕" w:cs="굴림"/>
                <w:color w:val="000000" w:themeColor="text1"/>
                <w:kern w:val="0"/>
                <w:sz w:val="18"/>
                <w:szCs w:val="18"/>
              </w:rPr>
              <w:t>팀</w:t>
            </w:r>
            <w:proofErr w:type="spellEnd"/>
            <w:r w:rsidR="00291BE2" w:rsidRPr="00BE752B">
              <w:rPr>
                <w:rFonts w:ascii="맑은 고딕" w:eastAsia="맑은 고딕" w:hAnsi="맑은 고딕" w:cs="굴림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BE752B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김예슬</w:t>
            </w:r>
            <w:proofErr w:type="spellEnd"/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tcPrChange w:id="27" w:author="신유진 (Yujin Shin)" w:date="2024-06-10T17:18:00Z">
              <w:tcPr>
                <w:tcW w:w="168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</w:tcPr>
            </w:tcPrChange>
          </w:tcPr>
          <w:p w14:paraId="04AA6240" w14:textId="6431F8A7" w:rsidR="00291BE2" w:rsidRPr="008E4941" w:rsidRDefault="00636D0C" w:rsidP="00291BE2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</w:rPr>
              <w:t>3</w:t>
            </w:r>
            <w:r w:rsidR="00F6426F"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</w:rPr>
              <w:t>0,000,000원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28" w:author="신유진 (Yujin Shin)" w:date="2024-06-10T17:18:00Z">
              <w:tcPr>
                <w:tcW w:w="232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1787F5E3" w14:textId="77777777" w:rsidR="00291BE2" w:rsidRPr="008E4941" w:rsidRDefault="00291BE2" w:rsidP="00291BE2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18"/>
                <w:szCs w:val="18"/>
              </w:rPr>
              <w:t> </w:t>
            </w:r>
          </w:p>
        </w:tc>
      </w:tr>
      <w:tr w:rsidR="00BE752B" w:rsidRPr="00BE752B" w:rsidDel="008E4941" w14:paraId="03B1060F" w14:textId="40F575F1" w:rsidTr="00636D0C">
        <w:trPr>
          <w:trHeight w:val="150"/>
          <w:del w:id="29" w:author="신유진 (Yujin Shin)" w:date="2024-06-10T17:18:00Z"/>
          <w:trPrChange w:id="30" w:author="신유진 (Yujin Shin)" w:date="2024-06-10T17:18:00Z">
            <w:trPr>
              <w:trHeight w:val="150"/>
            </w:trPr>
          </w:trPrChange>
        </w:trPr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31" w:author="신유진 (Yujin Shin)" w:date="2024-06-10T17:18:00Z">
              <w:tcPr>
                <w:tcW w:w="45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11272DE1" w14:textId="5CCEE4DE" w:rsidR="00291BE2" w:rsidRPr="008E4941" w:rsidDel="008E4941" w:rsidRDefault="00291BE2" w:rsidP="00291BE2">
            <w:pPr>
              <w:widowControl/>
              <w:autoSpaceDE/>
              <w:autoSpaceDN/>
              <w:jc w:val="center"/>
              <w:rPr>
                <w:del w:id="32" w:author="신유진 (Yujin Shin)" w:date="2024-06-10T17:18:00Z"/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del w:id="33" w:author="신유진 (Yujin Shin)" w:date="2024-06-10T17:18:00Z">
              <w:r w:rsidRPr="008E4941" w:rsidDel="008E4941">
                <w:rPr>
                  <w:rFonts w:asciiTheme="minorHAnsi" w:eastAsiaTheme="minorHAnsi" w:hAnsiTheme="minorHAnsi" w:cs="굴림" w:hint="eastAsia"/>
                  <w:color w:val="000000" w:themeColor="text1"/>
                  <w:kern w:val="0"/>
                  <w:szCs w:val="20"/>
                </w:rPr>
                <w:delText>②</w:delText>
              </w:r>
            </w:del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34" w:author="신유진 (Yujin Shin)" w:date="2024-06-10T17:18:00Z">
              <w:tcPr>
                <w:tcW w:w="3557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2717C1AB" w14:textId="53072EA4" w:rsidR="00291BE2" w:rsidRPr="008E4941" w:rsidDel="008E4941" w:rsidRDefault="00291BE2" w:rsidP="00291BE2">
            <w:pPr>
              <w:widowControl/>
              <w:autoSpaceDE/>
              <w:autoSpaceDN/>
              <w:ind w:firstLineChars="50" w:firstLine="90"/>
              <w:jc w:val="left"/>
              <w:rPr>
                <w:del w:id="35" w:author="신유진 (Yujin Shin)" w:date="2024-06-10T17:18:00Z"/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del w:id="36" w:author="신유진 (Yujin Shin)" w:date="2024-06-10T17:18:00Z">
              <w:r w:rsidRPr="008E4941" w:rsidDel="008E4941">
                <w:rPr>
                  <w:rFonts w:ascii="맑은 고딕" w:eastAsia="맑은 고딕" w:hAnsi="맑은 고딕" w:cs="굴림" w:hint="eastAsia"/>
                  <w:color w:val="000000" w:themeColor="text1"/>
                  <w:kern w:val="0"/>
                  <w:sz w:val="18"/>
                  <w:szCs w:val="18"/>
                </w:rPr>
                <w:delText>외상매출금</w:delText>
              </w:r>
              <w:r w:rsidRPr="008E4941" w:rsidDel="008E4941">
                <w:rPr>
                  <w:rFonts w:ascii="맑은 고딕" w:eastAsia="맑은 고딕" w:hAnsi="맑은 고딕" w:cs="굴림"/>
                  <w:color w:val="000000" w:themeColor="text1"/>
                  <w:kern w:val="0"/>
                  <w:sz w:val="18"/>
                  <w:szCs w:val="18"/>
                </w:rPr>
                <w:delText xml:space="preserve"> </w:delText>
              </w:r>
              <w:r w:rsidRPr="008E4941" w:rsidDel="008E4941">
                <w:rPr>
                  <w:rFonts w:ascii="맑은 고딕" w:eastAsia="맑은 고딕" w:hAnsi="맑은 고딕" w:cs="굴림" w:hint="eastAsia"/>
                  <w:color w:val="000000" w:themeColor="text1"/>
                  <w:kern w:val="0"/>
                  <w:sz w:val="18"/>
                  <w:szCs w:val="18"/>
                </w:rPr>
                <w:delText>잔액</w:delText>
              </w:r>
            </w:del>
          </w:p>
        </w:tc>
        <w:tc>
          <w:tcPr>
            <w:tcW w:w="22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tcPrChange w:id="37" w:author="신유진 (Yujin Shin)" w:date="2024-06-10T17:18:00Z">
              <w:tcPr>
                <w:tcW w:w="2041" w:type="dxa"/>
                <w:tcBorders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</w:tcPr>
            </w:tcPrChange>
          </w:tcPr>
          <w:p w14:paraId="556D880C" w14:textId="55952451" w:rsidR="00291BE2" w:rsidRPr="00BE752B" w:rsidDel="008E4941" w:rsidRDefault="00291BE2" w:rsidP="00291BE2">
            <w:pPr>
              <w:widowControl/>
              <w:autoSpaceDE/>
              <w:autoSpaceDN/>
              <w:jc w:val="center"/>
              <w:rPr>
                <w:del w:id="38" w:author="신유진 (Yujin Shin)" w:date="2024-06-10T17:18:00Z"/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tcPrChange w:id="39" w:author="신유진 (Yujin Shin)" w:date="2024-06-10T17:18:00Z">
              <w:tcPr>
                <w:tcW w:w="168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</w:tcPr>
            </w:tcPrChange>
          </w:tcPr>
          <w:p w14:paraId="660926C6" w14:textId="6287471F" w:rsidR="00291BE2" w:rsidRPr="008E4941" w:rsidDel="008E4941" w:rsidRDefault="00AC27BB" w:rsidP="00291BE2">
            <w:pPr>
              <w:widowControl/>
              <w:autoSpaceDE/>
              <w:autoSpaceDN/>
              <w:jc w:val="center"/>
              <w:rPr>
                <w:del w:id="40" w:author="신유진 (Yujin Shin)" w:date="2024-06-10T17:18:00Z"/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</w:pPr>
            <w:del w:id="41" w:author="신유진 (Yujin Shin)" w:date="2024-06-10T17:18:00Z">
              <w:r w:rsidDel="008E4941">
                <w:rPr>
                  <w:rFonts w:ascii="맑은 고딕" w:eastAsia="맑은 고딕" w:hAnsi="맑은 고딕"/>
                  <w:color w:val="555555"/>
                  <w:sz w:val="18"/>
                  <w:szCs w:val="18"/>
                  <w:shd w:val="clear" w:color="auto" w:fill="FFFFFF"/>
                </w:rPr>
                <w:delText>0</w:delText>
              </w:r>
              <w:r w:rsidR="00F6426F" w:rsidDel="008E4941">
                <w:rPr>
                  <w:rFonts w:ascii="맑은 고딕" w:eastAsia="맑은 고딕" w:hAnsi="맑은 고딕" w:hint="eastAsia"/>
                  <w:color w:val="555555"/>
                  <w:sz w:val="18"/>
                  <w:szCs w:val="18"/>
                  <w:shd w:val="clear" w:color="auto" w:fill="FFFFFF"/>
                </w:rPr>
                <w:delText>원</w:delText>
              </w:r>
            </w:del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42" w:author="신유진 (Yujin Shin)" w:date="2024-06-10T17:18:00Z">
              <w:tcPr>
                <w:tcW w:w="232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082161C9" w14:textId="7AC05E7A" w:rsidR="00291BE2" w:rsidRPr="008E4941" w:rsidDel="008E4941" w:rsidRDefault="00291BE2" w:rsidP="00291BE2">
            <w:pPr>
              <w:widowControl/>
              <w:autoSpaceDE/>
              <w:autoSpaceDN/>
              <w:jc w:val="center"/>
              <w:rPr>
                <w:del w:id="43" w:author="신유진 (Yujin Shin)" w:date="2024-06-10T17:18:00Z"/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BE752B" w:rsidRPr="00BE752B" w14:paraId="11792831" w14:textId="77777777" w:rsidTr="00636D0C">
        <w:trPr>
          <w:trHeight w:val="150"/>
          <w:trPrChange w:id="44" w:author="신유진 (Yujin Shin)" w:date="2024-06-10T17:18:00Z">
            <w:trPr>
              <w:trHeight w:val="150"/>
            </w:trPr>
          </w:trPrChange>
        </w:trPr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45" w:author="신유진 (Yujin Shin)" w:date="2024-06-10T17:18:00Z">
              <w:tcPr>
                <w:tcW w:w="45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39421D1B" w14:textId="77777777" w:rsidR="00291BE2" w:rsidRPr="008E4941" w:rsidRDefault="00291BE2" w:rsidP="00291BE2">
            <w:pPr>
              <w:widowControl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8E4941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Cs w:val="20"/>
              </w:rPr>
              <w:t>③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46" w:author="신유진 (Yujin Shin)" w:date="2024-06-10T17:18:00Z">
              <w:tcPr>
                <w:tcW w:w="3557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38635C5E" w14:textId="63CC99BD" w:rsidR="00291BE2" w:rsidRPr="008E4941" w:rsidRDefault="00291BE2" w:rsidP="00291BE2">
            <w:pPr>
              <w:widowControl/>
              <w:autoSpaceDE/>
              <w:autoSpaceDN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 </w:t>
            </w:r>
            <w:ins w:id="47" w:author="신유진 (Yujin Shin)" w:date="2024-06-10T17:17:00Z">
              <w:r w:rsidR="008E4941">
                <w:rPr>
                  <w:rFonts w:ascii="맑은 고딕" w:eastAsia="맑은 고딕" w:hAnsi="맑은 고딕" w:cs="굴림" w:hint="eastAsia"/>
                  <w:color w:val="000000" w:themeColor="text1"/>
                  <w:kern w:val="0"/>
                  <w:sz w:val="18"/>
                  <w:szCs w:val="18"/>
                </w:rPr>
                <w:t>위탁판매수수료</w:t>
              </w:r>
            </w:ins>
            <w:del w:id="48" w:author="신유진 (Yujin Shin)" w:date="2024-06-10T17:17:00Z">
              <w:r w:rsidRPr="008E4941" w:rsidDel="008E4941">
                <w:rPr>
                  <w:rFonts w:ascii="맑은 고딕" w:eastAsia="맑은 고딕" w:hAnsi="맑은 고딕" w:cs="굴림" w:hint="eastAsia"/>
                  <w:color w:val="000000" w:themeColor="text1"/>
                  <w:kern w:val="0"/>
                  <w:sz w:val="18"/>
                  <w:szCs w:val="18"/>
                </w:rPr>
                <w:delText>입금</w:delText>
              </w:r>
              <w:r w:rsidRPr="008E4941" w:rsidDel="008E4941">
                <w:rPr>
                  <w:rFonts w:ascii="맑은 고딕" w:eastAsia="맑은 고딕" w:hAnsi="맑은 고딕" w:cs="굴림"/>
                  <w:color w:val="000000" w:themeColor="text1"/>
                  <w:kern w:val="0"/>
                  <w:sz w:val="18"/>
                  <w:szCs w:val="18"/>
                </w:rPr>
                <w:delText>/</w:delText>
              </w:r>
              <w:r w:rsidRPr="008E4941" w:rsidDel="008E4941">
                <w:rPr>
                  <w:rFonts w:ascii="맑은 고딕" w:eastAsia="맑은 고딕" w:hAnsi="맑은 고딕" w:cs="굴림" w:hint="eastAsia"/>
                  <w:color w:val="000000" w:themeColor="text1"/>
                  <w:kern w:val="0"/>
                  <w:sz w:val="18"/>
                  <w:szCs w:val="18"/>
                </w:rPr>
                <w:delText>판매</w:delText>
              </w:r>
              <w:r w:rsidRPr="008E4941" w:rsidDel="008E4941">
                <w:rPr>
                  <w:rFonts w:ascii="맑은 고딕" w:eastAsia="맑은 고딕" w:hAnsi="맑은 고딕" w:cs="굴림"/>
                  <w:color w:val="000000" w:themeColor="text1"/>
                  <w:kern w:val="0"/>
                  <w:sz w:val="18"/>
                  <w:szCs w:val="18"/>
                </w:rPr>
                <w:delText xml:space="preserve"> </w:delText>
              </w:r>
              <w:r w:rsidRPr="008E4941" w:rsidDel="008E4941">
                <w:rPr>
                  <w:rFonts w:ascii="맑은 고딕" w:eastAsia="맑은 고딕" w:hAnsi="맑은 고딕" w:cs="굴림" w:hint="eastAsia"/>
                  <w:color w:val="000000" w:themeColor="text1"/>
                  <w:kern w:val="0"/>
                  <w:sz w:val="18"/>
                  <w:szCs w:val="18"/>
                </w:rPr>
                <w:delText>리베이트</w:delText>
              </w:r>
            </w:del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49" w:author="신유진 (Yujin Shin)" w:date="2024-06-10T17:18:00Z">
              <w:tcPr>
                <w:tcW w:w="2041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56DB4788" w14:textId="4B7A925E" w:rsidR="00291BE2" w:rsidRPr="00BE752B" w:rsidRDefault="00636D0C" w:rsidP="0088771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 w:cs="굴림"/>
                <w:color w:val="000000" w:themeColor="text1"/>
                <w:kern w:val="0"/>
                <w:sz w:val="18"/>
                <w:szCs w:val="18"/>
              </w:rPr>
              <w:t>X</w:t>
            </w:r>
            <w:r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전략</w:t>
            </w:r>
            <w:r w:rsidR="00291BE2" w:rsidRPr="00BE752B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팀</w:t>
            </w:r>
            <w:r w:rsidR="00291BE2" w:rsidRPr="00BE752B">
              <w:rPr>
                <w:rFonts w:ascii="맑은 고딕" w:eastAsia="맑은 고딕" w:hAnsi="맑은 고딕" w:cs="굴림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원지환</w:t>
            </w:r>
            <w:proofErr w:type="spellEnd"/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tcPrChange w:id="50" w:author="신유진 (Yujin Shin)" w:date="2024-06-10T17:18:00Z">
              <w:tcPr>
                <w:tcW w:w="168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</w:tcPr>
            </w:tcPrChange>
          </w:tcPr>
          <w:p w14:paraId="35540DE4" w14:textId="1F9D8481" w:rsidR="00291BE2" w:rsidRPr="008E4941" w:rsidRDefault="00AC27BB" w:rsidP="00AC27BB">
            <w:pPr>
              <w:pStyle w:val="a7"/>
              <w:spacing w:line="270" w:lineRule="atLeast"/>
              <w:jc w:val="center"/>
              <w:rPr>
                <w:color w:val="555555"/>
                <w:sz w:val="18"/>
                <w:szCs w:val="18"/>
              </w:rPr>
            </w:pPr>
            <w:r>
              <w:rPr>
                <w:rStyle w:val="ui-provider"/>
                <w:rFonts w:ascii="맑은 고딕" w:eastAsia="맑은 고딕" w:hAnsi="맑은 고딕"/>
                <w:color w:val="555555"/>
                <w:sz w:val="18"/>
                <w:szCs w:val="18"/>
              </w:rPr>
              <w:t>0</w:t>
            </w:r>
            <w:r w:rsidR="00F6426F">
              <w:rPr>
                <w:rStyle w:val="ui-provider"/>
                <w:rFonts w:ascii="맑은 고딕" w:eastAsia="맑은 고딕" w:hAnsi="맑은 고딕" w:hint="eastAsia"/>
                <w:color w:val="555555"/>
                <w:sz w:val="18"/>
                <w:szCs w:val="18"/>
              </w:rPr>
              <w:t>원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51" w:author="신유진 (Yujin Shin)" w:date="2024-06-10T17:18:00Z">
              <w:tcPr>
                <w:tcW w:w="232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74A5A35D" w14:textId="1DA07B17" w:rsidR="00291BE2" w:rsidRPr="008E4941" w:rsidRDefault="00291BE2" w:rsidP="00291BE2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18"/>
                <w:szCs w:val="18"/>
              </w:rPr>
              <w:t> </w:t>
            </w:r>
          </w:p>
        </w:tc>
      </w:tr>
      <w:tr w:rsidR="00BE752B" w:rsidRPr="00BE752B" w14:paraId="1C5A9680" w14:textId="77777777" w:rsidTr="00636D0C">
        <w:trPr>
          <w:trHeight w:val="150"/>
          <w:trPrChange w:id="52" w:author="신유진 (Yujin Shin)" w:date="2024-06-10T17:18:00Z">
            <w:trPr>
              <w:trHeight w:val="150"/>
            </w:trPr>
          </w:trPrChange>
        </w:trPr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53" w:author="신유진 (Yujin Shin)" w:date="2024-06-10T17:18:00Z">
              <w:tcPr>
                <w:tcW w:w="45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70078796" w14:textId="77777777" w:rsidR="00291BE2" w:rsidRPr="008E4941" w:rsidRDefault="00291BE2" w:rsidP="00291BE2">
            <w:pPr>
              <w:widowControl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8E4941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④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54" w:author="신유진 (Yujin Shin)" w:date="2024-06-10T17:18:00Z">
              <w:tcPr>
                <w:tcW w:w="3557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6BE970A3" w14:textId="77777777" w:rsidR="00291BE2" w:rsidRPr="008E4941" w:rsidRDefault="00291BE2" w:rsidP="00291BE2">
            <w:pPr>
              <w:widowControl/>
              <w:autoSpaceDE/>
              <w:autoSpaceDN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 </w:t>
            </w:r>
            <w:r w:rsidRPr="008E4941">
              <w:rPr>
                <w:rFonts w:ascii="맑은 고딕" w:eastAsia="맑은 고딕" w:hAnsi="맑은 고딕" w:cs="굴림"/>
                <w:color w:val="000000" w:themeColor="text1"/>
                <w:kern w:val="0"/>
                <w:sz w:val="18"/>
                <w:szCs w:val="18"/>
              </w:rPr>
              <w:t xml:space="preserve">MRO </w:t>
            </w:r>
            <w:r w:rsidRPr="008E4941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용역수수료</w:t>
            </w:r>
            <w:r w:rsidRPr="008E4941">
              <w:rPr>
                <w:rFonts w:ascii="맑은 고딕" w:eastAsia="맑은 고딕" w:hAnsi="맑은 고딕" w:cs="굴림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8E4941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잔액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55" w:author="신유진 (Yujin Shin)" w:date="2024-06-10T17:18:00Z">
              <w:tcPr>
                <w:tcW w:w="2041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759313D3" w14:textId="27757B84" w:rsidR="00291BE2" w:rsidRPr="00BE752B" w:rsidRDefault="00636D0C" w:rsidP="00291BE2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채널사업1</w:t>
            </w:r>
            <w:r w:rsidR="00291BE2" w:rsidRPr="00BE752B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팀</w:t>
            </w:r>
            <w:r w:rsidR="00291BE2" w:rsidRPr="00BE752B">
              <w:rPr>
                <w:rFonts w:ascii="맑은 고딕" w:eastAsia="맑은 고딕" w:hAnsi="맑은 고딕" w:cs="굴림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="00291BE2" w:rsidRPr="00BE752B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이미래</w:t>
            </w:r>
            <w:proofErr w:type="spellEnd"/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tcPrChange w:id="56" w:author="신유진 (Yujin Shin)" w:date="2024-06-10T17:18:00Z">
              <w:tcPr>
                <w:tcW w:w="168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</w:tcPr>
            </w:tcPrChange>
          </w:tcPr>
          <w:p w14:paraId="266C742C" w14:textId="6F7CDFD1" w:rsidR="00291BE2" w:rsidRPr="008E4941" w:rsidRDefault="00F6426F" w:rsidP="00291BE2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18"/>
                <w:szCs w:val="18"/>
              </w:rPr>
              <w:t>無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tcPrChange w:id="57" w:author="신유진 (Yujin Shin)" w:date="2024-06-10T17:18:00Z">
              <w:tcPr>
                <w:tcW w:w="232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</w:tcPr>
            </w:tcPrChange>
          </w:tcPr>
          <w:p w14:paraId="29B192D4" w14:textId="77777777" w:rsidR="00291BE2" w:rsidRPr="008E4941" w:rsidRDefault="00291BE2" w:rsidP="00291BE2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BE752B" w:rsidRPr="00BE752B" w14:paraId="0CCA9E41" w14:textId="77777777" w:rsidTr="00636D0C">
        <w:trPr>
          <w:trHeight w:val="150"/>
          <w:trPrChange w:id="58" w:author="신유진 (Yujin Shin)" w:date="2024-06-10T17:18:00Z">
            <w:trPr>
              <w:trHeight w:val="150"/>
            </w:trPr>
          </w:trPrChange>
        </w:trPr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59" w:author="신유진 (Yujin Shin)" w:date="2024-06-10T17:18:00Z">
              <w:tcPr>
                <w:tcW w:w="45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5A4C6AEA" w14:textId="77777777" w:rsidR="00291BE2" w:rsidRPr="008E4941" w:rsidRDefault="00291BE2" w:rsidP="00291BE2">
            <w:pPr>
              <w:widowControl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8E4941">
              <w:rPr>
                <w:rFonts w:ascii="HP Simplified Hans" w:eastAsia="HP Simplified Hans" w:hAnsi="HP Simplified Hans" w:cs="굴림" w:hint="eastAsia"/>
                <w:color w:val="000000" w:themeColor="text1"/>
                <w:kern w:val="0"/>
                <w:szCs w:val="20"/>
              </w:rPr>
              <w:t>⑤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60" w:author="신유진 (Yujin Shin)" w:date="2024-06-10T17:18:00Z">
              <w:tcPr>
                <w:tcW w:w="3557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40AE789C" w14:textId="77777777" w:rsidR="00291BE2" w:rsidRPr="008E4941" w:rsidRDefault="00291BE2" w:rsidP="00291BE2">
            <w:pPr>
              <w:widowControl/>
              <w:autoSpaceDE/>
              <w:autoSpaceDN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 </w:t>
            </w:r>
            <w:r w:rsidRPr="008E4941">
              <w:rPr>
                <w:rFonts w:ascii="맑은 고딕" w:eastAsia="맑은 고딕" w:hAnsi="맑은 고딕" w:cs="굴림"/>
                <w:color w:val="000000" w:themeColor="text1"/>
                <w:kern w:val="0"/>
                <w:sz w:val="18"/>
                <w:szCs w:val="18"/>
              </w:rPr>
              <w:t xml:space="preserve">A/S </w:t>
            </w:r>
            <w:r w:rsidRPr="008E4941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유상비용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61" w:author="신유진 (Yujin Shin)" w:date="2024-06-10T17:18:00Z">
              <w:tcPr>
                <w:tcW w:w="2041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0055DE34" w14:textId="765324BD" w:rsidR="00291BE2" w:rsidRPr="00BE752B" w:rsidRDefault="00636D0C" w:rsidP="00291BE2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컨택</w:t>
            </w:r>
            <w:r w:rsidR="00291BE2" w:rsidRPr="00BE752B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센터</w:t>
            </w:r>
            <w:proofErr w:type="spellEnd"/>
            <w:r w:rsidR="00291BE2" w:rsidRPr="00BE752B">
              <w:rPr>
                <w:rFonts w:ascii="맑은 고딕" w:eastAsia="맑은 고딕" w:hAnsi="맑은 고딕" w:cs="굴림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="00DA781F" w:rsidRPr="00BE752B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이인정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tcPrChange w:id="62" w:author="신유진 (Yujin Shin)" w:date="2024-06-10T17:18:00Z">
              <w:tcPr>
                <w:tcW w:w="168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</w:tcPr>
            </w:tcPrChange>
          </w:tcPr>
          <w:p w14:paraId="793A2915" w14:textId="67825F4F" w:rsidR="00291BE2" w:rsidRPr="008E4941" w:rsidRDefault="00F6426F" w:rsidP="00291BE2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18"/>
                <w:szCs w:val="18"/>
              </w:rPr>
              <w:t>無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tcPrChange w:id="63" w:author="신유진 (Yujin Shin)" w:date="2024-06-10T17:18:00Z">
              <w:tcPr>
                <w:tcW w:w="232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</w:tcPr>
            </w:tcPrChange>
          </w:tcPr>
          <w:p w14:paraId="474713AD" w14:textId="77777777" w:rsidR="00291BE2" w:rsidRPr="008E4941" w:rsidRDefault="00291BE2" w:rsidP="00291BE2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BE752B" w:rsidRPr="00BE752B" w14:paraId="0A7A5E9E" w14:textId="77777777" w:rsidTr="00636D0C">
        <w:trPr>
          <w:trHeight w:val="150"/>
          <w:trPrChange w:id="64" w:author="신유진 (Yujin Shin)" w:date="2024-06-10T17:18:00Z">
            <w:trPr>
              <w:trHeight w:val="150"/>
            </w:trPr>
          </w:trPrChange>
        </w:trPr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65" w:author="신유진 (Yujin Shin)" w:date="2024-06-10T17:18:00Z">
              <w:tcPr>
                <w:tcW w:w="45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5425E540" w14:textId="77777777" w:rsidR="00291BE2" w:rsidRPr="008E4941" w:rsidRDefault="00291BE2" w:rsidP="00291BE2">
            <w:pPr>
              <w:widowControl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8E4941">
              <w:rPr>
                <w:rFonts w:ascii="HP Simplified Hans" w:eastAsia="HP Simplified Hans" w:hAnsi="HP Simplified Hans" w:cs="굴림" w:hint="eastAsia"/>
                <w:color w:val="000000" w:themeColor="text1"/>
                <w:kern w:val="0"/>
                <w:szCs w:val="20"/>
              </w:rPr>
              <w:t>⑥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66" w:author="신유진 (Yujin Shin)" w:date="2024-06-10T17:18:00Z">
              <w:tcPr>
                <w:tcW w:w="3557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4CD8A696" w14:textId="77777777" w:rsidR="00291BE2" w:rsidRPr="008E4941" w:rsidRDefault="00291BE2" w:rsidP="00291BE2">
            <w:pPr>
              <w:widowControl/>
              <w:autoSpaceDE/>
              <w:autoSpaceDN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 시공</w:t>
            </w:r>
            <w:r w:rsidRPr="008E4941">
              <w:rPr>
                <w:rFonts w:ascii="맑은 고딕" w:eastAsia="맑은 고딕" w:hAnsi="맑은 고딕" w:cs="굴림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8E4941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유상매출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67" w:author="신유진 (Yujin Shin)" w:date="2024-06-10T17:18:00Z">
              <w:tcPr>
                <w:tcW w:w="2041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2E7B9645" w14:textId="5DDD05E5" w:rsidR="00291BE2" w:rsidRPr="00BE752B" w:rsidRDefault="00636D0C" w:rsidP="00BE752B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라스트마일사업</w:t>
            </w:r>
            <w:r w:rsidR="00291BE2" w:rsidRPr="00BE752B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팀</w:t>
            </w:r>
            <w:proofErr w:type="spellEnd"/>
            <w:r w:rsidR="00291BE2" w:rsidRPr="00BE752B">
              <w:rPr>
                <w:rFonts w:ascii="맑은 고딕" w:eastAsia="맑은 고딕" w:hAnsi="맑은 고딕" w:cs="굴림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전정태</w:t>
            </w:r>
            <w:proofErr w:type="spellEnd"/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tcPrChange w:id="68" w:author="신유진 (Yujin Shin)" w:date="2024-06-10T17:18:00Z">
              <w:tcPr>
                <w:tcW w:w="168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</w:tcPr>
            </w:tcPrChange>
          </w:tcPr>
          <w:p w14:paraId="56409D5F" w14:textId="0736FE97" w:rsidR="00291BE2" w:rsidRPr="008E4941" w:rsidRDefault="00F6426F" w:rsidP="00291BE2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18"/>
                <w:szCs w:val="18"/>
              </w:rPr>
              <w:t>無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69" w:author="신유진 (Yujin Shin)" w:date="2024-06-10T17:18:00Z">
              <w:tcPr>
                <w:tcW w:w="232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07E22A38" w14:textId="77777777" w:rsidR="00291BE2" w:rsidRPr="008E4941" w:rsidRDefault="00291BE2" w:rsidP="00291BE2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18"/>
                <w:szCs w:val="18"/>
              </w:rPr>
              <w:t> </w:t>
            </w:r>
          </w:p>
        </w:tc>
      </w:tr>
      <w:tr w:rsidR="00BE752B" w:rsidRPr="00BE752B" w14:paraId="62E40E6E" w14:textId="77777777" w:rsidTr="008E4941">
        <w:trPr>
          <w:trHeight w:val="150"/>
          <w:trPrChange w:id="70" w:author="신유진 (Yujin Shin)" w:date="2024-06-10T17:18:00Z">
            <w:trPr>
              <w:trHeight w:val="150"/>
            </w:trPr>
          </w:trPrChange>
        </w:trPr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71" w:author="신유진 (Yujin Shin)" w:date="2024-06-10T17:18:00Z">
              <w:tcPr>
                <w:tcW w:w="45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138C96B0" w14:textId="77777777" w:rsidR="00291BE2" w:rsidRPr="008E4941" w:rsidRDefault="00291BE2" w:rsidP="00291BE2">
            <w:pPr>
              <w:widowControl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commentRangeStart w:id="72"/>
            <w:r w:rsidRPr="008E4941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⑦</w:t>
            </w:r>
            <w:commentRangeEnd w:id="72"/>
            <w:r w:rsidR="00AF5068" w:rsidRPr="00BE752B">
              <w:rPr>
                <w:rStyle w:val="a9"/>
                <w:color w:val="000000" w:themeColor="text1"/>
              </w:rPr>
              <w:commentReference w:id="72"/>
            </w:r>
          </w:p>
        </w:tc>
        <w:tc>
          <w:tcPr>
            <w:tcW w:w="55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73" w:author="신유진 (Yujin Shin)" w:date="2024-06-10T17:18:00Z">
              <w:tcPr>
                <w:tcW w:w="5598" w:type="dxa"/>
                <w:gridSpan w:val="2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137D95C3" w14:textId="77777777" w:rsidR="00291BE2" w:rsidRPr="008E4941" w:rsidRDefault="00291BE2" w:rsidP="00291BE2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18"/>
                <w:szCs w:val="18"/>
              </w:rPr>
              <w:t>계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tcPrChange w:id="74" w:author="신유진 (Yujin Shin)" w:date="2024-06-10T17:18:00Z">
              <w:tcPr>
                <w:tcW w:w="168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</w:tcPr>
            </w:tcPrChange>
          </w:tcPr>
          <w:p w14:paraId="53E719AE" w14:textId="33A94906" w:rsidR="00291BE2" w:rsidRPr="008E4941" w:rsidRDefault="00636D0C" w:rsidP="00AC27B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  <w:t>3</w:t>
            </w:r>
            <w:r w:rsidR="00F6426F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18"/>
                <w:szCs w:val="18"/>
              </w:rPr>
              <w:t>0,</w:t>
            </w:r>
            <w:r w:rsidR="00AC27BB"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  <w:t>000</w:t>
            </w:r>
            <w:r w:rsidR="00F6426F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18"/>
                <w:szCs w:val="18"/>
              </w:rPr>
              <w:t>,</w:t>
            </w:r>
            <w:r w:rsidR="00AC27BB"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  <w:t>000</w:t>
            </w:r>
            <w:r w:rsidR="00F6426F"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="00F6426F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18"/>
                <w:szCs w:val="18"/>
              </w:rPr>
              <w:t>원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  <w:tcPrChange w:id="75" w:author="신유진 (Yujin Shin)" w:date="2024-06-10T17:18:00Z">
              <w:tcPr>
                <w:tcW w:w="232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FFFFF"/>
                <w:vAlign w:val="center"/>
                <w:hideMark/>
              </w:tcPr>
            </w:tcPrChange>
          </w:tcPr>
          <w:p w14:paraId="63D0F8C2" w14:textId="0FAC43AD" w:rsidR="00291BE2" w:rsidRPr="008E4941" w:rsidRDefault="00291BE2" w:rsidP="00291BE2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 w:val="18"/>
                <w:szCs w:val="18"/>
              </w:rPr>
            </w:pPr>
            <w:r w:rsidRPr="008E4941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⑦</w:t>
            </w:r>
            <w:r w:rsidR="00887719" w:rsidRPr="00BE752B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=ⓛ-</w:t>
            </w:r>
            <w:r w:rsidR="00F6426F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②+③+④-⑤+</w:t>
            </w:r>
            <w:r w:rsidRPr="008E4941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⑥</w:t>
            </w:r>
          </w:p>
        </w:tc>
      </w:tr>
    </w:tbl>
    <w:p w14:paraId="620A77A3" w14:textId="77777777" w:rsidR="00291BE2" w:rsidRPr="008E4941" w:rsidRDefault="00AB3503" w:rsidP="00291BE2">
      <w:pPr>
        <w:widowControl/>
        <w:wordWrap/>
        <w:autoSpaceDE/>
        <w:autoSpaceDN/>
        <w:jc w:val="left"/>
        <w:rPr>
          <w:rFonts w:ascii="Noto Sans CJK KR Regular" w:eastAsia="Noto Sans CJK KR Regular" w:hAnsi="Noto Sans CJK KR Regular" w:cs="굴림"/>
          <w:color w:val="000000" w:themeColor="text1"/>
          <w:kern w:val="0"/>
          <w:sz w:val="24"/>
          <w:szCs w:val="18"/>
        </w:rPr>
      </w:pP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*해지시점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이후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추가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정산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대상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금액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발생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시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,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갑은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을에게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사전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고지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후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이를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포함하여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채권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 xml:space="preserve">/채무를 </w:t>
      </w:r>
      <w:r w:rsidRPr="008E4941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정산한다</w:t>
      </w:r>
      <w:r w:rsidRPr="008E4941">
        <w:rPr>
          <w:rFonts w:ascii="맑은 고딕" w:eastAsia="맑은 고딕" w:hAnsi="맑은 고딕"/>
          <w:color w:val="000000" w:themeColor="text1"/>
          <w:sz w:val="18"/>
          <w:szCs w:val="18"/>
        </w:rPr>
        <w:t>.</w:t>
      </w:r>
    </w:p>
    <w:p w14:paraId="469C94B6" w14:textId="77777777" w:rsidR="00AB3503" w:rsidRPr="008E4941" w:rsidRDefault="00AB3503" w:rsidP="00291BE2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  <w:szCs w:val="18"/>
        </w:rPr>
      </w:pPr>
    </w:p>
    <w:p w14:paraId="0001E48F" w14:textId="77777777" w:rsidR="002D1514" w:rsidRPr="001423EF" w:rsidRDefault="002D1514" w:rsidP="00AF5068">
      <w:pPr>
        <w:jc w:val="center"/>
        <w:rPr>
          <w:rFonts w:ascii="맑은 고딕" w:eastAsia="맑은 고딕" w:hAnsi="맑은 고딕"/>
          <w:sz w:val="18"/>
          <w:szCs w:val="18"/>
        </w:rPr>
      </w:pPr>
      <w:r w:rsidRPr="001423EF">
        <w:rPr>
          <w:rFonts w:ascii="맑은 고딕" w:eastAsia="맑은 고딕" w:hAnsi="맑은 고딕" w:hint="eastAsia"/>
          <w:sz w:val="18"/>
          <w:szCs w:val="18"/>
        </w:rPr>
        <w:t>계약해지에</w:t>
      </w:r>
      <w:r w:rsidRPr="001423EF">
        <w:rPr>
          <w:rFonts w:ascii="맑은 고딕" w:eastAsia="맑은 고딕" w:hAnsi="맑은 고딕"/>
          <w:sz w:val="18"/>
          <w:szCs w:val="18"/>
        </w:rPr>
        <w:t xml:space="preserve"> </w:t>
      </w:r>
      <w:r w:rsidRPr="001423EF">
        <w:rPr>
          <w:rFonts w:ascii="맑은 고딕" w:eastAsia="맑은 고딕" w:hAnsi="맑은 고딕" w:hint="eastAsia"/>
          <w:sz w:val="18"/>
          <w:szCs w:val="18"/>
        </w:rPr>
        <w:t>대한</w:t>
      </w:r>
      <w:r w:rsidRPr="001423EF">
        <w:rPr>
          <w:rFonts w:ascii="맑은 고딕" w:eastAsia="맑은 고딕" w:hAnsi="맑은 고딕"/>
          <w:sz w:val="18"/>
          <w:szCs w:val="18"/>
        </w:rPr>
        <w:t xml:space="preserve"> </w:t>
      </w:r>
      <w:r w:rsidRPr="001423EF">
        <w:rPr>
          <w:rFonts w:ascii="맑은 고딕" w:eastAsia="맑은 고딕" w:hAnsi="맑은 고딕" w:hint="eastAsia"/>
          <w:sz w:val="18"/>
          <w:szCs w:val="18"/>
        </w:rPr>
        <w:t>위의</w:t>
      </w:r>
      <w:r w:rsidRPr="001423EF">
        <w:rPr>
          <w:rFonts w:ascii="맑은 고딕" w:eastAsia="맑은 고딕" w:hAnsi="맑은 고딕"/>
          <w:sz w:val="18"/>
          <w:szCs w:val="18"/>
        </w:rPr>
        <w:t xml:space="preserve"> </w:t>
      </w:r>
      <w:r w:rsidRPr="001423EF">
        <w:rPr>
          <w:rFonts w:ascii="맑은 고딕" w:eastAsia="맑은 고딕" w:hAnsi="맑은 고딕" w:hint="eastAsia"/>
          <w:sz w:val="18"/>
          <w:szCs w:val="18"/>
        </w:rPr>
        <w:t>사항을</w:t>
      </w:r>
      <w:r w:rsidRPr="001423EF">
        <w:rPr>
          <w:rFonts w:ascii="맑은 고딕" w:eastAsia="맑은 고딕" w:hAnsi="맑은 고딕"/>
          <w:sz w:val="18"/>
          <w:szCs w:val="18"/>
        </w:rPr>
        <w:t xml:space="preserve"> </w:t>
      </w:r>
      <w:r w:rsidRPr="001423EF">
        <w:rPr>
          <w:rFonts w:ascii="맑은 고딕" w:eastAsia="맑은 고딕" w:hAnsi="맑은 고딕" w:hint="eastAsia"/>
          <w:sz w:val="18"/>
          <w:szCs w:val="18"/>
        </w:rPr>
        <w:t>확인하고</w:t>
      </w:r>
      <w:r w:rsidRPr="001423EF">
        <w:rPr>
          <w:rFonts w:ascii="맑은 고딕" w:eastAsia="맑은 고딕" w:hAnsi="맑은 고딕"/>
          <w:sz w:val="18"/>
          <w:szCs w:val="18"/>
        </w:rPr>
        <w:t xml:space="preserve"> </w:t>
      </w:r>
      <w:r w:rsidRPr="001423EF">
        <w:rPr>
          <w:rFonts w:ascii="맑은 고딕" w:eastAsia="맑은 고딕" w:hAnsi="맑은 고딕" w:hint="eastAsia"/>
          <w:sz w:val="18"/>
          <w:szCs w:val="18"/>
        </w:rPr>
        <w:t>이를</w:t>
      </w:r>
      <w:r w:rsidRPr="001423EF">
        <w:rPr>
          <w:rFonts w:ascii="맑은 고딕" w:eastAsia="맑은 고딕" w:hAnsi="맑은 고딕"/>
          <w:sz w:val="18"/>
          <w:szCs w:val="18"/>
        </w:rPr>
        <w:t xml:space="preserve"> </w:t>
      </w:r>
      <w:r w:rsidRPr="001423EF">
        <w:rPr>
          <w:rFonts w:ascii="맑은 고딕" w:eastAsia="맑은 고딕" w:hAnsi="맑은 고딕" w:hint="eastAsia"/>
          <w:sz w:val="18"/>
          <w:szCs w:val="18"/>
        </w:rPr>
        <w:t>확실히</w:t>
      </w:r>
      <w:r w:rsidRPr="001423EF">
        <w:rPr>
          <w:rFonts w:ascii="맑은 고딕" w:eastAsia="맑은 고딕" w:hAnsi="맑은 고딕"/>
          <w:sz w:val="18"/>
          <w:szCs w:val="18"/>
        </w:rPr>
        <w:t xml:space="preserve"> </w:t>
      </w:r>
      <w:r w:rsidRPr="001423EF">
        <w:rPr>
          <w:rFonts w:ascii="맑은 고딕" w:eastAsia="맑은 고딕" w:hAnsi="맑은 고딕" w:hint="eastAsia"/>
          <w:sz w:val="18"/>
          <w:szCs w:val="18"/>
        </w:rPr>
        <w:t>하기</w:t>
      </w:r>
      <w:r w:rsidRPr="001423EF">
        <w:rPr>
          <w:rFonts w:ascii="맑은 고딕" w:eastAsia="맑은 고딕" w:hAnsi="맑은 고딕"/>
          <w:sz w:val="18"/>
          <w:szCs w:val="18"/>
        </w:rPr>
        <w:t xml:space="preserve"> </w:t>
      </w:r>
      <w:r w:rsidRPr="001423EF">
        <w:rPr>
          <w:rFonts w:ascii="맑은 고딕" w:eastAsia="맑은 고딕" w:hAnsi="맑은 고딕" w:hint="eastAsia"/>
          <w:sz w:val="18"/>
          <w:szCs w:val="18"/>
        </w:rPr>
        <w:t>위하여</w:t>
      </w:r>
      <w:r w:rsidRPr="001423EF">
        <w:rPr>
          <w:rFonts w:ascii="맑은 고딕" w:eastAsia="맑은 고딕" w:hAnsi="맑은 고딕"/>
          <w:sz w:val="18"/>
          <w:szCs w:val="18"/>
        </w:rPr>
        <w:t xml:space="preserve"> </w:t>
      </w:r>
      <w:r w:rsidRPr="001423EF">
        <w:rPr>
          <w:rFonts w:ascii="맑은 고딕" w:eastAsia="맑은 고딕" w:hAnsi="맑은 고딕" w:hint="eastAsia"/>
          <w:sz w:val="18"/>
          <w:szCs w:val="18"/>
        </w:rPr>
        <w:t>이</w:t>
      </w:r>
      <w:r w:rsidRPr="001423EF">
        <w:rPr>
          <w:rFonts w:ascii="맑은 고딕" w:eastAsia="맑은 고딕" w:hAnsi="맑은 고딕"/>
          <w:sz w:val="18"/>
          <w:szCs w:val="18"/>
        </w:rPr>
        <w:t xml:space="preserve"> </w:t>
      </w:r>
      <w:r w:rsidRPr="001423EF">
        <w:rPr>
          <w:rFonts w:ascii="맑은 고딕" w:eastAsia="맑은 고딕" w:hAnsi="맑은 고딕" w:hint="eastAsia"/>
          <w:sz w:val="18"/>
          <w:szCs w:val="18"/>
        </w:rPr>
        <w:t>약정서를</w:t>
      </w:r>
      <w:r w:rsidR="00906C87" w:rsidRPr="001423EF">
        <w:rPr>
          <w:rFonts w:ascii="맑은 고딕" w:eastAsia="맑은 고딕" w:hAnsi="맑은 고딕"/>
          <w:sz w:val="18"/>
          <w:szCs w:val="18"/>
        </w:rPr>
        <w:t xml:space="preserve"> </w:t>
      </w:r>
      <w:r w:rsidRPr="001423EF">
        <w:rPr>
          <w:rFonts w:ascii="맑은 고딕" w:eastAsia="맑은 고딕" w:hAnsi="맑은 고딕" w:hint="eastAsia"/>
          <w:sz w:val="18"/>
          <w:szCs w:val="18"/>
        </w:rPr>
        <w:t>작성</w:t>
      </w:r>
      <w:r w:rsidRPr="001423EF">
        <w:rPr>
          <w:rFonts w:ascii="맑은 고딕" w:eastAsia="맑은 고딕" w:hAnsi="맑은 고딕"/>
          <w:sz w:val="18"/>
          <w:szCs w:val="18"/>
        </w:rPr>
        <w:t xml:space="preserve">, 날인하여 각 1부씩 </w:t>
      </w:r>
      <w:r w:rsidR="00906C87" w:rsidRPr="001423EF">
        <w:rPr>
          <w:rFonts w:ascii="맑은 고딕" w:eastAsia="맑은 고딕" w:hAnsi="맑은 고딕" w:hint="eastAsia"/>
          <w:sz w:val="18"/>
          <w:szCs w:val="18"/>
        </w:rPr>
        <w:t>보관한다</w:t>
      </w:r>
      <w:r w:rsidR="00906C87" w:rsidRPr="001423EF">
        <w:rPr>
          <w:rFonts w:ascii="맑은 고딕" w:eastAsia="맑은 고딕" w:hAnsi="맑은 고딕"/>
          <w:sz w:val="18"/>
          <w:szCs w:val="18"/>
        </w:rPr>
        <w:t>.</w:t>
      </w:r>
    </w:p>
    <w:p w14:paraId="63A9FEA4" w14:textId="77777777" w:rsidR="00A97856" w:rsidRPr="001423EF" w:rsidRDefault="00A97856" w:rsidP="00186891">
      <w:pPr>
        <w:rPr>
          <w:rFonts w:ascii="맑은 고딕" w:eastAsia="맑은 고딕" w:hAnsi="맑은 고딕"/>
          <w:sz w:val="18"/>
          <w:szCs w:val="18"/>
        </w:rPr>
      </w:pPr>
    </w:p>
    <w:p w14:paraId="0B9AB85E" w14:textId="0FA35064" w:rsidR="002D1514" w:rsidRPr="00162A4A" w:rsidRDefault="002D1514" w:rsidP="00186891">
      <w:pPr>
        <w:jc w:val="center"/>
        <w:rPr>
          <w:rFonts w:ascii="맑은 고딕" w:eastAsia="맑은 고딕" w:hAnsi="맑은 고딕"/>
          <w:szCs w:val="20"/>
          <w:shd w:val="pct15" w:color="auto" w:fill="FFFFFF"/>
        </w:rPr>
      </w:pPr>
      <w:r w:rsidRPr="00162A4A">
        <w:rPr>
          <w:rFonts w:ascii="맑은 고딕" w:eastAsia="맑은 고딕" w:hAnsi="맑은 고딕"/>
          <w:szCs w:val="20"/>
          <w:shd w:val="pct15" w:color="auto" w:fill="FFFFFF"/>
        </w:rPr>
        <w:t xml:space="preserve"> </w:t>
      </w:r>
      <w:r w:rsidR="00AC27BB" w:rsidRPr="00162A4A">
        <w:rPr>
          <w:rFonts w:ascii="맑은 고딕" w:eastAsia="맑은 고딕" w:hAnsi="맑은 고딕"/>
          <w:szCs w:val="20"/>
          <w:shd w:val="pct15" w:color="auto" w:fill="FFFFFF"/>
        </w:rPr>
        <w:t>20</w:t>
      </w:r>
      <w:r w:rsidR="00162A4A">
        <w:rPr>
          <w:rFonts w:ascii="맑은 고딕" w:eastAsia="맑은 고딕" w:hAnsi="맑은 고딕"/>
          <w:szCs w:val="20"/>
          <w:shd w:val="pct15" w:color="auto" w:fill="FFFFFF"/>
        </w:rPr>
        <w:t>XX</w:t>
      </w:r>
      <w:proofErr w:type="gramStart"/>
      <w:r w:rsidR="00162A4A">
        <w:rPr>
          <w:rFonts w:ascii="맑은 고딕" w:eastAsia="맑은 고딕" w:hAnsi="맑은 고딕" w:hint="eastAsia"/>
          <w:szCs w:val="20"/>
          <w:shd w:val="pct15" w:color="auto" w:fill="FFFFFF"/>
        </w:rPr>
        <w:t>년</w:t>
      </w:r>
      <w:r w:rsidRPr="00162A4A">
        <w:rPr>
          <w:rFonts w:ascii="맑은 고딕" w:eastAsia="맑은 고딕" w:hAnsi="맑은 고딕"/>
          <w:szCs w:val="20"/>
          <w:shd w:val="pct15" w:color="auto" w:fill="FFFFFF"/>
        </w:rPr>
        <w:t xml:space="preserve"> </w:t>
      </w:r>
      <w:r w:rsidR="00FC13BD" w:rsidRPr="00162A4A">
        <w:rPr>
          <w:rFonts w:ascii="맑은 고딕" w:eastAsia="맑은 고딕" w:hAnsi="맑은 고딕"/>
          <w:szCs w:val="20"/>
          <w:shd w:val="pct15" w:color="auto" w:fill="FFFFFF"/>
        </w:rPr>
        <w:t xml:space="preserve"> </w:t>
      </w:r>
      <w:r w:rsidR="00162A4A">
        <w:rPr>
          <w:rFonts w:ascii="맑은 고딕" w:eastAsia="맑은 고딕" w:hAnsi="맑은 고딕"/>
          <w:szCs w:val="20"/>
          <w:shd w:val="pct15" w:color="auto" w:fill="FFFFFF"/>
        </w:rPr>
        <w:t>XX</w:t>
      </w:r>
      <w:proofErr w:type="gramEnd"/>
      <w:r w:rsidRPr="00162A4A">
        <w:rPr>
          <w:rFonts w:ascii="맑은 고딕" w:eastAsia="맑은 고딕" w:hAnsi="맑은 고딕" w:hint="eastAsia"/>
          <w:szCs w:val="20"/>
          <w:shd w:val="pct15" w:color="auto" w:fill="FFFFFF"/>
        </w:rPr>
        <w:t>월</w:t>
      </w:r>
      <w:r w:rsidRPr="00162A4A">
        <w:rPr>
          <w:rFonts w:ascii="맑은 고딕" w:eastAsia="맑은 고딕" w:hAnsi="맑은 고딕"/>
          <w:szCs w:val="20"/>
          <w:shd w:val="pct15" w:color="auto" w:fill="FFFFFF"/>
        </w:rPr>
        <w:t xml:space="preserve"> </w:t>
      </w:r>
      <w:r w:rsidR="001B0E40" w:rsidRPr="00162A4A">
        <w:rPr>
          <w:rFonts w:ascii="맑은 고딕" w:eastAsia="맑은 고딕" w:hAnsi="맑은 고딕"/>
          <w:szCs w:val="20"/>
          <w:shd w:val="pct15" w:color="auto" w:fill="FFFFFF"/>
        </w:rPr>
        <w:t xml:space="preserve"> </w:t>
      </w:r>
      <w:r w:rsidR="00162A4A">
        <w:rPr>
          <w:rFonts w:ascii="맑은 고딕" w:eastAsia="맑은 고딕" w:hAnsi="맑은 고딕"/>
          <w:szCs w:val="20"/>
          <w:shd w:val="pct15" w:color="auto" w:fill="FFFFFF"/>
        </w:rPr>
        <w:t>XX</w:t>
      </w:r>
      <w:r w:rsidRPr="00162A4A">
        <w:rPr>
          <w:rFonts w:ascii="맑은 고딕" w:eastAsia="맑은 고딕" w:hAnsi="맑은 고딕" w:hint="eastAsia"/>
          <w:szCs w:val="20"/>
          <w:shd w:val="pct15" w:color="auto" w:fill="FFFFFF"/>
        </w:rPr>
        <w:t>일</w:t>
      </w:r>
    </w:p>
    <w:p w14:paraId="499FA6DE" w14:textId="77777777" w:rsidR="00A97856" w:rsidRPr="001423EF" w:rsidRDefault="00A97856" w:rsidP="00186891">
      <w:pPr>
        <w:rPr>
          <w:rFonts w:ascii="맑은 고딕" w:eastAsia="맑은 고딕" w:hAnsi="맑은 고딕"/>
          <w:sz w:val="18"/>
          <w:szCs w:val="18"/>
        </w:rPr>
      </w:pPr>
    </w:p>
    <w:p w14:paraId="0CD17FBF" w14:textId="1BA79A4D" w:rsidR="00186891" w:rsidRPr="001423EF" w:rsidRDefault="00A97856" w:rsidP="00186891">
      <w:pPr>
        <w:rPr>
          <w:rFonts w:ascii="맑은 고딕" w:eastAsia="맑은 고딕" w:hAnsi="맑은 고딕"/>
          <w:sz w:val="18"/>
          <w:szCs w:val="20"/>
        </w:rPr>
      </w:pPr>
      <w:proofErr w:type="gramStart"/>
      <w:r w:rsidRPr="001423EF">
        <w:rPr>
          <w:rFonts w:ascii="맑은 고딕" w:eastAsia="맑은 고딕" w:hAnsi="맑은 고딕" w:hint="eastAsia"/>
          <w:sz w:val="18"/>
          <w:szCs w:val="20"/>
        </w:rPr>
        <w:t>갑</w:t>
      </w:r>
      <w:r w:rsidRPr="001423EF">
        <w:rPr>
          <w:rFonts w:ascii="맑은 고딕" w:eastAsia="맑은 고딕" w:hAnsi="맑은 고딕"/>
          <w:sz w:val="18"/>
          <w:szCs w:val="20"/>
        </w:rPr>
        <w:t xml:space="preserve"> :</w:t>
      </w:r>
      <w:proofErr w:type="gramEnd"/>
      <w:r w:rsidRPr="001423EF">
        <w:rPr>
          <w:rFonts w:ascii="맑은 고딕" w:eastAsia="맑은 고딕" w:hAnsi="맑은 고딕"/>
          <w:sz w:val="18"/>
          <w:szCs w:val="20"/>
        </w:rPr>
        <w:t xml:space="preserve"> </w:t>
      </w:r>
      <w:r w:rsidR="00186891" w:rsidRPr="001423EF">
        <w:rPr>
          <w:rFonts w:ascii="맑은 고딕" w:eastAsia="맑은 고딕" w:hAnsi="맑은 고딕"/>
          <w:sz w:val="18"/>
          <w:szCs w:val="20"/>
        </w:rPr>
        <w:t xml:space="preserve">(사업자번호 : 215-81-20534)             </w:t>
      </w:r>
      <w:r w:rsidR="00214E4B" w:rsidRPr="001423EF">
        <w:rPr>
          <w:rFonts w:ascii="맑은 고딕" w:eastAsia="맑은 고딕" w:hAnsi="맑은 고딕"/>
          <w:sz w:val="18"/>
          <w:szCs w:val="20"/>
        </w:rPr>
        <w:t xml:space="preserve">    </w:t>
      </w:r>
      <w:r w:rsidR="000F5CC3" w:rsidRPr="001423EF">
        <w:rPr>
          <w:rFonts w:ascii="맑은 고딕" w:eastAsia="맑은 고딕" w:hAnsi="맑은 고딕"/>
          <w:sz w:val="18"/>
          <w:szCs w:val="20"/>
        </w:rPr>
        <w:t xml:space="preserve">        </w:t>
      </w:r>
      <w:r w:rsidR="00214E4B" w:rsidRPr="001423EF">
        <w:rPr>
          <w:rFonts w:ascii="맑은 고딕" w:eastAsia="맑은 고딕" w:hAnsi="맑은 고딕"/>
          <w:sz w:val="18"/>
          <w:szCs w:val="20"/>
        </w:rPr>
        <w:t xml:space="preserve"> </w:t>
      </w:r>
      <w:r w:rsidR="00186891" w:rsidRPr="001423EF">
        <w:rPr>
          <w:rFonts w:ascii="맑은 고딕" w:eastAsia="맑은 고딕" w:hAnsi="맑은 고딕"/>
          <w:sz w:val="18"/>
          <w:szCs w:val="20"/>
        </w:rPr>
        <w:t xml:space="preserve">   을 :</w:t>
      </w:r>
      <w:r w:rsidR="00214E4B" w:rsidRPr="001423EF">
        <w:rPr>
          <w:rFonts w:ascii="맑은 고딕" w:eastAsia="맑은 고딕" w:hAnsi="맑은 고딕"/>
          <w:sz w:val="18"/>
          <w:szCs w:val="20"/>
        </w:rPr>
        <w:t xml:space="preserve"> </w:t>
      </w:r>
      <w:r w:rsidR="00887719">
        <w:rPr>
          <w:rFonts w:ascii="맑은 고딕" w:eastAsia="맑은 고딕" w:hAnsi="맑은 고딕"/>
          <w:sz w:val="18"/>
          <w:szCs w:val="20"/>
        </w:rPr>
        <w:t>(</w:t>
      </w:r>
      <w:r w:rsidR="00887719">
        <w:rPr>
          <w:rFonts w:ascii="맑은 고딕" w:eastAsia="맑은 고딕" w:hAnsi="맑은 고딕" w:hint="eastAsia"/>
          <w:sz w:val="18"/>
          <w:szCs w:val="20"/>
        </w:rPr>
        <w:t xml:space="preserve">사업자번호 </w:t>
      </w:r>
      <w:r w:rsidR="00887719">
        <w:rPr>
          <w:rFonts w:ascii="맑은 고딕" w:eastAsia="맑은 고딕" w:hAnsi="맑은 고딕"/>
          <w:sz w:val="18"/>
          <w:szCs w:val="20"/>
        </w:rPr>
        <w:t xml:space="preserve">: </w:t>
      </w:r>
      <w:r w:rsidR="008E4941">
        <w:rPr>
          <w:rFonts w:ascii="맑은 고딕" w:eastAsia="맑은 고딕" w:hAnsi="맑은 고딕"/>
          <w:sz w:val="18"/>
          <w:szCs w:val="20"/>
        </w:rPr>
        <w:t>XXX</w:t>
      </w:r>
      <w:r w:rsidR="00887719">
        <w:rPr>
          <w:rFonts w:ascii="맑은 고딕" w:eastAsia="맑은 고딕" w:hAnsi="맑은 고딕"/>
          <w:sz w:val="18"/>
          <w:szCs w:val="20"/>
        </w:rPr>
        <w:t>-</w:t>
      </w:r>
      <w:r w:rsidR="008E4941">
        <w:rPr>
          <w:rFonts w:ascii="맑은 고딕" w:eastAsia="맑은 고딕" w:hAnsi="맑은 고딕"/>
          <w:sz w:val="18"/>
          <w:szCs w:val="20"/>
        </w:rPr>
        <w:t>XX</w:t>
      </w:r>
      <w:r w:rsidR="00887719">
        <w:rPr>
          <w:rFonts w:ascii="맑은 고딕" w:eastAsia="맑은 고딕" w:hAnsi="맑은 고딕"/>
          <w:sz w:val="18"/>
          <w:szCs w:val="20"/>
        </w:rPr>
        <w:t>-</w:t>
      </w:r>
      <w:r w:rsidR="008E4941">
        <w:rPr>
          <w:rFonts w:ascii="맑은 고딕" w:eastAsia="맑은 고딕" w:hAnsi="맑은 고딕"/>
          <w:sz w:val="18"/>
          <w:szCs w:val="20"/>
        </w:rPr>
        <w:t>XXXXX</w:t>
      </w:r>
      <w:r w:rsidR="00887719">
        <w:rPr>
          <w:rFonts w:ascii="맑은 고딕" w:eastAsia="맑은 고딕" w:hAnsi="맑은 고딕"/>
          <w:sz w:val="18"/>
          <w:szCs w:val="20"/>
        </w:rPr>
        <w:t>)</w:t>
      </w:r>
    </w:p>
    <w:p w14:paraId="5C1E87D8" w14:textId="1A66D25E" w:rsidR="00680C0C" w:rsidRPr="001423EF" w:rsidRDefault="00A97856" w:rsidP="00680C0C">
      <w:pPr>
        <w:ind w:firstLineChars="200" w:firstLine="360"/>
        <w:rPr>
          <w:rFonts w:ascii="맑은 고딕" w:eastAsia="맑은 고딕" w:hAnsi="맑은 고딕"/>
          <w:sz w:val="16"/>
          <w:szCs w:val="20"/>
        </w:rPr>
      </w:pPr>
      <w:r w:rsidRPr="001423EF">
        <w:rPr>
          <w:rFonts w:ascii="맑은 고딕" w:eastAsia="맑은 고딕" w:hAnsi="맑은 고딕" w:hint="eastAsia"/>
          <w:sz w:val="18"/>
          <w:szCs w:val="20"/>
        </w:rPr>
        <w:t>서울시</w:t>
      </w:r>
      <w:r w:rsidRPr="001423EF">
        <w:rPr>
          <w:rFonts w:ascii="맑은 고딕" w:eastAsia="맑은 고딕" w:hAnsi="맑은 고딕"/>
          <w:sz w:val="18"/>
          <w:szCs w:val="20"/>
        </w:rPr>
        <w:t xml:space="preserve"> 송파구 </w:t>
      </w:r>
      <w:proofErr w:type="spellStart"/>
      <w:r w:rsidR="00A70340" w:rsidRPr="001423EF">
        <w:rPr>
          <w:rFonts w:ascii="맑은 고딕" w:eastAsia="맑은 고딕" w:hAnsi="맑은 고딕" w:hint="eastAsia"/>
          <w:sz w:val="18"/>
          <w:szCs w:val="20"/>
        </w:rPr>
        <w:t>오금로</w:t>
      </w:r>
      <w:proofErr w:type="spellEnd"/>
      <w:r w:rsidR="00A70340" w:rsidRPr="001423EF">
        <w:rPr>
          <w:rFonts w:ascii="맑은 고딕" w:eastAsia="맑은 고딕" w:hAnsi="맑은 고딕"/>
          <w:sz w:val="18"/>
          <w:szCs w:val="20"/>
        </w:rPr>
        <w:t xml:space="preserve"> 311</w:t>
      </w:r>
      <w:r w:rsidRPr="001423EF">
        <w:rPr>
          <w:rFonts w:ascii="맑은 고딕" w:eastAsia="맑은 고딕" w:hAnsi="맑은 고딕"/>
          <w:sz w:val="18"/>
          <w:szCs w:val="20"/>
        </w:rPr>
        <w:tab/>
      </w:r>
      <w:r w:rsidRPr="001423EF">
        <w:rPr>
          <w:rFonts w:ascii="맑은 고딕" w:eastAsia="맑은 고딕" w:hAnsi="맑은 고딕"/>
          <w:sz w:val="18"/>
          <w:szCs w:val="20"/>
        </w:rPr>
        <w:tab/>
      </w:r>
      <w:r w:rsidRPr="001423EF">
        <w:rPr>
          <w:rFonts w:ascii="맑은 고딕" w:eastAsia="맑은 고딕" w:hAnsi="맑은 고딕"/>
          <w:sz w:val="18"/>
          <w:szCs w:val="20"/>
        </w:rPr>
        <w:tab/>
      </w:r>
      <w:r w:rsidR="00214E4B" w:rsidRPr="001423EF">
        <w:rPr>
          <w:rFonts w:ascii="맑은 고딕" w:eastAsia="맑은 고딕" w:hAnsi="맑은 고딕"/>
          <w:sz w:val="18"/>
          <w:szCs w:val="20"/>
        </w:rPr>
        <w:t xml:space="preserve"> </w:t>
      </w:r>
      <w:r w:rsidRPr="001423EF">
        <w:rPr>
          <w:rFonts w:ascii="맑은 고딕" w:eastAsia="맑은 고딕" w:hAnsi="맑은 고딕"/>
          <w:sz w:val="18"/>
          <w:szCs w:val="20"/>
        </w:rPr>
        <w:t xml:space="preserve"> </w:t>
      </w:r>
      <w:r w:rsidR="00673E23" w:rsidRPr="001423EF">
        <w:rPr>
          <w:rFonts w:ascii="맑은 고딕" w:eastAsia="맑은 고딕" w:hAnsi="맑은 고딕"/>
          <w:sz w:val="18"/>
          <w:szCs w:val="20"/>
        </w:rPr>
        <w:t xml:space="preserve"> </w:t>
      </w:r>
      <w:r w:rsidR="00FC13BD" w:rsidRPr="001423EF">
        <w:rPr>
          <w:rFonts w:ascii="맑은 고딕" w:eastAsia="맑은 고딕" w:hAnsi="맑은 고딕"/>
          <w:sz w:val="18"/>
          <w:szCs w:val="20"/>
        </w:rPr>
        <w:t xml:space="preserve">  </w:t>
      </w:r>
      <w:r w:rsidR="00673E23" w:rsidRPr="001423EF">
        <w:rPr>
          <w:rFonts w:ascii="맑은 고딕" w:eastAsia="맑은 고딕" w:hAnsi="맑은 고딕"/>
          <w:sz w:val="18"/>
          <w:szCs w:val="20"/>
        </w:rPr>
        <w:t xml:space="preserve"> </w:t>
      </w:r>
      <w:r w:rsidR="00214E4B" w:rsidRPr="001423EF">
        <w:rPr>
          <w:rFonts w:ascii="맑은 고딕" w:eastAsia="맑은 고딕" w:hAnsi="맑은 고딕"/>
          <w:sz w:val="18"/>
          <w:szCs w:val="20"/>
        </w:rPr>
        <w:t xml:space="preserve"> </w:t>
      </w:r>
      <w:r w:rsidR="00887719">
        <w:rPr>
          <w:rFonts w:ascii="맑은 고딕" w:eastAsia="맑은 고딕" w:hAnsi="맑은 고딕" w:hint="eastAsia"/>
          <w:sz w:val="18"/>
          <w:szCs w:val="20"/>
        </w:rPr>
        <w:t xml:space="preserve">서울시 송파구 </w:t>
      </w:r>
      <w:proofErr w:type="spellStart"/>
      <w:r w:rsidR="00DA781F">
        <w:rPr>
          <w:rFonts w:ascii="맑은 고딕" w:eastAsia="맑은 고딕" w:hAnsi="맑은 고딕" w:hint="eastAsia"/>
          <w:sz w:val="18"/>
          <w:szCs w:val="20"/>
        </w:rPr>
        <w:t>오금</w:t>
      </w:r>
      <w:r w:rsidR="00887719">
        <w:rPr>
          <w:rFonts w:ascii="맑은 고딕" w:eastAsia="맑은 고딕" w:hAnsi="맑은 고딕" w:hint="eastAsia"/>
          <w:sz w:val="18"/>
          <w:szCs w:val="20"/>
        </w:rPr>
        <w:t>로</w:t>
      </w:r>
      <w:proofErr w:type="spellEnd"/>
      <w:r w:rsidR="00887719">
        <w:rPr>
          <w:rFonts w:ascii="맑은 고딕" w:eastAsia="맑은 고딕" w:hAnsi="맑은 고딕" w:hint="eastAsia"/>
          <w:sz w:val="18"/>
          <w:szCs w:val="20"/>
        </w:rPr>
        <w:t xml:space="preserve"> </w:t>
      </w:r>
      <w:r w:rsidR="00DA781F">
        <w:rPr>
          <w:rFonts w:ascii="맑은 고딕" w:eastAsia="맑은 고딕" w:hAnsi="맑은 고딕"/>
          <w:sz w:val="18"/>
          <w:szCs w:val="20"/>
        </w:rPr>
        <w:t>310</w:t>
      </w:r>
      <w:r w:rsidR="00887719">
        <w:rPr>
          <w:rFonts w:ascii="맑은 고딕" w:eastAsia="맑은 고딕" w:hAnsi="맑은 고딕"/>
          <w:sz w:val="18"/>
          <w:szCs w:val="20"/>
        </w:rPr>
        <w:t xml:space="preserve"> </w:t>
      </w:r>
      <w:r w:rsidR="00DA781F">
        <w:rPr>
          <w:rFonts w:ascii="맑은 고딕" w:eastAsia="맑은 고딕" w:hAnsi="맑은 고딕" w:hint="eastAsia"/>
          <w:sz w:val="18"/>
          <w:szCs w:val="20"/>
        </w:rPr>
        <w:t>가락</w:t>
      </w:r>
      <w:r w:rsidR="00887719">
        <w:rPr>
          <w:rFonts w:ascii="맑은 고딕" w:eastAsia="맑은 고딕" w:hAnsi="맑은 고딕" w:hint="eastAsia"/>
          <w:sz w:val="18"/>
          <w:szCs w:val="20"/>
        </w:rPr>
        <w:t xml:space="preserve">빌딩 </w:t>
      </w:r>
      <w:r w:rsidR="00AC27BB">
        <w:rPr>
          <w:rFonts w:ascii="맑은 고딕" w:eastAsia="맑은 고딕" w:hAnsi="맑은 고딕"/>
          <w:sz w:val="18"/>
          <w:szCs w:val="20"/>
        </w:rPr>
        <w:t>2</w:t>
      </w:r>
      <w:r w:rsidR="00DA781F">
        <w:rPr>
          <w:rFonts w:ascii="맑은 고딕" w:eastAsia="맑은 고딕" w:hAnsi="맑은 고딕" w:hint="eastAsia"/>
          <w:sz w:val="18"/>
          <w:szCs w:val="20"/>
        </w:rPr>
        <w:t>층</w:t>
      </w:r>
    </w:p>
    <w:p w14:paraId="1A4E51EC" w14:textId="4BDCDE44" w:rsidR="00A97856" w:rsidRPr="001423EF" w:rsidRDefault="00A97856" w:rsidP="00186891">
      <w:pPr>
        <w:ind w:firstLineChars="200" w:firstLine="360"/>
        <w:rPr>
          <w:rFonts w:ascii="맑은 고딕" w:eastAsia="맑은 고딕" w:hAnsi="맑은 고딕"/>
          <w:sz w:val="18"/>
          <w:szCs w:val="20"/>
        </w:rPr>
      </w:pPr>
      <w:r w:rsidRPr="001423EF">
        <w:rPr>
          <w:rFonts w:ascii="맑은 고딕" w:eastAsia="맑은 고딕" w:hAnsi="맑은 고딕" w:hint="eastAsia"/>
          <w:sz w:val="18"/>
          <w:szCs w:val="20"/>
        </w:rPr>
        <w:t>주</w:t>
      </w:r>
      <w:r w:rsidRPr="001423EF">
        <w:rPr>
          <w:rFonts w:ascii="맑은 고딕" w:eastAsia="맑은 고딕" w:hAnsi="맑은 고딕"/>
          <w:sz w:val="18"/>
          <w:szCs w:val="20"/>
        </w:rPr>
        <w:t xml:space="preserve"> 식 회 사   </w:t>
      </w:r>
      <w:proofErr w:type="gramStart"/>
      <w:r w:rsidRPr="001423EF">
        <w:rPr>
          <w:rFonts w:ascii="맑은 고딕" w:eastAsia="맑은 고딕" w:hAnsi="맑은 고딕"/>
          <w:sz w:val="18"/>
          <w:szCs w:val="20"/>
        </w:rPr>
        <w:t>퍼  시</w:t>
      </w:r>
      <w:proofErr w:type="gramEnd"/>
      <w:r w:rsidRPr="001423EF">
        <w:rPr>
          <w:rFonts w:ascii="맑은 고딕" w:eastAsia="맑은 고딕" w:hAnsi="맑은 고딕"/>
          <w:sz w:val="18"/>
          <w:szCs w:val="20"/>
        </w:rPr>
        <w:t xml:space="preserve">  스 </w:t>
      </w:r>
      <w:r w:rsidRPr="001423EF">
        <w:rPr>
          <w:rFonts w:ascii="맑은 고딕" w:eastAsia="맑은 고딕" w:hAnsi="맑은 고딕"/>
          <w:sz w:val="18"/>
          <w:szCs w:val="20"/>
        </w:rPr>
        <w:tab/>
      </w:r>
      <w:r w:rsidRPr="001423EF">
        <w:rPr>
          <w:rFonts w:ascii="맑은 고딕" w:eastAsia="맑은 고딕" w:hAnsi="맑은 고딕"/>
          <w:sz w:val="18"/>
          <w:szCs w:val="20"/>
        </w:rPr>
        <w:tab/>
      </w:r>
      <w:r w:rsidRPr="001423EF">
        <w:rPr>
          <w:rFonts w:ascii="맑은 고딕" w:eastAsia="맑은 고딕" w:hAnsi="맑은 고딕"/>
          <w:sz w:val="18"/>
          <w:szCs w:val="20"/>
        </w:rPr>
        <w:tab/>
        <w:t xml:space="preserve"> </w:t>
      </w:r>
      <w:r w:rsidR="00FC13BD" w:rsidRPr="001423EF">
        <w:rPr>
          <w:rFonts w:ascii="맑은 고딕" w:eastAsia="맑은 고딕" w:hAnsi="맑은 고딕"/>
          <w:sz w:val="18"/>
          <w:szCs w:val="20"/>
        </w:rPr>
        <w:t xml:space="preserve">  </w:t>
      </w:r>
      <w:r w:rsidR="00214E4B" w:rsidRPr="001423EF">
        <w:rPr>
          <w:rFonts w:ascii="맑은 고딕" w:eastAsia="맑은 고딕" w:hAnsi="맑은 고딕"/>
          <w:sz w:val="18"/>
          <w:szCs w:val="20"/>
        </w:rPr>
        <w:t xml:space="preserve">  </w:t>
      </w:r>
      <w:r w:rsidR="00FC13BD" w:rsidRPr="001423EF">
        <w:rPr>
          <w:rFonts w:ascii="맑은 고딕" w:eastAsia="맑은 고딕" w:hAnsi="맑은 고딕"/>
          <w:sz w:val="18"/>
          <w:szCs w:val="20"/>
        </w:rPr>
        <w:t xml:space="preserve">  </w:t>
      </w:r>
      <w:r w:rsidR="008E4941">
        <w:rPr>
          <w:rFonts w:ascii="맑은 고딕" w:eastAsia="맑은 고딕" w:hAnsi="맑은 고딕" w:hint="eastAsia"/>
          <w:sz w:val="18"/>
          <w:szCs w:val="20"/>
        </w:rPr>
        <w:t>X</w:t>
      </w:r>
      <w:r w:rsidR="008E4941">
        <w:rPr>
          <w:rFonts w:ascii="맑은 고딕" w:eastAsia="맑은 고딕" w:hAnsi="맑은 고딕"/>
          <w:sz w:val="18"/>
          <w:szCs w:val="20"/>
        </w:rPr>
        <w:t>XXXXXXXXXXXXXXXXXX</w:t>
      </w:r>
    </w:p>
    <w:p w14:paraId="49A98627" w14:textId="74868330" w:rsidR="00A97856" w:rsidRPr="001423EF" w:rsidRDefault="00A97856" w:rsidP="00186891">
      <w:pPr>
        <w:rPr>
          <w:rFonts w:ascii="맑은 고딕" w:eastAsia="맑은 고딕" w:hAnsi="맑은 고딕"/>
          <w:szCs w:val="20"/>
        </w:rPr>
      </w:pPr>
      <w:r w:rsidRPr="001423EF">
        <w:rPr>
          <w:rFonts w:ascii="맑은 고딕" w:eastAsia="맑은 고딕" w:hAnsi="맑은 고딕"/>
          <w:sz w:val="18"/>
          <w:szCs w:val="20"/>
        </w:rPr>
        <w:t xml:space="preserve">    대 표 이 사   </w:t>
      </w:r>
      <w:proofErr w:type="gramStart"/>
      <w:r w:rsidR="00DA781F">
        <w:rPr>
          <w:rFonts w:ascii="맑은 고딕" w:eastAsia="맑은 고딕" w:hAnsi="맑은 고딕" w:hint="eastAsia"/>
          <w:sz w:val="18"/>
          <w:szCs w:val="20"/>
        </w:rPr>
        <w:t>박</w:t>
      </w:r>
      <w:r w:rsidRPr="001423EF">
        <w:rPr>
          <w:rFonts w:ascii="맑은 고딕" w:eastAsia="맑은 고딕" w:hAnsi="맑은 고딕"/>
          <w:sz w:val="18"/>
          <w:szCs w:val="20"/>
        </w:rPr>
        <w:t xml:space="preserve">  </w:t>
      </w:r>
      <w:r w:rsidR="00DA781F">
        <w:rPr>
          <w:rFonts w:ascii="맑은 고딕" w:eastAsia="맑은 고딕" w:hAnsi="맑은 고딕" w:hint="eastAsia"/>
          <w:sz w:val="18"/>
          <w:szCs w:val="20"/>
        </w:rPr>
        <w:t>광</w:t>
      </w:r>
      <w:proofErr w:type="gramEnd"/>
      <w:r w:rsidRPr="001423EF">
        <w:rPr>
          <w:rFonts w:ascii="맑은 고딕" w:eastAsia="맑은 고딕" w:hAnsi="맑은 고딕"/>
          <w:sz w:val="18"/>
          <w:szCs w:val="20"/>
        </w:rPr>
        <w:t xml:space="preserve">  </w:t>
      </w:r>
      <w:r w:rsidR="00DA781F">
        <w:rPr>
          <w:rFonts w:ascii="맑은 고딕" w:eastAsia="맑은 고딕" w:hAnsi="맑은 고딕" w:hint="eastAsia"/>
          <w:sz w:val="18"/>
          <w:szCs w:val="20"/>
        </w:rPr>
        <w:t>호</w:t>
      </w:r>
      <w:r w:rsidRPr="001423EF">
        <w:rPr>
          <w:rFonts w:ascii="맑은 고딕" w:eastAsia="맑은 고딕" w:hAnsi="맑은 고딕"/>
          <w:sz w:val="18"/>
          <w:szCs w:val="20"/>
        </w:rPr>
        <w:t xml:space="preserve">  (인</w:t>
      </w:r>
      <w:r w:rsidR="00FC13BD" w:rsidRPr="001423EF">
        <w:rPr>
          <w:rFonts w:ascii="맑은 고딕" w:eastAsia="맑은 고딕" w:hAnsi="맑은 고딕"/>
          <w:sz w:val="18"/>
          <w:szCs w:val="20"/>
        </w:rPr>
        <w:t>)</w:t>
      </w:r>
      <w:r w:rsidR="00FC13BD" w:rsidRPr="001423EF">
        <w:rPr>
          <w:rFonts w:ascii="맑은 고딕" w:eastAsia="맑은 고딕" w:hAnsi="맑은 고딕"/>
          <w:sz w:val="18"/>
          <w:szCs w:val="20"/>
        </w:rPr>
        <w:tab/>
      </w:r>
      <w:r w:rsidR="00887719">
        <w:rPr>
          <w:rFonts w:ascii="맑은 고딕" w:eastAsia="맑은 고딕" w:hAnsi="맑은 고딕"/>
          <w:szCs w:val="20"/>
        </w:rPr>
        <w:tab/>
        <w:t xml:space="preserve">              </w:t>
      </w:r>
      <w:r w:rsidR="00887719">
        <w:rPr>
          <w:rFonts w:ascii="맑은 고딕" w:eastAsia="맑은 고딕" w:hAnsi="맑은 고딕" w:hint="eastAsia"/>
          <w:szCs w:val="20"/>
        </w:rPr>
        <w:t xml:space="preserve">대 표 </w:t>
      </w:r>
      <w:r w:rsidR="00DA781F">
        <w:rPr>
          <w:rFonts w:ascii="맑은 고딕" w:eastAsia="맑은 고딕" w:hAnsi="맑은 고딕" w:hint="eastAsia"/>
          <w:szCs w:val="20"/>
        </w:rPr>
        <w:t>자</w:t>
      </w:r>
      <w:r w:rsidR="00887719">
        <w:rPr>
          <w:rFonts w:ascii="맑은 고딕" w:eastAsia="맑은 고딕" w:hAnsi="맑은 고딕"/>
          <w:szCs w:val="20"/>
        </w:rPr>
        <w:t xml:space="preserve">      </w:t>
      </w:r>
      <w:r w:rsidR="008E4941">
        <w:rPr>
          <w:rFonts w:ascii="맑은 고딕" w:eastAsia="맑은 고딕" w:hAnsi="맑은 고딕"/>
          <w:szCs w:val="20"/>
        </w:rPr>
        <w:t>X</w:t>
      </w:r>
      <w:r w:rsidR="00887719">
        <w:rPr>
          <w:rFonts w:ascii="맑은 고딕" w:eastAsia="맑은 고딕" w:hAnsi="맑은 고딕" w:hint="eastAsia"/>
          <w:szCs w:val="20"/>
        </w:rPr>
        <w:t xml:space="preserve"> </w:t>
      </w:r>
      <w:proofErr w:type="spellStart"/>
      <w:r w:rsidR="008E4941">
        <w:rPr>
          <w:rFonts w:ascii="맑은 고딕" w:eastAsia="맑은 고딕" w:hAnsi="맑은 고딕"/>
          <w:szCs w:val="20"/>
        </w:rPr>
        <w:t>X</w:t>
      </w:r>
      <w:proofErr w:type="spellEnd"/>
      <w:r w:rsidR="00887719">
        <w:rPr>
          <w:rFonts w:ascii="맑은 고딕" w:eastAsia="맑은 고딕" w:hAnsi="맑은 고딕" w:hint="eastAsia"/>
          <w:szCs w:val="20"/>
        </w:rPr>
        <w:t xml:space="preserve"> </w:t>
      </w:r>
      <w:proofErr w:type="spellStart"/>
      <w:r w:rsidR="008E4941">
        <w:rPr>
          <w:rFonts w:ascii="맑은 고딕" w:eastAsia="맑은 고딕" w:hAnsi="맑은 고딕"/>
          <w:szCs w:val="20"/>
        </w:rPr>
        <w:t>X</w:t>
      </w:r>
      <w:proofErr w:type="spellEnd"/>
      <w:r w:rsidR="00887719">
        <w:rPr>
          <w:rFonts w:ascii="맑은 고딕" w:eastAsia="맑은 고딕" w:hAnsi="맑은 고딕" w:hint="eastAsia"/>
          <w:szCs w:val="20"/>
        </w:rPr>
        <w:t xml:space="preserve"> </w:t>
      </w:r>
      <w:r w:rsidR="00887719">
        <w:rPr>
          <w:rFonts w:ascii="맑은 고딕" w:eastAsia="맑은 고딕" w:hAnsi="맑은 고딕"/>
          <w:szCs w:val="20"/>
        </w:rPr>
        <w:t xml:space="preserve"> (</w:t>
      </w:r>
      <w:r w:rsidR="00887719">
        <w:rPr>
          <w:rFonts w:ascii="맑은 고딕" w:eastAsia="맑은 고딕" w:hAnsi="맑은 고딕" w:hint="eastAsia"/>
          <w:szCs w:val="20"/>
        </w:rPr>
        <w:t>인)</w:t>
      </w:r>
    </w:p>
    <w:sectPr w:rsidR="00A97856" w:rsidRPr="001423EF" w:rsidSect="00291BE2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주문경" w:date="2021-02-16T11:32:00Z" w:initials="주">
    <w:p w14:paraId="0FFD38F1" w14:textId="7E636E6B" w:rsidR="0012053C" w:rsidRPr="0012053C" w:rsidRDefault="0012053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가장 최근에 맺은 판매대리점 계약 시작일.</w:t>
      </w:r>
    </w:p>
  </w:comment>
  <w:comment w:id="12" w:author="주문경" w:date="2021-03-08T08:55:00Z" w:initials="주">
    <w:p w14:paraId="3C266BFF" w14:textId="3F498A8F" w:rsidR="00F90E78" w:rsidRDefault="00F90E78">
      <w:pPr>
        <w:pStyle w:val="aa"/>
      </w:pPr>
      <w:r>
        <w:rPr>
          <w:rStyle w:val="a9"/>
        </w:rPr>
        <w:annotationRef/>
      </w:r>
      <w:r>
        <w:rPr>
          <w:rFonts w:hint="eastAsia"/>
        </w:rPr>
        <w:t xml:space="preserve">표준대리점계약서 </w:t>
      </w:r>
      <w:r>
        <w:t>9</w:t>
      </w:r>
      <w:r>
        <w:rPr>
          <w:rFonts w:hint="eastAsia"/>
        </w:rPr>
        <w:t xml:space="preserve">조 </w:t>
      </w:r>
      <w:r>
        <w:t>4</w:t>
      </w:r>
      <w:r>
        <w:rPr>
          <w:rFonts w:hint="eastAsia"/>
        </w:rPr>
        <w:t xml:space="preserve">항: 담보의 설정이나 변경에 소요되는 비용은 공급업자와 대리점이 각각 </w:t>
      </w:r>
      <w:r>
        <w:t xml:space="preserve">50% </w:t>
      </w:r>
      <w:r>
        <w:rPr>
          <w:rFonts w:hint="eastAsia"/>
        </w:rPr>
        <w:t>부담한다.</w:t>
      </w:r>
      <w:r>
        <w:t xml:space="preserve"> </w:t>
      </w:r>
    </w:p>
    <w:p w14:paraId="0355679F" w14:textId="539693A1" w:rsidR="00F90E78" w:rsidRPr="00F90E78" w:rsidRDefault="00F90E78">
      <w:pPr>
        <w:pStyle w:val="aa"/>
      </w:pPr>
      <w:r>
        <w:rPr>
          <w:rFonts w:hAnsi="바탕" w:hint="eastAsia"/>
        </w:rPr>
        <w:t>→</w:t>
      </w:r>
      <w:r>
        <w:rPr>
          <w:rFonts w:hint="eastAsia"/>
        </w:rPr>
        <w:t xml:space="preserve"> 담보 해지 시에도 적용.</w:t>
      </w:r>
      <w:r>
        <w:t xml:space="preserve"> </w:t>
      </w:r>
    </w:p>
  </w:comment>
  <w:comment w:id="72" w:author="주문경" w:date="2021-02-16T11:31:00Z" w:initials="주">
    <w:p w14:paraId="0847CBB0" w14:textId="17EE496B" w:rsidR="00AF5068" w:rsidRDefault="00AF5068" w:rsidP="008E4941">
      <w:pPr>
        <w:pStyle w:val="aa"/>
      </w:pPr>
      <w:r>
        <w:rPr>
          <w:rFonts w:hint="eastAsia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FFD38F1" w15:done="0"/>
  <w15:commentEx w15:paraId="0355679F" w15:done="0"/>
  <w15:commentEx w15:paraId="0847CBB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FFD38F1" w16cid:durableId="2A11B341"/>
  <w16cid:commentId w16cid:paraId="0355679F" w16cid:durableId="2A11B342"/>
  <w16cid:commentId w16cid:paraId="0847CBB0" w16cid:durableId="2A11B3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3AA469" w14:textId="77777777" w:rsidR="00284267" w:rsidRDefault="00284267">
      <w:r>
        <w:separator/>
      </w:r>
    </w:p>
  </w:endnote>
  <w:endnote w:type="continuationSeparator" w:id="0">
    <w:p w14:paraId="23E1DFE5" w14:textId="77777777" w:rsidR="00284267" w:rsidRDefault="00284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P Simplified Hans">
    <w:altName w:val="맑은 고딕 Semilight"/>
    <w:charset w:val="86"/>
    <w:family w:val="swiss"/>
    <w:pitch w:val="variable"/>
    <w:sig w:usb0="A00002BF" w:usb1="38CF7CFA" w:usb2="00000016" w:usb3="00000000" w:csb0="0004011D" w:csb1="00000000"/>
  </w:font>
  <w:font w:name="Noto Sans CJK KR Regular">
    <w:panose1 w:val="020B0500000000000000"/>
    <w:charset w:val="81"/>
    <w:family w:val="swiss"/>
    <w:notTrueType/>
    <w:pitch w:val="variable"/>
    <w:sig w:usb0="3000020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991CB1" w14:textId="77777777" w:rsidR="00284267" w:rsidRDefault="00284267">
      <w:r>
        <w:separator/>
      </w:r>
    </w:p>
  </w:footnote>
  <w:footnote w:type="continuationSeparator" w:id="0">
    <w:p w14:paraId="2D8649A4" w14:textId="77777777" w:rsidR="00284267" w:rsidRDefault="00284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81F26"/>
    <w:multiLevelType w:val="hybridMultilevel"/>
    <w:tmpl w:val="84345570"/>
    <w:lvl w:ilvl="0" w:tplc="4F7819D6">
      <w:start w:val="1"/>
      <w:numFmt w:val="decimalEnclosedCircle"/>
      <w:lvlText w:val=""/>
      <w:lvlJc w:val="left"/>
      <w:pPr>
        <w:ind w:left="560" w:hanging="360"/>
      </w:pPr>
      <w:rPr>
        <w:rFonts w:hAnsi="Times New Roman" w:cs="맑은 고딕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" w15:restartNumberingAfterBreak="0">
    <w:nsid w:val="179B536C"/>
    <w:multiLevelType w:val="hybridMultilevel"/>
    <w:tmpl w:val="1DACA4DA"/>
    <w:lvl w:ilvl="0" w:tplc="598EF4DC">
      <w:start w:val="1"/>
      <w:numFmt w:val="decimalEnclosedCircle"/>
      <w:lvlText w:val=""/>
      <w:lvlJc w:val="left"/>
      <w:pPr>
        <w:ind w:left="560" w:hanging="360"/>
      </w:pPr>
      <w:rPr>
        <w:rFonts w:hAnsi="Times New Roman" w:cs="맑은 고딕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" w15:restartNumberingAfterBreak="0">
    <w:nsid w:val="224B51EF"/>
    <w:multiLevelType w:val="hybridMultilevel"/>
    <w:tmpl w:val="AC56F146"/>
    <w:lvl w:ilvl="0" w:tplc="D0C228A6">
      <w:start w:val="1"/>
      <w:numFmt w:val="decimalEnclosedCircle"/>
      <w:lvlText w:val="%1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abstractNum w:abstractNumId="3" w15:restartNumberingAfterBreak="0">
    <w:nsid w:val="25AF554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" w15:restartNumberingAfterBreak="0">
    <w:nsid w:val="2BF63D20"/>
    <w:multiLevelType w:val="hybridMultilevel"/>
    <w:tmpl w:val="0E7E69B8"/>
    <w:lvl w:ilvl="0" w:tplc="18A83074">
      <w:start w:val="1"/>
      <w:numFmt w:val="decimalEnclosedCircle"/>
      <w:lvlText w:val="%1"/>
      <w:lvlJc w:val="left"/>
      <w:pPr>
        <w:ind w:left="560" w:hanging="360"/>
      </w:pPr>
      <w:rPr>
        <w:rFonts w:ascii="맑은 고딕" w:eastAsia="맑은 고딕" w:hAnsi="Times New Roman" w:cs="맑은 고딕" w:hint="default"/>
        <w:strike w:val="0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5" w15:restartNumberingAfterBreak="0">
    <w:nsid w:val="2C7C48BA"/>
    <w:multiLevelType w:val="hybridMultilevel"/>
    <w:tmpl w:val="64BE352C"/>
    <w:lvl w:ilvl="0" w:tplc="60B8D06C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cs="맑은 고딕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EA77DA2"/>
    <w:multiLevelType w:val="hybridMultilevel"/>
    <w:tmpl w:val="D26E6734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 w15:restartNumberingAfterBreak="0">
    <w:nsid w:val="39AB0DAD"/>
    <w:multiLevelType w:val="hybridMultilevel"/>
    <w:tmpl w:val="B7386954"/>
    <w:lvl w:ilvl="0" w:tplc="04090011">
      <w:start w:val="1"/>
      <w:numFmt w:val="decimalEnclosedCircle"/>
      <w:lvlText w:val="%1"/>
      <w:lvlJc w:val="left"/>
      <w:pPr>
        <w:ind w:left="896" w:hanging="400"/>
      </w:pPr>
    </w:lvl>
    <w:lvl w:ilvl="1" w:tplc="04090019" w:tentative="1">
      <w:start w:val="1"/>
      <w:numFmt w:val="upperLetter"/>
      <w:lvlText w:val="%2."/>
      <w:lvlJc w:val="left"/>
      <w:pPr>
        <w:ind w:left="1296" w:hanging="400"/>
      </w:pPr>
    </w:lvl>
    <w:lvl w:ilvl="2" w:tplc="0409001B" w:tentative="1">
      <w:start w:val="1"/>
      <w:numFmt w:val="lowerRoman"/>
      <w:lvlText w:val="%3."/>
      <w:lvlJc w:val="right"/>
      <w:pPr>
        <w:ind w:left="1696" w:hanging="400"/>
      </w:pPr>
    </w:lvl>
    <w:lvl w:ilvl="3" w:tplc="0409000F" w:tentative="1">
      <w:start w:val="1"/>
      <w:numFmt w:val="decimal"/>
      <w:lvlText w:val="%4."/>
      <w:lvlJc w:val="left"/>
      <w:pPr>
        <w:ind w:left="2096" w:hanging="400"/>
      </w:pPr>
    </w:lvl>
    <w:lvl w:ilvl="4" w:tplc="04090019" w:tentative="1">
      <w:start w:val="1"/>
      <w:numFmt w:val="upperLetter"/>
      <w:lvlText w:val="%5."/>
      <w:lvlJc w:val="left"/>
      <w:pPr>
        <w:ind w:left="2496" w:hanging="400"/>
      </w:pPr>
    </w:lvl>
    <w:lvl w:ilvl="5" w:tplc="0409001B" w:tentative="1">
      <w:start w:val="1"/>
      <w:numFmt w:val="lowerRoman"/>
      <w:lvlText w:val="%6."/>
      <w:lvlJc w:val="right"/>
      <w:pPr>
        <w:ind w:left="2896" w:hanging="400"/>
      </w:pPr>
    </w:lvl>
    <w:lvl w:ilvl="6" w:tplc="0409000F" w:tentative="1">
      <w:start w:val="1"/>
      <w:numFmt w:val="decimal"/>
      <w:lvlText w:val="%7."/>
      <w:lvlJc w:val="left"/>
      <w:pPr>
        <w:ind w:left="3296" w:hanging="400"/>
      </w:pPr>
    </w:lvl>
    <w:lvl w:ilvl="7" w:tplc="04090019" w:tentative="1">
      <w:start w:val="1"/>
      <w:numFmt w:val="upperLetter"/>
      <w:lvlText w:val="%8."/>
      <w:lvlJc w:val="left"/>
      <w:pPr>
        <w:ind w:left="3696" w:hanging="400"/>
      </w:pPr>
    </w:lvl>
    <w:lvl w:ilvl="8" w:tplc="0409001B" w:tentative="1">
      <w:start w:val="1"/>
      <w:numFmt w:val="lowerRoman"/>
      <w:lvlText w:val="%9."/>
      <w:lvlJc w:val="right"/>
      <w:pPr>
        <w:ind w:left="4096" w:hanging="400"/>
      </w:pPr>
    </w:lvl>
  </w:abstractNum>
  <w:abstractNum w:abstractNumId="8" w15:restartNumberingAfterBreak="0">
    <w:nsid w:val="442D2496"/>
    <w:multiLevelType w:val="hybridMultilevel"/>
    <w:tmpl w:val="885CD516"/>
    <w:lvl w:ilvl="0" w:tplc="3DB46C5C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Times New Roman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AB37232"/>
    <w:multiLevelType w:val="hybridMultilevel"/>
    <w:tmpl w:val="7F3474C4"/>
    <w:lvl w:ilvl="0" w:tplc="E384BF46">
      <w:start w:val="1"/>
      <w:numFmt w:val="decimal"/>
      <w:lvlText w:val="%1."/>
      <w:lvlJc w:val="left"/>
      <w:pPr>
        <w:ind w:left="9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35" w:hanging="400"/>
      </w:pPr>
    </w:lvl>
    <w:lvl w:ilvl="2" w:tplc="0409001B" w:tentative="1">
      <w:start w:val="1"/>
      <w:numFmt w:val="lowerRoman"/>
      <w:lvlText w:val="%3."/>
      <w:lvlJc w:val="right"/>
      <w:pPr>
        <w:ind w:left="1835" w:hanging="400"/>
      </w:pPr>
    </w:lvl>
    <w:lvl w:ilvl="3" w:tplc="0409000F" w:tentative="1">
      <w:start w:val="1"/>
      <w:numFmt w:val="decimal"/>
      <w:lvlText w:val="%4."/>
      <w:lvlJc w:val="left"/>
      <w:pPr>
        <w:ind w:left="2235" w:hanging="400"/>
      </w:pPr>
    </w:lvl>
    <w:lvl w:ilvl="4" w:tplc="04090019" w:tentative="1">
      <w:start w:val="1"/>
      <w:numFmt w:val="upperLetter"/>
      <w:lvlText w:val="%5."/>
      <w:lvlJc w:val="left"/>
      <w:pPr>
        <w:ind w:left="2635" w:hanging="400"/>
      </w:pPr>
    </w:lvl>
    <w:lvl w:ilvl="5" w:tplc="0409001B" w:tentative="1">
      <w:start w:val="1"/>
      <w:numFmt w:val="lowerRoman"/>
      <w:lvlText w:val="%6."/>
      <w:lvlJc w:val="right"/>
      <w:pPr>
        <w:ind w:left="3035" w:hanging="400"/>
      </w:pPr>
    </w:lvl>
    <w:lvl w:ilvl="6" w:tplc="0409000F" w:tentative="1">
      <w:start w:val="1"/>
      <w:numFmt w:val="decimal"/>
      <w:lvlText w:val="%7."/>
      <w:lvlJc w:val="left"/>
      <w:pPr>
        <w:ind w:left="3435" w:hanging="400"/>
      </w:pPr>
    </w:lvl>
    <w:lvl w:ilvl="7" w:tplc="04090019" w:tentative="1">
      <w:start w:val="1"/>
      <w:numFmt w:val="upperLetter"/>
      <w:lvlText w:val="%8."/>
      <w:lvlJc w:val="left"/>
      <w:pPr>
        <w:ind w:left="3835" w:hanging="400"/>
      </w:pPr>
    </w:lvl>
    <w:lvl w:ilvl="8" w:tplc="0409001B" w:tentative="1">
      <w:start w:val="1"/>
      <w:numFmt w:val="lowerRoman"/>
      <w:lvlText w:val="%9."/>
      <w:lvlJc w:val="right"/>
      <w:pPr>
        <w:ind w:left="4235" w:hanging="400"/>
      </w:pPr>
    </w:lvl>
  </w:abstractNum>
  <w:abstractNum w:abstractNumId="10" w15:restartNumberingAfterBreak="0">
    <w:nsid w:val="556413AC"/>
    <w:multiLevelType w:val="hybridMultilevel"/>
    <w:tmpl w:val="E2BA78F2"/>
    <w:lvl w:ilvl="0" w:tplc="8724F104">
      <w:start w:val="1"/>
      <w:numFmt w:val="decimalEnclosedCircle"/>
      <w:lvlText w:val="%1 갑과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8" w:hanging="400"/>
      </w:pPr>
    </w:lvl>
    <w:lvl w:ilvl="2" w:tplc="0409001B" w:tentative="1">
      <w:start w:val="1"/>
      <w:numFmt w:val="lowerRoman"/>
      <w:lvlText w:val="%3."/>
      <w:lvlJc w:val="right"/>
      <w:pPr>
        <w:ind w:left="1768" w:hanging="400"/>
      </w:pPr>
    </w:lvl>
    <w:lvl w:ilvl="3" w:tplc="0409000F" w:tentative="1">
      <w:start w:val="1"/>
      <w:numFmt w:val="decimal"/>
      <w:lvlText w:val="%4."/>
      <w:lvlJc w:val="left"/>
      <w:pPr>
        <w:ind w:left="2168" w:hanging="400"/>
      </w:pPr>
    </w:lvl>
    <w:lvl w:ilvl="4" w:tplc="04090019" w:tentative="1">
      <w:start w:val="1"/>
      <w:numFmt w:val="upperLetter"/>
      <w:lvlText w:val="%5."/>
      <w:lvlJc w:val="left"/>
      <w:pPr>
        <w:ind w:left="2568" w:hanging="400"/>
      </w:pPr>
    </w:lvl>
    <w:lvl w:ilvl="5" w:tplc="0409001B" w:tentative="1">
      <w:start w:val="1"/>
      <w:numFmt w:val="lowerRoman"/>
      <w:lvlText w:val="%6."/>
      <w:lvlJc w:val="right"/>
      <w:pPr>
        <w:ind w:left="2968" w:hanging="400"/>
      </w:pPr>
    </w:lvl>
    <w:lvl w:ilvl="6" w:tplc="0409000F" w:tentative="1">
      <w:start w:val="1"/>
      <w:numFmt w:val="decimal"/>
      <w:lvlText w:val="%7."/>
      <w:lvlJc w:val="left"/>
      <w:pPr>
        <w:ind w:left="3368" w:hanging="400"/>
      </w:pPr>
    </w:lvl>
    <w:lvl w:ilvl="7" w:tplc="04090019" w:tentative="1">
      <w:start w:val="1"/>
      <w:numFmt w:val="upperLetter"/>
      <w:lvlText w:val="%8."/>
      <w:lvlJc w:val="left"/>
      <w:pPr>
        <w:ind w:left="3768" w:hanging="400"/>
      </w:pPr>
    </w:lvl>
    <w:lvl w:ilvl="8" w:tplc="0409001B" w:tentative="1">
      <w:start w:val="1"/>
      <w:numFmt w:val="lowerRoman"/>
      <w:lvlText w:val="%9."/>
      <w:lvlJc w:val="right"/>
      <w:pPr>
        <w:ind w:left="4168" w:hanging="400"/>
      </w:pPr>
    </w:lvl>
  </w:abstractNum>
  <w:abstractNum w:abstractNumId="11" w15:restartNumberingAfterBreak="0">
    <w:nsid w:val="565B3313"/>
    <w:multiLevelType w:val="hybridMultilevel"/>
    <w:tmpl w:val="6DB8AF3C"/>
    <w:lvl w:ilvl="0" w:tplc="305C914A">
      <w:start w:val="1"/>
      <w:numFmt w:val="decimalEnclosedCircle"/>
      <w:lvlText w:val="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2ED7079"/>
    <w:multiLevelType w:val="hybridMultilevel"/>
    <w:tmpl w:val="4ECAF646"/>
    <w:lvl w:ilvl="0" w:tplc="C4A0D09A">
      <w:start w:val="1"/>
      <w:numFmt w:val="decimalEnclosedCircle"/>
      <w:lvlText w:val="%1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3" w15:restartNumberingAfterBreak="0">
    <w:nsid w:val="639A6890"/>
    <w:multiLevelType w:val="hybridMultilevel"/>
    <w:tmpl w:val="7908CC8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349180B"/>
    <w:multiLevelType w:val="hybridMultilevel"/>
    <w:tmpl w:val="307C754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2"/>
  </w:num>
  <w:num w:numId="2">
    <w:abstractNumId w:val="2"/>
  </w:num>
  <w:num w:numId="3">
    <w:abstractNumId w:val="10"/>
  </w:num>
  <w:num w:numId="4">
    <w:abstractNumId w:val="8"/>
  </w:num>
  <w:num w:numId="5">
    <w:abstractNumId w:val="3"/>
  </w:num>
  <w:num w:numId="6">
    <w:abstractNumId w:val="6"/>
  </w:num>
  <w:num w:numId="7">
    <w:abstractNumId w:val="4"/>
  </w:num>
  <w:num w:numId="8">
    <w:abstractNumId w:val="14"/>
  </w:num>
  <w:num w:numId="9">
    <w:abstractNumId w:val="5"/>
  </w:num>
  <w:num w:numId="10">
    <w:abstractNumId w:val="1"/>
  </w:num>
  <w:num w:numId="11">
    <w:abstractNumId w:val="11"/>
  </w:num>
  <w:num w:numId="12">
    <w:abstractNumId w:val="0"/>
  </w:num>
  <w:num w:numId="13">
    <w:abstractNumId w:val="9"/>
  </w:num>
  <w:num w:numId="14">
    <w:abstractNumId w:val="7"/>
  </w:num>
  <w:num w:numId="15">
    <w:abstractNumId w:val="13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신유진 (Yujin Shin)">
    <w15:presenceInfo w15:providerId="AD" w15:userId="S-1-5-21-2694396004-734002062-4187222023-1001"/>
  </w15:person>
  <w15:person w15:author="주문경">
    <w15:presenceInfo w15:providerId="None" w15:userId="주문경"/>
  </w15:person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trackRevision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240"/>
    <w:rsid w:val="000358BB"/>
    <w:rsid w:val="00044FA3"/>
    <w:rsid w:val="000666C6"/>
    <w:rsid w:val="00066AA1"/>
    <w:rsid w:val="0007741B"/>
    <w:rsid w:val="00083373"/>
    <w:rsid w:val="00092AED"/>
    <w:rsid w:val="000A405E"/>
    <w:rsid w:val="000C0474"/>
    <w:rsid w:val="000D2B26"/>
    <w:rsid w:val="000E29F1"/>
    <w:rsid w:val="000F3DA9"/>
    <w:rsid w:val="000F5CC3"/>
    <w:rsid w:val="0012053C"/>
    <w:rsid w:val="001410DE"/>
    <w:rsid w:val="001423EF"/>
    <w:rsid w:val="00162A4A"/>
    <w:rsid w:val="00185D60"/>
    <w:rsid w:val="0018679C"/>
    <w:rsid w:val="00186891"/>
    <w:rsid w:val="0019213C"/>
    <w:rsid w:val="00194070"/>
    <w:rsid w:val="001B0E40"/>
    <w:rsid w:val="001C63EF"/>
    <w:rsid w:val="001D576D"/>
    <w:rsid w:val="001F6743"/>
    <w:rsid w:val="00214E4B"/>
    <w:rsid w:val="0024595F"/>
    <w:rsid w:val="00246DF9"/>
    <w:rsid w:val="0026518B"/>
    <w:rsid w:val="00277CA6"/>
    <w:rsid w:val="00284267"/>
    <w:rsid w:val="00291BE2"/>
    <w:rsid w:val="00292541"/>
    <w:rsid w:val="002B0E0A"/>
    <w:rsid w:val="002B1997"/>
    <w:rsid w:val="002B43DA"/>
    <w:rsid w:val="002B4CE7"/>
    <w:rsid w:val="002B7658"/>
    <w:rsid w:val="002C7198"/>
    <w:rsid w:val="002C7C81"/>
    <w:rsid w:val="002D1514"/>
    <w:rsid w:val="002E6F91"/>
    <w:rsid w:val="002E7C1B"/>
    <w:rsid w:val="00306417"/>
    <w:rsid w:val="00313E41"/>
    <w:rsid w:val="00361CBF"/>
    <w:rsid w:val="00395121"/>
    <w:rsid w:val="003B21C0"/>
    <w:rsid w:val="003C25DD"/>
    <w:rsid w:val="003D0488"/>
    <w:rsid w:val="00401E52"/>
    <w:rsid w:val="004077FD"/>
    <w:rsid w:val="004553CB"/>
    <w:rsid w:val="004B49BB"/>
    <w:rsid w:val="004B4DA3"/>
    <w:rsid w:val="004B4F22"/>
    <w:rsid w:val="004C4F1C"/>
    <w:rsid w:val="004D546A"/>
    <w:rsid w:val="004E2C3F"/>
    <w:rsid w:val="004E62CF"/>
    <w:rsid w:val="004F7B1A"/>
    <w:rsid w:val="00514DFB"/>
    <w:rsid w:val="0053127F"/>
    <w:rsid w:val="00540C73"/>
    <w:rsid w:val="00576240"/>
    <w:rsid w:val="00585CD8"/>
    <w:rsid w:val="005956CA"/>
    <w:rsid w:val="005B57AA"/>
    <w:rsid w:val="005C439B"/>
    <w:rsid w:val="005F435A"/>
    <w:rsid w:val="00624412"/>
    <w:rsid w:val="00626814"/>
    <w:rsid w:val="00636D0C"/>
    <w:rsid w:val="0064603E"/>
    <w:rsid w:val="00655EE7"/>
    <w:rsid w:val="006612C5"/>
    <w:rsid w:val="006646AF"/>
    <w:rsid w:val="00664BD1"/>
    <w:rsid w:val="00667DBB"/>
    <w:rsid w:val="00673E23"/>
    <w:rsid w:val="00680C0C"/>
    <w:rsid w:val="00681F80"/>
    <w:rsid w:val="006B1E1A"/>
    <w:rsid w:val="006B23DB"/>
    <w:rsid w:val="006B5DFC"/>
    <w:rsid w:val="006C693A"/>
    <w:rsid w:val="0070028F"/>
    <w:rsid w:val="007045D6"/>
    <w:rsid w:val="00736BA6"/>
    <w:rsid w:val="0076289F"/>
    <w:rsid w:val="007768D4"/>
    <w:rsid w:val="0079101E"/>
    <w:rsid w:val="007A0F1C"/>
    <w:rsid w:val="008072CC"/>
    <w:rsid w:val="008327F1"/>
    <w:rsid w:val="00853FA9"/>
    <w:rsid w:val="008551A5"/>
    <w:rsid w:val="00887719"/>
    <w:rsid w:val="00891B83"/>
    <w:rsid w:val="008930DD"/>
    <w:rsid w:val="008957D8"/>
    <w:rsid w:val="008E4941"/>
    <w:rsid w:val="00906C87"/>
    <w:rsid w:val="009224A7"/>
    <w:rsid w:val="0092674A"/>
    <w:rsid w:val="0094233C"/>
    <w:rsid w:val="00983926"/>
    <w:rsid w:val="009D4430"/>
    <w:rsid w:val="009E0A55"/>
    <w:rsid w:val="009F639C"/>
    <w:rsid w:val="00A00F9D"/>
    <w:rsid w:val="00A1175F"/>
    <w:rsid w:val="00A20293"/>
    <w:rsid w:val="00A245BA"/>
    <w:rsid w:val="00A574EC"/>
    <w:rsid w:val="00A70340"/>
    <w:rsid w:val="00A74DFC"/>
    <w:rsid w:val="00A82E23"/>
    <w:rsid w:val="00A97856"/>
    <w:rsid w:val="00AA15F5"/>
    <w:rsid w:val="00AA51E1"/>
    <w:rsid w:val="00AB3503"/>
    <w:rsid w:val="00AC27BB"/>
    <w:rsid w:val="00AC34F6"/>
    <w:rsid w:val="00AF3324"/>
    <w:rsid w:val="00AF5068"/>
    <w:rsid w:val="00B037AD"/>
    <w:rsid w:val="00B100DC"/>
    <w:rsid w:val="00B1092C"/>
    <w:rsid w:val="00B224F5"/>
    <w:rsid w:val="00B278AD"/>
    <w:rsid w:val="00B41E6A"/>
    <w:rsid w:val="00B421D9"/>
    <w:rsid w:val="00B43E6D"/>
    <w:rsid w:val="00B444CD"/>
    <w:rsid w:val="00B54C13"/>
    <w:rsid w:val="00B61998"/>
    <w:rsid w:val="00B745F8"/>
    <w:rsid w:val="00B87E26"/>
    <w:rsid w:val="00BB4C20"/>
    <w:rsid w:val="00BD562E"/>
    <w:rsid w:val="00BE0CCF"/>
    <w:rsid w:val="00BE72CF"/>
    <w:rsid w:val="00BE752B"/>
    <w:rsid w:val="00BF50F5"/>
    <w:rsid w:val="00BF65CF"/>
    <w:rsid w:val="00C07179"/>
    <w:rsid w:val="00C11102"/>
    <w:rsid w:val="00C17195"/>
    <w:rsid w:val="00C17E5B"/>
    <w:rsid w:val="00C20736"/>
    <w:rsid w:val="00C27EFB"/>
    <w:rsid w:val="00C32633"/>
    <w:rsid w:val="00C349E7"/>
    <w:rsid w:val="00C424AA"/>
    <w:rsid w:val="00C4517B"/>
    <w:rsid w:val="00C52C5E"/>
    <w:rsid w:val="00C554E8"/>
    <w:rsid w:val="00C62FBD"/>
    <w:rsid w:val="00C72775"/>
    <w:rsid w:val="00C85F17"/>
    <w:rsid w:val="00C87D02"/>
    <w:rsid w:val="00C9352D"/>
    <w:rsid w:val="00CA0A06"/>
    <w:rsid w:val="00CA60B7"/>
    <w:rsid w:val="00CD147E"/>
    <w:rsid w:val="00CD18F2"/>
    <w:rsid w:val="00CE0889"/>
    <w:rsid w:val="00CF036F"/>
    <w:rsid w:val="00CF2B1B"/>
    <w:rsid w:val="00CF2F59"/>
    <w:rsid w:val="00D026D5"/>
    <w:rsid w:val="00D52A9C"/>
    <w:rsid w:val="00D82E8D"/>
    <w:rsid w:val="00D873B6"/>
    <w:rsid w:val="00DA15A7"/>
    <w:rsid w:val="00DA781F"/>
    <w:rsid w:val="00DE174A"/>
    <w:rsid w:val="00DF060E"/>
    <w:rsid w:val="00E03F2F"/>
    <w:rsid w:val="00E17762"/>
    <w:rsid w:val="00E541A6"/>
    <w:rsid w:val="00E60097"/>
    <w:rsid w:val="00E8556A"/>
    <w:rsid w:val="00ED11F4"/>
    <w:rsid w:val="00F37DC6"/>
    <w:rsid w:val="00F61CED"/>
    <w:rsid w:val="00F6426F"/>
    <w:rsid w:val="00F842F7"/>
    <w:rsid w:val="00F90E78"/>
    <w:rsid w:val="00FC13BD"/>
    <w:rsid w:val="00FE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85E1E2"/>
  <w15:docId w15:val="{2DC6C097-1F1C-4FB2-929F-274A3A87A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54C13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nhideWhenUsed/>
    <w:rsid w:val="00B54C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semiHidden/>
    <w:rsid w:val="00B54C13"/>
    <w:rPr>
      <w:rFonts w:ascii="바탕"/>
      <w:kern w:val="2"/>
      <w:szCs w:val="24"/>
    </w:rPr>
  </w:style>
  <w:style w:type="paragraph" w:styleId="a4">
    <w:name w:val="footer"/>
    <w:basedOn w:val="a"/>
    <w:unhideWhenUsed/>
    <w:rsid w:val="00B54C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semiHidden/>
    <w:rsid w:val="00B54C13"/>
    <w:rPr>
      <w:rFonts w:ascii="바탕"/>
      <w:kern w:val="2"/>
      <w:szCs w:val="24"/>
    </w:rPr>
  </w:style>
  <w:style w:type="paragraph" w:styleId="a5">
    <w:name w:val="Date"/>
    <w:basedOn w:val="a"/>
    <w:next w:val="a"/>
    <w:link w:val="Char1"/>
    <w:uiPriority w:val="99"/>
    <w:semiHidden/>
    <w:unhideWhenUsed/>
    <w:rsid w:val="00A97856"/>
  </w:style>
  <w:style w:type="character" w:customStyle="1" w:styleId="Char1">
    <w:name w:val="날짜 Char"/>
    <w:link w:val="a5"/>
    <w:uiPriority w:val="99"/>
    <w:semiHidden/>
    <w:rsid w:val="00A97856"/>
    <w:rPr>
      <w:rFonts w:ascii="바탕"/>
      <w:kern w:val="2"/>
      <w:szCs w:val="24"/>
    </w:rPr>
  </w:style>
  <w:style w:type="paragraph" w:styleId="a6">
    <w:name w:val="List Paragraph"/>
    <w:basedOn w:val="a"/>
    <w:uiPriority w:val="34"/>
    <w:qFormat/>
    <w:rsid w:val="00C17E5B"/>
    <w:pPr>
      <w:ind w:leftChars="400" w:left="800"/>
    </w:pPr>
  </w:style>
  <w:style w:type="paragraph" w:styleId="a7">
    <w:name w:val="Normal (Web)"/>
    <w:basedOn w:val="a"/>
    <w:uiPriority w:val="99"/>
    <w:unhideWhenUsed/>
    <w:rsid w:val="00291BE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8">
    <w:name w:val="Strong"/>
    <w:basedOn w:val="a0"/>
    <w:uiPriority w:val="22"/>
    <w:qFormat/>
    <w:rsid w:val="00291BE2"/>
    <w:rPr>
      <w:b/>
      <w:bCs/>
    </w:rPr>
  </w:style>
  <w:style w:type="character" w:styleId="a9">
    <w:name w:val="annotation reference"/>
    <w:basedOn w:val="a0"/>
    <w:uiPriority w:val="99"/>
    <w:semiHidden/>
    <w:unhideWhenUsed/>
    <w:rsid w:val="00AF5068"/>
    <w:rPr>
      <w:sz w:val="18"/>
      <w:szCs w:val="18"/>
    </w:rPr>
  </w:style>
  <w:style w:type="paragraph" w:styleId="aa">
    <w:name w:val="annotation text"/>
    <w:basedOn w:val="a"/>
    <w:link w:val="Char2"/>
    <w:uiPriority w:val="99"/>
    <w:unhideWhenUsed/>
    <w:rsid w:val="00AF5068"/>
    <w:pPr>
      <w:jc w:val="left"/>
    </w:pPr>
  </w:style>
  <w:style w:type="character" w:customStyle="1" w:styleId="Char2">
    <w:name w:val="메모 텍스트 Char"/>
    <w:basedOn w:val="a0"/>
    <w:link w:val="aa"/>
    <w:uiPriority w:val="99"/>
    <w:rsid w:val="00AF5068"/>
    <w:rPr>
      <w:rFonts w:ascii="바탕"/>
      <w:kern w:val="2"/>
      <w:szCs w:val="24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AF5068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AF5068"/>
    <w:rPr>
      <w:rFonts w:ascii="바탕"/>
      <w:b/>
      <w:bCs/>
      <w:kern w:val="2"/>
      <w:szCs w:val="24"/>
    </w:rPr>
  </w:style>
  <w:style w:type="paragraph" w:styleId="ac">
    <w:name w:val="Balloon Text"/>
    <w:basedOn w:val="a"/>
    <w:link w:val="Char4"/>
    <w:uiPriority w:val="99"/>
    <w:semiHidden/>
    <w:unhideWhenUsed/>
    <w:rsid w:val="00AF506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c"/>
    <w:uiPriority w:val="99"/>
    <w:semiHidden/>
    <w:rsid w:val="00AF5068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ui-provider">
    <w:name w:val="ui-provider"/>
    <w:basedOn w:val="a0"/>
    <w:rsid w:val="00F64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6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9FF29-27BB-47CF-B8FC-92166B475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판매대리점 계약 해지 합의서</vt:lpstr>
    </vt:vector>
  </TitlesOfParts>
  <Company>퍼시스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판매대리점 계약 해지 합의서</dc:title>
  <dc:creator>김재인</dc:creator>
  <cp:lastModifiedBy>김현주 (Hyunjoo Kim)</cp:lastModifiedBy>
  <cp:revision>2</cp:revision>
  <cp:lastPrinted>2023-05-17T02:38:00Z</cp:lastPrinted>
  <dcterms:created xsi:type="dcterms:W3CDTF">2024-06-14T02:37:00Z</dcterms:created>
  <dcterms:modified xsi:type="dcterms:W3CDTF">2024-06-14T02:37:00Z</dcterms:modified>
</cp:coreProperties>
</file>