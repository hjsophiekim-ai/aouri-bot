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BCB88" w14:textId="754E454B" w:rsidR="000D22DC" w:rsidRPr="00151E86" w:rsidRDefault="000D22DC" w:rsidP="00E23FCD">
      <w:pPr>
        <w:rPr>
          <w:rFonts w:ascii="LG Smart UI Regular" w:hAnsi="LG Smart UI Regular"/>
          <w:b/>
          <w:bCs/>
          <w:sz w:val="44"/>
          <w:szCs w:val="44"/>
        </w:rPr>
      </w:pPr>
      <w:r w:rsidRPr="00CB0515">
        <w:rPr>
          <w:rFonts w:ascii="LG Smart UI Regular" w:eastAsia="LG Smart UI Regular" w:hAnsi="LG Smart UI Regular"/>
          <w:b/>
          <w:bCs/>
          <w:sz w:val="44"/>
          <w:szCs w:val="44"/>
        </w:rPr>
        <w:t>Contract of Agency Services for Overseas Warehousing and Delivery</w:t>
      </w:r>
    </w:p>
    <w:p w14:paraId="32BBCEDD" w14:textId="3E1FC0EA" w:rsidR="000D22DC" w:rsidRPr="000D22DC" w:rsidRDefault="000D22DC" w:rsidP="00E23FCD">
      <w:pPr>
        <w:jc w:val="right"/>
        <w:rPr>
          <w:rFonts w:ascii="LG Smart UI Regular" w:eastAsia="LG Smart UI Regular" w:hAnsi="LG Smart UI Regular"/>
        </w:rPr>
      </w:pPr>
      <w:r w:rsidRPr="000D22DC">
        <w:rPr>
          <w:rFonts w:ascii="LG Smart UI Regular" w:eastAsia="LG Smart UI Regular" w:hAnsi="LG Smart UI Regular"/>
        </w:rPr>
        <w:t xml:space="preserve">Contract No.: </w:t>
      </w:r>
      <w:r w:rsidRPr="000F27F2">
        <w:rPr>
          <w:rFonts w:ascii="LG Smart UI Regular" w:eastAsia="LG Smart UI Regular" w:hAnsi="LG Smart UI Regular"/>
          <w:highlight w:val="yellow"/>
        </w:rPr>
        <w:t>202</w:t>
      </w:r>
      <w:r w:rsidR="007D2646">
        <w:rPr>
          <w:rFonts w:ascii="LG Smart UI Regular" w:eastAsia="LG Smart UI Regular" w:hAnsi="LG Smart UI Regular"/>
          <w:highlight w:val="yellow"/>
        </w:rPr>
        <w:t>4</w:t>
      </w:r>
      <w:r w:rsidR="007D2646">
        <w:rPr>
          <w:rFonts w:ascii="LG Smart UI Regular" w:hAnsi="LG Smart UI Regular" w:hint="eastAsia"/>
          <w:highlight w:val="yellow"/>
        </w:rPr>
        <w:t>06</w:t>
      </w:r>
      <w:r w:rsidR="007D2646">
        <w:rPr>
          <w:rFonts w:ascii="LG Smart UI Regular" w:hAnsi="LG Smart UI Regular" w:hint="eastAsia"/>
        </w:rPr>
        <w:t>-1</w:t>
      </w:r>
    </w:p>
    <w:p w14:paraId="59A847B3" w14:textId="174BC77E" w:rsidR="000D22DC" w:rsidRPr="000D22DC" w:rsidRDefault="000D22DC" w:rsidP="00E23FCD">
      <w:pPr>
        <w:rPr>
          <w:rFonts w:ascii="LG Smart UI Regular" w:eastAsia="LG Smart UI Regular" w:hAnsi="LG Smart UI Regular"/>
        </w:rPr>
      </w:pPr>
    </w:p>
    <w:tbl>
      <w:tblPr>
        <w:tblStyle w:val="a3"/>
        <w:tblW w:w="0" w:type="auto"/>
        <w:tblLook w:val="04A0" w:firstRow="1" w:lastRow="0" w:firstColumn="1" w:lastColumn="0" w:noHBand="0" w:noVBand="1"/>
      </w:tblPr>
      <w:tblGrid>
        <w:gridCol w:w="5228"/>
        <w:gridCol w:w="5228"/>
      </w:tblGrid>
      <w:tr w:rsidR="0040243D" w14:paraId="7F07E85F" w14:textId="77777777" w:rsidTr="0040243D">
        <w:tc>
          <w:tcPr>
            <w:tcW w:w="5228" w:type="dxa"/>
          </w:tcPr>
          <w:p w14:paraId="0CC9FF38" w14:textId="473EED26" w:rsidR="0040243D" w:rsidRDefault="00B71CEE" w:rsidP="00E23FCD">
            <w:pPr>
              <w:rPr>
                <w:rFonts w:ascii="LG Smart UI Regular" w:eastAsia="LG Smart UI Regular" w:hAnsi="LG Smart UI Regular"/>
              </w:rPr>
            </w:pPr>
            <w:r w:rsidRPr="000D22DC">
              <w:rPr>
                <w:rFonts w:ascii="LG Smart UI Regular" w:eastAsia="LG Smart UI Regular" w:hAnsi="LG Smart UI Regular"/>
              </w:rPr>
              <w:t xml:space="preserve">Party A (Principal): </w:t>
            </w:r>
            <w:r w:rsidR="00D15F77">
              <w:rPr>
                <w:rFonts w:ascii="CIDFont+F1" w:eastAsia="CIDFont+F1" w:cs="CIDFont+F1"/>
                <w:kern w:val="0"/>
                <w:sz w:val="19"/>
                <w:szCs w:val="19"/>
              </w:rPr>
              <w:t>SIDIZ INC</w:t>
            </w:r>
          </w:p>
        </w:tc>
        <w:tc>
          <w:tcPr>
            <w:tcW w:w="5228" w:type="dxa"/>
          </w:tcPr>
          <w:p w14:paraId="3C50B3A0" w14:textId="1E9B6DBC" w:rsidR="0040243D" w:rsidRDefault="00B71CEE" w:rsidP="00E23FCD">
            <w:pPr>
              <w:rPr>
                <w:rFonts w:ascii="LG Smart UI Regular" w:eastAsia="LG Smart UI Regular" w:hAnsi="LG Smart UI Regular"/>
              </w:rPr>
            </w:pPr>
            <w:r w:rsidRPr="000D22DC">
              <w:rPr>
                <w:rFonts w:ascii="LG Smart UI Regular" w:eastAsia="LG Smart UI Regular" w:hAnsi="LG Smart UI Regular"/>
              </w:rPr>
              <w:t xml:space="preserve">Party </w:t>
            </w:r>
            <w:proofErr w:type="gramStart"/>
            <w:r w:rsidRPr="000D22DC">
              <w:rPr>
                <w:rFonts w:ascii="LG Smart UI Regular" w:eastAsia="LG Smart UI Regular" w:hAnsi="LG Smart UI Regular"/>
              </w:rPr>
              <w:t>B  (</w:t>
            </w:r>
            <w:proofErr w:type="gramEnd"/>
            <w:r w:rsidRPr="000D22DC">
              <w:rPr>
                <w:rFonts w:ascii="LG Smart UI Regular" w:eastAsia="LG Smart UI Regular" w:hAnsi="LG Smart UI Regular"/>
              </w:rPr>
              <w:t>Trustee):</w:t>
            </w:r>
            <w:r w:rsidR="00420131">
              <w:rPr>
                <w:rFonts w:ascii="LG Smart UI Regular" w:hAnsi="LG Smart UI Regular" w:hint="eastAsia"/>
              </w:rPr>
              <w:t xml:space="preserve"> </w:t>
            </w:r>
            <w:r w:rsidRPr="000D22DC">
              <w:rPr>
                <w:rFonts w:ascii="LG Smart UI Regular" w:eastAsia="LG Smart UI Regular" w:hAnsi="LG Smart UI Regular"/>
              </w:rPr>
              <w:t>KOKUSAI EXPRESS CO.,LTD</w:t>
            </w:r>
          </w:p>
        </w:tc>
      </w:tr>
      <w:tr w:rsidR="0040243D" w14:paraId="50596EAA" w14:textId="77777777" w:rsidTr="0040243D">
        <w:tc>
          <w:tcPr>
            <w:tcW w:w="5228" w:type="dxa"/>
          </w:tcPr>
          <w:p w14:paraId="15CBE703" w14:textId="77777777" w:rsidR="0040243D" w:rsidRDefault="00B71CEE" w:rsidP="00E23FCD">
            <w:pPr>
              <w:rPr>
                <w:rFonts w:ascii="LG Smart UI Regular" w:hAnsi="LG Smart UI Regular"/>
              </w:rPr>
            </w:pPr>
            <w:r w:rsidRPr="000D22DC">
              <w:rPr>
                <w:rFonts w:ascii="LG Smart UI Regular" w:eastAsia="LG Smart UI Regular" w:hAnsi="LG Smart UI Regular"/>
              </w:rPr>
              <w:t>Address:</w:t>
            </w:r>
          </w:p>
          <w:p w14:paraId="6D6A9040" w14:textId="059985AD" w:rsidR="00D15F77" w:rsidRPr="00D15F77" w:rsidRDefault="00D15F77" w:rsidP="00E23FCD">
            <w:pPr>
              <w:rPr>
                <w:rFonts w:ascii="LG Smart UI Regular" w:hAnsi="LG Smart UI Regular"/>
              </w:rPr>
            </w:pPr>
            <w:r>
              <w:rPr>
                <w:rFonts w:ascii="CIDFont+F1" w:eastAsia="CIDFont+F1" w:cs="CIDFont+F1"/>
                <w:kern w:val="0"/>
                <w:sz w:val="19"/>
                <w:szCs w:val="19"/>
              </w:rPr>
              <w:t>311, OGEUM-RO,</w:t>
            </w:r>
            <w:r>
              <w:rPr>
                <w:rFonts w:ascii="CIDFont+F1" w:cs="CIDFont+F1" w:hint="eastAsia"/>
                <w:kern w:val="0"/>
                <w:sz w:val="19"/>
                <w:szCs w:val="19"/>
              </w:rPr>
              <w:t xml:space="preserve"> </w:t>
            </w:r>
            <w:r>
              <w:rPr>
                <w:rFonts w:ascii="CIDFont+F1" w:eastAsia="CIDFont+F1" w:cs="CIDFont+F1"/>
                <w:kern w:val="0"/>
                <w:sz w:val="19"/>
                <w:szCs w:val="19"/>
              </w:rPr>
              <w:t>SONGPA-GU, SEOUL 05661 KOREA</w:t>
            </w:r>
          </w:p>
        </w:tc>
        <w:tc>
          <w:tcPr>
            <w:tcW w:w="5228" w:type="dxa"/>
          </w:tcPr>
          <w:p w14:paraId="7543A4FF" w14:textId="3F1DB230" w:rsidR="00B71CEE" w:rsidRDefault="00B71CEE" w:rsidP="00E23FCD">
            <w:pPr>
              <w:rPr>
                <w:rFonts w:ascii="LG Smart UI Regular" w:hAnsi="LG Smart UI Regular"/>
              </w:rPr>
            </w:pPr>
            <w:proofErr w:type="gramStart"/>
            <w:r w:rsidRPr="000D22DC">
              <w:rPr>
                <w:rFonts w:ascii="LG Smart UI Regular" w:eastAsia="LG Smart UI Regular" w:hAnsi="LG Smart UI Regular"/>
              </w:rPr>
              <w:t>Address</w:t>
            </w:r>
            <w:r>
              <w:rPr>
                <w:rFonts w:ascii="LG Smart UI Regular" w:hAnsi="LG Smart UI Regular" w:hint="eastAsia"/>
              </w:rPr>
              <w:t xml:space="preserve"> </w:t>
            </w:r>
            <w:r w:rsidRPr="000D22DC">
              <w:rPr>
                <w:rFonts w:ascii="LG Smart UI Regular" w:eastAsia="LG Smart UI Regular" w:hAnsi="LG Smart UI Regular"/>
              </w:rPr>
              <w:t>:</w:t>
            </w:r>
            <w:proofErr w:type="gramEnd"/>
            <w:r w:rsidRPr="000D22DC">
              <w:rPr>
                <w:rFonts w:ascii="LG Smart UI Regular" w:eastAsia="LG Smart UI Regular" w:hAnsi="LG Smart UI Regular"/>
              </w:rPr>
              <w:t xml:space="preserve"> </w:t>
            </w:r>
          </w:p>
          <w:p w14:paraId="2C2CDE50" w14:textId="45D0C5DE" w:rsidR="0040243D" w:rsidRDefault="00B71CEE" w:rsidP="00E23FCD">
            <w:pPr>
              <w:rPr>
                <w:rFonts w:ascii="LG Smart UI Regular" w:eastAsia="LG Smart UI Regular" w:hAnsi="LG Smart UI Regular"/>
              </w:rPr>
            </w:pPr>
            <w:r w:rsidRPr="000D22DC">
              <w:rPr>
                <w:rFonts w:ascii="LG Smart UI Regular" w:eastAsia="LG Smart UI Regular" w:hAnsi="LG Smart UI Regular"/>
              </w:rPr>
              <w:t>4-12-6 Shinagawa Seaside Canal Tower,14F, Shinagawa, Tokyo</w:t>
            </w:r>
          </w:p>
        </w:tc>
      </w:tr>
      <w:tr w:rsidR="0040243D" w14:paraId="25429D97" w14:textId="77777777" w:rsidTr="0040243D">
        <w:tc>
          <w:tcPr>
            <w:tcW w:w="5228" w:type="dxa"/>
          </w:tcPr>
          <w:p w14:paraId="20A31CB8" w14:textId="77777777" w:rsidR="00B71CEE" w:rsidRDefault="00B71CEE" w:rsidP="00E23FCD">
            <w:pPr>
              <w:rPr>
                <w:rFonts w:ascii="LG Smart UI Regular" w:hAnsi="LG Smart UI Regular"/>
              </w:rPr>
            </w:pPr>
            <w:proofErr w:type="gramStart"/>
            <w:r w:rsidRPr="000D22DC">
              <w:rPr>
                <w:rFonts w:ascii="LG Smart UI Regular" w:eastAsia="LG Smart UI Regular" w:hAnsi="LG Smart UI Regular"/>
              </w:rPr>
              <w:t>Tel</w:t>
            </w:r>
            <w:r>
              <w:rPr>
                <w:rFonts w:ascii="LG Smart UI Regular" w:hAnsi="LG Smart UI Regular" w:hint="eastAsia"/>
              </w:rPr>
              <w:t xml:space="preserve"> </w:t>
            </w:r>
            <w:r w:rsidRPr="000D22DC">
              <w:rPr>
                <w:rFonts w:ascii="LG Smart UI Regular" w:eastAsia="LG Smart UI Regular" w:hAnsi="LG Smart UI Regular"/>
              </w:rPr>
              <w:t>.</w:t>
            </w:r>
            <w:proofErr w:type="gramEnd"/>
            <w:r w:rsidRPr="000D22DC">
              <w:rPr>
                <w:rFonts w:ascii="LG Smart UI Regular" w:eastAsia="LG Smart UI Regular" w:hAnsi="LG Smart UI Regular"/>
              </w:rPr>
              <w:t>:</w:t>
            </w:r>
          </w:p>
          <w:p w14:paraId="11F7542A" w14:textId="77777777" w:rsidR="0040243D" w:rsidRDefault="0040243D" w:rsidP="00E23FCD">
            <w:pPr>
              <w:rPr>
                <w:rFonts w:ascii="LG Smart UI Regular" w:eastAsia="LG Smart UI Regular" w:hAnsi="LG Smart UI Regular"/>
              </w:rPr>
            </w:pPr>
          </w:p>
        </w:tc>
        <w:tc>
          <w:tcPr>
            <w:tcW w:w="5228" w:type="dxa"/>
          </w:tcPr>
          <w:p w14:paraId="3AE8EB05" w14:textId="77777777" w:rsidR="00B71CEE" w:rsidRDefault="00B71CEE" w:rsidP="00E23FCD">
            <w:pPr>
              <w:rPr>
                <w:rFonts w:ascii="LG Smart UI Regular" w:hAnsi="LG Smart UI Regular"/>
              </w:rPr>
            </w:pPr>
            <w:proofErr w:type="gramStart"/>
            <w:r w:rsidRPr="000D22DC">
              <w:rPr>
                <w:rFonts w:ascii="LG Smart UI Regular" w:eastAsia="LG Smart UI Regular" w:hAnsi="LG Smart UI Regular"/>
              </w:rPr>
              <w:t>Tel</w:t>
            </w:r>
            <w:r>
              <w:rPr>
                <w:rFonts w:ascii="LG Smart UI Regular" w:hAnsi="LG Smart UI Regular" w:hint="eastAsia"/>
              </w:rPr>
              <w:t xml:space="preserve"> </w:t>
            </w:r>
            <w:r w:rsidRPr="000D22DC">
              <w:rPr>
                <w:rFonts w:ascii="LG Smart UI Regular" w:eastAsia="LG Smart UI Regular" w:hAnsi="LG Smart UI Regular"/>
              </w:rPr>
              <w:t>.</w:t>
            </w:r>
            <w:proofErr w:type="gramEnd"/>
            <w:r w:rsidRPr="000D22DC">
              <w:rPr>
                <w:rFonts w:ascii="LG Smart UI Regular" w:eastAsia="LG Smart UI Regular" w:hAnsi="LG Smart UI Regular"/>
              </w:rPr>
              <w:t>:</w:t>
            </w:r>
          </w:p>
          <w:p w14:paraId="58649205" w14:textId="2C3A05AC" w:rsidR="0040243D" w:rsidRPr="00D15F77" w:rsidRDefault="00B71CEE" w:rsidP="00E23FCD">
            <w:pPr>
              <w:rPr>
                <w:rFonts w:ascii="LG Smart UI Regular" w:hAnsi="LG Smart UI Regular"/>
              </w:rPr>
            </w:pPr>
            <w:r>
              <w:rPr>
                <w:rFonts w:ascii="LG Smart UI Regular" w:hAnsi="LG Smart UI Regular" w:hint="eastAsia"/>
              </w:rPr>
              <w:t>+</w:t>
            </w:r>
            <w:r w:rsidRPr="000D22DC">
              <w:rPr>
                <w:rFonts w:ascii="LG Smart UI Regular" w:eastAsia="LG Smart UI Regular" w:hAnsi="LG Smart UI Regular"/>
              </w:rPr>
              <w:t>81</w:t>
            </w:r>
            <w:r>
              <w:rPr>
                <w:rFonts w:ascii="LG Smart UI Regular" w:hAnsi="LG Smart UI Regular" w:hint="eastAsia"/>
              </w:rPr>
              <w:t>-</w:t>
            </w:r>
            <w:r w:rsidRPr="000D22DC">
              <w:rPr>
                <w:rFonts w:ascii="LG Smart UI Regular" w:eastAsia="LG Smart UI Regular" w:hAnsi="LG Smart UI Regular"/>
              </w:rPr>
              <w:t>3</w:t>
            </w:r>
            <w:r>
              <w:rPr>
                <w:rFonts w:ascii="LG Smart UI Regular" w:hAnsi="LG Smart UI Regular" w:hint="eastAsia"/>
              </w:rPr>
              <w:t>-</w:t>
            </w:r>
            <w:r w:rsidRPr="000D22DC">
              <w:rPr>
                <w:rFonts w:ascii="LG Smart UI Regular" w:eastAsia="LG Smart UI Regular" w:hAnsi="LG Smart UI Regular"/>
              </w:rPr>
              <w:t>6748</w:t>
            </w:r>
            <w:r>
              <w:rPr>
                <w:rFonts w:ascii="LG Smart UI Regular" w:hAnsi="LG Smart UI Regular" w:hint="eastAsia"/>
              </w:rPr>
              <w:t>-</w:t>
            </w:r>
            <w:r w:rsidRPr="000D22DC">
              <w:rPr>
                <w:rFonts w:ascii="LG Smart UI Regular" w:eastAsia="LG Smart UI Regular" w:hAnsi="LG Smart UI Regular"/>
              </w:rPr>
              <w:t>060</w:t>
            </w:r>
            <w:r w:rsidR="00D15F77">
              <w:rPr>
                <w:rFonts w:ascii="LG Smart UI Regular" w:hAnsi="LG Smart UI Regular" w:hint="eastAsia"/>
              </w:rPr>
              <w:t>2</w:t>
            </w:r>
          </w:p>
        </w:tc>
      </w:tr>
      <w:tr w:rsidR="0040243D" w14:paraId="58A84D75" w14:textId="77777777" w:rsidTr="0040243D">
        <w:tc>
          <w:tcPr>
            <w:tcW w:w="5228" w:type="dxa"/>
          </w:tcPr>
          <w:p w14:paraId="7CDD593A" w14:textId="77777777" w:rsidR="00B71CEE" w:rsidRDefault="00B71CEE" w:rsidP="00E23FCD">
            <w:pPr>
              <w:rPr>
                <w:rFonts w:ascii="LG Smart UI Regular" w:hAnsi="LG Smart UI Regular"/>
              </w:rPr>
            </w:pPr>
            <w:r w:rsidRPr="000D22DC">
              <w:rPr>
                <w:rFonts w:ascii="LG Smart UI Regular" w:eastAsia="LG Smart UI Regular" w:hAnsi="LG Smart UI Regular"/>
              </w:rPr>
              <w:t xml:space="preserve">Contact </w:t>
            </w:r>
            <w:proofErr w:type="gramStart"/>
            <w:r w:rsidRPr="000D22DC">
              <w:rPr>
                <w:rFonts w:ascii="LG Smart UI Regular" w:eastAsia="LG Smart UI Regular" w:hAnsi="LG Smart UI Regular"/>
              </w:rPr>
              <w:t>person</w:t>
            </w:r>
            <w:r>
              <w:rPr>
                <w:rFonts w:ascii="LG Smart UI Regular" w:hAnsi="LG Smart UI Regular" w:hint="eastAsia"/>
              </w:rPr>
              <w:t xml:space="preserve"> </w:t>
            </w:r>
            <w:r w:rsidRPr="000D22DC">
              <w:rPr>
                <w:rFonts w:ascii="LG Smart UI Regular" w:eastAsia="LG Smart UI Regular" w:hAnsi="LG Smart UI Regular"/>
              </w:rPr>
              <w:t>:</w:t>
            </w:r>
            <w:proofErr w:type="gramEnd"/>
            <w:r>
              <w:rPr>
                <w:rFonts w:ascii="LG Smart UI Regular" w:hAnsi="LG Smart UI Regular" w:hint="eastAsia"/>
              </w:rPr>
              <w:t xml:space="preserve"> </w:t>
            </w:r>
          </w:p>
          <w:p w14:paraId="07A4602F" w14:textId="6417B73C" w:rsidR="0040243D" w:rsidRDefault="0040243D" w:rsidP="00E23FCD">
            <w:pPr>
              <w:rPr>
                <w:rFonts w:ascii="LG Smart UI Regular" w:eastAsia="LG Smart UI Regular" w:hAnsi="LG Smart UI Regular"/>
              </w:rPr>
            </w:pPr>
          </w:p>
        </w:tc>
        <w:tc>
          <w:tcPr>
            <w:tcW w:w="5228" w:type="dxa"/>
          </w:tcPr>
          <w:p w14:paraId="0555C0C4" w14:textId="77777777" w:rsidR="00B71CEE" w:rsidRDefault="00B71CEE" w:rsidP="00E23FCD">
            <w:pPr>
              <w:rPr>
                <w:rFonts w:ascii="LG Smart UI Regular" w:hAnsi="LG Smart UI Regular"/>
              </w:rPr>
            </w:pPr>
            <w:r w:rsidRPr="000D22DC">
              <w:rPr>
                <w:rFonts w:ascii="LG Smart UI Regular" w:eastAsia="LG Smart UI Regular" w:hAnsi="LG Smart UI Regular"/>
              </w:rPr>
              <w:t xml:space="preserve">Contact </w:t>
            </w:r>
            <w:proofErr w:type="gramStart"/>
            <w:r w:rsidRPr="000D22DC">
              <w:rPr>
                <w:rFonts w:ascii="LG Smart UI Regular" w:eastAsia="LG Smart UI Regular" w:hAnsi="LG Smart UI Regular"/>
              </w:rPr>
              <w:t>person</w:t>
            </w:r>
            <w:r>
              <w:rPr>
                <w:rFonts w:ascii="LG Smart UI Regular" w:hAnsi="LG Smart UI Regular" w:hint="eastAsia"/>
              </w:rPr>
              <w:t xml:space="preserve"> </w:t>
            </w:r>
            <w:r w:rsidRPr="000D22DC">
              <w:rPr>
                <w:rFonts w:ascii="LG Smart UI Regular" w:eastAsia="LG Smart UI Regular" w:hAnsi="LG Smart UI Regular"/>
              </w:rPr>
              <w:t>:</w:t>
            </w:r>
            <w:proofErr w:type="gramEnd"/>
            <w:r>
              <w:rPr>
                <w:rFonts w:ascii="LG Smart UI Regular" w:hAnsi="LG Smart UI Regular" w:hint="eastAsia"/>
              </w:rPr>
              <w:t xml:space="preserve"> </w:t>
            </w:r>
          </w:p>
          <w:p w14:paraId="480A92A3" w14:textId="726A280F" w:rsidR="0040243D" w:rsidRPr="00B71CEE" w:rsidRDefault="00D15F77" w:rsidP="00E23FCD">
            <w:pPr>
              <w:rPr>
                <w:rFonts w:ascii="LG Smart UI Regular" w:hAnsi="LG Smart UI Regular"/>
              </w:rPr>
            </w:pPr>
            <w:r>
              <w:rPr>
                <w:rFonts w:ascii="LG Smart UI Regular" w:hAnsi="LG Smart UI Regular" w:hint="eastAsia"/>
              </w:rPr>
              <w:t>MAI UCHII</w:t>
            </w:r>
          </w:p>
        </w:tc>
      </w:tr>
      <w:tr w:rsidR="0040243D" w14:paraId="6904B723" w14:textId="77777777" w:rsidTr="0040243D">
        <w:tc>
          <w:tcPr>
            <w:tcW w:w="5228" w:type="dxa"/>
          </w:tcPr>
          <w:p w14:paraId="046E2C63" w14:textId="77777777" w:rsidR="00B71CEE" w:rsidRDefault="00B71CEE" w:rsidP="00E23FCD">
            <w:pPr>
              <w:rPr>
                <w:rFonts w:ascii="LG Smart UI Regular" w:hAnsi="LG Smart UI Regular"/>
              </w:rPr>
            </w:pPr>
            <w:proofErr w:type="gramStart"/>
            <w:r>
              <w:rPr>
                <w:rFonts w:ascii="LG Smart UI Regular" w:hAnsi="LG Smart UI Regular" w:hint="eastAsia"/>
              </w:rPr>
              <w:t>E-mail :</w:t>
            </w:r>
            <w:proofErr w:type="gramEnd"/>
            <w:r>
              <w:rPr>
                <w:rFonts w:ascii="LG Smart UI Regular" w:hAnsi="LG Smart UI Regular" w:hint="eastAsia"/>
              </w:rPr>
              <w:t xml:space="preserve"> </w:t>
            </w:r>
          </w:p>
          <w:p w14:paraId="4BB05DF7" w14:textId="77777777" w:rsidR="0040243D" w:rsidRDefault="0040243D" w:rsidP="00E23FCD">
            <w:pPr>
              <w:rPr>
                <w:rFonts w:ascii="LG Smart UI Regular" w:eastAsia="LG Smart UI Regular" w:hAnsi="LG Smart UI Regular"/>
              </w:rPr>
            </w:pPr>
          </w:p>
        </w:tc>
        <w:tc>
          <w:tcPr>
            <w:tcW w:w="5228" w:type="dxa"/>
          </w:tcPr>
          <w:p w14:paraId="7A026A59" w14:textId="4DA5FF69" w:rsidR="00B71CEE" w:rsidRDefault="00B71CEE" w:rsidP="00E23FCD">
            <w:pPr>
              <w:rPr>
                <w:rFonts w:ascii="LG Smart UI Regular" w:hAnsi="LG Smart UI Regular"/>
              </w:rPr>
            </w:pPr>
            <w:proofErr w:type="gramStart"/>
            <w:r>
              <w:rPr>
                <w:rFonts w:ascii="LG Smart UI Regular" w:hAnsi="LG Smart UI Regular" w:hint="eastAsia"/>
              </w:rPr>
              <w:t>E-mail :</w:t>
            </w:r>
            <w:proofErr w:type="gramEnd"/>
            <w:r>
              <w:rPr>
                <w:rFonts w:ascii="LG Smart UI Regular" w:hAnsi="LG Smart UI Regular" w:hint="eastAsia"/>
              </w:rPr>
              <w:t xml:space="preserve"> </w:t>
            </w:r>
          </w:p>
          <w:p w14:paraId="4811AC1D" w14:textId="66859448" w:rsidR="0040243D" w:rsidRDefault="00D15F77" w:rsidP="00E23FCD">
            <w:pPr>
              <w:rPr>
                <w:rFonts w:ascii="LG Smart UI Regular" w:eastAsia="LG Smart UI Regular" w:hAnsi="LG Smart UI Regular"/>
              </w:rPr>
            </w:pPr>
            <w:r w:rsidRPr="00D15F77">
              <w:rPr>
                <w:rFonts w:ascii="LG Smart UI Regular" w:eastAsia="LG Smart UI Regular" w:hAnsi="LG Smart UI Regular"/>
              </w:rPr>
              <w:t>tokyo-export</w:t>
            </w:r>
            <w:r w:rsidR="00B71CEE" w:rsidRPr="000D22DC">
              <w:rPr>
                <w:rFonts w:ascii="LG Smart UI Regular" w:eastAsia="LG Smart UI Regular" w:hAnsi="LG Smart UI Regular"/>
              </w:rPr>
              <w:t>@kokusaiexpress.com</w:t>
            </w:r>
          </w:p>
        </w:tc>
      </w:tr>
      <w:tr w:rsidR="0040243D" w14:paraId="46804B59" w14:textId="77777777" w:rsidTr="0040243D">
        <w:tc>
          <w:tcPr>
            <w:tcW w:w="5228" w:type="dxa"/>
          </w:tcPr>
          <w:p w14:paraId="2EFB3707" w14:textId="77777777" w:rsidR="00B71CEE" w:rsidRPr="00B71CEE" w:rsidRDefault="00B71CEE" w:rsidP="00E23FCD">
            <w:pPr>
              <w:rPr>
                <w:rFonts w:ascii="LG Smart UI Regular" w:hAnsi="LG Smart UI Regular"/>
              </w:rPr>
            </w:pPr>
            <w:proofErr w:type="gramStart"/>
            <w:r w:rsidRPr="000D22DC">
              <w:rPr>
                <w:rFonts w:ascii="LG Smart UI Regular" w:eastAsia="LG Smart UI Regular" w:hAnsi="LG Smart UI Regular"/>
              </w:rPr>
              <w:t>Bank</w:t>
            </w:r>
            <w:r>
              <w:rPr>
                <w:rFonts w:ascii="LG Smart UI Regular" w:hAnsi="LG Smart UI Regular" w:hint="eastAsia"/>
              </w:rPr>
              <w:t xml:space="preserve"> :</w:t>
            </w:r>
            <w:proofErr w:type="gramEnd"/>
          </w:p>
          <w:p w14:paraId="74F2BB6A" w14:textId="77777777" w:rsidR="0040243D" w:rsidRDefault="0040243D" w:rsidP="00E23FCD">
            <w:pPr>
              <w:rPr>
                <w:rFonts w:ascii="LG Smart UI Regular" w:eastAsia="LG Smart UI Regular" w:hAnsi="LG Smart UI Regular"/>
              </w:rPr>
            </w:pPr>
          </w:p>
        </w:tc>
        <w:tc>
          <w:tcPr>
            <w:tcW w:w="5228" w:type="dxa"/>
          </w:tcPr>
          <w:p w14:paraId="0627F6E6" w14:textId="043057D3" w:rsidR="00B71CEE" w:rsidRPr="00B71CEE" w:rsidRDefault="00B71CEE" w:rsidP="00E23FCD">
            <w:pPr>
              <w:rPr>
                <w:rFonts w:ascii="LG Smart UI Regular" w:hAnsi="LG Smart UI Regular"/>
              </w:rPr>
            </w:pPr>
            <w:proofErr w:type="gramStart"/>
            <w:r w:rsidRPr="000D22DC">
              <w:rPr>
                <w:rFonts w:ascii="LG Smart UI Regular" w:eastAsia="LG Smart UI Regular" w:hAnsi="LG Smart UI Regular"/>
              </w:rPr>
              <w:t>Bank</w:t>
            </w:r>
            <w:r>
              <w:rPr>
                <w:rFonts w:ascii="LG Smart UI Regular" w:hAnsi="LG Smart UI Regular" w:hint="eastAsia"/>
              </w:rPr>
              <w:t xml:space="preserve"> :</w:t>
            </w:r>
            <w:proofErr w:type="gramEnd"/>
          </w:p>
          <w:p w14:paraId="78E9061A" w14:textId="77777777" w:rsidR="0040243D" w:rsidRDefault="00B71CEE" w:rsidP="00E23FCD">
            <w:pPr>
              <w:rPr>
                <w:rFonts w:ascii="LG Smart UI Regular" w:hAnsi="LG Smart UI Regular"/>
              </w:rPr>
            </w:pPr>
            <w:r w:rsidRPr="000D22DC">
              <w:rPr>
                <w:rFonts w:ascii="LG Smart UI Regular" w:eastAsia="LG Smart UI Regular" w:hAnsi="LG Smart UI Regular"/>
              </w:rPr>
              <w:t>SUMITOMO MITSUI BANKING CORRPORATION</w:t>
            </w:r>
          </w:p>
          <w:p w14:paraId="0702882F" w14:textId="77777777" w:rsidR="00B71CEE" w:rsidRDefault="00B71CEE" w:rsidP="00E23FCD">
            <w:pPr>
              <w:rPr>
                <w:rFonts w:ascii="LG Smart UI Regular" w:hAnsi="LG Smart UI Regular"/>
              </w:rPr>
            </w:pPr>
            <w:r w:rsidRPr="00B71CEE">
              <w:rPr>
                <w:rFonts w:ascii="LG Smart UI Regular" w:hAnsi="LG Smart UI Regular"/>
              </w:rPr>
              <w:t>Account No.:</w:t>
            </w:r>
          </w:p>
          <w:p w14:paraId="395964B4" w14:textId="77777777" w:rsidR="00B71CEE" w:rsidRDefault="00B71CEE" w:rsidP="00E23FCD">
            <w:pPr>
              <w:rPr>
                <w:rFonts w:ascii="LG Smart UI Regular" w:hAnsi="LG Smart UI Regular"/>
              </w:rPr>
            </w:pPr>
            <w:r w:rsidRPr="00B71CEE">
              <w:rPr>
                <w:rFonts w:ascii="LG Smart UI Regular" w:hAnsi="LG Smart UI Regular"/>
              </w:rPr>
              <w:t>661-7834971</w:t>
            </w:r>
          </w:p>
          <w:p w14:paraId="3FB8C0B2" w14:textId="2DC5538B" w:rsidR="00B71CEE" w:rsidRDefault="00B71CEE" w:rsidP="00E23FCD">
            <w:pPr>
              <w:rPr>
                <w:rFonts w:ascii="LG Smart UI Regular" w:hAnsi="LG Smart UI Regular"/>
              </w:rPr>
            </w:pPr>
            <w:r w:rsidRPr="000D22DC">
              <w:rPr>
                <w:rFonts w:ascii="LG Smart UI Regular" w:eastAsia="LG Smart UI Regular" w:hAnsi="LG Smart UI Regular"/>
              </w:rPr>
              <w:lastRenderedPageBreak/>
              <w:t>S</w:t>
            </w:r>
            <w:r>
              <w:rPr>
                <w:rFonts w:ascii="LG Smart UI Regular" w:hAnsi="LG Smart UI Regular" w:hint="eastAsia"/>
              </w:rPr>
              <w:t>WIFT</w:t>
            </w:r>
            <w:r w:rsidRPr="000D22DC">
              <w:rPr>
                <w:rFonts w:ascii="LG Smart UI Regular" w:eastAsia="LG Smart UI Regular" w:hAnsi="LG Smart UI Regular"/>
              </w:rPr>
              <w:t xml:space="preserve"> </w:t>
            </w:r>
            <w:proofErr w:type="gramStart"/>
            <w:r>
              <w:rPr>
                <w:rFonts w:ascii="LG Smart UI Regular" w:hAnsi="LG Smart UI Regular" w:hint="eastAsia"/>
              </w:rPr>
              <w:t xml:space="preserve">CODE </w:t>
            </w:r>
            <w:r w:rsidRPr="000D22DC">
              <w:rPr>
                <w:rFonts w:ascii="LG Smart UI Regular" w:eastAsia="LG Smart UI Regular" w:hAnsi="LG Smart UI Regular"/>
              </w:rPr>
              <w:t>:</w:t>
            </w:r>
            <w:proofErr w:type="gramEnd"/>
          </w:p>
          <w:p w14:paraId="1F0CBB75" w14:textId="45A756C6" w:rsidR="00B71CEE" w:rsidRPr="00B71CEE" w:rsidRDefault="00B71CEE" w:rsidP="00E23FCD">
            <w:pPr>
              <w:rPr>
                <w:rFonts w:ascii="LG Smart UI Regular" w:hAnsi="LG Smart UI Regular"/>
              </w:rPr>
            </w:pPr>
            <w:r w:rsidRPr="000D22DC">
              <w:rPr>
                <w:rFonts w:ascii="LG Smart UI Regular" w:eastAsia="LG Smart UI Regular" w:hAnsi="LG Smart UI Regular"/>
              </w:rPr>
              <w:t>SMBCJPJT</w:t>
            </w:r>
          </w:p>
        </w:tc>
      </w:tr>
    </w:tbl>
    <w:p w14:paraId="02360A42" w14:textId="77777777" w:rsidR="000D22DC" w:rsidRPr="00B71CEE" w:rsidRDefault="000D22DC" w:rsidP="00E23FCD">
      <w:pPr>
        <w:rPr>
          <w:rFonts w:ascii="LG Smart UI Regular" w:hAnsi="LG Smart UI Regular"/>
        </w:rPr>
      </w:pPr>
    </w:p>
    <w:p w14:paraId="6E343C5F" w14:textId="77777777" w:rsidR="000D22DC" w:rsidRDefault="000D22DC" w:rsidP="00E23FCD">
      <w:pPr>
        <w:rPr>
          <w:rFonts w:ascii="LG Smart UI Regular" w:hAnsi="LG Smart UI Regular"/>
        </w:rPr>
      </w:pPr>
      <w:r w:rsidRPr="000D22DC">
        <w:rPr>
          <w:rFonts w:ascii="LG Smart UI Regular" w:eastAsia="LG Smart UI Regular" w:hAnsi="LG Smart UI Regular"/>
        </w:rPr>
        <w:t>In order to establish cooperation, and promote the development, serve the interests, and define the responsibilities of both Parties, Party A and Party B have reached the following agreement through consultation in accordance with the relevant laws and regulations of Japan, based on the principles of good faith and mutual benefit, and with consideration of the actual conditions of both Parties:</w:t>
      </w:r>
    </w:p>
    <w:p w14:paraId="3C4CC5C6" w14:textId="3CA2E8B6" w:rsidR="00B71CEE" w:rsidRPr="00B71CEE" w:rsidRDefault="00771BF9" w:rsidP="00E23FCD">
      <w:pPr>
        <w:rPr>
          <w:rFonts w:ascii="LG Smart UI Regular" w:hAnsi="LG Smart UI Regular"/>
        </w:rPr>
      </w:pPr>
      <w:r>
        <w:rPr>
          <w:rFonts w:ascii="LG Smart UI Regular" w:hAnsi="LG Smart UI Regular" w:hint="eastAsia"/>
        </w:rPr>
        <w:t>--------------------------------------------------------------------------------------------------------------------------------</w:t>
      </w:r>
    </w:p>
    <w:p w14:paraId="64FD03C5" w14:textId="77777777"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1 Entrusted Matters</w:t>
      </w:r>
    </w:p>
    <w:p w14:paraId="598685B1" w14:textId="5E48FFDA" w:rsidR="000D22DC" w:rsidRPr="005B2376" w:rsidRDefault="000D22DC" w:rsidP="00E23FCD">
      <w:pPr>
        <w:ind w:leftChars="200" w:left="420"/>
        <w:rPr>
          <w:rFonts w:ascii="LG Smart UI Regular" w:hAnsi="LG Smart UI Regular"/>
        </w:rPr>
      </w:pPr>
      <w:r w:rsidRPr="000D22DC">
        <w:rPr>
          <w:rFonts w:ascii="LG Smart UI Regular" w:eastAsia="LG Smart UI Regular" w:hAnsi="LG Smart UI Regular"/>
        </w:rPr>
        <w:t>Party A, on behalf of itself or its customers (hereinafter referred to as "Party A"), entrusts Party B with such matters as overseas warehousing and overseas road transportation agency services</w:t>
      </w:r>
      <w:r w:rsidR="005B2376">
        <w:rPr>
          <w:rFonts w:ascii="LG Smart UI Regular" w:hAnsi="LG Smart UI Regular" w:hint="eastAsia"/>
        </w:rPr>
        <w:t>, etc.</w:t>
      </w:r>
    </w:p>
    <w:p w14:paraId="5C6F9FF9" w14:textId="77777777" w:rsidR="00070E29" w:rsidRPr="00070E29" w:rsidRDefault="00070E29" w:rsidP="00E23FCD">
      <w:pPr>
        <w:ind w:leftChars="200" w:left="420"/>
        <w:rPr>
          <w:rFonts w:ascii="LG Smart UI Regular" w:hAnsi="LG Smart UI Regular"/>
        </w:rPr>
      </w:pPr>
    </w:p>
    <w:p w14:paraId="18C3AB13" w14:textId="77777777"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2 Entrustment Requirements</w:t>
      </w:r>
    </w:p>
    <w:p w14:paraId="2586AE3A" w14:textId="77777777" w:rsidR="000D22DC" w:rsidRDefault="000D22DC" w:rsidP="00E23FCD">
      <w:pPr>
        <w:ind w:leftChars="200" w:left="420"/>
        <w:rPr>
          <w:rFonts w:ascii="LG Smart UI Regular" w:hAnsi="LG Smart UI Regular"/>
        </w:rPr>
      </w:pPr>
      <w:r w:rsidRPr="000D22DC">
        <w:rPr>
          <w:rFonts w:ascii="LG Smart UI Regular" w:eastAsia="LG Smart UI Regular" w:hAnsi="LG Smart UI Regular"/>
        </w:rPr>
        <w:t>Party A shall provide all complete, correct, and clear documents in a timely manner, for Party B to perform the Entrusted Matters smoothly and effectively. Party A shall initiate an online entrustment in Party B's system and provide Party B with Party A's contact person and contact information, inbound goods, inbound date, warehouses for the inbound goods, and other required information for business operations. Party B shall hold all business qualifications required by applicable laws to fulfill this Contract.</w:t>
      </w:r>
    </w:p>
    <w:p w14:paraId="0BBC8C79" w14:textId="77777777" w:rsidR="00070E29" w:rsidRPr="00070E29" w:rsidRDefault="00070E29" w:rsidP="00E23FCD">
      <w:pPr>
        <w:ind w:leftChars="200" w:left="420"/>
        <w:rPr>
          <w:rFonts w:ascii="LG Smart UI Regular" w:hAnsi="LG Smart UI Regular"/>
        </w:rPr>
      </w:pPr>
    </w:p>
    <w:p w14:paraId="3AD6B4FF" w14:textId="77777777"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lastRenderedPageBreak/>
        <w:t>Article 3 Rights and Obligations of Party A</w:t>
      </w:r>
    </w:p>
    <w:p w14:paraId="59EA70E1" w14:textId="74A88C0F"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1.</w:t>
      </w:r>
      <w:r w:rsidR="00963A03" w:rsidRPr="00963A03">
        <w:t xml:space="preserve"> </w:t>
      </w:r>
      <w:r w:rsidR="00963A03" w:rsidRPr="00963A03">
        <w:rPr>
          <w:rFonts w:ascii="LG Smart UI Regular" w:eastAsia="LG Smart UI Regular" w:hAnsi="LG Smart UI Regular"/>
        </w:rPr>
        <w:t>Party A shall accurately convey the cargo information to Party B.</w:t>
      </w:r>
      <w:r w:rsidRPr="000D22DC">
        <w:rPr>
          <w:rFonts w:ascii="LG Smart UI Regular" w:eastAsia="LG Smart UI Regular" w:hAnsi="LG Smart UI Regular"/>
        </w:rPr>
        <w:t xml:space="preserve"> Party A shall ensure that it has selected and filled in the correct overseas warehouse addresses, shipping addresses, detailed information of goods, etc., and specify the characteristics, and storage and transportation requirements of the entrusted goods, otherwise it shall be liable for the losses incurred.</w:t>
      </w:r>
    </w:p>
    <w:p w14:paraId="6A1DA0EC" w14:textId="77777777" w:rsidR="00070E29" w:rsidRPr="00070E29" w:rsidRDefault="00070E29" w:rsidP="00E23FCD">
      <w:pPr>
        <w:ind w:leftChars="200" w:left="420"/>
        <w:rPr>
          <w:rFonts w:ascii="LG Smart UI Regular" w:hAnsi="LG Smart UI Regular"/>
        </w:rPr>
      </w:pPr>
    </w:p>
    <w:p w14:paraId="11F94434" w14:textId="2216BCF9"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2.</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Party A irrevocably promises to Party B that Party A confirms the legality of the goods or their sources entrusted by it to Party B, for which Party B shall provide services, and that such goods will not infringe the legal rights of any third parties. Party A shall be responsible for the contents of the entrusted goods, with no concealment from Party B about the goods, and shall ensure the strict compliance of the goods with the transportation terms of Party B and the actual carriers, as well as local laws and regulations on intellectual property rights. Party A shall bear all consequences arising from violation of relevant provisions. In the event of violation of the above provisions by Party A, Party B has the right to refuse to continue to provide services without bearing any losses or legal consequences.</w:t>
      </w:r>
    </w:p>
    <w:p w14:paraId="2BAFA012" w14:textId="77777777" w:rsidR="00070E29" w:rsidRPr="00070E29" w:rsidRDefault="00070E29" w:rsidP="00E23FCD">
      <w:pPr>
        <w:ind w:leftChars="200" w:left="420"/>
        <w:rPr>
          <w:rFonts w:ascii="LG Smart UI Regular" w:hAnsi="LG Smart UI Regular"/>
        </w:rPr>
      </w:pPr>
    </w:p>
    <w:p w14:paraId="22BA37EA" w14:textId="22D2FF17"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3.</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 xml:space="preserve">The goods entrusted by Party A shall be properly packaged in accordance with standards for normal loading, unloading, and storage, with clear packing marks. </w:t>
      </w:r>
      <w:commentRangeStart w:id="0"/>
      <w:del w:id="1" w:author="최규현 (Kyoohyun Choi)" w:date="2024-06-18T09:14:00Z">
        <w:r w:rsidRPr="000D22DC" w:rsidDel="00711B0C">
          <w:rPr>
            <w:rFonts w:ascii="LG Smart UI Regular" w:eastAsia="LG Smart UI Regular" w:hAnsi="LG Smart UI Regular"/>
          </w:rPr>
          <w:delText>Otherwise, Party A shall be solely responsible for the damaged or deteriorated goods.</w:delText>
        </w:r>
      </w:del>
      <w:commentRangeEnd w:id="0"/>
      <w:r w:rsidR="00711B0C">
        <w:rPr>
          <w:rStyle w:val="a7"/>
        </w:rPr>
        <w:commentReference w:id="0"/>
      </w:r>
      <w:r w:rsidRPr="000D22DC">
        <w:rPr>
          <w:rFonts w:ascii="LG Smart UI Regular" w:eastAsia="LG Smart UI Regular" w:hAnsi="LG Smart UI Regular"/>
        </w:rPr>
        <w:t xml:space="preserve"> If the goods are for sale, Party A shall ensure that the goods are qualified, and Party B shall not be responsible for any complaints or claims caused by the quality of Party A's goods.</w:t>
      </w:r>
    </w:p>
    <w:p w14:paraId="1457395F" w14:textId="77777777" w:rsidR="00070E29" w:rsidRPr="00070E29" w:rsidRDefault="00070E29" w:rsidP="00E23FCD">
      <w:pPr>
        <w:ind w:leftChars="200" w:left="420"/>
        <w:rPr>
          <w:rFonts w:ascii="LG Smart UI Regular" w:hAnsi="LG Smart UI Regular"/>
        </w:rPr>
      </w:pPr>
    </w:p>
    <w:p w14:paraId="5CFFC840" w14:textId="08DC1B5F"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4.</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For goods with special requirements for storage and measures or with a value of over </w:t>
      </w:r>
      <w:r w:rsidR="00156895">
        <w:rPr>
          <w:rFonts w:ascii="LG Smart UI Regular" w:hAnsi="LG Smart UI Regular" w:hint="eastAsia"/>
        </w:rPr>
        <w:t>¥1,000,</w:t>
      </w:r>
      <w:r w:rsidRPr="000D22DC">
        <w:rPr>
          <w:rFonts w:ascii="LG Smart UI Regular" w:eastAsia="LG Smart UI Regular" w:hAnsi="LG Smart UI Regular"/>
        </w:rPr>
        <w:t xml:space="preserve">000, Party A shall inform Party B in writing of the specific conditions of and operation requirements for the goods, and pay special operation fees; Otherwise, Party B shall operate in accordance with the operation requirements for ordinary goods, and the risks arising therefrom shall be </w:t>
      </w:r>
      <w:proofErr w:type="spellStart"/>
      <w:r w:rsidRPr="000D22DC">
        <w:rPr>
          <w:rFonts w:ascii="LG Smart UI Regular" w:eastAsia="LG Smart UI Regular" w:hAnsi="LG Smart UI Regular"/>
        </w:rPr>
        <w:t>borne</w:t>
      </w:r>
      <w:ins w:id="2" w:author="김현주 (Hyunjoo Kim)" w:date="2024-06-20T15:22:00Z">
        <w:r w:rsidR="007818C6">
          <w:rPr>
            <w:rFonts w:ascii="LG Smart UI Regular" w:eastAsia="LG Smart UI Regular" w:hAnsi="LG Smart UI Regular" w:hint="eastAsia"/>
            <w:lang w:eastAsia="ko-KR"/>
          </w:rPr>
          <w:t>d</w:t>
        </w:r>
      </w:ins>
      <w:proofErr w:type="spellEnd"/>
      <w:r w:rsidRPr="000D22DC">
        <w:rPr>
          <w:rFonts w:ascii="LG Smart UI Regular" w:eastAsia="LG Smart UI Regular" w:hAnsi="LG Smart UI Regular"/>
        </w:rPr>
        <w:t xml:space="preserve"> by Party A.</w:t>
      </w:r>
    </w:p>
    <w:p w14:paraId="58316DA4" w14:textId="77777777" w:rsidR="00070E29" w:rsidRPr="00070E29" w:rsidRDefault="00070E29" w:rsidP="00E23FCD">
      <w:pPr>
        <w:ind w:leftChars="200" w:left="420"/>
        <w:rPr>
          <w:rFonts w:ascii="LG Smart UI Regular" w:hAnsi="LG Smart UI Regular"/>
        </w:rPr>
      </w:pPr>
    </w:p>
    <w:p w14:paraId="5BB21A96" w14:textId="38BC5EEF"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5.</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Before Party B delivers the goods to the consignee designated by Party A, Party A shall have the right to request Party B to suspend warehousing or transportation, return the goods, change the destination, or hand over the goods to another consignee. Whereas Party A shall pay Party B reasonable expenses incurred for the purpose of meeting Party A's requirements and any third-party claims arising therefrom.</w:t>
      </w:r>
    </w:p>
    <w:p w14:paraId="1758AF75" w14:textId="77777777" w:rsidR="00070E29" w:rsidRPr="00070E29" w:rsidRDefault="00070E29" w:rsidP="00E23FCD">
      <w:pPr>
        <w:ind w:leftChars="200" w:left="420"/>
        <w:rPr>
          <w:rFonts w:ascii="LG Smart UI Regular" w:hAnsi="LG Smart UI Regular"/>
        </w:rPr>
      </w:pPr>
    </w:p>
    <w:p w14:paraId="5AB2D671" w14:textId="742AFDA0"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6.</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Party A shall have the right to inquire about the status of the goods, and Party B shall actively cooperate with such requests.</w:t>
      </w:r>
    </w:p>
    <w:p w14:paraId="519EBB07" w14:textId="77777777" w:rsidR="00070E29" w:rsidRPr="00070E29" w:rsidRDefault="00070E29" w:rsidP="00E23FCD">
      <w:pPr>
        <w:ind w:leftChars="200" w:left="420"/>
        <w:rPr>
          <w:rFonts w:ascii="LG Smart UI Regular" w:hAnsi="LG Smart UI Regular"/>
        </w:rPr>
      </w:pPr>
    </w:p>
    <w:p w14:paraId="19D980C0" w14:textId="291CCB7A"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7.</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consignee shall inspect the goods upon receipt, and shall raise objections on the spot in case of any problems identified. Signing for the goods by the consignee with the goods lefts intact or with no objection raised on the spot constitutes the confirmation of the good condition of the goods.</w:t>
      </w:r>
    </w:p>
    <w:p w14:paraId="48F92DEA" w14:textId="77777777" w:rsidR="00070E29" w:rsidRPr="00070E29" w:rsidRDefault="00070E29" w:rsidP="00E23FCD">
      <w:pPr>
        <w:ind w:leftChars="200" w:left="420"/>
        <w:rPr>
          <w:rFonts w:ascii="LG Smart UI Regular" w:hAnsi="LG Smart UI Regular"/>
        </w:rPr>
      </w:pPr>
    </w:p>
    <w:p w14:paraId="482CF51B" w14:textId="0E4588FB"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8.</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If the goods are returned due to the recipient unable to be contacted, incorrect shipping address, rejection of the goods by the recipient, overdue receipt of the goods by the recipient, or other reasons </w:t>
      </w:r>
      <w:r w:rsidRPr="000D22DC">
        <w:rPr>
          <w:rFonts w:ascii="LG Smart UI Regular" w:eastAsia="LG Smart UI Regular" w:hAnsi="LG Smart UI Regular"/>
        </w:rPr>
        <w:lastRenderedPageBreak/>
        <w:t>not attributable to Party B, all expenses and risks arising from return shipping, unloading, storage, and disposal shall be borne by Party A.</w:t>
      </w:r>
    </w:p>
    <w:p w14:paraId="6B34C443" w14:textId="77777777" w:rsidR="00070E29" w:rsidRPr="00070E29" w:rsidRDefault="00070E29" w:rsidP="00E23FCD">
      <w:pPr>
        <w:ind w:leftChars="200" w:left="420"/>
        <w:rPr>
          <w:rFonts w:ascii="LG Smart UI Regular" w:hAnsi="LG Smart UI Regular"/>
        </w:rPr>
      </w:pPr>
    </w:p>
    <w:p w14:paraId="7FC3DEDA" w14:textId="785545A8" w:rsidR="000D22DC" w:rsidRDefault="000D22DC" w:rsidP="00E23FCD">
      <w:pPr>
        <w:ind w:leftChars="200" w:left="420"/>
        <w:rPr>
          <w:rFonts w:ascii="LG Smart UI Regular" w:hAnsi="LG Smart UI Regular"/>
        </w:rPr>
      </w:pPr>
      <w:r w:rsidRPr="00070E29">
        <w:rPr>
          <w:rFonts w:ascii="LG Smart UI Regular" w:eastAsia="LG Smart UI Regular" w:hAnsi="LG Smart UI Regular"/>
          <w:b/>
          <w:bCs/>
        </w:rPr>
        <w:t>9.</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All intellectual property rights in the goods and service delivered by Party B shall remain the sole and exclusive property of Party B, unless otherwise agreed in writing.</w:t>
      </w:r>
    </w:p>
    <w:p w14:paraId="3A82F33A" w14:textId="5E9159A7" w:rsidR="00070E29" w:rsidRDefault="00070E29" w:rsidP="00E23FCD">
      <w:pPr>
        <w:ind w:leftChars="200" w:left="420"/>
        <w:rPr>
          <w:ins w:id="3" w:author="최규현 (Kyoohyun Choi)" w:date="2024-06-18T10:11:00Z"/>
          <w:rFonts w:ascii="LG Smart UI Regular" w:hAnsi="LG Smart UI Regular"/>
        </w:rPr>
      </w:pPr>
    </w:p>
    <w:p w14:paraId="2EC2F71D" w14:textId="367749AF" w:rsidR="00E23FCD" w:rsidRPr="00E23FCD" w:rsidRDefault="00E23FCD" w:rsidP="00E23FCD">
      <w:pPr>
        <w:ind w:leftChars="200" w:left="420"/>
        <w:rPr>
          <w:ins w:id="4" w:author="최규현 (Kyoohyun Choi)" w:date="2024-06-18T10:11:00Z"/>
          <w:rFonts w:ascii="LG Smart UI Regular" w:hAnsi="LG Smart UI Regular"/>
          <w:b/>
        </w:rPr>
      </w:pPr>
      <w:commentRangeStart w:id="5"/>
      <w:ins w:id="6" w:author="최규현 (Kyoohyun Choi)" w:date="2024-06-18T10:11:00Z">
        <w:r w:rsidRPr="00E23FCD">
          <w:rPr>
            <w:rFonts w:ascii="LG Smart UI Regular" w:hAnsi="LG Smart UI Regular"/>
            <w:b/>
          </w:rPr>
          <w:t>Article</w:t>
        </w:r>
      </w:ins>
      <w:ins w:id="7" w:author="최규현 (Kyoohyun Choi)" w:date="2024-06-18T10:12:00Z">
        <w:r w:rsidRPr="00E23FCD">
          <w:rPr>
            <w:rFonts w:ascii="LG Smart UI Regular" w:hAnsi="LG Smart UI Regular"/>
            <w:b/>
          </w:rPr>
          <w:t xml:space="preserve"> </w:t>
        </w:r>
        <w:proofErr w:type="gramStart"/>
        <w:r w:rsidRPr="00E23FCD">
          <w:rPr>
            <w:rFonts w:ascii="LG Smart UI Regular" w:hAnsi="LG Smart UI Regular"/>
            <w:b/>
          </w:rPr>
          <w:t>[  ]</w:t>
        </w:r>
      </w:ins>
      <w:proofErr w:type="gramEnd"/>
      <w:ins w:id="8" w:author="최규현 (Kyoohyun Choi)" w:date="2024-06-18T10:11:00Z">
        <w:r w:rsidRPr="00E23FCD">
          <w:rPr>
            <w:rFonts w:ascii="LG Smart UI Regular" w:hAnsi="LG Smart UI Regular"/>
            <w:b/>
          </w:rPr>
          <w:t xml:space="preserve"> Scope of Services</w:t>
        </w:r>
      </w:ins>
    </w:p>
    <w:p w14:paraId="76FAFF5F" w14:textId="0026894B" w:rsidR="00E23FCD" w:rsidRPr="00E23FCD" w:rsidRDefault="0069736D" w:rsidP="00E23FCD">
      <w:pPr>
        <w:ind w:leftChars="200" w:left="420"/>
        <w:rPr>
          <w:ins w:id="9" w:author="최규현 (Kyoohyun Choi)" w:date="2024-06-18T10:11:00Z"/>
          <w:rFonts w:ascii="LG Smart UI Regular" w:hAnsi="LG Smart UI Regular"/>
        </w:rPr>
      </w:pPr>
      <w:ins w:id="10" w:author="최규현 (Kyoohyun Choi)" w:date="2024-06-18T10:18:00Z">
        <w:r>
          <w:rPr>
            <w:rFonts w:ascii="LG Smart UI Regular" w:hAnsi="LG Smart UI Regular"/>
          </w:rPr>
          <w:t xml:space="preserve">1. </w:t>
        </w:r>
      </w:ins>
      <w:ins w:id="11" w:author="최규현 (Kyoohyun Choi)" w:date="2024-06-18T10:11:00Z">
        <w:r w:rsidR="00E23FCD" w:rsidRPr="00E23FCD">
          <w:rPr>
            <w:rFonts w:ascii="LG Smart UI Regular" w:hAnsi="LG Smart UI Regular"/>
          </w:rPr>
          <w:t xml:space="preserve">Under this </w:t>
        </w:r>
      </w:ins>
      <w:ins w:id="12" w:author="최규현 (Kyoohyun Choi)" w:date="2024-06-18T10:16:00Z">
        <w:r w:rsidR="00E23FCD">
          <w:rPr>
            <w:rFonts w:ascii="LG Smart UI Regular" w:hAnsi="LG Smart UI Regular"/>
          </w:rPr>
          <w:t>Contract</w:t>
        </w:r>
      </w:ins>
      <w:ins w:id="13" w:author="최규현 (Kyoohyun Choi)" w:date="2024-06-18T10:11:00Z">
        <w:r w:rsidR="00E23FCD" w:rsidRPr="00E23FCD">
          <w:rPr>
            <w:rFonts w:ascii="LG Smart UI Regular" w:hAnsi="LG Smart UI Regular"/>
          </w:rPr>
          <w:t xml:space="preserve">, the scope of logistics services to be performed by the </w:t>
        </w:r>
      </w:ins>
      <w:ins w:id="14" w:author="최규현 (Kyoohyun Choi)" w:date="2024-06-18T10:16:00Z">
        <w:r w:rsidR="00E23FCD">
          <w:rPr>
            <w:rFonts w:ascii="LG Smart UI Regular" w:hAnsi="LG Smart UI Regular"/>
          </w:rPr>
          <w:t>Party B</w:t>
        </w:r>
      </w:ins>
      <w:ins w:id="15" w:author="최규현 (Kyoohyun Choi)" w:date="2024-06-18T10:11:00Z">
        <w:r w:rsidR="00E23FCD" w:rsidRPr="00E23FCD">
          <w:rPr>
            <w:rFonts w:ascii="LG Smart UI Regular" w:hAnsi="LG Smart UI Regular"/>
          </w:rPr>
          <w:t xml:space="preserve"> includes the following:</w:t>
        </w:r>
      </w:ins>
    </w:p>
    <w:p w14:paraId="1623E410" w14:textId="77777777" w:rsidR="00E23FCD" w:rsidRPr="0069736D" w:rsidRDefault="00E23FCD" w:rsidP="00E23FCD">
      <w:pPr>
        <w:ind w:leftChars="200" w:left="420"/>
        <w:rPr>
          <w:ins w:id="16" w:author="최규현 (Kyoohyun Choi)" w:date="2024-06-18T10:11:00Z"/>
          <w:rFonts w:ascii="LG Smart UI Regular" w:hAnsi="LG Smart UI Regular"/>
          <w:b/>
        </w:rPr>
      </w:pPr>
      <w:ins w:id="17" w:author="최규현 (Kyoohyun Choi)" w:date="2024-06-18T10:11:00Z">
        <w:r w:rsidRPr="0069736D">
          <w:rPr>
            <w:rFonts w:ascii="LG Smart UI Regular" w:hAnsi="LG Smart UI Regular"/>
            <w:b/>
          </w:rPr>
          <w:t>Within South Korea:</w:t>
        </w:r>
      </w:ins>
    </w:p>
    <w:p w14:paraId="79F0F9B9" w14:textId="77777777" w:rsidR="00E23FCD" w:rsidRPr="00E23FCD" w:rsidRDefault="00E23FCD" w:rsidP="00E23FCD">
      <w:pPr>
        <w:ind w:leftChars="200" w:left="420"/>
        <w:rPr>
          <w:ins w:id="18" w:author="최규현 (Kyoohyun Choi)" w:date="2024-06-18T10:11:00Z"/>
          <w:rFonts w:ascii="LG Smart UI Regular" w:hAnsi="LG Smart UI Regular"/>
        </w:rPr>
      </w:pPr>
      <w:ins w:id="19" w:author="최규현 (Kyoohyun Choi)" w:date="2024-06-18T10:11:00Z">
        <w:r w:rsidRPr="00E23FCD">
          <w:rPr>
            <w:rFonts w:ascii="LG Smart UI Regular" w:hAnsi="LG Smart UI Regular"/>
          </w:rPr>
          <w:t>a. Inland transportation, forwarding</w:t>
        </w:r>
      </w:ins>
    </w:p>
    <w:p w14:paraId="2CA92C17" w14:textId="77777777" w:rsidR="00E23FCD" w:rsidRPr="00E23FCD" w:rsidRDefault="00E23FCD" w:rsidP="00E23FCD">
      <w:pPr>
        <w:ind w:leftChars="200" w:left="420"/>
        <w:rPr>
          <w:ins w:id="20" w:author="최규현 (Kyoohyun Choi)" w:date="2024-06-18T10:11:00Z"/>
          <w:rFonts w:ascii="LG Smart UI Regular" w:hAnsi="LG Smart UI Regular"/>
        </w:rPr>
      </w:pPr>
      <w:ins w:id="21" w:author="최규현 (Kyoohyun Choi)" w:date="2024-06-18T10:11:00Z">
        <w:r w:rsidRPr="00E23FCD">
          <w:rPr>
            <w:rFonts w:ascii="LG Smart UI Regular" w:hAnsi="LG Smart UI Regular"/>
          </w:rPr>
          <w:t>b. Container operations</w:t>
        </w:r>
      </w:ins>
    </w:p>
    <w:p w14:paraId="710D27D3" w14:textId="77777777" w:rsidR="00E23FCD" w:rsidRPr="00E23FCD" w:rsidRDefault="00E23FCD" w:rsidP="00E23FCD">
      <w:pPr>
        <w:ind w:leftChars="200" w:left="420"/>
        <w:rPr>
          <w:ins w:id="22" w:author="최규현 (Kyoohyun Choi)" w:date="2024-06-18T10:11:00Z"/>
          <w:rFonts w:ascii="LG Smart UI Regular" w:hAnsi="LG Smart UI Regular"/>
        </w:rPr>
      </w:pPr>
      <w:ins w:id="23" w:author="최규현 (Kyoohyun Choi)" w:date="2024-06-18T10:11:00Z">
        <w:r w:rsidRPr="00E23FCD">
          <w:rPr>
            <w:rFonts w:ascii="LG Smart UI Regular" w:hAnsi="LG Smart UI Regular"/>
          </w:rPr>
          <w:t xml:space="preserve">c. </w:t>
        </w:r>
        <w:proofErr w:type="gramStart"/>
        <w:r w:rsidRPr="00E23FCD">
          <w:rPr>
            <w:rFonts w:ascii="LG Smart UI Regular" w:hAnsi="LG Smart UI Regular"/>
          </w:rPr>
          <w:t>Other</w:t>
        </w:r>
        <w:proofErr w:type="gramEnd"/>
        <w:r w:rsidRPr="00E23FCD">
          <w:rPr>
            <w:rFonts w:ascii="LG Smart UI Regular" w:hAnsi="LG Smart UI Regular"/>
          </w:rPr>
          <w:t xml:space="preserve"> related tasks incidental thereto</w:t>
        </w:r>
      </w:ins>
    </w:p>
    <w:p w14:paraId="20BDAFB5" w14:textId="77777777" w:rsidR="00E23FCD" w:rsidRPr="0069736D" w:rsidRDefault="00E23FCD" w:rsidP="00E23FCD">
      <w:pPr>
        <w:ind w:leftChars="200" w:left="420"/>
        <w:rPr>
          <w:ins w:id="24" w:author="최규현 (Kyoohyun Choi)" w:date="2024-06-18T10:11:00Z"/>
          <w:rFonts w:ascii="LG Smart UI Regular" w:hAnsi="LG Smart UI Regular"/>
          <w:b/>
        </w:rPr>
      </w:pPr>
      <w:ins w:id="25" w:author="최규현 (Kyoohyun Choi)" w:date="2024-06-18T10:11:00Z">
        <w:r w:rsidRPr="0069736D">
          <w:rPr>
            <w:rFonts w:ascii="LG Smart UI Regular" w:hAnsi="LG Smart UI Regular"/>
            <w:b/>
          </w:rPr>
          <w:t>Within Japan:</w:t>
        </w:r>
      </w:ins>
    </w:p>
    <w:p w14:paraId="280A7584" w14:textId="77777777" w:rsidR="00E23FCD" w:rsidRPr="00E23FCD" w:rsidRDefault="00E23FCD" w:rsidP="00E23FCD">
      <w:pPr>
        <w:ind w:leftChars="200" w:left="420"/>
        <w:rPr>
          <w:ins w:id="26" w:author="최규현 (Kyoohyun Choi)" w:date="2024-06-18T10:11:00Z"/>
          <w:rFonts w:ascii="LG Smart UI Regular" w:hAnsi="LG Smart UI Regular"/>
        </w:rPr>
      </w:pPr>
      <w:ins w:id="27" w:author="최규현 (Kyoohyun Choi)" w:date="2024-06-18T10:11:00Z">
        <w:r w:rsidRPr="00E23FCD">
          <w:rPr>
            <w:rFonts w:ascii="LG Smart UI Regular" w:hAnsi="LG Smart UI Regular"/>
          </w:rPr>
          <w:t>a. Customs declaration, inspection, and clearance operations</w:t>
        </w:r>
      </w:ins>
    </w:p>
    <w:p w14:paraId="344B1CB9" w14:textId="77777777" w:rsidR="00E23FCD" w:rsidRPr="00E23FCD" w:rsidRDefault="00E23FCD" w:rsidP="00E23FCD">
      <w:pPr>
        <w:ind w:leftChars="200" w:left="420"/>
        <w:rPr>
          <w:ins w:id="28" w:author="최규현 (Kyoohyun Choi)" w:date="2024-06-18T10:11:00Z"/>
          <w:rFonts w:ascii="LG Smart UI Regular" w:hAnsi="LG Smart UI Regular"/>
        </w:rPr>
      </w:pPr>
      <w:ins w:id="29" w:author="최규현 (Kyoohyun Choi)" w:date="2024-06-18T10:11:00Z">
        <w:r w:rsidRPr="00E23FCD">
          <w:rPr>
            <w:rFonts w:ascii="LG Smart UI Regular" w:hAnsi="LG Smart UI Regular"/>
          </w:rPr>
          <w:t>b. Local logistics management</w:t>
        </w:r>
      </w:ins>
    </w:p>
    <w:p w14:paraId="4099C1E5" w14:textId="77777777" w:rsidR="00E23FCD" w:rsidRPr="00E23FCD" w:rsidRDefault="00E23FCD" w:rsidP="00E23FCD">
      <w:pPr>
        <w:ind w:leftChars="200" w:left="420"/>
        <w:rPr>
          <w:ins w:id="30" w:author="최규현 (Kyoohyun Choi)" w:date="2024-06-18T10:11:00Z"/>
          <w:rFonts w:ascii="LG Smart UI Regular" w:hAnsi="LG Smart UI Regular"/>
        </w:rPr>
      </w:pPr>
      <w:ins w:id="31" w:author="최규현 (Kyoohyun Choi)" w:date="2024-06-18T10:11:00Z">
        <w:r w:rsidRPr="00E23FCD">
          <w:rPr>
            <w:rFonts w:ascii="LG Smart UI Regular" w:hAnsi="LG Smart UI Regular"/>
          </w:rPr>
          <w:t>c. Warehouse management</w:t>
        </w:r>
      </w:ins>
    </w:p>
    <w:p w14:paraId="65B03C1D" w14:textId="77777777" w:rsidR="00E23FCD" w:rsidRPr="00E23FCD" w:rsidRDefault="00E23FCD" w:rsidP="00E23FCD">
      <w:pPr>
        <w:ind w:leftChars="200" w:left="420"/>
        <w:rPr>
          <w:ins w:id="32" w:author="최규현 (Kyoohyun Choi)" w:date="2024-06-18T10:11:00Z"/>
          <w:rFonts w:ascii="LG Smart UI Regular" w:hAnsi="LG Smart UI Regular"/>
        </w:rPr>
      </w:pPr>
      <w:ins w:id="33" w:author="최규현 (Kyoohyun Choi)" w:date="2024-06-18T10:11:00Z">
        <w:r w:rsidRPr="00E23FCD">
          <w:rPr>
            <w:rFonts w:ascii="LG Smart UI Regular" w:hAnsi="LG Smart UI Regular"/>
          </w:rPr>
          <w:t>d. Product delivery</w:t>
        </w:r>
      </w:ins>
    </w:p>
    <w:p w14:paraId="34FF2124" w14:textId="77777777" w:rsidR="00E23FCD" w:rsidRPr="00E23FCD" w:rsidRDefault="00E23FCD" w:rsidP="00E23FCD">
      <w:pPr>
        <w:ind w:leftChars="200" w:left="420"/>
        <w:rPr>
          <w:ins w:id="34" w:author="최규현 (Kyoohyun Choi)" w:date="2024-06-18T10:11:00Z"/>
          <w:rFonts w:ascii="LG Smart UI Regular" w:hAnsi="LG Smart UI Regular"/>
        </w:rPr>
      </w:pPr>
      <w:ins w:id="35" w:author="최규현 (Kyoohyun Choi)" w:date="2024-06-18T10:11:00Z">
        <w:r w:rsidRPr="00E23FCD">
          <w:rPr>
            <w:rFonts w:ascii="LG Smart UI Regular" w:hAnsi="LG Smart UI Regular"/>
          </w:rPr>
          <w:t xml:space="preserve">e. </w:t>
        </w:r>
        <w:proofErr w:type="gramStart"/>
        <w:r w:rsidRPr="00E23FCD">
          <w:rPr>
            <w:rFonts w:ascii="LG Smart UI Regular" w:hAnsi="LG Smart UI Regular"/>
          </w:rPr>
          <w:t>Other</w:t>
        </w:r>
        <w:proofErr w:type="gramEnd"/>
        <w:r w:rsidRPr="00E23FCD">
          <w:rPr>
            <w:rFonts w:ascii="LG Smart UI Regular" w:hAnsi="LG Smart UI Regular"/>
          </w:rPr>
          <w:t xml:space="preserve"> related tasks incidental thereto</w:t>
        </w:r>
      </w:ins>
    </w:p>
    <w:p w14:paraId="3AA73E8A" w14:textId="5B1A220A" w:rsidR="00E23FCD" w:rsidRPr="00E23FCD" w:rsidRDefault="0069736D" w:rsidP="00E23FCD">
      <w:pPr>
        <w:ind w:leftChars="200" w:left="420"/>
        <w:rPr>
          <w:ins w:id="36" w:author="최규현 (Kyoohyun Choi)" w:date="2024-06-18T10:11:00Z"/>
          <w:rFonts w:ascii="LG Smart UI Regular" w:hAnsi="LG Smart UI Regular"/>
        </w:rPr>
      </w:pPr>
      <w:ins w:id="37" w:author="최규현 (Kyoohyun Choi)" w:date="2024-06-18T10:18:00Z">
        <w:r>
          <w:rPr>
            <w:rFonts w:ascii="LG Smart UI Regular" w:hAnsi="LG Smart UI Regular"/>
          </w:rPr>
          <w:t xml:space="preserve">2. </w:t>
        </w:r>
      </w:ins>
      <w:ins w:id="38" w:author="최규현 (Kyoohyun Choi)" w:date="2024-06-18T10:11:00Z">
        <w:r w:rsidR="00E23FCD" w:rsidRPr="00E23FCD">
          <w:rPr>
            <w:rFonts w:ascii="LG Smart UI Regular" w:hAnsi="LG Smart UI Regular"/>
          </w:rPr>
          <w:t xml:space="preserve">In addition to the scope specified in the preceding clause, the </w:t>
        </w:r>
      </w:ins>
      <w:ins w:id="39" w:author="최규현 (Kyoohyun Choi)" w:date="2024-06-18T10:16:00Z">
        <w:r w:rsidR="00E23FCD">
          <w:rPr>
            <w:rFonts w:ascii="LG Smart UI Regular" w:hAnsi="LG Smart UI Regular"/>
          </w:rPr>
          <w:t>Party B</w:t>
        </w:r>
      </w:ins>
      <w:ins w:id="40" w:author="최규현 (Kyoohyun Choi)" w:date="2024-06-18T10:11:00Z">
        <w:r w:rsidR="00E23FCD" w:rsidRPr="00E23FCD">
          <w:rPr>
            <w:rFonts w:ascii="LG Smart UI Regular" w:hAnsi="LG Smart UI Regular"/>
          </w:rPr>
          <w:t xml:space="preserve"> shall also perform transportation, </w:t>
        </w:r>
        <w:r w:rsidR="00E23FCD" w:rsidRPr="00E23FCD">
          <w:rPr>
            <w:rFonts w:ascii="LG Smart UI Regular" w:hAnsi="LG Smart UI Regular"/>
          </w:rPr>
          <w:lastRenderedPageBreak/>
          <w:t xml:space="preserve">storage, handling, customs clearance, logistics management, provision of logistics facilities, and related tasks for the </w:t>
        </w:r>
      </w:ins>
      <w:ins w:id="41" w:author="최규현 (Kyoohyun Choi)" w:date="2024-06-18T10:16:00Z">
        <w:r w:rsidR="00E23FCD">
          <w:rPr>
            <w:rFonts w:ascii="LG Smart UI Regular" w:hAnsi="LG Smart UI Regular"/>
          </w:rPr>
          <w:t xml:space="preserve">Party </w:t>
        </w:r>
      </w:ins>
      <w:ins w:id="42" w:author="최규현 (Kyoohyun Choi)" w:date="2024-06-18T10:17:00Z">
        <w:r w:rsidR="00E23FCD">
          <w:rPr>
            <w:rFonts w:ascii="LG Smart UI Regular" w:hAnsi="LG Smart UI Regular"/>
          </w:rPr>
          <w:t>A</w:t>
        </w:r>
      </w:ins>
      <w:ins w:id="43" w:author="최규현 (Kyoohyun Choi)" w:date="2024-06-18T10:11:00Z">
        <w:r w:rsidR="00E23FCD" w:rsidRPr="00E23FCD">
          <w:rPr>
            <w:rFonts w:ascii="LG Smart UI Regular" w:hAnsi="LG Smart UI Regular"/>
          </w:rPr>
          <w:t xml:space="preserve">'s cargo within South Korea and Japan at the request of the </w:t>
        </w:r>
      </w:ins>
      <w:ins w:id="44" w:author="최규현 (Kyoohyun Choi)" w:date="2024-06-18T10:16:00Z">
        <w:r w:rsidR="00E23FCD">
          <w:rPr>
            <w:rFonts w:ascii="LG Smart UI Regular" w:hAnsi="LG Smart UI Regular"/>
          </w:rPr>
          <w:t xml:space="preserve">Party </w:t>
        </w:r>
      </w:ins>
      <w:ins w:id="45" w:author="최규현 (Kyoohyun Choi)" w:date="2024-06-18T10:17:00Z">
        <w:r w:rsidR="00E23FCD">
          <w:rPr>
            <w:rFonts w:ascii="LG Smart UI Regular" w:hAnsi="LG Smart UI Regular"/>
          </w:rPr>
          <w:t>A</w:t>
        </w:r>
      </w:ins>
      <w:ins w:id="46" w:author="최규현 (Kyoohyun Choi)" w:date="2024-06-18T10:11:00Z">
        <w:r w:rsidR="00E23FCD" w:rsidRPr="00E23FCD">
          <w:rPr>
            <w:rFonts w:ascii="LG Smart UI Regular" w:hAnsi="LG Smart UI Regular"/>
          </w:rPr>
          <w:t>.</w:t>
        </w:r>
      </w:ins>
    </w:p>
    <w:p w14:paraId="3954918F" w14:textId="56ACD9AF" w:rsidR="00E23FCD" w:rsidRPr="00E23FCD" w:rsidRDefault="0069736D" w:rsidP="00E23FCD">
      <w:pPr>
        <w:ind w:leftChars="200" w:left="420"/>
        <w:rPr>
          <w:ins w:id="47" w:author="최규현 (Kyoohyun Choi)" w:date="2024-06-18T10:11:00Z"/>
          <w:rFonts w:ascii="LG Smart UI Regular" w:hAnsi="LG Smart UI Regular"/>
        </w:rPr>
      </w:pPr>
      <w:ins w:id="48" w:author="최규현 (Kyoohyun Choi)" w:date="2024-06-18T10:18:00Z">
        <w:r>
          <w:rPr>
            <w:rFonts w:ascii="LG Smart UI Regular" w:hAnsi="LG Smart UI Regular"/>
          </w:rPr>
          <w:t xml:space="preserve">3. </w:t>
        </w:r>
      </w:ins>
      <w:ins w:id="49" w:author="최규현 (Kyoohyun Choi)" w:date="2024-06-18T10:11:00Z">
        <w:r w:rsidR="00E23FCD" w:rsidRPr="00E23FCD">
          <w:rPr>
            <w:rFonts w:ascii="LG Smart UI Regular" w:hAnsi="LG Smart UI Regular"/>
          </w:rPr>
          <w:t xml:space="preserve">The </w:t>
        </w:r>
      </w:ins>
      <w:ins w:id="50" w:author="최규현 (Kyoohyun Choi)" w:date="2024-06-18T10:16:00Z">
        <w:r w:rsidR="00E23FCD">
          <w:rPr>
            <w:rFonts w:ascii="LG Smart UI Regular" w:hAnsi="LG Smart UI Regular"/>
          </w:rPr>
          <w:t>Party B</w:t>
        </w:r>
      </w:ins>
      <w:ins w:id="51" w:author="최규현 (Kyoohyun Choi)" w:date="2024-06-18T10:11:00Z">
        <w:r w:rsidR="00E23FCD" w:rsidRPr="00E23FCD">
          <w:rPr>
            <w:rFonts w:ascii="LG Smart UI Regular" w:hAnsi="LG Smart UI Regular"/>
          </w:rPr>
          <w:t xml:space="preserve"> shall diligently and faithfully store the goods as they were received, exercising the care of a prudent manager. Any changes in storage location or facilities, mixing with other cargo, or transfer to a third party require prior written consent from the </w:t>
        </w:r>
      </w:ins>
      <w:ins w:id="52" w:author="최규현 (Kyoohyun Choi)" w:date="2024-06-18T10:16:00Z">
        <w:r w:rsidR="00E23FCD">
          <w:rPr>
            <w:rFonts w:ascii="LG Smart UI Regular" w:hAnsi="LG Smart UI Regular"/>
          </w:rPr>
          <w:t xml:space="preserve">Party </w:t>
        </w:r>
      </w:ins>
      <w:ins w:id="53" w:author="최규현 (Kyoohyun Choi)" w:date="2024-06-18T10:18:00Z">
        <w:r>
          <w:rPr>
            <w:rFonts w:ascii="맑은 고딕" w:eastAsia="맑은 고딕" w:hAnsi="맑은 고딕" w:cs="맑은 고딕" w:hint="eastAsia"/>
            <w:lang w:eastAsia="ko-KR"/>
          </w:rPr>
          <w:t>A</w:t>
        </w:r>
      </w:ins>
      <w:ins w:id="54" w:author="최규현 (Kyoohyun Choi)" w:date="2024-06-18T10:11:00Z">
        <w:r w:rsidR="00E23FCD" w:rsidRPr="00E23FCD">
          <w:rPr>
            <w:rFonts w:ascii="LG Smart UI Regular" w:hAnsi="LG Smart UI Regular"/>
          </w:rPr>
          <w:t>.</w:t>
        </w:r>
      </w:ins>
    </w:p>
    <w:p w14:paraId="2ED53878" w14:textId="67E53011" w:rsidR="00E23FCD" w:rsidRPr="00E23FCD" w:rsidRDefault="0069736D" w:rsidP="00E23FCD">
      <w:pPr>
        <w:ind w:leftChars="200" w:left="420"/>
        <w:rPr>
          <w:ins w:id="55" w:author="최규현 (Kyoohyun Choi)" w:date="2024-06-18T10:11:00Z"/>
          <w:rFonts w:ascii="LG Smart UI Regular" w:hAnsi="LG Smart UI Regular"/>
        </w:rPr>
      </w:pPr>
      <w:ins w:id="56" w:author="최규현 (Kyoohyun Choi)" w:date="2024-06-18T10:18:00Z">
        <w:r>
          <w:rPr>
            <w:rFonts w:ascii="LG Smart UI Regular" w:hAnsi="LG Smart UI Regular"/>
          </w:rPr>
          <w:t xml:space="preserve">4. </w:t>
        </w:r>
      </w:ins>
      <w:ins w:id="57" w:author="최규현 (Kyoohyun Choi)" w:date="2024-06-18T10:11:00Z">
        <w:r w:rsidR="00E23FCD" w:rsidRPr="00E23FCD">
          <w:rPr>
            <w:rFonts w:ascii="LG Smart UI Regular" w:hAnsi="LG Smart UI Regular"/>
          </w:rPr>
          <w:t xml:space="preserve">The </w:t>
        </w:r>
      </w:ins>
      <w:ins w:id="58" w:author="최규현 (Kyoohyun Choi)" w:date="2024-06-18T10:16:00Z">
        <w:r w:rsidR="00E23FCD">
          <w:rPr>
            <w:rFonts w:ascii="LG Smart UI Regular" w:hAnsi="LG Smart UI Regular"/>
          </w:rPr>
          <w:t>Party B</w:t>
        </w:r>
      </w:ins>
      <w:ins w:id="59" w:author="최규현 (Kyoohyun Choi)" w:date="2024-06-18T10:11:00Z">
        <w:r w:rsidR="00E23FCD" w:rsidRPr="00E23FCD">
          <w:rPr>
            <w:rFonts w:ascii="LG Smart UI Regular" w:hAnsi="LG Smart UI Regular"/>
          </w:rPr>
          <w:t xml:space="preserve"> shall, at its own expense, obtain fire insurance for the stored goods with the </w:t>
        </w:r>
      </w:ins>
      <w:ins w:id="60" w:author="최규현 (Kyoohyun Choi)" w:date="2024-06-18T10:16:00Z">
        <w:r w:rsidR="00E23FCD">
          <w:rPr>
            <w:rFonts w:ascii="LG Smart UI Regular" w:hAnsi="LG Smart UI Regular"/>
          </w:rPr>
          <w:t xml:space="preserve">Party </w:t>
        </w:r>
      </w:ins>
      <w:ins w:id="61" w:author="최규현 (Kyoohyun Choi)" w:date="2024-06-18T10:19:00Z">
        <w:r>
          <w:rPr>
            <w:rFonts w:ascii="LG Smart UI Regular" w:hAnsi="LG Smart UI Regular"/>
          </w:rPr>
          <w:t>A</w:t>
        </w:r>
      </w:ins>
      <w:ins w:id="62" w:author="최규현 (Kyoohyun Choi)" w:date="2024-06-18T10:11:00Z">
        <w:r w:rsidR="00E23FCD" w:rsidRPr="00E23FCD">
          <w:rPr>
            <w:rFonts w:ascii="LG Smart UI Regular" w:hAnsi="LG Smart UI Regular"/>
          </w:rPr>
          <w:t xml:space="preserve"> as the insured and provide the insurance certificate to the </w:t>
        </w:r>
      </w:ins>
      <w:ins w:id="63" w:author="최규현 (Kyoohyun Choi)" w:date="2024-06-18T10:16:00Z">
        <w:r w:rsidR="00E23FCD">
          <w:rPr>
            <w:rFonts w:ascii="LG Smart UI Regular" w:hAnsi="LG Smart UI Regular"/>
          </w:rPr>
          <w:t xml:space="preserve">Party </w:t>
        </w:r>
      </w:ins>
      <w:ins w:id="64" w:author="최규현 (Kyoohyun Choi)" w:date="2024-06-18T10:19:00Z">
        <w:r>
          <w:rPr>
            <w:rFonts w:ascii="LG Smart UI Regular" w:hAnsi="LG Smart UI Regular"/>
          </w:rPr>
          <w:t>A</w:t>
        </w:r>
      </w:ins>
      <w:ins w:id="65" w:author="최규현 (Kyoohyun Choi)" w:date="2024-06-18T10:11:00Z">
        <w:r w:rsidR="00E23FCD" w:rsidRPr="00E23FCD">
          <w:rPr>
            <w:rFonts w:ascii="LG Smart UI Regular" w:hAnsi="LG Smart UI Regular"/>
          </w:rPr>
          <w:t>.</w:t>
        </w:r>
      </w:ins>
    </w:p>
    <w:p w14:paraId="0929549B" w14:textId="7EFA8FC5" w:rsidR="00E23FCD" w:rsidRDefault="0069736D" w:rsidP="00E23FCD">
      <w:pPr>
        <w:ind w:leftChars="200" w:left="420"/>
        <w:rPr>
          <w:ins w:id="66" w:author="최규현 (Kyoohyun Choi)" w:date="2024-06-18T10:11:00Z"/>
          <w:rFonts w:ascii="LG Smart UI Regular" w:hAnsi="LG Smart UI Regular"/>
        </w:rPr>
      </w:pPr>
      <w:ins w:id="67" w:author="최규현 (Kyoohyun Choi)" w:date="2024-06-18T10:19:00Z">
        <w:r>
          <w:rPr>
            <w:rFonts w:ascii="LG Smart UI Regular" w:hAnsi="LG Smart UI Regular"/>
          </w:rPr>
          <w:t xml:space="preserve">5. </w:t>
        </w:r>
      </w:ins>
      <w:ins w:id="68" w:author="최규현 (Kyoohyun Choi)" w:date="2024-06-18T10:11:00Z">
        <w:r w:rsidR="00E23FCD" w:rsidRPr="00E23FCD">
          <w:rPr>
            <w:rFonts w:ascii="LG Smart UI Regular" w:hAnsi="LG Smart UI Regular"/>
          </w:rPr>
          <w:t xml:space="preserve">The </w:t>
        </w:r>
      </w:ins>
      <w:ins w:id="69" w:author="최규현 (Kyoohyun Choi)" w:date="2024-06-18T10:16:00Z">
        <w:r w:rsidR="00E23FCD">
          <w:rPr>
            <w:rFonts w:ascii="LG Smart UI Regular" w:hAnsi="LG Smart UI Regular"/>
          </w:rPr>
          <w:t>Party B</w:t>
        </w:r>
      </w:ins>
      <w:ins w:id="70" w:author="최규현 (Kyoohyun Choi)" w:date="2024-06-18T10:11:00Z">
        <w:r w:rsidR="00E23FCD" w:rsidRPr="00E23FCD">
          <w:rPr>
            <w:rFonts w:ascii="LG Smart UI Regular" w:hAnsi="LG Smart UI Regular"/>
          </w:rPr>
          <w:t xml:space="preserve"> may release the goods only upon receiving shipping instructions from the </w:t>
        </w:r>
      </w:ins>
      <w:ins w:id="71" w:author="최규현 (Kyoohyun Choi)" w:date="2024-06-18T10:16:00Z">
        <w:r w:rsidR="00E23FCD">
          <w:rPr>
            <w:rFonts w:ascii="LG Smart UI Regular" w:hAnsi="LG Smart UI Regular"/>
          </w:rPr>
          <w:t xml:space="preserve">Party </w:t>
        </w:r>
      </w:ins>
      <w:ins w:id="72" w:author="최규현 (Kyoohyun Choi)" w:date="2024-06-18T10:19:00Z">
        <w:r>
          <w:rPr>
            <w:rFonts w:ascii="LG Smart UI Regular" w:hAnsi="LG Smart UI Regular"/>
          </w:rPr>
          <w:t>A</w:t>
        </w:r>
      </w:ins>
      <w:ins w:id="73" w:author="최규현 (Kyoohyun Choi)" w:date="2024-06-18T10:11:00Z">
        <w:r w:rsidR="00E23FCD" w:rsidRPr="00E23FCD">
          <w:rPr>
            <w:rFonts w:ascii="LG Smart UI Regular" w:hAnsi="LG Smart UI Regular"/>
          </w:rPr>
          <w:t>.</w:t>
        </w:r>
      </w:ins>
      <w:commentRangeEnd w:id="5"/>
      <w:ins w:id="74" w:author="최규현 (Kyoohyun Choi)" w:date="2024-06-18T10:20:00Z">
        <w:r w:rsidR="00591CDD">
          <w:rPr>
            <w:rStyle w:val="a7"/>
          </w:rPr>
          <w:commentReference w:id="5"/>
        </w:r>
      </w:ins>
    </w:p>
    <w:p w14:paraId="2DD43292" w14:textId="77777777" w:rsidR="00E23FCD" w:rsidRPr="00070E29" w:rsidRDefault="00E23FCD" w:rsidP="00E23FCD">
      <w:pPr>
        <w:ind w:leftChars="200" w:left="420"/>
        <w:rPr>
          <w:rFonts w:ascii="LG Smart UI Regular" w:hAnsi="LG Smart UI Regular"/>
        </w:rPr>
      </w:pPr>
    </w:p>
    <w:p w14:paraId="18494D6E" w14:textId="77777777"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4 Rights and Obligations of Party B</w:t>
      </w:r>
    </w:p>
    <w:p w14:paraId="4F2C2EBB" w14:textId="09E893C1" w:rsidR="000D22DC" w:rsidRPr="00070E29" w:rsidRDefault="000D22DC" w:rsidP="00E23FCD">
      <w:pPr>
        <w:ind w:leftChars="200" w:left="420"/>
        <w:rPr>
          <w:rFonts w:ascii="LG Smart UI Regular" w:hAnsi="LG Smart UI Regular"/>
        </w:rPr>
      </w:pPr>
      <w:r w:rsidRPr="00070E29">
        <w:rPr>
          <w:rFonts w:ascii="LG Smart UI Regular" w:eastAsia="LG Smart UI Regular" w:hAnsi="LG Smart UI Regular"/>
          <w:b/>
          <w:bCs/>
        </w:rPr>
        <w:t>1.</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B shall provide Party A with information systems and supporting information services, and Party B shall ensure that the information technology services provided comply with relevant national regulations and standards.</w:t>
      </w:r>
    </w:p>
    <w:p w14:paraId="64BC1BBF" w14:textId="77777777" w:rsidR="00070E29" w:rsidRDefault="00070E29" w:rsidP="00E23FCD">
      <w:pPr>
        <w:ind w:leftChars="200" w:left="420"/>
        <w:rPr>
          <w:rFonts w:ascii="LG Smart UI Regular" w:hAnsi="LG Smart UI Regular"/>
          <w:b/>
          <w:bCs/>
        </w:rPr>
      </w:pPr>
    </w:p>
    <w:p w14:paraId="6D09977E" w14:textId="415E9663" w:rsidR="000D22DC" w:rsidRPr="00070E29" w:rsidRDefault="000D22DC" w:rsidP="00E23FCD">
      <w:pPr>
        <w:ind w:leftChars="200" w:left="420"/>
        <w:rPr>
          <w:rFonts w:ascii="LG Smart UI Regular" w:hAnsi="LG Smart UI Regular"/>
        </w:rPr>
      </w:pPr>
      <w:r w:rsidRPr="00070E29">
        <w:rPr>
          <w:rFonts w:ascii="LG Smart UI Regular" w:eastAsia="LG Smart UI Regular" w:hAnsi="LG Smart UI Regular"/>
          <w:b/>
          <w:bCs/>
        </w:rPr>
        <w:t>2.</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When Party B receives the goods from Party A, it shall check the appearance and quantity of the goods. If Party B discovers during acceptance that the goods actually delivered by the customer are inconsistent with the Party A’s declaration, including but not limited to quantity, weight, size, etc., Party B shall immediately notify Party A, and Party A shall confirm the condition of the goods within </w:t>
      </w:r>
      <w:commentRangeStart w:id="75"/>
      <w:r w:rsidRPr="000D22DC">
        <w:rPr>
          <w:rFonts w:ascii="LG Smart UI Regular" w:eastAsia="LG Smart UI Regular" w:hAnsi="LG Smart UI Regular"/>
        </w:rPr>
        <w:t>2 hours</w:t>
      </w:r>
      <w:commentRangeEnd w:id="75"/>
      <w:r w:rsidR="00EA223F">
        <w:rPr>
          <w:rStyle w:val="a7"/>
        </w:rPr>
        <w:commentReference w:id="75"/>
      </w:r>
      <w:r w:rsidRPr="000D22DC">
        <w:rPr>
          <w:rFonts w:ascii="LG Smart UI Regular" w:eastAsia="LG Smart UI Regular" w:hAnsi="LG Smart UI Regular"/>
        </w:rPr>
        <w:t>. If Party A fails to raise objections within the aforementioned time limit, the actual condition of the received goods that is recorded by Party B shall prevail.</w:t>
      </w:r>
    </w:p>
    <w:p w14:paraId="3DCDE9F7" w14:textId="77777777" w:rsidR="00070E29" w:rsidRDefault="00070E29" w:rsidP="00E23FCD">
      <w:pPr>
        <w:ind w:leftChars="200" w:left="420"/>
        <w:rPr>
          <w:rFonts w:ascii="LG Smart UI Regular" w:hAnsi="LG Smart UI Regular"/>
          <w:b/>
          <w:bCs/>
        </w:rPr>
      </w:pPr>
    </w:p>
    <w:p w14:paraId="2405BBA1" w14:textId="1F8148AD" w:rsidR="000D22DC" w:rsidRPr="00070E29" w:rsidRDefault="000D22DC" w:rsidP="00E23FCD">
      <w:pPr>
        <w:ind w:leftChars="200" w:left="420"/>
        <w:rPr>
          <w:rFonts w:ascii="LG Smart UI Regular" w:hAnsi="LG Smart UI Regular"/>
        </w:rPr>
      </w:pPr>
      <w:r w:rsidRPr="00070E29">
        <w:rPr>
          <w:rFonts w:ascii="LG Smart UI Regular" w:eastAsia="LG Smart UI Regular" w:hAnsi="LG Smart UI Regular"/>
          <w:b/>
          <w:bCs/>
        </w:rPr>
        <w:t>3.</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B shall be responsible for the storage and custody of the goods from the time it receives the goods from Party A to the time it delivers the goods to the carrier for transportation (excluding the period for loading and unloading goods during the handover).</w:t>
      </w:r>
    </w:p>
    <w:p w14:paraId="47B8D5F3" w14:textId="77777777" w:rsidR="00070E29" w:rsidRDefault="00070E29" w:rsidP="00E23FCD">
      <w:pPr>
        <w:ind w:leftChars="200" w:left="420"/>
        <w:rPr>
          <w:rFonts w:ascii="LG Smart UI Regular" w:hAnsi="LG Smart UI Regular"/>
          <w:b/>
          <w:bCs/>
        </w:rPr>
      </w:pPr>
    </w:p>
    <w:p w14:paraId="0AFBD6E6" w14:textId="3DA9FA5F"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4.</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 xml:space="preserve">When the goods are in custody of Party B, if Party B discovers that the goods have deteriorated, or show other abnormalities, it shall immediately notify Party A. Party A shall provide a disposal plan within </w:t>
      </w:r>
      <w:r w:rsidR="00963A03">
        <w:rPr>
          <w:rFonts w:ascii="LG Smart UI Regular" w:hAnsi="LG Smart UI Regular" w:hint="eastAsia"/>
        </w:rPr>
        <w:t>7</w:t>
      </w:r>
      <w:r w:rsidRPr="000D22DC">
        <w:rPr>
          <w:rFonts w:ascii="LG Smart UI Regular" w:eastAsia="LG Smart UI Regular" w:hAnsi="LG Smart UI Regular"/>
        </w:rPr>
        <w:t>working days upon receiving the notice. In case of emergency, which endangers the safety of the warehouses or other goods in storage, Party B shall take timely measures to deal with the goods so as to avoid further losses.</w:t>
      </w:r>
    </w:p>
    <w:p w14:paraId="7CE7FC23" w14:textId="77777777" w:rsidR="00070E29" w:rsidRDefault="00070E29" w:rsidP="00E23FCD">
      <w:pPr>
        <w:ind w:leftChars="200" w:left="420"/>
        <w:rPr>
          <w:rFonts w:ascii="LG Smart UI Regular" w:hAnsi="LG Smart UI Regular"/>
          <w:b/>
          <w:bCs/>
        </w:rPr>
      </w:pPr>
    </w:p>
    <w:p w14:paraId="7A6FED00" w14:textId="7C8EC0C1" w:rsidR="000D22DC" w:rsidRPr="000D22DC" w:rsidRDefault="000D22DC" w:rsidP="00E23FCD">
      <w:pPr>
        <w:ind w:leftChars="200" w:left="420"/>
        <w:rPr>
          <w:rFonts w:ascii="LG Smart UI Regular" w:eastAsia="LG Smart UI Regular" w:hAnsi="LG Smart UI Regular"/>
        </w:rPr>
      </w:pPr>
      <w:commentRangeStart w:id="76"/>
      <w:r w:rsidRPr="00070E29">
        <w:rPr>
          <w:rFonts w:ascii="LG Smart UI Regular" w:eastAsia="LG Smart UI Regular" w:hAnsi="LG Smart UI Regular"/>
          <w:b/>
          <w:bCs/>
        </w:rPr>
        <w:t>5.</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During the storage, custody, and transportation of goods, </w:t>
      </w:r>
      <w:del w:id="77" w:author="최규현 (Kyoohyun Choi)" w:date="2024-06-18T09:18:00Z">
        <w:r w:rsidR="00323809" w:rsidRPr="00C20A99" w:rsidDel="00323809">
          <w:rPr>
            <w:rFonts w:ascii="LG Smart UI Regular" w:eastAsia="LG Smart UI Regular" w:hAnsi="LG Smart UI Regular" w:hint="eastAsia"/>
            <w:lang w:eastAsia="ko-KR"/>
          </w:rPr>
          <w:delText>t</w:delText>
        </w:r>
        <w:r w:rsidR="00C20A99" w:rsidRPr="00C20A99" w:rsidDel="00323809">
          <w:rPr>
            <w:rFonts w:ascii="LG Smart UI Regular" w:eastAsia="LG Smart UI Regular" w:hAnsi="LG Smart UI Regular" w:hint="eastAsia"/>
            <w:lang w:eastAsia="ko-KR"/>
          </w:rPr>
          <w:delText>he scope of compensation shall be determined after consultation between the two parties</w:delText>
        </w:r>
        <w:r w:rsidRPr="000D22DC" w:rsidDel="00323809">
          <w:rPr>
            <w:rFonts w:ascii="LG Smart UI Regular" w:eastAsia="LG Smart UI Regular" w:hAnsi="LG Smart UI Regular" w:hint="eastAsia"/>
            <w:lang w:eastAsia="ko-KR"/>
          </w:rPr>
          <w:delText xml:space="preserve"> according to the declared value of the goods at the destination port </w:delText>
        </w:r>
      </w:del>
      <w:ins w:id="78" w:author="최규현 (Kyoohyun Choi)" w:date="2024-06-18T09:18:00Z">
        <w:r w:rsidR="00323809">
          <w:rPr>
            <w:rFonts w:ascii="LG Smart UI Regular" w:eastAsia="LG Smart UI Regular" w:hAnsi="LG Smart UI Regular" w:hint="eastAsia"/>
            <w:lang w:eastAsia="ko-KR"/>
          </w:rPr>
          <w:t>P</w:t>
        </w:r>
        <w:r w:rsidR="00323809">
          <w:rPr>
            <w:rFonts w:ascii="LG Smart UI Regular" w:eastAsia="LG Smart UI Regular" w:hAnsi="LG Smart UI Regular"/>
            <w:lang w:eastAsia="ko-KR"/>
          </w:rPr>
          <w:t xml:space="preserve">arty B shall bear full responsibility </w:t>
        </w:r>
      </w:ins>
      <w:r w:rsidRPr="000D22DC">
        <w:rPr>
          <w:rFonts w:ascii="LG Smart UI Regular" w:eastAsia="LG Smart UI Regular" w:hAnsi="LG Smart UI Regular"/>
        </w:rPr>
        <w:t>for any loss, missing, deterioration, contamination, or damage of such goods due to Party B's fault.</w:t>
      </w:r>
      <w:commentRangeEnd w:id="76"/>
      <w:r w:rsidR="00F902A0">
        <w:rPr>
          <w:rStyle w:val="a7"/>
        </w:rPr>
        <w:commentReference w:id="76"/>
      </w:r>
    </w:p>
    <w:p w14:paraId="7E330DC6" w14:textId="77777777" w:rsidR="00070E29" w:rsidRDefault="00070E29" w:rsidP="00E23FCD">
      <w:pPr>
        <w:ind w:leftChars="200" w:left="420"/>
        <w:rPr>
          <w:rFonts w:ascii="LG Smart UI Regular" w:hAnsi="LG Smart UI Regular"/>
          <w:b/>
          <w:bCs/>
        </w:rPr>
      </w:pPr>
    </w:p>
    <w:p w14:paraId="32E402BA" w14:textId="6AC0B6D6"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6</w:t>
      </w:r>
      <w:r w:rsidRPr="000D22DC">
        <w:rPr>
          <w:rFonts w:ascii="LG Smart UI Regular" w:eastAsia="LG Smart UI Regular" w:hAnsi="LG Smart UI Regular"/>
        </w:rPr>
        <w:t>.</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B shall neither be liable for any physic</w:t>
      </w:r>
      <w:bookmarkStart w:id="79" w:name="_GoBack"/>
      <w:bookmarkEnd w:id="79"/>
      <w:r w:rsidRPr="000D22DC">
        <w:rPr>
          <w:rFonts w:ascii="LG Smart UI Regular" w:eastAsia="LG Smart UI Regular" w:hAnsi="LG Smart UI Regular"/>
        </w:rPr>
        <w:t>al or chemical changes or reasonable losses caused by the goods themselves when they are in custody of Party B, nor for any loss, missing, deterioration, contamination, or damage of the goods after the consignee signs for them. In addition, Party B shall not be liable for any indirect loss or damage caused by the goods.</w:t>
      </w:r>
    </w:p>
    <w:p w14:paraId="488C3DE4" w14:textId="77777777" w:rsidR="00070E29" w:rsidRDefault="00070E29" w:rsidP="00E23FCD">
      <w:pPr>
        <w:ind w:leftChars="200" w:left="420"/>
        <w:rPr>
          <w:rFonts w:ascii="LG Smart UI Regular" w:hAnsi="LG Smart UI Regular"/>
          <w:b/>
          <w:bCs/>
        </w:rPr>
      </w:pPr>
    </w:p>
    <w:p w14:paraId="48D28360" w14:textId="0B7DB3BE"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7.</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B shall be responsible for timely shipment. If the goods cannot be dispatched and shipped out of the warehouse on schedule, or are delivered to the wrong destination due to Party B's fault, Party B shall make timely rectification by taking back the goods and delivering them to the correct consignee free of charge, or bearing the cost of reshipping.</w:t>
      </w:r>
      <w:ins w:id="80" w:author="최규현 (Kyoohyun Choi)" w:date="2024-06-18T09:19:00Z">
        <w:r w:rsidR="0024603F">
          <w:rPr>
            <w:rFonts w:ascii="LG Smart UI Regular" w:eastAsia="LG Smart UI Regular" w:hAnsi="LG Smart UI Regular"/>
          </w:rPr>
          <w:t xml:space="preserve"> </w:t>
        </w:r>
      </w:ins>
      <w:ins w:id="81" w:author="최규현 (Kyoohyun Choi)" w:date="2024-06-18T09:20:00Z">
        <w:r w:rsidR="0024603F" w:rsidRPr="0024603F">
          <w:rPr>
            <w:rFonts w:ascii="LG Smart UI Regular" w:eastAsia="LG Smart UI Regular" w:hAnsi="LG Smart UI Regular"/>
          </w:rPr>
          <w:t>Party B shall fully compensate Party A for any damages incurred due to delayed delivery</w:t>
        </w:r>
      </w:ins>
      <w:ins w:id="82" w:author="최규현 (Kyoohyun Choi)" w:date="2024-06-18T09:22:00Z">
        <w:r w:rsidR="00985EFA">
          <w:rPr>
            <w:rFonts w:ascii="LG Smart UI Regular" w:eastAsia="LG Smart UI Regular" w:hAnsi="LG Smart UI Regular"/>
          </w:rPr>
          <w:t xml:space="preserve"> or</w:t>
        </w:r>
      </w:ins>
      <w:ins w:id="83" w:author="최규현 (Kyoohyun Choi)" w:date="2024-06-18T09:21:00Z">
        <w:r w:rsidR="00985EFA">
          <w:rPr>
            <w:rFonts w:ascii="LG Smart UI Regular" w:eastAsia="LG Smart UI Regular" w:hAnsi="LG Smart UI Regular"/>
          </w:rPr>
          <w:t xml:space="preserve"> </w:t>
        </w:r>
      </w:ins>
      <w:ins w:id="84" w:author="최규현 (Kyoohyun Choi)" w:date="2024-06-18T09:20:00Z">
        <w:r w:rsidR="0024603F" w:rsidRPr="0024603F">
          <w:rPr>
            <w:rFonts w:ascii="LG Smart UI Regular" w:eastAsia="LG Smart UI Regular" w:hAnsi="LG Smart UI Regular"/>
          </w:rPr>
          <w:t>incorrect delivery</w:t>
        </w:r>
      </w:ins>
      <w:ins w:id="85" w:author="최규현 (Kyoohyun Choi)" w:date="2024-06-18T09:21:00Z">
        <w:r w:rsidR="00985EFA">
          <w:rPr>
            <w:rFonts w:ascii="LG Smart UI Regular" w:eastAsia="LG Smart UI Regular" w:hAnsi="LG Smart UI Regular"/>
          </w:rPr>
          <w:t xml:space="preserve"> </w:t>
        </w:r>
      </w:ins>
      <w:ins w:id="86" w:author="최규현 (Kyoohyun Choi)" w:date="2024-06-18T09:22:00Z">
        <w:r w:rsidR="00985EFA">
          <w:rPr>
            <w:rFonts w:ascii="LG Smart UI Regular" w:eastAsia="LG Smart UI Regular" w:hAnsi="LG Smart UI Regular"/>
            <w:lang w:eastAsia="ko-KR"/>
          </w:rPr>
          <w:t>caused by Party B's fault</w:t>
        </w:r>
      </w:ins>
      <w:ins w:id="87" w:author="최규현 (Kyoohyun Choi)" w:date="2024-06-18T09:20:00Z">
        <w:r w:rsidR="0024603F" w:rsidRPr="0024603F">
          <w:rPr>
            <w:rFonts w:ascii="LG Smart UI Regular" w:eastAsia="LG Smart UI Regular" w:hAnsi="LG Smart UI Regular"/>
          </w:rPr>
          <w:t>.</w:t>
        </w:r>
      </w:ins>
    </w:p>
    <w:p w14:paraId="26CCBF30" w14:textId="77777777" w:rsidR="00070E29" w:rsidRDefault="00070E29" w:rsidP="00E23FCD">
      <w:pPr>
        <w:ind w:leftChars="200" w:left="420"/>
        <w:rPr>
          <w:rFonts w:ascii="LG Smart UI Regular" w:hAnsi="LG Smart UI Regular"/>
          <w:b/>
          <w:bCs/>
        </w:rPr>
      </w:pPr>
    </w:p>
    <w:p w14:paraId="4F06C6D3" w14:textId="134361AC" w:rsidR="000D22DC" w:rsidRPr="000D22DC" w:rsidRDefault="00C20A99" w:rsidP="00E23FCD">
      <w:pPr>
        <w:ind w:leftChars="200" w:left="420"/>
        <w:rPr>
          <w:rFonts w:ascii="LG Smart UI Regular" w:eastAsia="LG Smart UI Regular" w:hAnsi="LG Smart UI Regular"/>
        </w:rPr>
      </w:pPr>
      <w:r>
        <w:rPr>
          <w:rFonts w:ascii="LG Smart UI Regular" w:hAnsi="LG Smart UI Regular" w:hint="eastAsia"/>
          <w:b/>
          <w:bCs/>
        </w:rPr>
        <w:t>8</w:t>
      </w:r>
      <w:r w:rsidR="000D22DC" w:rsidRPr="00070E29">
        <w:rPr>
          <w:rFonts w:ascii="LG Smart UI Regular" w:eastAsia="LG Smart UI Regular" w:hAnsi="LG Smart UI Regular"/>
          <w:b/>
          <w:bCs/>
        </w:rPr>
        <w:t>.</w:t>
      </w:r>
      <w:r w:rsidR="006336CB" w:rsidRPr="000D22DC">
        <w:rPr>
          <w:rFonts w:ascii="LG Smart UI Regular" w:eastAsia="LG Smart UI Regular" w:hAnsi="LG Smart UI Regular"/>
        </w:rPr>
        <w:t xml:space="preserve"> </w:t>
      </w:r>
      <w:r w:rsidR="000D22DC" w:rsidRPr="000D22DC">
        <w:rPr>
          <w:rFonts w:ascii="LG Smart UI Regular" w:eastAsia="LG Smart UI Regular" w:hAnsi="LG Smart UI Regular"/>
        </w:rPr>
        <w:t xml:space="preserve">If the goods stored by Party A if Party A has not paid storage fees for more than 60 days, Party B shall have the right to terminate provision of services for such goods, and dispose of the goods at its own discretion (including but not limited to removing the goods from the shelves, handing them over to a third party for recycling, transferring them to other warehouses, destroying them, etc.). Party A shall bear the disposal costs, risks, and liabilities arising therefrom, and shall have no right to claim compensation from Party B for any losses incurred by the destruction of the goods, transfer of the goods to other warehouses, or return of the goods to </w:t>
      </w:r>
      <w:commentRangeStart w:id="88"/>
      <w:r w:rsidR="000D22DC" w:rsidRPr="000D22DC">
        <w:rPr>
          <w:rFonts w:ascii="LG Smart UI Regular" w:eastAsia="LG Smart UI Regular" w:hAnsi="LG Smart UI Regular"/>
        </w:rPr>
        <w:t>China</w:t>
      </w:r>
      <w:commentRangeEnd w:id="88"/>
      <w:r w:rsidR="004D34B5">
        <w:rPr>
          <w:rStyle w:val="a7"/>
        </w:rPr>
        <w:commentReference w:id="88"/>
      </w:r>
      <w:r w:rsidR="000D22DC" w:rsidRPr="000D22DC">
        <w:rPr>
          <w:rFonts w:ascii="LG Smart UI Regular" w:eastAsia="LG Smart UI Regular" w:hAnsi="LG Smart UI Regular"/>
        </w:rPr>
        <w:t>. For any claims against Party B by a third party, Party A shall be liable for all losses caused to Party B.</w:t>
      </w:r>
    </w:p>
    <w:p w14:paraId="0682481F" w14:textId="77777777" w:rsidR="00070E29" w:rsidRDefault="00070E29" w:rsidP="00E23FCD">
      <w:pPr>
        <w:ind w:leftChars="100" w:left="210"/>
        <w:rPr>
          <w:rFonts w:ascii="LG Smart UI Regular" w:hAnsi="LG Smart UI Regular"/>
          <w:b/>
          <w:bCs/>
          <w:sz w:val="22"/>
          <w:szCs w:val="24"/>
        </w:rPr>
      </w:pPr>
    </w:p>
    <w:p w14:paraId="0917EBE5" w14:textId="75C1579A" w:rsidR="00070E29" w:rsidRPr="00070E29" w:rsidRDefault="000D22DC" w:rsidP="00E23FCD">
      <w:pPr>
        <w:ind w:leftChars="100" w:left="210"/>
        <w:rPr>
          <w:rFonts w:ascii="LG Smart UI Regular" w:hAnsi="LG Smart UI Regular"/>
          <w:b/>
          <w:bCs/>
          <w:sz w:val="22"/>
          <w:szCs w:val="24"/>
        </w:rPr>
      </w:pPr>
      <w:r w:rsidRPr="006336CB">
        <w:rPr>
          <w:rFonts w:ascii="LG Smart UI Regular" w:eastAsia="LG Smart UI Regular" w:hAnsi="LG Smart UI Regular"/>
          <w:b/>
          <w:bCs/>
          <w:sz w:val="22"/>
          <w:szCs w:val="24"/>
        </w:rPr>
        <w:t>Article 5 Fees and Settlement Method</w:t>
      </w:r>
    </w:p>
    <w:p w14:paraId="1826DF39" w14:textId="5F511069" w:rsidR="00A777C2" w:rsidRPr="00A777C2"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1.</w:t>
      </w:r>
      <w:r w:rsidR="00A777C2" w:rsidRPr="00A777C2">
        <w:rPr>
          <w:rFonts w:ascii="LG Smart UI Regular" w:eastAsia="LG Smart UI Regular" w:hAnsi="LG Smart UI Regular"/>
        </w:rPr>
        <w:t xml:space="preserve"> A separate estimate shall be prepared and equivalent to the cost of the cargo handling fee paid by party A to party B under this Agreement.</w:t>
      </w:r>
    </w:p>
    <w:p w14:paraId="5DB8BD5D" w14:textId="264E580A" w:rsidR="000D22DC" w:rsidRPr="000D22DC" w:rsidRDefault="00A777C2" w:rsidP="00E23FCD">
      <w:pPr>
        <w:ind w:leftChars="200" w:left="420"/>
        <w:rPr>
          <w:rFonts w:ascii="LG Smart UI Regular" w:eastAsia="LG Smart UI Regular" w:hAnsi="LG Smart UI Regular"/>
        </w:rPr>
      </w:pPr>
      <w:r w:rsidRPr="00A777C2">
        <w:rPr>
          <w:rFonts w:ascii="LG Smart UI Regular" w:eastAsia="LG Smart UI Regular" w:hAnsi="LG Smart UI Regular"/>
          <w:b/>
          <w:bCs/>
        </w:rPr>
        <w:t>2</w:t>
      </w:r>
      <w:r w:rsidRPr="00A777C2">
        <w:rPr>
          <w:rFonts w:ascii="LG Smart UI Regular" w:eastAsia="LG Smart UI Regular" w:hAnsi="LG Smart UI Regular"/>
        </w:rPr>
        <w:t xml:space="preserve">. In the event of a fee other than the estimate set forth in the preceding paragraph, party A and party </w:t>
      </w:r>
      <w:r w:rsidRPr="00A777C2">
        <w:rPr>
          <w:rFonts w:ascii="LG Smart UI Regular" w:eastAsia="LG Smart UI Regular" w:hAnsi="LG Smart UI Regular"/>
        </w:rPr>
        <w:lastRenderedPageBreak/>
        <w:t>B shall decide after consultation</w:t>
      </w:r>
    </w:p>
    <w:p w14:paraId="771BB271" w14:textId="77777777" w:rsidR="00070E29" w:rsidRDefault="00070E29" w:rsidP="00E23FCD">
      <w:pPr>
        <w:rPr>
          <w:rFonts w:ascii="LG Smart UI Regular" w:hAnsi="LG Smart UI Regular"/>
          <w:b/>
          <w:bCs/>
        </w:rPr>
      </w:pPr>
    </w:p>
    <w:p w14:paraId="2CDDF5AC" w14:textId="52B449F4" w:rsidR="00070E29" w:rsidRDefault="00A777C2" w:rsidP="00E23FCD">
      <w:pPr>
        <w:ind w:leftChars="200" w:left="420"/>
        <w:rPr>
          <w:rFonts w:ascii="LG Smart UI Regular" w:hAnsi="LG Smart UI Regular"/>
          <w:b/>
          <w:bCs/>
        </w:rPr>
      </w:pPr>
      <w:r>
        <w:rPr>
          <w:rFonts w:ascii="LG Smart UI Regular" w:hAnsi="LG Smart UI Regular" w:hint="eastAsia"/>
          <w:b/>
          <w:bCs/>
        </w:rPr>
        <w:t>3</w:t>
      </w:r>
      <w:r w:rsidR="000D22DC" w:rsidRPr="00070E29">
        <w:rPr>
          <w:rFonts w:ascii="LG Smart UI Regular" w:eastAsia="LG Smart UI Regular" w:hAnsi="LG Smart UI Regular"/>
          <w:b/>
          <w:bCs/>
        </w:rPr>
        <w:t>.</w:t>
      </w:r>
      <w:r w:rsidR="006336CB" w:rsidRPr="000D22DC">
        <w:rPr>
          <w:rFonts w:ascii="LG Smart UI Regular" w:eastAsia="LG Smart UI Regular" w:hAnsi="LG Smart UI Regular"/>
        </w:rPr>
        <w:t xml:space="preserve"> </w:t>
      </w:r>
      <w:r w:rsidRPr="00A777C2">
        <w:rPr>
          <w:rFonts w:ascii="LG Smart UI Regular" w:eastAsia="LG Smart UI Regular" w:hAnsi="LG Smart UI Regular"/>
        </w:rPr>
        <w:t>Settlement Currency: Both Parties confirm that overseas warehousing fees, and related fees shall be settled in JAPAN YEN.</w:t>
      </w:r>
    </w:p>
    <w:p w14:paraId="0FA44A8E" w14:textId="7B5225C7" w:rsidR="000D22DC" w:rsidRPr="000D22DC" w:rsidRDefault="00446063" w:rsidP="00E23FCD">
      <w:pPr>
        <w:ind w:leftChars="200" w:left="420"/>
        <w:rPr>
          <w:rFonts w:ascii="LG Smart UI Regular" w:eastAsia="LG Smart UI Regular" w:hAnsi="LG Smart UI Regular"/>
        </w:rPr>
      </w:pPr>
      <w:del w:id="89" w:author="최규현 (Kyoohyun Choi)" w:date="2024-06-18T09:30:00Z">
        <w:r w:rsidDel="00266F1E">
          <w:rPr>
            <w:rFonts w:ascii="LG Smart UI Regular" w:hAnsi="LG Smart UI Regular" w:hint="eastAsia"/>
            <w:b/>
            <w:bCs/>
          </w:rPr>
          <w:delText>3</w:delText>
        </w:r>
      </w:del>
      <w:ins w:id="90" w:author="최규현 (Kyoohyun Choi)" w:date="2024-06-18T09:30:00Z">
        <w:r w:rsidR="00266F1E">
          <w:rPr>
            <w:rFonts w:ascii="LG Smart UI Regular" w:hAnsi="LG Smart UI Regular"/>
            <w:b/>
            <w:bCs/>
          </w:rPr>
          <w:t>4</w:t>
        </w:r>
      </w:ins>
      <w:r w:rsidR="000D22DC" w:rsidRPr="00070E29">
        <w:rPr>
          <w:rFonts w:ascii="LG Smart UI Regular" w:eastAsia="LG Smart UI Regular" w:hAnsi="LG Smart UI Regular"/>
          <w:b/>
          <w:bCs/>
        </w:rPr>
        <w:t>.</w:t>
      </w:r>
      <w:r w:rsidR="006336CB" w:rsidRPr="000D22DC">
        <w:rPr>
          <w:rFonts w:ascii="LG Smart UI Regular" w:eastAsia="LG Smart UI Regular" w:hAnsi="LG Smart UI Regular"/>
        </w:rPr>
        <w:t xml:space="preserve"> </w:t>
      </w:r>
      <w:r w:rsidR="000D22DC" w:rsidRPr="000D22DC">
        <w:rPr>
          <w:rFonts w:ascii="LG Smart UI Regular" w:eastAsia="LG Smart UI Regular" w:hAnsi="LG Smart UI Regular"/>
        </w:rPr>
        <w:t>If Party A designates a third-party payer, it shall provide Party B with the original written guarantee of entrustment and the payment confirmation stamped by the payer. In case of refusal to pay, underpayment, delay in payment, etc., Party A shall pay all fees in full within the specified payment period.</w:t>
      </w:r>
    </w:p>
    <w:p w14:paraId="162D48A8" w14:textId="77777777" w:rsidR="00070E29" w:rsidRDefault="00070E29" w:rsidP="00E23FCD">
      <w:pPr>
        <w:ind w:leftChars="200" w:left="420"/>
        <w:rPr>
          <w:rFonts w:ascii="LG Smart UI Regular" w:hAnsi="LG Smart UI Regular"/>
          <w:b/>
          <w:bCs/>
        </w:rPr>
      </w:pPr>
    </w:p>
    <w:p w14:paraId="2CD48E6F" w14:textId="124FC3D0" w:rsidR="00A777C2" w:rsidRPr="00A777C2" w:rsidRDefault="00446063" w:rsidP="00E23FCD">
      <w:pPr>
        <w:ind w:leftChars="200" w:left="420"/>
        <w:rPr>
          <w:rFonts w:ascii="LG Smart UI Regular" w:hAnsi="LG Smart UI Regular"/>
        </w:rPr>
      </w:pPr>
      <w:del w:id="91" w:author="최규현 (Kyoohyun Choi)" w:date="2024-06-18T09:30:00Z">
        <w:r w:rsidDel="00266F1E">
          <w:rPr>
            <w:rFonts w:ascii="LG Smart UI Regular" w:hAnsi="LG Smart UI Regular" w:hint="eastAsia"/>
            <w:b/>
            <w:bCs/>
          </w:rPr>
          <w:delText>4</w:delText>
        </w:r>
      </w:del>
      <w:ins w:id="92" w:author="최규현 (Kyoohyun Choi)" w:date="2024-06-18T09:30:00Z">
        <w:r w:rsidR="00266F1E">
          <w:rPr>
            <w:rFonts w:ascii="LG Smart UI Regular" w:hAnsi="LG Smart UI Regular"/>
            <w:b/>
            <w:bCs/>
          </w:rPr>
          <w:t>5</w:t>
        </w:r>
      </w:ins>
      <w:r w:rsidR="000D22DC" w:rsidRPr="00070E29">
        <w:rPr>
          <w:rFonts w:ascii="LG Smart UI Regular" w:eastAsia="LG Smart UI Regular" w:hAnsi="LG Smart UI Regular"/>
          <w:b/>
          <w:bCs/>
        </w:rPr>
        <w:t>.</w:t>
      </w:r>
      <w:r w:rsidR="006336CB" w:rsidRPr="000D22DC">
        <w:rPr>
          <w:rFonts w:ascii="LG Smart UI Regular" w:eastAsia="LG Smart UI Regular" w:hAnsi="LG Smart UI Regular"/>
        </w:rPr>
        <w:t xml:space="preserve"> </w:t>
      </w:r>
      <w:r w:rsidR="000D22DC" w:rsidRPr="000D22DC">
        <w:rPr>
          <w:rFonts w:ascii="LG Smart UI Regular" w:eastAsia="LG Smart UI Regular" w:hAnsi="LG Smart UI Regular"/>
        </w:rPr>
        <w:t xml:space="preserve">Party A shall settle the fees within </w:t>
      </w:r>
      <w:commentRangeStart w:id="93"/>
      <w:r w:rsidR="000D22DC" w:rsidRPr="000D22DC">
        <w:rPr>
          <w:rFonts w:ascii="LG Smart UI Regular" w:eastAsia="LG Smart UI Regular" w:hAnsi="LG Smart UI Regular"/>
        </w:rPr>
        <w:t>the agreed payment period</w:t>
      </w:r>
      <w:commentRangeEnd w:id="93"/>
      <w:r w:rsidR="00EB18F0">
        <w:rPr>
          <w:rStyle w:val="a7"/>
        </w:rPr>
        <w:commentReference w:id="93"/>
      </w:r>
      <w:r w:rsidR="000D22DC" w:rsidRPr="000D22DC">
        <w:rPr>
          <w:rFonts w:ascii="LG Smart UI Regular" w:eastAsia="LG Smart UI Regular" w:hAnsi="LG Smart UI Regular"/>
        </w:rPr>
        <w:t xml:space="preserve">. In the event of overdue payment, Party A shall pay Party B a penalty of </w:t>
      </w:r>
      <w:commentRangeStart w:id="94"/>
      <w:r w:rsidR="00A777C2">
        <w:rPr>
          <w:rFonts w:ascii="LG Smart UI Regular" w:hAnsi="LG Smart UI Regular" w:hint="eastAsia"/>
        </w:rPr>
        <w:t>5</w:t>
      </w:r>
      <w:r w:rsidR="000D22DC" w:rsidRPr="000D22DC">
        <w:rPr>
          <w:rFonts w:ascii="LG Smart UI Regular" w:eastAsia="LG Smart UI Regular" w:hAnsi="LG Smart UI Regular"/>
        </w:rPr>
        <w:t>%</w:t>
      </w:r>
      <w:commentRangeEnd w:id="94"/>
      <w:r w:rsidR="00A06A5A">
        <w:rPr>
          <w:rStyle w:val="a7"/>
        </w:rPr>
        <w:commentReference w:id="94"/>
      </w:r>
      <w:r w:rsidR="000D22DC" w:rsidRPr="000D22DC">
        <w:rPr>
          <w:rFonts w:ascii="LG Smart UI Regular" w:eastAsia="LG Smart UI Regular" w:hAnsi="LG Smart UI Regular"/>
        </w:rPr>
        <w:t xml:space="preserve"> of the unpaid amount for each day of delay</w:t>
      </w:r>
      <w:r w:rsidR="00A777C2">
        <w:rPr>
          <w:rFonts w:ascii="LG Smart UI Regular" w:hAnsi="LG Smart UI Regular" w:hint="eastAsia"/>
        </w:rPr>
        <w:t>.</w:t>
      </w:r>
    </w:p>
    <w:p w14:paraId="2CCCD5A5" w14:textId="03200D3A" w:rsidR="000D22DC" w:rsidRDefault="000D22DC" w:rsidP="00E23FCD">
      <w:pPr>
        <w:ind w:leftChars="200" w:left="420"/>
        <w:rPr>
          <w:ins w:id="95" w:author="최규현 (Kyoohyun Choi)" w:date="2024-06-18T09:29:00Z"/>
          <w:rFonts w:ascii="LG Smart UI Regular" w:eastAsia="LG Smart UI Regular" w:hAnsi="LG Smart UI Regular"/>
        </w:rPr>
      </w:pPr>
      <w:del w:id="96" w:author="최규현 (Kyoohyun Choi)" w:date="2024-06-18T09:24:00Z">
        <w:r w:rsidRPr="000D22DC" w:rsidDel="00A06A5A">
          <w:rPr>
            <w:rFonts w:ascii="LG Smart UI Regular" w:eastAsia="LG Smart UI Regular" w:hAnsi="LG Smart UI Regular"/>
          </w:rPr>
          <w:delText>Unless otherwise agreed in writing by both Parties, Party A shall not make any deduction or refuse to pay the fees without the consent of Party B.</w:delText>
        </w:r>
      </w:del>
    </w:p>
    <w:p w14:paraId="7FA821BD" w14:textId="7B0F30A0" w:rsidR="00736F3D" w:rsidRPr="00736F3D" w:rsidRDefault="00736F3D" w:rsidP="00E23FCD">
      <w:pPr>
        <w:ind w:leftChars="200" w:left="420"/>
        <w:rPr>
          <w:rFonts w:ascii="LG Smart UI Regular" w:hAnsi="LG Smart UI Regular"/>
        </w:rPr>
      </w:pPr>
      <w:commentRangeStart w:id="97"/>
      <w:ins w:id="98" w:author="최규현 (Kyoohyun Choi)" w:date="2024-06-18T09:29:00Z">
        <w:r w:rsidRPr="00736F3D">
          <w:rPr>
            <w:rFonts w:ascii="LG Smart UI Regular" w:hAnsi="LG Smart UI Regular"/>
          </w:rPr>
          <w:t>In the event that Party B has any obligations, such as damages compensation, owed to Party A, Party A reserves the right to deduct the corresponding amount from this fee prior to making payment.</w:t>
        </w:r>
        <w:commentRangeEnd w:id="97"/>
        <w:r>
          <w:rPr>
            <w:rStyle w:val="a7"/>
          </w:rPr>
          <w:commentReference w:id="97"/>
        </w:r>
      </w:ins>
    </w:p>
    <w:p w14:paraId="6CA665F4" w14:textId="34072305" w:rsidR="00070E29" w:rsidRDefault="00A777C2" w:rsidP="00E23FCD">
      <w:pPr>
        <w:rPr>
          <w:ins w:id="99" w:author="최규현 (Kyoohyun Choi)" w:date="2024-06-18T10:25:00Z"/>
          <w:rFonts w:ascii="LG Smart UI Regular" w:hAnsi="LG Smart UI Regular"/>
          <w:b/>
          <w:bCs/>
        </w:rPr>
      </w:pPr>
      <w:r>
        <w:rPr>
          <w:rFonts w:ascii="LG Smart UI Regular" w:hAnsi="LG Smart UI Regular" w:hint="eastAsia"/>
          <w:b/>
          <w:bCs/>
        </w:rPr>
        <w:t xml:space="preserve">   </w:t>
      </w:r>
    </w:p>
    <w:p w14:paraId="32A8487B" w14:textId="486B233A" w:rsidR="00E94ECC" w:rsidRPr="00E94ECC" w:rsidRDefault="00E94ECC" w:rsidP="00E94ECC">
      <w:pPr>
        <w:rPr>
          <w:ins w:id="100" w:author="최규현 (Kyoohyun Choi)" w:date="2024-06-18T10:26:00Z"/>
          <w:rFonts w:ascii="LG Smart UI Regular" w:hAnsi="LG Smart UI Regular"/>
          <w:bCs/>
        </w:rPr>
      </w:pPr>
      <w:commentRangeStart w:id="101"/>
      <w:ins w:id="102" w:author="최규현 (Kyoohyun Choi)" w:date="2024-06-18T10:28:00Z">
        <w:r>
          <w:rPr>
            <w:rFonts w:ascii="LG Smart UI Regular" w:hAnsi="LG Smart UI Regular"/>
            <w:bCs/>
          </w:rPr>
          <w:t xml:space="preserve">* </w:t>
        </w:r>
      </w:ins>
      <w:ins w:id="103" w:author="최규현 (Kyoohyun Choi)" w:date="2024-06-18T10:26:00Z">
        <w:r w:rsidRPr="00E94ECC">
          <w:rPr>
            <w:rFonts w:ascii="LG Smart UI Regular" w:hAnsi="LG Smart UI Regular"/>
            <w:bCs/>
          </w:rPr>
          <w:t>According to the rates specified in Article 5</w:t>
        </w:r>
        <w:r>
          <w:rPr>
            <w:rFonts w:ascii="LG Smart UI Regular" w:hAnsi="LG Smart UI Regular"/>
            <w:bCs/>
          </w:rPr>
          <w:t>.1</w:t>
        </w:r>
        <w:r w:rsidRPr="00E94ECC">
          <w:rPr>
            <w:rFonts w:ascii="LG Smart UI Regular" w:hAnsi="LG Smart UI Regular"/>
            <w:bCs/>
          </w:rPr>
          <w:t xml:space="preserve">, service fees are billed on a monthly basis. The </w:t>
        </w:r>
      </w:ins>
      <w:ins w:id="104" w:author="최규현 (Kyoohyun Choi)" w:date="2024-06-18T10:27:00Z">
        <w:r>
          <w:rPr>
            <w:rFonts w:ascii="LG Smart UI Regular" w:hAnsi="LG Smart UI Regular"/>
            <w:bCs/>
          </w:rPr>
          <w:t>Party B</w:t>
        </w:r>
      </w:ins>
      <w:ins w:id="105" w:author="최규현 (Kyoohyun Choi)" w:date="2024-06-18T10:26:00Z">
        <w:r w:rsidRPr="00E94ECC">
          <w:rPr>
            <w:rFonts w:ascii="LG Smart UI Regular" w:hAnsi="LG Smart UI Regular"/>
            <w:bCs/>
          </w:rPr>
          <w:t xml:space="preserve"> shall invoice the </w:t>
        </w:r>
      </w:ins>
      <w:ins w:id="106" w:author="최규현 (Kyoohyun Choi)" w:date="2024-06-18T10:27:00Z">
        <w:r>
          <w:rPr>
            <w:rFonts w:ascii="LG Smart UI Regular" w:hAnsi="LG Smart UI Regular"/>
            <w:bCs/>
          </w:rPr>
          <w:t>Party A</w:t>
        </w:r>
      </w:ins>
      <w:ins w:id="107" w:author="최규현 (Kyoohyun Choi)" w:date="2024-06-18T10:26:00Z">
        <w:r w:rsidRPr="00E94ECC">
          <w:rPr>
            <w:rFonts w:ascii="LG Smart UI Regular" w:hAnsi="LG Smart UI Regular"/>
            <w:bCs/>
          </w:rPr>
          <w:t xml:space="preserve"> for the costs incurred in the current month by the 10th of the following month. Upon review and agreement without dispute by the </w:t>
        </w:r>
      </w:ins>
      <w:ins w:id="108" w:author="최규현 (Kyoohyun Choi)" w:date="2024-06-18T10:27:00Z">
        <w:r>
          <w:rPr>
            <w:rFonts w:ascii="LG Smart UI Regular" w:hAnsi="LG Smart UI Regular"/>
            <w:bCs/>
          </w:rPr>
          <w:t>Party A</w:t>
        </w:r>
      </w:ins>
      <w:ins w:id="109" w:author="최규현 (Kyoohyun Choi)" w:date="2024-06-18T10:26:00Z">
        <w:r w:rsidRPr="00E94ECC">
          <w:rPr>
            <w:rFonts w:ascii="LG Smart UI Regular" w:hAnsi="LG Smart UI Regular"/>
            <w:bCs/>
          </w:rPr>
          <w:t xml:space="preserve">, payment shall be made to the </w:t>
        </w:r>
      </w:ins>
      <w:ins w:id="110" w:author="최규현 (Kyoohyun Choi)" w:date="2024-06-18T10:27:00Z">
        <w:r>
          <w:rPr>
            <w:rFonts w:ascii="LG Smart UI Regular" w:hAnsi="LG Smart UI Regular"/>
            <w:bCs/>
          </w:rPr>
          <w:t>Party B</w:t>
        </w:r>
      </w:ins>
      <w:ins w:id="111" w:author="최규현 (Kyoohyun Choi)" w:date="2024-06-18T10:26:00Z">
        <w:r w:rsidRPr="00E94ECC">
          <w:rPr>
            <w:rFonts w:ascii="LG Smart UI Regular" w:hAnsi="LG Smart UI Regular"/>
            <w:bCs/>
          </w:rPr>
          <w:t xml:space="preserve"> by the end of the following month.</w:t>
        </w:r>
      </w:ins>
    </w:p>
    <w:p w14:paraId="7CF15F49" w14:textId="77777777" w:rsidR="00E94ECC" w:rsidRPr="00E94ECC" w:rsidRDefault="00E94ECC" w:rsidP="00E94ECC">
      <w:pPr>
        <w:rPr>
          <w:ins w:id="112" w:author="최규현 (Kyoohyun Choi)" w:date="2024-06-18T10:26:00Z"/>
          <w:rFonts w:ascii="LG Smart UI Regular" w:hAnsi="LG Smart UI Regular"/>
          <w:bCs/>
        </w:rPr>
      </w:pPr>
    </w:p>
    <w:p w14:paraId="52E17418" w14:textId="4876678F" w:rsidR="00E94ECC" w:rsidRPr="00E94ECC" w:rsidRDefault="00E94ECC" w:rsidP="00E94ECC">
      <w:pPr>
        <w:rPr>
          <w:ins w:id="113" w:author="최규현 (Kyoohyun Choi)" w:date="2024-06-18T10:26:00Z"/>
          <w:rFonts w:ascii="LG Smart UI Regular" w:hAnsi="LG Smart UI Regular"/>
          <w:bCs/>
        </w:rPr>
      </w:pPr>
      <w:ins w:id="114" w:author="최규현 (Kyoohyun Choi)" w:date="2024-06-18T10:28:00Z">
        <w:r>
          <w:rPr>
            <w:rFonts w:ascii="LG Smart UI Regular" w:hAnsi="LG Smart UI Regular"/>
            <w:bCs/>
          </w:rPr>
          <w:lastRenderedPageBreak/>
          <w:t>*</w:t>
        </w:r>
        <w:r>
          <w:rPr>
            <w:rFonts w:ascii="맑은 고딕" w:eastAsia="맑은 고딕" w:hAnsi="맑은 고딕" w:cs="맑은 고딕" w:hint="eastAsia"/>
            <w:bCs/>
            <w:lang w:eastAsia="ko-KR"/>
          </w:rPr>
          <w:t xml:space="preserve"> </w:t>
        </w:r>
      </w:ins>
      <w:ins w:id="115" w:author="최규현 (Kyoohyun Choi)" w:date="2024-06-18T10:26:00Z">
        <w:r w:rsidRPr="00E94ECC">
          <w:rPr>
            <w:rFonts w:ascii="LG Smart UI Regular" w:hAnsi="LG Smart UI Regular"/>
            <w:bCs/>
          </w:rPr>
          <w:t xml:space="preserve">Upon delivery of the goods, the </w:t>
        </w:r>
      </w:ins>
      <w:ins w:id="116" w:author="최규현 (Kyoohyun Choi)" w:date="2024-06-18T10:27:00Z">
        <w:r>
          <w:rPr>
            <w:rFonts w:ascii="LG Smart UI Regular" w:hAnsi="LG Smart UI Regular"/>
            <w:bCs/>
          </w:rPr>
          <w:t>Party B</w:t>
        </w:r>
      </w:ins>
      <w:ins w:id="117" w:author="최규현 (Kyoohyun Choi)" w:date="2024-06-18T10:26:00Z">
        <w:r w:rsidRPr="00E94ECC">
          <w:rPr>
            <w:rFonts w:ascii="LG Smart UI Regular" w:hAnsi="LG Smart UI Regular"/>
            <w:bCs/>
          </w:rPr>
          <w:t xml:space="preserve"> shall receive and retain all signed receipts and transportation documentation from the recipient designated by the </w:t>
        </w:r>
      </w:ins>
      <w:ins w:id="118" w:author="최규현 (Kyoohyun Choi)" w:date="2024-06-18T10:27:00Z">
        <w:r>
          <w:rPr>
            <w:rFonts w:ascii="LG Smart UI Regular" w:hAnsi="LG Smart UI Regular"/>
            <w:bCs/>
          </w:rPr>
          <w:t>Party A</w:t>
        </w:r>
      </w:ins>
      <w:ins w:id="119" w:author="최규현 (Kyoohyun Choi)" w:date="2024-06-18T10:26:00Z">
        <w:r w:rsidRPr="00E94ECC">
          <w:rPr>
            <w:rFonts w:ascii="LG Smart UI Regular" w:hAnsi="LG Smart UI Regular"/>
            <w:bCs/>
          </w:rPr>
          <w:t xml:space="preserve">. If requested by the </w:t>
        </w:r>
      </w:ins>
      <w:ins w:id="120" w:author="최규현 (Kyoohyun Choi)" w:date="2024-06-18T10:27:00Z">
        <w:r>
          <w:rPr>
            <w:rFonts w:ascii="LG Smart UI Regular" w:hAnsi="LG Smart UI Regular"/>
            <w:bCs/>
          </w:rPr>
          <w:t>Party A</w:t>
        </w:r>
      </w:ins>
      <w:ins w:id="121" w:author="최규현 (Kyoohyun Choi)" w:date="2024-06-18T10:26:00Z">
        <w:r w:rsidRPr="00E94ECC">
          <w:rPr>
            <w:rFonts w:ascii="LG Smart UI Regular" w:hAnsi="LG Smart UI Regular"/>
            <w:bCs/>
          </w:rPr>
          <w:t xml:space="preserve">, the </w:t>
        </w:r>
      </w:ins>
      <w:ins w:id="122" w:author="최규현 (Kyoohyun Choi)" w:date="2024-06-18T10:27:00Z">
        <w:r>
          <w:rPr>
            <w:rFonts w:ascii="LG Smart UI Regular" w:hAnsi="LG Smart UI Regular"/>
            <w:bCs/>
          </w:rPr>
          <w:t>Party B</w:t>
        </w:r>
      </w:ins>
      <w:ins w:id="123" w:author="최규현 (Kyoohyun Choi)" w:date="2024-06-18T10:26:00Z">
        <w:r w:rsidRPr="00E94ECC">
          <w:rPr>
            <w:rFonts w:ascii="LG Smart UI Regular" w:hAnsi="LG Smart UI Regular"/>
            <w:bCs/>
          </w:rPr>
          <w:t xml:space="preserve"> must deliver these documents to them. The </w:t>
        </w:r>
      </w:ins>
      <w:ins w:id="124" w:author="최규현 (Kyoohyun Choi)" w:date="2024-06-18T10:27:00Z">
        <w:r>
          <w:rPr>
            <w:rFonts w:ascii="LG Smart UI Regular" w:hAnsi="LG Smart UI Regular"/>
            <w:bCs/>
          </w:rPr>
          <w:t>Party B</w:t>
        </w:r>
      </w:ins>
      <w:ins w:id="125" w:author="최규현 (Kyoohyun Choi)" w:date="2024-06-18T10:26:00Z">
        <w:r w:rsidRPr="00E94ECC">
          <w:rPr>
            <w:rFonts w:ascii="LG Smart UI Regular" w:hAnsi="LG Smart UI Regular"/>
            <w:bCs/>
          </w:rPr>
          <w:t xml:space="preserve"> assumes responsibility for any issues arising from non-receipt of the signed receipts, except in cases where it is due to the fault of the </w:t>
        </w:r>
      </w:ins>
      <w:ins w:id="126" w:author="최규현 (Kyoohyun Choi)" w:date="2024-06-18T10:27:00Z">
        <w:r>
          <w:rPr>
            <w:rFonts w:ascii="LG Smart UI Regular" w:hAnsi="LG Smart UI Regular"/>
            <w:bCs/>
          </w:rPr>
          <w:t>Party A</w:t>
        </w:r>
      </w:ins>
      <w:ins w:id="127" w:author="최규현 (Kyoohyun Choi)" w:date="2024-06-18T10:26:00Z">
        <w:r w:rsidRPr="00E94ECC">
          <w:rPr>
            <w:rFonts w:ascii="LG Smart UI Regular" w:hAnsi="LG Smart UI Regular"/>
            <w:bCs/>
          </w:rPr>
          <w:t xml:space="preserve"> or the recipient designated by the </w:t>
        </w:r>
      </w:ins>
      <w:ins w:id="128" w:author="최규현 (Kyoohyun Choi)" w:date="2024-06-18T10:27:00Z">
        <w:r>
          <w:rPr>
            <w:rFonts w:ascii="LG Smart UI Regular" w:hAnsi="LG Smart UI Regular"/>
            <w:bCs/>
          </w:rPr>
          <w:t>Party A</w:t>
        </w:r>
      </w:ins>
      <w:ins w:id="129" w:author="최규현 (Kyoohyun Choi)" w:date="2024-06-18T10:26:00Z">
        <w:r w:rsidRPr="00E94ECC">
          <w:rPr>
            <w:rFonts w:ascii="LG Smart UI Regular" w:hAnsi="LG Smart UI Regular"/>
            <w:bCs/>
          </w:rPr>
          <w:t>.</w:t>
        </w:r>
      </w:ins>
    </w:p>
    <w:p w14:paraId="2E2FB13C" w14:textId="77777777" w:rsidR="00E94ECC" w:rsidRPr="00E94ECC" w:rsidRDefault="00E94ECC" w:rsidP="00E94ECC">
      <w:pPr>
        <w:rPr>
          <w:ins w:id="130" w:author="최규현 (Kyoohyun Choi)" w:date="2024-06-18T10:26:00Z"/>
          <w:rFonts w:ascii="LG Smart UI Regular" w:hAnsi="LG Smart UI Regular"/>
          <w:bCs/>
        </w:rPr>
      </w:pPr>
    </w:p>
    <w:p w14:paraId="76AF0F94" w14:textId="34EB83E7" w:rsidR="00E94ECC" w:rsidRPr="00E94ECC" w:rsidRDefault="00E94ECC" w:rsidP="00E94ECC">
      <w:pPr>
        <w:rPr>
          <w:ins w:id="131" w:author="최규현 (Kyoohyun Choi)" w:date="2024-06-18T10:26:00Z"/>
          <w:rFonts w:ascii="LG Smart UI Regular" w:hAnsi="LG Smart UI Regular"/>
          <w:bCs/>
        </w:rPr>
      </w:pPr>
      <w:ins w:id="132" w:author="최규현 (Kyoohyun Choi)" w:date="2024-06-18T10:28:00Z">
        <w:r>
          <w:rPr>
            <w:rFonts w:ascii="LG Smart UI Regular" w:hAnsi="LG Smart UI Regular"/>
            <w:bCs/>
          </w:rPr>
          <w:t xml:space="preserve">* </w:t>
        </w:r>
      </w:ins>
      <w:ins w:id="133" w:author="최규현 (Kyoohyun Choi)" w:date="2024-06-18T10:26:00Z">
        <w:r w:rsidRPr="00E94ECC">
          <w:rPr>
            <w:rFonts w:ascii="LG Smart UI Regular" w:hAnsi="LG Smart UI Regular"/>
            <w:bCs/>
          </w:rPr>
          <w:t xml:space="preserve">If the </w:t>
        </w:r>
      </w:ins>
      <w:ins w:id="134" w:author="최규현 (Kyoohyun Choi)" w:date="2024-06-18T10:27:00Z">
        <w:r>
          <w:rPr>
            <w:rFonts w:ascii="LG Smart UI Regular" w:hAnsi="LG Smart UI Regular"/>
            <w:bCs/>
          </w:rPr>
          <w:t>Party B</w:t>
        </w:r>
      </w:ins>
      <w:ins w:id="135" w:author="최규현 (Kyoohyun Choi)" w:date="2024-06-18T10:26:00Z">
        <w:r w:rsidRPr="00E94ECC">
          <w:rPr>
            <w:rFonts w:ascii="LG Smart UI Regular" w:hAnsi="LG Smart UI Regular"/>
            <w:bCs/>
          </w:rPr>
          <w:t xml:space="preserve"> fails to submit the signed receipts and transportation documentation to the </w:t>
        </w:r>
      </w:ins>
      <w:ins w:id="136" w:author="최규현 (Kyoohyun Choi)" w:date="2024-06-18T10:27:00Z">
        <w:r>
          <w:rPr>
            <w:rFonts w:ascii="LG Smart UI Regular" w:hAnsi="LG Smart UI Regular"/>
            <w:bCs/>
          </w:rPr>
          <w:t>Party A</w:t>
        </w:r>
      </w:ins>
      <w:ins w:id="137" w:author="최규현 (Kyoohyun Choi)" w:date="2024-06-18T10:26:00Z">
        <w:r w:rsidRPr="00E94ECC">
          <w:rPr>
            <w:rFonts w:ascii="LG Smart UI Regular" w:hAnsi="LG Smart UI Regular"/>
            <w:bCs/>
          </w:rPr>
          <w:t xml:space="preserve">, the </w:t>
        </w:r>
      </w:ins>
      <w:ins w:id="138" w:author="최규현 (Kyoohyun Choi)" w:date="2024-06-18T10:27:00Z">
        <w:r>
          <w:rPr>
            <w:rFonts w:ascii="LG Smart UI Regular" w:hAnsi="LG Smart UI Regular"/>
            <w:bCs/>
          </w:rPr>
          <w:t>Party A</w:t>
        </w:r>
      </w:ins>
      <w:ins w:id="139" w:author="최규현 (Kyoohyun Choi)" w:date="2024-06-18T10:26:00Z">
        <w:r w:rsidRPr="00E94ECC">
          <w:rPr>
            <w:rFonts w:ascii="LG Smart UI Regular" w:hAnsi="LG Smart UI Regular"/>
            <w:bCs/>
          </w:rPr>
          <w:t xml:space="preserve"> may withhold payment of the transportation costs. However, this does not apply if the </w:t>
        </w:r>
      </w:ins>
      <w:ins w:id="140" w:author="최규현 (Kyoohyun Choi)" w:date="2024-06-18T10:27:00Z">
        <w:r>
          <w:rPr>
            <w:rFonts w:ascii="LG Smart UI Regular" w:hAnsi="LG Smart UI Regular"/>
            <w:bCs/>
          </w:rPr>
          <w:t>Party A</w:t>
        </w:r>
      </w:ins>
      <w:ins w:id="141" w:author="최규현 (Kyoohyun Choi)" w:date="2024-06-18T10:26:00Z">
        <w:r w:rsidRPr="00E94ECC">
          <w:rPr>
            <w:rFonts w:ascii="LG Smart UI Regular" w:hAnsi="LG Smart UI Regular"/>
            <w:bCs/>
          </w:rPr>
          <w:t xml:space="preserve"> or the designated recipient is at fault for the inability to receive the signed receipts and transportation documentation.</w:t>
        </w:r>
      </w:ins>
    </w:p>
    <w:p w14:paraId="34F5973A" w14:textId="77777777" w:rsidR="00E94ECC" w:rsidRPr="00E94ECC" w:rsidRDefault="00E94ECC" w:rsidP="00E94ECC">
      <w:pPr>
        <w:rPr>
          <w:ins w:id="142" w:author="최규현 (Kyoohyun Choi)" w:date="2024-06-18T10:26:00Z"/>
          <w:rFonts w:ascii="LG Smart UI Regular" w:hAnsi="LG Smart UI Regular"/>
          <w:bCs/>
        </w:rPr>
      </w:pPr>
    </w:p>
    <w:p w14:paraId="10D74CEA" w14:textId="2CF8B096" w:rsidR="00E94ECC" w:rsidRPr="00E94ECC" w:rsidRDefault="00E94ECC" w:rsidP="00E94ECC">
      <w:pPr>
        <w:rPr>
          <w:ins w:id="143" w:author="최규현 (Kyoohyun Choi)" w:date="2024-06-18T10:25:00Z"/>
          <w:rFonts w:ascii="LG Smart UI Regular" w:hAnsi="LG Smart UI Regular"/>
          <w:bCs/>
        </w:rPr>
      </w:pPr>
      <w:ins w:id="144" w:author="최규현 (Kyoohyun Choi)" w:date="2024-06-18T10:28:00Z">
        <w:r>
          <w:rPr>
            <w:rFonts w:ascii="LG Smart UI Regular" w:hAnsi="LG Smart UI Regular"/>
            <w:bCs/>
          </w:rPr>
          <w:t xml:space="preserve">* </w:t>
        </w:r>
      </w:ins>
      <w:ins w:id="145" w:author="최규현 (Kyoohyun Choi)" w:date="2024-06-18T10:26:00Z">
        <w:r w:rsidRPr="00E94ECC">
          <w:rPr>
            <w:rFonts w:ascii="LG Smart UI Regular" w:hAnsi="LG Smart UI Regular"/>
            <w:bCs/>
          </w:rPr>
          <w:t xml:space="preserve">In the event that the </w:t>
        </w:r>
      </w:ins>
      <w:ins w:id="146" w:author="최규현 (Kyoohyun Choi)" w:date="2024-06-18T10:27:00Z">
        <w:r>
          <w:rPr>
            <w:rFonts w:ascii="LG Smart UI Regular" w:hAnsi="LG Smart UI Regular"/>
            <w:bCs/>
          </w:rPr>
          <w:t>Party B</w:t>
        </w:r>
      </w:ins>
      <w:ins w:id="147" w:author="최규현 (Kyoohyun Choi)" w:date="2024-06-18T10:26:00Z">
        <w:r w:rsidRPr="00E94ECC">
          <w:rPr>
            <w:rFonts w:ascii="LG Smart UI Regular" w:hAnsi="LG Smart UI Regular"/>
            <w:bCs/>
          </w:rPr>
          <w:t xml:space="preserve"> fails to fulfill its obligations under this contract, the </w:t>
        </w:r>
      </w:ins>
      <w:ins w:id="148" w:author="최규현 (Kyoohyun Choi)" w:date="2024-06-18T10:27:00Z">
        <w:r>
          <w:rPr>
            <w:rFonts w:ascii="LG Smart UI Regular" w:hAnsi="LG Smart UI Regular"/>
            <w:bCs/>
          </w:rPr>
          <w:t>Party A</w:t>
        </w:r>
      </w:ins>
      <w:ins w:id="149" w:author="최규현 (Kyoohyun Choi)" w:date="2024-06-18T10:26:00Z">
        <w:r w:rsidRPr="00E94ECC">
          <w:rPr>
            <w:rFonts w:ascii="LG Smart UI Regular" w:hAnsi="LG Smart UI Regular"/>
            <w:bCs/>
          </w:rPr>
          <w:t xml:space="preserve"> may withhold all or part of the payment until the </w:t>
        </w:r>
      </w:ins>
      <w:ins w:id="150" w:author="최규현 (Kyoohyun Choi)" w:date="2024-06-18T10:27:00Z">
        <w:r>
          <w:rPr>
            <w:rFonts w:ascii="LG Smart UI Regular" w:hAnsi="LG Smart UI Regular"/>
            <w:bCs/>
          </w:rPr>
          <w:t>Party B</w:t>
        </w:r>
      </w:ins>
      <w:ins w:id="151" w:author="최규현 (Kyoohyun Choi)" w:date="2024-06-18T10:26:00Z">
        <w:r w:rsidRPr="00E94ECC">
          <w:rPr>
            <w:rFonts w:ascii="LG Smart UI Regular" w:hAnsi="LG Smart UI Regular"/>
            <w:bCs/>
          </w:rPr>
          <w:t xml:space="preserve"> fulfills these obligations.</w:t>
        </w:r>
      </w:ins>
      <w:commentRangeEnd w:id="101"/>
      <w:ins w:id="152" w:author="최규현 (Kyoohyun Choi)" w:date="2024-06-18T10:29:00Z">
        <w:r w:rsidR="005A0C88">
          <w:rPr>
            <w:rStyle w:val="a7"/>
          </w:rPr>
          <w:commentReference w:id="101"/>
        </w:r>
      </w:ins>
    </w:p>
    <w:p w14:paraId="71063A3F" w14:textId="77777777" w:rsidR="00E94ECC" w:rsidRDefault="00E94ECC" w:rsidP="00E23FCD">
      <w:pPr>
        <w:rPr>
          <w:rFonts w:ascii="LG Smart UI Regular" w:hAnsi="LG Smart UI Regular"/>
          <w:b/>
          <w:bCs/>
        </w:rPr>
      </w:pPr>
    </w:p>
    <w:p w14:paraId="5B97FB42" w14:textId="01C1FA0C" w:rsidR="000D22DC" w:rsidRPr="000D22DC" w:rsidRDefault="00A777C2" w:rsidP="00E23FCD">
      <w:pPr>
        <w:ind w:leftChars="200" w:left="420"/>
        <w:rPr>
          <w:rFonts w:ascii="LG Smart UI Regular" w:eastAsia="LG Smart UI Regular" w:hAnsi="LG Smart UI Regular"/>
        </w:rPr>
      </w:pPr>
      <w:del w:id="153" w:author="최규현 (Kyoohyun Choi)" w:date="2024-06-18T09:31:00Z">
        <w:r w:rsidDel="00266F1E">
          <w:rPr>
            <w:rFonts w:ascii="LG Smart UI Regular" w:hAnsi="LG Smart UI Regular" w:hint="eastAsia"/>
            <w:b/>
            <w:bCs/>
          </w:rPr>
          <w:delText>5</w:delText>
        </w:r>
      </w:del>
      <w:ins w:id="154" w:author="최규현 (Kyoohyun Choi)" w:date="2024-06-18T09:31:00Z">
        <w:r w:rsidR="00266F1E">
          <w:rPr>
            <w:rFonts w:ascii="LG Smart UI Regular" w:hAnsi="LG Smart UI Regular"/>
            <w:b/>
            <w:bCs/>
          </w:rPr>
          <w:t>6</w:t>
        </w:r>
      </w:ins>
      <w:r w:rsidR="000D22DC" w:rsidRPr="00070E29">
        <w:rPr>
          <w:rFonts w:ascii="LG Smart UI Regular" w:eastAsia="LG Smart UI Regular" w:hAnsi="LG Smart UI Regular"/>
          <w:b/>
          <w:bCs/>
        </w:rPr>
        <w:t>.</w:t>
      </w:r>
      <w:r w:rsidR="006336CB" w:rsidRPr="000D22DC">
        <w:rPr>
          <w:rFonts w:ascii="LG Smart UI Regular" w:eastAsia="LG Smart UI Regular" w:hAnsi="LG Smart UI Regular"/>
        </w:rPr>
        <w:t xml:space="preserve"> </w:t>
      </w:r>
      <w:r w:rsidR="000D22DC" w:rsidRPr="000D22DC">
        <w:rPr>
          <w:rFonts w:ascii="LG Smart UI Regular" w:eastAsia="LG Smart UI Regular" w:hAnsi="LG Smart UI Regular"/>
        </w:rPr>
        <w:t>All taxes under this agreement shall be borne and paid by the party who shall pay such tax under applicable law.</w:t>
      </w:r>
    </w:p>
    <w:p w14:paraId="56BCB022" w14:textId="77777777" w:rsidR="00070E29" w:rsidRDefault="00070E29" w:rsidP="00E23FCD">
      <w:pPr>
        <w:ind w:leftChars="200" w:left="420"/>
        <w:rPr>
          <w:rFonts w:ascii="LG Smart UI Regular" w:hAnsi="LG Smart UI Regular"/>
          <w:b/>
          <w:bCs/>
        </w:rPr>
      </w:pPr>
    </w:p>
    <w:p w14:paraId="708F08D6" w14:textId="76992982" w:rsidR="000D22DC" w:rsidRPr="000D22DC" w:rsidDel="00266F1E" w:rsidRDefault="00A777C2" w:rsidP="00E23FCD">
      <w:pPr>
        <w:ind w:leftChars="200" w:left="420"/>
        <w:rPr>
          <w:del w:id="155" w:author="최규현 (Kyoohyun Choi)" w:date="2024-06-18T09:31:00Z"/>
          <w:rFonts w:ascii="LG Smart UI Regular" w:eastAsia="LG Smart UI Regular" w:hAnsi="LG Smart UI Regular"/>
        </w:rPr>
      </w:pPr>
      <w:commentRangeStart w:id="156"/>
      <w:del w:id="157" w:author="최규현 (Kyoohyun Choi)" w:date="2024-06-18T09:31:00Z">
        <w:r w:rsidDel="00266F1E">
          <w:rPr>
            <w:rFonts w:ascii="LG Smart UI Regular" w:hAnsi="LG Smart UI Regular" w:hint="eastAsia"/>
            <w:b/>
            <w:bCs/>
          </w:rPr>
          <w:delText>6</w:delText>
        </w:r>
        <w:r w:rsidR="000D22DC" w:rsidRPr="00070E29" w:rsidDel="00266F1E">
          <w:rPr>
            <w:rFonts w:ascii="LG Smart UI Regular" w:eastAsia="LG Smart UI Regular" w:hAnsi="LG Smart UI Regular"/>
            <w:b/>
            <w:bCs/>
          </w:rPr>
          <w:delText>.</w:delText>
        </w:r>
        <w:r w:rsidR="006336CB" w:rsidRPr="000D22DC" w:rsidDel="00266F1E">
          <w:rPr>
            <w:rFonts w:ascii="LG Smart UI Regular" w:eastAsia="LG Smart UI Regular" w:hAnsi="LG Smart UI Regular"/>
          </w:rPr>
          <w:delText xml:space="preserve"> </w:delText>
        </w:r>
        <w:r w:rsidR="000D22DC" w:rsidRPr="000D22DC" w:rsidDel="00266F1E">
          <w:rPr>
            <w:rFonts w:ascii="LG Smart UI Regular" w:eastAsia="LG Smart UI Regular" w:hAnsi="LG Smart UI Regular"/>
          </w:rPr>
          <w:delText>All payments under this agreement shall be net payments and be made without deduction for or on account of any taxes under applicable law.</w:delText>
        </w:r>
      </w:del>
      <w:commentRangeEnd w:id="156"/>
      <w:r w:rsidR="00266F1E">
        <w:rPr>
          <w:rStyle w:val="a7"/>
        </w:rPr>
        <w:commentReference w:id="156"/>
      </w:r>
    </w:p>
    <w:p w14:paraId="71CE37D1" w14:textId="77777777" w:rsidR="00070E29" w:rsidRDefault="00070E29" w:rsidP="00E23FCD">
      <w:pPr>
        <w:ind w:leftChars="100" w:left="210"/>
        <w:rPr>
          <w:rFonts w:ascii="LG Smart UI Regular" w:hAnsi="LG Smart UI Regular"/>
          <w:b/>
          <w:bCs/>
          <w:sz w:val="22"/>
          <w:szCs w:val="24"/>
        </w:rPr>
      </w:pPr>
    </w:p>
    <w:p w14:paraId="3A52EF3B" w14:textId="2C45189E"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6 Insurance</w:t>
      </w:r>
    </w:p>
    <w:p w14:paraId="1AB07D15" w14:textId="77616C0B"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lastRenderedPageBreak/>
        <w:t>1.</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A shall purchase, or entrust Party B to purchase, insurance for the entrusted goods in accordance with relevant laws and regulations.</w:t>
      </w:r>
    </w:p>
    <w:p w14:paraId="7FBB4F83" w14:textId="62FCA9D6" w:rsidR="000D22DC" w:rsidRDefault="000D22DC" w:rsidP="00E23FCD">
      <w:pPr>
        <w:ind w:leftChars="200" w:left="420"/>
        <w:rPr>
          <w:ins w:id="158" w:author="최규현 (Kyoohyun Choi)" w:date="2024-06-18T10:30:00Z"/>
          <w:rFonts w:ascii="LG Smart UI Regular" w:eastAsia="LG Smart UI Regular" w:hAnsi="LG Smart UI Regular"/>
        </w:rPr>
      </w:pPr>
      <w:r w:rsidRPr="00070E29">
        <w:rPr>
          <w:rFonts w:ascii="LG Smart UI Regular" w:eastAsia="LG Smart UI Regular" w:hAnsi="LG Smart UI Regular"/>
          <w:b/>
          <w:bCs/>
        </w:rPr>
        <w:t>2.</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If Party A entrusts Party B to purchase insurance, it shall issue a power of attorney to Party B. The type of insurance shall be determined by the Parties through negotiation, and the cost of insurance shall be borne by Party A.</w:t>
      </w:r>
    </w:p>
    <w:p w14:paraId="120C6650" w14:textId="11FE0BB6" w:rsidR="00891561" w:rsidRPr="00891561" w:rsidRDefault="00891561" w:rsidP="00E23FCD">
      <w:pPr>
        <w:ind w:leftChars="200" w:left="420"/>
        <w:rPr>
          <w:rFonts w:ascii="LG Smart UI Regular" w:eastAsia="맑은 고딕" w:hAnsi="LG Smart UI Regular"/>
          <w:lang w:eastAsia="ko-KR"/>
        </w:rPr>
      </w:pPr>
      <w:commentRangeStart w:id="159"/>
      <w:ins w:id="160" w:author="최규현 (Kyoohyun Choi)" w:date="2024-06-18T10:30:00Z">
        <w:r>
          <w:rPr>
            <w:rFonts w:ascii="LG Smart UI Regular" w:eastAsia="맑은 고딕" w:hAnsi="LG Smart UI Regular" w:hint="eastAsia"/>
            <w:lang w:eastAsia="ko-KR"/>
          </w:rPr>
          <w:t>3</w:t>
        </w:r>
        <w:r>
          <w:rPr>
            <w:rFonts w:ascii="LG Smart UI Regular" w:eastAsia="맑은 고딕" w:hAnsi="LG Smart UI Regular"/>
            <w:lang w:eastAsia="ko-KR"/>
          </w:rPr>
          <w:t>. Party B</w:t>
        </w:r>
        <w:r w:rsidRPr="00891561">
          <w:rPr>
            <w:rFonts w:ascii="LG Smart UI Regular" w:eastAsia="맑은 고딕" w:hAnsi="LG Smart UI Regular"/>
            <w:lang w:eastAsia="ko-KR"/>
          </w:rPr>
          <w:t xml:space="preserve"> must take out cargo liability insurance for incidents occurring during the provision of logistics services, and comprehensive insurance covering third-party and property damage liabilities.</w:t>
        </w:r>
      </w:ins>
      <w:commentRangeEnd w:id="159"/>
      <w:ins w:id="161" w:author="최규현 (Kyoohyun Choi)" w:date="2024-06-18T10:55:00Z">
        <w:r w:rsidR="00C85622">
          <w:rPr>
            <w:rStyle w:val="a7"/>
          </w:rPr>
          <w:commentReference w:id="159"/>
        </w:r>
      </w:ins>
    </w:p>
    <w:p w14:paraId="1A9048C9" w14:textId="77777777" w:rsidR="00070E29" w:rsidRDefault="00070E29" w:rsidP="00E23FCD">
      <w:pPr>
        <w:ind w:leftChars="100" w:left="210"/>
        <w:rPr>
          <w:rFonts w:ascii="LG Smart UI Regular" w:hAnsi="LG Smart UI Regular"/>
          <w:b/>
          <w:bCs/>
          <w:sz w:val="22"/>
          <w:szCs w:val="24"/>
        </w:rPr>
      </w:pPr>
    </w:p>
    <w:p w14:paraId="4FE66055" w14:textId="551826AB"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7 Confidentiality</w:t>
      </w:r>
    </w:p>
    <w:p w14:paraId="540A6D93" w14:textId="302C3991"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1.</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Both parties agree to respect the trade secrets of the other Party during the performance of this Contract, and not to, directly or indirectly, infringe, copy, publicize, or disclose such secrets. Trade secrets include but are not limited to business information of the companies, customer and partner directories, price information, sales plans or information, or any Party's financial, contract, service, and labor and employment records.</w:t>
      </w:r>
    </w:p>
    <w:p w14:paraId="539B17F6" w14:textId="77777777" w:rsidR="00070E29" w:rsidRDefault="00070E29" w:rsidP="00E23FCD">
      <w:pPr>
        <w:ind w:leftChars="200" w:left="420"/>
        <w:rPr>
          <w:rFonts w:ascii="LG Smart UI Regular" w:hAnsi="LG Smart UI Regular"/>
          <w:b/>
          <w:bCs/>
        </w:rPr>
      </w:pPr>
    </w:p>
    <w:p w14:paraId="2F1A924B" w14:textId="1FBDE8DD"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2.</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confidentiality obligations set forth in the above paragraph shall survive termination of this Contract between Party A and Party B.</w:t>
      </w:r>
    </w:p>
    <w:p w14:paraId="2D83D09B" w14:textId="77777777" w:rsidR="00070E29" w:rsidRDefault="00070E29" w:rsidP="00E23FCD">
      <w:pPr>
        <w:ind w:leftChars="200" w:left="420"/>
        <w:rPr>
          <w:rFonts w:ascii="LG Smart UI Regular" w:hAnsi="LG Smart UI Regular"/>
          <w:b/>
          <w:bCs/>
        </w:rPr>
      </w:pPr>
    </w:p>
    <w:p w14:paraId="296B24AF" w14:textId="7FF3229D"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3.</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Any Party in violation of the confidentiality obligations shall be liable to cease the infringement and compensate for the losses incurred.</w:t>
      </w:r>
    </w:p>
    <w:p w14:paraId="0C207AEA" w14:textId="77777777" w:rsidR="00070E29" w:rsidRDefault="00070E29" w:rsidP="00E23FCD">
      <w:pPr>
        <w:ind w:leftChars="200" w:left="420"/>
        <w:rPr>
          <w:rFonts w:ascii="LG Smart UI Regular" w:hAnsi="LG Smart UI Regular"/>
          <w:b/>
          <w:bCs/>
          <w:sz w:val="22"/>
          <w:szCs w:val="24"/>
        </w:rPr>
      </w:pPr>
    </w:p>
    <w:p w14:paraId="0E6B1476" w14:textId="34E68F9E" w:rsidR="000D22DC" w:rsidRPr="006336CB" w:rsidRDefault="000D22DC" w:rsidP="00E23FCD">
      <w:pPr>
        <w:ind w:leftChars="200" w:left="42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8 Termination of Contract</w:t>
      </w:r>
    </w:p>
    <w:p w14:paraId="3CFC9FE6" w14:textId="646A2282"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1.</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Both Parties may terminate this Contract in writing by mutual consent, which shall not affect the accrued rights and obligations of the Parties hereunder.</w:t>
      </w:r>
    </w:p>
    <w:p w14:paraId="64DE8417" w14:textId="77777777" w:rsidR="007247F8" w:rsidRDefault="007247F8" w:rsidP="00E23FCD">
      <w:pPr>
        <w:ind w:leftChars="200" w:left="420"/>
        <w:rPr>
          <w:rFonts w:ascii="LG Smart UI Regular" w:hAnsi="LG Smart UI Regular"/>
          <w:b/>
          <w:bCs/>
        </w:rPr>
      </w:pPr>
    </w:p>
    <w:p w14:paraId="428F1AC3" w14:textId="478EAD65"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2.</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The Parties shall settle disputes through friendly negotiation on the principle of fulfilling the Contract in good faith. Either Party may terminate this Contract by giving written notice to the other Party </w:t>
      </w:r>
      <w:commentRangeStart w:id="162"/>
      <w:r w:rsidR="00A777C2">
        <w:rPr>
          <w:rFonts w:ascii="LG Smart UI Regular" w:hAnsi="LG Smart UI Regular" w:hint="eastAsia"/>
        </w:rPr>
        <w:t>90</w:t>
      </w:r>
      <w:r w:rsidRPr="000D22DC">
        <w:rPr>
          <w:rFonts w:ascii="LG Smart UI Regular" w:eastAsia="LG Smart UI Regular" w:hAnsi="LG Smart UI Regular"/>
        </w:rPr>
        <w:t xml:space="preserve"> days</w:t>
      </w:r>
      <w:commentRangeEnd w:id="162"/>
      <w:r w:rsidR="0041588A">
        <w:rPr>
          <w:rStyle w:val="a7"/>
        </w:rPr>
        <w:commentReference w:id="162"/>
      </w:r>
      <w:r w:rsidRPr="000D22DC">
        <w:rPr>
          <w:rFonts w:ascii="LG Smart UI Regular" w:eastAsia="LG Smart UI Regular" w:hAnsi="LG Smart UI Regular"/>
        </w:rPr>
        <w:t xml:space="preserve"> in advance.</w:t>
      </w:r>
    </w:p>
    <w:p w14:paraId="518B6EAC" w14:textId="77777777" w:rsidR="007247F8" w:rsidRDefault="007247F8" w:rsidP="00E23FCD">
      <w:pPr>
        <w:ind w:leftChars="200" w:left="420"/>
        <w:rPr>
          <w:rFonts w:ascii="LG Smart UI Regular" w:hAnsi="LG Smart UI Regular"/>
          <w:b/>
          <w:bCs/>
        </w:rPr>
      </w:pPr>
    </w:p>
    <w:p w14:paraId="07028D60" w14:textId="110C90CF"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3.</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Whether the Contract is rescinded or terminated through negotiation or in accordance with the law, both Parties</w:t>
      </w:r>
      <w:del w:id="163" w:author="최규현 (Kyoohyun Choi)" w:date="2024-06-18T09:34:00Z">
        <w:r w:rsidRPr="000D22DC" w:rsidDel="00F0270E">
          <w:rPr>
            <w:rFonts w:ascii="LG Smart UI Regular" w:eastAsia="LG Smart UI Regular" w:hAnsi="LG Smart UI Regular"/>
          </w:rPr>
          <w:delText xml:space="preserve"> </w:delText>
        </w:r>
        <w:commentRangeStart w:id="164"/>
        <w:r w:rsidRPr="000D22DC" w:rsidDel="00F0270E">
          <w:rPr>
            <w:rFonts w:ascii="LG Smart UI Regular" w:eastAsia="LG Smart UI Regular" w:hAnsi="LG Smart UI Regular"/>
          </w:rPr>
          <w:delText>shall continue to fulfill their post-contract obligations in good faith</w:delText>
        </w:r>
      </w:del>
      <w:ins w:id="165" w:author="최규현 (Kyoohyun Choi)" w:date="2024-06-18T09:34:00Z">
        <w:r w:rsidR="00F0270E" w:rsidRPr="00F0270E">
          <w:t xml:space="preserve"> </w:t>
        </w:r>
        <w:r w:rsidR="00F0270E">
          <w:rPr>
            <w:rFonts w:ascii="맑은 고딕" w:eastAsia="맑은 고딕" w:hAnsi="맑은 고딕" w:cs="맑은 고딕"/>
            <w:lang w:eastAsia="ko-KR"/>
          </w:rPr>
          <w:t>shall</w:t>
        </w:r>
        <w:r w:rsidR="00F0270E" w:rsidRPr="00F0270E">
          <w:rPr>
            <w:rFonts w:ascii="LG Smart UI Regular" w:eastAsia="LG Smart UI Regular" w:hAnsi="LG Smart UI Regular"/>
          </w:rPr>
          <w:t xml:space="preserve"> obligated to diligently fulfill and complete their contractual obligations that have already arisen</w:t>
        </w:r>
        <w:commentRangeEnd w:id="164"/>
        <w:r w:rsidR="00F0270E">
          <w:rPr>
            <w:rStyle w:val="a7"/>
          </w:rPr>
          <w:commentReference w:id="164"/>
        </w:r>
      </w:ins>
      <w:r w:rsidRPr="000D22DC">
        <w:rPr>
          <w:rFonts w:ascii="LG Smart UI Regular" w:eastAsia="LG Smart UI Regular" w:hAnsi="LG Smart UI Regular"/>
        </w:rPr>
        <w:t>, and assist in going through the ongoing procedures for tax refunds and write-offs, as well as the handover of documents.</w:t>
      </w:r>
    </w:p>
    <w:p w14:paraId="3CB05E67" w14:textId="77777777" w:rsidR="007247F8" w:rsidRDefault="007247F8" w:rsidP="00E23FCD">
      <w:pPr>
        <w:ind w:leftChars="200" w:left="420"/>
        <w:rPr>
          <w:rFonts w:ascii="LG Smart UI Regular" w:hAnsi="LG Smart UI Regular"/>
          <w:b/>
          <w:bCs/>
        </w:rPr>
      </w:pPr>
    </w:p>
    <w:p w14:paraId="07F649E2" w14:textId="4A2E4E2F"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4.</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 xml:space="preserve">This Contract shall take effect upon being duly sealed by both Parties, with an initial term of </w:t>
      </w:r>
      <w:r w:rsidR="00A777C2">
        <w:rPr>
          <w:rFonts w:ascii="LG Smart UI Regular" w:hAnsi="LG Smart UI Regular" w:hint="eastAsia"/>
        </w:rPr>
        <w:t>12</w:t>
      </w:r>
      <w:r w:rsidRPr="000D22DC">
        <w:rPr>
          <w:rFonts w:ascii="LG Smart UI Regular" w:eastAsia="LG Smart UI Regular" w:hAnsi="LG Smart UI Regular"/>
        </w:rPr>
        <w:t xml:space="preserve"> months. This Contract will be automatically renewed for one year upon expiration, unless one Party notifies the other Party of not renewing the Contract in writing at least </w:t>
      </w:r>
      <w:commentRangeStart w:id="166"/>
      <w:r w:rsidR="00A777C2">
        <w:rPr>
          <w:rFonts w:ascii="LG Smart UI Regular" w:hAnsi="LG Smart UI Regular" w:hint="eastAsia"/>
        </w:rPr>
        <w:t>3</w:t>
      </w:r>
      <w:r w:rsidRPr="000D22DC">
        <w:rPr>
          <w:rFonts w:ascii="LG Smart UI Regular" w:eastAsia="LG Smart UI Regular" w:hAnsi="LG Smart UI Regular"/>
        </w:rPr>
        <w:t xml:space="preserve"> month</w:t>
      </w:r>
      <w:r w:rsidR="005A4BC1">
        <w:rPr>
          <w:rFonts w:ascii="LG Smart UI Regular" w:hAnsi="LG Smart UI Regular" w:hint="eastAsia"/>
        </w:rPr>
        <w:t>s</w:t>
      </w:r>
      <w:r w:rsidRPr="000D22DC">
        <w:rPr>
          <w:rFonts w:ascii="LG Smart UI Regular" w:eastAsia="LG Smart UI Regular" w:hAnsi="LG Smart UI Regular"/>
        </w:rPr>
        <w:t xml:space="preserve"> </w:t>
      </w:r>
      <w:commentRangeEnd w:id="166"/>
      <w:r w:rsidR="00861212">
        <w:rPr>
          <w:rStyle w:val="a7"/>
        </w:rPr>
        <w:commentReference w:id="166"/>
      </w:r>
      <w:r w:rsidRPr="000D22DC">
        <w:rPr>
          <w:rFonts w:ascii="LG Smart UI Regular" w:eastAsia="LG Smart UI Regular" w:hAnsi="LG Smart UI Regular"/>
        </w:rPr>
        <w:t xml:space="preserve">before the expiration date. </w:t>
      </w:r>
      <w:commentRangeStart w:id="167"/>
      <w:del w:id="168" w:author="최규현 (Kyoohyun Choi)" w:date="2024-06-18T09:35:00Z">
        <w:r w:rsidRPr="000D22DC" w:rsidDel="00861212">
          <w:rPr>
            <w:rFonts w:ascii="LG Smart UI Regular" w:eastAsia="LG Smart UI Regular" w:hAnsi="LG Smart UI Regular"/>
          </w:rPr>
          <w:delText>Regarding the related fees in the case of premature contracts termination shall be finished by Party A shall be borne by Party A.</w:delText>
        </w:r>
      </w:del>
      <w:commentRangeEnd w:id="167"/>
      <w:r w:rsidR="00861212">
        <w:rPr>
          <w:rStyle w:val="a7"/>
        </w:rPr>
        <w:commentReference w:id="167"/>
      </w:r>
    </w:p>
    <w:p w14:paraId="23F95553" w14:textId="77777777" w:rsidR="007247F8" w:rsidRDefault="007247F8" w:rsidP="00E23FCD">
      <w:pPr>
        <w:ind w:leftChars="200" w:left="420"/>
        <w:rPr>
          <w:rFonts w:ascii="LG Smart UI Regular" w:hAnsi="LG Smart UI Regular"/>
          <w:b/>
          <w:bCs/>
        </w:rPr>
      </w:pPr>
    </w:p>
    <w:p w14:paraId="0E7D2AD0" w14:textId="552267EA"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lastRenderedPageBreak/>
        <w:t>5.</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During the term of this Contract, one Party may terminate this Contract after notifying the other Party in writing under any of the following circumstances:</w:t>
      </w:r>
    </w:p>
    <w:p w14:paraId="72E01A84" w14:textId="36D71846"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(1)</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other Party goes bankrupt, becomes the subject of dissolution or liquidation proceedings, withdraws from business, or is unable to pay off its debts as they fall due;</w:t>
      </w:r>
    </w:p>
    <w:p w14:paraId="1A66398F" w14:textId="29C2C205"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(2)</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All or a substantial part of the other Party's assets or business are taken over, expropriated, confiscated, nationalized by government agencies or the business qualifications required for the performance of this Contract expire;</w:t>
      </w:r>
    </w:p>
    <w:p w14:paraId="5EBAE350" w14:textId="43BA73AC"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(3)</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The other Party sells, transfers, leases, or disposes of all or a substantial part of its assets or business, which has a material adverse impact on its performance of its obligations under this Contract;</w:t>
      </w:r>
    </w:p>
    <w:p w14:paraId="42AF4F07" w14:textId="52D107FB"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(4)</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other Party breaches its major obligations hereunder and fails to take remedial measures against its breach within 90 days after the Non-breaching Party sends a written notice of breach to demand rectification.</w:t>
      </w:r>
    </w:p>
    <w:p w14:paraId="5A7786A6" w14:textId="0E7B4DA5"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(5)</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Either party represents and warrants that either party does not have any relationship with any antisocial group. Either party may terminate this agreement immediately if the other party breaches any of its representations and warranties set forth without any notice or demand.</w:t>
      </w:r>
    </w:p>
    <w:p w14:paraId="6EF44404" w14:textId="77777777" w:rsidR="007247F8" w:rsidRDefault="007247F8" w:rsidP="00E23FCD">
      <w:pPr>
        <w:ind w:leftChars="100" w:left="210"/>
        <w:rPr>
          <w:rFonts w:ascii="LG Smart UI Regular" w:hAnsi="LG Smart UI Regular"/>
          <w:b/>
          <w:bCs/>
          <w:sz w:val="22"/>
          <w:szCs w:val="24"/>
        </w:rPr>
      </w:pPr>
    </w:p>
    <w:p w14:paraId="3675769B" w14:textId="2F4B1869"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9 Liability for Breach of Contract</w:t>
      </w:r>
    </w:p>
    <w:p w14:paraId="5353EC27" w14:textId="5F07AE7E"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1.</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Party A shall be responsible for the authenticity of the documents and information provided, and shall solely bear the losses caused by errors in such documents or information.</w:t>
      </w:r>
    </w:p>
    <w:p w14:paraId="21A7D05A" w14:textId="77777777" w:rsidR="007247F8" w:rsidRDefault="007247F8" w:rsidP="00E23FCD">
      <w:pPr>
        <w:ind w:leftChars="200" w:left="420"/>
        <w:rPr>
          <w:rFonts w:ascii="LG Smart UI Regular" w:hAnsi="LG Smart UI Regular"/>
          <w:b/>
          <w:bCs/>
        </w:rPr>
      </w:pPr>
    </w:p>
    <w:p w14:paraId="559777D2" w14:textId="2BE23F6C"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lastRenderedPageBreak/>
        <w:t>2.</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All goods of Party A shall comply with the provisions of the local government as well as customs supervision and import supervision requirements, and shall be consistent with the documents. All losses, liabilities, and risks arising from violation of relevant provisions, quality of the goods, or infringement shall be borne by Party A. In addition, Party A shall cooperate with the investigation of local customs agency and authorities, and bear corresponding legal responsibilities.</w:t>
      </w:r>
    </w:p>
    <w:p w14:paraId="5B5EE33F" w14:textId="77777777" w:rsidR="007247F8" w:rsidRDefault="007247F8" w:rsidP="00E23FCD">
      <w:pPr>
        <w:ind w:leftChars="200" w:left="420"/>
        <w:rPr>
          <w:rFonts w:ascii="LG Smart UI Regular" w:hAnsi="LG Smart UI Regular"/>
          <w:b/>
          <w:bCs/>
        </w:rPr>
      </w:pPr>
    </w:p>
    <w:p w14:paraId="2EDCA375" w14:textId="10052B05"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3.</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If the goods of Party A are lost, missing, or damaged due to Party B's fault, Party B shall be liable to compensate the direct losses of Party A</w:t>
      </w:r>
      <w:ins w:id="169" w:author="최규현 (Kyoohyun Choi)" w:date="2024-06-18T09:37:00Z">
        <w:r w:rsidR="00321F17">
          <w:rPr>
            <w:rFonts w:ascii="LG Smart UI Regular" w:eastAsia="LG Smart UI Regular" w:hAnsi="LG Smart UI Regular"/>
          </w:rPr>
          <w:t xml:space="preserve"> </w:t>
        </w:r>
        <w:commentRangeStart w:id="170"/>
        <w:r w:rsidR="00321F17">
          <w:rPr>
            <w:rFonts w:ascii="LG Smart UI Regular" w:eastAsia="LG Smart UI Regular" w:hAnsi="LG Smart UI Regular" w:hint="eastAsia"/>
            <w:lang w:eastAsia="ko-KR"/>
          </w:rPr>
          <w:t>o</w:t>
        </w:r>
        <w:r w:rsidR="00321F17">
          <w:rPr>
            <w:rFonts w:ascii="LG Smart UI Regular" w:eastAsia="LG Smart UI Regular" w:hAnsi="LG Smart UI Regular"/>
            <w:lang w:eastAsia="ko-KR"/>
          </w:rPr>
          <w:t>r any other third party</w:t>
        </w:r>
      </w:ins>
      <w:r w:rsidRPr="000D22DC">
        <w:rPr>
          <w:rFonts w:ascii="LG Smart UI Regular" w:eastAsia="LG Smart UI Regular" w:hAnsi="LG Smart UI Regular"/>
        </w:rPr>
        <w:t xml:space="preserve"> </w:t>
      </w:r>
      <w:commentRangeEnd w:id="170"/>
      <w:r w:rsidR="00321F17">
        <w:rPr>
          <w:rStyle w:val="a7"/>
        </w:rPr>
        <w:commentReference w:id="170"/>
      </w:r>
      <w:r w:rsidRPr="000D22DC">
        <w:rPr>
          <w:rFonts w:ascii="LG Smart UI Regular" w:eastAsia="LG Smart UI Regular" w:hAnsi="LG Smart UI Regular"/>
        </w:rPr>
        <w:t>in accordance with this Contract, except under the following circumstances:</w:t>
      </w:r>
    </w:p>
    <w:p w14:paraId="6177961F" w14:textId="65F886B8"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(1)</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Losses caused by force majeure.</w:t>
      </w:r>
    </w:p>
    <w:p w14:paraId="43C6FC34" w14:textId="0065E0CC"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(2)</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Items stored or delivered are in violation of regulations, and are thus confiscated by national administrative organs or handled in accordance with relevant laws and regulations.</w:t>
      </w:r>
    </w:p>
    <w:p w14:paraId="43C621AB" w14:textId="0E8165A2"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(3)</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Reasonable wear and tear or change in nature due to the natural properties of the goods.</w:t>
      </w:r>
    </w:p>
    <w:p w14:paraId="2306819A" w14:textId="39B9939A"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(4)</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outer packaging is intact, while the inner parts are missing or damaged.</w:t>
      </w:r>
    </w:p>
    <w:p w14:paraId="4BA6BAAD" w14:textId="4F5C20C6"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(5)</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The mail is lost or delayed due to the fault of Party A or the recipient or the goods.</w:t>
      </w:r>
    </w:p>
    <w:p w14:paraId="56544E7F" w14:textId="7EDF2AC0"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(6)</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The mail is delayed due to incomplete or incorrect information provided by Party A regarding the names, addresses, and contact numbers of the recipient and the sender.</w:t>
      </w:r>
    </w:p>
    <w:p w14:paraId="7B543B32" w14:textId="5EF04EC0"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t>(7)</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Losses, damage, or judicial seizure of goods result from the exercise of authority by state organs or relevant agencies in the home country, transit place, or destination. And Party B is obliged to cooperate with the unpacking inspection of relevant authorities.</w:t>
      </w:r>
    </w:p>
    <w:p w14:paraId="696FDDEE" w14:textId="523598F1" w:rsidR="000D22DC" w:rsidRPr="000D22DC" w:rsidRDefault="000D22DC" w:rsidP="00E23FCD">
      <w:pPr>
        <w:ind w:leftChars="300" w:left="630"/>
        <w:rPr>
          <w:rFonts w:ascii="LG Smart UI Regular" w:eastAsia="LG Smart UI Regular" w:hAnsi="LG Smart UI Regular"/>
        </w:rPr>
      </w:pPr>
      <w:r w:rsidRPr="00070E29">
        <w:rPr>
          <w:rFonts w:ascii="LG Smart UI Regular" w:eastAsia="LG Smart UI Regular" w:hAnsi="LG Smart UI Regular"/>
          <w:b/>
          <w:bCs/>
        </w:rPr>
        <w:lastRenderedPageBreak/>
        <w:t>(8)</w:t>
      </w:r>
      <w:r w:rsidR="006336CB" w:rsidRPr="000D22DC">
        <w:rPr>
          <w:rFonts w:ascii="LG Smart UI Regular" w:eastAsia="LG Smart UI Regular" w:hAnsi="LG Smart UI Regular"/>
        </w:rPr>
        <w:t xml:space="preserve"> </w:t>
      </w:r>
      <w:r w:rsidRPr="000D22DC">
        <w:rPr>
          <w:rFonts w:ascii="LG Smart UI Regular" w:eastAsia="LG Smart UI Regular" w:hAnsi="LG Smart UI Regular"/>
        </w:rPr>
        <w:t>Other losses or indirect losses due to the loss, missing, damage, and delay of goods not attributable to Party B.</w:t>
      </w:r>
    </w:p>
    <w:p w14:paraId="69D068AE" w14:textId="77777777" w:rsidR="007247F8" w:rsidRDefault="007247F8" w:rsidP="00E23FCD">
      <w:pPr>
        <w:ind w:leftChars="200" w:left="420"/>
        <w:rPr>
          <w:rFonts w:ascii="LG Smart UI Regular" w:hAnsi="LG Smart UI Regular"/>
          <w:b/>
          <w:bCs/>
        </w:rPr>
      </w:pPr>
    </w:p>
    <w:p w14:paraId="03A1DB8A" w14:textId="6240C4F2"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4.</w:t>
      </w:r>
      <w:r w:rsidRPr="000D22DC">
        <w:rPr>
          <w:rFonts w:ascii="LG Smart UI Regular" w:eastAsia="LG Smart UI Regular" w:hAnsi="LG Smart UI Regular"/>
        </w:rPr>
        <w:t xml:space="preserve"> If any of the Parties breaches the Contract, all expenses incurred by the Non-breaching Party in realizing its rights (including but not limited to: litigation fees, preservation fees, announcement fees, lawyer fees, travel expenses, notarization and certification fees, translation fees, assessment fees, and other professional service costs) shall be borne by the Breaching Party.</w:t>
      </w:r>
    </w:p>
    <w:p w14:paraId="4AE9CCF4" w14:textId="77777777" w:rsidR="007247F8" w:rsidRDefault="007247F8" w:rsidP="00E23FCD">
      <w:pPr>
        <w:ind w:leftChars="100" w:left="210"/>
        <w:rPr>
          <w:rFonts w:ascii="LG Smart UI Regular" w:hAnsi="LG Smart UI Regular"/>
          <w:b/>
          <w:bCs/>
          <w:sz w:val="22"/>
          <w:szCs w:val="24"/>
        </w:rPr>
      </w:pPr>
    </w:p>
    <w:p w14:paraId="736FFC12" w14:textId="7B4CC335" w:rsidR="000D22DC" w:rsidRPr="006336CB" w:rsidRDefault="000D22DC" w:rsidP="00E23FCD">
      <w:pPr>
        <w:ind w:leftChars="100" w:left="210"/>
        <w:rPr>
          <w:rFonts w:ascii="LG Smart UI Regular" w:eastAsia="LG Smart UI Regular" w:hAnsi="LG Smart UI Regular"/>
          <w:b/>
          <w:bCs/>
          <w:sz w:val="22"/>
          <w:szCs w:val="24"/>
        </w:rPr>
      </w:pPr>
      <w:r w:rsidRPr="006336CB">
        <w:rPr>
          <w:rFonts w:ascii="LG Smart UI Regular" w:eastAsia="LG Smart UI Regular" w:hAnsi="LG Smart UI Regular"/>
          <w:b/>
          <w:bCs/>
          <w:sz w:val="22"/>
          <w:szCs w:val="24"/>
        </w:rPr>
        <w:t>Article 10 Others</w:t>
      </w:r>
    </w:p>
    <w:p w14:paraId="2A262E8F" w14:textId="0F42AA35"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1.</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Force Majeure: The causes of force majeure include acts of God, orders or regulations or actions of government agencies, war, civil strife, state of war, sanction, war mobilization, blockade, embargo, detention, riot, disturbance, robbery, strike, infectious disease, fire, explosion, flood, typhoon, customs system failures, adverse weather, and other natural disasters. Party B shall not be responsible for the damage, loss, or other consequences of Party A's goods due to force majeure.</w:t>
      </w:r>
    </w:p>
    <w:p w14:paraId="7130030B" w14:textId="77777777" w:rsidR="007247F8" w:rsidRDefault="007247F8" w:rsidP="00E23FCD">
      <w:pPr>
        <w:ind w:leftChars="200" w:left="420"/>
        <w:rPr>
          <w:rFonts w:ascii="LG Smart UI Regular" w:hAnsi="LG Smart UI Regular"/>
          <w:b/>
          <w:bCs/>
        </w:rPr>
      </w:pPr>
    </w:p>
    <w:p w14:paraId="15D4ECB5" w14:textId="06687A7F" w:rsidR="000D22DC" w:rsidRPr="000D22DC" w:rsidRDefault="000D22DC" w:rsidP="00E23FCD">
      <w:pPr>
        <w:ind w:leftChars="200" w:left="420"/>
        <w:rPr>
          <w:rFonts w:ascii="LG Smart UI Regular" w:eastAsia="LG Smart UI Regular" w:hAnsi="LG Smart UI Regular"/>
        </w:rPr>
      </w:pPr>
      <w:r w:rsidRPr="00070E29">
        <w:rPr>
          <w:rFonts w:ascii="LG Smart UI Regular" w:eastAsia="LG Smart UI Regular" w:hAnsi="LG Smart UI Regular"/>
          <w:b/>
          <w:bCs/>
        </w:rPr>
        <w:t>2.</w:t>
      </w:r>
      <w:r w:rsidR="006336CB" w:rsidRPr="00070E29">
        <w:rPr>
          <w:rFonts w:ascii="LG Smart UI Regular" w:eastAsia="LG Smart UI Regular" w:hAnsi="LG Smart UI Regular"/>
          <w:b/>
          <w:bCs/>
        </w:rPr>
        <w:t xml:space="preserve"> </w:t>
      </w:r>
      <w:r w:rsidRPr="000D22DC">
        <w:rPr>
          <w:rFonts w:ascii="LG Smart UI Regular" w:eastAsia="LG Smart UI Regular" w:hAnsi="LG Smart UI Regular"/>
        </w:rPr>
        <w:t xml:space="preserve">Notices: Unless otherwise stated in the Contract, all notices or other communications between the Parties shall be sent in writing to the address or email address set forth on the first page of this Contract. If one Party needs to modify the information on the first page, it shall notify the other Party in writing, or the modification can be made by other methods agreed upon by both Parties. Both Parties confirm that the addresses, contact persons, and email addresses provided in this Contract are the addresses for </w:t>
      </w:r>
      <w:r w:rsidRPr="000D22DC">
        <w:rPr>
          <w:rFonts w:ascii="LG Smart UI Regular" w:eastAsia="LG Smart UI Regular" w:hAnsi="LG Smart UI Regular"/>
        </w:rPr>
        <w:lastRenderedPageBreak/>
        <w:t>service of the business contacts, legal documents, and legal documents for dispute resolution between the Parties. Documents of the court or arbitration institution (including judicial documents) served to either Party's address set forth above shall be deemed duly served.</w:t>
      </w:r>
    </w:p>
    <w:p w14:paraId="2AF6D3A3" w14:textId="77777777" w:rsidR="007247F8" w:rsidRDefault="007247F8" w:rsidP="00E23FCD">
      <w:pPr>
        <w:ind w:leftChars="200" w:left="420"/>
        <w:rPr>
          <w:rFonts w:ascii="LG Smart UI Regular" w:hAnsi="LG Smart UI Regular"/>
          <w:b/>
          <w:bCs/>
        </w:rPr>
      </w:pPr>
    </w:p>
    <w:p w14:paraId="4E6DA367" w14:textId="797A2864" w:rsidR="000D22DC" w:rsidRPr="000D22DC" w:rsidRDefault="005A4BC1" w:rsidP="00E23FCD">
      <w:pPr>
        <w:ind w:leftChars="200" w:left="420"/>
        <w:rPr>
          <w:rFonts w:ascii="LG Smart UI Regular" w:eastAsia="LG Smart UI Regular" w:hAnsi="LG Smart UI Regular"/>
        </w:rPr>
      </w:pPr>
      <w:r>
        <w:rPr>
          <w:rFonts w:ascii="LG Smart UI Regular" w:hAnsi="LG Smart UI Regular" w:hint="eastAsia"/>
          <w:b/>
          <w:bCs/>
        </w:rPr>
        <w:t>3</w:t>
      </w:r>
      <w:r w:rsidR="000D22DC" w:rsidRPr="00070E29">
        <w:rPr>
          <w:rFonts w:ascii="LG Smart UI Regular" w:eastAsia="LG Smart UI Regular" w:hAnsi="LG Smart UI Regular"/>
          <w:b/>
          <w:bCs/>
        </w:rPr>
        <w:t xml:space="preserve">. </w:t>
      </w:r>
      <w:r w:rsidR="000D22DC" w:rsidRPr="000D22DC">
        <w:rPr>
          <w:rFonts w:ascii="LG Smart UI Regular" w:eastAsia="LG Smart UI Regular" w:hAnsi="LG Smart UI Regular"/>
        </w:rPr>
        <w:t>Prohibition of Commercial Bribery: Both Parties shall cooperate in good faith and shall not provide any benefits beyond this Contract to the other Party's employees (including employees themselves, their relatives, friends, and related companies) in any way.</w:t>
      </w:r>
    </w:p>
    <w:p w14:paraId="2F57EE2B" w14:textId="77777777" w:rsidR="007247F8" w:rsidRDefault="007247F8" w:rsidP="00E23FCD">
      <w:pPr>
        <w:ind w:leftChars="200" w:left="420"/>
        <w:rPr>
          <w:rFonts w:ascii="LG Smart UI Regular" w:hAnsi="LG Smart UI Regular"/>
          <w:b/>
          <w:bCs/>
        </w:rPr>
      </w:pPr>
    </w:p>
    <w:p w14:paraId="5F229250" w14:textId="66CF1DE1" w:rsidR="000D22DC" w:rsidRPr="000D22DC" w:rsidRDefault="005A4BC1" w:rsidP="00E23FCD">
      <w:pPr>
        <w:ind w:leftChars="200" w:left="420"/>
        <w:rPr>
          <w:rFonts w:ascii="LG Smart UI Regular" w:eastAsia="LG Smart UI Regular" w:hAnsi="LG Smart UI Regular"/>
        </w:rPr>
      </w:pPr>
      <w:r>
        <w:rPr>
          <w:rFonts w:ascii="LG Smart UI Regular" w:hAnsi="LG Smart UI Regular" w:hint="eastAsia"/>
          <w:b/>
          <w:bCs/>
        </w:rPr>
        <w:t>4</w:t>
      </w:r>
      <w:r w:rsidR="000D22DC" w:rsidRPr="00070E29">
        <w:rPr>
          <w:rFonts w:ascii="LG Smart UI Regular" w:eastAsia="LG Smart UI Regular" w:hAnsi="LG Smart UI Regular"/>
          <w:b/>
          <w:bCs/>
        </w:rPr>
        <w:t>.</w:t>
      </w:r>
      <w:r w:rsidR="000D22DC" w:rsidRPr="000D22DC">
        <w:rPr>
          <w:rFonts w:ascii="LG Smart UI Regular" w:eastAsia="LG Smart UI Regular" w:hAnsi="LG Smart UI Regular"/>
        </w:rPr>
        <w:t xml:space="preserve"> Operation Process: If risks occur after both Parties agree on the SOP for freight operation, the fault and responsibility of both Parties shall be determined according to the agreement on the process.</w:t>
      </w:r>
    </w:p>
    <w:p w14:paraId="773EFAD2" w14:textId="77777777" w:rsidR="007247F8" w:rsidRPr="005A4BC1" w:rsidRDefault="007247F8" w:rsidP="00E23FCD">
      <w:pPr>
        <w:ind w:leftChars="200" w:left="420"/>
        <w:rPr>
          <w:rFonts w:ascii="LG Smart UI Regular" w:hAnsi="LG Smart UI Regular"/>
          <w:b/>
          <w:bCs/>
        </w:rPr>
      </w:pPr>
    </w:p>
    <w:p w14:paraId="4C53F67B" w14:textId="0828E377" w:rsidR="000D22DC" w:rsidRDefault="005A4BC1" w:rsidP="00E23FCD">
      <w:pPr>
        <w:ind w:leftChars="200" w:left="420"/>
        <w:rPr>
          <w:ins w:id="171" w:author="최규현 (Kyoohyun Choi)" w:date="2024-06-18T10:09:00Z"/>
          <w:rFonts w:ascii="LG Smart UI Regular" w:eastAsia="LG Smart UI Regular" w:hAnsi="LG Smart UI Regular"/>
        </w:rPr>
      </w:pPr>
      <w:commentRangeStart w:id="172"/>
      <w:r>
        <w:rPr>
          <w:rFonts w:ascii="LG Smart UI Regular" w:hAnsi="LG Smart UI Regular" w:hint="eastAsia"/>
          <w:b/>
          <w:bCs/>
        </w:rPr>
        <w:t>5</w:t>
      </w:r>
      <w:r w:rsidR="000D22DC" w:rsidRPr="00070E29">
        <w:rPr>
          <w:rFonts w:ascii="LG Smart UI Regular" w:eastAsia="LG Smart UI Regular" w:hAnsi="LG Smart UI Regular"/>
          <w:b/>
          <w:bCs/>
        </w:rPr>
        <w:t>.</w:t>
      </w:r>
      <w:r w:rsidR="006336CB" w:rsidRPr="00070E29">
        <w:rPr>
          <w:rFonts w:ascii="LG Smart UI Regular" w:eastAsia="LG Smart UI Regular" w:hAnsi="LG Smart UI Regular"/>
          <w:b/>
          <w:bCs/>
        </w:rPr>
        <w:t xml:space="preserve"> </w:t>
      </w:r>
      <w:r w:rsidR="000D22DC" w:rsidRPr="000D22DC">
        <w:rPr>
          <w:rFonts w:ascii="LG Smart UI Regular" w:eastAsia="LG Smart UI Regular" w:hAnsi="LG Smart UI Regular"/>
        </w:rPr>
        <w:t xml:space="preserve">Dispute Resolution: This Contract shall be governed by the laws of </w:t>
      </w:r>
      <w:del w:id="173" w:author="최규현 (Kyoohyun Choi)" w:date="2024-06-18T10:08:00Z">
        <w:r w:rsidR="000D22DC" w:rsidRPr="000D22DC" w:rsidDel="00395B1C">
          <w:rPr>
            <w:rFonts w:ascii="LG Smart UI Regular" w:eastAsia="LG Smart UI Regular" w:hAnsi="LG Smart UI Regular"/>
          </w:rPr>
          <w:delText>Japan</w:delText>
        </w:r>
      </w:del>
      <w:ins w:id="174" w:author="최규현 (Kyoohyun Choi)" w:date="2024-06-18T10:08:00Z">
        <w:r w:rsidR="00395B1C">
          <w:rPr>
            <w:rFonts w:ascii="LG Smart UI Regular" w:eastAsia="LG Smart UI Regular" w:hAnsi="LG Smart UI Regular"/>
          </w:rPr>
          <w:t>Republic of Korea</w:t>
        </w:r>
      </w:ins>
      <w:r w:rsidR="000D22DC" w:rsidRPr="000D22DC">
        <w:rPr>
          <w:rFonts w:ascii="LG Smart UI Regular" w:eastAsia="LG Smart UI Regular" w:hAnsi="LG Smart UI Regular"/>
        </w:rPr>
        <w:t xml:space="preserve">. Any dispute arising during the performance of this Contract shall be resolved through consultation between the Parties; If the negotiation fails, either Party has the right to submit the dispute to </w:t>
      </w:r>
      <w:proofErr w:type="spellStart"/>
      <w:r w:rsidR="000D22DC" w:rsidRPr="000D22DC">
        <w:rPr>
          <w:rFonts w:ascii="LG Smart UI Regular" w:eastAsia="LG Smart UI Regular" w:hAnsi="LG Smart UI Regular"/>
        </w:rPr>
        <w:t>the</w:t>
      </w:r>
      <w:del w:id="175" w:author="최규현 (Kyoohyun Choi)" w:date="2024-06-18T10:09:00Z">
        <w:r w:rsidR="000D22DC" w:rsidRPr="000D22DC" w:rsidDel="00395B1C">
          <w:rPr>
            <w:rFonts w:ascii="LG Smart UI Regular" w:eastAsia="LG Smart UI Regular" w:hAnsi="LG Smart UI Regular"/>
          </w:rPr>
          <w:delText xml:space="preserve"> Japan's court in the place where Party B is located for litigation</w:delText>
        </w:r>
      </w:del>
      <w:ins w:id="176" w:author="최규현 (Kyoohyun Choi)" w:date="2024-06-18T10:09:00Z">
        <w:r w:rsidR="00395B1C">
          <w:rPr>
            <w:rFonts w:ascii="LG Smart UI Regular" w:eastAsia="LG Smart UI Regular" w:hAnsi="LG Smart UI Regular"/>
          </w:rPr>
          <w:t>court</w:t>
        </w:r>
        <w:proofErr w:type="spellEnd"/>
        <w:r w:rsidR="00395B1C">
          <w:rPr>
            <w:rFonts w:ascii="LG Smart UI Regular" w:eastAsia="LG Smart UI Regular" w:hAnsi="LG Smart UI Regular"/>
          </w:rPr>
          <w:t xml:space="preserve"> of justice in South Korea</w:t>
        </w:r>
      </w:ins>
      <w:r w:rsidR="000D22DC" w:rsidRPr="000D22DC">
        <w:rPr>
          <w:rFonts w:ascii="LG Smart UI Regular" w:eastAsia="LG Smart UI Regular" w:hAnsi="LG Smart UI Regular"/>
        </w:rPr>
        <w:t>.</w:t>
      </w:r>
    </w:p>
    <w:p w14:paraId="23AB07E0" w14:textId="77777777" w:rsidR="006A1399" w:rsidRPr="006A1399" w:rsidRDefault="006A1399" w:rsidP="00E23FCD">
      <w:pPr>
        <w:ind w:leftChars="200" w:left="420"/>
        <w:rPr>
          <w:rFonts w:ascii="LG Smart UI Regular" w:hAnsi="LG Smart UI Regular"/>
        </w:rPr>
      </w:pPr>
    </w:p>
    <w:p w14:paraId="3791C750" w14:textId="30A94535" w:rsidR="007247F8" w:rsidRPr="00395B1C" w:rsidRDefault="00395B1C" w:rsidP="00E23FCD">
      <w:pPr>
        <w:ind w:leftChars="200" w:left="420"/>
        <w:rPr>
          <w:ins w:id="177" w:author="최규현 (Kyoohyun Choi)" w:date="2024-06-18T10:07:00Z"/>
          <w:rFonts w:ascii="LG Smart UI Regular" w:hAnsi="LG Smart UI Regular"/>
          <w:bCs/>
        </w:rPr>
      </w:pPr>
      <w:ins w:id="178" w:author="최규현 (Kyoohyun Choi)" w:date="2024-06-18T10:07:00Z">
        <w:r w:rsidRPr="00395B1C">
          <w:rPr>
            <w:rFonts w:ascii="LG Smart UI Regular" w:hAnsi="LG Smart UI Regular"/>
            <w:bCs/>
          </w:rPr>
          <w:t>In the event of any dispute, the parties agree that disputes shall be resolved through arbitration at the Singapore International Arbitration Centre (SIAC) in accordance with the rules of SIAC.</w:t>
        </w:r>
      </w:ins>
      <w:commentRangeEnd w:id="172"/>
      <w:ins w:id="179" w:author="최규현 (Kyoohyun Choi)" w:date="2024-06-18T10:09:00Z">
        <w:r w:rsidR="006A1399">
          <w:rPr>
            <w:rStyle w:val="a7"/>
          </w:rPr>
          <w:commentReference w:id="172"/>
        </w:r>
      </w:ins>
    </w:p>
    <w:p w14:paraId="680716FB" w14:textId="1178E34E" w:rsidR="00395B1C" w:rsidRDefault="00395B1C" w:rsidP="00E23FCD">
      <w:pPr>
        <w:ind w:leftChars="200" w:left="420"/>
        <w:rPr>
          <w:ins w:id="180" w:author="최규현 (Kyoohyun Choi)" w:date="2024-06-18T10:56:00Z"/>
          <w:rFonts w:ascii="LG Smart UI Regular" w:hAnsi="LG Smart UI Regular"/>
          <w:b/>
          <w:bCs/>
        </w:rPr>
      </w:pPr>
    </w:p>
    <w:p w14:paraId="65B4EB2E" w14:textId="38F97656" w:rsidR="00AA286D" w:rsidRPr="00AA286D" w:rsidRDefault="00AA286D" w:rsidP="00E23FCD">
      <w:pPr>
        <w:ind w:leftChars="200" w:left="420"/>
        <w:rPr>
          <w:ins w:id="181" w:author="최규현 (Kyoohyun Choi)" w:date="2024-06-18T10:56:00Z"/>
          <w:rFonts w:ascii="LG Smart UI Regular" w:hAnsi="LG Smart UI Regular"/>
          <w:bCs/>
        </w:rPr>
      </w:pPr>
      <w:commentRangeStart w:id="182"/>
      <w:ins w:id="183" w:author="최규현 (Kyoohyun Choi)" w:date="2024-06-18T11:03:00Z">
        <w:r>
          <w:rPr>
            <w:rFonts w:ascii="맑은 고딕" w:eastAsia="맑은 고딕" w:hAnsi="맑은 고딕" w:cs="맑은 고딕"/>
            <w:bCs/>
            <w:lang w:eastAsia="ko-KR"/>
          </w:rPr>
          <w:t xml:space="preserve">6. </w:t>
        </w:r>
        <w:r>
          <w:rPr>
            <w:rFonts w:ascii="맑은 고딕" w:eastAsia="맑은 고딕" w:hAnsi="맑은 고딕" w:cs="맑은 고딕" w:hint="eastAsia"/>
            <w:bCs/>
            <w:lang w:eastAsia="ko-KR"/>
          </w:rPr>
          <w:t>P</w:t>
        </w:r>
        <w:r>
          <w:rPr>
            <w:rFonts w:ascii="맑은 고딕" w:eastAsia="맑은 고딕" w:hAnsi="맑은 고딕" w:cs="맑은 고딕"/>
            <w:bCs/>
            <w:lang w:eastAsia="ko-KR"/>
          </w:rPr>
          <w:t xml:space="preserve">arty B </w:t>
        </w:r>
        <w:r w:rsidRPr="00AA286D">
          <w:rPr>
            <w:rFonts w:ascii="LG Smart UI Regular" w:hAnsi="LG Smart UI Regular"/>
            <w:bCs/>
          </w:rPr>
          <w:t xml:space="preserve">may not assign or pledge all or any part of the rights and obligations under this contract to </w:t>
        </w:r>
        <w:r w:rsidRPr="00AA286D">
          <w:rPr>
            <w:rFonts w:ascii="LG Smart UI Regular" w:hAnsi="LG Smart UI Regular"/>
            <w:bCs/>
          </w:rPr>
          <w:lastRenderedPageBreak/>
          <w:t xml:space="preserve">any third party without the written consent of </w:t>
        </w:r>
        <w:r>
          <w:rPr>
            <w:rFonts w:ascii="LG Smart UI Regular" w:hAnsi="LG Smart UI Regular"/>
            <w:bCs/>
          </w:rPr>
          <w:t>Party A</w:t>
        </w:r>
        <w:r w:rsidRPr="00AA286D">
          <w:rPr>
            <w:rFonts w:ascii="LG Smart UI Regular" w:hAnsi="LG Smart UI Regular"/>
            <w:bCs/>
          </w:rPr>
          <w:t>.</w:t>
        </w:r>
        <w:commentRangeEnd w:id="182"/>
        <w:r>
          <w:rPr>
            <w:rStyle w:val="a7"/>
          </w:rPr>
          <w:commentReference w:id="182"/>
        </w:r>
      </w:ins>
    </w:p>
    <w:p w14:paraId="26A94B56" w14:textId="77777777" w:rsidR="00AA286D" w:rsidRDefault="00AA286D" w:rsidP="00E23FCD">
      <w:pPr>
        <w:ind w:leftChars="200" w:left="420"/>
        <w:rPr>
          <w:rFonts w:ascii="LG Smart UI Regular" w:hAnsi="LG Smart UI Regular"/>
          <w:b/>
          <w:bCs/>
        </w:rPr>
      </w:pPr>
    </w:p>
    <w:p w14:paraId="4C23AA58" w14:textId="76179534" w:rsidR="000D22DC" w:rsidRDefault="005A4BC1" w:rsidP="00E23FCD">
      <w:pPr>
        <w:ind w:leftChars="200" w:left="420"/>
        <w:rPr>
          <w:rFonts w:ascii="LG Smart UI Regular" w:hAnsi="LG Smart UI Regular"/>
        </w:rPr>
      </w:pPr>
      <w:del w:id="184" w:author="최규현 (Kyoohyun Choi)" w:date="2024-06-18T11:03:00Z">
        <w:r w:rsidDel="00AA286D">
          <w:rPr>
            <w:rFonts w:ascii="LG Smart UI Regular" w:hAnsi="LG Smart UI Regular" w:hint="eastAsia"/>
            <w:b/>
            <w:bCs/>
          </w:rPr>
          <w:delText>6</w:delText>
        </w:r>
      </w:del>
      <w:ins w:id="185" w:author="최규현 (Kyoohyun Choi)" w:date="2024-06-18T11:03:00Z">
        <w:r w:rsidR="00AA286D">
          <w:rPr>
            <w:rFonts w:ascii="LG Smart UI Regular" w:hAnsi="LG Smart UI Regular"/>
            <w:b/>
            <w:bCs/>
          </w:rPr>
          <w:t>7</w:t>
        </w:r>
      </w:ins>
      <w:r w:rsidR="000D22DC" w:rsidRPr="00070E29">
        <w:rPr>
          <w:rFonts w:ascii="LG Smart UI Regular" w:eastAsia="LG Smart UI Regular" w:hAnsi="LG Smart UI Regular"/>
          <w:b/>
          <w:bCs/>
        </w:rPr>
        <w:t>.</w:t>
      </w:r>
      <w:r w:rsidR="006336CB" w:rsidRPr="00070E29">
        <w:rPr>
          <w:rFonts w:ascii="LG Smart UI Regular" w:eastAsia="LG Smart UI Regular" w:hAnsi="LG Smart UI Regular"/>
          <w:b/>
          <w:bCs/>
        </w:rPr>
        <w:t xml:space="preserve"> </w:t>
      </w:r>
      <w:r w:rsidR="000D22DC" w:rsidRPr="000D22DC">
        <w:rPr>
          <w:rFonts w:ascii="LG Smart UI Regular" w:eastAsia="LG Smart UI Regular" w:hAnsi="LG Smart UI Regular"/>
        </w:rPr>
        <w:t>This Contract is made in duplicate, with one copy for each Party and both of the same legal effect.</w:t>
      </w:r>
    </w:p>
    <w:p w14:paraId="5F5C36A8" w14:textId="7481F773" w:rsidR="00771BF9" w:rsidRDefault="00771BF9" w:rsidP="00E23FCD">
      <w:pPr>
        <w:rPr>
          <w:rFonts w:ascii="LG Smart UI Regular" w:hAnsi="LG Smart UI Regular"/>
          <w:b/>
          <w:bCs/>
        </w:rPr>
      </w:pPr>
      <w:r>
        <w:rPr>
          <w:rFonts w:ascii="LG Smart UI Regular" w:hAnsi="LG Smart UI Regular" w:hint="eastAsia"/>
          <w:b/>
          <w:bCs/>
        </w:rPr>
        <w:t>====================================================================================</w:t>
      </w:r>
    </w:p>
    <w:p w14:paraId="2433FC86" w14:textId="77777777" w:rsidR="00771BF9" w:rsidRPr="00771BF9" w:rsidRDefault="00771BF9" w:rsidP="00E23FCD">
      <w:pPr>
        <w:rPr>
          <w:rFonts w:ascii="LG Smart UI Regular" w:hAnsi="LG Smart UI Regular"/>
        </w:rPr>
      </w:pPr>
    </w:p>
    <w:tbl>
      <w:tblPr>
        <w:tblStyle w:val="a3"/>
        <w:tblW w:w="0" w:type="auto"/>
        <w:tblLook w:val="04A0" w:firstRow="1" w:lastRow="0" w:firstColumn="1" w:lastColumn="0" w:noHBand="0" w:noVBand="1"/>
      </w:tblPr>
      <w:tblGrid>
        <w:gridCol w:w="5228"/>
        <w:gridCol w:w="5228"/>
      </w:tblGrid>
      <w:tr w:rsidR="00771BF9" w14:paraId="578716BD" w14:textId="77777777" w:rsidTr="00771BF9">
        <w:tc>
          <w:tcPr>
            <w:tcW w:w="5228" w:type="dxa"/>
          </w:tcPr>
          <w:p w14:paraId="699B4263"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Party A:</w:t>
            </w:r>
          </w:p>
          <w:p w14:paraId="044ECF32" w14:textId="3478EAF7" w:rsidR="00771BF9" w:rsidRPr="000D22DC" w:rsidRDefault="00E270E7" w:rsidP="00E23FCD">
            <w:pPr>
              <w:rPr>
                <w:rFonts w:ascii="LG Smart UI Regular" w:eastAsia="LG Smart UI Regular" w:hAnsi="LG Smart UI Regular"/>
              </w:rPr>
            </w:pPr>
            <w:r>
              <w:rPr>
                <w:rFonts w:ascii="CIDFont+F1" w:eastAsia="CIDFont+F1" w:cs="CIDFont+F1"/>
                <w:kern w:val="0"/>
                <w:sz w:val="19"/>
                <w:szCs w:val="19"/>
              </w:rPr>
              <w:t>SIDIZ INC</w:t>
            </w:r>
          </w:p>
          <w:p w14:paraId="5E6F74F9"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Name:</w:t>
            </w:r>
          </w:p>
          <w:p w14:paraId="74E75D0E"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(Seal)</w:t>
            </w:r>
          </w:p>
          <w:p w14:paraId="6AE9D1CD" w14:textId="77777777" w:rsidR="00771BF9" w:rsidRPr="000D22DC" w:rsidRDefault="00771BF9" w:rsidP="00E23FCD">
            <w:pPr>
              <w:rPr>
                <w:rFonts w:ascii="LG Smart UI Regular" w:eastAsia="LG Smart UI Regular" w:hAnsi="LG Smart UI Regular"/>
              </w:rPr>
            </w:pPr>
          </w:p>
          <w:p w14:paraId="27229F15" w14:textId="77777777" w:rsidR="00771BF9" w:rsidRPr="000D22DC" w:rsidRDefault="00771BF9" w:rsidP="00E23FCD">
            <w:pPr>
              <w:rPr>
                <w:rFonts w:ascii="LG Smart UI Regular" w:eastAsia="LG Smart UI Regular" w:hAnsi="LG Smart UI Regular"/>
              </w:rPr>
            </w:pPr>
          </w:p>
          <w:p w14:paraId="763DBAF9"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Date</w:t>
            </w:r>
          </w:p>
          <w:p w14:paraId="72A4E08B" w14:textId="77777777" w:rsidR="00771BF9" w:rsidRDefault="00771BF9" w:rsidP="00E23FCD">
            <w:pPr>
              <w:rPr>
                <w:rFonts w:ascii="LG Smart UI Regular" w:eastAsia="LG Smart UI Regular" w:hAnsi="LG Smart UI Regular"/>
              </w:rPr>
            </w:pPr>
          </w:p>
        </w:tc>
        <w:tc>
          <w:tcPr>
            <w:tcW w:w="5228" w:type="dxa"/>
          </w:tcPr>
          <w:p w14:paraId="3083B48F" w14:textId="7FFD1DFC" w:rsidR="00771BF9" w:rsidRPr="000D22DC" w:rsidRDefault="00771BF9" w:rsidP="00E23FCD">
            <w:pPr>
              <w:rPr>
                <w:rFonts w:ascii="LG Smart UI Regular" w:eastAsia="LG Smart UI Regular" w:hAnsi="LG Smart UI Regular"/>
              </w:rPr>
            </w:pPr>
            <w:r>
              <w:rPr>
                <w:rFonts w:ascii="LG Smart UI Regular" w:hAnsi="LG Smart UI Regular" w:hint="eastAsia"/>
              </w:rPr>
              <w:t>P</w:t>
            </w:r>
            <w:r w:rsidR="00CB0515">
              <w:rPr>
                <w:rFonts w:ascii="LG Smart UI Regular" w:hAnsi="LG Smart UI Regular" w:hint="eastAsia"/>
              </w:rPr>
              <w:t>ar</w:t>
            </w:r>
            <w:r w:rsidRPr="000D22DC">
              <w:rPr>
                <w:rFonts w:ascii="LG Smart UI Regular" w:eastAsia="LG Smart UI Regular" w:hAnsi="LG Smart UI Regular"/>
              </w:rPr>
              <w:t>ty B:</w:t>
            </w:r>
          </w:p>
          <w:p w14:paraId="47B291CA"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 xml:space="preserve">KOKUSAI EXPRESS </w:t>
            </w:r>
            <w:proofErr w:type="gramStart"/>
            <w:r w:rsidRPr="000D22DC">
              <w:rPr>
                <w:rFonts w:ascii="LG Smart UI Regular" w:eastAsia="LG Smart UI Regular" w:hAnsi="LG Smart UI Regular"/>
              </w:rPr>
              <w:t>CO.,LTD.</w:t>
            </w:r>
            <w:proofErr w:type="gramEnd"/>
          </w:p>
          <w:p w14:paraId="288FC2EF"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 xml:space="preserve">Name: </w:t>
            </w:r>
            <w:proofErr w:type="spellStart"/>
            <w:r w:rsidRPr="000D22DC">
              <w:rPr>
                <w:rFonts w:ascii="LG Smart UI Regular" w:eastAsia="LG Smart UI Regular" w:hAnsi="LG Smart UI Regular"/>
              </w:rPr>
              <w:t>Wataru</w:t>
            </w:r>
            <w:proofErr w:type="spellEnd"/>
            <w:r w:rsidRPr="000D22DC">
              <w:rPr>
                <w:rFonts w:ascii="LG Smart UI Regular" w:eastAsia="LG Smart UI Regular" w:hAnsi="LG Smart UI Regular"/>
              </w:rPr>
              <w:t xml:space="preserve"> </w:t>
            </w:r>
            <w:proofErr w:type="spellStart"/>
            <w:r w:rsidRPr="000D22DC">
              <w:rPr>
                <w:rFonts w:ascii="LG Smart UI Regular" w:eastAsia="LG Smart UI Regular" w:hAnsi="LG Smart UI Regular"/>
              </w:rPr>
              <w:t>Haga</w:t>
            </w:r>
            <w:proofErr w:type="spellEnd"/>
          </w:p>
          <w:p w14:paraId="2E36086B" w14:textId="77777777" w:rsidR="00771BF9" w:rsidRPr="000D22DC" w:rsidRDefault="00771BF9" w:rsidP="00E23FCD">
            <w:pPr>
              <w:rPr>
                <w:rFonts w:ascii="LG Smart UI Regular" w:eastAsia="LG Smart UI Regular" w:hAnsi="LG Smart UI Regular"/>
              </w:rPr>
            </w:pPr>
            <w:r w:rsidRPr="000D22DC">
              <w:rPr>
                <w:rFonts w:ascii="LG Smart UI Regular" w:eastAsia="LG Smart UI Regular" w:hAnsi="LG Smart UI Regular"/>
              </w:rPr>
              <w:t>(Seal)</w:t>
            </w:r>
          </w:p>
          <w:p w14:paraId="69EDB02F" w14:textId="77777777" w:rsidR="00771BF9" w:rsidRPr="000D22DC" w:rsidRDefault="00771BF9" w:rsidP="00E23FCD">
            <w:pPr>
              <w:rPr>
                <w:rFonts w:ascii="LG Smart UI Regular" w:eastAsia="LG Smart UI Regular" w:hAnsi="LG Smart UI Regular"/>
              </w:rPr>
            </w:pPr>
          </w:p>
          <w:p w14:paraId="5E8CE792" w14:textId="77777777" w:rsidR="00771BF9" w:rsidRPr="000D22DC" w:rsidRDefault="00771BF9" w:rsidP="00E23FCD">
            <w:pPr>
              <w:rPr>
                <w:rFonts w:ascii="LG Smart UI Regular" w:eastAsia="LG Smart UI Regular" w:hAnsi="LG Smart UI Regular"/>
              </w:rPr>
            </w:pPr>
          </w:p>
          <w:p w14:paraId="5E9CA67A" w14:textId="77777777" w:rsidR="00771BF9" w:rsidRPr="00FF506E" w:rsidRDefault="00771BF9" w:rsidP="00E23FCD">
            <w:pPr>
              <w:rPr>
                <w:rFonts w:ascii="LG Smart UI Regular" w:hAnsi="LG Smart UI Regular"/>
              </w:rPr>
            </w:pPr>
            <w:r w:rsidRPr="000D22DC">
              <w:rPr>
                <w:rFonts w:ascii="LG Smart UI Regular" w:eastAsia="LG Smart UI Regular" w:hAnsi="LG Smart UI Regular"/>
              </w:rPr>
              <w:t>Date</w:t>
            </w:r>
          </w:p>
          <w:p w14:paraId="3A472C9B" w14:textId="77777777" w:rsidR="00771BF9" w:rsidRDefault="00771BF9" w:rsidP="00E23FCD">
            <w:pPr>
              <w:rPr>
                <w:rFonts w:ascii="LG Smart UI Regular" w:eastAsia="LG Smart UI Regular" w:hAnsi="LG Smart UI Regular"/>
              </w:rPr>
            </w:pPr>
          </w:p>
        </w:tc>
      </w:tr>
    </w:tbl>
    <w:p w14:paraId="269CA55C" w14:textId="77777777" w:rsidR="000D22DC" w:rsidRPr="00FF506E" w:rsidRDefault="000D22DC" w:rsidP="00E23FCD">
      <w:pPr>
        <w:rPr>
          <w:rFonts w:ascii="LG Smart UI Regular" w:hAnsi="LG Smart UI Regular"/>
        </w:rPr>
      </w:pPr>
    </w:p>
    <w:p w14:paraId="4CA619CA" w14:textId="09321AC7" w:rsidR="000D22DC" w:rsidRPr="000D22DC" w:rsidRDefault="000D22DC" w:rsidP="00E23FCD">
      <w:pPr>
        <w:rPr>
          <w:rFonts w:ascii="LG Smart UI Regular" w:eastAsia="LG Smart UI Regular" w:hAnsi="LG Smart UI Regular"/>
        </w:rPr>
      </w:pPr>
    </w:p>
    <w:sectPr w:rsidR="000D22DC" w:rsidRPr="000D22DC" w:rsidSect="000871BA">
      <w:footerReference w:type="default" r:id="rId10"/>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최규현 (Kyoohyun Choi)" w:date="2024-06-18T09:14:00Z" w:initials="최(C">
    <w:p w14:paraId="575A4499" w14:textId="54C6DE86" w:rsidR="00EB18F0" w:rsidRPr="00711B0C" w:rsidRDefault="00EB18F0">
      <w:pPr>
        <w:pStyle w:val="a8"/>
        <w:rPr>
          <w:rFonts w:eastAsia="맑은 고딕"/>
          <w:lang w:eastAsia="ko-KR"/>
        </w:rPr>
      </w:pPr>
      <w:r>
        <w:rPr>
          <w:rStyle w:val="a7"/>
        </w:rPr>
        <w:annotationRef/>
      </w:r>
      <w:r>
        <w:rPr>
          <w:rFonts w:eastAsia="맑은 고딕" w:hint="eastAsia"/>
          <w:lang w:eastAsia="ko-KR"/>
        </w:rPr>
        <w:t>외부</w:t>
      </w:r>
      <w:r>
        <w:rPr>
          <w:rFonts w:eastAsia="맑은 고딕" w:hint="eastAsia"/>
          <w:lang w:eastAsia="ko-KR"/>
        </w:rPr>
        <w:t xml:space="preserve"> </w:t>
      </w:r>
      <w:r>
        <w:rPr>
          <w:rFonts w:eastAsia="맑은 고딕" w:hint="eastAsia"/>
          <w:lang w:eastAsia="ko-KR"/>
        </w:rPr>
        <w:t>포장이</w:t>
      </w:r>
      <w:r>
        <w:rPr>
          <w:rFonts w:eastAsia="맑은 고딕" w:hint="eastAsia"/>
          <w:lang w:eastAsia="ko-KR"/>
        </w:rPr>
        <w:t xml:space="preserve"> </w:t>
      </w:r>
      <w:r>
        <w:rPr>
          <w:rFonts w:eastAsia="맑은 고딕" w:hint="eastAsia"/>
          <w:lang w:eastAsia="ko-KR"/>
        </w:rPr>
        <w:t>온전하더라도</w:t>
      </w:r>
      <w:r>
        <w:rPr>
          <w:rFonts w:eastAsia="맑은 고딕" w:hint="eastAsia"/>
          <w:lang w:eastAsia="ko-KR"/>
        </w:rPr>
        <w:t xml:space="preserve"> </w:t>
      </w:r>
      <w:r>
        <w:rPr>
          <w:rFonts w:eastAsia="맑은 고딕" w:hint="eastAsia"/>
          <w:lang w:eastAsia="ko-KR"/>
        </w:rPr>
        <w:t>보관</w:t>
      </w:r>
      <w:r>
        <w:rPr>
          <w:rFonts w:eastAsia="맑은 고딕" w:hint="eastAsia"/>
          <w:lang w:eastAsia="ko-KR"/>
        </w:rPr>
        <w:t xml:space="preserve"> </w:t>
      </w:r>
      <w:r>
        <w:rPr>
          <w:rFonts w:eastAsia="맑은 고딕" w:hint="eastAsia"/>
          <w:lang w:eastAsia="ko-KR"/>
        </w:rPr>
        <w:t>시</w:t>
      </w:r>
      <w:r>
        <w:rPr>
          <w:rFonts w:eastAsia="맑은 고딕" w:hint="eastAsia"/>
          <w:lang w:eastAsia="ko-KR"/>
        </w:rPr>
        <w:t xml:space="preserve"> </w:t>
      </w:r>
      <w:r>
        <w:rPr>
          <w:rFonts w:eastAsia="맑은 고딕" w:hint="eastAsia"/>
          <w:lang w:eastAsia="ko-KR"/>
        </w:rPr>
        <w:t>습도</w:t>
      </w:r>
      <w:r>
        <w:rPr>
          <w:rFonts w:eastAsia="맑은 고딕" w:hint="eastAsia"/>
          <w:lang w:eastAsia="ko-KR"/>
        </w:rPr>
        <w:t xml:space="preserve"> </w:t>
      </w:r>
      <w:r>
        <w:rPr>
          <w:rFonts w:eastAsia="맑은 고딕" w:hint="eastAsia"/>
          <w:lang w:eastAsia="ko-KR"/>
        </w:rPr>
        <w:t>등에</w:t>
      </w:r>
      <w:r>
        <w:rPr>
          <w:rFonts w:eastAsia="맑은 고딕" w:hint="eastAsia"/>
          <w:lang w:eastAsia="ko-KR"/>
        </w:rPr>
        <w:t xml:space="preserve"> </w:t>
      </w:r>
      <w:r>
        <w:rPr>
          <w:rFonts w:eastAsia="맑은 고딕" w:hint="eastAsia"/>
          <w:lang w:eastAsia="ko-KR"/>
        </w:rPr>
        <w:t>의해</w:t>
      </w:r>
      <w:r>
        <w:rPr>
          <w:rFonts w:eastAsia="맑은 고딕" w:hint="eastAsia"/>
          <w:lang w:eastAsia="ko-KR"/>
        </w:rPr>
        <w:t xml:space="preserve"> </w:t>
      </w:r>
      <w:r>
        <w:rPr>
          <w:rFonts w:eastAsia="맑은 고딕" w:hint="eastAsia"/>
          <w:lang w:eastAsia="ko-KR"/>
        </w:rPr>
        <w:t>상품</w:t>
      </w:r>
      <w:r>
        <w:rPr>
          <w:rFonts w:eastAsia="맑은 고딕" w:hint="eastAsia"/>
          <w:lang w:eastAsia="ko-KR"/>
        </w:rPr>
        <w:t xml:space="preserve"> </w:t>
      </w:r>
      <w:r>
        <w:rPr>
          <w:rFonts w:eastAsia="맑은 고딕" w:hint="eastAsia"/>
          <w:lang w:eastAsia="ko-KR"/>
        </w:rPr>
        <w:t>변질될</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있으므로</w:t>
      </w:r>
      <w:r>
        <w:rPr>
          <w:rFonts w:eastAsia="맑은 고딕" w:hint="eastAsia"/>
          <w:lang w:eastAsia="ko-KR"/>
        </w:rPr>
        <w:t xml:space="preserve"> </w:t>
      </w:r>
      <w:r>
        <w:rPr>
          <w:rFonts w:eastAsia="맑은 고딕" w:hint="eastAsia"/>
          <w:lang w:eastAsia="ko-KR"/>
        </w:rPr>
        <w:t>해당</w:t>
      </w:r>
      <w:r>
        <w:rPr>
          <w:rFonts w:eastAsia="맑은 고딕" w:hint="eastAsia"/>
          <w:lang w:eastAsia="ko-KR"/>
        </w:rPr>
        <w:t xml:space="preserve"> </w:t>
      </w:r>
      <w:r>
        <w:rPr>
          <w:rFonts w:eastAsia="맑은 고딕" w:hint="eastAsia"/>
          <w:lang w:eastAsia="ko-KR"/>
        </w:rPr>
        <w:t>부분</w:t>
      </w:r>
      <w:r>
        <w:rPr>
          <w:rFonts w:eastAsia="맑은 고딕" w:hint="eastAsia"/>
          <w:lang w:eastAsia="ko-KR"/>
        </w:rPr>
        <w:t xml:space="preserve"> </w:t>
      </w:r>
      <w:r>
        <w:rPr>
          <w:rFonts w:eastAsia="맑은 고딕" w:hint="eastAsia"/>
          <w:lang w:eastAsia="ko-KR"/>
        </w:rPr>
        <w:t>삭제하여</w:t>
      </w:r>
      <w:r>
        <w:rPr>
          <w:rFonts w:eastAsia="맑은 고딕" w:hint="eastAsia"/>
          <w:lang w:eastAsia="ko-KR"/>
        </w:rPr>
        <w:t xml:space="preserve"> </w:t>
      </w:r>
      <w:r>
        <w:rPr>
          <w:rFonts w:eastAsia="맑은 고딕" w:hint="eastAsia"/>
          <w:lang w:eastAsia="ko-KR"/>
        </w:rPr>
        <w:t>주시기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5" w:author="최규현 (Kyoohyun Choi)" w:date="2024-06-18T10:20:00Z" w:initials="최(C">
    <w:p w14:paraId="6F64C7DD" w14:textId="59C3D2A1" w:rsidR="00EB18F0" w:rsidRPr="00591CDD" w:rsidRDefault="00EB18F0">
      <w:pPr>
        <w:pStyle w:val="a8"/>
        <w:rPr>
          <w:rFonts w:eastAsia="맑은 고딕"/>
          <w:lang w:eastAsia="ko-KR"/>
        </w:rPr>
      </w:pPr>
      <w:r>
        <w:rPr>
          <w:rStyle w:val="a7"/>
        </w:rPr>
        <w:annotationRef/>
      </w:r>
      <w:r>
        <w:rPr>
          <w:rFonts w:eastAsia="맑은 고딕" w:hint="eastAsia"/>
          <w:lang w:eastAsia="ko-KR"/>
        </w:rPr>
        <w:t>필요에</w:t>
      </w:r>
      <w:r>
        <w:rPr>
          <w:rFonts w:eastAsia="맑은 고딕" w:hint="eastAsia"/>
          <w:lang w:eastAsia="ko-KR"/>
        </w:rPr>
        <w:t xml:space="preserve"> </w:t>
      </w:r>
      <w:r>
        <w:rPr>
          <w:rFonts w:eastAsia="맑은 고딕" w:hint="eastAsia"/>
          <w:lang w:eastAsia="ko-KR"/>
        </w:rPr>
        <w:t>따라</w:t>
      </w:r>
      <w:r>
        <w:rPr>
          <w:rFonts w:eastAsia="맑은 고딕" w:hint="eastAsia"/>
          <w:lang w:eastAsia="ko-KR"/>
        </w:rPr>
        <w:t xml:space="preserve"> </w:t>
      </w:r>
      <w:r>
        <w:rPr>
          <w:rFonts w:eastAsia="맑은 고딕" w:hint="eastAsia"/>
          <w:lang w:eastAsia="ko-KR"/>
        </w:rPr>
        <w:t>적절히</w:t>
      </w:r>
      <w:r>
        <w:rPr>
          <w:rFonts w:eastAsia="맑은 고딕" w:hint="eastAsia"/>
          <w:lang w:eastAsia="ko-KR"/>
        </w:rPr>
        <w:t xml:space="preserve"> </w:t>
      </w:r>
      <w:r>
        <w:rPr>
          <w:rFonts w:eastAsia="맑은 고딕" w:hint="eastAsia"/>
          <w:lang w:eastAsia="ko-KR"/>
        </w:rPr>
        <w:t>수정하시어</w:t>
      </w:r>
      <w:r>
        <w:rPr>
          <w:rFonts w:eastAsia="맑은 고딕" w:hint="eastAsia"/>
          <w:lang w:eastAsia="ko-KR"/>
        </w:rPr>
        <w:t xml:space="preserve"> </w:t>
      </w:r>
      <w:r>
        <w:rPr>
          <w:rFonts w:eastAsia="맑은 고딕" w:hint="eastAsia"/>
          <w:lang w:eastAsia="ko-KR"/>
        </w:rPr>
        <w:t>반영하여</w:t>
      </w:r>
      <w:r>
        <w:rPr>
          <w:rFonts w:eastAsia="맑은 고딕" w:hint="eastAsia"/>
          <w:lang w:eastAsia="ko-KR"/>
        </w:rPr>
        <w:t xml:space="preserve"> </w:t>
      </w:r>
      <w:r>
        <w:rPr>
          <w:rFonts w:eastAsia="맑은 고딕" w:hint="eastAsia"/>
          <w:lang w:eastAsia="ko-KR"/>
        </w:rPr>
        <w:t>주시기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75" w:author="최규현 (Kyoohyun Choi)" w:date="2024-06-18T09:15:00Z" w:initials="최(C">
    <w:p w14:paraId="0ABE0EB5" w14:textId="7DA7D4E8" w:rsidR="00EB18F0" w:rsidRDefault="00EB18F0">
      <w:pPr>
        <w:pStyle w:val="a8"/>
        <w:rPr>
          <w:lang w:eastAsia="ko-KR"/>
        </w:rPr>
      </w:pPr>
      <w:r>
        <w:rPr>
          <w:rStyle w:val="a7"/>
        </w:rPr>
        <w:annotationRef/>
      </w:r>
      <w:r>
        <w:rPr>
          <w:rFonts w:ascii="맑은 고딕" w:eastAsia="맑은 고딕" w:hAnsi="맑은 고딕" w:cs="맑은 고딕" w:hint="eastAsia"/>
          <w:lang w:eastAsia="ko-KR"/>
        </w:rPr>
        <w:t>확인에 필요한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기간이 다소 촉박하지는 </w:t>
      </w:r>
      <w:proofErr w:type="spellStart"/>
      <w:r>
        <w:rPr>
          <w:rFonts w:ascii="맑은 고딕" w:eastAsia="맑은 고딕" w:hAnsi="맑은 고딕" w:cs="맑은 고딕" w:hint="eastAsia"/>
          <w:lang w:eastAsia="ko-KR"/>
        </w:rPr>
        <w:t>않은지</w:t>
      </w:r>
      <w:proofErr w:type="spellEnd"/>
      <w:r>
        <w:rPr>
          <w:rFonts w:ascii="맑은 고딕" w:eastAsia="맑은 고딕" w:hAnsi="맑은 고딕" w:cs="맑은 고딕" w:hint="eastAsia"/>
          <w:lang w:eastAsia="ko-KR"/>
        </w:rPr>
        <w:t xml:space="preserve"> 확인 바랍니다.</w:t>
      </w:r>
      <w:r>
        <w:rPr>
          <w:rFonts w:ascii="맑은 고딕" w:eastAsia="맑은 고딕" w:hAnsi="맑은 고딕" w:cs="맑은 고딕"/>
          <w:lang w:eastAsia="ko-KR"/>
        </w:rPr>
        <w:t xml:space="preserve"> </w:t>
      </w:r>
    </w:p>
  </w:comment>
  <w:comment w:id="76" w:author="최규현 (Kyoohyun Choi)" w:date="2024-06-18T09:18:00Z" w:initials="최(C">
    <w:p w14:paraId="652ACCF4" w14:textId="0099BA47" w:rsidR="00EB18F0" w:rsidRPr="00F902A0" w:rsidRDefault="00EB18F0">
      <w:pPr>
        <w:pStyle w:val="a8"/>
        <w:rPr>
          <w:rFonts w:eastAsia="맑은 고딕"/>
          <w:lang w:eastAsia="ko-KR"/>
        </w:rPr>
      </w:pPr>
      <w:r>
        <w:rPr>
          <w:rStyle w:val="a7"/>
        </w:rPr>
        <w:annotationRef/>
      </w:r>
      <w:r>
        <w:rPr>
          <w:rFonts w:eastAsia="맑은 고딕" w:hint="eastAsia"/>
          <w:lang w:eastAsia="ko-KR"/>
        </w:rPr>
        <w:t>상대방의</w:t>
      </w:r>
      <w:r>
        <w:rPr>
          <w:rFonts w:eastAsia="맑은 고딕" w:hint="eastAsia"/>
          <w:lang w:eastAsia="ko-KR"/>
        </w:rPr>
        <w:t xml:space="preserve"> </w:t>
      </w:r>
      <w:r>
        <w:rPr>
          <w:rFonts w:eastAsia="맑은 고딕" w:hint="eastAsia"/>
          <w:lang w:eastAsia="ko-KR"/>
        </w:rPr>
        <w:t>과실로</w:t>
      </w:r>
      <w:r>
        <w:rPr>
          <w:rFonts w:eastAsia="맑은 고딕" w:hint="eastAsia"/>
          <w:lang w:eastAsia="ko-KR"/>
        </w:rPr>
        <w:t xml:space="preserve"> </w:t>
      </w:r>
      <w:r>
        <w:rPr>
          <w:rFonts w:eastAsia="맑은 고딕" w:hint="eastAsia"/>
          <w:lang w:eastAsia="ko-KR"/>
        </w:rPr>
        <w:t>손해가</w:t>
      </w:r>
      <w:r>
        <w:rPr>
          <w:rFonts w:eastAsia="맑은 고딕" w:hint="eastAsia"/>
          <w:lang w:eastAsia="ko-KR"/>
        </w:rPr>
        <w:t xml:space="preserve"> </w:t>
      </w:r>
      <w:r>
        <w:rPr>
          <w:rFonts w:eastAsia="맑은 고딕" w:hint="eastAsia"/>
          <w:lang w:eastAsia="ko-KR"/>
        </w:rPr>
        <w:t>발생하는</w:t>
      </w:r>
      <w:r>
        <w:rPr>
          <w:rFonts w:eastAsia="맑은 고딕" w:hint="eastAsia"/>
          <w:lang w:eastAsia="ko-KR"/>
        </w:rPr>
        <w:t xml:space="preserve"> </w:t>
      </w:r>
      <w:r>
        <w:rPr>
          <w:rFonts w:eastAsia="맑은 고딕" w:hint="eastAsia"/>
          <w:lang w:eastAsia="ko-KR"/>
        </w:rPr>
        <w:t>경우</w:t>
      </w:r>
      <w:r>
        <w:rPr>
          <w:rFonts w:eastAsia="맑은 고딕" w:hint="eastAsia"/>
          <w:lang w:eastAsia="ko-KR"/>
        </w:rPr>
        <w:t>,</w:t>
      </w:r>
      <w:r>
        <w:rPr>
          <w:rFonts w:eastAsia="맑은 고딕"/>
          <w:lang w:eastAsia="ko-KR"/>
        </w:rPr>
        <w:t xml:space="preserve"> </w:t>
      </w:r>
      <w:r>
        <w:rPr>
          <w:rFonts w:eastAsia="맑은 고딕" w:hint="eastAsia"/>
          <w:lang w:eastAsia="ko-KR"/>
        </w:rPr>
        <w:t>해당</w:t>
      </w:r>
      <w:r>
        <w:rPr>
          <w:rFonts w:eastAsia="맑은 고딕" w:hint="eastAsia"/>
          <w:lang w:eastAsia="ko-KR"/>
        </w:rPr>
        <w:t xml:space="preserve"> </w:t>
      </w:r>
      <w:r>
        <w:rPr>
          <w:rFonts w:eastAsia="맑은 고딕" w:hint="eastAsia"/>
          <w:lang w:eastAsia="ko-KR"/>
        </w:rPr>
        <w:t>손해에</w:t>
      </w:r>
      <w:r>
        <w:rPr>
          <w:rFonts w:eastAsia="맑은 고딕" w:hint="eastAsia"/>
          <w:lang w:eastAsia="ko-KR"/>
        </w:rPr>
        <w:t xml:space="preserve"> </w:t>
      </w:r>
      <w:r>
        <w:rPr>
          <w:rFonts w:eastAsia="맑은 고딕" w:hint="eastAsia"/>
          <w:lang w:eastAsia="ko-KR"/>
        </w:rPr>
        <w:t>대해서는</w:t>
      </w:r>
      <w:r>
        <w:rPr>
          <w:rFonts w:eastAsia="맑은 고딕" w:hint="eastAsia"/>
          <w:lang w:eastAsia="ko-KR"/>
        </w:rPr>
        <w:t xml:space="preserve"> </w:t>
      </w:r>
      <w:r>
        <w:rPr>
          <w:rFonts w:eastAsia="맑은 고딕" w:hint="eastAsia"/>
          <w:lang w:eastAsia="ko-KR"/>
        </w:rPr>
        <w:t>상대방이</w:t>
      </w:r>
      <w:r>
        <w:rPr>
          <w:rFonts w:eastAsia="맑은 고딕" w:hint="eastAsia"/>
          <w:lang w:eastAsia="ko-KR"/>
        </w:rPr>
        <w:t xml:space="preserve"> </w:t>
      </w:r>
      <w:r>
        <w:rPr>
          <w:rFonts w:eastAsia="맑은 고딕" w:hint="eastAsia"/>
          <w:lang w:eastAsia="ko-KR"/>
        </w:rPr>
        <w:t>전적으로</w:t>
      </w:r>
      <w:r>
        <w:rPr>
          <w:rFonts w:eastAsia="맑은 고딕" w:hint="eastAsia"/>
          <w:lang w:eastAsia="ko-KR"/>
        </w:rPr>
        <w:t xml:space="preserve"> </w:t>
      </w:r>
      <w:r>
        <w:rPr>
          <w:rFonts w:eastAsia="맑은 고딕" w:hint="eastAsia"/>
          <w:lang w:eastAsia="ko-KR"/>
        </w:rPr>
        <w:t>책임을</w:t>
      </w:r>
      <w:r>
        <w:rPr>
          <w:rFonts w:eastAsia="맑은 고딕" w:hint="eastAsia"/>
          <w:lang w:eastAsia="ko-KR"/>
        </w:rPr>
        <w:t xml:space="preserve"> </w:t>
      </w:r>
      <w:r>
        <w:rPr>
          <w:rFonts w:eastAsia="맑은 고딕" w:hint="eastAsia"/>
          <w:lang w:eastAsia="ko-KR"/>
        </w:rPr>
        <w:t>부담하도록</w:t>
      </w:r>
      <w:r>
        <w:rPr>
          <w:rFonts w:eastAsia="맑은 고딕" w:hint="eastAsia"/>
          <w:lang w:eastAsia="ko-KR"/>
        </w:rPr>
        <w:t xml:space="preserve"> </w:t>
      </w:r>
      <w:r>
        <w:rPr>
          <w:rFonts w:eastAsia="맑은 고딕" w:hint="eastAsia"/>
          <w:lang w:eastAsia="ko-KR"/>
        </w:rPr>
        <w:t>수정하였습니다</w:t>
      </w:r>
      <w:r>
        <w:rPr>
          <w:rFonts w:eastAsia="맑은 고딕" w:hint="eastAsia"/>
          <w:lang w:eastAsia="ko-KR"/>
        </w:rPr>
        <w:t>.</w:t>
      </w:r>
      <w:r>
        <w:rPr>
          <w:rFonts w:eastAsia="맑은 고딕"/>
          <w:lang w:eastAsia="ko-KR"/>
        </w:rPr>
        <w:t xml:space="preserve"> </w:t>
      </w:r>
    </w:p>
  </w:comment>
  <w:comment w:id="88" w:author="최규현 (Kyoohyun Choi)" w:date="2024-06-18T09:23:00Z" w:initials="최(C">
    <w:p w14:paraId="408BA6D4" w14:textId="7F312DA7" w:rsidR="00EB18F0" w:rsidRPr="004D34B5" w:rsidRDefault="00EB18F0">
      <w:pPr>
        <w:pStyle w:val="a8"/>
        <w:rPr>
          <w:rFonts w:eastAsia="맑은 고딕"/>
          <w:lang w:eastAsia="ko-KR"/>
        </w:rPr>
      </w:pPr>
      <w:r>
        <w:rPr>
          <w:rStyle w:val="a7"/>
        </w:rPr>
        <w:annotationRef/>
      </w:r>
      <w:r>
        <w:rPr>
          <w:rFonts w:eastAsia="맑은 고딕" w:hint="eastAsia"/>
          <w:lang w:eastAsia="ko-KR"/>
        </w:rPr>
        <w:t>중국으로</w:t>
      </w:r>
      <w:r>
        <w:rPr>
          <w:rFonts w:eastAsia="맑은 고딕" w:hint="eastAsia"/>
          <w:lang w:eastAsia="ko-KR"/>
        </w:rPr>
        <w:t xml:space="preserve"> </w:t>
      </w:r>
      <w:r>
        <w:rPr>
          <w:rFonts w:eastAsia="맑은 고딕" w:hint="eastAsia"/>
          <w:lang w:eastAsia="ko-KR"/>
        </w:rPr>
        <w:t>반송한다는</w:t>
      </w:r>
      <w:r>
        <w:rPr>
          <w:rFonts w:eastAsia="맑은 고딕" w:hint="eastAsia"/>
          <w:lang w:eastAsia="ko-KR"/>
        </w:rPr>
        <w:t xml:space="preserve"> </w:t>
      </w:r>
      <w:r>
        <w:rPr>
          <w:rFonts w:eastAsia="맑은 고딕" w:hint="eastAsia"/>
          <w:lang w:eastAsia="ko-KR"/>
        </w:rPr>
        <w:t>내용이</w:t>
      </w:r>
      <w:r>
        <w:rPr>
          <w:rFonts w:eastAsia="맑은 고딕" w:hint="eastAsia"/>
          <w:lang w:eastAsia="ko-KR"/>
        </w:rPr>
        <w:t xml:space="preserve"> </w:t>
      </w:r>
      <w:r>
        <w:rPr>
          <w:rFonts w:eastAsia="맑은 고딕" w:hint="eastAsia"/>
          <w:lang w:eastAsia="ko-KR"/>
        </w:rPr>
        <w:t>포함되어</w:t>
      </w:r>
      <w:r>
        <w:rPr>
          <w:rFonts w:eastAsia="맑은 고딕" w:hint="eastAsia"/>
          <w:lang w:eastAsia="ko-KR"/>
        </w:rPr>
        <w:t xml:space="preserve"> </w:t>
      </w:r>
      <w:r>
        <w:rPr>
          <w:rFonts w:eastAsia="맑은 고딕" w:hint="eastAsia"/>
          <w:lang w:eastAsia="ko-KR"/>
        </w:rPr>
        <w:t>있는</w:t>
      </w:r>
      <w:r>
        <w:rPr>
          <w:rFonts w:eastAsia="맑은 고딕" w:hint="eastAsia"/>
          <w:lang w:eastAsia="ko-KR"/>
        </w:rPr>
        <w:t xml:space="preserve"> </w:t>
      </w:r>
      <w:r>
        <w:rPr>
          <w:rFonts w:eastAsia="맑은 고딕" w:hint="eastAsia"/>
          <w:lang w:eastAsia="ko-KR"/>
        </w:rPr>
        <w:t>바</w:t>
      </w:r>
      <w:r>
        <w:rPr>
          <w:rFonts w:eastAsia="맑은 고딕" w:hint="eastAsia"/>
          <w:lang w:eastAsia="ko-KR"/>
        </w:rPr>
        <w:t>,</w:t>
      </w:r>
      <w:r>
        <w:rPr>
          <w:rFonts w:eastAsia="맑은 고딕"/>
          <w:lang w:eastAsia="ko-KR"/>
        </w:rPr>
        <w:t xml:space="preserve"> </w:t>
      </w:r>
      <w:r>
        <w:rPr>
          <w:rFonts w:eastAsia="맑은 고딕" w:hint="eastAsia"/>
          <w:lang w:eastAsia="ko-KR"/>
        </w:rPr>
        <w:t>확인</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93" w:author="최규현 (Kyoohyun Choi)" w:date="2024-06-18T10:22:00Z" w:initials="최(C">
    <w:p w14:paraId="609E29D5" w14:textId="7641D827" w:rsidR="00EB18F0" w:rsidRDefault="00EB18F0">
      <w:pPr>
        <w:pStyle w:val="a8"/>
        <w:rPr>
          <w:lang w:eastAsia="ko-KR"/>
        </w:rPr>
      </w:pPr>
      <w:r>
        <w:rPr>
          <w:rStyle w:val="a7"/>
        </w:rPr>
        <w:annotationRef/>
      </w:r>
      <w:r w:rsidR="00E271B9">
        <w:rPr>
          <w:rFonts w:ascii="맑은 고딕" w:eastAsia="맑은 고딕" w:hAnsi="맑은 고딕" w:cs="맑은 고딕" w:hint="eastAsia"/>
          <w:lang w:eastAsia="ko-KR"/>
        </w:rPr>
        <w:t>합의된 지불기한 내에 비용 지급하도록 되어 있으나,</w:t>
      </w:r>
      <w:r w:rsidR="00E271B9">
        <w:rPr>
          <w:rFonts w:ascii="맑은 고딕" w:eastAsia="맑은 고딕" w:hAnsi="맑은 고딕" w:cs="맑은 고딕"/>
          <w:lang w:eastAsia="ko-KR"/>
        </w:rPr>
        <w:t xml:space="preserve"> </w:t>
      </w:r>
      <w:r w:rsidR="00E271B9">
        <w:rPr>
          <w:rFonts w:ascii="맑은 고딕" w:eastAsia="맑은 고딕" w:hAnsi="맑은 고딕" w:cs="맑은 고딕" w:hint="eastAsia"/>
          <w:lang w:eastAsia="ko-KR"/>
        </w:rPr>
        <w:t>본 계약에서 지불기한을 달리 정하지는 않고 있습니다.</w:t>
      </w:r>
      <w:r w:rsidR="00E271B9">
        <w:rPr>
          <w:rFonts w:ascii="맑은 고딕" w:eastAsia="맑은 고딕" w:hAnsi="맑은 고딕" w:cs="맑은 고딕"/>
          <w:lang w:eastAsia="ko-KR"/>
        </w:rPr>
        <w:t xml:space="preserve"> </w:t>
      </w:r>
      <w:r w:rsidR="00E271B9">
        <w:rPr>
          <w:rFonts w:ascii="맑은 고딕" w:eastAsia="맑은 고딕" w:hAnsi="맑은 고딕" w:cs="맑은 고딕" w:hint="eastAsia"/>
          <w:lang w:eastAsia="ko-KR"/>
        </w:rPr>
        <w:t>개별 운송 건에 대해 각각 지불기한을 다르게 정하시지 않는다면 본 계약서에 지불기한을 명시하여 주실 것을 권고 드립니다.</w:t>
      </w:r>
      <w:r w:rsidR="00E271B9">
        <w:rPr>
          <w:rFonts w:ascii="맑은 고딕" w:eastAsia="맑은 고딕" w:hAnsi="맑은 고딕" w:cs="맑은 고딕"/>
          <w:lang w:eastAsia="ko-KR"/>
        </w:rPr>
        <w:t xml:space="preserve"> </w:t>
      </w:r>
    </w:p>
  </w:comment>
  <w:comment w:id="94" w:author="최규현 (Kyoohyun Choi)" w:date="2024-06-18T09:24:00Z" w:initials="최(C">
    <w:p w14:paraId="41DF8F2F" w14:textId="1773FA43" w:rsidR="00EB18F0" w:rsidRDefault="00EB18F0">
      <w:pPr>
        <w:pStyle w:val="a8"/>
        <w:rPr>
          <w:lang w:eastAsia="ko-KR"/>
        </w:rPr>
      </w:pPr>
      <w:r>
        <w:rPr>
          <w:rStyle w:val="a7"/>
        </w:rPr>
        <w:annotationRef/>
      </w:r>
      <w:r>
        <w:rPr>
          <w:rFonts w:ascii="맑은 고딕" w:eastAsia="맑은 고딕" w:hAnsi="맑은 고딕" w:cs="맑은 고딕" w:hint="eastAsia"/>
          <w:lang w:eastAsia="ko-KR"/>
        </w:rPr>
        <w:t>이율 다소 과다하다고 판단되는 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협의 후 적절히 수정하여 주실 것을 권고 드립니다.</w:t>
      </w:r>
      <w:r>
        <w:rPr>
          <w:rFonts w:ascii="맑은 고딕" w:eastAsia="맑은 고딕" w:hAnsi="맑은 고딕" w:cs="맑은 고딕"/>
          <w:lang w:eastAsia="ko-KR"/>
        </w:rPr>
        <w:t xml:space="preserve"> </w:t>
      </w:r>
    </w:p>
  </w:comment>
  <w:comment w:id="97" w:author="최규현 (Kyoohyun Choi)" w:date="2024-06-18T09:29:00Z" w:initials="최(C">
    <w:p w14:paraId="10C96922" w14:textId="476B299C" w:rsidR="00EB18F0" w:rsidRDefault="00EB18F0">
      <w:pPr>
        <w:pStyle w:val="a8"/>
        <w:rPr>
          <w:lang w:eastAsia="ko-KR"/>
        </w:rPr>
      </w:pPr>
      <w:r>
        <w:rPr>
          <w:rStyle w:val="a7"/>
        </w:rPr>
        <w:annotationRef/>
      </w:r>
      <w:r>
        <w:rPr>
          <w:rFonts w:ascii="맑은 고딕" w:eastAsia="맑은 고딕" w:hAnsi="맑은 고딕" w:cs="맑은 고딕" w:hint="eastAsia"/>
          <w:lang w:eastAsia="ko-KR"/>
        </w:rPr>
        <w:t>상대방이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손해배상 의무 등을 부담하는 경우 수수료에서 해당 금액을 공제하고 지급할 수 있도록 내용 추가하였습니다.</w:t>
      </w:r>
      <w:r>
        <w:rPr>
          <w:rFonts w:ascii="맑은 고딕" w:eastAsia="맑은 고딕" w:hAnsi="맑은 고딕" w:cs="맑은 고딕"/>
          <w:lang w:eastAsia="ko-KR"/>
        </w:rPr>
        <w:t xml:space="preserve"> </w:t>
      </w:r>
    </w:p>
  </w:comment>
  <w:comment w:id="101" w:author="최규현 (Kyoohyun Choi)" w:date="2024-06-18T10:29:00Z" w:initials="최(C">
    <w:p w14:paraId="7DA631A9" w14:textId="496DDC76" w:rsidR="005A0C88" w:rsidRDefault="005A0C88">
      <w:pPr>
        <w:pStyle w:val="a8"/>
        <w:rPr>
          <w:lang w:eastAsia="ko-KR"/>
        </w:rPr>
      </w:pPr>
      <w:r>
        <w:rPr>
          <w:rStyle w:val="a7"/>
        </w:rPr>
        <w:annotationRef/>
      </w:r>
      <w:r>
        <w:rPr>
          <w:rFonts w:ascii="맑은 고딕" w:eastAsia="맑은 고딕" w:hAnsi="맑은 고딕" w:cs="맑은 고딕" w:hint="eastAsia"/>
          <w:lang w:eastAsia="ko-KR"/>
        </w:rPr>
        <w:t>필요에 따라 적절히 수정하여 반영해 주시기 바랍니다.</w:t>
      </w:r>
      <w:r>
        <w:rPr>
          <w:rFonts w:ascii="맑은 고딕" w:eastAsia="맑은 고딕" w:hAnsi="맑은 고딕" w:cs="맑은 고딕"/>
          <w:lang w:eastAsia="ko-KR"/>
        </w:rPr>
        <w:t xml:space="preserve"> </w:t>
      </w:r>
    </w:p>
  </w:comment>
  <w:comment w:id="156" w:author="최규현 (Kyoohyun Choi)" w:date="2024-06-18T09:31:00Z" w:initials="최(C">
    <w:p w14:paraId="6CDA6752" w14:textId="10C0C525" w:rsidR="00EB18F0" w:rsidRDefault="00EB18F0">
      <w:pPr>
        <w:pStyle w:val="a8"/>
        <w:rPr>
          <w:lang w:eastAsia="ko-KR"/>
        </w:rPr>
      </w:pPr>
      <w:r>
        <w:rPr>
          <w:rStyle w:val="a7"/>
        </w:rPr>
        <w:annotationRef/>
      </w:r>
      <w:r>
        <w:rPr>
          <w:rFonts w:ascii="맑은 고딕" w:eastAsia="맑은 고딕" w:hAnsi="맑은 고딕" w:cs="맑은 고딕" w:hint="eastAsia"/>
          <w:lang w:eastAsia="ko-KR"/>
        </w:rPr>
        <w:t xml:space="preserve">위 </w:t>
      </w:r>
      <w:r>
        <w:rPr>
          <w:rFonts w:ascii="맑은 고딕" w:eastAsia="맑은 고딕" w:hAnsi="맑은 고딕" w:cs="맑은 고딕"/>
          <w:lang w:eastAsia="ko-KR"/>
        </w:rPr>
        <w:t>6</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의 내용과 일부 중복되며 해당 조항의 의미가 다소 모호하므로 삭제하였습니다.</w:t>
      </w:r>
      <w:r>
        <w:rPr>
          <w:rFonts w:ascii="맑은 고딕" w:eastAsia="맑은 고딕" w:hAnsi="맑은 고딕" w:cs="맑은 고딕"/>
          <w:lang w:eastAsia="ko-KR"/>
        </w:rPr>
        <w:t xml:space="preserve"> </w:t>
      </w:r>
    </w:p>
  </w:comment>
  <w:comment w:id="159" w:author="최규현 (Kyoohyun Choi)" w:date="2024-06-18T10:55:00Z" w:initials="최(C">
    <w:p w14:paraId="1490D15A" w14:textId="3A8DEC0F" w:rsidR="00C85622" w:rsidRPr="006D5E02" w:rsidRDefault="00C85622">
      <w:pPr>
        <w:pStyle w:val="a8"/>
        <w:rPr>
          <w:rFonts w:eastAsia="맑은 고딕"/>
          <w:lang w:eastAsia="ko-KR"/>
        </w:rPr>
      </w:pPr>
      <w:r>
        <w:rPr>
          <w:rStyle w:val="a7"/>
        </w:rPr>
        <w:annotationRef/>
      </w:r>
      <w:r w:rsidR="006D5E02">
        <w:rPr>
          <w:rFonts w:eastAsia="맑은 고딕" w:hint="eastAsia"/>
          <w:lang w:eastAsia="ko-KR"/>
        </w:rPr>
        <w:t>상대방이</w:t>
      </w:r>
      <w:r w:rsidR="006D5E02">
        <w:rPr>
          <w:rFonts w:eastAsia="맑은 고딕" w:hint="eastAsia"/>
          <w:lang w:eastAsia="ko-KR"/>
        </w:rPr>
        <w:t xml:space="preserve"> </w:t>
      </w:r>
      <w:r w:rsidR="006D5E02">
        <w:rPr>
          <w:rFonts w:eastAsia="맑은 고딕" w:hint="eastAsia"/>
          <w:lang w:eastAsia="ko-KR"/>
        </w:rPr>
        <w:t>필요한</w:t>
      </w:r>
      <w:r w:rsidR="006D5E02">
        <w:rPr>
          <w:rFonts w:eastAsia="맑은 고딕" w:hint="eastAsia"/>
          <w:lang w:eastAsia="ko-KR"/>
        </w:rPr>
        <w:t xml:space="preserve"> </w:t>
      </w:r>
      <w:r w:rsidR="006D5E02">
        <w:rPr>
          <w:rFonts w:eastAsia="맑은 고딕" w:hint="eastAsia"/>
          <w:lang w:eastAsia="ko-KR"/>
        </w:rPr>
        <w:t>보험에</w:t>
      </w:r>
      <w:r w:rsidR="006D5E02">
        <w:rPr>
          <w:rFonts w:eastAsia="맑은 고딕" w:hint="eastAsia"/>
          <w:lang w:eastAsia="ko-KR"/>
        </w:rPr>
        <w:t xml:space="preserve"> </w:t>
      </w:r>
      <w:r w:rsidR="006D5E02">
        <w:rPr>
          <w:rFonts w:eastAsia="맑은 고딕" w:hint="eastAsia"/>
          <w:lang w:eastAsia="ko-KR"/>
        </w:rPr>
        <w:t>가입하도록</w:t>
      </w:r>
      <w:r w:rsidR="006D5E02">
        <w:rPr>
          <w:rFonts w:eastAsia="맑은 고딕" w:hint="eastAsia"/>
          <w:lang w:eastAsia="ko-KR"/>
        </w:rPr>
        <w:t xml:space="preserve"> </w:t>
      </w:r>
      <w:r w:rsidR="006D5E02">
        <w:rPr>
          <w:rFonts w:eastAsia="맑은 고딕" w:hint="eastAsia"/>
          <w:lang w:eastAsia="ko-KR"/>
        </w:rPr>
        <w:t>하는</w:t>
      </w:r>
      <w:r w:rsidR="006D5E02">
        <w:rPr>
          <w:rFonts w:eastAsia="맑은 고딕" w:hint="eastAsia"/>
          <w:lang w:eastAsia="ko-KR"/>
        </w:rPr>
        <w:t xml:space="preserve"> </w:t>
      </w:r>
      <w:r w:rsidR="006D5E02">
        <w:rPr>
          <w:rFonts w:eastAsia="맑은 고딕" w:hint="eastAsia"/>
          <w:lang w:eastAsia="ko-KR"/>
        </w:rPr>
        <w:t>내용</w:t>
      </w:r>
      <w:r w:rsidR="006D5E02">
        <w:rPr>
          <w:rFonts w:eastAsia="맑은 고딕" w:hint="eastAsia"/>
          <w:lang w:eastAsia="ko-KR"/>
        </w:rPr>
        <w:t xml:space="preserve"> </w:t>
      </w:r>
      <w:r w:rsidR="006D5E02">
        <w:rPr>
          <w:rFonts w:eastAsia="맑은 고딕" w:hint="eastAsia"/>
          <w:lang w:eastAsia="ko-KR"/>
        </w:rPr>
        <w:t>추가하였습니다</w:t>
      </w:r>
      <w:r w:rsidR="006D5E02">
        <w:rPr>
          <w:rFonts w:eastAsia="맑은 고딕" w:hint="eastAsia"/>
          <w:lang w:eastAsia="ko-KR"/>
        </w:rPr>
        <w:t>.</w:t>
      </w:r>
      <w:r w:rsidR="006D5E02">
        <w:rPr>
          <w:rFonts w:eastAsia="맑은 고딕"/>
          <w:lang w:eastAsia="ko-KR"/>
        </w:rPr>
        <w:t xml:space="preserve"> </w:t>
      </w:r>
    </w:p>
  </w:comment>
  <w:comment w:id="162" w:author="최규현 (Kyoohyun Choi)" w:date="2024-06-18T09:32:00Z" w:initials="최(C">
    <w:p w14:paraId="6F0A2B53" w14:textId="78BC0FF3" w:rsidR="00EB18F0" w:rsidRDefault="00EB18F0">
      <w:pPr>
        <w:pStyle w:val="a8"/>
        <w:rPr>
          <w:lang w:eastAsia="ko-KR"/>
        </w:rPr>
      </w:pPr>
      <w:r>
        <w:rPr>
          <w:rStyle w:val="a7"/>
        </w:rPr>
        <w:annotationRef/>
      </w:r>
      <w:r>
        <w:rPr>
          <w:rFonts w:ascii="맑은 고딕" w:eastAsia="맑은 고딕" w:hAnsi="맑은 고딕" w:cs="맑은 고딕" w:hint="eastAsia"/>
          <w:lang w:eastAsia="ko-KR"/>
        </w:rPr>
        <w:t>다소 장기로 판단되는 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기간 적절한지 여부 확인 바랍니다.</w:t>
      </w:r>
      <w:r>
        <w:rPr>
          <w:rFonts w:ascii="맑은 고딕" w:eastAsia="맑은 고딕" w:hAnsi="맑은 고딕" w:cs="맑은 고딕"/>
          <w:lang w:eastAsia="ko-KR"/>
        </w:rPr>
        <w:t xml:space="preserve"> </w:t>
      </w:r>
    </w:p>
  </w:comment>
  <w:comment w:id="164" w:author="최규현 (Kyoohyun Choi)" w:date="2024-06-18T09:34:00Z" w:initials="최(C">
    <w:p w14:paraId="2A1C0574" w14:textId="1AED9575" w:rsidR="00EB18F0" w:rsidRPr="00F0270E" w:rsidRDefault="00EB18F0">
      <w:pPr>
        <w:pStyle w:val="a8"/>
        <w:rPr>
          <w:rFonts w:eastAsia="맑은 고딕"/>
          <w:lang w:eastAsia="ko-KR"/>
        </w:rPr>
      </w:pPr>
      <w:r>
        <w:rPr>
          <w:rStyle w:val="a7"/>
        </w:rPr>
        <w:annotationRef/>
      </w:r>
      <w:r>
        <w:rPr>
          <w:rFonts w:eastAsia="맑은 고딕" w:hint="eastAsia"/>
          <w:lang w:eastAsia="ko-KR"/>
        </w:rPr>
        <w:t>의미가</w:t>
      </w:r>
      <w:r>
        <w:rPr>
          <w:rFonts w:eastAsia="맑은 고딕" w:hint="eastAsia"/>
          <w:lang w:eastAsia="ko-KR"/>
        </w:rPr>
        <w:t xml:space="preserve"> </w:t>
      </w:r>
      <w:r>
        <w:rPr>
          <w:rFonts w:eastAsia="맑은 고딕" w:hint="eastAsia"/>
          <w:lang w:eastAsia="ko-KR"/>
        </w:rPr>
        <w:t>보다</w:t>
      </w:r>
      <w:r>
        <w:rPr>
          <w:rFonts w:eastAsia="맑은 고딕" w:hint="eastAsia"/>
          <w:lang w:eastAsia="ko-KR"/>
        </w:rPr>
        <w:t xml:space="preserve"> </w:t>
      </w:r>
      <w:r>
        <w:rPr>
          <w:rFonts w:eastAsia="맑은 고딕" w:hint="eastAsia"/>
          <w:lang w:eastAsia="ko-KR"/>
        </w:rPr>
        <w:t>명확해지도록</w:t>
      </w:r>
      <w:r>
        <w:rPr>
          <w:rFonts w:eastAsia="맑은 고딕" w:hint="eastAsia"/>
          <w:lang w:eastAsia="ko-KR"/>
        </w:rPr>
        <w:t xml:space="preserve"> </w:t>
      </w:r>
      <w:r>
        <w:rPr>
          <w:rFonts w:eastAsia="맑은 고딕" w:hint="eastAsia"/>
          <w:lang w:eastAsia="ko-KR"/>
        </w:rPr>
        <w:t>문구</w:t>
      </w:r>
      <w:r>
        <w:rPr>
          <w:rFonts w:eastAsia="맑은 고딕" w:hint="eastAsia"/>
          <w:lang w:eastAsia="ko-KR"/>
        </w:rPr>
        <w:t xml:space="preserve"> </w:t>
      </w:r>
      <w:r>
        <w:rPr>
          <w:rFonts w:eastAsia="맑은 고딕" w:hint="eastAsia"/>
          <w:lang w:eastAsia="ko-KR"/>
        </w:rPr>
        <w:t>일부</w:t>
      </w:r>
      <w:r>
        <w:rPr>
          <w:rFonts w:eastAsia="맑은 고딕" w:hint="eastAsia"/>
          <w:lang w:eastAsia="ko-KR"/>
        </w:rPr>
        <w:t xml:space="preserve"> </w:t>
      </w:r>
      <w:r>
        <w:rPr>
          <w:rFonts w:eastAsia="맑은 고딕" w:hint="eastAsia"/>
          <w:lang w:eastAsia="ko-KR"/>
        </w:rPr>
        <w:t>수정하였습니다</w:t>
      </w:r>
      <w:r>
        <w:rPr>
          <w:rFonts w:eastAsia="맑은 고딕" w:hint="eastAsia"/>
          <w:lang w:eastAsia="ko-KR"/>
        </w:rPr>
        <w:t>.</w:t>
      </w:r>
      <w:r>
        <w:rPr>
          <w:rFonts w:eastAsia="맑은 고딕"/>
          <w:lang w:eastAsia="ko-KR"/>
        </w:rPr>
        <w:t xml:space="preserve"> </w:t>
      </w:r>
    </w:p>
  </w:comment>
  <w:comment w:id="166" w:author="최규현 (Kyoohyun Choi)" w:date="2024-06-18T09:35:00Z" w:initials="최(C">
    <w:p w14:paraId="741DA42A" w14:textId="7999C878" w:rsidR="00EB18F0" w:rsidRDefault="00EB18F0">
      <w:pPr>
        <w:pStyle w:val="a8"/>
        <w:rPr>
          <w:lang w:eastAsia="ko-KR"/>
        </w:rPr>
      </w:pPr>
      <w:r>
        <w:rPr>
          <w:rStyle w:val="a7"/>
        </w:rPr>
        <w:annotationRef/>
      </w:r>
      <w:r>
        <w:rPr>
          <w:rFonts w:ascii="맑은 고딕" w:eastAsia="맑은 고딕" w:hAnsi="맑은 고딕" w:cs="맑은 고딕" w:hint="eastAsia"/>
          <w:lang w:eastAsia="ko-KR"/>
        </w:rPr>
        <w:t>기간 적절한지 확인 바랍니다.</w:t>
      </w:r>
      <w:r>
        <w:rPr>
          <w:rFonts w:ascii="맑은 고딕" w:eastAsia="맑은 고딕" w:hAnsi="맑은 고딕" w:cs="맑은 고딕"/>
          <w:lang w:eastAsia="ko-KR"/>
        </w:rPr>
        <w:t xml:space="preserve"> </w:t>
      </w:r>
    </w:p>
  </w:comment>
  <w:comment w:id="167" w:author="최규현 (Kyoohyun Choi)" w:date="2024-06-18T09:35:00Z" w:initials="최(C">
    <w:p w14:paraId="6D792921" w14:textId="77777777" w:rsidR="00EB18F0" w:rsidRDefault="00EB18F0">
      <w:pPr>
        <w:pStyle w:val="a8"/>
        <w:rPr>
          <w:rFonts w:ascii="맑은 고딕" w:eastAsia="맑은 고딕" w:hAnsi="맑은 고딕" w:cs="맑은 고딕"/>
          <w:lang w:eastAsia="ko-KR"/>
        </w:rPr>
      </w:pPr>
      <w:r>
        <w:rPr>
          <w:rStyle w:val="a7"/>
        </w:rPr>
        <w:annotationRef/>
      </w:r>
      <w:r>
        <w:rPr>
          <w:rFonts w:ascii="맑은 고딕" w:eastAsia="맑은 고딕" w:hAnsi="맑은 고딕" w:cs="맑은 고딕" w:hint="eastAsia"/>
          <w:lang w:eastAsia="ko-KR"/>
        </w:rPr>
        <w:t>조기 계약 종료하는 경우 관련 수수료는 당사가 부담하도록 되어 있습니다.</w:t>
      </w:r>
      <w:r>
        <w:rPr>
          <w:rFonts w:ascii="맑은 고딕" w:eastAsia="맑은 고딕" w:hAnsi="맑은 고딕" w:cs="맑은 고딕"/>
          <w:lang w:eastAsia="ko-KR"/>
        </w:rPr>
        <w:t xml:space="preserve"> </w:t>
      </w:r>
    </w:p>
    <w:p w14:paraId="16AC5E6A" w14:textId="77777777" w:rsidR="00EB18F0" w:rsidRDefault="00EB18F0">
      <w:pPr>
        <w:pStyle w:val="a8"/>
        <w:rPr>
          <w:rFonts w:eastAsia="맑은 고딕"/>
          <w:lang w:eastAsia="ko-KR"/>
        </w:rPr>
      </w:pPr>
    </w:p>
    <w:p w14:paraId="49C12306" w14:textId="77777777" w:rsidR="00EB18F0" w:rsidRDefault="00EB18F0">
      <w:pPr>
        <w:pStyle w:val="a8"/>
        <w:rPr>
          <w:rFonts w:eastAsia="맑은 고딕"/>
          <w:lang w:eastAsia="ko-KR"/>
        </w:rPr>
      </w:pPr>
      <w:r>
        <w:rPr>
          <w:rFonts w:eastAsia="맑은 고딕" w:hint="eastAsia"/>
          <w:lang w:eastAsia="ko-KR"/>
        </w:rPr>
        <w:t>수수료는</w:t>
      </w:r>
      <w:r>
        <w:rPr>
          <w:rFonts w:eastAsia="맑은 고딕" w:hint="eastAsia"/>
          <w:lang w:eastAsia="ko-KR"/>
        </w:rPr>
        <w:t xml:space="preserve"> </w:t>
      </w:r>
      <w:r>
        <w:rPr>
          <w:rFonts w:eastAsia="맑은 고딕" w:hint="eastAsia"/>
          <w:lang w:eastAsia="ko-KR"/>
        </w:rPr>
        <w:t>상대방이</w:t>
      </w:r>
      <w:r>
        <w:rPr>
          <w:rFonts w:eastAsia="맑은 고딕" w:hint="eastAsia"/>
          <w:lang w:eastAsia="ko-KR"/>
        </w:rPr>
        <w:t xml:space="preserve"> </w:t>
      </w:r>
      <w:r>
        <w:rPr>
          <w:rFonts w:eastAsia="맑은 고딕" w:hint="eastAsia"/>
          <w:lang w:eastAsia="ko-KR"/>
        </w:rPr>
        <w:t>수행한</w:t>
      </w:r>
      <w:r>
        <w:rPr>
          <w:rFonts w:eastAsia="맑은 고딕" w:hint="eastAsia"/>
          <w:lang w:eastAsia="ko-KR"/>
        </w:rPr>
        <w:t xml:space="preserve"> </w:t>
      </w:r>
      <w:r>
        <w:rPr>
          <w:rFonts w:eastAsia="맑은 고딕" w:hint="eastAsia"/>
          <w:lang w:eastAsia="ko-KR"/>
        </w:rPr>
        <w:t>업무에</w:t>
      </w:r>
      <w:r>
        <w:rPr>
          <w:rFonts w:eastAsia="맑은 고딕" w:hint="eastAsia"/>
          <w:lang w:eastAsia="ko-KR"/>
        </w:rPr>
        <w:t xml:space="preserve"> </w:t>
      </w:r>
      <w:r>
        <w:rPr>
          <w:rFonts w:eastAsia="맑은 고딕" w:hint="eastAsia"/>
          <w:lang w:eastAsia="ko-KR"/>
        </w:rPr>
        <w:t>대한</w:t>
      </w:r>
      <w:r>
        <w:rPr>
          <w:rFonts w:eastAsia="맑은 고딕" w:hint="eastAsia"/>
          <w:lang w:eastAsia="ko-KR"/>
        </w:rPr>
        <w:t xml:space="preserve"> </w:t>
      </w:r>
      <w:r>
        <w:rPr>
          <w:rFonts w:eastAsia="맑은 고딕" w:hint="eastAsia"/>
          <w:lang w:eastAsia="ko-KR"/>
        </w:rPr>
        <w:t>대가를</w:t>
      </w:r>
      <w:r>
        <w:rPr>
          <w:rFonts w:eastAsia="맑은 고딕" w:hint="eastAsia"/>
          <w:lang w:eastAsia="ko-KR"/>
        </w:rPr>
        <w:t xml:space="preserve"> </w:t>
      </w:r>
      <w:r>
        <w:rPr>
          <w:rFonts w:eastAsia="맑은 고딕" w:hint="eastAsia"/>
          <w:lang w:eastAsia="ko-KR"/>
        </w:rPr>
        <w:t>견적서의</w:t>
      </w:r>
      <w:r>
        <w:rPr>
          <w:rFonts w:eastAsia="맑은 고딕" w:hint="eastAsia"/>
          <w:lang w:eastAsia="ko-KR"/>
        </w:rPr>
        <w:t xml:space="preserve"> </w:t>
      </w:r>
      <w:r>
        <w:rPr>
          <w:rFonts w:eastAsia="맑은 고딕" w:hint="eastAsia"/>
          <w:lang w:eastAsia="ko-KR"/>
        </w:rPr>
        <w:t>내용에</w:t>
      </w:r>
      <w:r>
        <w:rPr>
          <w:rFonts w:eastAsia="맑은 고딕" w:hint="eastAsia"/>
          <w:lang w:eastAsia="ko-KR"/>
        </w:rPr>
        <w:t xml:space="preserve"> </w:t>
      </w:r>
      <w:r>
        <w:rPr>
          <w:rFonts w:eastAsia="맑은 고딕" w:hint="eastAsia"/>
          <w:lang w:eastAsia="ko-KR"/>
        </w:rPr>
        <w:t>따라</w:t>
      </w:r>
      <w:r>
        <w:rPr>
          <w:rFonts w:eastAsia="맑은 고딕" w:hint="eastAsia"/>
          <w:lang w:eastAsia="ko-KR"/>
        </w:rPr>
        <w:t xml:space="preserve"> </w:t>
      </w:r>
      <w:r>
        <w:rPr>
          <w:rFonts w:eastAsia="맑은 고딕" w:hint="eastAsia"/>
          <w:lang w:eastAsia="ko-KR"/>
        </w:rPr>
        <w:t>지급해주는</w:t>
      </w:r>
      <w:r>
        <w:rPr>
          <w:rFonts w:eastAsia="맑은 고딕" w:hint="eastAsia"/>
          <w:lang w:eastAsia="ko-KR"/>
        </w:rPr>
        <w:t xml:space="preserve"> </w:t>
      </w:r>
      <w:r>
        <w:rPr>
          <w:rFonts w:eastAsia="맑은 고딕" w:hint="eastAsia"/>
          <w:lang w:eastAsia="ko-KR"/>
        </w:rPr>
        <w:t>형식이므로</w:t>
      </w:r>
      <w:r>
        <w:rPr>
          <w:rFonts w:eastAsia="맑은 고딕" w:hint="eastAsia"/>
          <w:lang w:eastAsia="ko-KR"/>
        </w:rPr>
        <w:t xml:space="preserve"> </w:t>
      </w:r>
      <w:r>
        <w:rPr>
          <w:rFonts w:eastAsia="맑은 고딕" w:hint="eastAsia"/>
          <w:lang w:eastAsia="ko-KR"/>
        </w:rPr>
        <w:t>조기</w:t>
      </w:r>
      <w:r>
        <w:rPr>
          <w:rFonts w:eastAsia="맑은 고딕" w:hint="eastAsia"/>
          <w:lang w:eastAsia="ko-KR"/>
        </w:rPr>
        <w:t xml:space="preserve"> </w:t>
      </w:r>
      <w:r>
        <w:rPr>
          <w:rFonts w:eastAsia="맑은 고딕" w:hint="eastAsia"/>
          <w:lang w:eastAsia="ko-KR"/>
        </w:rPr>
        <w:t>종료에</w:t>
      </w:r>
      <w:r>
        <w:rPr>
          <w:rFonts w:eastAsia="맑은 고딕" w:hint="eastAsia"/>
          <w:lang w:eastAsia="ko-KR"/>
        </w:rPr>
        <w:t xml:space="preserve"> </w:t>
      </w:r>
      <w:r>
        <w:rPr>
          <w:rFonts w:eastAsia="맑은 고딕" w:hint="eastAsia"/>
          <w:lang w:eastAsia="ko-KR"/>
        </w:rPr>
        <w:t>대한</w:t>
      </w:r>
      <w:r>
        <w:rPr>
          <w:rFonts w:eastAsia="맑은 고딕" w:hint="eastAsia"/>
          <w:lang w:eastAsia="ko-KR"/>
        </w:rPr>
        <w:t xml:space="preserve"> </w:t>
      </w:r>
      <w:r>
        <w:rPr>
          <w:rFonts w:eastAsia="맑은 고딕" w:hint="eastAsia"/>
          <w:lang w:eastAsia="ko-KR"/>
        </w:rPr>
        <w:t>수수료는</w:t>
      </w:r>
      <w:r>
        <w:rPr>
          <w:rFonts w:eastAsia="맑은 고딕" w:hint="eastAsia"/>
          <w:lang w:eastAsia="ko-KR"/>
        </w:rPr>
        <w:t xml:space="preserve"> </w:t>
      </w:r>
      <w:r>
        <w:rPr>
          <w:rFonts w:eastAsia="맑은 고딕" w:hint="eastAsia"/>
          <w:lang w:eastAsia="ko-KR"/>
        </w:rPr>
        <w:t>따로</w:t>
      </w:r>
      <w:r>
        <w:rPr>
          <w:rFonts w:eastAsia="맑은 고딕" w:hint="eastAsia"/>
          <w:lang w:eastAsia="ko-KR"/>
        </w:rPr>
        <w:t xml:space="preserve"> </w:t>
      </w:r>
      <w:r>
        <w:rPr>
          <w:rFonts w:eastAsia="맑은 고딕" w:hint="eastAsia"/>
          <w:lang w:eastAsia="ko-KR"/>
        </w:rPr>
        <w:t>정한</w:t>
      </w:r>
      <w:r>
        <w:rPr>
          <w:rFonts w:eastAsia="맑은 고딕" w:hint="eastAsia"/>
          <w:lang w:eastAsia="ko-KR"/>
        </w:rPr>
        <w:t xml:space="preserve"> </w:t>
      </w:r>
      <w:r>
        <w:rPr>
          <w:rFonts w:eastAsia="맑은 고딕" w:hint="eastAsia"/>
          <w:lang w:eastAsia="ko-KR"/>
        </w:rPr>
        <w:t>바가</w:t>
      </w:r>
      <w:r>
        <w:rPr>
          <w:rFonts w:eastAsia="맑은 고딕" w:hint="eastAsia"/>
          <w:lang w:eastAsia="ko-KR"/>
        </w:rPr>
        <w:t xml:space="preserve"> </w:t>
      </w:r>
      <w:r>
        <w:rPr>
          <w:rFonts w:eastAsia="맑은 고딕" w:hint="eastAsia"/>
          <w:lang w:eastAsia="ko-KR"/>
        </w:rPr>
        <w:t>없으므로</w:t>
      </w:r>
      <w:r>
        <w:rPr>
          <w:rFonts w:eastAsia="맑은 고딕" w:hint="eastAsia"/>
          <w:lang w:eastAsia="ko-KR"/>
        </w:rPr>
        <w:t xml:space="preserve"> </w:t>
      </w:r>
      <w:r>
        <w:rPr>
          <w:rFonts w:eastAsia="맑은 고딕" w:hint="eastAsia"/>
          <w:lang w:eastAsia="ko-KR"/>
        </w:rPr>
        <w:t>삭제하였습니다</w:t>
      </w:r>
      <w:r>
        <w:rPr>
          <w:rFonts w:eastAsia="맑은 고딕" w:hint="eastAsia"/>
          <w:lang w:eastAsia="ko-KR"/>
        </w:rPr>
        <w:t>.</w:t>
      </w:r>
      <w:r>
        <w:rPr>
          <w:rFonts w:eastAsia="맑은 고딕"/>
          <w:lang w:eastAsia="ko-KR"/>
        </w:rPr>
        <w:t xml:space="preserve"> </w:t>
      </w:r>
    </w:p>
    <w:p w14:paraId="14A91C45" w14:textId="77777777" w:rsidR="00EB18F0" w:rsidRDefault="00EB18F0">
      <w:pPr>
        <w:pStyle w:val="a8"/>
        <w:rPr>
          <w:rFonts w:eastAsia="맑은 고딕"/>
          <w:lang w:eastAsia="ko-KR"/>
        </w:rPr>
      </w:pPr>
    </w:p>
    <w:p w14:paraId="6D7A2D33" w14:textId="37CB0F1A" w:rsidR="00EB18F0" w:rsidRPr="00861212" w:rsidRDefault="00EB18F0">
      <w:pPr>
        <w:pStyle w:val="a8"/>
        <w:rPr>
          <w:rFonts w:eastAsia="맑은 고딕"/>
          <w:lang w:eastAsia="ko-KR"/>
        </w:rPr>
      </w:pPr>
      <w:r>
        <w:rPr>
          <w:rFonts w:eastAsia="맑은 고딕" w:hint="eastAsia"/>
          <w:lang w:eastAsia="ko-KR"/>
        </w:rPr>
        <w:t>필요에</w:t>
      </w:r>
      <w:r>
        <w:rPr>
          <w:rFonts w:eastAsia="맑은 고딕" w:hint="eastAsia"/>
          <w:lang w:eastAsia="ko-KR"/>
        </w:rPr>
        <w:t xml:space="preserve"> </w:t>
      </w:r>
      <w:r>
        <w:rPr>
          <w:rFonts w:eastAsia="맑은 고딕" w:hint="eastAsia"/>
          <w:lang w:eastAsia="ko-KR"/>
        </w:rPr>
        <w:t>따라</w:t>
      </w:r>
      <w:r>
        <w:rPr>
          <w:rFonts w:eastAsia="맑은 고딕" w:hint="eastAsia"/>
          <w:lang w:eastAsia="ko-KR"/>
        </w:rPr>
        <w:t xml:space="preserve"> </w:t>
      </w:r>
      <w:r>
        <w:rPr>
          <w:rFonts w:eastAsia="맑은 고딕" w:hint="eastAsia"/>
          <w:lang w:eastAsia="ko-KR"/>
        </w:rPr>
        <w:t>상대방과</w:t>
      </w:r>
      <w:r>
        <w:rPr>
          <w:rFonts w:eastAsia="맑은 고딕" w:hint="eastAsia"/>
          <w:lang w:eastAsia="ko-KR"/>
        </w:rPr>
        <w:t xml:space="preserve"> </w:t>
      </w:r>
      <w:r>
        <w:rPr>
          <w:rFonts w:eastAsia="맑은 고딕" w:hint="eastAsia"/>
          <w:lang w:eastAsia="ko-KR"/>
        </w:rPr>
        <w:t>협의</w:t>
      </w:r>
      <w:r>
        <w:rPr>
          <w:rFonts w:eastAsia="맑은 고딕" w:hint="eastAsia"/>
          <w:lang w:eastAsia="ko-KR"/>
        </w:rPr>
        <w:t xml:space="preserve"> </w:t>
      </w:r>
      <w:r>
        <w:rPr>
          <w:rFonts w:eastAsia="맑은 고딕" w:hint="eastAsia"/>
          <w:lang w:eastAsia="ko-KR"/>
        </w:rPr>
        <w:t>후</w:t>
      </w:r>
      <w:r>
        <w:rPr>
          <w:rFonts w:eastAsia="맑은 고딕" w:hint="eastAsia"/>
          <w:lang w:eastAsia="ko-KR"/>
        </w:rPr>
        <w:t xml:space="preserve"> </w:t>
      </w:r>
      <w:r>
        <w:rPr>
          <w:rFonts w:eastAsia="맑은 고딕" w:hint="eastAsia"/>
          <w:lang w:eastAsia="ko-KR"/>
        </w:rPr>
        <w:t>해당</w:t>
      </w:r>
      <w:r>
        <w:rPr>
          <w:rFonts w:eastAsia="맑은 고딕" w:hint="eastAsia"/>
          <w:lang w:eastAsia="ko-KR"/>
        </w:rPr>
        <w:t xml:space="preserve"> </w:t>
      </w:r>
      <w:r>
        <w:rPr>
          <w:rFonts w:eastAsia="맑은 고딕" w:hint="eastAsia"/>
          <w:lang w:eastAsia="ko-KR"/>
        </w:rPr>
        <w:t>내용</w:t>
      </w:r>
      <w:r>
        <w:rPr>
          <w:rFonts w:eastAsia="맑은 고딕" w:hint="eastAsia"/>
          <w:lang w:eastAsia="ko-KR"/>
        </w:rPr>
        <w:t xml:space="preserve"> </w:t>
      </w:r>
      <w:r>
        <w:rPr>
          <w:rFonts w:eastAsia="맑은 고딕" w:hint="eastAsia"/>
          <w:lang w:eastAsia="ko-KR"/>
        </w:rPr>
        <w:t>적절히</w:t>
      </w:r>
      <w:r>
        <w:rPr>
          <w:rFonts w:eastAsia="맑은 고딕" w:hint="eastAsia"/>
          <w:lang w:eastAsia="ko-KR"/>
        </w:rPr>
        <w:t xml:space="preserve"> </w:t>
      </w:r>
      <w:r>
        <w:rPr>
          <w:rFonts w:eastAsia="맑은 고딕" w:hint="eastAsia"/>
          <w:lang w:eastAsia="ko-KR"/>
        </w:rPr>
        <w:t>수정하여</w:t>
      </w:r>
      <w:r>
        <w:rPr>
          <w:rFonts w:eastAsia="맑은 고딕" w:hint="eastAsia"/>
          <w:lang w:eastAsia="ko-KR"/>
        </w:rPr>
        <w:t xml:space="preserve"> </w:t>
      </w:r>
      <w:r>
        <w:rPr>
          <w:rFonts w:eastAsia="맑은 고딕" w:hint="eastAsia"/>
          <w:lang w:eastAsia="ko-KR"/>
        </w:rPr>
        <w:t>반영하여</w:t>
      </w:r>
      <w:r>
        <w:rPr>
          <w:rFonts w:eastAsia="맑은 고딕" w:hint="eastAsia"/>
          <w:lang w:eastAsia="ko-KR"/>
        </w:rPr>
        <w:t xml:space="preserve"> </w:t>
      </w:r>
      <w:r>
        <w:rPr>
          <w:rFonts w:eastAsia="맑은 고딕" w:hint="eastAsia"/>
          <w:lang w:eastAsia="ko-KR"/>
        </w:rPr>
        <w:t>주시기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170" w:author="최규현 (Kyoohyun Choi)" w:date="2024-06-18T09:37:00Z" w:initials="최(C">
    <w:p w14:paraId="31500C99" w14:textId="46D85635" w:rsidR="00EB18F0" w:rsidRPr="00321F17" w:rsidRDefault="00EB18F0">
      <w:pPr>
        <w:pStyle w:val="a8"/>
        <w:rPr>
          <w:rFonts w:eastAsia="맑은 고딕"/>
          <w:lang w:eastAsia="ko-KR"/>
        </w:rPr>
      </w:pPr>
      <w:r>
        <w:rPr>
          <w:rStyle w:val="a7"/>
        </w:rPr>
        <w:annotationRef/>
      </w:r>
      <w:r>
        <w:rPr>
          <w:rFonts w:eastAsia="맑은 고딕" w:hint="eastAsia"/>
          <w:lang w:eastAsia="ko-KR"/>
        </w:rPr>
        <w:t>상대방의</w:t>
      </w:r>
      <w:r>
        <w:rPr>
          <w:rFonts w:eastAsia="맑은 고딕" w:hint="eastAsia"/>
          <w:lang w:eastAsia="ko-KR"/>
        </w:rPr>
        <w:t xml:space="preserve"> </w:t>
      </w:r>
      <w:r>
        <w:rPr>
          <w:rFonts w:eastAsia="맑은 고딕" w:hint="eastAsia"/>
          <w:lang w:eastAsia="ko-KR"/>
        </w:rPr>
        <w:t>과실로</w:t>
      </w:r>
      <w:r>
        <w:rPr>
          <w:rFonts w:eastAsia="맑은 고딕" w:hint="eastAsia"/>
          <w:lang w:eastAsia="ko-KR"/>
        </w:rPr>
        <w:t xml:space="preserve"> </w:t>
      </w:r>
      <w:r>
        <w:rPr>
          <w:rFonts w:eastAsia="맑은 고딕" w:hint="eastAsia"/>
          <w:lang w:eastAsia="ko-KR"/>
        </w:rPr>
        <w:t>인해</w:t>
      </w:r>
      <w:r>
        <w:rPr>
          <w:rFonts w:eastAsia="맑은 고딕" w:hint="eastAsia"/>
          <w:lang w:eastAsia="ko-KR"/>
        </w:rPr>
        <w:t xml:space="preserve"> </w:t>
      </w:r>
      <w:r>
        <w:rPr>
          <w:rFonts w:eastAsia="맑은 고딕" w:hint="eastAsia"/>
          <w:lang w:eastAsia="ko-KR"/>
        </w:rPr>
        <w:t>제</w:t>
      </w:r>
      <w:r>
        <w:rPr>
          <w:rFonts w:eastAsia="맑은 고딕" w:hint="eastAsia"/>
          <w:lang w:eastAsia="ko-KR"/>
        </w:rPr>
        <w:t>3</w:t>
      </w:r>
      <w:r>
        <w:rPr>
          <w:rFonts w:eastAsia="맑은 고딕" w:hint="eastAsia"/>
          <w:lang w:eastAsia="ko-KR"/>
        </w:rPr>
        <w:t>자에게</w:t>
      </w:r>
      <w:r>
        <w:rPr>
          <w:rFonts w:eastAsia="맑은 고딕" w:hint="eastAsia"/>
          <w:lang w:eastAsia="ko-KR"/>
        </w:rPr>
        <w:t xml:space="preserve"> </w:t>
      </w:r>
      <w:r>
        <w:rPr>
          <w:rFonts w:eastAsia="맑은 고딕" w:hint="eastAsia"/>
          <w:lang w:eastAsia="ko-KR"/>
        </w:rPr>
        <w:t>발생한</w:t>
      </w:r>
      <w:r>
        <w:rPr>
          <w:rFonts w:eastAsia="맑은 고딕" w:hint="eastAsia"/>
          <w:lang w:eastAsia="ko-KR"/>
        </w:rPr>
        <w:t xml:space="preserve"> </w:t>
      </w:r>
      <w:r>
        <w:rPr>
          <w:rFonts w:eastAsia="맑은 고딕" w:hint="eastAsia"/>
          <w:lang w:eastAsia="ko-KR"/>
        </w:rPr>
        <w:t>손해도</w:t>
      </w:r>
      <w:r>
        <w:rPr>
          <w:rFonts w:eastAsia="맑은 고딕" w:hint="eastAsia"/>
          <w:lang w:eastAsia="ko-KR"/>
        </w:rPr>
        <w:t xml:space="preserve"> </w:t>
      </w:r>
      <w:r>
        <w:rPr>
          <w:rFonts w:eastAsia="맑은 고딕" w:hint="eastAsia"/>
          <w:lang w:eastAsia="ko-KR"/>
        </w:rPr>
        <w:t>상대방이</w:t>
      </w:r>
      <w:r>
        <w:rPr>
          <w:rFonts w:eastAsia="맑은 고딕" w:hint="eastAsia"/>
          <w:lang w:eastAsia="ko-KR"/>
        </w:rPr>
        <w:t xml:space="preserve"> </w:t>
      </w:r>
      <w:r>
        <w:rPr>
          <w:rFonts w:eastAsia="맑은 고딕" w:hint="eastAsia"/>
          <w:lang w:eastAsia="ko-KR"/>
        </w:rPr>
        <w:t>배상하도록</w:t>
      </w:r>
      <w:r>
        <w:rPr>
          <w:rFonts w:eastAsia="맑은 고딕" w:hint="eastAsia"/>
          <w:lang w:eastAsia="ko-KR"/>
        </w:rPr>
        <w:t xml:space="preserve"> </w:t>
      </w:r>
      <w:r>
        <w:rPr>
          <w:rFonts w:eastAsia="맑은 고딕" w:hint="eastAsia"/>
          <w:lang w:eastAsia="ko-KR"/>
        </w:rPr>
        <w:t>내용</w:t>
      </w:r>
      <w:r>
        <w:rPr>
          <w:rFonts w:eastAsia="맑은 고딕" w:hint="eastAsia"/>
          <w:lang w:eastAsia="ko-KR"/>
        </w:rPr>
        <w:t xml:space="preserve"> </w:t>
      </w:r>
      <w:r>
        <w:rPr>
          <w:rFonts w:eastAsia="맑은 고딕" w:hint="eastAsia"/>
          <w:lang w:eastAsia="ko-KR"/>
        </w:rPr>
        <w:t>추가하였습니다</w:t>
      </w:r>
      <w:r>
        <w:rPr>
          <w:rFonts w:eastAsia="맑은 고딕" w:hint="eastAsia"/>
          <w:lang w:eastAsia="ko-KR"/>
        </w:rPr>
        <w:t>.</w:t>
      </w:r>
      <w:r>
        <w:rPr>
          <w:rFonts w:eastAsia="맑은 고딕"/>
          <w:lang w:eastAsia="ko-KR"/>
        </w:rPr>
        <w:t xml:space="preserve"> </w:t>
      </w:r>
    </w:p>
  </w:comment>
  <w:comment w:id="172" w:author="최규현 (Kyoohyun Choi)" w:date="2024-06-18T10:09:00Z" w:initials="최(C">
    <w:p w14:paraId="043F3DAC" w14:textId="77777777" w:rsidR="00EB18F0" w:rsidRDefault="00EB18F0">
      <w:pPr>
        <w:pStyle w:val="a8"/>
        <w:rPr>
          <w:rFonts w:eastAsia="맑은 고딕"/>
          <w:lang w:eastAsia="ko-KR"/>
        </w:rPr>
      </w:pPr>
      <w:r>
        <w:rPr>
          <w:rStyle w:val="a7"/>
        </w:rPr>
        <w:annotationRef/>
      </w:r>
      <w:r>
        <w:rPr>
          <w:rFonts w:eastAsia="맑은 고딕" w:hint="eastAsia"/>
          <w:lang w:eastAsia="ko-KR"/>
        </w:rPr>
        <w:t>분쟁</w:t>
      </w:r>
      <w:r>
        <w:rPr>
          <w:rFonts w:eastAsia="맑은 고딕" w:hint="eastAsia"/>
          <w:lang w:eastAsia="ko-KR"/>
        </w:rPr>
        <w:t xml:space="preserve"> </w:t>
      </w:r>
      <w:r>
        <w:rPr>
          <w:rFonts w:eastAsia="맑은 고딕" w:hint="eastAsia"/>
          <w:lang w:eastAsia="ko-KR"/>
        </w:rPr>
        <w:t>발생하는</w:t>
      </w:r>
      <w:r>
        <w:rPr>
          <w:rFonts w:eastAsia="맑은 고딕" w:hint="eastAsia"/>
          <w:lang w:eastAsia="ko-KR"/>
        </w:rPr>
        <w:t xml:space="preserve"> </w:t>
      </w:r>
      <w:r>
        <w:rPr>
          <w:rFonts w:eastAsia="맑은 고딕" w:hint="eastAsia"/>
          <w:lang w:eastAsia="ko-KR"/>
        </w:rPr>
        <w:t>경우</w:t>
      </w:r>
      <w:r>
        <w:rPr>
          <w:rFonts w:eastAsia="맑은 고딕" w:hint="eastAsia"/>
          <w:lang w:eastAsia="ko-KR"/>
        </w:rPr>
        <w:t xml:space="preserve"> </w:t>
      </w:r>
      <w:r>
        <w:rPr>
          <w:rFonts w:eastAsia="맑은 고딕" w:hint="eastAsia"/>
          <w:lang w:eastAsia="ko-KR"/>
        </w:rPr>
        <w:t>국내법에</w:t>
      </w:r>
      <w:r>
        <w:rPr>
          <w:rFonts w:eastAsia="맑은 고딕" w:hint="eastAsia"/>
          <w:lang w:eastAsia="ko-KR"/>
        </w:rPr>
        <w:t xml:space="preserve"> </w:t>
      </w:r>
      <w:r>
        <w:rPr>
          <w:rFonts w:eastAsia="맑은 고딕" w:hint="eastAsia"/>
          <w:lang w:eastAsia="ko-KR"/>
        </w:rPr>
        <w:t>따라</w:t>
      </w:r>
      <w:r>
        <w:rPr>
          <w:rFonts w:eastAsia="맑은 고딕" w:hint="eastAsia"/>
          <w:lang w:eastAsia="ko-KR"/>
        </w:rPr>
        <w:t xml:space="preserve"> </w:t>
      </w:r>
      <w:r>
        <w:rPr>
          <w:rFonts w:eastAsia="맑은 고딕" w:hint="eastAsia"/>
          <w:lang w:eastAsia="ko-KR"/>
        </w:rPr>
        <w:t>국내</w:t>
      </w:r>
      <w:r>
        <w:rPr>
          <w:rFonts w:eastAsia="맑은 고딕" w:hint="eastAsia"/>
          <w:lang w:eastAsia="ko-KR"/>
        </w:rPr>
        <w:t xml:space="preserve"> </w:t>
      </w:r>
      <w:r>
        <w:rPr>
          <w:rFonts w:eastAsia="맑은 고딕" w:hint="eastAsia"/>
          <w:lang w:eastAsia="ko-KR"/>
        </w:rPr>
        <w:t>법원에서</w:t>
      </w:r>
      <w:r>
        <w:rPr>
          <w:rFonts w:eastAsia="맑은 고딕" w:hint="eastAsia"/>
          <w:lang w:eastAsia="ko-KR"/>
        </w:rPr>
        <w:t xml:space="preserve"> </w:t>
      </w:r>
      <w:r>
        <w:rPr>
          <w:rFonts w:eastAsia="맑은 고딕" w:hint="eastAsia"/>
          <w:lang w:eastAsia="ko-KR"/>
        </w:rPr>
        <w:t>분쟁해결절차</w:t>
      </w:r>
      <w:r>
        <w:rPr>
          <w:rFonts w:eastAsia="맑은 고딕" w:hint="eastAsia"/>
          <w:lang w:eastAsia="ko-KR"/>
        </w:rPr>
        <w:t xml:space="preserve"> </w:t>
      </w:r>
      <w:r>
        <w:rPr>
          <w:rFonts w:eastAsia="맑은 고딕" w:hint="eastAsia"/>
          <w:lang w:eastAsia="ko-KR"/>
        </w:rPr>
        <w:t>이루어질</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있도록</w:t>
      </w:r>
      <w:r>
        <w:rPr>
          <w:rFonts w:eastAsia="맑은 고딕" w:hint="eastAsia"/>
          <w:lang w:eastAsia="ko-KR"/>
        </w:rPr>
        <w:t xml:space="preserve"> </w:t>
      </w:r>
      <w:r>
        <w:rPr>
          <w:rFonts w:eastAsia="맑은 고딕" w:hint="eastAsia"/>
          <w:lang w:eastAsia="ko-KR"/>
        </w:rPr>
        <w:t>수정하여</w:t>
      </w:r>
      <w:r>
        <w:rPr>
          <w:rFonts w:eastAsia="맑은 고딕" w:hint="eastAsia"/>
          <w:lang w:eastAsia="ko-KR"/>
        </w:rPr>
        <w:t xml:space="preserve"> </w:t>
      </w:r>
      <w:r>
        <w:rPr>
          <w:rFonts w:eastAsia="맑은 고딕" w:hint="eastAsia"/>
          <w:lang w:eastAsia="ko-KR"/>
        </w:rPr>
        <w:t>주시기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p w14:paraId="34AC81BE" w14:textId="77777777" w:rsidR="00EB18F0" w:rsidRDefault="00EB18F0">
      <w:pPr>
        <w:pStyle w:val="a8"/>
        <w:rPr>
          <w:rFonts w:eastAsia="맑은 고딕"/>
          <w:lang w:eastAsia="ko-KR"/>
        </w:rPr>
      </w:pPr>
    </w:p>
    <w:p w14:paraId="7359E654" w14:textId="0C79E7D6" w:rsidR="00EB18F0" w:rsidRPr="006A1399" w:rsidRDefault="00EB18F0">
      <w:pPr>
        <w:pStyle w:val="a8"/>
        <w:rPr>
          <w:rFonts w:eastAsia="맑은 고딕"/>
          <w:lang w:eastAsia="ko-KR"/>
        </w:rPr>
      </w:pPr>
      <w:r>
        <w:rPr>
          <w:rFonts w:eastAsia="맑은 고딕" w:hint="eastAsia"/>
          <w:lang w:eastAsia="ko-KR"/>
        </w:rPr>
        <w:t>해당</w:t>
      </w:r>
      <w:r>
        <w:rPr>
          <w:rFonts w:eastAsia="맑은 고딕" w:hint="eastAsia"/>
          <w:lang w:eastAsia="ko-KR"/>
        </w:rPr>
        <w:t xml:space="preserve"> </w:t>
      </w:r>
      <w:r>
        <w:rPr>
          <w:rFonts w:eastAsia="맑은 고딕" w:hint="eastAsia"/>
          <w:lang w:eastAsia="ko-KR"/>
        </w:rPr>
        <w:t>의견</w:t>
      </w:r>
      <w:r>
        <w:rPr>
          <w:rFonts w:eastAsia="맑은 고딕" w:hint="eastAsia"/>
          <w:lang w:eastAsia="ko-KR"/>
        </w:rPr>
        <w:t xml:space="preserve"> </w:t>
      </w:r>
      <w:r>
        <w:rPr>
          <w:rFonts w:eastAsia="맑은 고딕" w:hint="eastAsia"/>
          <w:lang w:eastAsia="ko-KR"/>
        </w:rPr>
        <w:t>반영되지</w:t>
      </w:r>
      <w:r>
        <w:rPr>
          <w:rFonts w:eastAsia="맑은 고딕" w:hint="eastAsia"/>
          <w:lang w:eastAsia="ko-KR"/>
        </w:rPr>
        <w:t xml:space="preserve"> </w:t>
      </w:r>
      <w:r>
        <w:rPr>
          <w:rFonts w:eastAsia="맑은 고딕" w:hint="eastAsia"/>
          <w:lang w:eastAsia="ko-KR"/>
        </w:rPr>
        <w:t>않는</w:t>
      </w:r>
      <w:r>
        <w:rPr>
          <w:rFonts w:eastAsia="맑은 고딕" w:hint="eastAsia"/>
          <w:lang w:eastAsia="ko-KR"/>
        </w:rPr>
        <w:t xml:space="preserve"> </w:t>
      </w:r>
      <w:r>
        <w:rPr>
          <w:rFonts w:eastAsia="맑은 고딕" w:hint="eastAsia"/>
          <w:lang w:eastAsia="ko-KR"/>
        </w:rPr>
        <w:t>경우</w:t>
      </w:r>
      <w:r>
        <w:rPr>
          <w:rFonts w:eastAsia="맑은 고딕" w:hint="eastAsia"/>
          <w:lang w:eastAsia="ko-KR"/>
        </w:rPr>
        <w:t xml:space="preserve"> </w:t>
      </w:r>
      <w:r>
        <w:rPr>
          <w:rFonts w:eastAsia="맑은 고딕" w:hint="eastAsia"/>
          <w:lang w:eastAsia="ko-KR"/>
        </w:rPr>
        <w:t>싱가포르</w:t>
      </w:r>
      <w:r>
        <w:rPr>
          <w:rFonts w:eastAsia="맑은 고딕" w:hint="eastAsia"/>
          <w:lang w:eastAsia="ko-KR"/>
        </w:rPr>
        <w:t xml:space="preserve"> </w:t>
      </w:r>
      <w:r>
        <w:rPr>
          <w:rFonts w:eastAsia="맑은 고딕" w:hint="eastAsia"/>
          <w:lang w:eastAsia="ko-KR"/>
        </w:rPr>
        <w:t>국제중재법에</w:t>
      </w:r>
      <w:r>
        <w:rPr>
          <w:rFonts w:eastAsia="맑은 고딕" w:hint="eastAsia"/>
          <w:lang w:eastAsia="ko-KR"/>
        </w:rPr>
        <w:t xml:space="preserve"> </w:t>
      </w:r>
      <w:r>
        <w:rPr>
          <w:rFonts w:eastAsia="맑은 고딕" w:hint="eastAsia"/>
          <w:lang w:eastAsia="ko-KR"/>
        </w:rPr>
        <w:t>따라</w:t>
      </w:r>
      <w:r>
        <w:rPr>
          <w:rFonts w:eastAsia="맑은 고딕" w:hint="eastAsia"/>
          <w:lang w:eastAsia="ko-KR"/>
        </w:rPr>
        <w:t xml:space="preserve"> </w:t>
      </w:r>
      <w:r>
        <w:rPr>
          <w:rFonts w:eastAsia="맑은 고딕" w:hint="eastAsia"/>
          <w:lang w:eastAsia="ko-KR"/>
        </w:rPr>
        <w:t>분쟁</w:t>
      </w:r>
      <w:r>
        <w:rPr>
          <w:rFonts w:eastAsia="맑은 고딕" w:hint="eastAsia"/>
          <w:lang w:eastAsia="ko-KR"/>
        </w:rPr>
        <w:t xml:space="preserve"> </w:t>
      </w:r>
      <w:r>
        <w:rPr>
          <w:rFonts w:eastAsia="맑은 고딕" w:hint="eastAsia"/>
          <w:lang w:eastAsia="ko-KR"/>
        </w:rPr>
        <w:t>해결될</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있도록</w:t>
      </w:r>
      <w:r>
        <w:rPr>
          <w:rFonts w:eastAsia="맑은 고딕" w:hint="eastAsia"/>
          <w:lang w:eastAsia="ko-KR"/>
        </w:rPr>
        <w:t xml:space="preserve"> </w:t>
      </w:r>
      <w:r>
        <w:rPr>
          <w:rFonts w:eastAsia="맑은 고딕" w:hint="eastAsia"/>
          <w:lang w:eastAsia="ko-KR"/>
        </w:rPr>
        <w:t>협의</w:t>
      </w:r>
      <w:r>
        <w:rPr>
          <w:rFonts w:eastAsia="맑은 고딕" w:hint="eastAsia"/>
          <w:lang w:eastAsia="ko-KR"/>
        </w:rPr>
        <w:t xml:space="preserve"> </w:t>
      </w:r>
      <w:r>
        <w:rPr>
          <w:rFonts w:eastAsia="맑은 고딕" w:hint="eastAsia"/>
          <w:lang w:eastAsia="ko-KR"/>
        </w:rPr>
        <w:t>권고</w:t>
      </w:r>
      <w:r>
        <w:rPr>
          <w:rFonts w:eastAsia="맑은 고딕" w:hint="eastAsia"/>
          <w:lang w:eastAsia="ko-KR"/>
        </w:rPr>
        <w:t xml:space="preserve"> </w:t>
      </w:r>
      <w:r>
        <w:rPr>
          <w:rFonts w:eastAsia="맑은 고딕" w:hint="eastAsia"/>
          <w:lang w:eastAsia="ko-KR"/>
        </w:rPr>
        <w:t>드립니다</w:t>
      </w:r>
      <w:r>
        <w:rPr>
          <w:rFonts w:eastAsia="맑은 고딕" w:hint="eastAsia"/>
          <w:lang w:eastAsia="ko-KR"/>
        </w:rPr>
        <w:t>.</w:t>
      </w:r>
      <w:r>
        <w:rPr>
          <w:rFonts w:eastAsia="맑은 고딕"/>
          <w:lang w:eastAsia="ko-KR"/>
        </w:rPr>
        <w:t xml:space="preserve"> </w:t>
      </w:r>
    </w:p>
  </w:comment>
  <w:comment w:id="182" w:author="최규현 (Kyoohyun Choi)" w:date="2024-06-18T11:03:00Z" w:initials="최(C">
    <w:p w14:paraId="01C3E7C0" w14:textId="5D256CCF" w:rsidR="00AA286D" w:rsidRPr="00AA286D" w:rsidRDefault="00AA286D">
      <w:pPr>
        <w:pStyle w:val="a8"/>
        <w:rPr>
          <w:rFonts w:eastAsia="맑은 고딕"/>
          <w:lang w:eastAsia="ko-KR"/>
        </w:rPr>
      </w:pPr>
      <w:r>
        <w:rPr>
          <w:rStyle w:val="a7"/>
        </w:rPr>
        <w:annotationRef/>
      </w:r>
      <w:r>
        <w:rPr>
          <w:rFonts w:eastAsia="맑은 고딕" w:hint="eastAsia"/>
          <w:lang w:eastAsia="ko-KR"/>
        </w:rPr>
        <w:t>당사</w:t>
      </w:r>
      <w:r>
        <w:rPr>
          <w:rFonts w:eastAsia="맑은 고딕" w:hint="eastAsia"/>
          <w:lang w:eastAsia="ko-KR"/>
        </w:rPr>
        <w:t xml:space="preserve"> </w:t>
      </w:r>
      <w:r>
        <w:rPr>
          <w:rFonts w:eastAsia="맑은 고딕" w:hint="eastAsia"/>
          <w:lang w:eastAsia="ko-KR"/>
        </w:rPr>
        <w:t>동의</w:t>
      </w:r>
      <w:r>
        <w:rPr>
          <w:rFonts w:eastAsia="맑은 고딕" w:hint="eastAsia"/>
          <w:lang w:eastAsia="ko-KR"/>
        </w:rPr>
        <w:t xml:space="preserve"> </w:t>
      </w:r>
      <w:r>
        <w:rPr>
          <w:rFonts w:eastAsia="맑은 고딕" w:hint="eastAsia"/>
          <w:lang w:eastAsia="ko-KR"/>
        </w:rPr>
        <w:t>없는</w:t>
      </w:r>
      <w:r>
        <w:rPr>
          <w:rFonts w:eastAsia="맑은 고딕" w:hint="eastAsia"/>
          <w:lang w:eastAsia="ko-KR"/>
        </w:rPr>
        <w:t xml:space="preserve"> </w:t>
      </w:r>
      <w:r>
        <w:rPr>
          <w:rFonts w:eastAsia="맑은 고딕" w:hint="eastAsia"/>
          <w:lang w:eastAsia="ko-KR"/>
        </w:rPr>
        <w:t>권리</w:t>
      </w:r>
      <w:r>
        <w:rPr>
          <w:rFonts w:eastAsia="맑은 고딕" w:hint="eastAsia"/>
          <w:lang w:eastAsia="ko-KR"/>
        </w:rPr>
        <w:t xml:space="preserve"> </w:t>
      </w:r>
      <w:r>
        <w:rPr>
          <w:rFonts w:eastAsia="맑은 고딕" w:hint="eastAsia"/>
          <w:lang w:eastAsia="ko-KR"/>
        </w:rPr>
        <w:t>등의</w:t>
      </w:r>
      <w:r>
        <w:rPr>
          <w:rFonts w:eastAsia="맑은 고딕" w:hint="eastAsia"/>
          <w:lang w:eastAsia="ko-KR"/>
        </w:rPr>
        <w:t xml:space="preserve"> </w:t>
      </w:r>
      <w:r>
        <w:rPr>
          <w:rFonts w:eastAsia="맑은 고딕" w:hint="eastAsia"/>
          <w:lang w:eastAsia="ko-KR"/>
        </w:rPr>
        <w:t>양도</w:t>
      </w:r>
      <w:r>
        <w:rPr>
          <w:rFonts w:eastAsia="맑은 고딕" w:hint="eastAsia"/>
          <w:lang w:eastAsia="ko-KR"/>
        </w:rPr>
        <w:t xml:space="preserve"> </w:t>
      </w:r>
      <w:r>
        <w:rPr>
          <w:rFonts w:eastAsia="맑은 고딕" w:hint="eastAsia"/>
          <w:lang w:eastAsia="ko-KR"/>
        </w:rPr>
        <w:t>불가하도록</w:t>
      </w:r>
      <w:r>
        <w:rPr>
          <w:rFonts w:eastAsia="맑은 고딕" w:hint="eastAsia"/>
          <w:lang w:eastAsia="ko-KR"/>
        </w:rPr>
        <w:t xml:space="preserve"> </w:t>
      </w:r>
      <w:r>
        <w:rPr>
          <w:rFonts w:eastAsia="맑은 고딕" w:hint="eastAsia"/>
          <w:lang w:eastAsia="ko-KR"/>
        </w:rPr>
        <w:t>내용</w:t>
      </w:r>
      <w:r>
        <w:rPr>
          <w:rFonts w:eastAsia="맑은 고딕" w:hint="eastAsia"/>
          <w:lang w:eastAsia="ko-KR"/>
        </w:rPr>
        <w:t xml:space="preserve"> </w:t>
      </w:r>
      <w:r>
        <w:rPr>
          <w:rFonts w:eastAsia="맑은 고딕" w:hint="eastAsia"/>
          <w:lang w:eastAsia="ko-KR"/>
        </w:rPr>
        <w:t>추가하였습니다</w:t>
      </w:r>
      <w:r>
        <w:rPr>
          <w:rFonts w:eastAsia="맑은 고딕" w:hint="eastAsia"/>
          <w:lang w:eastAsia="ko-KR"/>
        </w:rPr>
        <w:t>.</w:t>
      </w:r>
      <w:r>
        <w:rPr>
          <w:rFonts w:eastAsia="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5A4499" w15:done="0"/>
  <w15:commentEx w15:paraId="6F64C7DD" w15:done="0"/>
  <w15:commentEx w15:paraId="0ABE0EB5" w15:done="0"/>
  <w15:commentEx w15:paraId="652ACCF4" w15:done="0"/>
  <w15:commentEx w15:paraId="408BA6D4" w15:done="0"/>
  <w15:commentEx w15:paraId="609E29D5" w15:done="0"/>
  <w15:commentEx w15:paraId="41DF8F2F" w15:done="0"/>
  <w15:commentEx w15:paraId="10C96922" w15:done="0"/>
  <w15:commentEx w15:paraId="7DA631A9" w15:done="0"/>
  <w15:commentEx w15:paraId="6CDA6752" w15:done="0"/>
  <w15:commentEx w15:paraId="1490D15A" w15:done="0"/>
  <w15:commentEx w15:paraId="6F0A2B53" w15:done="0"/>
  <w15:commentEx w15:paraId="2A1C0574" w15:done="0"/>
  <w15:commentEx w15:paraId="741DA42A" w15:done="0"/>
  <w15:commentEx w15:paraId="6D7A2D33" w15:done="0"/>
  <w15:commentEx w15:paraId="31500C99" w15:done="0"/>
  <w15:commentEx w15:paraId="7359E654" w15:done="0"/>
  <w15:commentEx w15:paraId="01C3E7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5A4499" w16cid:durableId="2A1BCE63"/>
  <w16cid:commentId w16cid:paraId="6F64C7DD" w16cid:durableId="2A1BDDD3"/>
  <w16cid:commentId w16cid:paraId="0ABE0EB5" w16cid:durableId="2A1BCEC4"/>
  <w16cid:commentId w16cid:paraId="652ACCF4" w16cid:durableId="2A1BCF79"/>
  <w16cid:commentId w16cid:paraId="408BA6D4" w16cid:durableId="2A1BD09C"/>
  <w16cid:commentId w16cid:paraId="609E29D5" w16cid:durableId="2A1BDE7E"/>
  <w16cid:commentId w16cid:paraId="41DF8F2F" w16cid:durableId="2A1BD0CA"/>
  <w16cid:commentId w16cid:paraId="10C96922" w16cid:durableId="2A1BD216"/>
  <w16cid:commentId w16cid:paraId="7DA631A9" w16cid:durableId="2A1BDFF1"/>
  <w16cid:commentId w16cid:paraId="6CDA6752" w16cid:durableId="2A1BD25A"/>
  <w16cid:commentId w16cid:paraId="1490D15A" w16cid:durableId="2A1BE60D"/>
  <w16cid:commentId w16cid:paraId="6F0A2B53" w16cid:durableId="2A1BD2A8"/>
  <w16cid:commentId w16cid:paraId="2A1C0574" w16cid:durableId="2A1BD32E"/>
  <w16cid:commentId w16cid:paraId="741DA42A" w16cid:durableId="2A1BD358"/>
  <w16cid:commentId w16cid:paraId="6D7A2D33" w16cid:durableId="2A1BD368"/>
  <w16cid:commentId w16cid:paraId="31500C99" w16cid:durableId="2A1BD3F4"/>
  <w16cid:commentId w16cid:paraId="7359E654" w16cid:durableId="2A1BDB6C"/>
  <w16cid:commentId w16cid:paraId="01C3E7C0" w16cid:durableId="2A1BE8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4F8E01" w14:textId="77777777" w:rsidR="00576811" w:rsidRDefault="00576811" w:rsidP="00FF506E">
      <w:r>
        <w:separator/>
      </w:r>
    </w:p>
  </w:endnote>
  <w:endnote w:type="continuationSeparator" w:id="0">
    <w:p w14:paraId="4ECFB4F2" w14:textId="77777777" w:rsidR="00576811" w:rsidRDefault="00576811" w:rsidP="00FF5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G Smart UI Regular">
    <w:altName w:val="맑은 고딕"/>
    <w:charset w:val="81"/>
    <w:family w:val="swiss"/>
    <w:pitch w:val="variable"/>
    <w:sig w:usb0="F00002FF" w:usb1="59D7FCFB" w:usb2="00000010" w:usb3="00000000" w:csb0="00080001" w:csb1="00000000"/>
  </w:font>
  <w:font w:name="CIDFont+F1">
    <w:altName w:val="맑은 고딕"/>
    <w:panose1 w:val="00000000000000000000"/>
    <w:charset w:val="81"/>
    <w:family w:val="auto"/>
    <w:notTrueType/>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7088541"/>
      <w:docPartObj>
        <w:docPartGallery w:val="Page Numbers (Bottom of Page)"/>
        <w:docPartUnique/>
      </w:docPartObj>
    </w:sdtPr>
    <w:sdtEndPr/>
    <w:sdtContent>
      <w:sdt>
        <w:sdtPr>
          <w:id w:val="1728636285"/>
          <w:docPartObj>
            <w:docPartGallery w:val="Page Numbers (Top of Page)"/>
            <w:docPartUnique/>
          </w:docPartObj>
        </w:sdtPr>
        <w:sdtEndPr/>
        <w:sdtContent>
          <w:p w14:paraId="7BC5F5C2" w14:textId="5901F998" w:rsidR="00EB18F0" w:rsidRDefault="00EB18F0">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Pr>
                <w:b/>
                <w:bCs/>
                <w:lang w:val="ja-JP"/>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Pr>
                <w:b/>
                <w:bCs/>
                <w:lang w:val="ja-JP"/>
              </w:rPr>
              <w:t>2</w:t>
            </w:r>
            <w:r>
              <w:rPr>
                <w:b/>
                <w:bCs/>
                <w:sz w:val="24"/>
                <w:szCs w:val="24"/>
              </w:rPr>
              <w:fldChar w:fldCharType="end"/>
            </w:r>
          </w:p>
        </w:sdtContent>
      </w:sdt>
    </w:sdtContent>
  </w:sdt>
  <w:p w14:paraId="451C63AD" w14:textId="77777777" w:rsidR="00EB18F0" w:rsidRDefault="00EB18F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F2C6B" w14:textId="77777777" w:rsidR="00576811" w:rsidRDefault="00576811" w:rsidP="00FF506E">
      <w:r>
        <w:separator/>
      </w:r>
    </w:p>
  </w:footnote>
  <w:footnote w:type="continuationSeparator" w:id="0">
    <w:p w14:paraId="1A79E0F8" w14:textId="77777777" w:rsidR="00576811" w:rsidRDefault="00576811" w:rsidP="00FF506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072993935-2402478306-405131872-1001"/>
  </w15:person>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DC"/>
    <w:rsid w:val="00070E29"/>
    <w:rsid w:val="000871BA"/>
    <w:rsid w:val="000D22DC"/>
    <w:rsid w:val="000F27F2"/>
    <w:rsid w:val="00100469"/>
    <w:rsid w:val="00151E86"/>
    <w:rsid w:val="00156895"/>
    <w:rsid w:val="0023611F"/>
    <w:rsid w:val="0024603F"/>
    <w:rsid w:val="00266F1E"/>
    <w:rsid w:val="002C3186"/>
    <w:rsid w:val="002C4181"/>
    <w:rsid w:val="00321F17"/>
    <w:rsid w:val="00323809"/>
    <w:rsid w:val="00335355"/>
    <w:rsid w:val="003759A5"/>
    <w:rsid w:val="00395B1C"/>
    <w:rsid w:val="003B4AC4"/>
    <w:rsid w:val="004013CA"/>
    <w:rsid w:val="0040243D"/>
    <w:rsid w:val="0041588A"/>
    <w:rsid w:val="00420131"/>
    <w:rsid w:val="00446063"/>
    <w:rsid w:val="004824C7"/>
    <w:rsid w:val="004A35CD"/>
    <w:rsid w:val="004D34B5"/>
    <w:rsid w:val="004E39CB"/>
    <w:rsid w:val="00576811"/>
    <w:rsid w:val="00591CDD"/>
    <w:rsid w:val="005A0C88"/>
    <w:rsid w:val="005A4BC1"/>
    <w:rsid w:val="005B2376"/>
    <w:rsid w:val="006336CB"/>
    <w:rsid w:val="00646116"/>
    <w:rsid w:val="0069736D"/>
    <w:rsid w:val="006A1399"/>
    <w:rsid w:val="006B4BD2"/>
    <w:rsid w:val="006D5E02"/>
    <w:rsid w:val="006E2A00"/>
    <w:rsid w:val="00711B0C"/>
    <w:rsid w:val="007247F8"/>
    <w:rsid w:val="00736F3D"/>
    <w:rsid w:val="00750C90"/>
    <w:rsid w:val="00771BF9"/>
    <w:rsid w:val="007818C6"/>
    <w:rsid w:val="007B7274"/>
    <w:rsid w:val="007D2646"/>
    <w:rsid w:val="00861212"/>
    <w:rsid w:val="00891561"/>
    <w:rsid w:val="00963A03"/>
    <w:rsid w:val="00985EFA"/>
    <w:rsid w:val="00A06A5A"/>
    <w:rsid w:val="00A777C2"/>
    <w:rsid w:val="00AA286D"/>
    <w:rsid w:val="00AE0F91"/>
    <w:rsid w:val="00B71CEE"/>
    <w:rsid w:val="00C20A99"/>
    <w:rsid w:val="00C85622"/>
    <w:rsid w:val="00CB0515"/>
    <w:rsid w:val="00D15F77"/>
    <w:rsid w:val="00D237E0"/>
    <w:rsid w:val="00D41754"/>
    <w:rsid w:val="00E22EA6"/>
    <w:rsid w:val="00E23FCD"/>
    <w:rsid w:val="00E270E7"/>
    <w:rsid w:val="00E271B9"/>
    <w:rsid w:val="00E61E48"/>
    <w:rsid w:val="00E94ECC"/>
    <w:rsid w:val="00EA223F"/>
    <w:rsid w:val="00EB18F0"/>
    <w:rsid w:val="00F0270E"/>
    <w:rsid w:val="00F52BF8"/>
    <w:rsid w:val="00F902A0"/>
    <w:rsid w:val="00FF50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42D911E"/>
  <w15:chartTrackingRefBased/>
  <w15:docId w15:val="{CCEFBDF2-9F3A-4C4D-97BF-C4EC902F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F506E"/>
    <w:pPr>
      <w:tabs>
        <w:tab w:val="center" w:pos="4252"/>
        <w:tab w:val="right" w:pos="8504"/>
      </w:tabs>
      <w:snapToGrid w:val="0"/>
    </w:pPr>
  </w:style>
  <w:style w:type="character" w:customStyle="1" w:styleId="Char">
    <w:name w:val="머리글 Char"/>
    <w:basedOn w:val="a0"/>
    <w:link w:val="a4"/>
    <w:uiPriority w:val="99"/>
    <w:rsid w:val="00FF506E"/>
  </w:style>
  <w:style w:type="paragraph" w:styleId="a5">
    <w:name w:val="footer"/>
    <w:basedOn w:val="a"/>
    <w:link w:val="Char0"/>
    <w:uiPriority w:val="99"/>
    <w:unhideWhenUsed/>
    <w:rsid w:val="00FF506E"/>
    <w:pPr>
      <w:tabs>
        <w:tab w:val="center" w:pos="4252"/>
        <w:tab w:val="right" w:pos="8504"/>
      </w:tabs>
      <w:snapToGrid w:val="0"/>
    </w:pPr>
  </w:style>
  <w:style w:type="character" w:customStyle="1" w:styleId="Char0">
    <w:name w:val="바닥글 Char"/>
    <w:basedOn w:val="a0"/>
    <w:link w:val="a5"/>
    <w:uiPriority w:val="99"/>
    <w:rsid w:val="00FF506E"/>
  </w:style>
  <w:style w:type="paragraph" w:styleId="a6">
    <w:name w:val="List Paragraph"/>
    <w:basedOn w:val="a"/>
    <w:uiPriority w:val="34"/>
    <w:qFormat/>
    <w:rsid w:val="00070E29"/>
    <w:pPr>
      <w:ind w:leftChars="400" w:left="840"/>
    </w:pPr>
  </w:style>
  <w:style w:type="character" w:styleId="a7">
    <w:name w:val="annotation reference"/>
    <w:basedOn w:val="a0"/>
    <w:uiPriority w:val="99"/>
    <w:semiHidden/>
    <w:unhideWhenUsed/>
    <w:rsid w:val="00711B0C"/>
    <w:rPr>
      <w:sz w:val="18"/>
      <w:szCs w:val="18"/>
    </w:rPr>
  </w:style>
  <w:style w:type="paragraph" w:styleId="a8">
    <w:name w:val="annotation text"/>
    <w:basedOn w:val="a"/>
    <w:link w:val="Char1"/>
    <w:uiPriority w:val="99"/>
    <w:semiHidden/>
    <w:unhideWhenUsed/>
    <w:rsid w:val="00711B0C"/>
    <w:pPr>
      <w:jc w:val="left"/>
    </w:pPr>
  </w:style>
  <w:style w:type="character" w:customStyle="1" w:styleId="Char1">
    <w:name w:val="메모 텍스트 Char"/>
    <w:basedOn w:val="a0"/>
    <w:link w:val="a8"/>
    <w:uiPriority w:val="99"/>
    <w:semiHidden/>
    <w:rsid w:val="00711B0C"/>
  </w:style>
  <w:style w:type="paragraph" w:styleId="a9">
    <w:name w:val="annotation subject"/>
    <w:basedOn w:val="a8"/>
    <w:next w:val="a8"/>
    <w:link w:val="Char2"/>
    <w:uiPriority w:val="99"/>
    <w:semiHidden/>
    <w:unhideWhenUsed/>
    <w:rsid w:val="00711B0C"/>
    <w:rPr>
      <w:b/>
      <w:bCs/>
    </w:rPr>
  </w:style>
  <w:style w:type="character" w:customStyle="1" w:styleId="Char2">
    <w:name w:val="메모 주제 Char"/>
    <w:basedOn w:val="Char1"/>
    <w:link w:val="a9"/>
    <w:uiPriority w:val="99"/>
    <w:semiHidden/>
    <w:rsid w:val="00711B0C"/>
    <w:rPr>
      <w:b/>
      <w:bCs/>
    </w:rPr>
  </w:style>
  <w:style w:type="paragraph" w:styleId="aa">
    <w:name w:val="Balloon Text"/>
    <w:basedOn w:val="a"/>
    <w:link w:val="Char3"/>
    <w:uiPriority w:val="99"/>
    <w:semiHidden/>
    <w:unhideWhenUsed/>
    <w:rsid w:val="00711B0C"/>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711B0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393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B8CAE-8B4D-4D3A-B09C-3CCD883F1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17</Pages>
  <Words>3310</Words>
  <Characters>18872</Characters>
  <Application>Microsoft Office Word</Application>
  <DocSecurity>0</DocSecurity>
  <Lines>157</Lines>
  <Paragraphs>44</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秀正 神崎</dc:creator>
  <cp:keywords/>
  <dc:description/>
  <cp:lastModifiedBy>김현주 (Hyunjoo Kim)</cp:lastModifiedBy>
  <cp:revision>3</cp:revision>
  <dcterms:created xsi:type="dcterms:W3CDTF">2024-06-20T06:21:00Z</dcterms:created>
  <dcterms:modified xsi:type="dcterms:W3CDTF">2024-06-20T06:36:00Z</dcterms:modified>
</cp:coreProperties>
</file>