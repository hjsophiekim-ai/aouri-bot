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57025A" w14:textId="71523BD7" w:rsidR="00CA0153" w:rsidRDefault="00CA0153">
      <w:pPr>
        <w:jc w:val="right"/>
        <w:rPr>
          <w:i/>
          <w:sz w:val="32"/>
          <w:szCs w:val="32"/>
        </w:rPr>
      </w:pPr>
    </w:p>
    <w:p w14:paraId="7ACEAA87" w14:textId="77777777" w:rsidR="00153813" w:rsidRDefault="00153813">
      <w:pPr>
        <w:jc w:val="right"/>
        <w:rPr>
          <w:i/>
          <w:sz w:val="32"/>
          <w:szCs w:val="32"/>
        </w:rPr>
      </w:pPr>
    </w:p>
    <w:p w14:paraId="25ABC60E" w14:textId="02DA89E4" w:rsidR="00D651C7" w:rsidRPr="00153813" w:rsidRDefault="00D651C7" w:rsidP="00D26EC3">
      <w:pPr>
        <w:jc w:val="center"/>
        <w:rPr>
          <w:rFonts w:ascii="Adobe Heiti Std R" w:eastAsia="Adobe Heiti Std R" w:hAnsi="Adobe Heiti Std R"/>
          <w:i/>
          <w:color w:val="002060"/>
          <w:sz w:val="24"/>
          <w:szCs w:val="24"/>
        </w:rPr>
      </w:pPr>
    </w:p>
    <w:p w14:paraId="6D8E70F6" w14:textId="29D409FD" w:rsidR="00153813" w:rsidRDefault="00153813" w:rsidP="00D26EC3">
      <w:pPr>
        <w:jc w:val="center"/>
        <w:rPr>
          <w:rFonts w:ascii="Adobe Heiti Std R" w:eastAsia="Adobe Heiti Std R" w:hAnsi="Adobe Heiti Std R"/>
          <w:i/>
          <w:color w:val="002060"/>
          <w:sz w:val="24"/>
          <w:szCs w:val="24"/>
        </w:rPr>
      </w:pPr>
    </w:p>
    <w:p w14:paraId="4132EED0" w14:textId="77777777" w:rsidR="00153813" w:rsidRPr="00153813" w:rsidRDefault="00153813" w:rsidP="00D26EC3">
      <w:pPr>
        <w:jc w:val="center"/>
        <w:rPr>
          <w:rFonts w:ascii="Adobe Heiti Std R" w:eastAsia="Adobe Heiti Std R" w:hAnsi="Adobe Heiti Std R"/>
          <w:i/>
          <w:color w:val="002060"/>
          <w:sz w:val="24"/>
          <w:szCs w:val="24"/>
        </w:rPr>
      </w:pPr>
    </w:p>
    <w:p w14:paraId="762B1985" w14:textId="3D717398" w:rsidR="005418B3" w:rsidRPr="0021757B" w:rsidRDefault="0003464F" w:rsidP="005418B3">
      <w:pPr>
        <w:ind w:firstLineChars="35" w:firstLine="220"/>
        <w:jc w:val="center"/>
        <w:rPr>
          <w:rFonts w:ascii="Calibri" w:hAnsi="Calibri"/>
          <w:b/>
          <w:smallCaps/>
          <w:sz w:val="64"/>
          <w:szCs w:val="64"/>
          <w:lang w:eastAsia="ko-KR"/>
        </w:rPr>
      </w:pPr>
      <w:r>
        <w:rPr>
          <w:rFonts w:ascii="Calibri" w:hAnsi="Calibri" w:hint="eastAsia"/>
          <w:b/>
          <w:smallCaps/>
          <w:sz w:val="64"/>
          <w:szCs w:val="64"/>
          <w:lang w:eastAsia="ko-KR"/>
        </w:rPr>
        <w:t xml:space="preserve">Fursys America </w:t>
      </w:r>
      <w:r w:rsidR="00F8236A" w:rsidRPr="0021757B">
        <w:rPr>
          <w:rFonts w:ascii="Calibri" w:hAnsi="Calibri" w:hint="eastAsia"/>
          <w:b/>
          <w:smallCaps/>
          <w:sz w:val="64"/>
          <w:szCs w:val="64"/>
          <w:lang w:eastAsia="ko-KR"/>
        </w:rPr>
        <w:t>C</w:t>
      </w:r>
      <w:r w:rsidR="00F8236A" w:rsidRPr="0021757B">
        <w:rPr>
          <w:rFonts w:ascii="Calibri" w:hAnsi="Calibri"/>
          <w:b/>
          <w:smallCaps/>
          <w:sz w:val="64"/>
          <w:szCs w:val="64"/>
          <w:lang w:eastAsia="ko-KR"/>
        </w:rPr>
        <w:t>orp.</w:t>
      </w:r>
    </w:p>
    <w:p w14:paraId="493514DE" w14:textId="5DD04401" w:rsidR="001F3BC5" w:rsidRPr="00B35BCF" w:rsidRDefault="001F3BC5" w:rsidP="00FA6B39">
      <w:pPr>
        <w:tabs>
          <w:tab w:val="left" w:pos="630"/>
        </w:tabs>
        <w:spacing w:line="276" w:lineRule="auto"/>
        <w:ind w:firstLineChars="50" w:firstLine="118"/>
        <w:jc w:val="center"/>
        <w:rPr>
          <w:rFonts w:ascii="Calibri" w:hAnsi="Calibri"/>
          <w:b/>
          <w:smallCaps/>
          <w:sz w:val="24"/>
          <w:szCs w:val="24"/>
          <w:lang w:eastAsia="ko-KR"/>
        </w:rPr>
      </w:pPr>
    </w:p>
    <w:p w14:paraId="19CDC896" w14:textId="03EB97C6" w:rsidR="00153813" w:rsidRPr="00B35BCF" w:rsidRDefault="00153813" w:rsidP="00FA6B39">
      <w:pPr>
        <w:tabs>
          <w:tab w:val="left" w:pos="630"/>
        </w:tabs>
        <w:spacing w:line="276" w:lineRule="auto"/>
        <w:ind w:firstLineChars="50" w:firstLine="118"/>
        <w:jc w:val="center"/>
        <w:rPr>
          <w:rFonts w:ascii="Calibri" w:hAnsi="Calibri"/>
          <w:b/>
          <w:smallCaps/>
          <w:sz w:val="24"/>
          <w:szCs w:val="24"/>
          <w:lang w:eastAsia="ko-KR"/>
        </w:rPr>
      </w:pPr>
    </w:p>
    <w:p w14:paraId="002A2D86" w14:textId="01828B43" w:rsidR="00153813" w:rsidRPr="00B35BCF" w:rsidRDefault="00153813" w:rsidP="00FA6B39">
      <w:pPr>
        <w:tabs>
          <w:tab w:val="left" w:pos="630"/>
        </w:tabs>
        <w:spacing w:line="276" w:lineRule="auto"/>
        <w:ind w:firstLineChars="50" w:firstLine="118"/>
        <w:jc w:val="center"/>
        <w:rPr>
          <w:rFonts w:ascii="Calibri" w:hAnsi="Calibri"/>
          <w:b/>
          <w:smallCaps/>
          <w:sz w:val="24"/>
          <w:szCs w:val="24"/>
          <w:lang w:eastAsia="ko-KR"/>
        </w:rPr>
      </w:pPr>
    </w:p>
    <w:p w14:paraId="0F67E92E" w14:textId="0BAF736E" w:rsidR="00153813" w:rsidRPr="00B35BCF" w:rsidRDefault="00153813" w:rsidP="00FA6B39">
      <w:pPr>
        <w:tabs>
          <w:tab w:val="left" w:pos="630"/>
        </w:tabs>
        <w:spacing w:line="276" w:lineRule="auto"/>
        <w:ind w:firstLineChars="50" w:firstLine="118"/>
        <w:jc w:val="center"/>
        <w:rPr>
          <w:rFonts w:ascii="Calibri" w:hAnsi="Calibri"/>
          <w:b/>
          <w:smallCaps/>
          <w:sz w:val="24"/>
          <w:szCs w:val="24"/>
          <w:lang w:eastAsia="ko-KR"/>
        </w:rPr>
      </w:pPr>
    </w:p>
    <w:p w14:paraId="64EC0CEA" w14:textId="101DD203" w:rsidR="00153813" w:rsidRPr="00B35BCF" w:rsidRDefault="00153813" w:rsidP="00FA6B39">
      <w:pPr>
        <w:tabs>
          <w:tab w:val="left" w:pos="630"/>
        </w:tabs>
        <w:spacing w:line="276" w:lineRule="auto"/>
        <w:ind w:firstLineChars="50" w:firstLine="118"/>
        <w:jc w:val="center"/>
        <w:rPr>
          <w:rFonts w:ascii="Calibri" w:hAnsi="Calibri"/>
          <w:b/>
          <w:smallCaps/>
          <w:sz w:val="24"/>
          <w:szCs w:val="24"/>
          <w:lang w:eastAsia="ko-KR"/>
        </w:rPr>
      </w:pPr>
    </w:p>
    <w:p w14:paraId="630E889E" w14:textId="439A4785" w:rsidR="00153813" w:rsidRPr="00B35BCF" w:rsidRDefault="00153813" w:rsidP="00FA6B39">
      <w:pPr>
        <w:tabs>
          <w:tab w:val="left" w:pos="630"/>
        </w:tabs>
        <w:spacing w:line="276" w:lineRule="auto"/>
        <w:ind w:firstLineChars="50" w:firstLine="118"/>
        <w:jc w:val="center"/>
        <w:rPr>
          <w:rFonts w:ascii="Calibri" w:hAnsi="Calibri"/>
          <w:b/>
          <w:smallCaps/>
          <w:sz w:val="24"/>
          <w:szCs w:val="24"/>
          <w:lang w:eastAsia="ko-KR"/>
        </w:rPr>
      </w:pPr>
    </w:p>
    <w:p w14:paraId="128C535F" w14:textId="361B1D05" w:rsidR="00FA6B39" w:rsidRPr="00B35BCF" w:rsidRDefault="00FA6B39" w:rsidP="00FA6B39">
      <w:pPr>
        <w:tabs>
          <w:tab w:val="left" w:pos="630"/>
        </w:tabs>
        <w:spacing w:line="276" w:lineRule="auto"/>
        <w:ind w:firstLineChars="50" w:firstLine="320"/>
        <w:jc w:val="center"/>
        <w:rPr>
          <w:rFonts w:ascii="Calibri" w:hAnsi="Calibri"/>
          <w:bCs/>
          <w:smallCaps/>
          <w:sz w:val="64"/>
          <w:szCs w:val="64"/>
          <w:lang w:eastAsia="ko-KR"/>
        </w:rPr>
      </w:pPr>
      <w:r w:rsidRPr="00B35BCF">
        <w:rPr>
          <w:rFonts w:ascii="Calibri" w:hAnsi="Calibri"/>
          <w:bCs/>
          <w:smallCaps/>
          <w:sz w:val="64"/>
          <w:szCs w:val="64"/>
          <w:lang w:eastAsia="ko-KR"/>
        </w:rPr>
        <w:t>Employee Handbook</w:t>
      </w:r>
    </w:p>
    <w:p w14:paraId="422748DA" w14:textId="77777777" w:rsidR="00D26EC3" w:rsidRPr="00B35BCF" w:rsidRDefault="00D26EC3" w:rsidP="00D26EC3">
      <w:pPr>
        <w:rPr>
          <w:lang w:eastAsia="ko-KR"/>
        </w:rPr>
      </w:pPr>
    </w:p>
    <w:p w14:paraId="1AE15E3A" w14:textId="592ECF0F" w:rsidR="001F3BC5" w:rsidRPr="00B35BCF" w:rsidRDefault="001F3BC5" w:rsidP="00A5435B">
      <w:pPr>
        <w:shd w:val="clear" w:color="auto" w:fill="FFFFFF"/>
        <w:rPr>
          <w:rFonts w:ascii="Verdana" w:eastAsiaTheme="minorEastAsia" w:hAnsi="Verdana"/>
          <w:lang w:eastAsia="ko-KR"/>
        </w:rPr>
      </w:pPr>
    </w:p>
    <w:p w14:paraId="73CA6756" w14:textId="344A0566" w:rsidR="001F3BC5" w:rsidRPr="00B35BCF" w:rsidRDefault="001F3BC5" w:rsidP="00A5435B">
      <w:pPr>
        <w:shd w:val="clear" w:color="auto" w:fill="FFFFFF"/>
        <w:rPr>
          <w:rFonts w:ascii="Verdana" w:eastAsiaTheme="minorEastAsia" w:hAnsi="Verdana"/>
          <w:lang w:eastAsia="ko-KR"/>
        </w:rPr>
      </w:pPr>
    </w:p>
    <w:p w14:paraId="37B94930" w14:textId="54EADBF8" w:rsidR="001F3BC5" w:rsidRPr="00B35BCF" w:rsidRDefault="001F3BC5" w:rsidP="00A5435B">
      <w:pPr>
        <w:shd w:val="clear" w:color="auto" w:fill="FFFFFF"/>
        <w:rPr>
          <w:rFonts w:ascii="Verdana" w:eastAsiaTheme="minorEastAsia" w:hAnsi="Verdana"/>
          <w:lang w:eastAsia="ko-KR"/>
        </w:rPr>
      </w:pPr>
    </w:p>
    <w:p w14:paraId="51EE385C" w14:textId="3AF4F797" w:rsidR="005418B3" w:rsidRPr="00B35BCF" w:rsidRDefault="005418B3" w:rsidP="003F084C">
      <w:pPr>
        <w:ind w:firstLineChars="35" w:firstLine="84"/>
        <w:jc w:val="center"/>
        <w:rPr>
          <w:rFonts w:ascii="Calibri" w:hAnsi="Calibri"/>
          <w:bCs/>
          <w:smallCaps/>
          <w:sz w:val="24"/>
          <w:szCs w:val="24"/>
          <w:lang w:eastAsia="ko-KR"/>
        </w:rPr>
      </w:pPr>
    </w:p>
    <w:p w14:paraId="49A4F7C4" w14:textId="52273F61" w:rsidR="005418B3" w:rsidRPr="00B35BCF" w:rsidRDefault="005418B3" w:rsidP="003F084C">
      <w:pPr>
        <w:ind w:firstLineChars="35" w:firstLine="84"/>
        <w:jc w:val="center"/>
        <w:rPr>
          <w:rFonts w:ascii="Calibri" w:hAnsi="Calibri"/>
          <w:bCs/>
          <w:smallCaps/>
          <w:sz w:val="24"/>
          <w:szCs w:val="24"/>
          <w:lang w:eastAsia="ko-KR"/>
        </w:rPr>
      </w:pPr>
    </w:p>
    <w:p w14:paraId="46B74B8D" w14:textId="4831153A" w:rsidR="00153813" w:rsidRPr="00B35BCF" w:rsidRDefault="00153813" w:rsidP="003F084C">
      <w:pPr>
        <w:ind w:firstLineChars="35" w:firstLine="84"/>
        <w:jc w:val="center"/>
        <w:rPr>
          <w:rFonts w:ascii="Calibri" w:hAnsi="Calibri"/>
          <w:bCs/>
          <w:smallCaps/>
          <w:sz w:val="24"/>
          <w:szCs w:val="24"/>
          <w:lang w:eastAsia="ko-KR"/>
        </w:rPr>
      </w:pPr>
    </w:p>
    <w:p w14:paraId="1E0834AE" w14:textId="6D8FC6DF" w:rsidR="00153813" w:rsidRPr="00B35BCF" w:rsidRDefault="00153813" w:rsidP="003F084C">
      <w:pPr>
        <w:ind w:firstLineChars="35" w:firstLine="84"/>
        <w:jc w:val="center"/>
        <w:rPr>
          <w:rFonts w:ascii="Calibri" w:hAnsi="Calibri"/>
          <w:bCs/>
          <w:smallCaps/>
          <w:sz w:val="24"/>
          <w:szCs w:val="24"/>
          <w:lang w:eastAsia="ko-KR"/>
        </w:rPr>
      </w:pPr>
    </w:p>
    <w:p w14:paraId="3FCD5518" w14:textId="69D2B685" w:rsidR="00153813" w:rsidRPr="00B35BCF" w:rsidRDefault="00153813" w:rsidP="003F084C">
      <w:pPr>
        <w:ind w:firstLineChars="35" w:firstLine="84"/>
        <w:jc w:val="center"/>
        <w:rPr>
          <w:rFonts w:ascii="Calibri" w:hAnsi="Calibri"/>
          <w:bCs/>
          <w:smallCaps/>
          <w:sz w:val="24"/>
          <w:szCs w:val="24"/>
          <w:lang w:eastAsia="ko-KR"/>
        </w:rPr>
      </w:pPr>
    </w:p>
    <w:p w14:paraId="53B10061" w14:textId="41BEA15A" w:rsidR="00153813" w:rsidRPr="00B35BCF" w:rsidRDefault="00153813" w:rsidP="003F084C">
      <w:pPr>
        <w:ind w:firstLineChars="35" w:firstLine="84"/>
        <w:jc w:val="center"/>
        <w:rPr>
          <w:rFonts w:ascii="Calibri" w:hAnsi="Calibri"/>
          <w:bCs/>
          <w:smallCaps/>
          <w:sz w:val="24"/>
          <w:szCs w:val="24"/>
          <w:lang w:eastAsia="ko-KR"/>
        </w:rPr>
      </w:pPr>
    </w:p>
    <w:p w14:paraId="4940C081" w14:textId="69E7D1C5" w:rsidR="00153813" w:rsidRPr="00B35BCF" w:rsidRDefault="00153813" w:rsidP="003F084C">
      <w:pPr>
        <w:ind w:firstLineChars="35" w:firstLine="84"/>
        <w:jc w:val="center"/>
        <w:rPr>
          <w:rFonts w:ascii="Calibri" w:hAnsi="Calibri"/>
          <w:bCs/>
          <w:smallCaps/>
          <w:sz w:val="24"/>
          <w:szCs w:val="24"/>
          <w:lang w:eastAsia="ko-KR"/>
        </w:rPr>
      </w:pPr>
    </w:p>
    <w:p w14:paraId="7D6770D1" w14:textId="77777777" w:rsidR="00153813" w:rsidRPr="00B35BCF" w:rsidRDefault="00153813" w:rsidP="003F084C">
      <w:pPr>
        <w:ind w:firstLineChars="35" w:firstLine="84"/>
        <w:jc w:val="center"/>
        <w:rPr>
          <w:rFonts w:ascii="Calibri" w:hAnsi="Calibri"/>
          <w:bCs/>
          <w:smallCaps/>
          <w:sz w:val="24"/>
          <w:szCs w:val="24"/>
          <w:lang w:eastAsia="ko-KR"/>
        </w:rPr>
      </w:pPr>
    </w:p>
    <w:p w14:paraId="249F3174" w14:textId="471F8D14" w:rsidR="005418B3" w:rsidRPr="00B35BCF" w:rsidRDefault="005418B3" w:rsidP="003F084C">
      <w:pPr>
        <w:ind w:firstLineChars="35" w:firstLine="84"/>
        <w:jc w:val="center"/>
        <w:rPr>
          <w:rFonts w:ascii="Calibri" w:hAnsi="Calibri"/>
          <w:bCs/>
          <w:smallCaps/>
          <w:sz w:val="24"/>
          <w:szCs w:val="24"/>
          <w:lang w:eastAsia="ko-KR"/>
        </w:rPr>
      </w:pPr>
    </w:p>
    <w:p w14:paraId="20741541" w14:textId="77777777" w:rsidR="00403033" w:rsidRDefault="00403033" w:rsidP="003F084C">
      <w:pPr>
        <w:ind w:firstLineChars="35" w:firstLine="84"/>
        <w:jc w:val="center"/>
        <w:rPr>
          <w:rFonts w:ascii="Calibri" w:hAnsi="Calibri"/>
          <w:bCs/>
          <w:smallCaps/>
          <w:sz w:val="24"/>
          <w:szCs w:val="24"/>
          <w:lang w:eastAsia="ko-KR"/>
        </w:rPr>
      </w:pPr>
    </w:p>
    <w:p w14:paraId="63A00E77" w14:textId="77777777" w:rsidR="00D2267E" w:rsidRDefault="00D2267E" w:rsidP="003F084C">
      <w:pPr>
        <w:ind w:firstLineChars="35" w:firstLine="84"/>
        <w:jc w:val="center"/>
        <w:rPr>
          <w:rFonts w:ascii="Calibri" w:hAnsi="Calibri"/>
          <w:bCs/>
          <w:smallCaps/>
          <w:sz w:val="24"/>
          <w:szCs w:val="24"/>
          <w:lang w:eastAsia="ko-KR"/>
        </w:rPr>
      </w:pPr>
    </w:p>
    <w:p w14:paraId="5C9F8220" w14:textId="77777777" w:rsidR="00D2267E" w:rsidRDefault="00D2267E" w:rsidP="003F084C">
      <w:pPr>
        <w:ind w:firstLineChars="35" w:firstLine="84"/>
        <w:jc w:val="center"/>
        <w:rPr>
          <w:rFonts w:ascii="Calibri" w:hAnsi="Calibri"/>
          <w:bCs/>
          <w:smallCaps/>
          <w:sz w:val="24"/>
          <w:szCs w:val="24"/>
          <w:lang w:eastAsia="ko-KR"/>
        </w:rPr>
      </w:pPr>
    </w:p>
    <w:p w14:paraId="463D57D5" w14:textId="77777777" w:rsidR="005418B3" w:rsidRPr="00832FDE" w:rsidRDefault="005418B3" w:rsidP="003F084C">
      <w:pPr>
        <w:ind w:firstLineChars="35" w:firstLine="84"/>
        <w:jc w:val="center"/>
        <w:rPr>
          <w:rFonts w:ascii="Calibri" w:hAnsi="Calibri"/>
          <w:bCs/>
          <w:smallCaps/>
          <w:sz w:val="24"/>
          <w:szCs w:val="24"/>
          <w:lang w:eastAsia="ko-KR"/>
        </w:rPr>
      </w:pPr>
    </w:p>
    <w:p w14:paraId="52E4F808" w14:textId="77777777" w:rsidR="00D2267E" w:rsidRPr="00EB2993" w:rsidRDefault="00D2267E" w:rsidP="00D2267E">
      <w:pPr>
        <w:jc w:val="center"/>
        <w:rPr>
          <w:rFonts w:ascii="Calibri" w:hAnsi="Calibri"/>
          <w:bCs/>
          <w:smallCaps/>
          <w:sz w:val="24"/>
          <w:szCs w:val="24"/>
          <w:lang w:eastAsia="ko-KR"/>
        </w:rPr>
      </w:pPr>
      <w:r w:rsidRPr="00EB2993">
        <w:rPr>
          <w:rFonts w:ascii="Calibri" w:hAnsi="Calibri"/>
          <w:bCs/>
          <w:smallCaps/>
          <w:sz w:val="24"/>
          <w:szCs w:val="24"/>
          <w:lang w:eastAsia="ko-KR"/>
        </w:rPr>
        <w:t>19700 S. Vermont Ave. Suite #200</w:t>
      </w:r>
    </w:p>
    <w:p w14:paraId="31B5F1BB" w14:textId="6DB56F75" w:rsidR="005418B3" w:rsidRPr="00D2267E" w:rsidRDefault="00D2267E" w:rsidP="00D2267E">
      <w:pPr>
        <w:jc w:val="center"/>
        <w:rPr>
          <w:color w:val="68211C"/>
          <w:sz w:val="18"/>
          <w:szCs w:val="18"/>
          <w:lang w:eastAsia="ko-KR"/>
        </w:rPr>
      </w:pPr>
      <w:r w:rsidRPr="00EB2993">
        <w:rPr>
          <w:rFonts w:ascii="Calibri" w:hAnsi="Calibri"/>
          <w:bCs/>
          <w:smallCaps/>
          <w:sz w:val="24"/>
          <w:szCs w:val="24"/>
          <w:lang w:eastAsia="ko-KR"/>
        </w:rPr>
        <w:t>Torrance, CA 90502</w:t>
      </w:r>
    </w:p>
    <w:p w14:paraId="0ADF82A8" w14:textId="77777777" w:rsidR="005418B3" w:rsidRPr="00B35BCF" w:rsidRDefault="005418B3" w:rsidP="00FA6B39">
      <w:pPr>
        <w:jc w:val="center"/>
        <w:rPr>
          <w:sz w:val="18"/>
          <w:szCs w:val="18"/>
          <w:lang w:eastAsia="ko-KR"/>
        </w:rPr>
      </w:pPr>
    </w:p>
    <w:p w14:paraId="2580A55F" w14:textId="77777777" w:rsidR="001F3BC5" w:rsidRPr="00B35BCF" w:rsidRDefault="001F3BC5" w:rsidP="00FA6B39">
      <w:pPr>
        <w:jc w:val="center"/>
        <w:rPr>
          <w:sz w:val="18"/>
          <w:szCs w:val="18"/>
          <w:lang w:eastAsia="ko-KR"/>
        </w:rPr>
      </w:pPr>
    </w:p>
    <w:p w14:paraId="2348BC16" w14:textId="3DF288FE" w:rsidR="005418B3" w:rsidRPr="00B35BCF" w:rsidRDefault="00FA6B39" w:rsidP="00403033">
      <w:pPr>
        <w:ind w:firstLineChars="35" w:firstLine="126"/>
        <w:jc w:val="center"/>
        <w:rPr>
          <w:rFonts w:ascii="Calibri" w:hAnsi="Calibri"/>
          <w:bCs/>
          <w:i/>
          <w:iCs/>
          <w:smallCaps/>
          <w:color w:val="68211C"/>
          <w:sz w:val="36"/>
          <w:szCs w:val="36"/>
        </w:rPr>
      </w:pPr>
      <w:r w:rsidRPr="00B35BCF">
        <w:rPr>
          <w:rFonts w:asciiTheme="minorHAnsi" w:hAnsiTheme="minorHAnsi" w:cstheme="minorHAnsi"/>
          <w:bCs/>
          <w:i/>
          <w:iCs/>
          <w:smallCaps/>
          <w:sz w:val="36"/>
          <w:szCs w:val="36"/>
          <w:lang w:eastAsia="ko-KR"/>
        </w:rPr>
        <w:t xml:space="preserve">Effective </w:t>
      </w:r>
      <w:r w:rsidR="002874DD" w:rsidRPr="00B35BCF">
        <w:rPr>
          <w:rFonts w:asciiTheme="minorHAnsi" w:hAnsiTheme="minorHAnsi" w:cstheme="minorHAnsi"/>
          <w:bCs/>
          <w:i/>
          <w:iCs/>
          <w:smallCaps/>
          <w:sz w:val="36"/>
          <w:szCs w:val="36"/>
          <w:lang w:eastAsia="ko-KR"/>
        </w:rPr>
        <w:t xml:space="preserve">January </w:t>
      </w:r>
      <w:r w:rsidR="00712F98" w:rsidRPr="00B35BCF">
        <w:rPr>
          <w:rFonts w:asciiTheme="minorHAnsi" w:hAnsiTheme="minorHAnsi" w:cstheme="minorHAnsi"/>
          <w:bCs/>
          <w:i/>
          <w:iCs/>
          <w:smallCaps/>
          <w:sz w:val="36"/>
          <w:szCs w:val="36"/>
          <w:lang w:eastAsia="ko-KR"/>
        </w:rPr>
        <w:t>2024</w:t>
      </w:r>
      <w:r w:rsidR="005418B3" w:rsidRPr="00B35BCF">
        <w:rPr>
          <w:rFonts w:ascii="Calibri" w:hAnsi="Calibri"/>
          <w:bCs/>
          <w:i/>
          <w:iCs/>
          <w:smallCaps/>
          <w:color w:val="68211C"/>
          <w:sz w:val="36"/>
          <w:szCs w:val="36"/>
        </w:rPr>
        <w:br w:type="page"/>
      </w:r>
    </w:p>
    <w:p w14:paraId="1D52FE0F" w14:textId="4F3D44E8" w:rsidR="00560DB0" w:rsidRPr="00832FDE" w:rsidRDefault="00560DB0" w:rsidP="002F32C3">
      <w:pPr>
        <w:jc w:val="both"/>
        <w:rPr>
          <w:rFonts w:ascii="Arial Black" w:hAnsi="Arial Black"/>
          <w:color w:val="1F497D" w:themeColor="text2"/>
          <w:sz w:val="36"/>
          <w:szCs w:val="36"/>
        </w:rPr>
      </w:pPr>
      <w:r w:rsidRPr="00832FDE">
        <w:rPr>
          <w:rFonts w:ascii="Arial Black" w:hAnsi="Arial Black"/>
          <w:color w:val="1F497D" w:themeColor="text2"/>
          <w:sz w:val="36"/>
          <w:szCs w:val="36"/>
        </w:rPr>
        <w:lastRenderedPageBreak/>
        <w:t>Contents</w:t>
      </w:r>
    </w:p>
    <w:p w14:paraId="7C894C92" w14:textId="77777777" w:rsidR="00762A70" w:rsidRPr="00B35BCF" w:rsidRDefault="00762A70" w:rsidP="002F32C3">
      <w:pPr>
        <w:jc w:val="both"/>
        <w:rPr>
          <w:color w:val="943634"/>
        </w:rPr>
      </w:pPr>
    </w:p>
    <w:p w14:paraId="78AFFB84" w14:textId="325BD659" w:rsidR="000431A5" w:rsidRDefault="00560DB0">
      <w:pPr>
        <w:pStyle w:val="10"/>
        <w:rPr>
          <w:rFonts w:asciiTheme="minorHAnsi" w:eastAsiaTheme="minorEastAsia" w:hAnsiTheme="minorHAnsi" w:cstheme="minorBidi"/>
          <w:b w:val="0"/>
          <w:caps w:val="0"/>
          <w:noProof/>
          <w:kern w:val="2"/>
          <w:lang w:eastAsia="ko-KR"/>
          <w14:ligatures w14:val="standardContextual"/>
        </w:rPr>
      </w:pPr>
      <w:r w:rsidRPr="00B35BCF">
        <w:rPr>
          <w:b w:val="0"/>
        </w:rPr>
        <w:fldChar w:fldCharType="begin"/>
      </w:r>
      <w:r w:rsidRPr="00B35BCF">
        <w:instrText xml:space="preserve"> TOC \o "1-3" \h \z \u </w:instrText>
      </w:r>
      <w:r w:rsidRPr="00B35BCF">
        <w:rPr>
          <w:b w:val="0"/>
        </w:rPr>
        <w:fldChar w:fldCharType="separate"/>
      </w:r>
      <w:hyperlink w:anchor="_Toc157012182" w:history="1">
        <w:r w:rsidR="000431A5" w:rsidRPr="00C40CD5">
          <w:rPr>
            <w:rStyle w:val="ab"/>
            <w:rFonts w:ascii="Arial" w:hAnsi="Arial"/>
            <w:noProof/>
          </w:rPr>
          <w:t>Welcome To Our Team!!</w:t>
        </w:r>
        <w:r w:rsidR="000431A5">
          <w:rPr>
            <w:noProof/>
            <w:webHidden/>
          </w:rPr>
          <w:tab/>
        </w:r>
        <w:r w:rsidR="000431A5">
          <w:rPr>
            <w:noProof/>
            <w:webHidden/>
          </w:rPr>
          <w:fldChar w:fldCharType="begin"/>
        </w:r>
        <w:r w:rsidR="000431A5">
          <w:rPr>
            <w:noProof/>
            <w:webHidden/>
          </w:rPr>
          <w:instrText xml:space="preserve"> PAGEREF _Toc157012182 \h </w:instrText>
        </w:r>
        <w:r w:rsidR="000431A5">
          <w:rPr>
            <w:noProof/>
            <w:webHidden/>
          </w:rPr>
        </w:r>
        <w:r w:rsidR="000431A5">
          <w:rPr>
            <w:noProof/>
            <w:webHidden/>
          </w:rPr>
          <w:fldChar w:fldCharType="separate"/>
        </w:r>
        <w:r w:rsidR="000431A5">
          <w:rPr>
            <w:noProof/>
            <w:webHidden/>
          </w:rPr>
          <w:t>- 1 -</w:t>
        </w:r>
        <w:r w:rsidR="000431A5">
          <w:rPr>
            <w:noProof/>
            <w:webHidden/>
          </w:rPr>
          <w:fldChar w:fldCharType="end"/>
        </w:r>
      </w:hyperlink>
    </w:p>
    <w:p w14:paraId="1250E58D" w14:textId="62B6EFD3" w:rsidR="000431A5" w:rsidRDefault="00481438">
      <w:pPr>
        <w:pStyle w:val="10"/>
        <w:rPr>
          <w:rFonts w:asciiTheme="minorHAnsi" w:eastAsiaTheme="minorEastAsia" w:hAnsiTheme="minorHAnsi" w:cstheme="minorBidi"/>
          <w:b w:val="0"/>
          <w:caps w:val="0"/>
          <w:noProof/>
          <w:kern w:val="2"/>
          <w:lang w:eastAsia="ko-KR"/>
          <w14:ligatures w14:val="standardContextual"/>
        </w:rPr>
      </w:pPr>
      <w:hyperlink w:anchor="_Toc157012183" w:history="1">
        <w:r w:rsidR="000431A5" w:rsidRPr="00C40CD5">
          <w:rPr>
            <w:rStyle w:val="ab"/>
            <w:rFonts w:ascii="Arial" w:hAnsi="Arial"/>
            <w:noProof/>
          </w:rPr>
          <w:t>Purpose of this Handbook</w:t>
        </w:r>
        <w:r w:rsidR="000431A5">
          <w:rPr>
            <w:noProof/>
            <w:webHidden/>
          </w:rPr>
          <w:tab/>
        </w:r>
        <w:r w:rsidR="000431A5">
          <w:rPr>
            <w:noProof/>
            <w:webHidden/>
          </w:rPr>
          <w:fldChar w:fldCharType="begin"/>
        </w:r>
        <w:r w:rsidR="000431A5">
          <w:rPr>
            <w:noProof/>
            <w:webHidden/>
          </w:rPr>
          <w:instrText xml:space="preserve"> PAGEREF _Toc157012183 \h </w:instrText>
        </w:r>
        <w:r w:rsidR="000431A5">
          <w:rPr>
            <w:noProof/>
            <w:webHidden/>
          </w:rPr>
        </w:r>
        <w:r w:rsidR="000431A5">
          <w:rPr>
            <w:noProof/>
            <w:webHidden/>
          </w:rPr>
          <w:fldChar w:fldCharType="separate"/>
        </w:r>
        <w:r w:rsidR="000431A5">
          <w:rPr>
            <w:noProof/>
            <w:webHidden/>
          </w:rPr>
          <w:t>- 2 -</w:t>
        </w:r>
        <w:r w:rsidR="000431A5">
          <w:rPr>
            <w:noProof/>
            <w:webHidden/>
          </w:rPr>
          <w:fldChar w:fldCharType="end"/>
        </w:r>
      </w:hyperlink>
    </w:p>
    <w:p w14:paraId="44830998" w14:textId="17F103CD" w:rsidR="000431A5" w:rsidRDefault="00481438">
      <w:pPr>
        <w:pStyle w:val="10"/>
        <w:rPr>
          <w:rFonts w:asciiTheme="minorHAnsi" w:eastAsiaTheme="minorEastAsia" w:hAnsiTheme="minorHAnsi" w:cstheme="minorBidi"/>
          <w:b w:val="0"/>
          <w:caps w:val="0"/>
          <w:noProof/>
          <w:kern w:val="2"/>
          <w:lang w:eastAsia="ko-KR"/>
          <w14:ligatures w14:val="standardContextual"/>
        </w:rPr>
      </w:pPr>
      <w:hyperlink w:anchor="_Toc157012184" w:history="1">
        <w:r w:rsidR="000431A5" w:rsidRPr="00C40CD5">
          <w:rPr>
            <w:rStyle w:val="ab"/>
            <w:rFonts w:ascii="Arial" w:hAnsi="Arial"/>
            <w:noProof/>
          </w:rPr>
          <w:t>Employment Policies</w:t>
        </w:r>
        <w:r w:rsidR="000431A5">
          <w:rPr>
            <w:noProof/>
            <w:webHidden/>
          </w:rPr>
          <w:tab/>
        </w:r>
        <w:r w:rsidR="000431A5">
          <w:rPr>
            <w:noProof/>
            <w:webHidden/>
          </w:rPr>
          <w:fldChar w:fldCharType="begin"/>
        </w:r>
        <w:r w:rsidR="000431A5">
          <w:rPr>
            <w:noProof/>
            <w:webHidden/>
          </w:rPr>
          <w:instrText xml:space="preserve"> PAGEREF _Toc157012184 \h </w:instrText>
        </w:r>
        <w:r w:rsidR="000431A5">
          <w:rPr>
            <w:noProof/>
            <w:webHidden/>
          </w:rPr>
        </w:r>
        <w:r w:rsidR="000431A5">
          <w:rPr>
            <w:noProof/>
            <w:webHidden/>
          </w:rPr>
          <w:fldChar w:fldCharType="separate"/>
        </w:r>
        <w:r w:rsidR="000431A5">
          <w:rPr>
            <w:noProof/>
            <w:webHidden/>
          </w:rPr>
          <w:t>- 4 -</w:t>
        </w:r>
        <w:r w:rsidR="000431A5">
          <w:rPr>
            <w:noProof/>
            <w:webHidden/>
          </w:rPr>
          <w:fldChar w:fldCharType="end"/>
        </w:r>
      </w:hyperlink>
    </w:p>
    <w:p w14:paraId="7213EEF9" w14:textId="5D5FEE8B" w:rsidR="000431A5" w:rsidRDefault="00481438">
      <w:pPr>
        <w:pStyle w:val="20"/>
        <w:rPr>
          <w:rFonts w:asciiTheme="minorHAnsi" w:eastAsiaTheme="minorEastAsia" w:hAnsiTheme="minorHAnsi" w:cstheme="minorBidi"/>
          <w:smallCaps w:val="0"/>
          <w:kern w:val="2"/>
          <w:lang w:eastAsia="ko-KR"/>
          <w14:ligatures w14:val="standardContextual"/>
        </w:rPr>
      </w:pPr>
      <w:hyperlink w:anchor="_Toc157012185" w:history="1">
        <w:r w:rsidR="000431A5" w:rsidRPr="00C40CD5">
          <w:rPr>
            <w:rStyle w:val="ab"/>
          </w:rPr>
          <w:t>At-Will Employment</w:t>
        </w:r>
        <w:r w:rsidR="000431A5">
          <w:rPr>
            <w:webHidden/>
          </w:rPr>
          <w:tab/>
        </w:r>
        <w:r w:rsidR="000431A5">
          <w:rPr>
            <w:webHidden/>
          </w:rPr>
          <w:fldChar w:fldCharType="begin"/>
        </w:r>
        <w:r w:rsidR="000431A5">
          <w:rPr>
            <w:webHidden/>
          </w:rPr>
          <w:instrText xml:space="preserve"> PAGEREF _Toc157012185 \h </w:instrText>
        </w:r>
        <w:r w:rsidR="000431A5">
          <w:rPr>
            <w:webHidden/>
          </w:rPr>
        </w:r>
        <w:r w:rsidR="000431A5">
          <w:rPr>
            <w:webHidden/>
          </w:rPr>
          <w:fldChar w:fldCharType="separate"/>
        </w:r>
        <w:r w:rsidR="000431A5">
          <w:rPr>
            <w:webHidden/>
          </w:rPr>
          <w:t>- 4 -</w:t>
        </w:r>
        <w:r w:rsidR="000431A5">
          <w:rPr>
            <w:webHidden/>
          </w:rPr>
          <w:fldChar w:fldCharType="end"/>
        </w:r>
      </w:hyperlink>
    </w:p>
    <w:p w14:paraId="01C3AFBC" w14:textId="085746BC" w:rsidR="000431A5" w:rsidRDefault="00481438">
      <w:pPr>
        <w:pStyle w:val="20"/>
        <w:rPr>
          <w:rFonts w:asciiTheme="minorHAnsi" w:eastAsiaTheme="minorEastAsia" w:hAnsiTheme="minorHAnsi" w:cstheme="minorBidi"/>
          <w:smallCaps w:val="0"/>
          <w:kern w:val="2"/>
          <w:lang w:eastAsia="ko-KR"/>
          <w14:ligatures w14:val="standardContextual"/>
        </w:rPr>
      </w:pPr>
      <w:hyperlink w:anchor="_Toc157012186" w:history="1">
        <w:r w:rsidR="000431A5" w:rsidRPr="00C40CD5">
          <w:rPr>
            <w:rStyle w:val="ab"/>
          </w:rPr>
          <w:t>Immigration Law Compliance (I-9)</w:t>
        </w:r>
        <w:r w:rsidR="000431A5">
          <w:rPr>
            <w:webHidden/>
          </w:rPr>
          <w:tab/>
        </w:r>
        <w:r w:rsidR="000431A5">
          <w:rPr>
            <w:webHidden/>
          </w:rPr>
          <w:fldChar w:fldCharType="begin"/>
        </w:r>
        <w:r w:rsidR="000431A5">
          <w:rPr>
            <w:webHidden/>
          </w:rPr>
          <w:instrText xml:space="preserve"> PAGEREF _Toc157012186 \h </w:instrText>
        </w:r>
        <w:r w:rsidR="000431A5">
          <w:rPr>
            <w:webHidden/>
          </w:rPr>
        </w:r>
        <w:r w:rsidR="000431A5">
          <w:rPr>
            <w:webHidden/>
          </w:rPr>
          <w:fldChar w:fldCharType="separate"/>
        </w:r>
        <w:r w:rsidR="000431A5">
          <w:rPr>
            <w:webHidden/>
          </w:rPr>
          <w:t>- 4 -</w:t>
        </w:r>
        <w:r w:rsidR="000431A5">
          <w:rPr>
            <w:webHidden/>
          </w:rPr>
          <w:fldChar w:fldCharType="end"/>
        </w:r>
      </w:hyperlink>
    </w:p>
    <w:p w14:paraId="4B397AB7" w14:textId="1BB26BEE" w:rsidR="000431A5" w:rsidRDefault="00481438">
      <w:pPr>
        <w:pStyle w:val="20"/>
        <w:rPr>
          <w:rFonts w:asciiTheme="minorHAnsi" w:eastAsiaTheme="minorEastAsia" w:hAnsiTheme="minorHAnsi" w:cstheme="minorBidi"/>
          <w:smallCaps w:val="0"/>
          <w:kern w:val="2"/>
          <w:lang w:eastAsia="ko-KR"/>
          <w14:ligatures w14:val="standardContextual"/>
        </w:rPr>
      </w:pPr>
      <w:hyperlink w:anchor="_Toc157012187" w:history="1">
        <w:r w:rsidR="000431A5" w:rsidRPr="00C40CD5">
          <w:rPr>
            <w:rStyle w:val="ab"/>
            <w:lang w:eastAsia="ko-KR"/>
          </w:rPr>
          <w:t>Equal Employment Opportunity Statement</w:t>
        </w:r>
        <w:r w:rsidR="000431A5">
          <w:rPr>
            <w:webHidden/>
          </w:rPr>
          <w:tab/>
        </w:r>
        <w:r w:rsidR="000431A5">
          <w:rPr>
            <w:webHidden/>
          </w:rPr>
          <w:fldChar w:fldCharType="begin"/>
        </w:r>
        <w:r w:rsidR="000431A5">
          <w:rPr>
            <w:webHidden/>
          </w:rPr>
          <w:instrText xml:space="preserve"> PAGEREF _Toc157012187 \h </w:instrText>
        </w:r>
        <w:r w:rsidR="000431A5">
          <w:rPr>
            <w:webHidden/>
          </w:rPr>
        </w:r>
        <w:r w:rsidR="000431A5">
          <w:rPr>
            <w:webHidden/>
          </w:rPr>
          <w:fldChar w:fldCharType="separate"/>
        </w:r>
        <w:r w:rsidR="000431A5">
          <w:rPr>
            <w:webHidden/>
          </w:rPr>
          <w:t>- 4 -</w:t>
        </w:r>
        <w:r w:rsidR="000431A5">
          <w:rPr>
            <w:webHidden/>
          </w:rPr>
          <w:fldChar w:fldCharType="end"/>
        </w:r>
      </w:hyperlink>
    </w:p>
    <w:p w14:paraId="772599E4" w14:textId="1BBB633E" w:rsidR="000431A5" w:rsidRDefault="00481438">
      <w:pPr>
        <w:pStyle w:val="20"/>
        <w:rPr>
          <w:rFonts w:asciiTheme="minorHAnsi" w:eastAsiaTheme="minorEastAsia" w:hAnsiTheme="minorHAnsi" w:cstheme="minorBidi"/>
          <w:smallCaps w:val="0"/>
          <w:kern w:val="2"/>
          <w:lang w:eastAsia="ko-KR"/>
          <w14:ligatures w14:val="standardContextual"/>
        </w:rPr>
      </w:pPr>
      <w:hyperlink w:anchor="_Toc157012188" w:history="1">
        <w:r w:rsidR="000431A5" w:rsidRPr="00C40CD5">
          <w:rPr>
            <w:rStyle w:val="ab"/>
          </w:rPr>
          <w:t>Americans with Disabilities Act</w:t>
        </w:r>
        <w:r w:rsidR="000431A5">
          <w:rPr>
            <w:webHidden/>
          </w:rPr>
          <w:tab/>
        </w:r>
        <w:r w:rsidR="000431A5">
          <w:rPr>
            <w:webHidden/>
          </w:rPr>
          <w:fldChar w:fldCharType="begin"/>
        </w:r>
        <w:r w:rsidR="000431A5">
          <w:rPr>
            <w:webHidden/>
          </w:rPr>
          <w:instrText xml:space="preserve"> PAGEREF _Toc157012188 \h </w:instrText>
        </w:r>
        <w:r w:rsidR="000431A5">
          <w:rPr>
            <w:webHidden/>
          </w:rPr>
        </w:r>
        <w:r w:rsidR="000431A5">
          <w:rPr>
            <w:webHidden/>
          </w:rPr>
          <w:fldChar w:fldCharType="separate"/>
        </w:r>
        <w:r w:rsidR="000431A5">
          <w:rPr>
            <w:webHidden/>
          </w:rPr>
          <w:t>- 5 -</w:t>
        </w:r>
        <w:r w:rsidR="000431A5">
          <w:rPr>
            <w:webHidden/>
          </w:rPr>
          <w:fldChar w:fldCharType="end"/>
        </w:r>
      </w:hyperlink>
    </w:p>
    <w:p w14:paraId="788DC7BF" w14:textId="2C540A97" w:rsidR="000431A5" w:rsidRDefault="00481438">
      <w:pPr>
        <w:pStyle w:val="20"/>
        <w:rPr>
          <w:rFonts w:asciiTheme="minorHAnsi" w:eastAsiaTheme="minorEastAsia" w:hAnsiTheme="minorHAnsi" w:cstheme="minorBidi"/>
          <w:smallCaps w:val="0"/>
          <w:kern w:val="2"/>
          <w:lang w:eastAsia="ko-KR"/>
          <w14:ligatures w14:val="standardContextual"/>
        </w:rPr>
      </w:pPr>
      <w:hyperlink w:anchor="_Toc157012189" w:history="1">
        <w:r w:rsidR="000431A5" w:rsidRPr="00C40CD5">
          <w:rPr>
            <w:rStyle w:val="ab"/>
            <w:lang w:eastAsia="ko-KR"/>
          </w:rPr>
          <w:t>Employee Background Check</w:t>
        </w:r>
        <w:r w:rsidR="000431A5">
          <w:rPr>
            <w:webHidden/>
          </w:rPr>
          <w:tab/>
        </w:r>
        <w:r w:rsidR="000431A5">
          <w:rPr>
            <w:webHidden/>
          </w:rPr>
          <w:fldChar w:fldCharType="begin"/>
        </w:r>
        <w:r w:rsidR="000431A5">
          <w:rPr>
            <w:webHidden/>
          </w:rPr>
          <w:instrText xml:space="preserve"> PAGEREF _Toc157012189 \h </w:instrText>
        </w:r>
        <w:r w:rsidR="000431A5">
          <w:rPr>
            <w:webHidden/>
          </w:rPr>
        </w:r>
        <w:r w:rsidR="000431A5">
          <w:rPr>
            <w:webHidden/>
          </w:rPr>
          <w:fldChar w:fldCharType="separate"/>
        </w:r>
        <w:r w:rsidR="000431A5">
          <w:rPr>
            <w:webHidden/>
          </w:rPr>
          <w:t>- 5 -</w:t>
        </w:r>
        <w:r w:rsidR="000431A5">
          <w:rPr>
            <w:webHidden/>
          </w:rPr>
          <w:fldChar w:fldCharType="end"/>
        </w:r>
      </w:hyperlink>
    </w:p>
    <w:p w14:paraId="7234D768" w14:textId="61BF2C0C" w:rsidR="000431A5" w:rsidRDefault="00481438">
      <w:pPr>
        <w:pStyle w:val="20"/>
        <w:rPr>
          <w:rFonts w:asciiTheme="minorHAnsi" w:eastAsiaTheme="minorEastAsia" w:hAnsiTheme="minorHAnsi" w:cstheme="minorBidi"/>
          <w:smallCaps w:val="0"/>
          <w:kern w:val="2"/>
          <w:lang w:eastAsia="ko-KR"/>
          <w14:ligatures w14:val="standardContextual"/>
        </w:rPr>
      </w:pPr>
      <w:hyperlink w:anchor="_Toc157012190" w:history="1">
        <w:r w:rsidR="000431A5" w:rsidRPr="00C40CD5">
          <w:rPr>
            <w:rStyle w:val="ab"/>
            <w:lang w:eastAsia="ko-KR"/>
          </w:rPr>
          <w:t>Pre-Employment Screening Assessments</w:t>
        </w:r>
        <w:r w:rsidR="000431A5">
          <w:rPr>
            <w:webHidden/>
          </w:rPr>
          <w:tab/>
        </w:r>
        <w:r w:rsidR="000431A5">
          <w:rPr>
            <w:webHidden/>
          </w:rPr>
          <w:fldChar w:fldCharType="begin"/>
        </w:r>
        <w:r w:rsidR="000431A5">
          <w:rPr>
            <w:webHidden/>
          </w:rPr>
          <w:instrText xml:space="preserve"> PAGEREF _Toc157012190 \h </w:instrText>
        </w:r>
        <w:r w:rsidR="000431A5">
          <w:rPr>
            <w:webHidden/>
          </w:rPr>
        </w:r>
        <w:r w:rsidR="000431A5">
          <w:rPr>
            <w:webHidden/>
          </w:rPr>
          <w:fldChar w:fldCharType="separate"/>
        </w:r>
        <w:r w:rsidR="000431A5">
          <w:rPr>
            <w:webHidden/>
          </w:rPr>
          <w:t>- 6 -</w:t>
        </w:r>
        <w:r w:rsidR="000431A5">
          <w:rPr>
            <w:webHidden/>
          </w:rPr>
          <w:fldChar w:fldCharType="end"/>
        </w:r>
      </w:hyperlink>
    </w:p>
    <w:p w14:paraId="703895B5" w14:textId="104D6423" w:rsidR="000431A5" w:rsidRDefault="00481438">
      <w:pPr>
        <w:pStyle w:val="20"/>
        <w:rPr>
          <w:rFonts w:asciiTheme="minorHAnsi" w:eastAsiaTheme="minorEastAsia" w:hAnsiTheme="minorHAnsi" w:cstheme="minorBidi"/>
          <w:smallCaps w:val="0"/>
          <w:kern w:val="2"/>
          <w:lang w:eastAsia="ko-KR"/>
          <w14:ligatures w14:val="standardContextual"/>
        </w:rPr>
      </w:pPr>
      <w:hyperlink w:anchor="_Toc157012191" w:history="1">
        <w:r w:rsidR="000431A5" w:rsidRPr="00C40CD5">
          <w:rPr>
            <w:rStyle w:val="ab"/>
            <w:lang w:eastAsia="ko-KR"/>
          </w:rPr>
          <w:t>Medical Examination/Illegal Drug and Alcohol Tests</w:t>
        </w:r>
        <w:r w:rsidR="000431A5">
          <w:rPr>
            <w:webHidden/>
          </w:rPr>
          <w:tab/>
        </w:r>
        <w:r w:rsidR="000431A5">
          <w:rPr>
            <w:webHidden/>
          </w:rPr>
          <w:fldChar w:fldCharType="begin"/>
        </w:r>
        <w:r w:rsidR="000431A5">
          <w:rPr>
            <w:webHidden/>
          </w:rPr>
          <w:instrText xml:space="preserve"> PAGEREF _Toc157012191 \h </w:instrText>
        </w:r>
        <w:r w:rsidR="000431A5">
          <w:rPr>
            <w:webHidden/>
          </w:rPr>
        </w:r>
        <w:r w:rsidR="000431A5">
          <w:rPr>
            <w:webHidden/>
          </w:rPr>
          <w:fldChar w:fldCharType="separate"/>
        </w:r>
        <w:r w:rsidR="000431A5">
          <w:rPr>
            <w:webHidden/>
          </w:rPr>
          <w:t>- 6 -</w:t>
        </w:r>
        <w:r w:rsidR="000431A5">
          <w:rPr>
            <w:webHidden/>
          </w:rPr>
          <w:fldChar w:fldCharType="end"/>
        </w:r>
      </w:hyperlink>
    </w:p>
    <w:p w14:paraId="45D4345E" w14:textId="392A0F48" w:rsidR="000431A5" w:rsidRDefault="00481438">
      <w:pPr>
        <w:pStyle w:val="20"/>
        <w:rPr>
          <w:rFonts w:asciiTheme="minorHAnsi" w:eastAsiaTheme="minorEastAsia" w:hAnsiTheme="minorHAnsi" w:cstheme="minorBidi"/>
          <w:smallCaps w:val="0"/>
          <w:kern w:val="2"/>
          <w:lang w:eastAsia="ko-KR"/>
          <w14:ligatures w14:val="standardContextual"/>
        </w:rPr>
      </w:pPr>
      <w:hyperlink w:anchor="_Toc157012192" w:history="1">
        <w:r w:rsidR="000431A5" w:rsidRPr="00C40CD5">
          <w:rPr>
            <w:rStyle w:val="ab"/>
            <w:lang w:eastAsia="ko-KR"/>
          </w:rPr>
          <w:t>Personnel Records and Administration</w:t>
        </w:r>
        <w:r w:rsidR="000431A5">
          <w:rPr>
            <w:webHidden/>
          </w:rPr>
          <w:tab/>
        </w:r>
        <w:r w:rsidR="000431A5">
          <w:rPr>
            <w:webHidden/>
          </w:rPr>
          <w:fldChar w:fldCharType="begin"/>
        </w:r>
        <w:r w:rsidR="000431A5">
          <w:rPr>
            <w:webHidden/>
          </w:rPr>
          <w:instrText xml:space="preserve"> PAGEREF _Toc157012192 \h </w:instrText>
        </w:r>
        <w:r w:rsidR="000431A5">
          <w:rPr>
            <w:webHidden/>
          </w:rPr>
        </w:r>
        <w:r w:rsidR="000431A5">
          <w:rPr>
            <w:webHidden/>
          </w:rPr>
          <w:fldChar w:fldCharType="separate"/>
        </w:r>
        <w:r w:rsidR="000431A5">
          <w:rPr>
            <w:webHidden/>
          </w:rPr>
          <w:t>- 6 -</w:t>
        </w:r>
        <w:r w:rsidR="000431A5">
          <w:rPr>
            <w:webHidden/>
          </w:rPr>
          <w:fldChar w:fldCharType="end"/>
        </w:r>
      </w:hyperlink>
    </w:p>
    <w:p w14:paraId="78E9DE79" w14:textId="755C85A6" w:rsidR="000431A5" w:rsidRDefault="00481438">
      <w:pPr>
        <w:pStyle w:val="20"/>
        <w:rPr>
          <w:rFonts w:asciiTheme="minorHAnsi" w:eastAsiaTheme="minorEastAsia" w:hAnsiTheme="minorHAnsi" w:cstheme="minorBidi"/>
          <w:smallCaps w:val="0"/>
          <w:kern w:val="2"/>
          <w:lang w:eastAsia="ko-KR"/>
          <w14:ligatures w14:val="standardContextual"/>
        </w:rPr>
      </w:pPr>
      <w:hyperlink w:anchor="_Toc157012193" w:history="1">
        <w:r w:rsidR="000431A5" w:rsidRPr="00C40CD5">
          <w:rPr>
            <w:rStyle w:val="ab"/>
            <w:lang w:eastAsia="ko-KR"/>
          </w:rPr>
          <w:t>Change of Personal Data</w:t>
        </w:r>
        <w:r w:rsidR="000431A5">
          <w:rPr>
            <w:webHidden/>
          </w:rPr>
          <w:tab/>
        </w:r>
        <w:r w:rsidR="000431A5">
          <w:rPr>
            <w:webHidden/>
          </w:rPr>
          <w:fldChar w:fldCharType="begin"/>
        </w:r>
        <w:r w:rsidR="000431A5">
          <w:rPr>
            <w:webHidden/>
          </w:rPr>
          <w:instrText xml:space="preserve"> PAGEREF _Toc157012193 \h </w:instrText>
        </w:r>
        <w:r w:rsidR="000431A5">
          <w:rPr>
            <w:webHidden/>
          </w:rPr>
        </w:r>
        <w:r w:rsidR="000431A5">
          <w:rPr>
            <w:webHidden/>
          </w:rPr>
          <w:fldChar w:fldCharType="separate"/>
        </w:r>
        <w:r w:rsidR="000431A5">
          <w:rPr>
            <w:webHidden/>
          </w:rPr>
          <w:t>- 6 -</w:t>
        </w:r>
        <w:r w:rsidR="000431A5">
          <w:rPr>
            <w:webHidden/>
          </w:rPr>
          <w:fldChar w:fldCharType="end"/>
        </w:r>
      </w:hyperlink>
    </w:p>
    <w:p w14:paraId="3F08D07A" w14:textId="32E48EC8" w:rsidR="000431A5" w:rsidRDefault="00481438">
      <w:pPr>
        <w:pStyle w:val="20"/>
        <w:rPr>
          <w:rFonts w:asciiTheme="minorHAnsi" w:eastAsiaTheme="minorEastAsia" w:hAnsiTheme="minorHAnsi" w:cstheme="minorBidi"/>
          <w:smallCaps w:val="0"/>
          <w:kern w:val="2"/>
          <w:lang w:eastAsia="ko-KR"/>
          <w14:ligatures w14:val="standardContextual"/>
        </w:rPr>
      </w:pPr>
      <w:hyperlink w:anchor="_Toc157012194" w:history="1">
        <w:r w:rsidR="000431A5" w:rsidRPr="00C40CD5">
          <w:rPr>
            <w:rStyle w:val="ab"/>
            <w:lang w:eastAsia="ko-KR"/>
          </w:rPr>
          <w:t>Health-Related Issues</w:t>
        </w:r>
        <w:r w:rsidR="000431A5">
          <w:rPr>
            <w:webHidden/>
          </w:rPr>
          <w:tab/>
        </w:r>
        <w:r w:rsidR="000431A5">
          <w:rPr>
            <w:webHidden/>
          </w:rPr>
          <w:fldChar w:fldCharType="begin"/>
        </w:r>
        <w:r w:rsidR="000431A5">
          <w:rPr>
            <w:webHidden/>
          </w:rPr>
          <w:instrText xml:space="preserve"> PAGEREF _Toc157012194 \h </w:instrText>
        </w:r>
        <w:r w:rsidR="000431A5">
          <w:rPr>
            <w:webHidden/>
          </w:rPr>
        </w:r>
        <w:r w:rsidR="000431A5">
          <w:rPr>
            <w:webHidden/>
          </w:rPr>
          <w:fldChar w:fldCharType="separate"/>
        </w:r>
        <w:r w:rsidR="000431A5">
          <w:rPr>
            <w:webHidden/>
          </w:rPr>
          <w:t>- 7 -</w:t>
        </w:r>
        <w:r w:rsidR="000431A5">
          <w:rPr>
            <w:webHidden/>
          </w:rPr>
          <w:fldChar w:fldCharType="end"/>
        </w:r>
      </w:hyperlink>
    </w:p>
    <w:p w14:paraId="5032B05C" w14:textId="7B204A30" w:rsidR="000431A5" w:rsidRDefault="00481438">
      <w:pPr>
        <w:pStyle w:val="20"/>
        <w:rPr>
          <w:rFonts w:asciiTheme="minorHAnsi" w:eastAsiaTheme="minorEastAsia" w:hAnsiTheme="minorHAnsi" w:cstheme="minorBidi"/>
          <w:smallCaps w:val="0"/>
          <w:kern w:val="2"/>
          <w:lang w:eastAsia="ko-KR"/>
          <w14:ligatures w14:val="standardContextual"/>
        </w:rPr>
      </w:pPr>
      <w:hyperlink w:anchor="_Toc157012195" w:history="1">
        <w:r w:rsidR="000431A5" w:rsidRPr="00C40CD5">
          <w:rPr>
            <w:rStyle w:val="ab"/>
            <w:lang w:eastAsia="ko-KR"/>
          </w:rPr>
          <w:t>Employee Classification</w:t>
        </w:r>
        <w:r w:rsidR="000431A5">
          <w:rPr>
            <w:webHidden/>
          </w:rPr>
          <w:tab/>
        </w:r>
        <w:r w:rsidR="000431A5">
          <w:rPr>
            <w:webHidden/>
          </w:rPr>
          <w:fldChar w:fldCharType="begin"/>
        </w:r>
        <w:r w:rsidR="000431A5">
          <w:rPr>
            <w:webHidden/>
          </w:rPr>
          <w:instrText xml:space="preserve"> PAGEREF _Toc157012195 \h </w:instrText>
        </w:r>
        <w:r w:rsidR="000431A5">
          <w:rPr>
            <w:webHidden/>
          </w:rPr>
        </w:r>
        <w:r w:rsidR="000431A5">
          <w:rPr>
            <w:webHidden/>
          </w:rPr>
          <w:fldChar w:fldCharType="separate"/>
        </w:r>
        <w:r w:rsidR="000431A5">
          <w:rPr>
            <w:webHidden/>
          </w:rPr>
          <w:t>- 7 -</w:t>
        </w:r>
        <w:r w:rsidR="000431A5">
          <w:rPr>
            <w:webHidden/>
          </w:rPr>
          <w:fldChar w:fldCharType="end"/>
        </w:r>
      </w:hyperlink>
    </w:p>
    <w:p w14:paraId="43A4A3AC" w14:textId="17BC0881" w:rsidR="000431A5" w:rsidRDefault="00481438">
      <w:pPr>
        <w:pStyle w:val="20"/>
        <w:rPr>
          <w:rFonts w:asciiTheme="minorHAnsi" w:eastAsiaTheme="minorEastAsia" w:hAnsiTheme="minorHAnsi" w:cstheme="minorBidi"/>
          <w:smallCaps w:val="0"/>
          <w:kern w:val="2"/>
          <w:lang w:eastAsia="ko-KR"/>
          <w14:ligatures w14:val="standardContextual"/>
        </w:rPr>
      </w:pPr>
      <w:hyperlink w:anchor="_Toc157012196" w:history="1">
        <w:r w:rsidR="000431A5" w:rsidRPr="00C40CD5">
          <w:rPr>
            <w:rStyle w:val="ab"/>
            <w:lang w:eastAsia="ko-KR"/>
          </w:rPr>
          <w:t>Non-Exempt and Exempt</w:t>
        </w:r>
        <w:r w:rsidR="000431A5">
          <w:rPr>
            <w:webHidden/>
          </w:rPr>
          <w:tab/>
        </w:r>
        <w:r w:rsidR="000431A5">
          <w:rPr>
            <w:webHidden/>
          </w:rPr>
          <w:fldChar w:fldCharType="begin"/>
        </w:r>
        <w:r w:rsidR="000431A5">
          <w:rPr>
            <w:webHidden/>
          </w:rPr>
          <w:instrText xml:space="preserve"> PAGEREF _Toc157012196 \h </w:instrText>
        </w:r>
        <w:r w:rsidR="000431A5">
          <w:rPr>
            <w:webHidden/>
          </w:rPr>
        </w:r>
        <w:r w:rsidR="000431A5">
          <w:rPr>
            <w:webHidden/>
          </w:rPr>
          <w:fldChar w:fldCharType="separate"/>
        </w:r>
        <w:r w:rsidR="000431A5">
          <w:rPr>
            <w:webHidden/>
          </w:rPr>
          <w:t>- 8 -</w:t>
        </w:r>
        <w:r w:rsidR="000431A5">
          <w:rPr>
            <w:webHidden/>
          </w:rPr>
          <w:fldChar w:fldCharType="end"/>
        </w:r>
      </w:hyperlink>
    </w:p>
    <w:p w14:paraId="1E27C6B1" w14:textId="799F8326" w:rsidR="000431A5" w:rsidRDefault="00481438">
      <w:pPr>
        <w:pStyle w:val="20"/>
        <w:rPr>
          <w:rFonts w:asciiTheme="minorHAnsi" w:eastAsiaTheme="minorEastAsia" w:hAnsiTheme="minorHAnsi" w:cstheme="minorBidi"/>
          <w:smallCaps w:val="0"/>
          <w:kern w:val="2"/>
          <w:lang w:eastAsia="ko-KR"/>
          <w14:ligatures w14:val="standardContextual"/>
        </w:rPr>
      </w:pPr>
      <w:hyperlink w:anchor="_Toc157012197" w:history="1">
        <w:r w:rsidR="000431A5" w:rsidRPr="00C40CD5">
          <w:rPr>
            <w:rStyle w:val="ab"/>
            <w:lang w:eastAsia="ko-KR"/>
          </w:rPr>
          <w:t>Probationary Period</w:t>
        </w:r>
        <w:r w:rsidR="000431A5">
          <w:rPr>
            <w:webHidden/>
          </w:rPr>
          <w:tab/>
        </w:r>
        <w:r w:rsidR="000431A5">
          <w:rPr>
            <w:webHidden/>
          </w:rPr>
          <w:fldChar w:fldCharType="begin"/>
        </w:r>
        <w:r w:rsidR="000431A5">
          <w:rPr>
            <w:webHidden/>
          </w:rPr>
          <w:instrText xml:space="preserve"> PAGEREF _Toc157012197 \h </w:instrText>
        </w:r>
        <w:r w:rsidR="000431A5">
          <w:rPr>
            <w:webHidden/>
          </w:rPr>
        </w:r>
        <w:r w:rsidR="000431A5">
          <w:rPr>
            <w:webHidden/>
          </w:rPr>
          <w:fldChar w:fldCharType="separate"/>
        </w:r>
        <w:r w:rsidR="000431A5">
          <w:rPr>
            <w:webHidden/>
          </w:rPr>
          <w:t>- 8 -</w:t>
        </w:r>
        <w:r w:rsidR="000431A5">
          <w:rPr>
            <w:webHidden/>
          </w:rPr>
          <w:fldChar w:fldCharType="end"/>
        </w:r>
      </w:hyperlink>
    </w:p>
    <w:p w14:paraId="76FE3988" w14:textId="04881F10" w:rsidR="000431A5" w:rsidRDefault="00481438">
      <w:pPr>
        <w:pStyle w:val="20"/>
        <w:rPr>
          <w:rFonts w:asciiTheme="minorHAnsi" w:eastAsiaTheme="minorEastAsia" w:hAnsiTheme="minorHAnsi" w:cstheme="minorBidi"/>
          <w:smallCaps w:val="0"/>
          <w:kern w:val="2"/>
          <w:lang w:eastAsia="ko-KR"/>
          <w14:ligatures w14:val="standardContextual"/>
        </w:rPr>
      </w:pPr>
      <w:hyperlink w:anchor="_Toc157012198" w:history="1">
        <w:r w:rsidR="000431A5" w:rsidRPr="00C40CD5">
          <w:rPr>
            <w:rStyle w:val="ab"/>
            <w:lang w:eastAsia="ko-KR"/>
          </w:rPr>
          <w:t>Training</w:t>
        </w:r>
        <w:r w:rsidR="000431A5">
          <w:rPr>
            <w:webHidden/>
          </w:rPr>
          <w:tab/>
        </w:r>
        <w:r w:rsidR="000431A5">
          <w:rPr>
            <w:webHidden/>
          </w:rPr>
          <w:fldChar w:fldCharType="begin"/>
        </w:r>
        <w:r w:rsidR="000431A5">
          <w:rPr>
            <w:webHidden/>
          </w:rPr>
          <w:instrText xml:space="preserve"> PAGEREF _Toc157012198 \h </w:instrText>
        </w:r>
        <w:r w:rsidR="000431A5">
          <w:rPr>
            <w:webHidden/>
          </w:rPr>
        </w:r>
        <w:r w:rsidR="000431A5">
          <w:rPr>
            <w:webHidden/>
          </w:rPr>
          <w:fldChar w:fldCharType="separate"/>
        </w:r>
        <w:r w:rsidR="000431A5">
          <w:rPr>
            <w:webHidden/>
          </w:rPr>
          <w:t>- 8 -</w:t>
        </w:r>
        <w:r w:rsidR="000431A5">
          <w:rPr>
            <w:webHidden/>
          </w:rPr>
          <w:fldChar w:fldCharType="end"/>
        </w:r>
      </w:hyperlink>
    </w:p>
    <w:p w14:paraId="11F21051" w14:textId="78479CDA" w:rsidR="000431A5" w:rsidRDefault="00481438">
      <w:pPr>
        <w:pStyle w:val="20"/>
        <w:rPr>
          <w:rFonts w:asciiTheme="minorHAnsi" w:eastAsiaTheme="minorEastAsia" w:hAnsiTheme="minorHAnsi" w:cstheme="minorBidi"/>
          <w:smallCaps w:val="0"/>
          <w:kern w:val="2"/>
          <w:lang w:eastAsia="ko-KR"/>
          <w14:ligatures w14:val="standardContextual"/>
        </w:rPr>
      </w:pPr>
      <w:hyperlink w:anchor="_Toc157012199" w:history="1">
        <w:r w:rsidR="000431A5" w:rsidRPr="00C40CD5">
          <w:rPr>
            <w:rStyle w:val="ab"/>
          </w:rPr>
          <w:t>Evaluations</w:t>
        </w:r>
        <w:r w:rsidR="000431A5">
          <w:rPr>
            <w:webHidden/>
          </w:rPr>
          <w:tab/>
        </w:r>
        <w:r w:rsidR="000431A5">
          <w:rPr>
            <w:webHidden/>
          </w:rPr>
          <w:fldChar w:fldCharType="begin"/>
        </w:r>
        <w:r w:rsidR="000431A5">
          <w:rPr>
            <w:webHidden/>
          </w:rPr>
          <w:instrText xml:space="preserve"> PAGEREF _Toc157012199 \h </w:instrText>
        </w:r>
        <w:r w:rsidR="000431A5">
          <w:rPr>
            <w:webHidden/>
          </w:rPr>
        </w:r>
        <w:r w:rsidR="000431A5">
          <w:rPr>
            <w:webHidden/>
          </w:rPr>
          <w:fldChar w:fldCharType="separate"/>
        </w:r>
        <w:r w:rsidR="000431A5">
          <w:rPr>
            <w:webHidden/>
          </w:rPr>
          <w:t>- 9 -</w:t>
        </w:r>
        <w:r w:rsidR="000431A5">
          <w:rPr>
            <w:webHidden/>
          </w:rPr>
          <w:fldChar w:fldCharType="end"/>
        </w:r>
      </w:hyperlink>
    </w:p>
    <w:p w14:paraId="0E68BB49" w14:textId="0D131BCD" w:rsidR="000431A5" w:rsidRDefault="00481438">
      <w:pPr>
        <w:pStyle w:val="20"/>
        <w:rPr>
          <w:rFonts w:asciiTheme="minorHAnsi" w:eastAsiaTheme="minorEastAsia" w:hAnsiTheme="minorHAnsi" w:cstheme="minorBidi"/>
          <w:smallCaps w:val="0"/>
          <w:kern w:val="2"/>
          <w:lang w:eastAsia="ko-KR"/>
          <w14:ligatures w14:val="standardContextual"/>
        </w:rPr>
      </w:pPr>
      <w:hyperlink w:anchor="_Toc157012200" w:history="1">
        <w:r w:rsidR="000431A5" w:rsidRPr="00C40CD5">
          <w:rPr>
            <w:rStyle w:val="ab"/>
          </w:rPr>
          <w:t>Schedule</w:t>
        </w:r>
        <w:r w:rsidR="000431A5">
          <w:rPr>
            <w:webHidden/>
          </w:rPr>
          <w:tab/>
        </w:r>
        <w:r w:rsidR="000431A5">
          <w:rPr>
            <w:webHidden/>
          </w:rPr>
          <w:fldChar w:fldCharType="begin"/>
        </w:r>
        <w:r w:rsidR="000431A5">
          <w:rPr>
            <w:webHidden/>
          </w:rPr>
          <w:instrText xml:space="preserve"> PAGEREF _Toc157012200 \h </w:instrText>
        </w:r>
        <w:r w:rsidR="000431A5">
          <w:rPr>
            <w:webHidden/>
          </w:rPr>
        </w:r>
        <w:r w:rsidR="000431A5">
          <w:rPr>
            <w:webHidden/>
          </w:rPr>
          <w:fldChar w:fldCharType="separate"/>
        </w:r>
        <w:r w:rsidR="000431A5">
          <w:rPr>
            <w:webHidden/>
          </w:rPr>
          <w:t>- 9 -</w:t>
        </w:r>
        <w:r w:rsidR="000431A5">
          <w:rPr>
            <w:webHidden/>
          </w:rPr>
          <w:fldChar w:fldCharType="end"/>
        </w:r>
      </w:hyperlink>
    </w:p>
    <w:p w14:paraId="62E59A69" w14:textId="4CCAF22C" w:rsidR="000431A5" w:rsidRDefault="00481438">
      <w:pPr>
        <w:pStyle w:val="10"/>
        <w:rPr>
          <w:rFonts w:asciiTheme="minorHAnsi" w:eastAsiaTheme="minorEastAsia" w:hAnsiTheme="minorHAnsi" w:cstheme="minorBidi"/>
          <w:b w:val="0"/>
          <w:caps w:val="0"/>
          <w:noProof/>
          <w:kern w:val="2"/>
          <w:lang w:eastAsia="ko-KR"/>
          <w14:ligatures w14:val="standardContextual"/>
        </w:rPr>
      </w:pPr>
      <w:hyperlink w:anchor="_Toc157012201" w:history="1">
        <w:r w:rsidR="000431A5" w:rsidRPr="00C40CD5">
          <w:rPr>
            <w:rStyle w:val="ab"/>
            <w:rFonts w:ascii="Arial" w:hAnsi="Arial"/>
            <w:noProof/>
          </w:rPr>
          <w:t>Payment Procedures</w:t>
        </w:r>
        <w:r w:rsidR="000431A5">
          <w:rPr>
            <w:noProof/>
            <w:webHidden/>
          </w:rPr>
          <w:tab/>
        </w:r>
        <w:r w:rsidR="000431A5">
          <w:rPr>
            <w:noProof/>
            <w:webHidden/>
          </w:rPr>
          <w:fldChar w:fldCharType="begin"/>
        </w:r>
        <w:r w:rsidR="000431A5">
          <w:rPr>
            <w:noProof/>
            <w:webHidden/>
          </w:rPr>
          <w:instrText xml:space="preserve"> PAGEREF _Toc157012201 \h </w:instrText>
        </w:r>
        <w:r w:rsidR="000431A5">
          <w:rPr>
            <w:noProof/>
            <w:webHidden/>
          </w:rPr>
        </w:r>
        <w:r w:rsidR="000431A5">
          <w:rPr>
            <w:noProof/>
            <w:webHidden/>
          </w:rPr>
          <w:fldChar w:fldCharType="separate"/>
        </w:r>
        <w:r w:rsidR="000431A5">
          <w:rPr>
            <w:noProof/>
            <w:webHidden/>
          </w:rPr>
          <w:t>- 10 -</w:t>
        </w:r>
        <w:r w:rsidR="000431A5">
          <w:rPr>
            <w:noProof/>
            <w:webHidden/>
          </w:rPr>
          <w:fldChar w:fldCharType="end"/>
        </w:r>
      </w:hyperlink>
    </w:p>
    <w:p w14:paraId="1D61A582" w14:textId="626C7CE0" w:rsidR="000431A5" w:rsidRDefault="00481438">
      <w:pPr>
        <w:pStyle w:val="20"/>
        <w:rPr>
          <w:rFonts w:asciiTheme="minorHAnsi" w:eastAsiaTheme="minorEastAsia" w:hAnsiTheme="minorHAnsi" w:cstheme="minorBidi"/>
          <w:smallCaps w:val="0"/>
          <w:kern w:val="2"/>
          <w:lang w:eastAsia="ko-KR"/>
          <w14:ligatures w14:val="standardContextual"/>
        </w:rPr>
      </w:pPr>
      <w:hyperlink w:anchor="_Toc157012202" w:history="1">
        <w:r w:rsidR="000431A5" w:rsidRPr="00C40CD5">
          <w:rPr>
            <w:rStyle w:val="ab"/>
          </w:rPr>
          <w:t>Time Reporting</w:t>
        </w:r>
        <w:r w:rsidR="000431A5">
          <w:rPr>
            <w:webHidden/>
          </w:rPr>
          <w:tab/>
        </w:r>
        <w:r w:rsidR="000431A5">
          <w:rPr>
            <w:webHidden/>
          </w:rPr>
          <w:fldChar w:fldCharType="begin"/>
        </w:r>
        <w:r w:rsidR="000431A5">
          <w:rPr>
            <w:webHidden/>
          </w:rPr>
          <w:instrText xml:space="preserve"> PAGEREF _Toc157012202 \h </w:instrText>
        </w:r>
        <w:r w:rsidR="000431A5">
          <w:rPr>
            <w:webHidden/>
          </w:rPr>
        </w:r>
        <w:r w:rsidR="000431A5">
          <w:rPr>
            <w:webHidden/>
          </w:rPr>
          <w:fldChar w:fldCharType="separate"/>
        </w:r>
        <w:r w:rsidR="000431A5">
          <w:rPr>
            <w:webHidden/>
          </w:rPr>
          <w:t>- 10 -</w:t>
        </w:r>
        <w:r w:rsidR="000431A5">
          <w:rPr>
            <w:webHidden/>
          </w:rPr>
          <w:fldChar w:fldCharType="end"/>
        </w:r>
      </w:hyperlink>
    </w:p>
    <w:p w14:paraId="46172D44" w14:textId="18C8B8CA" w:rsidR="000431A5" w:rsidRDefault="00481438">
      <w:pPr>
        <w:pStyle w:val="20"/>
        <w:rPr>
          <w:rFonts w:asciiTheme="minorHAnsi" w:eastAsiaTheme="minorEastAsia" w:hAnsiTheme="minorHAnsi" w:cstheme="minorBidi"/>
          <w:smallCaps w:val="0"/>
          <w:kern w:val="2"/>
          <w:lang w:eastAsia="ko-KR"/>
          <w14:ligatures w14:val="standardContextual"/>
        </w:rPr>
      </w:pPr>
      <w:hyperlink w:anchor="_Toc157012203" w:history="1">
        <w:r w:rsidR="000431A5" w:rsidRPr="00C40CD5">
          <w:rPr>
            <w:rStyle w:val="ab"/>
          </w:rPr>
          <w:t>Payroll Checks</w:t>
        </w:r>
        <w:r w:rsidR="000431A5">
          <w:rPr>
            <w:webHidden/>
          </w:rPr>
          <w:tab/>
        </w:r>
        <w:r w:rsidR="000431A5">
          <w:rPr>
            <w:webHidden/>
          </w:rPr>
          <w:fldChar w:fldCharType="begin"/>
        </w:r>
        <w:r w:rsidR="000431A5">
          <w:rPr>
            <w:webHidden/>
          </w:rPr>
          <w:instrText xml:space="preserve"> PAGEREF _Toc157012203 \h </w:instrText>
        </w:r>
        <w:r w:rsidR="000431A5">
          <w:rPr>
            <w:webHidden/>
          </w:rPr>
        </w:r>
        <w:r w:rsidR="000431A5">
          <w:rPr>
            <w:webHidden/>
          </w:rPr>
          <w:fldChar w:fldCharType="separate"/>
        </w:r>
        <w:r w:rsidR="000431A5">
          <w:rPr>
            <w:webHidden/>
          </w:rPr>
          <w:t>- 10 -</w:t>
        </w:r>
        <w:r w:rsidR="000431A5">
          <w:rPr>
            <w:webHidden/>
          </w:rPr>
          <w:fldChar w:fldCharType="end"/>
        </w:r>
      </w:hyperlink>
    </w:p>
    <w:p w14:paraId="023056A9" w14:textId="7CF27909" w:rsidR="000431A5" w:rsidRDefault="00481438">
      <w:pPr>
        <w:pStyle w:val="20"/>
        <w:rPr>
          <w:rFonts w:asciiTheme="minorHAnsi" w:eastAsiaTheme="minorEastAsia" w:hAnsiTheme="minorHAnsi" w:cstheme="minorBidi"/>
          <w:smallCaps w:val="0"/>
          <w:kern w:val="2"/>
          <w:lang w:eastAsia="ko-KR"/>
          <w14:ligatures w14:val="standardContextual"/>
        </w:rPr>
      </w:pPr>
      <w:hyperlink w:anchor="_Toc157012204" w:history="1">
        <w:r w:rsidR="000431A5" w:rsidRPr="00C40CD5">
          <w:rPr>
            <w:rStyle w:val="ab"/>
          </w:rPr>
          <w:t>Payroll Deductions</w:t>
        </w:r>
        <w:r w:rsidR="000431A5">
          <w:rPr>
            <w:webHidden/>
          </w:rPr>
          <w:tab/>
        </w:r>
        <w:r w:rsidR="000431A5">
          <w:rPr>
            <w:webHidden/>
          </w:rPr>
          <w:fldChar w:fldCharType="begin"/>
        </w:r>
        <w:r w:rsidR="000431A5">
          <w:rPr>
            <w:webHidden/>
          </w:rPr>
          <w:instrText xml:space="preserve"> PAGEREF _Toc157012204 \h </w:instrText>
        </w:r>
        <w:r w:rsidR="000431A5">
          <w:rPr>
            <w:webHidden/>
          </w:rPr>
        </w:r>
        <w:r w:rsidR="000431A5">
          <w:rPr>
            <w:webHidden/>
          </w:rPr>
          <w:fldChar w:fldCharType="separate"/>
        </w:r>
        <w:r w:rsidR="000431A5">
          <w:rPr>
            <w:webHidden/>
          </w:rPr>
          <w:t>- 10 -</w:t>
        </w:r>
        <w:r w:rsidR="000431A5">
          <w:rPr>
            <w:webHidden/>
          </w:rPr>
          <w:fldChar w:fldCharType="end"/>
        </w:r>
      </w:hyperlink>
    </w:p>
    <w:p w14:paraId="1379336A" w14:textId="669C42E3" w:rsidR="000431A5" w:rsidRDefault="00481438">
      <w:pPr>
        <w:pStyle w:val="20"/>
        <w:rPr>
          <w:rFonts w:asciiTheme="minorHAnsi" w:eastAsiaTheme="minorEastAsia" w:hAnsiTheme="minorHAnsi" w:cstheme="minorBidi"/>
          <w:smallCaps w:val="0"/>
          <w:kern w:val="2"/>
          <w:lang w:eastAsia="ko-KR"/>
          <w14:ligatures w14:val="standardContextual"/>
        </w:rPr>
      </w:pPr>
      <w:hyperlink w:anchor="_Toc157012205" w:history="1">
        <w:r w:rsidR="000431A5" w:rsidRPr="00C40CD5">
          <w:rPr>
            <w:rStyle w:val="ab"/>
          </w:rPr>
          <w:t>Change of Address, Phone, E-Mail, W-4</w:t>
        </w:r>
        <w:r w:rsidR="000431A5">
          <w:rPr>
            <w:webHidden/>
          </w:rPr>
          <w:tab/>
        </w:r>
        <w:r w:rsidR="000431A5">
          <w:rPr>
            <w:webHidden/>
          </w:rPr>
          <w:fldChar w:fldCharType="begin"/>
        </w:r>
        <w:r w:rsidR="000431A5">
          <w:rPr>
            <w:webHidden/>
          </w:rPr>
          <w:instrText xml:space="preserve"> PAGEREF _Toc157012205 \h </w:instrText>
        </w:r>
        <w:r w:rsidR="000431A5">
          <w:rPr>
            <w:webHidden/>
          </w:rPr>
        </w:r>
        <w:r w:rsidR="000431A5">
          <w:rPr>
            <w:webHidden/>
          </w:rPr>
          <w:fldChar w:fldCharType="separate"/>
        </w:r>
        <w:r w:rsidR="000431A5">
          <w:rPr>
            <w:webHidden/>
          </w:rPr>
          <w:t>- 10 -</w:t>
        </w:r>
        <w:r w:rsidR="000431A5">
          <w:rPr>
            <w:webHidden/>
          </w:rPr>
          <w:fldChar w:fldCharType="end"/>
        </w:r>
      </w:hyperlink>
    </w:p>
    <w:p w14:paraId="2BB62ED2" w14:textId="362A711F" w:rsidR="000431A5" w:rsidRDefault="00481438">
      <w:pPr>
        <w:pStyle w:val="20"/>
        <w:rPr>
          <w:rFonts w:asciiTheme="minorHAnsi" w:eastAsiaTheme="minorEastAsia" w:hAnsiTheme="minorHAnsi" w:cstheme="minorBidi"/>
          <w:smallCaps w:val="0"/>
          <w:kern w:val="2"/>
          <w:lang w:eastAsia="ko-KR"/>
          <w14:ligatures w14:val="standardContextual"/>
        </w:rPr>
      </w:pPr>
      <w:hyperlink w:anchor="_Toc157012206" w:history="1">
        <w:r w:rsidR="000431A5" w:rsidRPr="00C40CD5">
          <w:rPr>
            <w:rStyle w:val="ab"/>
          </w:rPr>
          <w:t>Workweek</w:t>
        </w:r>
        <w:r w:rsidR="000431A5">
          <w:rPr>
            <w:webHidden/>
          </w:rPr>
          <w:tab/>
        </w:r>
        <w:r w:rsidR="000431A5">
          <w:rPr>
            <w:webHidden/>
          </w:rPr>
          <w:fldChar w:fldCharType="begin"/>
        </w:r>
        <w:r w:rsidR="000431A5">
          <w:rPr>
            <w:webHidden/>
          </w:rPr>
          <w:instrText xml:space="preserve"> PAGEREF _Toc157012206 \h </w:instrText>
        </w:r>
        <w:r w:rsidR="000431A5">
          <w:rPr>
            <w:webHidden/>
          </w:rPr>
        </w:r>
        <w:r w:rsidR="000431A5">
          <w:rPr>
            <w:webHidden/>
          </w:rPr>
          <w:fldChar w:fldCharType="separate"/>
        </w:r>
        <w:r w:rsidR="000431A5">
          <w:rPr>
            <w:webHidden/>
          </w:rPr>
          <w:t>- 10 -</w:t>
        </w:r>
        <w:r w:rsidR="000431A5">
          <w:rPr>
            <w:webHidden/>
          </w:rPr>
          <w:fldChar w:fldCharType="end"/>
        </w:r>
      </w:hyperlink>
    </w:p>
    <w:p w14:paraId="072EF972" w14:textId="3878373B" w:rsidR="000431A5" w:rsidRDefault="00481438">
      <w:pPr>
        <w:pStyle w:val="20"/>
        <w:rPr>
          <w:rFonts w:asciiTheme="minorHAnsi" w:eastAsiaTheme="minorEastAsia" w:hAnsiTheme="minorHAnsi" w:cstheme="minorBidi"/>
          <w:smallCaps w:val="0"/>
          <w:kern w:val="2"/>
          <w:lang w:eastAsia="ko-KR"/>
          <w14:ligatures w14:val="standardContextual"/>
        </w:rPr>
      </w:pPr>
      <w:hyperlink w:anchor="_Toc157012207" w:history="1">
        <w:r w:rsidR="000431A5" w:rsidRPr="00C40CD5">
          <w:rPr>
            <w:rStyle w:val="ab"/>
          </w:rPr>
          <w:t>Overtime</w:t>
        </w:r>
        <w:r w:rsidR="000431A5">
          <w:rPr>
            <w:webHidden/>
          </w:rPr>
          <w:tab/>
        </w:r>
        <w:r w:rsidR="000431A5">
          <w:rPr>
            <w:webHidden/>
          </w:rPr>
          <w:fldChar w:fldCharType="begin"/>
        </w:r>
        <w:r w:rsidR="000431A5">
          <w:rPr>
            <w:webHidden/>
          </w:rPr>
          <w:instrText xml:space="preserve"> PAGEREF _Toc157012207 \h </w:instrText>
        </w:r>
        <w:r w:rsidR="000431A5">
          <w:rPr>
            <w:webHidden/>
          </w:rPr>
        </w:r>
        <w:r w:rsidR="000431A5">
          <w:rPr>
            <w:webHidden/>
          </w:rPr>
          <w:fldChar w:fldCharType="separate"/>
        </w:r>
        <w:r w:rsidR="000431A5">
          <w:rPr>
            <w:webHidden/>
          </w:rPr>
          <w:t>- 10 -</w:t>
        </w:r>
        <w:r w:rsidR="000431A5">
          <w:rPr>
            <w:webHidden/>
          </w:rPr>
          <w:fldChar w:fldCharType="end"/>
        </w:r>
      </w:hyperlink>
    </w:p>
    <w:p w14:paraId="30244502" w14:textId="1BEA108B" w:rsidR="000431A5" w:rsidRDefault="00481438">
      <w:pPr>
        <w:pStyle w:val="20"/>
        <w:rPr>
          <w:rFonts w:asciiTheme="minorHAnsi" w:eastAsiaTheme="minorEastAsia" w:hAnsiTheme="minorHAnsi" w:cstheme="minorBidi"/>
          <w:smallCaps w:val="0"/>
          <w:kern w:val="2"/>
          <w:lang w:eastAsia="ko-KR"/>
          <w14:ligatures w14:val="standardContextual"/>
        </w:rPr>
      </w:pPr>
      <w:hyperlink w:anchor="_Toc157012208" w:history="1">
        <w:r w:rsidR="000431A5" w:rsidRPr="00C40CD5">
          <w:rPr>
            <w:rStyle w:val="ab"/>
          </w:rPr>
          <w:t>Overtime Pre-Approval</w:t>
        </w:r>
        <w:r w:rsidR="000431A5">
          <w:rPr>
            <w:webHidden/>
          </w:rPr>
          <w:tab/>
        </w:r>
        <w:r w:rsidR="000431A5">
          <w:rPr>
            <w:webHidden/>
          </w:rPr>
          <w:fldChar w:fldCharType="begin"/>
        </w:r>
        <w:r w:rsidR="000431A5">
          <w:rPr>
            <w:webHidden/>
          </w:rPr>
          <w:instrText xml:space="preserve"> PAGEREF _Toc157012208 \h </w:instrText>
        </w:r>
        <w:r w:rsidR="000431A5">
          <w:rPr>
            <w:webHidden/>
          </w:rPr>
        </w:r>
        <w:r w:rsidR="000431A5">
          <w:rPr>
            <w:webHidden/>
          </w:rPr>
          <w:fldChar w:fldCharType="separate"/>
        </w:r>
        <w:r w:rsidR="000431A5">
          <w:rPr>
            <w:webHidden/>
          </w:rPr>
          <w:t>- 11 -</w:t>
        </w:r>
        <w:r w:rsidR="000431A5">
          <w:rPr>
            <w:webHidden/>
          </w:rPr>
          <w:fldChar w:fldCharType="end"/>
        </w:r>
      </w:hyperlink>
    </w:p>
    <w:p w14:paraId="7A783936" w14:textId="48395501" w:rsidR="000431A5" w:rsidRDefault="00481438">
      <w:pPr>
        <w:pStyle w:val="20"/>
        <w:rPr>
          <w:rFonts w:asciiTheme="minorHAnsi" w:eastAsiaTheme="minorEastAsia" w:hAnsiTheme="minorHAnsi" w:cstheme="minorBidi"/>
          <w:smallCaps w:val="0"/>
          <w:kern w:val="2"/>
          <w:lang w:eastAsia="ko-KR"/>
          <w14:ligatures w14:val="standardContextual"/>
        </w:rPr>
      </w:pPr>
      <w:hyperlink w:anchor="_Toc157012209" w:history="1">
        <w:r w:rsidR="000431A5" w:rsidRPr="00C40CD5">
          <w:rPr>
            <w:rStyle w:val="ab"/>
          </w:rPr>
          <w:t>Call Back Pay</w:t>
        </w:r>
        <w:r w:rsidR="000431A5">
          <w:rPr>
            <w:webHidden/>
          </w:rPr>
          <w:tab/>
        </w:r>
        <w:r w:rsidR="000431A5">
          <w:rPr>
            <w:webHidden/>
          </w:rPr>
          <w:fldChar w:fldCharType="begin"/>
        </w:r>
        <w:r w:rsidR="000431A5">
          <w:rPr>
            <w:webHidden/>
          </w:rPr>
          <w:instrText xml:space="preserve"> PAGEREF _Toc157012209 \h </w:instrText>
        </w:r>
        <w:r w:rsidR="000431A5">
          <w:rPr>
            <w:webHidden/>
          </w:rPr>
        </w:r>
        <w:r w:rsidR="000431A5">
          <w:rPr>
            <w:webHidden/>
          </w:rPr>
          <w:fldChar w:fldCharType="separate"/>
        </w:r>
        <w:r w:rsidR="000431A5">
          <w:rPr>
            <w:webHidden/>
          </w:rPr>
          <w:t>- 11 -</w:t>
        </w:r>
        <w:r w:rsidR="000431A5">
          <w:rPr>
            <w:webHidden/>
          </w:rPr>
          <w:fldChar w:fldCharType="end"/>
        </w:r>
      </w:hyperlink>
    </w:p>
    <w:p w14:paraId="7137C480" w14:textId="42C9B838" w:rsidR="000431A5" w:rsidRDefault="00481438">
      <w:pPr>
        <w:pStyle w:val="20"/>
        <w:rPr>
          <w:rFonts w:asciiTheme="minorHAnsi" w:eastAsiaTheme="minorEastAsia" w:hAnsiTheme="minorHAnsi" w:cstheme="minorBidi"/>
          <w:smallCaps w:val="0"/>
          <w:kern w:val="2"/>
          <w:lang w:eastAsia="ko-KR"/>
          <w14:ligatures w14:val="standardContextual"/>
        </w:rPr>
      </w:pPr>
      <w:hyperlink w:anchor="_Toc157012210" w:history="1">
        <w:r w:rsidR="000431A5" w:rsidRPr="00C40CD5">
          <w:rPr>
            <w:rStyle w:val="ab"/>
          </w:rPr>
          <w:t>Reporting Pay</w:t>
        </w:r>
        <w:r w:rsidR="000431A5">
          <w:rPr>
            <w:webHidden/>
          </w:rPr>
          <w:tab/>
        </w:r>
        <w:r w:rsidR="000431A5">
          <w:rPr>
            <w:webHidden/>
          </w:rPr>
          <w:fldChar w:fldCharType="begin"/>
        </w:r>
        <w:r w:rsidR="000431A5">
          <w:rPr>
            <w:webHidden/>
          </w:rPr>
          <w:instrText xml:space="preserve"> PAGEREF _Toc157012210 \h </w:instrText>
        </w:r>
        <w:r w:rsidR="000431A5">
          <w:rPr>
            <w:webHidden/>
          </w:rPr>
        </w:r>
        <w:r w:rsidR="000431A5">
          <w:rPr>
            <w:webHidden/>
          </w:rPr>
          <w:fldChar w:fldCharType="separate"/>
        </w:r>
        <w:r w:rsidR="000431A5">
          <w:rPr>
            <w:webHidden/>
          </w:rPr>
          <w:t>- 11 -</w:t>
        </w:r>
        <w:r w:rsidR="000431A5">
          <w:rPr>
            <w:webHidden/>
          </w:rPr>
          <w:fldChar w:fldCharType="end"/>
        </w:r>
      </w:hyperlink>
    </w:p>
    <w:p w14:paraId="037A5452" w14:textId="2FED5950" w:rsidR="000431A5" w:rsidRDefault="00481438">
      <w:pPr>
        <w:pStyle w:val="20"/>
        <w:rPr>
          <w:rFonts w:asciiTheme="minorHAnsi" w:eastAsiaTheme="minorEastAsia" w:hAnsiTheme="minorHAnsi" w:cstheme="minorBidi"/>
          <w:smallCaps w:val="0"/>
          <w:kern w:val="2"/>
          <w:lang w:eastAsia="ko-KR"/>
          <w14:ligatures w14:val="standardContextual"/>
        </w:rPr>
      </w:pPr>
      <w:hyperlink w:anchor="_Toc157012211" w:history="1">
        <w:r w:rsidR="000431A5" w:rsidRPr="00C40CD5">
          <w:rPr>
            <w:rStyle w:val="ab"/>
          </w:rPr>
          <w:t>Business Expenses</w:t>
        </w:r>
        <w:r w:rsidR="000431A5">
          <w:rPr>
            <w:webHidden/>
          </w:rPr>
          <w:tab/>
        </w:r>
        <w:r w:rsidR="000431A5">
          <w:rPr>
            <w:webHidden/>
          </w:rPr>
          <w:fldChar w:fldCharType="begin"/>
        </w:r>
        <w:r w:rsidR="000431A5">
          <w:rPr>
            <w:webHidden/>
          </w:rPr>
          <w:instrText xml:space="preserve"> PAGEREF _Toc157012211 \h </w:instrText>
        </w:r>
        <w:r w:rsidR="000431A5">
          <w:rPr>
            <w:webHidden/>
          </w:rPr>
        </w:r>
        <w:r w:rsidR="000431A5">
          <w:rPr>
            <w:webHidden/>
          </w:rPr>
          <w:fldChar w:fldCharType="separate"/>
        </w:r>
        <w:r w:rsidR="000431A5">
          <w:rPr>
            <w:webHidden/>
          </w:rPr>
          <w:t>- 12 -</w:t>
        </w:r>
        <w:r w:rsidR="000431A5">
          <w:rPr>
            <w:webHidden/>
          </w:rPr>
          <w:fldChar w:fldCharType="end"/>
        </w:r>
      </w:hyperlink>
    </w:p>
    <w:p w14:paraId="07017DF9" w14:textId="63CF13D6" w:rsidR="000431A5" w:rsidRDefault="00481438">
      <w:pPr>
        <w:pStyle w:val="10"/>
        <w:rPr>
          <w:rFonts w:asciiTheme="minorHAnsi" w:eastAsiaTheme="minorEastAsia" w:hAnsiTheme="minorHAnsi" w:cstheme="minorBidi"/>
          <w:b w:val="0"/>
          <w:caps w:val="0"/>
          <w:noProof/>
          <w:kern w:val="2"/>
          <w:lang w:eastAsia="ko-KR"/>
          <w14:ligatures w14:val="standardContextual"/>
        </w:rPr>
      </w:pPr>
      <w:hyperlink w:anchor="_Toc157012212" w:history="1">
        <w:r w:rsidR="000431A5" w:rsidRPr="00C40CD5">
          <w:rPr>
            <w:rStyle w:val="ab"/>
            <w:rFonts w:ascii="Arial" w:hAnsi="Arial"/>
            <w:noProof/>
            <w:lang w:eastAsia="ko-KR"/>
          </w:rPr>
          <w:t>Meal &amp; Rest Break Periods Policy</w:t>
        </w:r>
        <w:r w:rsidR="000431A5">
          <w:rPr>
            <w:noProof/>
            <w:webHidden/>
          </w:rPr>
          <w:tab/>
        </w:r>
        <w:r w:rsidR="000431A5">
          <w:rPr>
            <w:noProof/>
            <w:webHidden/>
          </w:rPr>
          <w:fldChar w:fldCharType="begin"/>
        </w:r>
        <w:r w:rsidR="000431A5">
          <w:rPr>
            <w:noProof/>
            <w:webHidden/>
          </w:rPr>
          <w:instrText xml:space="preserve"> PAGEREF _Toc157012212 \h </w:instrText>
        </w:r>
        <w:r w:rsidR="000431A5">
          <w:rPr>
            <w:noProof/>
            <w:webHidden/>
          </w:rPr>
        </w:r>
        <w:r w:rsidR="000431A5">
          <w:rPr>
            <w:noProof/>
            <w:webHidden/>
          </w:rPr>
          <w:fldChar w:fldCharType="separate"/>
        </w:r>
        <w:r w:rsidR="000431A5">
          <w:rPr>
            <w:noProof/>
            <w:webHidden/>
          </w:rPr>
          <w:t>- 13 -</w:t>
        </w:r>
        <w:r w:rsidR="000431A5">
          <w:rPr>
            <w:noProof/>
            <w:webHidden/>
          </w:rPr>
          <w:fldChar w:fldCharType="end"/>
        </w:r>
      </w:hyperlink>
    </w:p>
    <w:p w14:paraId="5F4A6510" w14:textId="3E1941E0" w:rsidR="000431A5" w:rsidRDefault="00481438">
      <w:pPr>
        <w:pStyle w:val="20"/>
        <w:rPr>
          <w:rFonts w:asciiTheme="minorHAnsi" w:eastAsiaTheme="minorEastAsia" w:hAnsiTheme="minorHAnsi" w:cstheme="minorBidi"/>
          <w:smallCaps w:val="0"/>
          <w:kern w:val="2"/>
          <w:lang w:eastAsia="ko-KR"/>
          <w14:ligatures w14:val="standardContextual"/>
        </w:rPr>
      </w:pPr>
      <w:hyperlink w:anchor="_Toc157012213" w:history="1">
        <w:r w:rsidR="000431A5" w:rsidRPr="00C40CD5">
          <w:rPr>
            <w:rStyle w:val="ab"/>
          </w:rPr>
          <w:t>Meal Break Period Policy</w:t>
        </w:r>
        <w:r w:rsidR="000431A5">
          <w:rPr>
            <w:webHidden/>
          </w:rPr>
          <w:tab/>
        </w:r>
        <w:r w:rsidR="000431A5">
          <w:rPr>
            <w:webHidden/>
          </w:rPr>
          <w:fldChar w:fldCharType="begin"/>
        </w:r>
        <w:r w:rsidR="000431A5">
          <w:rPr>
            <w:webHidden/>
          </w:rPr>
          <w:instrText xml:space="preserve"> PAGEREF _Toc157012213 \h </w:instrText>
        </w:r>
        <w:r w:rsidR="000431A5">
          <w:rPr>
            <w:webHidden/>
          </w:rPr>
        </w:r>
        <w:r w:rsidR="000431A5">
          <w:rPr>
            <w:webHidden/>
          </w:rPr>
          <w:fldChar w:fldCharType="separate"/>
        </w:r>
        <w:r w:rsidR="000431A5">
          <w:rPr>
            <w:webHidden/>
          </w:rPr>
          <w:t>- 13 -</w:t>
        </w:r>
        <w:r w:rsidR="000431A5">
          <w:rPr>
            <w:webHidden/>
          </w:rPr>
          <w:fldChar w:fldCharType="end"/>
        </w:r>
      </w:hyperlink>
    </w:p>
    <w:p w14:paraId="44140C13" w14:textId="54B5F702" w:rsidR="000431A5" w:rsidRDefault="00481438">
      <w:pPr>
        <w:pStyle w:val="20"/>
        <w:rPr>
          <w:rFonts w:asciiTheme="minorHAnsi" w:eastAsiaTheme="minorEastAsia" w:hAnsiTheme="minorHAnsi" w:cstheme="minorBidi"/>
          <w:smallCaps w:val="0"/>
          <w:kern w:val="2"/>
          <w:lang w:eastAsia="ko-KR"/>
          <w14:ligatures w14:val="standardContextual"/>
        </w:rPr>
      </w:pPr>
      <w:hyperlink w:anchor="_Toc157012214" w:history="1">
        <w:r w:rsidR="000431A5" w:rsidRPr="00C40CD5">
          <w:rPr>
            <w:rStyle w:val="ab"/>
          </w:rPr>
          <w:t>Rest Break Periods Policy</w:t>
        </w:r>
        <w:r w:rsidR="000431A5">
          <w:rPr>
            <w:webHidden/>
          </w:rPr>
          <w:tab/>
        </w:r>
        <w:r w:rsidR="000431A5">
          <w:rPr>
            <w:webHidden/>
          </w:rPr>
          <w:fldChar w:fldCharType="begin"/>
        </w:r>
        <w:r w:rsidR="000431A5">
          <w:rPr>
            <w:webHidden/>
          </w:rPr>
          <w:instrText xml:space="preserve"> PAGEREF _Toc157012214 \h </w:instrText>
        </w:r>
        <w:r w:rsidR="000431A5">
          <w:rPr>
            <w:webHidden/>
          </w:rPr>
        </w:r>
        <w:r w:rsidR="000431A5">
          <w:rPr>
            <w:webHidden/>
          </w:rPr>
          <w:fldChar w:fldCharType="separate"/>
        </w:r>
        <w:r w:rsidR="000431A5">
          <w:rPr>
            <w:webHidden/>
          </w:rPr>
          <w:t>- 13 -</w:t>
        </w:r>
        <w:r w:rsidR="000431A5">
          <w:rPr>
            <w:webHidden/>
          </w:rPr>
          <w:fldChar w:fldCharType="end"/>
        </w:r>
      </w:hyperlink>
    </w:p>
    <w:p w14:paraId="50201902" w14:textId="12612B71" w:rsidR="000431A5" w:rsidRDefault="00481438">
      <w:pPr>
        <w:pStyle w:val="20"/>
        <w:rPr>
          <w:rFonts w:asciiTheme="minorHAnsi" w:eastAsiaTheme="minorEastAsia" w:hAnsiTheme="minorHAnsi" w:cstheme="minorBidi"/>
          <w:smallCaps w:val="0"/>
          <w:kern w:val="2"/>
          <w:lang w:eastAsia="ko-KR"/>
          <w14:ligatures w14:val="standardContextual"/>
        </w:rPr>
      </w:pPr>
      <w:hyperlink w:anchor="_Toc157012215" w:history="1">
        <w:r w:rsidR="000431A5" w:rsidRPr="00C40CD5">
          <w:rPr>
            <w:rStyle w:val="ab"/>
          </w:rPr>
          <w:t>Lactation Accommodation (Labor Code Section 1030)</w:t>
        </w:r>
        <w:r w:rsidR="000431A5">
          <w:rPr>
            <w:webHidden/>
          </w:rPr>
          <w:tab/>
        </w:r>
        <w:r w:rsidR="000431A5">
          <w:rPr>
            <w:webHidden/>
          </w:rPr>
          <w:fldChar w:fldCharType="begin"/>
        </w:r>
        <w:r w:rsidR="000431A5">
          <w:rPr>
            <w:webHidden/>
          </w:rPr>
          <w:instrText xml:space="preserve"> PAGEREF _Toc157012215 \h </w:instrText>
        </w:r>
        <w:r w:rsidR="000431A5">
          <w:rPr>
            <w:webHidden/>
          </w:rPr>
        </w:r>
        <w:r w:rsidR="000431A5">
          <w:rPr>
            <w:webHidden/>
          </w:rPr>
          <w:fldChar w:fldCharType="separate"/>
        </w:r>
        <w:r w:rsidR="000431A5">
          <w:rPr>
            <w:webHidden/>
          </w:rPr>
          <w:t>- 14 -</w:t>
        </w:r>
        <w:r w:rsidR="000431A5">
          <w:rPr>
            <w:webHidden/>
          </w:rPr>
          <w:fldChar w:fldCharType="end"/>
        </w:r>
      </w:hyperlink>
    </w:p>
    <w:p w14:paraId="7A6C2EF9" w14:textId="52B8A769" w:rsidR="000431A5" w:rsidRDefault="00481438">
      <w:pPr>
        <w:pStyle w:val="10"/>
        <w:rPr>
          <w:rFonts w:asciiTheme="minorHAnsi" w:eastAsiaTheme="minorEastAsia" w:hAnsiTheme="minorHAnsi" w:cstheme="minorBidi"/>
          <w:b w:val="0"/>
          <w:caps w:val="0"/>
          <w:noProof/>
          <w:kern w:val="2"/>
          <w:lang w:eastAsia="ko-KR"/>
          <w14:ligatures w14:val="standardContextual"/>
        </w:rPr>
      </w:pPr>
      <w:hyperlink w:anchor="_Toc157012216" w:history="1">
        <w:r w:rsidR="000431A5" w:rsidRPr="00C40CD5">
          <w:rPr>
            <w:rStyle w:val="ab"/>
            <w:rFonts w:ascii="Arial" w:hAnsi="Arial"/>
            <w:noProof/>
            <w:lang w:eastAsia="ko-KR"/>
          </w:rPr>
          <w:t>Code</w:t>
        </w:r>
        <w:r w:rsidR="000431A5" w:rsidRPr="00C40CD5">
          <w:rPr>
            <w:rStyle w:val="ab"/>
            <w:rFonts w:ascii="Arial" w:hAnsi="Arial"/>
            <w:noProof/>
          </w:rPr>
          <w:t xml:space="preserve"> of Conduct</w:t>
        </w:r>
        <w:r w:rsidR="000431A5">
          <w:rPr>
            <w:noProof/>
            <w:webHidden/>
          </w:rPr>
          <w:tab/>
        </w:r>
        <w:r w:rsidR="000431A5">
          <w:rPr>
            <w:noProof/>
            <w:webHidden/>
          </w:rPr>
          <w:fldChar w:fldCharType="begin"/>
        </w:r>
        <w:r w:rsidR="000431A5">
          <w:rPr>
            <w:noProof/>
            <w:webHidden/>
          </w:rPr>
          <w:instrText xml:space="preserve"> PAGEREF _Toc157012216 \h </w:instrText>
        </w:r>
        <w:r w:rsidR="000431A5">
          <w:rPr>
            <w:noProof/>
            <w:webHidden/>
          </w:rPr>
        </w:r>
        <w:r w:rsidR="000431A5">
          <w:rPr>
            <w:noProof/>
            <w:webHidden/>
          </w:rPr>
          <w:fldChar w:fldCharType="separate"/>
        </w:r>
        <w:r w:rsidR="000431A5">
          <w:rPr>
            <w:noProof/>
            <w:webHidden/>
          </w:rPr>
          <w:t>- 15 -</w:t>
        </w:r>
        <w:r w:rsidR="000431A5">
          <w:rPr>
            <w:noProof/>
            <w:webHidden/>
          </w:rPr>
          <w:fldChar w:fldCharType="end"/>
        </w:r>
      </w:hyperlink>
    </w:p>
    <w:p w14:paraId="23531114" w14:textId="7235006D" w:rsidR="000431A5" w:rsidRDefault="00481438">
      <w:pPr>
        <w:pStyle w:val="20"/>
        <w:rPr>
          <w:rFonts w:asciiTheme="minorHAnsi" w:eastAsiaTheme="minorEastAsia" w:hAnsiTheme="minorHAnsi" w:cstheme="minorBidi"/>
          <w:smallCaps w:val="0"/>
          <w:kern w:val="2"/>
          <w:lang w:eastAsia="ko-KR"/>
          <w14:ligatures w14:val="standardContextual"/>
        </w:rPr>
      </w:pPr>
      <w:hyperlink w:anchor="_Toc157012217" w:history="1">
        <w:r w:rsidR="000431A5" w:rsidRPr="00C40CD5">
          <w:rPr>
            <w:rStyle w:val="ab"/>
          </w:rPr>
          <w:t>Harassment</w:t>
        </w:r>
        <w:r w:rsidR="000431A5">
          <w:rPr>
            <w:webHidden/>
          </w:rPr>
          <w:tab/>
        </w:r>
        <w:r w:rsidR="000431A5">
          <w:rPr>
            <w:webHidden/>
          </w:rPr>
          <w:fldChar w:fldCharType="begin"/>
        </w:r>
        <w:r w:rsidR="000431A5">
          <w:rPr>
            <w:webHidden/>
          </w:rPr>
          <w:instrText xml:space="preserve"> PAGEREF _Toc157012217 \h </w:instrText>
        </w:r>
        <w:r w:rsidR="000431A5">
          <w:rPr>
            <w:webHidden/>
          </w:rPr>
        </w:r>
        <w:r w:rsidR="000431A5">
          <w:rPr>
            <w:webHidden/>
          </w:rPr>
          <w:fldChar w:fldCharType="separate"/>
        </w:r>
        <w:r w:rsidR="000431A5">
          <w:rPr>
            <w:webHidden/>
          </w:rPr>
          <w:t>- 17 -</w:t>
        </w:r>
        <w:r w:rsidR="000431A5">
          <w:rPr>
            <w:webHidden/>
          </w:rPr>
          <w:fldChar w:fldCharType="end"/>
        </w:r>
      </w:hyperlink>
    </w:p>
    <w:p w14:paraId="44C2E13D" w14:textId="72757F4A" w:rsidR="000431A5" w:rsidRDefault="00481438">
      <w:pPr>
        <w:pStyle w:val="20"/>
        <w:rPr>
          <w:rFonts w:asciiTheme="minorHAnsi" w:eastAsiaTheme="minorEastAsia" w:hAnsiTheme="minorHAnsi" w:cstheme="minorBidi"/>
          <w:smallCaps w:val="0"/>
          <w:kern w:val="2"/>
          <w:lang w:eastAsia="ko-KR"/>
          <w14:ligatures w14:val="standardContextual"/>
        </w:rPr>
      </w:pPr>
      <w:hyperlink w:anchor="_Toc157012218" w:history="1">
        <w:r w:rsidR="000431A5" w:rsidRPr="00C40CD5">
          <w:rPr>
            <w:rStyle w:val="ab"/>
            <w:lang w:eastAsia="ko-KR"/>
          </w:rPr>
          <w:t>Workplace Bullying</w:t>
        </w:r>
        <w:r w:rsidR="000431A5">
          <w:rPr>
            <w:webHidden/>
          </w:rPr>
          <w:tab/>
        </w:r>
        <w:r w:rsidR="000431A5">
          <w:rPr>
            <w:webHidden/>
          </w:rPr>
          <w:fldChar w:fldCharType="begin"/>
        </w:r>
        <w:r w:rsidR="000431A5">
          <w:rPr>
            <w:webHidden/>
          </w:rPr>
          <w:instrText xml:space="preserve"> PAGEREF _Toc157012218 \h </w:instrText>
        </w:r>
        <w:r w:rsidR="000431A5">
          <w:rPr>
            <w:webHidden/>
          </w:rPr>
        </w:r>
        <w:r w:rsidR="000431A5">
          <w:rPr>
            <w:webHidden/>
          </w:rPr>
          <w:fldChar w:fldCharType="separate"/>
        </w:r>
        <w:r w:rsidR="000431A5">
          <w:rPr>
            <w:webHidden/>
          </w:rPr>
          <w:t>- 20 -</w:t>
        </w:r>
        <w:r w:rsidR="000431A5">
          <w:rPr>
            <w:webHidden/>
          </w:rPr>
          <w:fldChar w:fldCharType="end"/>
        </w:r>
      </w:hyperlink>
    </w:p>
    <w:p w14:paraId="0347CB1D" w14:textId="23D8719D" w:rsidR="000431A5" w:rsidRDefault="00481438">
      <w:pPr>
        <w:pStyle w:val="20"/>
        <w:rPr>
          <w:rFonts w:asciiTheme="minorHAnsi" w:eastAsiaTheme="minorEastAsia" w:hAnsiTheme="minorHAnsi" w:cstheme="minorBidi"/>
          <w:smallCaps w:val="0"/>
          <w:kern w:val="2"/>
          <w:lang w:eastAsia="ko-KR"/>
          <w14:ligatures w14:val="standardContextual"/>
        </w:rPr>
      </w:pPr>
      <w:hyperlink w:anchor="_Toc157012219" w:history="1">
        <w:r w:rsidR="000431A5" w:rsidRPr="00C40CD5">
          <w:rPr>
            <w:rStyle w:val="ab"/>
          </w:rPr>
          <w:t>Violence in the Workplace</w:t>
        </w:r>
        <w:r w:rsidR="000431A5">
          <w:rPr>
            <w:webHidden/>
          </w:rPr>
          <w:tab/>
        </w:r>
        <w:r w:rsidR="000431A5">
          <w:rPr>
            <w:webHidden/>
          </w:rPr>
          <w:fldChar w:fldCharType="begin"/>
        </w:r>
        <w:r w:rsidR="000431A5">
          <w:rPr>
            <w:webHidden/>
          </w:rPr>
          <w:instrText xml:space="preserve"> PAGEREF _Toc157012219 \h </w:instrText>
        </w:r>
        <w:r w:rsidR="000431A5">
          <w:rPr>
            <w:webHidden/>
          </w:rPr>
        </w:r>
        <w:r w:rsidR="000431A5">
          <w:rPr>
            <w:webHidden/>
          </w:rPr>
          <w:fldChar w:fldCharType="separate"/>
        </w:r>
        <w:r w:rsidR="000431A5">
          <w:rPr>
            <w:webHidden/>
          </w:rPr>
          <w:t>- 20 -</w:t>
        </w:r>
        <w:r w:rsidR="000431A5">
          <w:rPr>
            <w:webHidden/>
          </w:rPr>
          <w:fldChar w:fldCharType="end"/>
        </w:r>
      </w:hyperlink>
    </w:p>
    <w:p w14:paraId="7447C4DD" w14:textId="05AC6764" w:rsidR="000431A5" w:rsidRDefault="00481438">
      <w:pPr>
        <w:pStyle w:val="20"/>
        <w:rPr>
          <w:rFonts w:asciiTheme="minorHAnsi" w:eastAsiaTheme="minorEastAsia" w:hAnsiTheme="minorHAnsi" w:cstheme="minorBidi"/>
          <w:smallCaps w:val="0"/>
          <w:kern w:val="2"/>
          <w:lang w:eastAsia="ko-KR"/>
          <w14:ligatures w14:val="standardContextual"/>
        </w:rPr>
      </w:pPr>
      <w:hyperlink w:anchor="_Toc157012220" w:history="1">
        <w:r w:rsidR="000431A5" w:rsidRPr="00C40CD5">
          <w:rPr>
            <w:rStyle w:val="ab"/>
            <w:lang w:eastAsia="ko-KR"/>
          </w:rPr>
          <w:t>Conflict of Interest</w:t>
        </w:r>
        <w:r w:rsidR="000431A5">
          <w:rPr>
            <w:webHidden/>
          </w:rPr>
          <w:tab/>
        </w:r>
        <w:r w:rsidR="000431A5">
          <w:rPr>
            <w:webHidden/>
          </w:rPr>
          <w:fldChar w:fldCharType="begin"/>
        </w:r>
        <w:r w:rsidR="000431A5">
          <w:rPr>
            <w:webHidden/>
          </w:rPr>
          <w:instrText xml:space="preserve"> PAGEREF _Toc157012220 \h </w:instrText>
        </w:r>
        <w:r w:rsidR="000431A5">
          <w:rPr>
            <w:webHidden/>
          </w:rPr>
        </w:r>
        <w:r w:rsidR="000431A5">
          <w:rPr>
            <w:webHidden/>
          </w:rPr>
          <w:fldChar w:fldCharType="separate"/>
        </w:r>
        <w:r w:rsidR="000431A5">
          <w:rPr>
            <w:webHidden/>
          </w:rPr>
          <w:t>- 21 -</w:t>
        </w:r>
        <w:r w:rsidR="000431A5">
          <w:rPr>
            <w:webHidden/>
          </w:rPr>
          <w:fldChar w:fldCharType="end"/>
        </w:r>
      </w:hyperlink>
    </w:p>
    <w:p w14:paraId="00584E5F" w14:textId="190685DC" w:rsidR="000431A5" w:rsidRDefault="00481438">
      <w:pPr>
        <w:pStyle w:val="20"/>
        <w:rPr>
          <w:rFonts w:asciiTheme="minorHAnsi" w:eastAsiaTheme="minorEastAsia" w:hAnsiTheme="minorHAnsi" w:cstheme="minorBidi"/>
          <w:smallCaps w:val="0"/>
          <w:kern w:val="2"/>
          <w:lang w:eastAsia="ko-KR"/>
          <w14:ligatures w14:val="standardContextual"/>
        </w:rPr>
      </w:pPr>
      <w:hyperlink w:anchor="_Toc157012221" w:history="1">
        <w:r w:rsidR="000431A5" w:rsidRPr="00C40CD5">
          <w:rPr>
            <w:rStyle w:val="ab"/>
            <w:lang w:eastAsia="ko-KR"/>
          </w:rPr>
          <w:t>Outside Employment Policy</w:t>
        </w:r>
        <w:r w:rsidR="000431A5">
          <w:rPr>
            <w:webHidden/>
          </w:rPr>
          <w:tab/>
        </w:r>
        <w:r w:rsidR="000431A5">
          <w:rPr>
            <w:webHidden/>
          </w:rPr>
          <w:fldChar w:fldCharType="begin"/>
        </w:r>
        <w:r w:rsidR="000431A5">
          <w:rPr>
            <w:webHidden/>
          </w:rPr>
          <w:instrText xml:space="preserve"> PAGEREF _Toc157012221 \h </w:instrText>
        </w:r>
        <w:r w:rsidR="000431A5">
          <w:rPr>
            <w:webHidden/>
          </w:rPr>
        </w:r>
        <w:r w:rsidR="000431A5">
          <w:rPr>
            <w:webHidden/>
          </w:rPr>
          <w:fldChar w:fldCharType="separate"/>
        </w:r>
        <w:r w:rsidR="000431A5">
          <w:rPr>
            <w:webHidden/>
          </w:rPr>
          <w:t>- 22 -</w:t>
        </w:r>
        <w:r w:rsidR="000431A5">
          <w:rPr>
            <w:webHidden/>
          </w:rPr>
          <w:fldChar w:fldCharType="end"/>
        </w:r>
      </w:hyperlink>
    </w:p>
    <w:p w14:paraId="56C35546" w14:textId="69905615" w:rsidR="000431A5" w:rsidRDefault="00481438">
      <w:pPr>
        <w:pStyle w:val="20"/>
        <w:rPr>
          <w:rFonts w:asciiTheme="minorHAnsi" w:eastAsiaTheme="minorEastAsia" w:hAnsiTheme="minorHAnsi" w:cstheme="minorBidi"/>
          <w:smallCaps w:val="0"/>
          <w:kern w:val="2"/>
          <w:lang w:eastAsia="ko-KR"/>
          <w14:ligatures w14:val="standardContextual"/>
        </w:rPr>
      </w:pPr>
      <w:hyperlink w:anchor="_Toc157012222" w:history="1">
        <w:r w:rsidR="000431A5" w:rsidRPr="00C40CD5">
          <w:rPr>
            <w:rStyle w:val="ab"/>
            <w:lang w:eastAsia="ko-KR"/>
          </w:rPr>
          <w:t>Complaint and Problem Procedure</w:t>
        </w:r>
        <w:r w:rsidR="000431A5">
          <w:rPr>
            <w:webHidden/>
          </w:rPr>
          <w:tab/>
        </w:r>
        <w:r w:rsidR="000431A5">
          <w:rPr>
            <w:webHidden/>
          </w:rPr>
          <w:fldChar w:fldCharType="begin"/>
        </w:r>
        <w:r w:rsidR="000431A5">
          <w:rPr>
            <w:webHidden/>
          </w:rPr>
          <w:instrText xml:space="preserve"> PAGEREF _Toc157012222 \h </w:instrText>
        </w:r>
        <w:r w:rsidR="000431A5">
          <w:rPr>
            <w:webHidden/>
          </w:rPr>
        </w:r>
        <w:r w:rsidR="000431A5">
          <w:rPr>
            <w:webHidden/>
          </w:rPr>
          <w:fldChar w:fldCharType="separate"/>
        </w:r>
        <w:r w:rsidR="000431A5">
          <w:rPr>
            <w:webHidden/>
          </w:rPr>
          <w:t>- 22 -</w:t>
        </w:r>
        <w:r w:rsidR="000431A5">
          <w:rPr>
            <w:webHidden/>
          </w:rPr>
          <w:fldChar w:fldCharType="end"/>
        </w:r>
      </w:hyperlink>
    </w:p>
    <w:p w14:paraId="1EAB3234" w14:textId="7E020893" w:rsidR="000431A5" w:rsidRDefault="00481438">
      <w:pPr>
        <w:pStyle w:val="20"/>
        <w:rPr>
          <w:rFonts w:asciiTheme="minorHAnsi" w:eastAsiaTheme="minorEastAsia" w:hAnsiTheme="minorHAnsi" w:cstheme="minorBidi"/>
          <w:smallCaps w:val="0"/>
          <w:kern w:val="2"/>
          <w:lang w:eastAsia="ko-KR"/>
          <w14:ligatures w14:val="standardContextual"/>
        </w:rPr>
      </w:pPr>
      <w:hyperlink w:anchor="_Toc157012223" w:history="1">
        <w:r w:rsidR="000431A5" w:rsidRPr="00C40CD5">
          <w:rPr>
            <w:rStyle w:val="ab"/>
            <w:lang w:eastAsia="ko-KR"/>
          </w:rPr>
          <w:t>Corrective Procedure</w:t>
        </w:r>
        <w:r w:rsidR="000431A5">
          <w:rPr>
            <w:webHidden/>
          </w:rPr>
          <w:tab/>
        </w:r>
        <w:r w:rsidR="000431A5">
          <w:rPr>
            <w:webHidden/>
          </w:rPr>
          <w:fldChar w:fldCharType="begin"/>
        </w:r>
        <w:r w:rsidR="000431A5">
          <w:rPr>
            <w:webHidden/>
          </w:rPr>
          <w:instrText xml:space="preserve"> PAGEREF _Toc157012223 \h </w:instrText>
        </w:r>
        <w:r w:rsidR="000431A5">
          <w:rPr>
            <w:webHidden/>
          </w:rPr>
        </w:r>
        <w:r w:rsidR="000431A5">
          <w:rPr>
            <w:webHidden/>
          </w:rPr>
          <w:fldChar w:fldCharType="separate"/>
        </w:r>
        <w:r w:rsidR="000431A5">
          <w:rPr>
            <w:webHidden/>
          </w:rPr>
          <w:t>- 22 -</w:t>
        </w:r>
        <w:r w:rsidR="000431A5">
          <w:rPr>
            <w:webHidden/>
          </w:rPr>
          <w:fldChar w:fldCharType="end"/>
        </w:r>
      </w:hyperlink>
    </w:p>
    <w:p w14:paraId="28B1B99A" w14:textId="06954BA1" w:rsidR="000431A5" w:rsidRDefault="00481438">
      <w:pPr>
        <w:pStyle w:val="20"/>
        <w:rPr>
          <w:rFonts w:asciiTheme="minorHAnsi" w:eastAsiaTheme="minorEastAsia" w:hAnsiTheme="minorHAnsi" w:cstheme="minorBidi"/>
          <w:smallCaps w:val="0"/>
          <w:kern w:val="2"/>
          <w:lang w:eastAsia="ko-KR"/>
          <w14:ligatures w14:val="standardContextual"/>
        </w:rPr>
      </w:pPr>
      <w:hyperlink w:anchor="_Toc157012224" w:history="1">
        <w:r w:rsidR="000431A5" w:rsidRPr="00C40CD5">
          <w:rPr>
            <w:rStyle w:val="ab"/>
          </w:rPr>
          <w:t>Crisis Suspension</w:t>
        </w:r>
        <w:r w:rsidR="000431A5">
          <w:rPr>
            <w:webHidden/>
          </w:rPr>
          <w:tab/>
        </w:r>
        <w:r w:rsidR="000431A5">
          <w:rPr>
            <w:webHidden/>
          </w:rPr>
          <w:fldChar w:fldCharType="begin"/>
        </w:r>
        <w:r w:rsidR="000431A5">
          <w:rPr>
            <w:webHidden/>
          </w:rPr>
          <w:instrText xml:space="preserve"> PAGEREF _Toc157012224 \h </w:instrText>
        </w:r>
        <w:r w:rsidR="000431A5">
          <w:rPr>
            <w:webHidden/>
          </w:rPr>
        </w:r>
        <w:r w:rsidR="000431A5">
          <w:rPr>
            <w:webHidden/>
          </w:rPr>
          <w:fldChar w:fldCharType="separate"/>
        </w:r>
        <w:r w:rsidR="000431A5">
          <w:rPr>
            <w:webHidden/>
          </w:rPr>
          <w:t>- 23 -</w:t>
        </w:r>
        <w:r w:rsidR="000431A5">
          <w:rPr>
            <w:webHidden/>
          </w:rPr>
          <w:fldChar w:fldCharType="end"/>
        </w:r>
      </w:hyperlink>
    </w:p>
    <w:p w14:paraId="452A1213" w14:textId="6B5E0AB4" w:rsidR="000431A5" w:rsidRDefault="00481438">
      <w:pPr>
        <w:pStyle w:val="20"/>
        <w:rPr>
          <w:rFonts w:asciiTheme="minorHAnsi" w:eastAsiaTheme="minorEastAsia" w:hAnsiTheme="minorHAnsi" w:cstheme="minorBidi"/>
          <w:smallCaps w:val="0"/>
          <w:kern w:val="2"/>
          <w:lang w:eastAsia="ko-KR"/>
          <w14:ligatures w14:val="standardContextual"/>
        </w:rPr>
      </w:pPr>
      <w:hyperlink w:anchor="_Toc157012225" w:history="1">
        <w:r w:rsidR="000431A5" w:rsidRPr="00C40CD5">
          <w:rPr>
            <w:rStyle w:val="ab"/>
          </w:rPr>
          <w:t>Drug-Free Workplace Policy</w:t>
        </w:r>
        <w:r w:rsidR="000431A5">
          <w:rPr>
            <w:webHidden/>
          </w:rPr>
          <w:tab/>
        </w:r>
        <w:r w:rsidR="000431A5">
          <w:rPr>
            <w:webHidden/>
          </w:rPr>
          <w:fldChar w:fldCharType="begin"/>
        </w:r>
        <w:r w:rsidR="000431A5">
          <w:rPr>
            <w:webHidden/>
          </w:rPr>
          <w:instrText xml:space="preserve"> PAGEREF _Toc157012225 \h </w:instrText>
        </w:r>
        <w:r w:rsidR="000431A5">
          <w:rPr>
            <w:webHidden/>
          </w:rPr>
        </w:r>
        <w:r w:rsidR="000431A5">
          <w:rPr>
            <w:webHidden/>
          </w:rPr>
          <w:fldChar w:fldCharType="separate"/>
        </w:r>
        <w:r w:rsidR="000431A5">
          <w:rPr>
            <w:webHidden/>
          </w:rPr>
          <w:t>- 23 -</w:t>
        </w:r>
        <w:r w:rsidR="000431A5">
          <w:rPr>
            <w:webHidden/>
          </w:rPr>
          <w:fldChar w:fldCharType="end"/>
        </w:r>
      </w:hyperlink>
    </w:p>
    <w:p w14:paraId="7A044787" w14:textId="29455C6E" w:rsidR="000431A5" w:rsidRDefault="00481438">
      <w:pPr>
        <w:pStyle w:val="20"/>
        <w:rPr>
          <w:rFonts w:asciiTheme="minorHAnsi" w:eastAsiaTheme="minorEastAsia" w:hAnsiTheme="minorHAnsi" w:cstheme="minorBidi"/>
          <w:smallCaps w:val="0"/>
          <w:kern w:val="2"/>
          <w:lang w:eastAsia="ko-KR"/>
          <w14:ligatures w14:val="standardContextual"/>
        </w:rPr>
      </w:pPr>
      <w:hyperlink w:anchor="_Toc157012226" w:history="1">
        <w:r w:rsidR="000431A5" w:rsidRPr="00C40CD5">
          <w:rPr>
            <w:rStyle w:val="ab"/>
          </w:rPr>
          <w:t>Workplace Inspections</w:t>
        </w:r>
        <w:r w:rsidR="000431A5">
          <w:rPr>
            <w:webHidden/>
          </w:rPr>
          <w:tab/>
        </w:r>
        <w:r w:rsidR="000431A5">
          <w:rPr>
            <w:webHidden/>
          </w:rPr>
          <w:fldChar w:fldCharType="begin"/>
        </w:r>
        <w:r w:rsidR="000431A5">
          <w:rPr>
            <w:webHidden/>
          </w:rPr>
          <w:instrText xml:space="preserve"> PAGEREF _Toc157012226 \h </w:instrText>
        </w:r>
        <w:r w:rsidR="000431A5">
          <w:rPr>
            <w:webHidden/>
          </w:rPr>
        </w:r>
        <w:r w:rsidR="000431A5">
          <w:rPr>
            <w:webHidden/>
          </w:rPr>
          <w:fldChar w:fldCharType="separate"/>
        </w:r>
        <w:r w:rsidR="000431A5">
          <w:rPr>
            <w:webHidden/>
          </w:rPr>
          <w:t>- 24 -</w:t>
        </w:r>
        <w:r w:rsidR="000431A5">
          <w:rPr>
            <w:webHidden/>
          </w:rPr>
          <w:fldChar w:fldCharType="end"/>
        </w:r>
      </w:hyperlink>
    </w:p>
    <w:p w14:paraId="11390413" w14:textId="2555F63D" w:rsidR="000431A5" w:rsidRDefault="00481438">
      <w:pPr>
        <w:pStyle w:val="20"/>
        <w:rPr>
          <w:rFonts w:asciiTheme="minorHAnsi" w:eastAsiaTheme="minorEastAsia" w:hAnsiTheme="minorHAnsi" w:cstheme="minorBidi"/>
          <w:smallCaps w:val="0"/>
          <w:kern w:val="2"/>
          <w:lang w:eastAsia="ko-KR"/>
          <w14:ligatures w14:val="standardContextual"/>
        </w:rPr>
      </w:pPr>
      <w:hyperlink w:anchor="_Toc157012227" w:history="1">
        <w:r w:rsidR="000431A5" w:rsidRPr="00C40CD5">
          <w:rPr>
            <w:rStyle w:val="ab"/>
          </w:rPr>
          <w:t>Absences</w:t>
        </w:r>
        <w:r w:rsidR="000431A5">
          <w:rPr>
            <w:webHidden/>
          </w:rPr>
          <w:tab/>
        </w:r>
        <w:r w:rsidR="000431A5">
          <w:rPr>
            <w:webHidden/>
          </w:rPr>
          <w:fldChar w:fldCharType="begin"/>
        </w:r>
        <w:r w:rsidR="000431A5">
          <w:rPr>
            <w:webHidden/>
          </w:rPr>
          <w:instrText xml:space="preserve"> PAGEREF _Toc157012227 \h </w:instrText>
        </w:r>
        <w:r w:rsidR="000431A5">
          <w:rPr>
            <w:webHidden/>
          </w:rPr>
        </w:r>
        <w:r w:rsidR="000431A5">
          <w:rPr>
            <w:webHidden/>
          </w:rPr>
          <w:fldChar w:fldCharType="separate"/>
        </w:r>
        <w:r w:rsidR="000431A5">
          <w:rPr>
            <w:webHidden/>
          </w:rPr>
          <w:t>- 24 -</w:t>
        </w:r>
        <w:r w:rsidR="000431A5">
          <w:rPr>
            <w:webHidden/>
          </w:rPr>
          <w:fldChar w:fldCharType="end"/>
        </w:r>
      </w:hyperlink>
    </w:p>
    <w:p w14:paraId="535E1475" w14:textId="56992BEC" w:rsidR="000431A5" w:rsidRDefault="00481438">
      <w:pPr>
        <w:pStyle w:val="20"/>
        <w:rPr>
          <w:rFonts w:asciiTheme="minorHAnsi" w:eastAsiaTheme="minorEastAsia" w:hAnsiTheme="minorHAnsi" w:cstheme="minorBidi"/>
          <w:smallCaps w:val="0"/>
          <w:kern w:val="2"/>
          <w:lang w:eastAsia="ko-KR"/>
          <w14:ligatures w14:val="standardContextual"/>
        </w:rPr>
      </w:pPr>
      <w:hyperlink w:anchor="_Toc157012228" w:history="1">
        <w:r w:rsidR="000431A5" w:rsidRPr="00C40CD5">
          <w:rPr>
            <w:rStyle w:val="ab"/>
          </w:rPr>
          <w:t>Tardiness</w:t>
        </w:r>
        <w:r w:rsidR="000431A5">
          <w:rPr>
            <w:webHidden/>
          </w:rPr>
          <w:tab/>
        </w:r>
        <w:r w:rsidR="000431A5">
          <w:rPr>
            <w:webHidden/>
          </w:rPr>
          <w:fldChar w:fldCharType="begin"/>
        </w:r>
        <w:r w:rsidR="000431A5">
          <w:rPr>
            <w:webHidden/>
          </w:rPr>
          <w:instrText xml:space="preserve"> PAGEREF _Toc157012228 \h </w:instrText>
        </w:r>
        <w:r w:rsidR="000431A5">
          <w:rPr>
            <w:webHidden/>
          </w:rPr>
        </w:r>
        <w:r w:rsidR="000431A5">
          <w:rPr>
            <w:webHidden/>
          </w:rPr>
          <w:fldChar w:fldCharType="separate"/>
        </w:r>
        <w:r w:rsidR="000431A5">
          <w:rPr>
            <w:webHidden/>
          </w:rPr>
          <w:t>- 25 -</w:t>
        </w:r>
        <w:r w:rsidR="000431A5">
          <w:rPr>
            <w:webHidden/>
          </w:rPr>
          <w:fldChar w:fldCharType="end"/>
        </w:r>
      </w:hyperlink>
    </w:p>
    <w:p w14:paraId="5B43B840" w14:textId="17F62F01" w:rsidR="000431A5" w:rsidRDefault="00481438">
      <w:pPr>
        <w:pStyle w:val="20"/>
        <w:rPr>
          <w:rFonts w:asciiTheme="minorHAnsi" w:eastAsiaTheme="minorEastAsia" w:hAnsiTheme="minorHAnsi" w:cstheme="minorBidi"/>
          <w:smallCaps w:val="0"/>
          <w:kern w:val="2"/>
          <w:lang w:eastAsia="ko-KR"/>
          <w14:ligatures w14:val="standardContextual"/>
        </w:rPr>
      </w:pPr>
      <w:hyperlink w:anchor="_Toc157012229" w:history="1">
        <w:r w:rsidR="000431A5" w:rsidRPr="00C40CD5">
          <w:rPr>
            <w:rStyle w:val="ab"/>
          </w:rPr>
          <w:t>E</w:t>
        </w:r>
        <w:r w:rsidR="000431A5" w:rsidRPr="00C40CD5">
          <w:rPr>
            <w:rStyle w:val="ab"/>
            <w:lang w:eastAsia="ko-KR"/>
          </w:rPr>
          <w:t>mployment Termination</w:t>
        </w:r>
        <w:r w:rsidR="000431A5" w:rsidRPr="00C40CD5">
          <w:rPr>
            <w:rStyle w:val="ab"/>
          </w:rPr>
          <w:t>/R</w:t>
        </w:r>
        <w:r w:rsidR="000431A5" w:rsidRPr="00C40CD5">
          <w:rPr>
            <w:rStyle w:val="ab"/>
            <w:lang w:eastAsia="ko-KR"/>
          </w:rPr>
          <w:t>esignation</w:t>
        </w:r>
        <w:r w:rsidR="000431A5" w:rsidRPr="00C40CD5">
          <w:rPr>
            <w:rStyle w:val="ab"/>
          </w:rPr>
          <w:t>/</w:t>
        </w:r>
        <w:r w:rsidR="000431A5" w:rsidRPr="00C40CD5">
          <w:rPr>
            <w:rStyle w:val="ab"/>
            <w:lang w:eastAsia="ko-KR"/>
          </w:rPr>
          <w:t>Layoff</w:t>
        </w:r>
        <w:r w:rsidR="000431A5">
          <w:rPr>
            <w:webHidden/>
          </w:rPr>
          <w:tab/>
        </w:r>
        <w:r w:rsidR="000431A5">
          <w:rPr>
            <w:webHidden/>
          </w:rPr>
          <w:fldChar w:fldCharType="begin"/>
        </w:r>
        <w:r w:rsidR="000431A5">
          <w:rPr>
            <w:webHidden/>
          </w:rPr>
          <w:instrText xml:space="preserve"> PAGEREF _Toc157012229 \h </w:instrText>
        </w:r>
        <w:r w:rsidR="000431A5">
          <w:rPr>
            <w:webHidden/>
          </w:rPr>
        </w:r>
        <w:r w:rsidR="000431A5">
          <w:rPr>
            <w:webHidden/>
          </w:rPr>
          <w:fldChar w:fldCharType="separate"/>
        </w:r>
        <w:r w:rsidR="000431A5">
          <w:rPr>
            <w:webHidden/>
          </w:rPr>
          <w:t>- 25 -</w:t>
        </w:r>
        <w:r w:rsidR="000431A5">
          <w:rPr>
            <w:webHidden/>
          </w:rPr>
          <w:fldChar w:fldCharType="end"/>
        </w:r>
      </w:hyperlink>
    </w:p>
    <w:p w14:paraId="500050BB" w14:textId="6D238027" w:rsidR="000431A5" w:rsidRDefault="00481438">
      <w:pPr>
        <w:pStyle w:val="20"/>
        <w:rPr>
          <w:rFonts w:asciiTheme="minorHAnsi" w:eastAsiaTheme="minorEastAsia" w:hAnsiTheme="minorHAnsi" w:cstheme="minorBidi"/>
          <w:smallCaps w:val="0"/>
          <w:kern w:val="2"/>
          <w:lang w:eastAsia="ko-KR"/>
          <w14:ligatures w14:val="standardContextual"/>
        </w:rPr>
      </w:pPr>
      <w:hyperlink w:anchor="_Toc157012230" w:history="1">
        <w:r w:rsidR="000431A5" w:rsidRPr="00C40CD5">
          <w:rPr>
            <w:rStyle w:val="ab"/>
            <w:lang w:eastAsia="ko-KR"/>
          </w:rPr>
          <w:t>Exit Interview</w:t>
        </w:r>
        <w:r w:rsidR="000431A5">
          <w:rPr>
            <w:webHidden/>
          </w:rPr>
          <w:tab/>
        </w:r>
        <w:r w:rsidR="000431A5">
          <w:rPr>
            <w:webHidden/>
          </w:rPr>
          <w:fldChar w:fldCharType="begin"/>
        </w:r>
        <w:r w:rsidR="000431A5">
          <w:rPr>
            <w:webHidden/>
          </w:rPr>
          <w:instrText xml:space="preserve"> PAGEREF _Toc157012230 \h </w:instrText>
        </w:r>
        <w:r w:rsidR="000431A5">
          <w:rPr>
            <w:webHidden/>
          </w:rPr>
        </w:r>
        <w:r w:rsidR="000431A5">
          <w:rPr>
            <w:webHidden/>
          </w:rPr>
          <w:fldChar w:fldCharType="separate"/>
        </w:r>
        <w:r w:rsidR="000431A5">
          <w:rPr>
            <w:webHidden/>
          </w:rPr>
          <w:t>- 26 -</w:t>
        </w:r>
        <w:r w:rsidR="000431A5">
          <w:rPr>
            <w:webHidden/>
          </w:rPr>
          <w:fldChar w:fldCharType="end"/>
        </w:r>
      </w:hyperlink>
    </w:p>
    <w:p w14:paraId="3725FBD6" w14:textId="4509C883" w:rsidR="000431A5" w:rsidRDefault="00481438">
      <w:pPr>
        <w:pStyle w:val="20"/>
        <w:rPr>
          <w:rFonts w:asciiTheme="minorHAnsi" w:eastAsiaTheme="minorEastAsia" w:hAnsiTheme="minorHAnsi" w:cstheme="minorBidi"/>
          <w:smallCaps w:val="0"/>
          <w:kern w:val="2"/>
          <w:lang w:eastAsia="ko-KR"/>
          <w14:ligatures w14:val="standardContextual"/>
        </w:rPr>
      </w:pPr>
      <w:hyperlink w:anchor="_Toc157012231" w:history="1">
        <w:r w:rsidR="000431A5" w:rsidRPr="00C40CD5">
          <w:rPr>
            <w:rStyle w:val="ab"/>
          </w:rPr>
          <w:t>Return of Company Property</w:t>
        </w:r>
        <w:r w:rsidR="000431A5">
          <w:rPr>
            <w:webHidden/>
          </w:rPr>
          <w:tab/>
        </w:r>
        <w:r w:rsidR="000431A5">
          <w:rPr>
            <w:webHidden/>
          </w:rPr>
          <w:fldChar w:fldCharType="begin"/>
        </w:r>
        <w:r w:rsidR="000431A5">
          <w:rPr>
            <w:webHidden/>
          </w:rPr>
          <w:instrText xml:space="preserve"> PAGEREF _Toc157012231 \h </w:instrText>
        </w:r>
        <w:r w:rsidR="000431A5">
          <w:rPr>
            <w:webHidden/>
          </w:rPr>
        </w:r>
        <w:r w:rsidR="000431A5">
          <w:rPr>
            <w:webHidden/>
          </w:rPr>
          <w:fldChar w:fldCharType="separate"/>
        </w:r>
        <w:r w:rsidR="000431A5">
          <w:rPr>
            <w:webHidden/>
          </w:rPr>
          <w:t>- 26 -</w:t>
        </w:r>
        <w:r w:rsidR="000431A5">
          <w:rPr>
            <w:webHidden/>
          </w:rPr>
          <w:fldChar w:fldCharType="end"/>
        </w:r>
      </w:hyperlink>
    </w:p>
    <w:p w14:paraId="473B1BC8" w14:textId="6D1E3E25" w:rsidR="000431A5" w:rsidRDefault="00481438">
      <w:pPr>
        <w:pStyle w:val="10"/>
        <w:rPr>
          <w:rFonts w:asciiTheme="minorHAnsi" w:eastAsiaTheme="minorEastAsia" w:hAnsiTheme="minorHAnsi" w:cstheme="minorBidi"/>
          <w:b w:val="0"/>
          <w:caps w:val="0"/>
          <w:noProof/>
          <w:kern w:val="2"/>
          <w:lang w:eastAsia="ko-KR"/>
          <w14:ligatures w14:val="standardContextual"/>
        </w:rPr>
      </w:pPr>
      <w:hyperlink w:anchor="_Toc157012232" w:history="1">
        <w:r w:rsidR="000431A5" w:rsidRPr="00C40CD5">
          <w:rPr>
            <w:rStyle w:val="ab"/>
            <w:rFonts w:ascii="Arial" w:hAnsi="Arial"/>
            <w:noProof/>
            <w:lang w:eastAsia="ko-KR"/>
          </w:rPr>
          <w:t>Leaves of Absence</w:t>
        </w:r>
        <w:r w:rsidR="000431A5">
          <w:rPr>
            <w:noProof/>
            <w:webHidden/>
          </w:rPr>
          <w:tab/>
        </w:r>
        <w:r w:rsidR="000431A5">
          <w:rPr>
            <w:noProof/>
            <w:webHidden/>
          </w:rPr>
          <w:fldChar w:fldCharType="begin"/>
        </w:r>
        <w:r w:rsidR="000431A5">
          <w:rPr>
            <w:noProof/>
            <w:webHidden/>
          </w:rPr>
          <w:instrText xml:space="preserve"> PAGEREF _Toc157012232 \h </w:instrText>
        </w:r>
        <w:r w:rsidR="000431A5">
          <w:rPr>
            <w:noProof/>
            <w:webHidden/>
          </w:rPr>
        </w:r>
        <w:r w:rsidR="000431A5">
          <w:rPr>
            <w:noProof/>
            <w:webHidden/>
          </w:rPr>
          <w:fldChar w:fldCharType="separate"/>
        </w:r>
        <w:r w:rsidR="000431A5">
          <w:rPr>
            <w:noProof/>
            <w:webHidden/>
          </w:rPr>
          <w:t>- 27 -</w:t>
        </w:r>
        <w:r w:rsidR="000431A5">
          <w:rPr>
            <w:noProof/>
            <w:webHidden/>
          </w:rPr>
          <w:fldChar w:fldCharType="end"/>
        </w:r>
      </w:hyperlink>
    </w:p>
    <w:p w14:paraId="41A595BB" w14:textId="6902B6A7" w:rsidR="000431A5" w:rsidRDefault="00481438">
      <w:pPr>
        <w:pStyle w:val="20"/>
        <w:rPr>
          <w:rFonts w:asciiTheme="minorHAnsi" w:eastAsiaTheme="minorEastAsia" w:hAnsiTheme="minorHAnsi" w:cstheme="minorBidi"/>
          <w:smallCaps w:val="0"/>
          <w:kern w:val="2"/>
          <w:lang w:eastAsia="ko-KR"/>
          <w14:ligatures w14:val="standardContextual"/>
        </w:rPr>
      </w:pPr>
      <w:hyperlink w:anchor="_Toc157012233" w:history="1">
        <w:r w:rsidR="000431A5" w:rsidRPr="005D1FA9">
          <w:rPr>
            <w:rStyle w:val="ab"/>
          </w:rPr>
          <w:t>Paid Vacation</w:t>
        </w:r>
        <w:r w:rsidR="000431A5">
          <w:rPr>
            <w:webHidden/>
          </w:rPr>
          <w:tab/>
        </w:r>
        <w:r w:rsidR="000431A5">
          <w:rPr>
            <w:webHidden/>
          </w:rPr>
          <w:fldChar w:fldCharType="begin"/>
        </w:r>
        <w:r w:rsidR="000431A5">
          <w:rPr>
            <w:webHidden/>
          </w:rPr>
          <w:instrText xml:space="preserve"> PAGEREF _Toc157012233 \h </w:instrText>
        </w:r>
        <w:r w:rsidR="000431A5">
          <w:rPr>
            <w:webHidden/>
          </w:rPr>
        </w:r>
        <w:r w:rsidR="000431A5">
          <w:rPr>
            <w:webHidden/>
          </w:rPr>
          <w:fldChar w:fldCharType="separate"/>
        </w:r>
        <w:r w:rsidR="000431A5">
          <w:rPr>
            <w:webHidden/>
          </w:rPr>
          <w:t>- 27 -</w:t>
        </w:r>
        <w:r w:rsidR="000431A5">
          <w:rPr>
            <w:webHidden/>
          </w:rPr>
          <w:fldChar w:fldCharType="end"/>
        </w:r>
      </w:hyperlink>
    </w:p>
    <w:p w14:paraId="086E0B1E" w14:textId="455D5194" w:rsidR="000431A5" w:rsidRDefault="00481438">
      <w:pPr>
        <w:pStyle w:val="20"/>
        <w:rPr>
          <w:rFonts w:asciiTheme="minorHAnsi" w:eastAsiaTheme="minorEastAsia" w:hAnsiTheme="minorHAnsi" w:cstheme="minorBidi"/>
          <w:smallCaps w:val="0"/>
          <w:kern w:val="2"/>
          <w:lang w:eastAsia="ko-KR"/>
          <w14:ligatures w14:val="standardContextual"/>
        </w:rPr>
      </w:pPr>
      <w:hyperlink w:anchor="_Toc157012234" w:history="1">
        <w:r w:rsidR="000431A5" w:rsidRPr="00C40CD5">
          <w:rPr>
            <w:rStyle w:val="ab"/>
          </w:rPr>
          <w:t>Paid Sick Leave Policy</w:t>
        </w:r>
        <w:r w:rsidR="000431A5">
          <w:rPr>
            <w:webHidden/>
          </w:rPr>
          <w:tab/>
        </w:r>
        <w:r w:rsidR="000431A5">
          <w:rPr>
            <w:webHidden/>
          </w:rPr>
          <w:fldChar w:fldCharType="begin"/>
        </w:r>
        <w:r w:rsidR="000431A5">
          <w:rPr>
            <w:webHidden/>
          </w:rPr>
          <w:instrText xml:space="preserve"> PAGEREF _Toc157012234 \h </w:instrText>
        </w:r>
        <w:r w:rsidR="000431A5">
          <w:rPr>
            <w:webHidden/>
          </w:rPr>
        </w:r>
        <w:r w:rsidR="000431A5">
          <w:rPr>
            <w:webHidden/>
          </w:rPr>
          <w:fldChar w:fldCharType="separate"/>
        </w:r>
        <w:r w:rsidR="000431A5">
          <w:rPr>
            <w:webHidden/>
          </w:rPr>
          <w:t>- 28 -</w:t>
        </w:r>
        <w:r w:rsidR="000431A5">
          <w:rPr>
            <w:webHidden/>
          </w:rPr>
          <w:fldChar w:fldCharType="end"/>
        </w:r>
      </w:hyperlink>
    </w:p>
    <w:p w14:paraId="00AD2BC2" w14:textId="0A78ADA7" w:rsidR="000431A5" w:rsidRDefault="00481438">
      <w:pPr>
        <w:pStyle w:val="20"/>
        <w:rPr>
          <w:rFonts w:asciiTheme="minorHAnsi" w:eastAsiaTheme="minorEastAsia" w:hAnsiTheme="minorHAnsi" w:cstheme="minorBidi"/>
          <w:smallCaps w:val="0"/>
          <w:kern w:val="2"/>
          <w:lang w:eastAsia="ko-KR"/>
          <w14:ligatures w14:val="standardContextual"/>
        </w:rPr>
      </w:pPr>
      <w:hyperlink w:anchor="_Toc157012235" w:history="1">
        <w:r w:rsidR="000431A5" w:rsidRPr="00C40CD5">
          <w:rPr>
            <w:rStyle w:val="ab"/>
          </w:rPr>
          <w:t>Family and Medical Leave (California Family Rights Act)</w:t>
        </w:r>
        <w:r w:rsidR="000431A5">
          <w:rPr>
            <w:webHidden/>
          </w:rPr>
          <w:tab/>
        </w:r>
        <w:r w:rsidR="000431A5">
          <w:rPr>
            <w:webHidden/>
          </w:rPr>
          <w:fldChar w:fldCharType="begin"/>
        </w:r>
        <w:r w:rsidR="000431A5">
          <w:rPr>
            <w:webHidden/>
          </w:rPr>
          <w:instrText xml:space="preserve"> PAGEREF _Toc157012235 \h </w:instrText>
        </w:r>
        <w:r w:rsidR="000431A5">
          <w:rPr>
            <w:webHidden/>
          </w:rPr>
        </w:r>
        <w:r w:rsidR="000431A5">
          <w:rPr>
            <w:webHidden/>
          </w:rPr>
          <w:fldChar w:fldCharType="separate"/>
        </w:r>
        <w:r w:rsidR="000431A5">
          <w:rPr>
            <w:webHidden/>
          </w:rPr>
          <w:t>- 29 -</w:t>
        </w:r>
        <w:r w:rsidR="000431A5">
          <w:rPr>
            <w:webHidden/>
          </w:rPr>
          <w:fldChar w:fldCharType="end"/>
        </w:r>
      </w:hyperlink>
    </w:p>
    <w:p w14:paraId="0E746B40" w14:textId="669C990F" w:rsidR="000431A5" w:rsidRDefault="00481438">
      <w:pPr>
        <w:pStyle w:val="20"/>
        <w:rPr>
          <w:rFonts w:asciiTheme="minorHAnsi" w:eastAsiaTheme="minorEastAsia" w:hAnsiTheme="minorHAnsi" w:cstheme="minorBidi"/>
          <w:smallCaps w:val="0"/>
          <w:kern w:val="2"/>
          <w:lang w:eastAsia="ko-KR"/>
          <w14:ligatures w14:val="standardContextual"/>
        </w:rPr>
      </w:pPr>
      <w:hyperlink w:anchor="_Toc157012236" w:history="1">
        <w:r w:rsidR="000431A5" w:rsidRPr="00C40CD5">
          <w:rPr>
            <w:rStyle w:val="ab"/>
          </w:rPr>
          <w:t>Pregnancy-Related Disability Leaves</w:t>
        </w:r>
        <w:r w:rsidR="000431A5">
          <w:rPr>
            <w:webHidden/>
          </w:rPr>
          <w:tab/>
        </w:r>
        <w:r w:rsidR="000431A5">
          <w:rPr>
            <w:webHidden/>
          </w:rPr>
          <w:fldChar w:fldCharType="begin"/>
        </w:r>
        <w:r w:rsidR="000431A5">
          <w:rPr>
            <w:webHidden/>
          </w:rPr>
          <w:instrText xml:space="preserve"> PAGEREF _Toc157012236 \h </w:instrText>
        </w:r>
        <w:r w:rsidR="000431A5">
          <w:rPr>
            <w:webHidden/>
          </w:rPr>
        </w:r>
        <w:r w:rsidR="000431A5">
          <w:rPr>
            <w:webHidden/>
          </w:rPr>
          <w:fldChar w:fldCharType="separate"/>
        </w:r>
        <w:r w:rsidR="000431A5">
          <w:rPr>
            <w:webHidden/>
          </w:rPr>
          <w:t>- 31 -</w:t>
        </w:r>
        <w:r w:rsidR="000431A5">
          <w:rPr>
            <w:webHidden/>
          </w:rPr>
          <w:fldChar w:fldCharType="end"/>
        </w:r>
      </w:hyperlink>
    </w:p>
    <w:p w14:paraId="23432B74" w14:textId="2936C374" w:rsidR="000431A5" w:rsidRDefault="00481438">
      <w:pPr>
        <w:pStyle w:val="20"/>
        <w:rPr>
          <w:rFonts w:asciiTheme="minorHAnsi" w:eastAsiaTheme="minorEastAsia" w:hAnsiTheme="minorHAnsi" w:cstheme="minorBidi"/>
          <w:smallCaps w:val="0"/>
          <w:kern w:val="2"/>
          <w:lang w:eastAsia="ko-KR"/>
          <w14:ligatures w14:val="standardContextual"/>
        </w:rPr>
      </w:pPr>
      <w:hyperlink w:anchor="_Toc157012237" w:history="1">
        <w:r w:rsidR="000431A5" w:rsidRPr="00C40CD5">
          <w:rPr>
            <w:rStyle w:val="ab"/>
          </w:rPr>
          <w:t xml:space="preserve">Bereavement Leave </w:t>
        </w:r>
        <w:r w:rsidR="000431A5" w:rsidRPr="00C40CD5">
          <w:rPr>
            <w:rStyle w:val="ab"/>
            <w:bCs/>
          </w:rPr>
          <w:t>(AB 1949)</w:t>
        </w:r>
        <w:r w:rsidR="000431A5">
          <w:rPr>
            <w:webHidden/>
          </w:rPr>
          <w:tab/>
        </w:r>
        <w:r w:rsidR="000431A5">
          <w:rPr>
            <w:webHidden/>
          </w:rPr>
          <w:fldChar w:fldCharType="begin"/>
        </w:r>
        <w:r w:rsidR="000431A5">
          <w:rPr>
            <w:webHidden/>
          </w:rPr>
          <w:instrText xml:space="preserve"> PAGEREF _Toc157012237 \h </w:instrText>
        </w:r>
        <w:r w:rsidR="000431A5">
          <w:rPr>
            <w:webHidden/>
          </w:rPr>
        </w:r>
        <w:r w:rsidR="000431A5">
          <w:rPr>
            <w:webHidden/>
          </w:rPr>
          <w:fldChar w:fldCharType="separate"/>
        </w:r>
        <w:r w:rsidR="000431A5">
          <w:rPr>
            <w:webHidden/>
          </w:rPr>
          <w:t>- 32 -</w:t>
        </w:r>
        <w:r w:rsidR="000431A5">
          <w:rPr>
            <w:webHidden/>
          </w:rPr>
          <w:fldChar w:fldCharType="end"/>
        </w:r>
      </w:hyperlink>
    </w:p>
    <w:p w14:paraId="62E6BEC4" w14:textId="6288C43A" w:rsidR="000431A5" w:rsidRDefault="00481438">
      <w:pPr>
        <w:pStyle w:val="20"/>
        <w:rPr>
          <w:rFonts w:asciiTheme="minorHAnsi" w:eastAsiaTheme="minorEastAsia" w:hAnsiTheme="minorHAnsi" w:cstheme="minorBidi"/>
          <w:smallCaps w:val="0"/>
          <w:kern w:val="2"/>
          <w:lang w:eastAsia="ko-KR"/>
          <w14:ligatures w14:val="standardContextual"/>
        </w:rPr>
      </w:pPr>
      <w:hyperlink w:anchor="_Toc157012238" w:history="1">
        <w:r w:rsidR="000431A5" w:rsidRPr="00C40CD5">
          <w:rPr>
            <w:rStyle w:val="ab"/>
          </w:rPr>
          <w:t xml:space="preserve">Reproductive Loss Leave </w:t>
        </w:r>
        <w:r w:rsidR="000431A5" w:rsidRPr="00C40CD5">
          <w:rPr>
            <w:rStyle w:val="ab"/>
            <w:bCs/>
          </w:rPr>
          <w:t>(SB 848)</w:t>
        </w:r>
        <w:r w:rsidR="000431A5">
          <w:rPr>
            <w:webHidden/>
          </w:rPr>
          <w:tab/>
        </w:r>
        <w:r w:rsidR="000431A5">
          <w:rPr>
            <w:webHidden/>
          </w:rPr>
          <w:fldChar w:fldCharType="begin"/>
        </w:r>
        <w:r w:rsidR="000431A5">
          <w:rPr>
            <w:webHidden/>
          </w:rPr>
          <w:instrText xml:space="preserve"> PAGEREF _Toc157012238 \h </w:instrText>
        </w:r>
        <w:r w:rsidR="000431A5">
          <w:rPr>
            <w:webHidden/>
          </w:rPr>
        </w:r>
        <w:r w:rsidR="000431A5">
          <w:rPr>
            <w:webHidden/>
          </w:rPr>
          <w:fldChar w:fldCharType="separate"/>
        </w:r>
        <w:r w:rsidR="000431A5">
          <w:rPr>
            <w:webHidden/>
          </w:rPr>
          <w:t>- 33 -</w:t>
        </w:r>
        <w:r w:rsidR="000431A5">
          <w:rPr>
            <w:webHidden/>
          </w:rPr>
          <w:fldChar w:fldCharType="end"/>
        </w:r>
      </w:hyperlink>
    </w:p>
    <w:p w14:paraId="4931618C" w14:textId="5C704841" w:rsidR="000431A5" w:rsidRDefault="00481438">
      <w:pPr>
        <w:pStyle w:val="20"/>
        <w:rPr>
          <w:rFonts w:asciiTheme="minorHAnsi" w:eastAsiaTheme="minorEastAsia" w:hAnsiTheme="minorHAnsi" w:cstheme="minorBidi"/>
          <w:smallCaps w:val="0"/>
          <w:kern w:val="2"/>
          <w:lang w:eastAsia="ko-KR"/>
          <w14:ligatures w14:val="standardContextual"/>
        </w:rPr>
      </w:pPr>
      <w:hyperlink w:anchor="_Toc157012239" w:history="1">
        <w:r w:rsidR="000431A5" w:rsidRPr="00C40CD5">
          <w:rPr>
            <w:rStyle w:val="ab"/>
          </w:rPr>
          <w:t>Marriage Leave</w:t>
        </w:r>
        <w:r w:rsidR="000431A5">
          <w:rPr>
            <w:webHidden/>
          </w:rPr>
          <w:tab/>
        </w:r>
        <w:r w:rsidR="000431A5">
          <w:rPr>
            <w:webHidden/>
          </w:rPr>
          <w:fldChar w:fldCharType="begin"/>
        </w:r>
        <w:r w:rsidR="000431A5">
          <w:rPr>
            <w:webHidden/>
          </w:rPr>
          <w:instrText xml:space="preserve"> PAGEREF _Toc157012239 \h </w:instrText>
        </w:r>
        <w:r w:rsidR="000431A5">
          <w:rPr>
            <w:webHidden/>
          </w:rPr>
        </w:r>
        <w:r w:rsidR="000431A5">
          <w:rPr>
            <w:webHidden/>
          </w:rPr>
          <w:fldChar w:fldCharType="separate"/>
        </w:r>
        <w:r w:rsidR="000431A5">
          <w:rPr>
            <w:webHidden/>
          </w:rPr>
          <w:t>- 33 -</w:t>
        </w:r>
        <w:r w:rsidR="000431A5">
          <w:rPr>
            <w:webHidden/>
          </w:rPr>
          <w:fldChar w:fldCharType="end"/>
        </w:r>
      </w:hyperlink>
    </w:p>
    <w:p w14:paraId="06780F14" w14:textId="60417D19" w:rsidR="000431A5" w:rsidRDefault="00481438">
      <w:pPr>
        <w:pStyle w:val="20"/>
        <w:rPr>
          <w:rFonts w:asciiTheme="minorHAnsi" w:eastAsiaTheme="minorEastAsia" w:hAnsiTheme="minorHAnsi" w:cstheme="minorBidi"/>
          <w:smallCaps w:val="0"/>
          <w:kern w:val="2"/>
          <w:lang w:eastAsia="ko-KR"/>
          <w14:ligatures w14:val="standardContextual"/>
        </w:rPr>
      </w:pPr>
      <w:hyperlink w:anchor="_Toc157012240" w:history="1">
        <w:r w:rsidR="000431A5" w:rsidRPr="00C40CD5">
          <w:rPr>
            <w:rStyle w:val="ab"/>
          </w:rPr>
          <w:t>Jury Duty</w:t>
        </w:r>
        <w:r w:rsidR="000431A5">
          <w:rPr>
            <w:webHidden/>
          </w:rPr>
          <w:tab/>
        </w:r>
        <w:r w:rsidR="000431A5">
          <w:rPr>
            <w:webHidden/>
          </w:rPr>
          <w:fldChar w:fldCharType="begin"/>
        </w:r>
        <w:r w:rsidR="000431A5">
          <w:rPr>
            <w:webHidden/>
          </w:rPr>
          <w:instrText xml:space="preserve"> PAGEREF _Toc157012240 \h </w:instrText>
        </w:r>
        <w:r w:rsidR="000431A5">
          <w:rPr>
            <w:webHidden/>
          </w:rPr>
        </w:r>
        <w:r w:rsidR="000431A5">
          <w:rPr>
            <w:webHidden/>
          </w:rPr>
          <w:fldChar w:fldCharType="separate"/>
        </w:r>
        <w:r w:rsidR="000431A5">
          <w:rPr>
            <w:webHidden/>
          </w:rPr>
          <w:t>- 33 -</w:t>
        </w:r>
        <w:r w:rsidR="000431A5">
          <w:rPr>
            <w:webHidden/>
          </w:rPr>
          <w:fldChar w:fldCharType="end"/>
        </w:r>
      </w:hyperlink>
    </w:p>
    <w:p w14:paraId="46E7363A" w14:textId="75471C9C" w:rsidR="000431A5" w:rsidRDefault="00481438">
      <w:pPr>
        <w:pStyle w:val="20"/>
        <w:rPr>
          <w:rFonts w:asciiTheme="minorHAnsi" w:eastAsiaTheme="minorEastAsia" w:hAnsiTheme="minorHAnsi" w:cstheme="minorBidi"/>
          <w:smallCaps w:val="0"/>
          <w:kern w:val="2"/>
          <w:lang w:eastAsia="ko-KR"/>
          <w14:ligatures w14:val="standardContextual"/>
        </w:rPr>
      </w:pPr>
      <w:hyperlink w:anchor="_Toc157012241" w:history="1">
        <w:r w:rsidR="000431A5" w:rsidRPr="00C40CD5">
          <w:rPr>
            <w:rStyle w:val="ab"/>
          </w:rPr>
          <w:t>Voting Privileges</w:t>
        </w:r>
        <w:r w:rsidR="000431A5">
          <w:rPr>
            <w:webHidden/>
          </w:rPr>
          <w:tab/>
        </w:r>
        <w:r w:rsidR="000431A5">
          <w:rPr>
            <w:webHidden/>
          </w:rPr>
          <w:fldChar w:fldCharType="begin"/>
        </w:r>
        <w:r w:rsidR="000431A5">
          <w:rPr>
            <w:webHidden/>
          </w:rPr>
          <w:instrText xml:space="preserve"> PAGEREF _Toc157012241 \h </w:instrText>
        </w:r>
        <w:r w:rsidR="000431A5">
          <w:rPr>
            <w:webHidden/>
          </w:rPr>
        </w:r>
        <w:r w:rsidR="000431A5">
          <w:rPr>
            <w:webHidden/>
          </w:rPr>
          <w:fldChar w:fldCharType="separate"/>
        </w:r>
        <w:r w:rsidR="000431A5">
          <w:rPr>
            <w:webHidden/>
          </w:rPr>
          <w:t>- 33 -</w:t>
        </w:r>
        <w:r w:rsidR="000431A5">
          <w:rPr>
            <w:webHidden/>
          </w:rPr>
          <w:fldChar w:fldCharType="end"/>
        </w:r>
      </w:hyperlink>
    </w:p>
    <w:p w14:paraId="2F181F3F" w14:textId="7D5BBADF" w:rsidR="000431A5" w:rsidRDefault="00481438">
      <w:pPr>
        <w:pStyle w:val="20"/>
        <w:rPr>
          <w:rFonts w:asciiTheme="minorHAnsi" w:eastAsiaTheme="minorEastAsia" w:hAnsiTheme="minorHAnsi" w:cstheme="minorBidi"/>
          <w:smallCaps w:val="0"/>
          <w:kern w:val="2"/>
          <w:lang w:eastAsia="ko-KR"/>
          <w14:ligatures w14:val="standardContextual"/>
        </w:rPr>
      </w:pPr>
      <w:hyperlink w:anchor="_Toc157012242" w:history="1">
        <w:r w:rsidR="000431A5" w:rsidRPr="00C40CD5">
          <w:rPr>
            <w:rStyle w:val="ab"/>
          </w:rPr>
          <w:t>Workers’ Compensation Leave</w:t>
        </w:r>
        <w:r w:rsidR="000431A5">
          <w:rPr>
            <w:webHidden/>
          </w:rPr>
          <w:tab/>
        </w:r>
        <w:r w:rsidR="000431A5">
          <w:rPr>
            <w:webHidden/>
          </w:rPr>
          <w:fldChar w:fldCharType="begin"/>
        </w:r>
        <w:r w:rsidR="000431A5">
          <w:rPr>
            <w:webHidden/>
          </w:rPr>
          <w:instrText xml:space="preserve"> PAGEREF _Toc157012242 \h </w:instrText>
        </w:r>
        <w:r w:rsidR="000431A5">
          <w:rPr>
            <w:webHidden/>
          </w:rPr>
        </w:r>
        <w:r w:rsidR="000431A5">
          <w:rPr>
            <w:webHidden/>
          </w:rPr>
          <w:fldChar w:fldCharType="separate"/>
        </w:r>
        <w:r w:rsidR="000431A5">
          <w:rPr>
            <w:webHidden/>
          </w:rPr>
          <w:t>- 34 -</w:t>
        </w:r>
        <w:r w:rsidR="000431A5">
          <w:rPr>
            <w:webHidden/>
          </w:rPr>
          <w:fldChar w:fldCharType="end"/>
        </w:r>
      </w:hyperlink>
    </w:p>
    <w:p w14:paraId="4B737500" w14:textId="6988D596" w:rsidR="000431A5" w:rsidRDefault="00481438">
      <w:pPr>
        <w:pStyle w:val="20"/>
        <w:rPr>
          <w:rFonts w:asciiTheme="minorHAnsi" w:eastAsiaTheme="minorEastAsia" w:hAnsiTheme="minorHAnsi" w:cstheme="minorBidi"/>
          <w:smallCaps w:val="0"/>
          <w:kern w:val="2"/>
          <w:lang w:eastAsia="ko-KR"/>
          <w14:ligatures w14:val="standardContextual"/>
        </w:rPr>
      </w:pPr>
      <w:hyperlink w:anchor="_Toc157012243" w:history="1">
        <w:r w:rsidR="000431A5" w:rsidRPr="00C40CD5">
          <w:rPr>
            <w:rStyle w:val="ab"/>
          </w:rPr>
          <w:t>Holidays</w:t>
        </w:r>
        <w:r w:rsidR="000431A5">
          <w:rPr>
            <w:webHidden/>
          </w:rPr>
          <w:tab/>
        </w:r>
        <w:r w:rsidR="000431A5">
          <w:rPr>
            <w:webHidden/>
          </w:rPr>
          <w:fldChar w:fldCharType="begin"/>
        </w:r>
        <w:r w:rsidR="000431A5">
          <w:rPr>
            <w:webHidden/>
          </w:rPr>
          <w:instrText xml:space="preserve"> PAGEREF _Toc157012243 \h </w:instrText>
        </w:r>
        <w:r w:rsidR="000431A5">
          <w:rPr>
            <w:webHidden/>
          </w:rPr>
        </w:r>
        <w:r w:rsidR="000431A5">
          <w:rPr>
            <w:webHidden/>
          </w:rPr>
          <w:fldChar w:fldCharType="separate"/>
        </w:r>
        <w:r w:rsidR="000431A5">
          <w:rPr>
            <w:webHidden/>
          </w:rPr>
          <w:t>- 34 -</w:t>
        </w:r>
        <w:r w:rsidR="000431A5">
          <w:rPr>
            <w:webHidden/>
          </w:rPr>
          <w:fldChar w:fldCharType="end"/>
        </w:r>
      </w:hyperlink>
    </w:p>
    <w:p w14:paraId="275C54EC" w14:textId="4954C4DD" w:rsidR="000431A5" w:rsidRDefault="00481438">
      <w:pPr>
        <w:pStyle w:val="10"/>
        <w:rPr>
          <w:rFonts w:asciiTheme="minorHAnsi" w:eastAsiaTheme="minorEastAsia" w:hAnsiTheme="minorHAnsi" w:cstheme="minorBidi"/>
          <w:b w:val="0"/>
          <w:caps w:val="0"/>
          <w:noProof/>
          <w:kern w:val="2"/>
          <w:lang w:eastAsia="ko-KR"/>
          <w14:ligatures w14:val="standardContextual"/>
        </w:rPr>
      </w:pPr>
      <w:hyperlink w:anchor="_Toc157012244" w:history="1">
        <w:r w:rsidR="000431A5" w:rsidRPr="00C40CD5">
          <w:rPr>
            <w:rStyle w:val="ab"/>
            <w:rFonts w:ascii="Arial" w:hAnsi="Arial"/>
            <w:noProof/>
          </w:rPr>
          <w:t>Other Benefits</w:t>
        </w:r>
        <w:r w:rsidR="000431A5">
          <w:rPr>
            <w:noProof/>
            <w:webHidden/>
          </w:rPr>
          <w:tab/>
        </w:r>
        <w:r w:rsidR="000431A5">
          <w:rPr>
            <w:noProof/>
            <w:webHidden/>
          </w:rPr>
          <w:fldChar w:fldCharType="begin"/>
        </w:r>
        <w:r w:rsidR="000431A5">
          <w:rPr>
            <w:noProof/>
            <w:webHidden/>
          </w:rPr>
          <w:instrText xml:space="preserve"> PAGEREF _Toc157012244 \h </w:instrText>
        </w:r>
        <w:r w:rsidR="000431A5">
          <w:rPr>
            <w:noProof/>
            <w:webHidden/>
          </w:rPr>
        </w:r>
        <w:r w:rsidR="000431A5">
          <w:rPr>
            <w:noProof/>
            <w:webHidden/>
          </w:rPr>
          <w:fldChar w:fldCharType="separate"/>
        </w:r>
        <w:r w:rsidR="000431A5">
          <w:rPr>
            <w:noProof/>
            <w:webHidden/>
          </w:rPr>
          <w:t>- 35 -</w:t>
        </w:r>
        <w:r w:rsidR="000431A5">
          <w:rPr>
            <w:noProof/>
            <w:webHidden/>
          </w:rPr>
          <w:fldChar w:fldCharType="end"/>
        </w:r>
      </w:hyperlink>
    </w:p>
    <w:p w14:paraId="1C32A5FF" w14:textId="1D99A183" w:rsidR="000431A5" w:rsidRDefault="00481438">
      <w:pPr>
        <w:pStyle w:val="20"/>
        <w:rPr>
          <w:rFonts w:asciiTheme="minorHAnsi" w:eastAsiaTheme="minorEastAsia" w:hAnsiTheme="minorHAnsi" w:cstheme="minorBidi"/>
          <w:smallCaps w:val="0"/>
          <w:kern w:val="2"/>
          <w:lang w:eastAsia="ko-KR"/>
          <w14:ligatures w14:val="standardContextual"/>
        </w:rPr>
      </w:pPr>
      <w:hyperlink w:anchor="_Toc157012245" w:history="1">
        <w:r w:rsidR="000431A5" w:rsidRPr="00C40CD5">
          <w:rPr>
            <w:rStyle w:val="ab"/>
          </w:rPr>
          <w:t>Workers’ Compensation Insurance</w:t>
        </w:r>
        <w:r w:rsidR="000431A5">
          <w:rPr>
            <w:webHidden/>
          </w:rPr>
          <w:tab/>
        </w:r>
        <w:r w:rsidR="000431A5">
          <w:rPr>
            <w:webHidden/>
          </w:rPr>
          <w:fldChar w:fldCharType="begin"/>
        </w:r>
        <w:r w:rsidR="000431A5">
          <w:rPr>
            <w:webHidden/>
          </w:rPr>
          <w:instrText xml:space="preserve"> PAGEREF _Toc157012245 \h </w:instrText>
        </w:r>
        <w:r w:rsidR="000431A5">
          <w:rPr>
            <w:webHidden/>
          </w:rPr>
        </w:r>
        <w:r w:rsidR="000431A5">
          <w:rPr>
            <w:webHidden/>
          </w:rPr>
          <w:fldChar w:fldCharType="separate"/>
        </w:r>
        <w:r w:rsidR="000431A5">
          <w:rPr>
            <w:webHidden/>
          </w:rPr>
          <w:t>- 35 -</w:t>
        </w:r>
        <w:r w:rsidR="000431A5">
          <w:rPr>
            <w:webHidden/>
          </w:rPr>
          <w:fldChar w:fldCharType="end"/>
        </w:r>
      </w:hyperlink>
    </w:p>
    <w:p w14:paraId="5E16ED52" w14:textId="28299CFE" w:rsidR="000431A5" w:rsidRDefault="00481438">
      <w:pPr>
        <w:pStyle w:val="20"/>
        <w:rPr>
          <w:rFonts w:asciiTheme="minorHAnsi" w:eastAsiaTheme="minorEastAsia" w:hAnsiTheme="minorHAnsi" w:cstheme="minorBidi"/>
          <w:smallCaps w:val="0"/>
          <w:kern w:val="2"/>
          <w:lang w:eastAsia="ko-KR"/>
          <w14:ligatures w14:val="standardContextual"/>
        </w:rPr>
      </w:pPr>
      <w:hyperlink w:anchor="_Toc157012246" w:history="1">
        <w:r w:rsidR="000431A5" w:rsidRPr="00C40CD5">
          <w:rPr>
            <w:rStyle w:val="ab"/>
          </w:rPr>
          <w:t>Health Insurance</w:t>
        </w:r>
        <w:r w:rsidR="000431A5">
          <w:rPr>
            <w:webHidden/>
          </w:rPr>
          <w:tab/>
        </w:r>
        <w:r w:rsidR="000431A5">
          <w:rPr>
            <w:webHidden/>
          </w:rPr>
          <w:fldChar w:fldCharType="begin"/>
        </w:r>
        <w:r w:rsidR="000431A5">
          <w:rPr>
            <w:webHidden/>
          </w:rPr>
          <w:instrText xml:space="preserve"> PAGEREF _Toc157012246 \h </w:instrText>
        </w:r>
        <w:r w:rsidR="000431A5">
          <w:rPr>
            <w:webHidden/>
          </w:rPr>
        </w:r>
        <w:r w:rsidR="000431A5">
          <w:rPr>
            <w:webHidden/>
          </w:rPr>
          <w:fldChar w:fldCharType="separate"/>
        </w:r>
        <w:r w:rsidR="000431A5">
          <w:rPr>
            <w:webHidden/>
          </w:rPr>
          <w:t>- 35 -</w:t>
        </w:r>
        <w:r w:rsidR="000431A5">
          <w:rPr>
            <w:webHidden/>
          </w:rPr>
          <w:fldChar w:fldCharType="end"/>
        </w:r>
      </w:hyperlink>
    </w:p>
    <w:p w14:paraId="309B39C8" w14:textId="55E6D069" w:rsidR="000431A5" w:rsidRDefault="00481438">
      <w:pPr>
        <w:pStyle w:val="10"/>
        <w:rPr>
          <w:rFonts w:asciiTheme="minorHAnsi" w:eastAsiaTheme="minorEastAsia" w:hAnsiTheme="minorHAnsi" w:cstheme="minorBidi"/>
          <w:b w:val="0"/>
          <w:caps w:val="0"/>
          <w:noProof/>
          <w:kern w:val="2"/>
          <w:lang w:eastAsia="ko-KR"/>
          <w14:ligatures w14:val="standardContextual"/>
        </w:rPr>
      </w:pPr>
      <w:hyperlink w:anchor="_Toc157012247" w:history="1">
        <w:r w:rsidR="000431A5" w:rsidRPr="00C40CD5">
          <w:rPr>
            <w:rStyle w:val="ab"/>
            <w:rFonts w:ascii="Arial" w:hAnsi="Arial"/>
            <w:noProof/>
          </w:rPr>
          <w:t>Company Policies &amp; Practices</w:t>
        </w:r>
        <w:r w:rsidR="000431A5">
          <w:rPr>
            <w:noProof/>
            <w:webHidden/>
          </w:rPr>
          <w:tab/>
        </w:r>
        <w:r w:rsidR="000431A5">
          <w:rPr>
            <w:noProof/>
            <w:webHidden/>
          </w:rPr>
          <w:fldChar w:fldCharType="begin"/>
        </w:r>
        <w:r w:rsidR="000431A5">
          <w:rPr>
            <w:noProof/>
            <w:webHidden/>
          </w:rPr>
          <w:instrText xml:space="preserve"> PAGEREF _Toc157012247 \h </w:instrText>
        </w:r>
        <w:r w:rsidR="000431A5">
          <w:rPr>
            <w:noProof/>
            <w:webHidden/>
          </w:rPr>
        </w:r>
        <w:r w:rsidR="000431A5">
          <w:rPr>
            <w:noProof/>
            <w:webHidden/>
          </w:rPr>
          <w:fldChar w:fldCharType="separate"/>
        </w:r>
        <w:r w:rsidR="000431A5">
          <w:rPr>
            <w:noProof/>
            <w:webHidden/>
          </w:rPr>
          <w:t>- 36 -</w:t>
        </w:r>
        <w:r w:rsidR="000431A5">
          <w:rPr>
            <w:noProof/>
            <w:webHidden/>
          </w:rPr>
          <w:fldChar w:fldCharType="end"/>
        </w:r>
      </w:hyperlink>
    </w:p>
    <w:p w14:paraId="4E048313" w14:textId="2A5A6398" w:rsidR="000431A5" w:rsidRDefault="00481438">
      <w:pPr>
        <w:pStyle w:val="20"/>
        <w:rPr>
          <w:rFonts w:asciiTheme="minorHAnsi" w:eastAsiaTheme="minorEastAsia" w:hAnsiTheme="minorHAnsi" w:cstheme="minorBidi"/>
          <w:smallCaps w:val="0"/>
          <w:kern w:val="2"/>
          <w:lang w:eastAsia="ko-KR"/>
          <w14:ligatures w14:val="standardContextual"/>
        </w:rPr>
      </w:pPr>
      <w:hyperlink w:anchor="_Toc157012248" w:history="1">
        <w:r w:rsidR="000431A5" w:rsidRPr="00C40CD5">
          <w:rPr>
            <w:rStyle w:val="ab"/>
          </w:rPr>
          <w:t>Management / Employee Relations</w:t>
        </w:r>
        <w:r w:rsidR="000431A5">
          <w:rPr>
            <w:webHidden/>
          </w:rPr>
          <w:tab/>
        </w:r>
        <w:r w:rsidR="000431A5">
          <w:rPr>
            <w:webHidden/>
          </w:rPr>
          <w:fldChar w:fldCharType="begin"/>
        </w:r>
        <w:r w:rsidR="000431A5">
          <w:rPr>
            <w:webHidden/>
          </w:rPr>
          <w:instrText xml:space="preserve"> PAGEREF _Toc157012248 \h </w:instrText>
        </w:r>
        <w:r w:rsidR="000431A5">
          <w:rPr>
            <w:webHidden/>
          </w:rPr>
        </w:r>
        <w:r w:rsidR="000431A5">
          <w:rPr>
            <w:webHidden/>
          </w:rPr>
          <w:fldChar w:fldCharType="separate"/>
        </w:r>
        <w:r w:rsidR="000431A5">
          <w:rPr>
            <w:webHidden/>
          </w:rPr>
          <w:t>- 36 -</w:t>
        </w:r>
        <w:r w:rsidR="000431A5">
          <w:rPr>
            <w:webHidden/>
          </w:rPr>
          <w:fldChar w:fldCharType="end"/>
        </w:r>
      </w:hyperlink>
    </w:p>
    <w:p w14:paraId="1E254C71" w14:textId="0FFFBDE5" w:rsidR="000431A5" w:rsidRDefault="00481438">
      <w:pPr>
        <w:pStyle w:val="20"/>
        <w:rPr>
          <w:rFonts w:asciiTheme="minorHAnsi" w:eastAsiaTheme="minorEastAsia" w:hAnsiTheme="minorHAnsi" w:cstheme="minorBidi"/>
          <w:smallCaps w:val="0"/>
          <w:kern w:val="2"/>
          <w:lang w:eastAsia="ko-KR"/>
          <w14:ligatures w14:val="standardContextual"/>
        </w:rPr>
      </w:pPr>
      <w:hyperlink w:anchor="_Toc157012249" w:history="1">
        <w:r w:rsidR="000431A5" w:rsidRPr="00C40CD5">
          <w:rPr>
            <w:rStyle w:val="ab"/>
          </w:rPr>
          <w:t>Teamwork</w:t>
        </w:r>
        <w:r w:rsidR="000431A5">
          <w:rPr>
            <w:webHidden/>
          </w:rPr>
          <w:tab/>
        </w:r>
        <w:r w:rsidR="000431A5">
          <w:rPr>
            <w:webHidden/>
          </w:rPr>
          <w:fldChar w:fldCharType="begin"/>
        </w:r>
        <w:r w:rsidR="000431A5">
          <w:rPr>
            <w:webHidden/>
          </w:rPr>
          <w:instrText xml:space="preserve"> PAGEREF _Toc157012249 \h </w:instrText>
        </w:r>
        <w:r w:rsidR="000431A5">
          <w:rPr>
            <w:webHidden/>
          </w:rPr>
        </w:r>
        <w:r w:rsidR="000431A5">
          <w:rPr>
            <w:webHidden/>
          </w:rPr>
          <w:fldChar w:fldCharType="separate"/>
        </w:r>
        <w:r w:rsidR="000431A5">
          <w:rPr>
            <w:webHidden/>
          </w:rPr>
          <w:t>- 36 -</w:t>
        </w:r>
        <w:r w:rsidR="000431A5">
          <w:rPr>
            <w:webHidden/>
          </w:rPr>
          <w:fldChar w:fldCharType="end"/>
        </w:r>
      </w:hyperlink>
    </w:p>
    <w:p w14:paraId="17F24B0B" w14:textId="11360559" w:rsidR="000431A5" w:rsidRDefault="00481438">
      <w:pPr>
        <w:pStyle w:val="20"/>
        <w:rPr>
          <w:rFonts w:asciiTheme="minorHAnsi" w:eastAsiaTheme="minorEastAsia" w:hAnsiTheme="minorHAnsi" w:cstheme="minorBidi"/>
          <w:smallCaps w:val="0"/>
          <w:kern w:val="2"/>
          <w:lang w:eastAsia="ko-KR"/>
          <w14:ligatures w14:val="standardContextual"/>
        </w:rPr>
      </w:pPr>
      <w:hyperlink w:anchor="_Toc157012250" w:history="1">
        <w:r w:rsidR="000431A5" w:rsidRPr="00C40CD5">
          <w:rPr>
            <w:rStyle w:val="ab"/>
          </w:rPr>
          <w:t>Safety</w:t>
        </w:r>
        <w:r w:rsidR="000431A5">
          <w:rPr>
            <w:webHidden/>
          </w:rPr>
          <w:tab/>
        </w:r>
        <w:r w:rsidR="000431A5">
          <w:rPr>
            <w:webHidden/>
          </w:rPr>
          <w:fldChar w:fldCharType="begin"/>
        </w:r>
        <w:r w:rsidR="000431A5">
          <w:rPr>
            <w:webHidden/>
          </w:rPr>
          <w:instrText xml:space="preserve"> PAGEREF _Toc157012250 \h </w:instrText>
        </w:r>
        <w:r w:rsidR="000431A5">
          <w:rPr>
            <w:webHidden/>
          </w:rPr>
        </w:r>
        <w:r w:rsidR="000431A5">
          <w:rPr>
            <w:webHidden/>
          </w:rPr>
          <w:fldChar w:fldCharType="separate"/>
        </w:r>
        <w:r w:rsidR="000431A5">
          <w:rPr>
            <w:webHidden/>
          </w:rPr>
          <w:t>- 36 -</w:t>
        </w:r>
        <w:r w:rsidR="000431A5">
          <w:rPr>
            <w:webHidden/>
          </w:rPr>
          <w:fldChar w:fldCharType="end"/>
        </w:r>
      </w:hyperlink>
    </w:p>
    <w:p w14:paraId="45359D1E" w14:textId="61619E61" w:rsidR="000431A5" w:rsidRDefault="00481438">
      <w:pPr>
        <w:pStyle w:val="20"/>
        <w:rPr>
          <w:rFonts w:asciiTheme="minorHAnsi" w:eastAsiaTheme="minorEastAsia" w:hAnsiTheme="minorHAnsi" w:cstheme="minorBidi"/>
          <w:smallCaps w:val="0"/>
          <w:kern w:val="2"/>
          <w:lang w:eastAsia="ko-KR"/>
          <w14:ligatures w14:val="standardContextual"/>
        </w:rPr>
      </w:pPr>
      <w:hyperlink w:anchor="_Toc157012251" w:history="1">
        <w:r w:rsidR="000431A5" w:rsidRPr="00C40CD5">
          <w:rPr>
            <w:rStyle w:val="ab"/>
          </w:rPr>
          <w:t>Accident and Emergency Situations</w:t>
        </w:r>
        <w:r w:rsidR="000431A5">
          <w:rPr>
            <w:webHidden/>
          </w:rPr>
          <w:tab/>
        </w:r>
        <w:r w:rsidR="000431A5">
          <w:rPr>
            <w:webHidden/>
          </w:rPr>
          <w:fldChar w:fldCharType="begin"/>
        </w:r>
        <w:r w:rsidR="000431A5">
          <w:rPr>
            <w:webHidden/>
          </w:rPr>
          <w:instrText xml:space="preserve"> PAGEREF _Toc157012251 \h </w:instrText>
        </w:r>
        <w:r w:rsidR="000431A5">
          <w:rPr>
            <w:webHidden/>
          </w:rPr>
        </w:r>
        <w:r w:rsidR="000431A5">
          <w:rPr>
            <w:webHidden/>
          </w:rPr>
          <w:fldChar w:fldCharType="separate"/>
        </w:r>
        <w:r w:rsidR="000431A5">
          <w:rPr>
            <w:webHidden/>
          </w:rPr>
          <w:t>- 37 -</w:t>
        </w:r>
        <w:r w:rsidR="000431A5">
          <w:rPr>
            <w:webHidden/>
          </w:rPr>
          <w:fldChar w:fldCharType="end"/>
        </w:r>
      </w:hyperlink>
    </w:p>
    <w:p w14:paraId="34D9639D" w14:textId="360C286A" w:rsidR="000431A5" w:rsidRDefault="00481438">
      <w:pPr>
        <w:pStyle w:val="20"/>
        <w:rPr>
          <w:rFonts w:asciiTheme="minorHAnsi" w:eastAsiaTheme="minorEastAsia" w:hAnsiTheme="minorHAnsi" w:cstheme="minorBidi"/>
          <w:smallCaps w:val="0"/>
          <w:kern w:val="2"/>
          <w:lang w:eastAsia="ko-KR"/>
          <w14:ligatures w14:val="standardContextual"/>
        </w:rPr>
      </w:pPr>
      <w:hyperlink w:anchor="_Toc157012252" w:history="1">
        <w:r w:rsidR="000431A5" w:rsidRPr="00C40CD5">
          <w:rPr>
            <w:rStyle w:val="ab"/>
          </w:rPr>
          <w:t>Crime and Robbery</w:t>
        </w:r>
        <w:r w:rsidR="000431A5">
          <w:rPr>
            <w:webHidden/>
          </w:rPr>
          <w:tab/>
        </w:r>
        <w:r w:rsidR="000431A5">
          <w:rPr>
            <w:webHidden/>
          </w:rPr>
          <w:fldChar w:fldCharType="begin"/>
        </w:r>
        <w:r w:rsidR="000431A5">
          <w:rPr>
            <w:webHidden/>
          </w:rPr>
          <w:instrText xml:space="preserve"> PAGEREF _Toc157012252 \h </w:instrText>
        </w:r>
        <w:r w:rsidR="000431A5">
          <w:rPr>
            <w:webHidden/>
          </w:rPr>
        </w:r>
        <w:r w:rsidR="000431A5">
          <w:rPr>
            <w:webHidden/>
          </w:rPr>
          <w:fldChar w:fldCharType="separate"/>
        </w:r>
        <w:r w:rsidR="000431A5">
          <w:rPr>
            <w:webHidden/>
          </w:rPr>
          <w:t>- 37 -</w:t>
        </w:r>
        <w:r w:rsidR="000431A5">
          <w:rPr>
            <w:webHidden/>
          </w:rPr>
          <w:fldChar w:fldCharType="end"/>
        </w:r>
      </w:hyperlink>
    </w:p>
    <w:p w14:paraId="12CF3E1A" w14:textId="40A3F9B2" w:rsidR="000431A5" w:rsidRDefault="00481438">
      <w:pPr>
        <w:pStyle w:val="20"/>
        <w:rPr>
          <w:rFonts w:asciiTheme="minorHAnsi" w:eastAsiaTheme="minorEastAsia" w:hAnsiTheme="minorHAnsi" w:cstheme="minorBidi"/>
          <w:smallCaps w:val="0"/>
          <w:kern w:val="2"/>
          <w:lang w:eastAsia="ko-KR"/>
          <w14:ligatures w14:val="standardContextual"/>
        </w:rPr>
      </w:pPr>
      <w:hyperlink w:anchor="_Toc157012253" w:history="1">
        <w:r w:rsidR="000431A5" w:rsidRPr="00C40CD5">
          <w:rPr>
            <w:rStyle w:val="ab"/>
          </w:rPr>
          <w:t>Dress Code</w:t>
        </w:r>
        <w:r w:rsidR="000431A5">
          <w:rPr>
            <w:webHidden/>
          </w:rPr>
          <w:tab/>
        </w:r>
        <w:r w:rsidR="000431A5">
          <w:rPr>
            <w:webHidden/>
          </w:rPr>
          <w:fldChar w:fldCharType="begin"/>
        </w:r>
        <w:r w:rsidR="000431A5">
          <w:rPr>
            <w:webHidden/>
          </w:rPr>
          <w:instrText xml:space="preserve"> PAGEREF _Toc157012253 \h </w:instrText>
        </w:r>
        <w:r w:rsidR="000431A5">
          <w:rPr>
            <w:webHidden/>
          </w:rPr>
        </w:r>
        <w:r w:rsidR="000431A5">
          <w:rPr>
            <w:webHidden/>
          </w:rPr>
          <w:fldChar w:fldCharType="separate"/>
        </w:r>
        <w:r w:rsidR="000431A5">
          <w:rPr>
            <w:webHidden/>
          </w:rPr>
          <w:t>- 37 -</w:t>
        </w:r>
        <w:r w:rsidR="000431A5">
          <w:rPr>
            <w:webHidden/>
          </w:rPr>
          <w:fldChar w:fldCharType="end"/>
        </w:r>
      </w:hyperlink>
    </w:p>
    <w:p w14:paraId="338E2A89" w14:textId="117C0CAF" w:rsidR="000431A5" w:rsidRDefault="00481438">
      <w:pPr>
        <w:pStyle w:val="20"/>
        <w:rPr>
          <w:rFonts w:asciiTheme="minorHAnsi" w:eastAsiaTheme="minorEastAsia" w:hAnsiTheme="minorHAnsi" w:cstheme="minorBidi"/>
          <w:smallCaps w:val="0"/>
          <w:kern w:val="2"/>
          <w:lang w:eastAsia="ko-KR"/>
          <w14:ligatures w14:val="standardContextual"/>
        </w:rPr>
      </w:pPr>
      <w:hyperlink w:anchor="_Toc157012254" w:history="1">
        <w:r w:rsidR="000431A5" w:rsidRPr="00C40CD5">
          <w:rPr>
            <w:rStyle w:val="ab"/>
          </w:rPr>
          <w:t>Cell phone / Smartphone Policy</w:t>
        </w:r>
        <w:r w:rsidR="000431A5">
          <w:rPr>
            <w:webHidden/>
          </w:rPr>
          <w:tab/>
        </w:r>
        <w:r w:rsidR="000431A5">
          <w:rPr>
            <w:webHidden/>
          </w:rPr>
          <w:fldChar w:fldCharType="begin"/>
        </w:r>
        <w:r w:rsidR="000431A5">
          <w:rPr>
            <w:webHidden/>
          </w:rPr>
          <w:instrText xml:space="preserve"> PAGEREF _Toc157012254 \h </w:instrText>
        </w:r>
        <w:r w:rsidR="000431A5">
          <w:rPr>
            <w:webHidden/>
          </w:rPr>
        </w:r>
        <w:r w:rsidR="000431A5">
          <w:rPr>
            <w:webHidden/>
          </w:rPr>
          <w:fldChar w:fldCharType="separate"/>
        </w:r>
        <w:r w:rsidR="000431A5">
          <w:rPr>
            <w:webHidden/>
          </w:rPr>
          <w:t>- 38 -</w:t>
        </w:r>
        <w:r w:rsidR="000431A5">
          <w:rPr>
            <w:webHidden/>
          </w:rPr>
          <w:fldChar w:fldCharType="end"/>
        </w:r>
      </w:hyperlink>
    </w:p>
    <w:p w14:paraId="7002A15C" w14:textId="5971B0B4" w:rsidR="000431A5" w:rsidRDefault="00481438">
      <w:pPr>
        <w:pStyle w:val="20"/>
        <w:rPr>
          <w:rFonts w:asciiTheme="minorHAnsi" w:eastAsiaTheme="minorEastAsia" w:hAnsiTheme="minorHAnsi" w:cstheme="minorBidi"/>
          <w:smallCaps w:val="0"/>
          <w:kern w:val="2"/>
          <w:lang w:eastAsia="ko-KR"/>
          <w14:ligatures w14:val="standardContextual"/>
        </w:rPr>
      </w:pPr>
      <w:hyperlink w:anchor="_Toc157012255" w:history="1">
        <w:r w:rsidR="000431A5" w:rsidRPr="00C40CD5">
          <w:rPr>
            <w:rStyle w:val="ab"/>
          </w:rPr>
          <w:t>Company Property</w:t>
        </w:r>
        <w:r w:rsidR="000431A5">
          <w:rPr>
            <w:webHidden/>
          </w:rPr>
          <w:tab/>
        </w:r>
        <w:r w:rsidR="000431A5">
          <w:rPr>
            <w:webHidden/>
          </w:rPr>
          <w:fldChar w:fldCharType="begin"/>
        </w:r>
        <w:r w:rsidR="000431A5">
          <w:rPr>
            <w:webHidden/>
          </w:rPr>
          <w:instrText xml:space="preserve"> PAGEREF _Toc157012255 \h </w:instrText>
        </w:r>
        <w:r w:rsidR="000431A5">
          <w:rPr>
            <w:webHidden/>
          </w:rPr>
        </w:r>
        <w:r w:rsidR="000431A5">
          <w:rPr>
            <w:webHidden/>
          </w:rPr>
          <w:fldChar w:fldCharType="separate"/>
        </w:r>
        <w:r w:rsidR="000431A5">
          <w:rPr>
            <w:webHidden/>
          </w:rPr>
          <w:t>- 38 -</w:t>
        </w:r>
        <w:r w:rsidR="000431A5">
          <w:rPr>
            <w:webHidden/>
          </w:rPr>
          <w:fldChar w:fldCharType="end"/>
        </w:r>
      </w:hyperlink>
    </w:p>
    <w:p w14:paraId="2FF52D3A" w14:textId="0163DE5B" w:rsidR="000431A5" w:rsidRDefault="00481438">
      <w:pPr>
        <w:pStyle w:val="20"/>
        <w:rPr>
          <w:rFonts w:asciiTheme="minorHAnsi" w:eastAsiaTheme="minorEastAsia" w:hAnsiTheme="minorHAnsi" w:cstheme="minorBidi"/>
          <w:smallCaps w:val="0"/>
          <w:kern w:val="2"/>
          <w:lang w:eastAsia="ko-KR"/>
          <w14:ligatures w14:val="standardContextual"/>
        </w:rPr>
      </w:pPr>
      <w:hyperlink w:anchor="_Toc157012256" w:history="1">
        <w:r w:rsidR="000431A5" w:rsidRPr="00C40CD5">
          <w:rPr>
            <w:rStyle w:val="ab"/>
          </w:rPr>
          <w:t>Electronic Communication</w:t>
        </w:r>
        <w:r w:rsidR="000431A5">
          <w:rPr>
            <w:webHidden/>
          </w:rPr>
          <w:tab/>
        </w:r>
        <w:r w:rsidR="000431A5">
          <w:rPr>
            <w:webHidden/>
          </w:rPr>
          <w:fldChar w:fldCharType="begin"/>
        </w:r>
        <w:r w:rsidR="000431A5">
          <w:rPr>
            <w:webHidden/>
          </w:rPr>
          <w:instrText xml:space="preserve"> PAGEREF _Toc157012256 \h </w:instrText>
        </w:r>
        <w:r w:rsidR="000431A5">
          <w:rPr>
            <w:webHidden/>
          </w:rPr>
        </w:r>
        <w:r w:rsidR="000431A5">
          <w:rPr>
            <w:webHidden/>
          </w:rPr>
          <w:fldChar w:fldCharType="separate"/>
        </w:r>
        <w:r w:rsidR="000431A5">
          <w:rPr>
            <w:webHidden/>
          </w:rPr>
          <w:t>- 38 -</w:t>
        </w:r>
        <w:r w:rsidR="000431A5">
          <w:rPr>
            <w:webHidden/>
          </w:rPr>
          <w:fldChar w:fldCharType="end"/>
        </w:r>
      </w:hyperlink>
    </w:p>
    <w:p w14:paraId="6BD4C5A3" w14:textId="78B76CA7" w:rsidR="000431A5" w:rsidRDefault="00481438">
      <w:pPr>
        <w:pStyle w:val="20"/>
        <w:rPr>
          <w:rFonts w:asciiTheme="minorHAnsi" w:eastAsiaTheme="minorEastAsia" w:hAnsiTheme="minorHAnsi" w:cstheme="minorBidi"/>
          <w:smallCaps w:val="0"/>
          <w:kern w:val="2"/>
          <w:lang w:eastAsia="ko-KR"/>
          <w14:ligatures w14:val="standardContextual"/>
        </w:rPr>
      </w:pPr>
      <w:hyperlink w:anchor="_Toc157012257" w:history="1">
        <w:r w:rsidR="000431A5" w:rsidRPr="00C40CD5">
          <w:rPr>
            <w:rStyle w:val="ab"/>
          </w:rPr>
          <w:t>Social Media Network Policy</w:t>
        </w:r>
        <w:r w:rsidR="000431A5">
          <w:rPr>
            <w:webHidden/>
          </w:rPr>
          <w:tab/>
        </w:r>
        <w:r w:rsidR="000431A5">
          <w:rPr>
            <w:webHidden/>
          </w:rPr>
          <w:fldChar w:fldCharType="begin"/>
        </w:r>
        <w:r w:rsidR="000431A5">
          <w:rPr>
            <w:webHidden/>
          </w:rPr>
          <w:instrText xml:space="preserve"> PAGEREF _Toc157012257 \h </w:instrText>
        </w:r>
        <w:r w:rsidR="000431A5">
          <w:rPr>
            <w:webHidden/>
          </w:rPr>
        </w:r>
        <w:r w:rsidR="000431A5">
          <w:rPr>
            <w:webHidden/>
          </w:rPr>
          <w:fldChar w:fldCharType="separate"/>
        </w:r>
        <w:r w:rsidR="000431A5">
          <w:rPr>
            <w:webHidden/>
          </w:rPr>
          <w:t>- 39 -</w:t>
        </w:r>
        <w:r w:rsidR="000431A5">
          <w:rPr>
            <w:webHidden/>
          </w:rPr>
          <w:fldChar w:fldCharType="end"/>
        </w:r>
      </w:hyperlink>
    </w:p>
    <w:p w14:paraId="5CAEE790" w14:textId="7A739711" w:rsidR="000431A5" w:rsidRDefault="00481438">
      <w:pPr>
        <w:pStyle w:val="20"/>
        <w:rPr>
          <w:rFonts w:asciiTheme="minorHAnsi" w:eastAsiaTheme="minorEastAsia" w:hAnsiTheme="minorHAnsi" w:cstheme="minorBidi"/>
          <w:smallCaps w:val="0"/>
          <w:kern w:val="2"/>
          <w:lang w:eastAsia="ko-KR"/>
          <w14:ligatures w14:val="standardContextual"/>
        </w:rPr>
      </w:pPr>
      <w:hyperlink w:anchor="_Toc157012258" w:history="1">
        <w:r w:rsidR="000431A5" w:rsidRPr="00C40CD5">
          <w:rPr>
            <w:rStyle w:val="ab"/>
          </w:rPr>
          <w:t>Proprietary &amp; Confidential Information</w:t>
        </w:r>
        <w:r w:rsidR="000431A5">
          <w:rPr>
            <w:webHidden/>
          </w:rPr>
          <w:tab/>
        </w:r>
        <w:r w:rsidR="000431A5">
          <w:rPr>
            <w:webHidden/>
          </w:rPr>
          <w:fldChar w:fldCharType="begin"/>
        </w:r>
        <w:r w:rsidR="000431A5">
          <w:rPr>
            <w:webHidden/>
          </w:rPr>
          <w:instrText xml:space="preserve"> PAGEREF _Toc157012258 \h </w:instrText>
        </w:r>
        <w:r w:rsidR="000431A5">
          <w:rPr>
            <w:webHidden/>
          </w:rPr>
        </w:r>
        <w:r w:rsidR="000431A5">
          <w:rPr>
            <w:webHidden/>
          </w:rPr>
          <w:fldChar w:fldCharType="separate"/>
        </w:r>
        <w:r w:rsidR="000431A5">
          <w:rPr>
            <w:webHidden/>
          </w:rPr>
          <w:t>- 42 -</w:t>
        </w:r>
        <w:r w:rsidR="000431A5">
          <w:rPr>
            <w:webHidden/>
          </w:rPr>
          <w:fldChar w:fldCharType="end"/>
        </w:r>
      </w:hyperlink>
    </w:p>
    <w:p w14:paraId="3CF66823" w14:textId="233B8FB0" w:rsidR="000431A5" w:rsidRDefault="00481438">
      <w:pPr>
        <w:pStyle w:val="10"/>
        <w:rPr>
          <w:rFonts w:asciiTheme="minorHAnsi" w:eastAsiaTheme="minorEastAsia" w:hAnsiTheme="minorHAnsi" w:cstheme="minorBidi"/>
          <w:b w:val="0"/>
          <w:caps w:val="0"/>
          <w:noProof/>
          <w:kern w:val="2"/>
          <w:lang w:eastAsia="ko-KR"/>
          <w14:ligatures w14:val="standardContextual"/>
        </w:rPr>
      </w:pPr>
      <w:hyperlink w:anchor="_Toc157012259" w:history="1">
        <w:r w:rsidR="000431A5" w:rsidRPr="00C40CD5">
          <w:rPr>
            <w:rStyle w:val="ab"/>
            <w:rFonts w:ascii="Times New Roman" w:hAnsi="Times New Roman"/>
            <w:noProof/>
          </w:rPr>
          <w:t>RECEIPT OF HANDBOOK</w:t>
        </w:r>
        <w:r w:rsidR="000431A5" w:rsidRPr="00C40CD5">
          <w:rPr>
            <w:rStyle w:val="ab"/>
            <w:rFonts w:ascii="Times New Roman" w:hAnsi="Times New Roman"/>
            <w:noProof/>
            <w:lang w:eastAsia="ko-KR"/>
          </w:rPr>
          <w:t xml:space="preserve"> AND </w:t>
        </w:r>
        <w:r w:rsidR="000431A5" w:rsidRPr="00C40CD5">
          <w:rPr>
            <w:rStyle w:val="ab"/>
            <w:rFonts w:ascii="Times New Roman" w:hAnsi="Times New Roman"/>
            <w:noProof/>
          </w:rPr>
          <w:t>ACKNOWLEDGMENT OF AT-WILL EMPLOYMENT – EMPLOYEE COPY</w:t>
        </w:r>
        <w:r w:rsidR="000431A5">
          <w:rPr>
            <w:noProof/>
            <w:webHidden/>
          </w:rPr>
          <w:tab/>
        </w:r>
        <w:r w:rsidR="000431A5">
          <w:rPr>
            <w:noProof/>
            <w:webHidden/>
          </w:rPr>
          <w:fldChar w:fldCharType="begin"/>
        </w:r>
        <w:r w:rsidR="000431A5">
          <w:rPr>
            <w:noProof/>
            <w:webHidden/>
          </w:rPr>
          <w:instrText xml:space="preserve"> PAGEREF _Toc157012259 \h </w:instrText>
        </w:r>
        <w:r w:rsidR="000431A5">
          <w:rPr>
            <w:noProof/>
            <w:webHidden/>
          </w:rPr>
        </w:r>
        <w:r w:rsidR="000431A5">
          <w:rPr>
            <w:noProof/>
            <w:webHidden/>
          </w:rPr>
          <w:fldChar w:fldCharType="separate"/>
        </w:r>
        <w:r w:rsidR="000431A5">
          <w:rPr>
            <w:noProof/>
            <w:webHidden/>
          </w:rPr>
          <w:t>- 43 -</w:t>
        </w:r>
        <w:r w:rsidR="000431A5">
          <w:rPr>
            <w:noProof/>
            <w:webHidden/>
          </w:rPr>
          <w:fldChar w:fldCharType="end"/>
        </w:r>
      </w:hyperlink>
    </w:p>
    <w:p w14:paraId="5405E4F9" w14:textId="319C88FA" w:rsidR="000431A5" w:rsidRDefault="00481438">
      <w:pPr>
        <w:pStyle w:val="10"/>
        <w:rPr>
          <w:rFonts w:asciiTheme="minorHAnsi" w:eastAsiaTheme="minorEastAsia" w:hAnsiTheme="minorHAnsi" w:cstheme="minorBidi"/>
          <w:b w:val="0"/>
          <w:caps w:val="0"/>
          <w:noProof/>
          <w:kern w:val="2"/>
          <w:lang w:eastAsia="ko-KR"/>
          <w14:ligatures w14:val="standardContextual"/>
        </w:rPr>
      </w:pPr>
      <w:hyperlink w:anchor="_Toc157012260" w:history="1">
        <w:r w:rsidR="000431A5" w:rsidRPr="00C40CD5">
          <w:rPr>
            <w:rStyle w:val="ab"/>
            <w:rFonts w:ascii="Times New Roman" w:hAnsi="Times New Roman"/>
            <w:noProof/>
          </w:rPr>
          <w:t>RECEIPT OF HANDBOOK</w:t>
        </w:r>
        <w:r w:rsidR="000431A5" w:rsidRPr="00C40CD5">
          <w:rPr>
            <w:rStyle w:val="ab"/>
            <w:rFonts w:ascii="Times New Roman" w:hAnsi="Times New Roman"/>
            <w:noProof/>
            <w:lang w:eastAsia="ko-KR"/>
          </w:rPr>
          <w:t xml:space="preserve"> AND </w:t>
        </w:r>
        <w:r w:rsidR="000431A5" w:rsidRPr="00C40CD5">
          <w:rPr>
            <w:rStyle w:val="ab"/>
            <w:rFonts w:ascii="Times New Roman" w:hAnsi="Times New Roman"/>
            <w:noProof/>
          </w:rPr>
          <w:t>ACKNOWLEDGMENT OF AT-WILL EMPLOYMENT – EMPLOYER COPY</w:t>
        </w:r>
        <w:r w:rsidR="000431A5">
          <w:rPr>
            <w:noProof/>
            <w:webHidden/>
          </w:rPr>
          <w:tab/>
        </w:r>
        <w:r w:rsidR="000431A5">
          <w:rPr>
            <w:noProof/>
            <w:webHidden/>
          </w:rPr>
          <w:fldChar w:fldCharType="begin"/>
        </w:r>
        <w:r w:rsidR="000431A5">
          <w:rPr>
            <w:noProof/>
            <w:webHidden/>
          </w:rPr>
          <w:instrText xml:space="preserve"> PAGEREF _Toc157012260 \h </w:instrText>
        </w:r>
        <w:r w:rsidR="000431A5">
          <w:rPr>
            <w:noProof/>
            <w:webHidden/>
          </w:rPr>
        </w:r>
        <w:r w:rsidR="000431A5">
          <w:rPr>
            <w:noProof/>
            <w:webHidden/>
          </w:rPr>
          <w:fldChar w:fldCharType="separate"/>
        </w:r>
        <w:r w:rsidR="000431A5">
          <w:rPr>
            <w:noProof/>
            <w:webHidden/>
          </w:rPr>
          <w:t>- 44 -</w:t>
        </w:r>
        <w:r w:rsidR="000431A5">
          <w:rPr>
            <w:noProof/>
            <w:webHidden/>
          </w:rPr>
          <w:fldChar w:fldCharType="end"/>
        </w:r>
      </w:hyperlink>
    </w:p>
    <w:p w14:paraId="77D8714C" w14:textId="012E11A2" w:rsidR="00560DB0" w:rsidRPr="00B35BCF" w:rsidRDefault="00560DB0">
      <w:r w:rsidRPr="00B35BCF">
        <w:rPr>
          <w:b/>
          <w:bCs/>
          <w:noProof/>
        </w:rPr>
        <w:fldChar w:fldCharType="end"/>
      </w:r>
    </w:p>
    <w:p w14:paraId="457F5D68" w14:textId="77777777" w:rsidR="00560DB0" w:rsidRPr="00B35BCF" w:rsidRDefault="00560DB0" w:rsidP="00560DB0">
      <w:pPr>
        <w:jc w:val="both"/>
      </w:pPr>
      <w:r w:rsidRPr="00B35BCF">
        <w:t xml:space="preserve"> </w:t>
      </w:r>
    </w:p>
    <w:p w14:paraId="422F2EBB" w14:textId="77777777" w:rsidR="00D811C2" w:rsidRPr="00B35BCF" w:rsidRDefault="00D811C2" w:rsidP="00F9561A">
      <w:pPr>
        <w:jc w:val="both"/>
        <w:sectPr w:rsidR="00D811C2" w:rsidRPr="00B35BCF" w:rsidSect="0030678A">
          <w:footerReference w:type="even" r:id="rId9"/>
          <w:pgSz w:w="12240" w:h="15840"/>
          <w:pgMar w:top="1440" w:right="1584" w:bottom="1440" w:left="1584" w:header="720" w:footer="720" w:gutter="0"/>
          <w:pgBorders w:display="firstPage" w:offsetFrom="page">
            <w:top w:val="single" w:sz="4" w:space="24" w:color="auto"/>
            <w:left w:val="single" w:sz="4" w:space="24" w:color="auto"/>
            <w:bottom w:val="single" w:sz="4" w:space="24" w:color="auto"/>
            <w:right w:val="single" w:sz="4" w:space="24" w:color="auto"/>
          </w:pgBorders>
          <w:pgNumType w:fmt="numberInDash" w:start="0"/>
          <w:cols w:space="720"/>
          <w:titlePg/>
          <w:docGrid w:linePitch="360"/>
        </w:sectPr>
      </w:pPr>
    </w:p>
    <w:p w14:paraId="27208E82" w14:textId="2C6E41D7" w:rsidR="00BE32DC" w:rsidRPr="00832FDE" w:rsidRDefault="00A82656" w:rsidP="00D232B4">
      <w:pPr>
        <w:pStyle w:val="1"/>
        <w:spacing w:before="0"/>
        <w:jc w:val="both"/>
        <w:rPr>
          <w:rFonts w:ascii="Arial" w:hAnsi="Arial"/>
          <w:color w:val="1F497D" w:themeColor="text2"/>
          <w:sz w:val="32"/>
        </w:rPr>
      </w:pPr>
      <w:bookmarkStart w:id="0" w:name="_Toc157012182"/>
      <w:bookmarkStart w:id="1" w:name="_Toc28147691"/>
      <w:bookmarkStart w:id="2" w:name="_Toc414625026"/>
      <w:r w:rsidRPr="00832FDE">
        <w:rPr>
          <w:rFonts w:ascii="Arial" w:hAnsi="Arial"/>
          <w:color w:val="1F497D" w:themeColor="text2"/>
          <w:sz w:val="32"/>
        </w:rPr>
        <w:lastRenderedPageBreak/>
        <w:t xml:space="preserve">Welcome </w:t>
      </w:r>
      <w:r w:rsidR="00D21B49">
        <w:rPr>
          <w:rFonts w:ascii="Arial" w:hAnsi="Arial"/>
          <w:color w:val="1F497D" w:themeColor="text2"/>
          <w:sz w:val="32"/>
        </w:rPr>
        <w:t>t</w:t>
      </w:r>
      <w:r w:rsidRPr="00832FDE">
        <w:rPr>
          <w:rFonts w:ascii="Arial" w:hAnsi="Arial"/>
          <w:color w:val="1F497D" w:themeColor="text2"/>
          <w:sz w:val="32"/>
        </w:rPr>
        <w:t>o Our Team!!</w:t>
      </w:r>
      <w:bookmarkEnd w:id="0"/>
    </w:p>
    <w:p w14:paraId="2707CB26" w14:textId="77777777" w:rsidR="00BE32DC" w:rsidRPr="00B35BCF" w:rsidRDefault="00BE32DC" w:rsidP="00954615">
      <w:pPr>
        <w:jc w:val="both"/>
        <w:rPr>
          <w:sz w:val="24"/>
          <w:szCs w:val="24"/>
        </w:rPr>
      </w:pPr>
    </w:p>
    <w:p w14:paraId="56FFA4A1" w14:textId="2B1B4813" w:rsidR="00A82656" w:rsidRPr="00B35BCF" w:rsidRDefault="00A82656" w:rsidP="00954615">
      <w:pPr>
        <w:jc w:val="both"/>
        <w:rPr>
          <w:sz w:val="24"/>
          <w:szCs w:val="24"/>
        </w:rPr>
      </w:pPr>
      <w:r w:rsidRPr="00B35BCF">
        <w:rPr>
          <w:sz w:val="24"/>
          <w:szCs w:val="24"/>
        </w:rPr>
        <w:t>We welcome you to</w:t>
      </w:r>
      <w:r w:rsidR="0003464F">
        <w:rPr>
          <w:rFonts w:hint="eastAsia"/>
          <w:sz w:val="24"/>
          <w:szCs w:val="24"/>
          <w:lang w:eastAsia="ko-KR"/>
        </w:rPr>
        <w:t xml:space="preserve"> Fursys America</w:t>
      </w:r>
      <w:r w:rsidR="00F82BAF">
        <w:rPr>
          <w:sz w:val="24"/>
          <w:szCs w:val="24"/>
        </w:rPr>
        <w:t xml:space="preserve"> </w:t>
      </w:r>
      <w:r w:rsidR="0003464F">
        <w:rPr>
          <w:rFonts w:hint="eastAsia"/>
          <w:sz w:val="24"/>
          <w:szCs w:val="24"/>
          <w:lang w:eastAsia="ko-KR"/>
        </w:rPr>
        <w:t>LLC.</w:t>
      </w:r>
      <w:r w:rsidRPr="00B35BCF">
        <w:rPr>
          <w:sz w:val="24"/>
          <w:szCs w:val="24"/>
        </w:rPr>
        <w:t xml:space="preserve"> We have prepared this </w:t>
      </w:r>
      <w:r w:rsidR="0027216C" w:rsidRPr="00B35BCF">
        <w:rPr>
          <w:sz w:val="24"/>
          <w:szCs w:val="24"/>
        </w:rPr>
        <w:t>Employee H</w:t>
      </w:r>
      <w:r w:rsidRPr="00B35BCF">
        <w:rPr>
          <w:sz w:val="24"/>
          <w:szCs w:val="24"/>
        </w:rPr>
        <w:t xml:space="preserve">andbook </w:t>
      </w:r>
      <w:r w:rsidR="0027216C" w:rsidRPr="00B35BCF">
        <w:rPr>
          <w:sz w:val="24"/>
          <w:szCs w:val="24"/>
        </w:rPr>
        <w:t xml:space="preserve">as a </w:t>
      </w:r>
      <w:r w:rsidRPr="00B35BCF">
        <w:rPr>
          <w:sz w:val="24"/>
          <w:szCs w:val="24"/>
        </w:rPr>
        <w:t xml:space="preserve">guide to answer some of the questions that you may have concerning </w:t>
      </w:r>
      <w:r w:rsidR="0003464F">
        <w:rPr>
          <w:rFonts w:hint="eastAsia"/>
          <w:sz w:val="24"/>
          <w:szCs w:val="24"/>
          <w:lang w:eastAsia="ko-KR"/>
        </w:rPr>
        <w:t>Fursys America</w:t>
      </w:r>
      <w:r w:rsidR="00F82BAF">
        <w:rPr>
          <w:sz w:val="24"/>
          <w:szCs w:val="24"/>
        </w:rPr>
        <w:t xml:space="preserve"> </w:t>
      </w:r>
      <w:r w:rsidR="0003464F">
        <w:rPr>
          <w:rFonts w:hint="eastAsia"/>
          <w:sz w:val="24"/>
          <w:szCs w:val="24"/>
          <w:lang w:eastAsia="ko-KR"/>
        </w:rPr>
        <w:t>LLC</w:t>
      </w:r>
      <w:r w:rsidR="00F82BAF">
        <w:rPr>
          <w:sz w:val="24"/>
          <w:szCs w:val="24"/>
        </w:rPr>
        <w:t>.</w:t>
      </w:r>
      <w:r w:rsidR="001E166F" w:rsidRPr="00B35BCF">
        <w:rPr>
          <w:sz w:val="24"/>
          <w:szCs w:val="24"/>
        </w:rPr>
        <w:t xml:space="preserve"> </w:t>
      </w:r>
      <w:r w:rsidRPr="00B35BCF">
        <w:rPr>
          <w:sz w:val="24"/>
          <w:szCs w:val="24"/>
        </w:rPr>
        <w:t xml:space="preserve">and its policies. This </w:t>
      </w:r>
      <w:r w:rsidR="007E7A5E" w:rsidRPr="00B35BCF">
        <w:rPr>
          <w:sz w:val="24"/>
          <w:szCs w:val="24"/>
        </w:rPr>
        <w:t>Employee H</w:t>
      </w:r>
      <w:r w:rsidRPr="00B35BCF">
        <w:rPr>
          <w:sz w:val="24"/>
          <w:szCs w:val="24"/>
        </w:rPr>
        <w:t xml:space="preserve">andbook is intended solely as </w:t>
      </w:r>
      <w:r w:rsidR="00762A70" w:rsidRPr="00B35BCF">
        <w:rPr>
          <w:sz w:val="24"/>
          <w:szCs w:val="24"/>
        </w:rPr>
        <w:t xml:space="preserve">a </w:t>
      </w:r>
      <w:r w:rsidRPr="00B35BCF">
        <w:rPr>
          <w:sz w:val="24"/>
          <w:szCs w:val="24"/>
        </w:rPr>
        <w:t xml:space="preserve">guide. </w:t>
      </w:r>
      <w:r w:rsidR="0027216C" w:rsidRPr="00B35BCF">
        <w:rPr>
          <w:sz w:val="24"/>
          <w:szCs w:val="24"/>
        </w:rPr>
        <w:t>Please r</w:t>
      </w:r>
      <w:r w:rsidRPr="00B35BCF">
        <w:rPr>
          <w:sz w:val="24"/>
          <w:szCs w:val="24"/>
        </w:rPr>
        <w:t>ead it thoroughly</w:t>
      </w:r>
      <w:r w:rsidR="00762A70" w:rsidRPr="00B35BCF">
        <w:rPr>
          <w:sz w:val="24"/>
          <w:szCs w:val="24"/>
        </w:rPr>
        <w:t>,</w:t>
      </w:r>
      <w:r w:rsidR="0027216C" w:rsidRPr="00B35BCF">
        <w:rPr>
          <w:sz w:val="24"/>
          <w:szCs w:val="24"/>
        </w:rPr>
        <w:t xml:space="preserve"> and</w:t>
      </w:r>
      <w:r w:rsidRPr="00B35BCF">
        <w:rPr>
          <w:sz w:val="24"/>
          <w:szCs w:val="24"/>
        </w:rPr>
        <w:t xml:space="preserve"> </w:t>
      </w:r>
      <w:r w:rsidR="0027216C" w:rsidRPr="00B35BCF">
        <w:rPr>
          <w:sz w:val="24"/>
          <w:szCs w:val="24"/>
        </w:rPr>
        <w:t>i</w:t>
      </w:r>
      <w:r w:rsidRPr="00B35BCF">
        <w:rPr>
          <w:sz w:val="24"/>
          <w:szCs w:val="24"/>
        </w:rPr>
        <w:t xml:space="preserve">f you have questions about </w:t>
      </w:r>
      <w:r w:rsidR="0027216C" w:rsidRPr="00B35BCF">
        <w:rPr>
          <w:sz w:val="24"/>
          <w:szCs w:val="24"/>
        </w:rPr>
        <w:t>the contents of this Employee Handbook</w:t>
      </w:r>
      <w:r w:rsidRPr="00B35BCF">
        <w:rPr>
          <w:sz w:val="24"/>
          <w:szCs w:val="24"/>
        </w:rPr>
        <w:t xml:space="preserve">, </w:t>
      </w:r>
      <w:r w:rsidR="0027216C" w:rsidRPr="00B35BCF">
        <w:rPr>
          <w:sz w:val="24"/>
          <w:szCs w:val="24"/>
        </w:rPr>
        <w:t xml:space="preserve">please </w:t>
      </w:r>
      <w:r w:rsidRPr="00B35BCF">
        <w:rPr>
          <w:sz w:val="24"/>
          <w:szCs w:val="24"/>
        </w:rPr>
        <w:t xml:space="preserve">contact your </w:t>
      </w:r>
      <w:r w:rsidR="00F23E6F" w:rsidRPr="00B35BCF">
        <w:rPr>
          <w:rFonts w:hint="eastAsia"/>
          <w:sz w:val="24"/>
          <w:szCs w:val="24"/>
          <w:lang w:eastAsia="ko-KR"/>
        </w:rPr>
        <w:t>m</w:t>
      </w:r>
      <w:r w:rsidRPr="00B35BCF">
        <w:rPr>
          <w:sz w:val="24"/>
          <w:szCs w:val="24"/>
        </w:rPr>
        <w:t xml:space="preserve">anager </w:t>
      </w:r>
      <w:r w:rsidR="007E7A5E" w:rsidRPr="00B35BCF">
        <w:rPr>
          <w:sz w:val="24"/>
          <w:szCs w:val="24"/>
        </w:rPr>
        <w:t>for</w:t>
      </w:r>
      <w:r w:rsidRPr="00B35BCF">
        <w:rPr>
          <w:sz w:val="24"/>
          <w:szCs w:val="24"/>
        </w:rPr>
        <w:t xml:space="preserve"> assistance. </w:t>
      </w:r>
    </w:p>
    <w:p w14:paraId="285B8B42" w14:textId="77777777" w:rsidR="00A82656" w:rsidRPr="00B35BCF" w:rsidRDefault="00A82656" w:rsidP="00954615">
      <w:pPr>
        <w:jc w:val="both"/>
        <w:rPr>
          <w:sz w:val="24"/>
          <w:szCs w:val="24"/>
        </w:rPr>
      </w:pPr>
    </w:p>
    <w:p w14:paraId="5AFA237D" w14:textId="6F48B23A" w:rsidR="00A82656" w:rsidRPr="00B35BCF" w:rsidRDefault="00A82656" w:rsidP="00954615">
      <w:pPr>
        <w:jc w:val="both"/>
        <w:rPr>
          <w:sz w:val="24"/>
          <w:szCs w:val="24"/>
        </w:rPr>
      </w:pPr>
      <w:r w:rsidRPr="00B35BCF">
        <w:rPr>
          <w:sz w:val="24"/>
          <w:szCs w:val="24"/>
        </w:rPr>
        <w:t xml:space="preserve">We hope </w:t>
      </w:r>
      <w:r w:rsidR="0027216C" w:rsidRPr="00B35BCF">
        <w:rPr>
          <w:sz w:val="24"/>
          <w:szCs w:val="24"/>
        </w:rPr>
        <w:t xml:space="preserve">that </w:t>
      </w:r>
      <w:r w:rsidRPr="00B35BCF">
        <w:rPr>
          <w:sz w:val="24"/>
          <w:szCs w:val="24"/>
        </w:rPr>
        <w:t xml:space="preserve">you find your time with us to be an enjoyable and </w:t>
      </w:r>
      <w:r w:rsidR="0027216C" w:rsidRPr="00B35BCF">
        <w:rPr>
          <w:sz w:val="24"/>
          <w:szCs w:val="24"/>
        </w:rPr>
        <w:t xml:space="preserve">rewarding </w:t>
      </w:r>
      <w:r w:rsidRPr="00B35BCF">
        <w:rPr>
          <w:sz w:val="24"/>
          <w:szCs w:val="24"/>
        </w:rPr>
        <w:t xml:space="preserve">experience. </w:t>
      </w:r>
    </w:p>
    <w:p w14:paraId="49305B4F" w14:textId="77777777" w:rsidR="00A82656" w:rsidRPr="00B35BCF" w:rsidRDefault="00A82656" w:rsidP="00954615">
      <w:pPr>
        <w:jc w:val="both"/>
        <w:rPr>
          <w:sz w:val="24"/>
          <w:szCs w:val="24"/>
        </w:rPr>
      </w:pPr>
    </w:p>
    <w:p w14:paraId="5F2BCAED" w14:textId="6198D167" w:rsidR="00A82656" w:rsidRPr="00B35BCF" w:rsidRDefault="00A82656" w:rsidP="00954615">
      <w:pPr>
        <w:jc w:val="both"/>
        <w:rPr>
          <w:sz w:val="24"/>
          <w:szCs w:val="24"/>
        </w:rPr>
      </w:pPr>
      <w:r w:rsidRPr="00B35BCF">
        <w:rPr>
          <w:sz w:val="24"/>
          <w:szCs w:val="24"/>
        </w:rPr>
        <w:t xml:space="preserve">Once again, welcome to </w:t>
      </w:r>
      <w:r w:rsidR="0003464F">
        <w:rPr>
          <w:rFonts w:hint="eastAsia"/>
          <w:sz w:val="24"/>
          <w:szCs w:val="24"/>
          <w:lang w:eastAsia="ko-KR"/>
        </w:rPr>
        <w:t>Fursys America</w:t>
      </w:r>
      <w:r w:rsidR="00F82BAF">
        <w:rPr>
          <w:rFonts w:hint="eastAsia"/>
          <w:sz w:val="24"/>
          <w:szCs w:val="24"/>
          <w:lang w:eastAsia="ko-KR"/>
        </w:rPr>
        <w:t xml:space="preserve"> </w:t>
      </w:r>
      <w:r w:rsidR="00F82BAF">
        <w:rPr>
          <w:sz w:val="24"/>
          <w:szCs w:val="24"/>
        </w:rPr>
        <w:t>Corp.</w:t>
      </w:r>
      <w:r w:rsidRPr="00B35BCF">
        <w:rPr>
          <w:sz w:val="24"/>
          <w:szCs w:val="24"/>
        </w:rPr>
        <w:t xml:space="preserve"> </w:t>
      </w:r>
    </w:p>
    <w:p w14:paraId="2E14CF26" w14:textId="00395CEE" w:rsidR="00A82656" w:rsidRPr="00B35BCF" w:rsidRDefault="00A82656" w:rsidP="00954615">
      <w:pPr>
        <w:jc w:val="both"/>
        <w:rPr>
          <w:sz w:val="24"/>
          <w:szCs w:val="24"/>
        </w:rPr>
      </w:pPr>
    </w:p>
    <w:p w14:paraId="33AED6D3" w14:textId="77777777" w:rsidR="00B616F4" w:rsidRPr="00B35BCF" w:rsidRDefault="00B616F4" w:rsidP="00954615">
      <w:pPr>
        <w:jc w:val="both"/>
        <w:rPr>
          <w:sz w:val="24"/>
          <w:szCs w:val="24"/>
        </w:rPr>
      </w:pPr>
    </w:p>
    <w:p w14:paraId="0C0490AF" w14:textId="4CA34B8E" w:rsidR="00B616F4" w:rsidRPr="00B35BCF" w:rsidRDefault="00A82656" w:rsidP="00954615">
      <w:pPr>
        <w:jc w:val="both"/>
        <w:rPr>
          <w:sz w:val="24"/>
          <w:szCs w:val="24"/>
          <w:lang w:eastAsia="ko-KR"/>
        </w:rPr>
      </w:pPr>
      <w:r w:rsidRPr="00B35BCF">
        <w:rPr>
          <w:sz w:val="24"/>
          <w:szCs w:val="24"/>
        </w:rPr>
        <w:t xml:space="preserve">Sincerely, </w:t>
      </w:r>
    </w:p>
    <w:p w14:paraId="2BB9681E" w14:textId="77777777" w:rsidR="00A82656" w:rsidRPr="00B35BCF" w:rsidRDefault="00A82656" w:rsidP="00954615">
      <w:pPr>
        <w:jc w:val="both"/>
        <w:rPr>
          <w:sz w:val="24"/>
          <w:szCs w:val="24"/>
        </w:rPr>
      </w:pPr>
    </w:p>
    <w:p w14:paraId="05EAB2F4" w14:textId="77777777" w:rsidR="0003464F" w:rsidRDefault="0003464F" w:rsidP="00EC10B2">
      <w:pPr>
        <w:jc w:val="both"/>
        <w:rPr>
          <w:sz w:val="24"/>
          <w:szCs w:val="24"/>
          <w:lang w:eastAsia="ko-KR"/>
        </w:rPr>
      </w:pPr>
      <w:r>
        <w:rPr>
          <w:rFonts w:hint="eastAsia"/>
          <w:sz w:val="24"/>
          <w:szCs w:val="24"/>
          <w:lang w:eastAsia="ko-KR"/>
        </w:rPr>
        <w:t xml:space="preserve">Jay Choi  </w:t>
      </w:r>
    </w:p>
    <w:p w14:paraId="1BCF0E8B" w14:textId="54ACDD5D" w:rsidR="001E166F" w:rsidRPr="00B35BCF" w:rsidRDefault="0003464F" w:rsidP="00EC10B2">
      <w:pPr>
        <w:jc w:val="both"/>
        <w:rPr>
          <w:sz w:val="24"/>
          <w:szCs w:val="24"/>
        </w:rPr>
      </w:pPr>
      <w:r>
        <w:rPr>
          <w:rFonts w:hint="eastAsia"/>
          <w:sz w:val="24"/>
          <w:szCs w:val="24"/>
          <w:lang w:eastAsia="ko-KR"/>
        </w:rPr>
        <w:t>CEO</w:t>
      </w:r>
      <w:r w:rsidR="001E166F">
        <w:rPr>
          <w:sz w:val="24"/>
          <w:szCs w:val="24"/>
        </w:rPr>
        <w:t xml:space="preserve"> of </w:t>
      </w:r>
      <w:r>
        <w:rPr>
          <w:rFonts w:hint="eastAsia"/>
          <w:sz w:val="24"/>
          <w:szCs w:val="24"/>
          <w:lang w:eastAsia="ko-KR"/>
        </w:rPr>
        <w:t>Fursys America LLC</w:t>
      </w:r>
    </w:p>
    <w:p w14:paraId="4F6E2BCA" w14:textId="77777777" w:rsidR="001F3BC5" w:rsidRPr="00B35BCF" w:rsidRDefault="001F3BC5">
      <w:pPr>
        <w:rPr>
          <w:rFonts w:ascii="Arial" w:hAnsi="Arial" w:cs="Arial"/>
          <w:b/>
          <w:bCs/>
          <w:color w:val="002060"/>
          <w:kern w:val="32"/>
          <w:sz w:val="32"/>
          <w:szCs w:val="32"/>
        </w:rPr>
      </w:pPr>
      <w:r w:rsidRPr="00B35BCF">
        <w:rPr>
          <w:rFonts w:ascii="Arial" w:hAnsi="Arial"/>
          <w:color w:val="002060"/>
          <w:sz w:val="32"/>
        </w:rPr>
        <w:br w:type="page"/>
      </w:r>
    </w:p>
    <w:p w14:paraId="5009598A" w14:textId="0C0C5038" w:rsidR="00830E97" w:rsidRPr="00D2267E" w:rsidRDefault="003759B3" w:rsidP="00C6477B">
      <w:pPr>
        <w:pStyle w:val="1"/>
        <w:rPr>
          <w:rFonts w:ascii="Arial" w:hAnsi="Arial"/>
          <w:color w:val="1F497D" w:themeColor="text2"/>
          <w:sz w:val="32"/>
        </w:rPr>
      </w:pPr>
      <w:bookmarkStart w:id="3" w:name="_Toc157012183"/>
      <w:r w:rsidRPr="00D2267E">
        <w:rPr>
          <w:rFonts w:ascii="Arial" w:hAnsi="Arial"/>
          <w:color w:val="1F497D" w:themeColor="text2"/>
          <w:sz w:val="32"/>
        </w:rPr>
        <w:lastRenderedPageBreak/>
        <w:t>Purpose of this</w:t>
      </w:r>
      <w:r w:rsidR="00830E97" w:rsidRPr="00D2267E">
        <w:rPr>
          <w:rFonts w:ascii="Arial" w:hAnsi="Arial"/>
          <w:color w:val="1F497D" w:themeColor="text2"/>
          <w:sz w:val="32"/>
        </w:rPr>
        <w:t xml:space="preserve"> Handbook</w:t>
      </w:r>
      <w:bookmarkEnd w:id="1"/>
      <w:bookmarkEnd w:id="2"/>
      <w:bookmarkEnd w:id="3"/>
    </w:p>
    <w:p w14:paraId="11BCF435" w14:textId="77777777" w:rsidR="00942BDD" w:rsidRPr="00B35BCF" w:rsidRDefault="00942BDD" w:rsidP="00942BDD"/>
    <w:p w14:paraId="21F09E0A" w14:textId="7C242F09" w:rsidR="00874C8E" w:rsidRPr="00B35BCF" w:rsidRDefault="00874C8E" w:rsidP="0027216C">
      <w:pPr>
        <w:jc w:val="both"/>
        <w:rPr>
          <w:sz w:val="24"/>
          <w:szCs w:val="24"/>
        </w:rPr>
      </w:pPr>
      <w:r w:rsidRPr="00B35BCF">
        <w:rPr>
          <w:sz w:val="24"/>
          <w:szCs w:val="24"/>
        </w:rPr>
        <w:t>This Employee Handbook (hereinafter referred to as “Handbook”</w:t>
      </w:r>
      <w:r w:rsidR="0027216C" w:rsidRPr="00B35BCF">
        <w:rPr>
          <w:sz w:val="24"/>
          <w:szCs w:val="24"/>
        </w:rPr>
        <w:t>)</w:t>
      </w:r>
      <w:r w:rsidRPr="00B35BCF">
        <w:rPr>
          <w:sz w:val="24"/>
          <w:szCs w:val="24"/>
        </w:rPr>
        <w:t xml:space="preserve"> is designed to help you get familiarized with </w:t>
      </w:r>
      <w:r w:rsidR="0003464F">
        <w:rPr>
          <w:rFonts w:hint="eastAsia"/>
          <w:sz w:val="24"/>
          <w:szCs w:val="24"/>
          <w:lang w:eastAsia="ko-KR"/>
        </w:rPr>
        <w:t>Fursys America LLC</w:t>
      </w:r>
      <w:r w:rsidR="00F82BAF">
        <w:rPr>
          <w:sz w:val="24"/>
          <w:szCs w:val="24"/>
        </w:rPr>
        <w:t>.</w:t>
      </w:r>
      <w:r w:rsidR="00F82BAF" w:rsidRPr="00B35BCF">
        <w:rPr>
          <w:sz w:val="24"/>
          <w:szCs w:val="24"/>
        </w:rPr>
        <w:t xml:space="preserve"> </w:t>
      </w:r>
      <w:r w:rsidRPr="00B35BCF">
        <w:rPr>
          <w:sz w:val="24"/>
          <w:szCs w:val="24"/>
        </w:rPr>
        <w:t>(or hereinafter “Company</w:t>
      </w:r>
      <w:r w:rsidR="00762A70" w:rsidRPr="00B35BCF">
        <w:rPr>
          <w:sz w:val="24"/>
          <w:szCs w:val="24"/>
        </w:rPr>
        <w:t xml:space="preserve">”). </w:t>
      </w:r>
      <w:r w:rsidRPr="00B35BCF">
        <w:rPr>
          <w:sz w:val="24"/>
          <w:szCs w:val="24"/>
        </w:rPr>
        <w:t xml:space="preserve">We want you to understand how we do business and how important you and every employee </w:t>
      </w:r>
      <w:r w:rsidR="00762A70" w:rsidRPr="00B35BCF">
        <w:rPr>
          <w:sz w:val="24"/>
          <w:szCs w:val="24"/>
        </w:rPr>
        <w:t xml:space="preserve">are </w:t>
      </w:r>
      <w:r w:rsidRPr="00B35BCF">
        <w:rPr>
          <w:sz w:val="24"/>
          <w:szCs w:val="24"/>
        </w:rPr>
        <w:t>in helping us take care of our customers and making this a fun and rewarding place to work.</w:t>
      </w:r>
    </w:p>
    <w:p w14:paraId="26EBB549" w14:textId="77777777" w:rsidR="00874C8E" w:rsidRPr="00B35BCF" w:rsidRDefault="00874C8E" w:rsidP="00C03A98">
      <w:pPr>
        <w:jc w:val="both"/>
        <w:rPr>
          <w:sz w:val="24"/>
          <w:szCs w:val="24"/>
        </w:rPr>
      </w:pPr>
    </w:p>
    <w:p w14:paraId="3B966838" w14:textId="716F36B8" w:rsidR="00874C8E" w:rsidRPr="00B35BCF" w:rsidRDefault="00874C8E" w:rsidP="00AB765B">
      <w:pPr>
        <w:jc w:val="both"/>
        <w:rPr>
          <w:sz w:val="24"/>
          <w:szCs w:val="24"/>
        </w:rPr>
      </w:pPr>
      <w:r w:rsidRPr="00B35BCF">
        <w:rPr>
          <w:sz w:val="24"/>
          <w:szCs w:val="24"/>
        </w:rPr>
        <w:t xml:space="preserve">The policies stated in this </w:t>
      </w:r>
      <w:r w:rsidR="0027216C" w:rsidRPr="00B35BCF">
        <w:rPr>
          <w:sz w:val="24"/>
          <w:szCs w:val="24"/>
        </w:rPr>
        <w:t>H</w:t>
      </w:r>
      <w:r w:rsidRPr="00B35BCF">
        <w:rPr>
          <w:sz w:val="24"/>
          <w:szCs w:val="24"/>
        </w:rPr>
        <w:t>andbook are guidelines only and are subject to</w:t>
      </w:r>
      <w:r w:rsidR="00762A70" w:rsidRPr="00B35BCF">
        <w:rPr>
          <w:sz w:val="24"/>
          <w:szCs w:val="24"/>
        </w:rPr>
        <w:t xml:space="preserve"> </w:t>
      </w:r>
      <w:r w:rsidRPr="00B35BCF">
        <w:rPr>
          <w:sz w:val="24"/>
          <w:szCs w:val="24"/>
        </w:rPr>
        <w:t xml:space="preserve">change as Company deems appropriate and necessary.  </w:t>
      </w:r>
      <w:r w:rsidR="0027216C" w:rsidRPr="00B35BCF">
        <w:rPr>
          <w:sz w:val="24"/>
          <w:szCs w:val="24"/>
        </w:rPr>
        <w:t xml:space="preserve">Company reserves the right to deviate from the policies, procedures, benefits, and working conditions described in this Handbook. Furthermore, Company reserves the right to withdraw or change the policies, procedures, benefits, and working conditions described in this Handbook at any time, for any reason, and without prior notice. Company will make every effort to notify employees when an official change in policy or procedure has </w:t>
      </w:r>
      <w:r w:rsidR="0027216C" w:rsidRPr="00B35BCF">
        <w:rPr>
          <w:noProof/>
          <w:sz w:val="24"/>
          <w:szCs w:val="24"/>
        </w:rPr>
        <w:t>been made,</w:t>
      </w:r>
      <w:r w:rsidR="0027216C" w:rsidRPr="00B35BCF">
        <w:rPr>
          <w:sz w:val="24"/>
          <w:szCs w:val="24"/>
        </w:rPr>
        <w:t xml:space="preserve"> </w:t>
      </w:r>
      <w:r w:rsidR="0027216C" w:rsidRPr="00B35BCF">
        <w:rPr>
          <w:noProof/>
          <w:sz w:val="24"/>
          <w:szCs w:val="24"/>
        </w:rPr>
        <w:t>but</w:t>
      </w:r>
      <w:r w:rsidR="0027216C" w:rsidRPr="00B35BCF">
        <w:rPr>
          <w:sz w:val="24"/>
          <w:szCs w:val="24"/>
        </w:rPr>
        <w:t xml:space="preserve"> employees are responsible for their </w:t>
      </w:r>
      <w:r w:rsidR="0027216C" w:rsidRPr="00B35BCF">
        <w:rPr>
          <w:noProof/>
          <w:sz w:val="24"/>
          <w:szCs w:val="24"/>
        </w:rPr>
        <w:t>own</w:t>
      </w:r>
      <w:r w:rsidR="0027216C" w:rsidRPr="00B35BCF">
        <w:rPr>
          <w:sz w:val="24"/>
          <w:szCs w:val="24"/>
        </w:rPr>
        <w:t xml:space="preserve"> up-to-date knowledge about </w:t>
      </w:r>
      <w:r w:rsidR="00762A70" w:rsidRPr="00B35BCF">
        <w:rPr>
          <w:sz w:val="24"/>
          <w:szCs w:val="24"/>
        </w:rPr>
        <w:t xml:space="preserve">the </w:t>
      </w:r>
      <w:r w:rsidR="0027216C" w:rsidRPr="00B35BCF">
        <w:rPr>
          <w:sz w:val="24"/>
          <w:szCs w:val="24"/>
        </w:rPr>
        <w:t xml:space="preserve">Company’s policies, procedures, benefits, and working conditions. No provision in this Handbook and expected standards of conduct can </w:t>
      </w:r>
      <w:r w:rsidR="0027216C" w:rsidRPr="00B35BCF">
        <w:rPr>
          <w:noProof/>
          <w:sz w:val="24"/>
          <w:szCs w:val="24"/>
        </w:rPr>
        <w:t>be waived</w:t>
      </w:r>
      <w:r w:rsidR="0027216C" w:rsidRPr="00B35BCF">
        <w:rPr>
          <w:sz w:val="24"/>
          <w:szCs w:val="24"/>
        </w:rPr>
        <w:t xml:space="preserve"> without written permission from the Company’s </w:t>
      </w:r>
      <w:r w:rsidR="00060B96">
        <w:rPr>
          <w:sz w:val="24"/>
          <w:szCs w:val="24"/>
        </w:rPr>
        <w:t>Director</w:t>
      </w:r>
      <w:r w:rsidR="0027216C" w:rsidRPr="00B35BCF">
        <w:rPr>
          <w:sz w:val="24"/>
          <w:szCs w:val="24"/>
        </w:rPr>
        <w:t xml:space="preserve"> or designee. This Handbook supersedes and replaces all previous employee manual/handbooks, personnel policies, practices, and guidelines.  </w:t>
      </w:r>
      <w:r w:rsidRPr="00B35BCF">
        <w:rPr>
          <w:sz w:val="24"/>
          <w:szCs w:val="24"/>
        </w:rPr>
        <w:t>The guidelines and benefits provided in this Handbook may vary from guidelines and benefits related to employees working at different geographical locations.  We’ve done our best to include as much information as possible in an easy-to-understand manner.</w:t>
      </w:r>
    </w:p>
    <w:p w14:paraId="1428F6C0" w14:textId="77777777" w:rsidR="00874C8E" w:rsidRPr="00B35BCF" w:rsidRDefault="00874C8E" w:rsidP="00875E30">
      <w:pPr>
        <w:jc w:val="both"/>
        <w:rPr>
          <w:sz w:val="24"/>
          <w:szCs w:val="24"/>
        </w:rPr>
      </w:pPr>
    </w:p>
    <w:p w14:paraId="028EE564" w14:textId="325D3AD4" w:rsidR="00874C8E" w:rsidRPr="00B35BCF" w:rsidRDefault="00874C8E" w:rsidP="00875E30">
      <w:pPr>
        <w:jc w:val="both"/>
        <w:rPr>
          <w:sz w:val="24"/>
          <w:szCs w:val="24"/>
        </w:rPr>
      </w:pPr>
      <w:r w:rsidRPr="00B35BCF">
        <w:rPr>
          <w:sz w:val="24"/>
          <w:szCs w:val="24"/>
        </w:rPr>
        <w:t>This Handbook is not a contract which guarantees your employment for any specific time. All employees of Company are employed on an “AT-WILL” basis. Nothing in this Handbook creates or is intended to create a promise or representation of continued employment for you or any employee and should not be considered as conveying contractual rights or promises to you or other employees for continual employment of a specific or indefinite term.</w:t>
      </w:r>
    </w:p>
    <w:p w14:paraId="3F02E54D" w14:textId="77777777" w:rsidR="00874C8E" w:rsidRPr="00B35BCF" w:rsidRDefault="00874C8E" w:rsidP="0086356F">
      <w:pPr>
        <w:jc w:val="both"/>
        <w:rPr>
          <w:sz w:val="24"/>
          <w:szCs w:val="24"/>
        </w:rPr>
      </w:pPr>
    </w:p>
    <w:p w14:paraId="6D2388C0" w14:textId="6834E97F" w:rsidR="00874C8E" w:rsidRPr="00B35BCF" w:rsidRDefault="00874C8E">
      <w:pPr>
        <w:jc w:val="both"/>
        <w:rPr>
          <w:sz w:val="24"/>
          <w:szCs w:val="24"/>
        </w:rPr>
      </w:pPr>
      <w:r w:rsidRPr="00B35BCF">
        <w:rPr>
          <w:sz w:val="24"/>
          <w:szCs w:val="24"/>
        </w:rPr>
        <w:t xml:space="preserve">Either you or Company may terminate your employment at any time, for any reason, with or without cause or notice. </w:t>
      </w:r>
      <w:r w:rsidR="00BD7975" w:rsidRPr="00B35BCF">
        <w:rPr>
          <w:sz w:val="24"/>
          <w:szCs w:val="24"/>
        </w:rPr>
        <w:t>Please u</w:t>
      </w:r>
      <w:r w:rsidRPr="00B35BCF">
        <w:rPr>
          <w:sz w:val="24"/>
          <w:szCs w:val="24"/>
        </w:rPr>
        <w:t xml:space="preserve">nderstand that no manager, or representative of Company, other than the </w:t>
      </w:r>
      <w:r w:rsidR="00060B96">
        <w:rPr>
          <w:sz w:val="24"/>
          <w:szCs w:val="24"/>
        </w:rPr>
        <w:t>Director</w:t>
      </w:r>
      <w:r w:rsidRPr="00B35BCF">
        <w:rPr>
          <w:sz w:val="24"/>
          <w:szCs w:val="24"/>
        </w:rPr>
        <w:t xml:space="preserve"> of Company has the authority to enter into any agreement with you for employment for any specified period or to make any such promises or commitments.</w:t>
      </w:r>
    </w:p>
    <w:p w14:paraId="07420D10" w14:textId="77777777" w:rsidR="00874C8E" w:rsidRPr="00B35BCF" w:rsidRDefault="00874C8E">
      <w:pPr>
        <w:jc w:val="both"/>
        <w:rPr>
          <w:sz w:val="24"/>
          <w:szCs w:val="24"/>
        </w:rPr>
      </w:pPr>
    </w:p>
    <w:p w14:paraId="0BFBD417" w14:textId="108568D0" w:rsidR="00874C8E" w:rsidRPr="00B35BCF" w:rsidRDefault="00874C8E">
      <w:pPr>
        <w:jc w:val="both"/>
        <w:rPr>
          <w:sz w:val="24"/>
          <w:szCs w:val="24"/>
        </w:rPr>
      </w:pPr>
      <w:r w:rsidRPr="00B35BCF">
        <w:rPr>
          <w:sz w:val="24"/>
          <w:szCs w:val="24"/>
        </w:rPr>
        <w:t xml:space="preserve"> If you have any questions about the nature and extent of employees’ relationship with Company, please consult a manager immediately.</w:t>
      </w:r>
    </w:p>
    <w:p w14:paraId="57042F73" w14:textId="77777777" w:rsidR="00874C8E" w:rsidRPr="00B35BCF" w:rsidRDefault="00874C8E">
      <w:pPr>
        <w:jc w:val="both"/>
        <w:rPr>
          <w:sz w:val="24"/>
          <w:szCs w:val="24"/>
        </w:rPr>
      </w:pPr>
    </w:p>
    <w:p w14:paraId="569D385A" w14:textId="46655EDF" w:rsidR="00874C8E" w:rsidRDefault="00874C8E">
      <w:pPr>
        <w:jc w:val="both"/>
        <w:rPr>
          <w:b/>
          <w:i/>
          <w:sz w:val="24"/>
          <w:szCs w:val="24"/>
        </w:rPr>
      </w:pPr>
      <w:r w:rsidRPr="00B35BCF">
        <w:rPr>
          <w:b/>
          <w:i/>
          <w:sz w:val="24"/>
          <w:szCs w:val="24"/>
        </w:rPr>
        <w:t>*If you do not understand all of the policies and rules in this Handbook because your first language is some other language than English, you are responsible for asking your manager</w:t>
      </w:r>
      <w:r w:rsidR="00060B96">
        <w:rPr>
          <w:b/>
          <w:i/>
          <w:sz w:val="24"/>
          <w:szCs w:val="24"/>
        </w:rPr>
        <w:t>/d</w:t>
      </w:r>
      <w:r w:rsidR="00060B96" w:rsidRPr="00060B96">
        <w:rPr>
          <w:b/>
          <w:i/>
          <w:sz w:val="24"/>
          <w:szCs w:val="24"/>
        </w:rPr>
        <w:t>irector</w:t>
      </w:r>
      <w:r w:rsidRPr="00B35BCF">
        <w:rPr>
          <w:b/>
          <w:i/>
          <w:sz w:val="24"/>
          <w:szCs w:val="24"/>
        </w:rPr>
        <w:t xml:space="preserve"> the appropriate questions to clarify your understanding. Company will provide a translation for you if it is necessary for you to understand.</w:t>
      </w:r>
    </w:p>
    <w:p w14:paraId="54C244D2" w14:textId="77777777" w:rsidR="00575823" w:rsidRDefault="00575823">
      <w:pPr>
        <w:jc w:val="both"/>
        <w:rPr>
          <w:b/>
          <w:i/>
          <w:sz w:val="24"/>
          <w:szCs w:val="24"/>
        </w:rPr>
      </w:pPr>
    </w:p>
    <w:p w14:paraId="6BC47193" w14:textId="77777777" w:rsidR="00575823" w:rsidRPr="00646B30" w:rsidRDefault="00575823" w:rsidP="00575823">
      <w:pPr>
        <w:jc w:val="both"/>
        <w:rPr>
          <w:b/>
          <w:i/>
          <w:sz w:val="24"/>
          <w:szCs w:val="24"/>
          <w:u w:val="single"/>
          <w:lang w:val="es-MX"/>
        </w:rPr>
      </w:pPr>
      <w:r w:rsidRPr="00646B30">
        <w:rPr>
          <w:b/>
          <w:i/>
          <w:sz w:val="24"/>
          <w:szCs w:val="24"/>
          <w:u w:val="single"/>
          <w:lang w:val="es-MX"/>
        </w:rPr>
        <w:t xml:space="preserve">*Si usted no entiende todas las pólizas y reglas contenidas en este manual porque su idioma primario no es inglés, usted es responsable de hacer las preguntas necesarias a </w:t>
      </w:r>
      <w:r w:rsidRPr="00646B30">
        <w:rPr>
          <w:b/>
          <w:i/>
          <w:sz w:val="24"/>
          <w:szCs w:val="24"/>
          <w:u w:val="single"/>
          <w:lang w:val="es-MX"/>
        </w:rPr>
        <w:lastRenderedPageBreak/>
        <w:t xml:space="preserve">su mánager o a Recursos Humanos para clarificar su entendimiento. La compañía proveer esta traducción tal como sea necesaria. </w:t>
      </w:r>
    </w:p>
    <w:p w14:paraId="45F8904B" w14:textId="77777777" w:rsidR="00575823" w:rsidRPr="00B35BCF" w:rsidRDefault="00575823">
      <w:pPr>
        <w:jc w:val="both"/>
        <w:rPr>
          <w:b/>
          <w:i/>
          <w:sz w:val="24"/>
          <w:szCs w:val="24"/>
        </w:rPr>
      </w:pPr>
    </w:p>
    <w:p w14:paraId="6887ABE9" w14:textId="77777777" w:rsidR="00874C8E" w:rsidRPr="00B35BCF" w:rsidRDefault="00874C8E">
      <w:pPr>
        <w:jc w:val="both"/>
        <w:rPr>
          <w:b/>
          <w:i/>
          <w:sz w:val="24"/>
          <w:szCs w:val="24"/>
          <w:u w:val="single"/>
        </w:rPr>
      </w:pPr>
    </w:p>
    <w:p w14:paraId="467AF181" w14:textId="77777777" w:rsidR="00F91832" w:rsidRPr="00B35BCF" w:rsidRDefault="00F91832" w:rsidP="00F9561A">
      <w:pPr>
        <w:ind w:left="1080"/>
        <w:jc w:val="both"/>
        <w:rPr>
          <w:sz w:val="24"/>
          <w:szCs w:val="24"/>
          <w:lang w:eastAsia="ko-KR"/>
        </w:rPr>
      </w:pPr>
    </w:p>
    <w:p w14:paraId="758FC8E3" w14:textId="7D8E89BA" w:rsidR="00874C8E" w:rsidRPr="00B35BCF" w:rsidRDefault="00874C8E">
      <w:pPr>
        <w:rPr>
          <w:sz w:val="24"/>
          <w:szCs w:val="24"/>
          <w:lang w:eastAsia="ko-KR"/>
        </w:rPr>
      </w:pPr>
      <w:r w:rsidRPr="00B35BCF">
        <w:rPr>
          <w:sz w:val="24"/>
          <w:szCs w:val="24"/>
          <w:lang w:eastAsia="ko-KR"/>
        </w:rPr>
        <w:br w:type="page"/>
      </w:r>
    </w:p>
    <w:p w14:paraId="5679698B" w14:textId="5A8EABEC" w:rsidR="0097065F" w:rsidRPr="00D2267E" w:rsidRDefault="00830E97" w:rsidP="0097065F">
      <w:pPr>
        <w:pStyle w:val="1"/>
        <w:rPr>
          <w:rFonts w:ascii="Arial" w:hAnsi="Arial"/>
          <w:color w:val="1F497D" w:themeColor="text2"/>
          <w:sz w:val="32"/>
        </w:rPr>
      </w:pPr>
      <w:bookmarkStart w:id="4" w:name="_Toc28147692"/>
      <w:bookmarkStart w:id="5" w:name="_Toc414625027"/>
      <w:bookmarkStart w:id="6" w:name="_Toc157012184"/>
      <w:r w:rsidRPr="00D2267E">
        <w:rPr>
          <w:rFonts w:ascii="Arial" w:hAnsi="Arial"/>
          <w:color w:val="1F497D" w:themeColor="text2"/>
          <w:sz w:val="32"/>
        </w:rPr>
        <w:lastRenderedPageBreak/>
        <w:t>Employment Policies</w:t>
      </w:r>
      <w:bookmarkStart w:id="7" w:name="_Toc28147693"/>
      <w:bookmarkEnd w:id="4"/>
      <w:bookmarkEnd w:id="5"/>
      <w:bookmarkEnd w:id="6"/>
    </w:p>
    <w:p w14:paraId="0AD2DD61" w14:textId="77777777" w:rsidR="00C6477B" w:rsidRPr="00B35BCF" w:rsidRDefault="00C6477B" w:rsidP="00C6477B"/>
    <w:p w14:paraId="215ADC49" w14:textId="2D2CF51E" w:rsidR="004C305C" w:rsidRPr="00B35BCF" w:rsidRDefault="004C305C" w:rsidP="004C305C">
      <w:pPr>
        <w:pStyle w:val="2"/>
        <w:pBdr>
          <w:bottom w:val="single" w:sz="6" w:space="1" w:color="auto"/>
        </w:pBdr>
      </w:pPr>
      <w:bookmarkStart w:id="8" w:name="_Toc157012185"/>
      <w:bookmarkStart w:id="9" w:name="_Toc414625028"/>
      <w:r w:rsidRPr="00B35BCF">
        <w:t>At-Will Employment</w:t>
      </w:r>
      <w:bookmarkEnd w:id="8"/>
    </w:p>
    <w:p w14:paraId="63975708" w14:textId="6451130C" w:rsidR="0027216C" w:rsidRDefault="0027216C" w:rsidP="00D470F8">
      <w:pPr>
        <w:jc w:val="both"/>
        <w:rPr>
          <w:sz w:val="24"/>
          <w:szCs w:val="24"/>
        </w:rPr>
      </w:pPr>
      <w:r w:rsidRPr="00B35BCF">
        <w:rPr>
          <w:sz w:val="24"/>
          <w:szCs w:val="24"/>
        </w:rPr>
        <w:t xml:space="preserve">Other than certain employees who have entered into separate employment agreements, all employment at Company is “AT-WILL.” This means that both employees and Company have the right to terminate employment at any time, with or without advance notice, and with or without cause. Employees also may be demoted or disciplined, and the terms of their employment may be altered at any time, with or without cause, at the discretion of Company.  No one other than the </w:t>
      </w:r>
      <w:commentRangeStart w:id="10"/>
      <w:r w:rsidR="00060B96" w:rsidRPr="00060B96">
        <w:rPr>
          <w:sz w:val="24"/>
          <w:szCs w:val="24"/>
        </w:rPr>
        <w:t>Director</w:t>
      </w:r>
      <w:commentRangeEnd w:id="10"/>
      <w:r w:rsidR="007D614C">
        <w:rPr>
          <w:rStyle w:val="a9"/>
        </w:rPr>
        <w:commentReference w:id="10"/>
      </w:r>
      <w:r w:rsidRPr="00B35BCF">
        <w:rPr>
          <w:sz w:val="24"/>
          <w:szCs w:val="24"/>
        </w:rPr>
        <w:t xml:space="preserve"> has the authority to alter this arrangement, to enter into an agreement for employment for a specified period of time, or to make any agreement contrary to this policy, and any such agreement must be in writing and must be signed by the </w:t>
      </w:r>
      <w:r w:rsidR="00060B96" w:rsidRPr="00060B96">
        <w:rPr>
          <w:sz w:val="24"/>
          <w:szCs w:val="24"/>
        </w:rPr>
        <w:t>Director</w:t>
      </w:r>
      <w:r w:rsidRPr="00B35BCF">
        <w:rPr>
          <w:sz w:val="24"/>
          <w:szCs w:val="24"/>
        </w:rPr>
        <w:t xml:space="preserve"> and by the affected employee. </w:t>
      </w:r>
    </w:p>
    <w:p w14:paraId="231A0981" w14:textId="77777777" w:rsidR="00D470F8" w:rsidRPr="00D470F8" w:rsidRDefault="00D470F8" w:rsidP="00D470F8">
      <w:pPr>
        <w:jc w:val="both"/>
        <w:rPr>
          <w:sz w:val="24"/>
          <w:szCs w:val="24"/>
        </w:rPr>
      </w:pPr>
    </w:p>
    <w:p w14:paraId="56838A95" w14:textId="4EE5DE8B" w:rsidR="00830E97" w:rsidRPr="00B35BCF" w:rsidRDefault="00AD42C1" w:rsidP="0097065F">
      <w:pPr>
        <w:pStyle w:val="2"/>
        <w:pBdr>
          <w:bottom w:val="single" w:sz="6" w:space="1" w:color="auto"/>
        </w:pBdr>
      </w:pPr>
      <w:bookmarkStart w:id="11" w:name="_Toc157012186"/>
      <w:r w:rsidRPr="00B35BCF">
        <w:t>Immigration Law Compliance (I-9)</w:t>
      </w:r>
      <w:bookmarkEnd w:id="7"/>
      <w:bookmarkEnd w:id="9"/>
      <w:bookmarkEnd w:id="11"/>
    </w:p>
    <w:p w14:paraId="7069A738" w14:textId="2D5631D9" w:rsidR="00874C8E" w:rsidRPr="00B35BCF" w:rsidRDefault="00874C8E" w:rsidP="00874C8E">
      <w:pPr>
        <w:jc w:val="both"/>
        <w:rPr>
          <w:sz w:val="24"/>
          <w:szCs w:val="24"/>
        </w:rPr>
      </w:pPr>
      <w:r w:rsidRPr="00B35BCF">
        <w:rPr>
          <w:sz w:val="24"/>
          <w:szCs w:val="24"/>
        </w:rPr>
        <w:t xml:space="preserve">Federal and state law requires all employers to verify each new employee’s identity and legal ability to work in the United States.  In compliance with the federal Immigration Reform and Control Act of 1986 (IRCA), as amended, Company is committed to employing only individuals who are authorized to work in the United States.  All employees, upon being hired, must complete an </w:t>
      </w:r>
      <w:r w:rsidR="00BD7975" w:rsidRPr="00B35BCF">
        <w:rPr>
          <w:sz w:val="24"/>
          <w:szCs w:val="24"/>
        </w:rPr>
        <w:t>USCIS</w:t>
      </w:r>
      <w:r w:rsidRPr="00B35BCF">
        <w:rPr>
          <w:sz w:val="24"/>
          <w:szCs w:val="24"/>
        </w:rPr>
        <w:t xml:space="preserve"> Form I-9 to provide proof of identity and eligibility to legally work in the U.S.  Employees must present original documents. Providing false identification or making false statements on the I-9 form shall be grounds for immediate discharge.</w:t>
      </w:r>
      <w:r w:rsidR="0027216C" w:rsidRPr="00B35BCF">
        <w:rPr>
          <w:sz w:val="24"/>
          <w:szCs w:val="24"/>
        </w:rPr>
        <w:t xml:space="preserve">  Before commencing work, newly rehired employees must also complete the form if they have not previously filed an I-9 with Company if their previous I-9 is more than three years old or if their previous I-9 is no longer valid.</w:t>
      </w:r>
    </w:p>
    <w:p w14:paraId="09DC3EAF" w14:textId="77777777" w:rsidR="00B51271" w:rsidRPr="00B35BCF" w:rsidRDefault="00B51271" w:rsidP="00874C8E">
      <w:pPr>
        <w:jc w:val="both"/>
        <w:rPr>
          <w:sz w:val="24"/>
          <w:szCs w:val="24"/>
        </w:rPr>
      </w:pPr>
    </w:p>
    <w:p w14:paraId="20410DFA" w14:textId="73F9BE58" w:rsidR="00874C8E" w:rsidRPr="00B35BCF" w:rsidRDefault="00874C8E" w:rsidP="00874C8E">
      <w:pPr>
        <w:jc w:val="both"/>
        <w:rPr>
          <w:sz w:val="24"/>
          <w:szCs w:val="24"/>
        </w:rPr>
      </w:pPr>
      <w:r w:rsidRPr="00B35BCF">
        <w:rPr>
          <w:sz w:val="24"/>
          <w:szCs w:val="24"/>
        </w:rPr>
        <w:t>Current employees are also required to update work eligibility status, should their status expire or change. Furthermore, Company will not be responsible for updating an employee’s legal status and may not under any circumstances continue to employ persons who are not legally permitted to work in the United State</w:t>
      </w:r>
      <w:r w:rsidR="00762A70" w:rsidRPr="00B35BCF">
        <w:rPr>
          <w:sz w:val="24"/>
          <w:szCs w:val="24"/>
        </w:rPr>
        <w:t>s</w:t>
      </w:r>
      <w:r w:rsidRPr="00B35BCF">
        <w:rPr>
          <w:sz w:val="24"/>
          <w:szCs w:val="24"/>
        </w:rPr>
        <w:t>.</w:t>
      </w:r>
    </w:p>
    <w:p w14:paraId="72F2AE39" w14:textId="6312C1A8" w:rsidR="00C03A98" w:rsidRPr="00B35BCF" w:rsidRDefault="00C03A98" w:rsidP="00874C8E">
      <w:pPr>
        <w:jc w:val="both"/>
        <w:rPr>
          <w:sz w:val="24"/>
          <w:szCs w:val="24"/>
        </w:rPr>
      </w:pPr>
    </w:p>
    <w:p w14:paraId="0986C127" w14:textId="77777777" w:rsidR="00C03A98" w:rsidRPr="00B35BCF" w:rsidRDefault="00C03A98" w:rsidP="00C03A98">
      <w:pPr>
        <w:pStyle w:val="BB2"/>
        <w:rPr>
          <w:lang w:eastAsia="ko-KR"/>
        </w:rPr>
      </w:pPr>
      <w:bookmarkStart w:id="12" w:name="_Toc63774944"/>
      <w:bookmarkStart w:id="13" w:name="_Toc157012187"/>
      <w:r w:rsidRPr="00B35BCF">
        <w:rPr>
          <w:lang w:eastAsia="ko-KR"/>
        </w:rPr>
        <w:t>Equal Employment Opportunity Statement</w:t>
      </w:r>
      <w:bookmarkEnd w:id="12"/>
      <w:bookmarkEnd w:id="13"/>
    </w:p>
    <w:p w14:paraId="11AC9BAF" w14:textId="0E17F2C8" w:rsidR="00C03A98" w:rsidRPr="00B35BCF" w:rsidRDefault="00C03A98" w:rsidP="003C3D6D">
      <w:pPr>
        <w:pStyle w:val="a6"/>
        <w:jc w:val="both"/>
      </w:pPr>
      <w:r w:rsidRPr="00B35BCF">
        <w:t>Company provides equal employment opportunities (EEO) to all employees and applicants for employment without regard to race</w:t>
      </w:r>
      <w:r w:rsidR="00BD7975" w:rsidRPr="00B35BCF">
        <w:t xml:space="preserve"> (and associated traits, including hair texture and protective hair styles)</w:t>
      </w:r>
      <w:r w:rsidRPr="00B35BCF">
        <w:t xml:space="preserve">, color, religion, gender, sexual orientation, gender identity, </w:t>
      </w:r>
      <w:r w:rsidR="00BD7975" w:rsidRPr="00B35BCF">
        <w:t xml:space="preserve">gender expression, </w:t>
      </w:r>
      <w:r w:rsidRPr="00B35BCF">
        <w:t xml:space="preserve">national origin, age, disability, </w:t>
      </w:r>
      <w:ins w:id="14" w:author="김현주 (Hyunjoo Kim)" w:date="2024-11-20T12:25:00Z">
        <w:r w:rsidR="00481438">
          <w:t>preg</w:t>
        </w:r>
        <w:r w:rsidR="00EB042B">
          <w:t xml:space="preserve">nancy, </w:t>
        </w:r>
      </w:ins>
      <w:r w:rsidRPr="00B35BCF">
        <w:t>genetic information, marital status, amnesty</w:t>
      </w:r>
      <w:r w:rsidR="00762A70" w:rsidRPr="00B35BCF">
        <w:t>,</w:t>
      </w:r>
      <w:r w:rsidRPr="00B35BCF">
        <w:t xml:space="preserve"> or status as a covered veteran in accordance with applicable federal, </w:t>
      </w:r>
      <w:r w:rsidR="00E242C2" w:rsidRPr="00B35BCF">
        <w:t>state,</w:t>
      </w:r>
      <w:r w:rsidRPr="00B35BCF">
        <w:t xml:space="preserve"> and local laws</w:t>
      </w:r>
      <w:r w:rsidR="00712F98" w:rsidRPr="00B35BCF">
        <w:t xml:space="preserve">, </w:t>
      </w:r>
      <w:r w:rsidR="00242477" w:rsidRPr="00B35BCF">
        <w:t>or</w:t>
      </w:r>
      <w:r w:rsidR="00D71FA7" w:rsidRPr="00B35BCF">
        <w:t xml:space="preserve"> </w:t>
      </w:r>
      <w:r w:rsidR="00712F98" w:rsidRPr="00B35BCF">
        <w:t>off duty and off-site cannabis use or any other characteristic or activity protected by law</w:t>
      </w:r>
      <w:r w:rsidRPr="00B35BCF">
        <w:t>. Company complies with applicable state and local laws governing nondiscrimination in employment in every location in which Company has facilities.  This policy applies to all terms and conditions of employment, including hiring, placement, promotion, termination, layoff, recall, transfer, leaves of absence, compensation</w:t>
      </w:r>
      <w:r w:rsidR="00762A70" w:rsidRPr="00B35BCF">
        <w:t>,</w:t>
      </w:r>
      <w:r w:rsidRPr="00B35BCF">
        <w:t xml:space="preserve"> and training.  </w:t>
      </w:r>
    </w:p>
    <w:p w14:paraId="2B2981C1" w14:textId="77777777" w:rsidR="00C03A98" w:rsidRPr="00B35BCF" w:rsidRDefault="00C03A98" w:rsidP="00AB765B">
      <w:pPr>
        <w:jc w:val="both"/>
        <w:rPr>
          <w:sz w:val="24"/>
          <w:szCs w:val="24"/>
        </w:rPr>
      </w:pPr>
    </w:p>
    <w:p w14:paraId="25DD49FD" w14:textId="108D213B" w:rsidR="00C03A98" w:rsidRPr="00B35BCF" w:rsidRDefault="00C03A98" w:rsidP="003C3D6D">
      <w:pPr>
        <w:jc w:val="both"/>
        <w:rPr>
          <w:sz w:val="24"/>
          <w:szCs w:val="24"/>
        </w:rPr>
      </w:pPr>
      <w:r w:rsidRPr="00B35BCF">
        <w:rPr>
          <w:sz w:val="24"/>
          <w:szCs w:val="24"/>
        </w:rPr>
        <w:t>Company</w:t>
      </w:r>
      <w:r w:rsidRPr="00B35BCF">
        <w:rPr>
          <w:spacing w:val="-23"/>
          <w:sz w:val="24"/>
          <w:szCs w:val="24"/>
        </w:rPr>
        <w:t xml:space="preserve"> </w:t>
      </w:r>
      <w:r w:rsidRPr="00B35BCF">
        <w:rPr>
          <w:sz w:val="24"/>
          <w:szCs w:val="24"/>
        </w:rPr>
        <w:t>is</w:t>
      </w:r>
      <w:r w:rsidRPr="00B35BCF">
        <w:rPr>
          <w:spacing w:val="-23"/>
          <w:sz w:val="24"/>
          <w:szCs w:val="24"/>
        </w:rPr>
        <w:t xml:space="preserve"> </w:t>
      </w:r>
      <w:r w:rsidRPr="00B35BCF">
        <w:rPr>
          <w:sz w:val="24"/>
          <w:szCs w:val="24"/>
        </w:rPr>
        <w:t>strongly</w:t>
      </w:r>
      <w:r w:rsidRPr="00B35BCF">
        <w:rPr>
          <w:spacing w:val="-23"/>
          <w:sz w:val="24"/>
          <w:szCs w:val="24"/>
        </w:rPr>
        <w:t xml:space="preserve"> </w:t>
      </w:r>
      <w:r w:rsidRPr="00B35BCF">
        <w:rPr>
          <w:sz w:val="24"/>
          <w:szCs w:val="24"/>
        </w:rPr>
        <w:t>committed</w:t>
      </w:r>
      <w:r w:rsidRPr="00B35BCF">
        <w:rPr>
          <w:spacing w:val="-23"/>
          <w:sz w:val="24"/>
          <w:szCs w:val="24"/>
        </w:rPr>
        <w:t xml:space="preserve"> </w:t>
      </w:r>
      <w:r w:rsidRPr="00B35BCF">
        <w:rPr>
          <w:sz w:val="24"/>
          <w:szCs w:val="24"/>
        </w:rPr>
        <w:t>to</w:t>
      </w:r>
      <w:r w:rsidRPr="00B35BCF">
        <w:rPr>
          <w:spacing w:val="-23"/>
          <w:sz w:val="24"/>
          <w:szCs w:val="24"/>
        </w:rPr>
        <w:t xml:space="preserve"> </w:t>
      </w:r>
      <w:r w:rsidRPr="00B35BCF">
        <w:rPr>
          <w:sz w:val="24"/>
          <w:szCs w:val="24"/>
        </w:rPr>
        <w:t>and</w:t>
      </w:r>
      <w:r w:rsidRPr="00B35BCF">
        <w:rPr>
          <w:spacing w:val="-23"/>
          <w:sz w:val="24"/>
          <w:szCs w:val="24"/>
        </w:rPr>
        <w:t xml:space="preserve"> </w:t>
      </w:r>
      <w:r w:rsidRPr="00B35BCF">
        <w:rPr>
          <w:sz w:val="24"/>
          <w:szCs w:val="24"/>
        </w:rPr>
        <w:t>is</w:t>
      </w:r>
      <w:r w:rsidRPr="00B35BCF">
        <w:rPr>
          <w:spacing w:val="-23"/>
          <w:sz w:val="24"/>
          <w:szCs w:val="24"/>
        </w:rPr>
        <w:t xml:space="preserve"> </w:t>
      </w:r>
      <w:r w:rsidRPr="00B35BCF">
        <w:rPr>
          <w:sz w:val="24"/>
          <w:szCs w:val="24"/>
        </w:rPr>
        <w:t>actively</w:t>
      </w:r>
      <w:r w:rsidRPr="00B35BCF">
        <w:rPr>
          <w:spacing w:val="-22"/>
          <w:sz w:val="24"/>
          <w:szCs w:val="24"/>
        </w:rPr>
        <w:t xml:space="preserve"> </w:t>
      </w:r>
      <w:r w:rsidRPr="00B35BCF">
        <w:rPr>
          <w:sz w:val="24"/>
          <w:szCs w:val="24"/>
        </w:rPr>
        <w:t>committed</w:t>
      </w:r>
      <w:r w:rsidRPr="00B35BCF">
        <w:rPr>
          <w:spacing w:val="-23"/>
          <w:sz w:val="24"/>
          <w:szCs w:val="24"/>
        </w:rPr>
        <w:t xml:space="preserve"> </w:t>
      </w:r>
      <w:r w:rsidRPr="00B35BCF">
        <w:rPr>
          <w:sz w:val="24"/>
          <w:szCs w:val="24"/>
        </w:rPr>
        <w:t>to</w:t>
      </w:r>
      <w:r w:rsidRPr="00B35BCF">
        <w:rPr>
          <w:spacing w:val="-23"/>
          <w:sz w:val="24"/>
          <w:szCs w:val="24"/>
        </w:rPr>
        <w:t xml:space="preserve"> </w:t>
      </w:r>
      <w:r w:rsidRPr="00B35BCF">
        <w:rPr>
          <w:sz w:val="24"/>
          <w:szCs w:val="24"/>
        </w:rPr>
        <w:t>equal</w:t>
      </w:r>
      <w:r w:rsidRPr="00B35BCF">
        <w:rPr>
          <w:spacing w:val="-23"/>
          <w:sz w:val="24"/>
          <w:szCs w:val="24"/>
        </w:rPr>
        <w:t xml:space="preserve"> </w:t>
      </w:r>
      <w:r w:rsidRPr="00B35BCF">
        <w:rPr>
          <w:sz w:val="24"/>
          <w:szCs w:val="24"/>
        </w:rPr>
        <w:t>employment</w:t>
      </w:r>
      <w:r w:rsidRPr="00B35BCF">
        <w:rPr>
          <w:spacing w:val="-25"/>
          <w:sz w:val="24"/>
          <w:szCs w:val="24"/>
        </w:rPr>
        <w:t xml:space="preserve"> </w:t>
      </w:r>
      <w:r w:rsidR="00B81DF1" w:rsidRPr="00B35BCF">
        <w:rPr>
          <w:spacing w:val="-3"/>
          <w:sz w:val="24"/>
          <w:szCs w:val="24"/>
        </w:rPr>
        <w:t>opportunities</w:t>
      </w:r>
      <w:r w:rsidRPr="00B35BCF">
        <w:rPr>
          <w:spacing w:val="-25"/>
          <w:sz w:val="24"/>
          <w:szCs w:val="24"/>
        </w:rPr>
        <w:t xml:space="preserve"> </w:t>
      </w:r>
      <w:r w:rsidRPr="00B35BCF">
        <w:rPr>
          <w:sz w:val="24"/>
          <w:szCs w:val="24"/>
        </w:rPr>
        <w:t>in</w:t>
      </w:r>
      <w:r w:rsidRPr="00B35BCF">
        <w:rPr>
          <w:spacing w:val="-25"/>
          <w:sz w:val="24"/>
          <w:szCs w:val="24"/>
        </w:rPr>
        <w:t xml:space="preserve"> </w:t>
      </w:r>
      <w:r w:rsidRPr="00B35BCF">
        <w:rPr>
          <w:spacing w:val="-3"/>
          <w:sz w:val="24"/>
          <w:szCs w:val="24"/>
        </w:rPr>
        <w:t xml:space="preserve">the </w:t>
      </w:r>
      <w:r w:rsidRPr="00B35BCF">
        <w:rPr>
          <w:sz w:val="24"/>
          <w:szCs w:val="24"/>
        </w:rPr>
        <w:t>workplace.</w:t>
      </w:r>
      <w:r w:rsidRPr="00B35BCF">
        <w:rPr>
          <w:spacing w:val="28"/>
          <w:sz w:val="24"/>
          <w:szCs w:val="24"/>
        </w:rPr>
        <w:t xml:space="preserve"> </w:t>
      </w:r>
      <w:r w:rsidRPr="00B35BCF">
        <w:rPr>
          <w:sz w:val="24"/>
          <w:szCs w:val="24"/>
        </w:rPr>
        <w:t>As</w:t>
      </w:r>
      <w:r w:rsidRPr="00B35BCF">
        <w:rPr>
          <w:spacing w:val="-17"/>
          <w:sz w:val="24"/>
          <w:szCs w:val="24"/>
        </w:rPr>
        <w:t xml:space="preserve"> </w:t>
      </w:r>
      <w:r w:rsidRPr="00B35BCF">
        <w:rPr>
          <w:sz w:val="24"/>
          <w:szCs w:val="24"/>
        </w:rPr>
        <w:t>such,</w:t>
      </w:r>
      <w:r w:rsidRPr="00B35BCF">
        <w:rPr>
          <w:spacing w:val="-17"/>
          <w:sz w:val="24"/>
          <w:szCs w:val="24"/>
        </w:rPr>
        <w:t xml:space="preserve"> </w:t>
      </w:r>
      <w:r w:rsidRPr="00B35BCF">
        <w:rPr>
          <w:sz w:val="24"/>
          <w:szCs w:val="24"/>
        </w:rPr>
        <w:t>Company offers</w:t>
      </w:r>
      <w:r w:rsidRPr="00B35BCF">
        <w:rPr>
          <w:spacing w:val="-17"/>
          <w:sz w:val="24"/>
          <w:szCs w:val="24"/>
        </w:rPr>
        <w:t xml:space="preserve"> </w:t>
      </w:r>
      <w:r w:rsidRPr="00B35BCF">
        <w:rPr>
          <w:sz w:val="24"/>
          <w:szCs w:val="24"/>
        </w:rPr>
        <w:t>employment</w:t>
      </w:r>
      <w:r w:rsidRPr="00B35BCF">
        <w:rPr>
          <w:spacing w:val="-17"/>
          <w:sz w:val="24"/>
          <w:szCs w:val="24"/>
        </w:rPr>
        <w:t xml:space="preserve"> </w:t>
      </w:r>
      <w:r w:rsidRPr="00B35BCF">
        <w:rPr>
          <w:sz w:val="24"/>
          <w:szCs w:val="24"/>
        </w:rPr>
        <w:t>opportunities</w:t>
      </w:r>
      <w:r w:rsidRPr="00B35BCF">
        <w:rPr>
          <w:spacing w:val="-17"/>
          <w:sz w:val="24"/>
          <w:szCs w:val="24"/>
        </w:rPr>
        <w:t xml:space="preserve"> </w:t>
      </w:r>
      <w:r w:rsidRPr="00B35BCF">
        <w:rPr>
          <w:sz w:val="24"/>
          <w:szCs w:val="24"/>
        </w:rPr>
        <w:t>on</w:t>
      </w:r>
      <w:r w:rsidRPr="00B35BCF">
        <w:rPr>
          <w:spacing w:val="-17"/>
          <w:sz w:val="24"/>
          <w:szCs w:val="24"/>
        </w:rPr>
        <w:t xml:space="preserve"> </w:t>
      </w:r>
      <w:r w:rsidRPr="00B35BCF">
        <w:rPr>
          <w:sz w:val="24"/>
          <w:szCs w:val="24"/>
        </w:rPr>
        <w:t>a</w:t>
      </w:r>
      <w:r w:rsidRPr="00B35BCF">
        <w:rPr>
          <w:spacing w:val="-17"/>
          <w:sz w:val="24"/>
          <w:szCs w:val="24"/>
        </w:rPr>
        <w:t xml:space="preserve"> </w:t>
      </w:r>
      <w:r w:rsidRPr="00B35BCF">
        <w:rPr>
          <w:sz w:val="24"/>
          <w:szCs w:val="24"/>
        </w:rPr>
        <w:lastRenderedPageBreak/>
        <w:t>non-discriminatory</w:t>
      </w:r>
      <w:r w:rsidRPr="00B35BCF">
        <w:rPr>
          <w:spacing w:val="-18"/>
          <w:sz w:val="24"/>
          <w:szCs w:val="24"/>
        </w:rPr>
        <w:t xml:space="preserve"> </w:t>
      </w:r>
      <w:r w:rsidRPr="00B35BCF">
        <w:rPr>
          <w:sz w:val="24"/>
          <w:szCs w:val="24"/>
        </w:rPr>
        <w:t>basis to all qualified individuals, including those who may happen to be disabled. Company will offer reasonable accommodation to disabled individuals, where appropriate, to permit them to perform the essential functions of their</w:t>
      </w:r>
      <w:r w:rsidRPr="00B35BCF">
        <w:rPr>
          <w:spacing w:val="-3"/>
          <w:sz w:val="24"/>
          <w:szCs w:val="24"/>
        </w:rPr>
        <w:t xml:space="preserve"> </w:t>
      </w:r>
      <w:r w:rsidRPr="00B35BCF">
        <w:rPr>
          <w:sz w:val="24"/>
          <w:szCs w:val="24"/>
        </w:rPr>
        <w:t xml:space="preserve">job.  </w:t>
      </w:r>
    </w:p>
    <w:p w14:paraId="016582C6" w14:textId="77777777" w:rsidR="00712F98" w:rsidRPr="00B35BCF" w:rsidRDefault="00712F98" w:rsidP="003C3D6D">
      <w:pPr>
        <w:jc w:val="both"/>
        <w:rPr>
          <w:sz w:val="24"/>
          <w:szCs w:val="24"/>
        </w:rPr>
      </w:pPr>
    </w:p>
    <w:p w14:paraId="15B7C916" w14:textId="159E365A" w:rsidR="000F210B" w:rsidRPr="00B35BCF" w:rsidRDefault="00C03A98" w:rsidP="00F9561A">
      <w:pPr>
        <w:widowControl w:val="0"/>
        <w:adjustRightInd w:val="0"/>
        <w:jc w:val="both"/>
        <w:textAlignment w:val="baseline"/>
        <w:rPr>
          <w:sz w:val="24"/>
          <w:szCs w:val="24"/>
          <w:lang w:eastAsia="ko-KR"/>
        </w:rPr>
      </w:pPr>
      <w:r w:rsidRPr="00B35BCF">
        <w:rPr>
          <w:sz w:val="24"/>
          <w:szCs w:val="24"/>
        </w:rPr>
        <w:t>Company expressly prohibits any form of unlawful employee harassment based on race, color, religion, gender, sexual orientation, national origin, age, genetic information, disability</w:t>
      </w:r>
      <w:r w:rsidR="00762A70" w:rsidRPr="00B35BCF">
        <w:rPr>
          <w:sz w:val="24"/>
          <w:szCs w:val="24"/>
        </w:rPr>
        <w:t>,</w:t>
      </w:r>
      <w:r w:rsidRPr="00B35BCF">
        <w:rPr>
          <w:sz w:val="24"/>
          <w:szCs w:val="24"/>
        </w:rPr>
        <w:t xml:space="preserve"> </w:t>
      </w:r>
      <w:ins w:id="15" w:author="김현주 (Hyunjoo Kim)" w:date="2024-11-20T15:50:00Z">
        <w:r w:rsidR="007D614C">
          <w:t>preg</w:t>
        </w:r>
        <w:r w:rsidR="007D614C">
          <w:t>nancy</w:t>
        </w:r>
        <w:r w:rsidR="007D614C">
          <w:rPr>
            <w:sz w:val="24"/>
            <w:szCs w:val="24"/>
          </w:rPr>
          <w:t xml:space="preserve">, </w:t>
        </w:r>
      </w:ins>
      <w:r w:rsidRPr="00B35BCF">
        <w:rPr>
          <w:sz w:val="24"/>
          <w:szCs w:val="24"/>
        </w:rPr>
        <w:t>or veteran status</w:t>
      </w:r>
      <w:r w:rsidR="00712F98" w:rsidRPr="00B35BCF">
        <w:rPr>
          <w:sz w:val="24"/>
          <w:szCs w:val="24"/>
        </w:rPr>
        <w:t>, or off duty and off-site cannabis use or any other characteristic or activity protected by law</w:t>
      </w:r>
      <w:r w:rsidRPr="00B35BCF">
        <w:rPr>
          <w:sz w:val="24"/>
          <w:szCs w:val="24"/>
        </w:rPr>
        <w:t xml:space="preserve">. Improper interference with the ability of </w:t>
      </w:r>
      <w:r w:rsidR="00762A70" w:rsidRPr="00B35BCF">
        <w:rPr>
          <w:sz w:val="24"/>
          <w:szCs w:val="24"/>
        </w:rPr>
        <w:t xml:space="preserve">the </w:t>
      </w:r>
      <w:r w:rsidRPr="00B35BCF">
        <w:rPr>
          <w:sz w:val="24"/>
          <w:szCs w:val="24"/>
        </w:rPr>
        <w:t xml:space="preserve">Company’s employees to perform their expected job duties is absolutely not tolerated. All employees, as per the law, must be at least 18 years of age. Employees under the age of 18 must comply with all federal wage and hour guidelines, </w:t>
      </w:r>
      <w:r w:rsidR="00762A70" w:rsidRPr="00B35BCF">
        <w:rPr>
          <w:sz w:val="24"/>
          <w:szCs w:val="24"/>
        </w:rPr>
        <w:t xml:space="preserve">with </w:t>
      </w:r>
      <w:r w:rsidRPr="00B35BCF">
        <w:rPr>
          <w:sz w:val="24"/>
          <w:szCs w:val="24"/>
        </w:rPr>
        <w:t xml:space="preserve">no exceptions. The required work permits must </w:t>
      </w:r>
      <w:r w:rsidRPr="00B35BCF">
        <w:rPr>
          <w:noProof/>
          <w:sz w:val="24"/>
          <w:szCs w:val="24"/>
        </w:rPr>
        <w:t>be supplied</w:t>
      </w:r>
      <w:r w:rsidRPr="00B35BCF">
        <w:rPr>
          <w:sz w:val="24"/>
          <w:szCs w:val="24"/>
        </w:rPr>
        <w:t xml:space="preserve"> when applicable.</w:t>
      </w:r>
    </w:p>
    <w:p w14:paraId="4278866B" w14:textId="77777777" w:rsidR="00C6477B" w:rsidRPr="00B35BCF" w:rsidRDefault="00C6477B" w:rsidP="00942BDD">
      <w:pPr>
        <w:rPr>
          <w:sz w:val="24"/>
          <w:szCs w:val="24"/>
        </w:rPr>
      </w:pPr>
    </w:p>
    <w:p w14:paraId="24C99D60" w14:textId="5F030FB2" w:rsidR="000F210B" w:rsidRPr="00B35BCF" w:rsidRDefault="000F210B" w:rsidP="00C6477B">
      <w:pPr>
        <w:pStyle w:val="2"/>
        <w:pBdr>
          <w:bottom w:val="single" w:sz="6" w:space="1" w:color="auto"/>
        </w:pBdr>
      </w:pPr>
      <w:bookmarkStart w:id="16" w:name="_Toc414625030"/>
      <w:bookmarkStart w:id="17" w:name="_Toc157012188"/>
      <w:r w:rsidRPr="00B35BCF">
        <w:t>Americans with Disabilities Act</w:t>
      </w:r>
      <w:bookmarkEnd w:id="16"/>
      <w:bookmarkEnd w:id="17"/>
    </w:p>
    <w:p w14:paraId="17BDCBF5" w14:textId="7BB678F6" w:rsidR="00C03A98" w:rsidRPr="00B35BCF" w:rsidRDefault="00C03A98" w:rsidP="00762A70">
      <w:pPr>
        <w:jc w:val="both"/>
        <w:rPr>
          <w:sz w:val="24"/>
          <w:szCs w:val="24"/>
        </w:rPr>
      </w:pPr>
      <w:r w:rsidRPr="00B35BCF">
        <w:rPr>
          <w:sz w:val="24"/>
          <w:szCs w:val="24"/>
        </w:rPr>
        <w:t>The Americans with Disabilities Act (ADA) and the Americans with Disabilities Amendments Act, known as the ADAAA, are federal laws that prohibit employers with 15 or more employees from discriminating against applicants and individuals with disabilities and that</w:t>
      </w:r>
      <w:r w:rsidR="00762A70" w:rsidRPr="00B35BCF">
        <w:rPr>
          <w:sz w:val="24"/>
          <w:szCs w:val="24"/>
        </w:rPr>
        <w:t>,</w:t>
      </w:r>
      <w:r w:rsidRPr="00B35BCF">
        <w:rPr>
          <w:sz w:val="24"/>
          <w:szCs w:val="24"/>
        </w:rPr>
        <w:t xml:space="preserve"> when needed provide reasonable accommodations to applicants and employees who are qualified for a job, with or without reasonable accommodations, so that they may perform the essential job duties of the position. </w:t>
      </w:r>
    </w:p>
    <w:p w14:paraId="67463EC2" w14:textId="77777777" w:rsidR="00C03A98" w:rsidRPr="00B35BCF" w:rsidRDefault="00C03A98" w:rsidP="00762A70">
      <w:pPr>
        <w:jc w:val="both"/>
        <w:rPr>
          <w:sz w:val="24"/>
          <w:szCs w:val="24"/>
        </w:rPr>
      </w:pPr>
    </w:p>
    <w:p w14:paraId="0CE280A1" w14:textId="5A2124DE" w:rsidR="00C03A98" w:rsidRPr="00B35BCF" w:rsidRDefault="00C03A98" w:rsidP="00762A70">
      <w:pPr>
        <w:jc w:val="both"/>
        <w:rPr>
          <w:sz w:val="24"/>
          <w:szCs w:val="24"/>
        </w:rPr>
      </w:pPr>
      <w:r w:rsidRPr="00B35BCF">
        <w:rPr>
          <w:sz w:val="24"/>
          <w:szCs w:val="24"/>
        </w:rPr>
        <w:t>It is the policy of Company to comply with all federal and state laws concerning the employment of persons with disabilities and to act in accordance with regulations and guidance issued by the Equal Employment Opportunity Commission (EEOC).</w:t>
      </w:r>
      <w:r w:rsidR="009B525E" w:rsidRPr="00B35BCF">
        <w:rPr>
          <w:sz w:val="24"/>
          <w:szCs w:val="24"/>
        </w:rPr>
        <w:t xml:space="preserve"> Furthermore,</w:t>
      </w:r>
      <w:r w:rsidR="00C41216" w:rsidRPr="00B35BCF">
        <w:rPr>
          <w:sz w:val="24"/>
          <w:szCs w:val="24"/>
        </w:rPr>
        <w:t xml:space="preserve"> </w:t>
      </w:r>
      <w:r w:rsidRPr="00B35BCF">
        <w:rPr>
          <w:sz w:val="24"/>
          <w:szCs w:val="24"/>
        </w:rPr>
        <w:t>it is our policy not to discriminate against qualified individuals with disabilities in regard to application procedures, hiring, advancement, discharge, compensation, training</w:t>
      </w:r>
      <w:r w:rsidR="00762A70" w:rsidRPr="00B35BCF">
        <w:rPr>
          <w:sz w:val="24"/>
          <w:szCs w:val="24"/>
        </w:rPr>
        <w:t>,</w:t>
      </w:r>
      <w:r w:rsidRPr="00B35BCF">
        <w:rPr>
          <w:sz w:val="24"/>
          <w:szCs w:val="24"/>
        </w:rPr>
        <w:t xml:space="preserve"> or other terms, conditions</w:t>
      </w:r>
      <w:r w:rsidR="00762A70" w:rsidRPr="00B35BCF">
        <w:rPr>
          <w:sz w:val="24"/>
          <w:szCs w:val="24"/>
        </w:rPr>
        <w:t>,</w:t>
      </w:r>
      <w:r w:rsidRPr="00B35BCF">
        <w:rPr>
          <w:sz w:val="24"/>
          <w:szCs w:val="24"/>
        </w:rPr>
        <w:t xml:space="preserve"> and privileges of employment. </w:t>
      </w:r>
    </w:p>
    <w:p w14:paraId="686D6665" w14:textId="77777777" w:rsidR="00C03A98" w:rsidRPr="00B35BCF" w:rsidRDefault="00C03A98" w:rsidP="00762A70">
      <w:pPr>
        <w:jc w:val="both"/>
        <w:rPr>
          <w:sz w:val="24"/>
          <w:szCs w:val="24"/>
        </w:rPr>
      </w:pPr>
    </w:p>
    <w:p w14:paraId="47FE1C97" w14:textId="50903761" w:rsidR="00C03A98" w:rsidRPr="00B35BCF" w:rsidRDefault="00C03A98" w:rsidP="00762A70">
      <w:pPr>
        <w:jc w:val="both"/>
        <w:rPr>
          <w:sz w:val="24"/>
          <w:szCs w:val="24"/>
        </w:rPr>
      </w:pPr>
      <w:r w:rsidRPr="00B35BCF">
        <w:rPr>
          <w:sz w:val="24"/>
          <w:szCs w:val="24"/>
        </w:rPr>
        <w:t>Company will reasonably accommodate qualified individuals with a disability so that they can perform the essential functions of a job unless doing so causes a direct threat to these individuals or others in the workplace and the threat cannot be eliminated by reasonable accommodation and/or if the accommodation creates an undue hardship to Company.  If</w:t>
      </w:r>
      <w:r w:rsidRPr="00B35BCF">
        <w:rPr>
          <w:spacing w:val="-17"/>
          <w:sz w:val="24"/>
          <w:szCs w:val="24"/>
        </w:rPr>
        <w:t xml:space="preserve"> </w:t>
      </w:r>
      <w:r w:rsidRPr="00B35BCF">
        <w:rPr>
          <w:sz w:val="24"/>
          <w:szCs w:val="24"/>
        </w:rPr>
        <w:t>you</w:t>
      </w:r>
      <w:r w:rsidRPr="00B35BCF">
        <w:rPr>
          <w:spacing w:val="-17"/>
          <w:sz w:val="24"/>
          <w:szCs w:val="24"/>
        </w:rPr>
        <w:t xml:space="preserve"> </w:t>
      </w:r>
      <w:r w:rsidRPr="00B35BCF">
        <w:rPr>
          <w:sz w:val="24"/>
          <w:szCs w:val="24"/>
        </w:rPr>
        <w:t>have</w:t>
      </w:r>
      <w:r w:rsidRPr="00B35BCF">
        <w:rPr>
          <w:spacing w:val="-17"/>
          <w:sz w:val="24"/>
          <w:szCs w:val="24"/>
        </w:rPr>
        <w:t xml:space="preserve"> </w:t>
      </w:r>
      <w:r w:rsidRPr="00B35BCF">
        <w:rPr>
          <w:sz w:val="24"/>
          <w:szCs w:val="24"/>
        </w:rPr>
        <w:t>a</w:t>
      </w:r>
      <w:r w:rsidRPr="00B35BCF">
        <w:rPr>
          <w:spacing w:val="-17"/>
          <w:sz w:val="24"/>
          <w:szCs w:val="24"/>
        </w:rPr>
        <w:t xml:space="preserve"> </w:t>
      </w:r>
      <w:r w:rsidRPr="00B35BCF">
        <w:rPr>
          <w:sz w:val="24"/>
          <w:szCs w:val="24"/>
        </w:rPr>
        <w:t>disability</w:t>
      </w:r>
      <w:r w:rsidRPr="00B35BCF">
        <w:rPr>
          <w:spacing w:val="-16"/>
          <w:sz w:val="24"/>
          <w:szCs w:val="24"/>
        </w:rPr>
        <w:t xml:space="preserve"> </w:t>
      </w:r>
      <w:r w:rsidRPr="00B35BCF">
        <w:rPr>
          <w:sz w:val="24"/>
          <w:szCs w:val="24"/>
        </w:rPr>
        <w:t>that</w:t>
      </w:r>
      <w:r w:rsidRPr="00B35BCF">
        <w:rPr>
          <w:spacing w:val="-17"/>
          <w:sz w:val="24"/>
          <w:szCs w:val="24"/>
        </w:rPr>
        <w:t xml:space="preserve"> </w:t>
      </w:r>
      <w:r w:rsidRPr="00B35BCF">
        <w:rPr>
          <w:sz w:val="24"/>
          <w:szCs w:val="24"/>
        </w:rPr>
        <w:t>requires</w:t>
      </w:r>
      <w:r w:rsidRPr="00B35BCF">
        <w:rPr>
          <w:spacing w:val="-17"/>
          <w:sz w:val="24"/>
          <w:szCs w:val="24"/>
        </w:rPr>
        <w:t xml:space="preserve"> </w:t>
      </w:r>
      <w:r w:rsidRPr="00B35BCF">
        <w:rPr>
          <w:sz w:val="24"/>
          <w:szCs w:val="24"/>
        </w:rPr>
        <w:t>some</w:t>
      </w:r>
      <w:r w:rsidRPr="00B35BCF">
        <w:rPr>
          <w:spacing w:val="-17"/>
          <w:sz w:val="24"/>
          <w:szCs w:val="24"/>
        </w:rPr>
        <w:t xml:space="preserve"> </w:t>
      </w:r>
      <w:r w:rsidRPr="00B35BCF">
        <w:rPr>
          <w:sz w:val="24"/>
          <w:szCs w:val="24"/>
        </w:rPr>
        <w:t>accommodation</w:t>
      </w:r>
      <w:r w:rsidRPr="00B35BCF">
        <w:rPr>
          <w:spacing w:val="-17"/>
          <w:sz w:val="24"/>
          <w:szCs w:val="24"/>
        </w:rPr>
        <w:t xml:space="preserve"> </w:t>
      </w:r>
      <w:r w:rsidRPr="00B35BCF">
        <w:rPr>
          <w:sz w:val="24"/>
          <w:szCs w:val="24"/>
        </w:rPr>
        <w:t>in</w:t>
      </w:r>
      <w:r w:rsidRPr="00B35BCF">
        <w:rPr>
          <w:spacing w:val="-17"/>
          <w:sz w:val="24"/>
          <w:szCs w:val="24"/>
        </w:rPr>
        <w:t xml:space="preserve"> </w:t>
      </w:r>
      <w:r w:rsidRPr="00B35BCF">
        <w:rPr>
          <w:sz w:val="24"/>
          <w:szCs w:val="24"/>
        </w:rPr>
        <w:t>the</w:t>
      </w:r>
      <w:r w:rsidRPr="00B35BCF">
        <w:rPr>
          <w:spacing w:val="-17"/>
          <w:sz w:val="24"/>
          <w:szCs w:val="24"/>
        </w:rPr>
        <w:t xml:space="preserve"> </w:t>
      </w:r>
      <w:r w:rsidRPr="00B35BCF">
        <w:rPr>
          <w:sz w:val="24"/>
          <w:szCs w:val="24"/>
        </w:rPr>
        <w:t>workplace,</w:t>
      </w:r>
      <w:r w:rsidRPr="00B35BCF">
        <w:rPr>
          <w:spacing w:val="-17"/>
          <w:sz w:val="24"/>
          <w:szCs w:val="24"/>
        </w:rPr>
        <w:t xml:space="preserve"> </w:t>
      </w:r>
      <w:r w:rsidRPr="00B35BCF">
        <w:rPr>
          <w:sz w:val="24"/>
          <w:szCs w:val="24"/>
        </w:rPr>
        <w:t>please</w:t>
      </w:r>
      <w:r w:rsidRPr="00B35BCF">
        <w:rPr>
          <w:spacing w:val="-19"/>
          <w:sz w:val="24"/>
          <w:szCs w:val="24"/>
        </w:rPr>
        <w:t xml:space="preserve"> </w:t>
      </w:r>
      <w:r w:rsidRPr="00B35BCF">
        <w:rPr>
          <w:sz w:val="24"/>
          <w:szCs w:val="24"/>
        </w:rPr>
        <w:t>talk</w:t>
      </w:r>
      <w:r w:rsidRPr="00B35BCF">
        <w:rPr>
          <w:spacing w:val="-19"/>
          <w:sz w:val="24"/>
          <w:szCs w:val="24"/>
        </w:rPr>
        <w:t xml:space="preserve"> </w:t>
      </w:r>
      <w:r w:rsidRPr="00B35BCF">
        <w:rPr>
          <w:sz w:val="24"/>
          <w:szCs w:val="24"/>
        </w:rPr>
        <w:t>with</w:t>
      </w:r>
      <w:r w:rsidRPr="00B35BCF">
        <w:rPr>
          <w:spacing w:val="-19"/>
          <w:sz w:val="24"/>
          <w:szCs w:val="24"/>
        </w:rPr>
        <w:t xml:space="preserve"> </w:t>
      </w:r>
      <w:r w:rsidRPr="00B35BCF">
        <w:rPr>
          <w:sz w:val="24"/>
          <w:szCs w:val="24"/>
        </w:rPr>
        <w:t xml:space="preserve">the </w:t>
      </w:r>
      <w:r w:rsidR="00D97490" w:rsidRPr="00B35BCF">
        <w:rPr>
          <w:sz w:val="24"/>
          <w:szCs w:val="24"/>
        </w:rPr>
        <w:t>m</w:t>
      </w:r>
      <w:r w:rsidRPr="00B35BCF">
        <w:rPr>
          <w:sz w:val="24"/>
          <w:szCs w:val="24"/>
        </w:rPr>
        <w:t>anager so</w:t>
      </w:r>
      <w:r w:rsidRPr="00B35BCF">
        <w:rPr>
          <w:spacing w:val="-16"/>
          <w:sz w:val="24"/>
          <w:szCs w:val="24"/>
        </w:rPr>
        <w:t xml:space="preserve"> </w:t>
      </w:r>
      <w:r w:rsidRPr="00B35BCF">
        <w:rPr>
          <w:sz w:val="24"/>
          <w:szCs w:val="24"/>
        </w:rPr>
        <w:t>that</w:t>
      </w:r>
      <w:r w:rsidRPr="00B35BCF">
        <w:rPr>
          <w:spacing w:val="-16"/>
          <w:sz w:val="24"/>
          <w:szCs w:val="24"/>
        </w:rPr>
        <w:t xml:space="preserve"> </w:t>
      </w:r>
      <w:r w:rsidRPr="00B35BCF">
        <w:rPr>
          <w:sz w:val="24"/>
          <w:szCs w:val="24"/>
        </w:rPr>
        <w:t>a</w:t>
      </w:r>
      <w:r w:rsidRPr="00B35BCF">
        <w:rPr>
          <w:spacing w:val="-16"/>
          <w:sz w:val="24"/>
          <w:szCs w:val="24"/>
        </w:rPr>
        <w:t xml:space="preserve"> </w:t>
      </w:r>
      <w:r w:rsidRPr="00B35BCF">
        <w:rPr>
          <w:sz w:val="24"/>
          <w:szCs w:val="24"/>
        </w:rPr>
        <w:t>full</w:t>
      </w:r>
      <w:r w:rsidRPr="00B35BCF">
        <w:rPr>
          <w:spacing w:val="-15"/>
          <w:sz w:val="24"/>
          <w:szCs w:val="24"/>
        </w:rPr>
        <w:t xml:space="preserve"> </w:t>
      </w:r>
      <w:r w:rsidRPr="00B35BCF">
        <w:rPr>
          <w:sz w:val="24"/>
          <w:szCs w:val="24"/>
        </w:rPr>
        <w:t>understanding</w:t>
      </w:r>
      <w:r w:rsidRPr="00B35BCF">
        <w:rPr>
          <w:spacing w:val="-15"/>
          <w:sz w:val="24"/>
          <w:szCs w:val="24"/>
        </w:rPr>
        <w:t xml:space="preserve"> </w:t>
      </w:r>
      <w:r w:rsidRPr="00B35BCF">
        <w:rPr>
          <w:sz w:val="24"/>
          <w:szCs w:val="24"/>
        </w:rPr>
        <w:t>of</w:t>
      </w:r>
      <w:r w:rsidRPr="00B35BCF">
        <w:rPr>
          <w:spacing w:val="-16"/>
          <w:sz w:val="24"/>
          <w:szCs w:val="24"/>
        </w:rPr>
        <w:t xml:space="preserve"> </w:t>
      </w:r>
      <w:r w:rsidRPr="00B35BCF">
        <w:rPr>
          <w:sz w:val="24"/>
          <w:szCs w:val="24"/>
        </w:rPr>
        <w:t>the</w:t>
      </w:r>
      <w:r w:rsidRPr="00B35BCF">
        <w:rPr>
          <w:spacing w:val="-16"/>
          <w:sz w:val="24"/>
          <w:szCs w:val="24"/>
        </w:rPr>
        <w:t xml:space="preserve"> </w:t>
      </w:r>
      <w:r w:rsidRPr="00B35BCF">
        <w:rPr>
          <w:sz w:val="24"/>
          <w:szCs w:val="24"/>
        </w:rPr>
        <w:t>disability</w:t>
      </w:r>
      <w:r w:rsidRPr="00B35BCF">
        <w:rPr>
          <w:spacing w:val="-15"/>
          <w:sz w:val="24"/>
          <w:szCs w:val="24"/>
        </w:rPr>
        <w:t xml:space="preserve"> </w:t>
      </w:r>
      <w:r w:rsidRPr="00B35BCF">
        <w:rPr>
          <w:sz w:val="24"/>
          <w:szCs w:val="24"/>
        </w:rPr>
        <w:t>and</w:t>
      </w:r>
      <w:r w:rsidRPr="00B35BCF">
        <w:rPr>
          <w:spacing w:val="-16"/>
          <w:sz w:val="24"/>
          <w:szCs w:val="24"/>
        </w:rPr>
        <w:t xml:space="preserve"> </w:t>
      </w:r>
      <w:r w:rsidRPr="00B35BCF">
        <w:rPr>
          <w:sz w:val="24"/>
          <w:szCs w:val="24"/>
        </w:rPr>
        <w:t>an</w:t>
      </w:r>
      <w:r w:rsidRPr="00B35BCF">
        <w:rPr>
          <w:spacing w:val="-16"/>
          <w:sz w:val="24"/>
          <w:szCs w:val="24"/>
        </w:rPr>
        <w:t xml:space="preserve"> </w:t>
      </w:r>
      <w:r w:rsidRPr="00B35BCF">
        <w:rPr>
          <w:sz w:val="24"/>
          <w:szCs w:val="24"/>
        </w:rPr>
        <w:t>evaluation of the appropriate accommodation, if any, can be made. We will treat information concerning disabilities in a confidential manner consistent with the need to protect the safety and health of the other employees and the</w:t>
      </w:r>
      <w:r w:rsidRPr="00B35BCF">
        <w:rPr>
          <w:spacing w:val="-2"/>
          <w:sz w:val="24"/>
          <w:szCs w:val="24"/>
        </w:rPr>
        <w:t xml:space="preserve"> </w:t>
      </w:r>
      <w:r w:rsidRPr="00B35BCF">
        <w:rPr>
          <w:sz w:val="24"/>
          <w:szCs w:val="24"/>
        </w:rPr>
        <w:t>public.</w:t>
      </w:r>
    </w:p>
    <w:p w14:paraId="770DECAC" w14:textId="77777777" w:rsidR="00334A31" w:rsidRPr="00B35BCF" w:rsidRDefault="00334A31" w:rsidP="003B0DB2">
      <w:pPr>
        <w:rPr>
          <w:sz w:val="24"/>
          <w:szCs w:val="24"/>
        </w:rPr>
      </w:pPr>
      <w:bookmarkStart w:id="18" w:name="_Toc71616703"/>
      <w:bookmarkStart w:id="19" w:name="_Toc72058938"/>
      <w:bookmarkStart w:id="20" w:name="_Toc93375897"/>
      <w:bookmarkStart w:id="21" w:name="_Toc132256184"/>
    </w:p>
    <w:p w14:paraId="028E316D" w14:textId="77777777" w:rsidR="000F210B" w:rsidRPr="00B35BCF" w:rsidRDefault="000F210B" w:rsidP="00C6477B">
      <w:pPr>
        <w:pStyle w:val="2"/>
        <w:pBdr>
          <w:bottom w:val="single" w:sz="6" w:space="1" w:color="auto"/>
        </w:pBdr>
        <w:rPr>
          <w:lang w:eastAsia="ko-KR"/>
        </w:rPr>
      </w:pPr>
      <w:bookmarkStart w:id="22" w:name="_Toc414625031"/>
      <w:bookmarkStart w:id="23" w:name="_Toc157012189"/>
      <w:commentRangeStart w:id="24"/>
      <w:r w:rsidRPr="00B35BCF">
        <w:rPr>
          <w:lang w:eastAsia="ko-KR"/>
        </w:rPr>
        <w:t>Employee Background Check</w:t>
      </w:r>
      <w:bookmarkEnd w:id="22"/>
      <w:bookmarkEnd w:id="23"/>
      <w:commentRangeEnd w:id="24"/>
      <w:r w:rsidR="00220C2D">
        <w:rPr>
          <w:rStyle w:val="a9"/>
          <w:rFonts w:ascii="Times New Roman" w:eastAsia="바탕" w:hAnsi="Times New Roman"/>
          <w:b w:val="0"/>
          <w:i w:val="0"/>
        </w:rPr>
        <w:commentReference w:id="24"/>
      </w:r>
    </w:p>
    <w:bookmarkEnd w:id="18"/>
    <w:bookmarkEnd w:id="19"/>
    <w:bookmarkEnd w:id="20"/>
    <w:bookmarkEnd w:id="21"/>
    <w:p w14:paraId="23717445" w14:textId="695863AE" w:rsidR="00874C8E" w:rsidRPr="00B35BCF" w:rsidRDefault="00CA613B" w:rsidP="00874C8E">
      <w:pPr>
        <w:jc w:val="both"/>
        <w:rPr>
          <w:sz w:val="24"/>
          <w:szCs w:val="24"/>
        </w:rPr>
      </w:pPr>
      <w:r w:rsidRPr="00B35BCF">
        <w:rPr>
          <w:sz w:val="24"/>
          <w:szCs w:val="24"/>
        </w:rPr>
        <w:t xml:space="preserve">In compliance with </w:t>
      </w:r>
      <w:bookmarkStart w:id="25" w:name="_Hlk153819939"/>
      <w:r w:rsidRPr="00B35BCF">
        <w:rPr>
          <w:sz w:val="24"/>
          <w:szCs w:val="24"/>
        </w:rPr>
        <w:t>the California Fair Chance Act,</w:t>
      </w:r>
      <w:bookmarkEnd w:id="25"/>
      <w:r w:rsidRPr="00B35BCF">
        <w:rPr>
          <w:sz w:val="24"/>
          <w:szCs w:val="24"/>
        </w:rPr>
        <w:t xml:space="preserve"> Company will not inquire about or require an applicant to disclose their criminal history until a conditional offer of employment is made. </w:t>
      </w:r>
      <w:r w:rsidR="00874C8E" w:rsidRPr="00B35BCF">
        <w:rPr>
          <w:sz w:val="24"/>
          <w:szCs w:val="24"/>
        </w:rPr>
        <w:t xml:space="preserve"> Upon making a conditional offer of employment, Company may conduct a job-related background check</w:t>
      </w:r>
      <w:r w:rsidR="00AB765B" w:rsidRPr="00B35BCF">
        <w:rPr>
          <w:sz w:val="24"/>
          <w:szCs w:val="24"/>
        </w:rPr>
        <w:t xml:space="preserve"> or may request </w:t>
      </w:r>
      <w:r w:rsidR="00BC1A00" w:rsidRPr="00B35BCF">
        <w:rPr>
          <w:sz w:val="24"/>
          <w:szCs w:val="24"/>
        </w:rPr>
        <w:t xml:space="preserve">a </w:t>
      </w:r>
      <w:r w:rsidR="00AB765B" w:rsidRPr="00B35BCF">
        <w:rPr>
          <w:sz w:val="24"/>
          <w:szCs w:val="24"/>
        </w:rPr>
        <w:t>comprehensive background check according to the position applied for.</w:t>
      </w:r>
      <w:r w:rsidR="00874C8E" w:rsidRPr="00B35BCF">
        <w:rPr>
          <w:sz w:val="24"/>
          <w:szCs w:val="24"/>
        </w:rPr>
        <w:t xml:space="preserve">  A comprehensive background check may consist of </w:t>
      </w:r>
      <w:r w:rsidR="00BC1A00" w:rsidRPr="00B35BCF">
        <w:rPr>
          <w:sz w:val="24"/>
          <w:szCs w:val="24"/>
        </w:rPr>
        <w:t xml:space="preserve">a </w:t>
      </w:r>
      <w:r w:rsidR="00874C8E" w:rsidRPr="00B35BCF">
        <w:rPr>
          <w:sz w:val="24"/>
          <w:szCs w:val="24"/>
        </w:rPr>
        <w:t xml:space="preserve">prior criminal record, employment verification, professional reference checks, and education confirmation. </w:t>
      </w:r>
    </w:p>
    <w:p w14:paraId="4A9F7272" w14:textId="77777777" w:rsidR="00EA7F04" w:rsidRPr="00B35BCF" w:rsidRDefault="00EA7F04" w:rsidP="00EA7F04">
      <w:pPr>
        <w:pStyle w:val="2"/>
        <w:pBdr>
          <w:bottom w:val="single" w:sz="6" w:space="1" w:color="auto"/>
        </w:pBdr>
        <w:rPr>
          <w:lang w:eastAsia="ko-KR"/>
        </w:rPr>
      </w:pPr>
      <w:bookmarkStart w:id="26" w:name="_Toc414625032"/>
      <w:bookmarkStart w:id="27" w:name="_Toc75190028"/>
      <w:bookmarkStart w:id="28" w:name="_Toc157012190"/>
      <w:r w:rsidRPr="00B35BCF">
        <w:rPr>
          <w:lang w:eastAsia="ko-KR"/>
        </w:rPr>
        <w:lastRenderedPageBreak/>
        <w:t>Pre-Employment Screening Assessments</w:t>
      </w:r>
      <w:bookmarkEnd w:id="26"/>
      <w:bookmarkEnd w:id="27"/>
      <w:bookmarkEnd w:id="28"/>
    </w:p>
    <w:p w14:paraId="2BB1448C" w14:textId="64EDA453" w:rsidR="00EA7F04" w:rsidRPr="00B35BCF" w:rsidRDefault="00EA7F04" w:rsidP="00EA7F04">
      <w:pPr>
        <w:jc w:val="both"/>
        <w:rPr>
          <w:sz w:val="24"/>
          <w:szCs w:val="24"/>
        </w:rPr>
      </w:pPr>
      <w:r w:rsidRPr="00B35BCF">
        <w:rPr>
          <w:sz w:val="24"/>
          <w:szCs w:val="24"/>
        </w:rPr>
        <w:t xml:space="preserve">All applicants are required to successfully complete several job-related screenings </w:t>
      </w:r>
      <w:r w:rsidR="00FB111C" w:rsidRPr="00B35BCF">
        <w:rPr>
          <w:sz w:val="24"/>
          <w:szCs w:val="24"/>
        </w:rPr>
        <w:t>and/</w:t>
      </w:r>
      <w:r w:rsidRPr="00B35BCF">
        <w:rPr>
          <w:sz w:val="24"/>
          <w:szCs w:val="24"/>
        </w:rPr>
        <w:t>or assessments.  To maintain a safe work environment Company requires the successful completion of various types of screenings/assessments as a condition of employment.  All federal, state, and local requirements concerning job related screenings of Company’s employees are adhered to.  All applicants being considered for employment with Company may be required to submit to a pre-employment physical and drug screening.</w:t>
      </w:r>
    </w:p>
    <w:p w14:paraId="39664686" w14:textId="77777777" w:rsidR="00C6477B" w:rsidRPr="00B35BCF" w:rsidRDefault="00C6477B" w:rsidP="0097065F">
      <w:pPr>
        <w:rPr>
          <w:sz w:val="24"/>
          <w:szCs w:val="24"/>
        </w:rPr>
      </w:pPr>
    </w:p>
    <w:p w14:paraId="23AC56FA" w14:textId="6FACD965" w:rsidR="007C700A" w:rsidRPr="00B35BCF" w:rsidRDefault="007C700A" w:rsidP="00C6477B">
      <w:pPr>
        <w:pStyle w:val="2"/>
        <w:pBdr>
          <w:bottom w:val="single" w:sz="6" w:space="1" w:color="auto"/>
        </w:pBdr>
        <w:rPr>
          <w:lang w:eastAsia="ko-KR"/>
        </w:rPr>
      </w:pPr>
      <w:bookmarkStart w:id="29" w:name="_Toc93375899"/>
      <w:bookmarkStart w:id="30" w:name="_Toc132256186"/>
      <w:bookmarkStart w:id="31" w:name="_Toc414625033"/>
      <w:bookmarkStart w:id="32" w:name="_Toc157012191"/>
      <w:r w:rsidRPr="00B35BCF">
        <w:rPr>
          <w:lang w:eastAsia="ko-KR"/>
        </w:rPr>
        <w:t>M</w:t>
      </w:r>
      <w:r w:rsidR="00944634" w:rsidRPr="00B35BCF">
        <w:rPr>
          <w:lang w:eastAsia="ko-KR"/>
        </w:rPr>
        <w:t>edical Examination/Illegal Drug and Alcohol Tests</w:t>
      </w:r>
      <w:bookmarkEnd w:id="29"/>
      <w:bookmarkEnd w:id="30"/>
      <w:bookmarkEnd w:id="31"/>
      <w:bookmarkEnd w:id="32"/>
    </w:p>
    <w:p w14:paraId="7BA108A2" w14:textId="35AB9F31" w:rsidR="00874C8E" w:rsidRPr="00B35BCF" w:rsidRDefault="00874C8E" w:rsidP="00874C8E">
      <w:pPr>
        <w:jc w:val="both"/>
        <w:rPr>
          <w:sz w:val="24"/>
          <w:szCs w:val="24"/>
        </w:rPr>
      </w:pPr>
      <w:r w:rsidRPr="00B35BCF">
        <w:rPr>
          <w:sz w:val="24"/>
          <w:szCs w:val="24"/>
        </w:rPr>
        <w:t xml:space="preserve">Company establishes its right to require an employee to submit to a medical examination and/or tests for illegal drugs or alcohol when Company has a </w:t>
      </w:r>
      <w:commentRangeStart w:id="33"/>
      <w:r w:rsidRPr="00B35BCF">
        <w:rPr>
          <w:sz w:val="24"/>
          <w:szCs w:val="24"/>
        </w:rPr>
        <w:t xml:space="preserve">business need for such medical exam/tests or has reasonable suspicion that an employee is under the influence.  Failure to submit to a medical exam/test, or a test giving positive results, is grounds for immediate termination.  </w:t>
      </w:r>
      <w:commentRangeEnd w:id="33"/>
      <w:r w:rsidR="006038AC">
        <w:rPr>
          <w:rStyle w:val="a9"/>
        </w:rPr>
        <w:commentReference w:id="33"/>
      </w:r>
    </w:p>
    <w:p w14:paraId="35A3A316" w14:textId="77777777" w:rsidR="00CB3706" w:rsidRPr="00B35BCF" w:rsidRDefault="00CB3706" w:rsidP="0097065F">
      <w:pPr>
        <w:rPr>
          <w:sz w:val="24"/>
          <w:szCs w:val="24"/>
        </w:rPr>
      </w:pPr>
    </w:p>
    <w:p w14:paraId="3A62C332" w14:textId="74B3C3FE" w:rsidR="00943575" w:rsidRPr="00B35BCF" w:rsidRDefault="007C700A" w:rsidP="00C6477B">
      <w:pPr>
        <w:pStyle w:val="2"/>
        <w:pBdr>
          <w:bottom w:val="single" w:sz="6" w:space="1" w:color="auto"/>
        </w:pBdr>
        <w:rPr>
          <w:lang w:eastAsia="ko-KR"/>
        </w:rPr>
      </w:pPr>
      <w:bookmarkStart w:id="34" w:name="_Toc71616707"/>
      <w:bookmarkStart w:id="35" w:name="_Toc72058942"/>
      <w:bookmarkStart w:id="36" w:name="_Toc93375905"/>
      <w:bookmarkStart w:id="37" w:name="_Toc132256189"/>
      <w:bookmarkStart w:id="38" w:name="_Toc414625034"/>
      <w:bookmarkStart w:id="39" w:name="_Toc157012192"/>
      <w:r w:rsidRPr="00B35BCF">
        <w:rPr>
          <w:lang w:eastAsia="ko-KR"/>
        </w:rPr>
        <w:t>P</w:t>
      </w:r>
      <w:r w:rsidR="00944634" w:rsidRPr="00B35BCF">
        <w:rPr>
          <w:lang w:eastAsia="ko-KR"/>
        </w:rPr>
        <w:t>ersonnel Records and Administration</w:t>
      </w:r>
      <w:bookmarkEnd w:id="34"/>
      <w:bookmarkEnd w:id="35"/>
      <w:bookmarkEnd w:id="36"/>
      <w:bookmarkEnd w:id="37"/>
      <w:bookmarkEnd w:id="38"/>
      <w:bookmarkEnd w:id="39"/>
    </w:p>
    <w:p w14:paraId="79E718F9" w14:textId="77777777" w:rsidR="00C6477B" w:rsidRPr="00B35BCF" w:rsidRDefault="00C6477B" w:rsidP="00C6477B">
      <w:pPr>
        <w:rPr>
          <w:lang w:eastAsia="ko-KR"/>
        </w:rPr>
      </w:pPr>
    </w:p>
    <w:p w14:paraId="683B26B1" w14:textId="0C0896C3" w:rsidR="00874C8E" w:rsidRPr="00B35BCF" w:rsidRDefault="00874C8E">
      <w:pPr>
        <w:numPr>
          <w:ilvl w:val="0"/>
          <w:numId w:val="7"/>
        </w:numPr>
        <w:jc w:val="both"/>
        <w:rPr>
          <w:sz w:val="24"/>
          <w:szCs w:val="24"/>
        </w:rPr>
      </w:pPr>
      <w:r w:rsidRPr="00B35BCF">
        <w:rPr>
          <w:b/>
          <w:sz w:val="24"/>
          <w:szCs w:val="24"/>
          <w:u w:val="single"/>
        </w:rPr>
        <w:t>Confidentiality:</w:t>
      </w:r>
      <w:r w:rsidRPr="00B35BCF">
        <w:rPr>
          <w:sz w:val="24"/>
          <w:szCs w:val="24"/>
        </w:rPr>
        <w:t xml:space="preserve"> It is necessary for Company to maintain certain records about you which are directly related to your job and Company’s responsibilities</w:t>
      </w:r>
      <w:ins w:id="40" w:author="김현주 (Hyunjoo Kim)" w:date="2024-11-20T17:43:00Z">
        <w:r w:rsidR="00C81BAD">
          <w:rPr>
            <w:sz w:val="24"/>
            <w:szCs w:val="24"/>
          </w:rPr>
          <w:t xml:space="preserve"> only for legitimate business purposes or as required by federal or state law</w:t>
        </w:r>
      </w:ins>
      <w:r w:rsidRPr="00B35BCF">
        <w:rPr>
          <w:sz w:val="24"/>
          <w:szCs w:val="24"/>
        </w:rPr>
        <w:t xml:space="preserve">.  </w:t>
      </w:r>
      <w:del w:id="41" w:author="김현주 (Hyunjoo Kim)" w:date="2024-11-20T17:43:00Z">
        <w:r w:rsidRPr="00B35BCF" w:rsidDel="00C81BAD">
          <w:rPr>
            <w:sz w:val="24"/>
            <w:szCs w:val="24"/>
          </w:rPr>
          <w:delText>At all times Company will do its best to balance your rights to privacy with the Company's need to collect and use your personal information.</w:delText>
        </w:r>
      </w:del>
      <w:ins w:id="42" w:author="김현주 (Hyunjoo Kim)" w:date="2024-11-20T17:44:00Z">
        <w:r w:rsidR="00C81BAD">
          <w:rPr>
            <w:sz w:val="24"/>
            <w:szCs w:val="24"/>
          </w:rPr>
          <w:t>Company r</w:t>
        </w:r>
        <w:r w:rsidR="00C81BAD" w:rsidRPr="00C81BAD">
          <w:rPr>
            <w:sz w:val="24"/>
            <w:szCs w:val="24"/>
            <w:rPrChange w:id="43" w:author="김현주 (Hyunjoo Kim)" w:date="2024-11-20T17:44:00Z">
              <w:rPr/>
            </w:rPrChange>
          </w:rPr>
          <w:t>espects your privacy and is committed to protecting your personal information.</w:t>
        </w:r>
        <w:r w:rsidR="00C81BAD">
          <w:rPr>
            <w:sz w:val="24"/>
            <w:szCs w:val="24"/>
          </w:rPr>
          <w:t xml:space="preserve"> </w:t>
        </w:r>
        <w:r w:rsidR="00C81BAD" w:rsidRPr="00C81BAD">
          <w:rPr>
            <w:sz w:val="24"/>
            <w:szCs w:val="24"/>
            <w:rPrChange w:id="44" w:author="김현주 (Hyunjoo Kim)" w:date="2024-11-20T17:44:00Z">
              <w:rPr/>
            </w:rPrChange>
          </w:rPr>
          <w:t>All personal information will be handled confidentially in compliance with applicable laws, including the California Consumer Privacy Act (CCPA).</w:t>
        </w:r>
      </w:ins>
    </w:p>
    <w:p w14:paraId="40484DAF" w14:textId="77777777" w:rsidR="00874C8E" w:rsidRPr="00B35BCF" w:rsidRDefault="00874C8E" w:rsidP="00874C8E">
      <w:pPr>
        <w:ind w:left="720"/>
        <w:jc w:val="both"/>
        <w:rPr>
          <w:sz w:val="24"/>
          <w:szCs w:val="24"/>
        </w:rPr>
      </w:pPr>
    </w:p>
    <w:p w14:paraId="30D9164E" w14:textId="4DF7D7EC" w:rsidR="00874C8E" w:rsidRPr="00B35BCF" w:rsidDel="00C81BAD" w:rsidRDefault="00874C8E" w:rsidP="00C81BAD">
      <w:pPr>
        <w:numPr>
          <w:ilvl w:val="0"/>
          <w:numId w:val="7"/>
        </w:numPr>
        <w:jc w:val="both"/>
        <w:rPr>
          <w:del w:id="45" w:author="김현주 (Hyunjoo Kim)" w:date="2024-11-20T17:48:00Z"/>
          <w:sz w:val="24"/>
          <w:szCs w:val="24"/>
        </w:rPr>
      </w:pPr>
      <w:r w:rsidRPr="00C81BAD">
        <w:rPr>
          <w:b/>
          <w:sz w:val="24"/>
          <w:szCs w:val="24"/>
          <w:u w:val="single"/>
        </w:rPr>
        <w:t>Reviewing Your Personnel File:</w:t>
      </w:r>
      <w:r w:rsidRPr="00C81BAD">
        <w:rPr>
          <w:sz w:val="24"/>
          <w:szCs w:val="24"/>
        </w:rPr>
        <w:t xml:space="preserve"> </w:t>
      </w:r>
      <w:del w:id="46" w:author="김현주 (Hyunjoo Kim)" w:date="2024-11-20T17:47:00Z">
        <w:r w:rsidRPr="00C81BAD" w:rsidDel="00C81BAD">
          <w:rPr>
            <w:sz w:val="24"/>
            <w:szCs w:val="24"/>
          </w:rPr>
          <w:delText>Your personnel file is confidential and is available to you, your manager</w:delText>
        </w:r>
        <w:r w:rsidR="00BC1A00" w:rsidRPr="00DE4E3A" w:rsidDel="00C81BAD">
          <w:rPr>
            <w:sz w:val="24"/>
            <w:szCs w:val="24"/>
          </w:rPr>
          <w:delText>,</w:delText>
        </w:r>
        <w:r w:rsidRPr="00DE4E3A" w:rsidDel="00C81BAD">
          <w:rPr>
            <w:sz w:val="24"/>
            <w:szCs w:val="24"/>
          </w:rPr>
          <w:delText xml:space="preserve"> and upper management personnel. It will only contain such information as is needed by Company to conduct its business or as is required by Federal or State law.  You have </w:delText>
        </w:r>
        <w:r w:rsidR="00991409" w:rsidRPr="00DE4E3A" w:rsidDel="00C81BAD">
          <w:rPr>
            <w:sz w:val="24"/>
            <w:szCs w:val="24"/>
          </w:rPr>
          <w:delText>the</w:delText>
        </w:r>
        <w:r w:rsidRPr="00DE4E3A" w:rsidDel="00C81BAD">
          <w:rPr>
            <w:sz w:val="24"/>
            <w:szCs w:val="24"/>
          </w:rPr>
          <w:delText xml:space="preserve"> right to review your personnel file.  Ask your manager to make appropriate arrangements</w:delText>
        </w:r>
        <w:r w:rsidR="00BC1A00" w:rsidRPr="00C81BAD" w:rsidDel="00C81BAD">
          <w:rPr>
            <w:sz w:val="24"/>
            <w:szCs w:val="24"/>
            <w:rPrChange w:id="47" w:author="김현주 (Hyunjoo Kim)" w:date="2024-11-20T17:48:00Z">
              <w:rPr>
                <w:sz w:val="24"/>
                <w:szCs w:val="24"/>
              </w:rPr>
            </w:rPrChange>
          </w:rPr>
          <w:delText>,</w:delText>
        </w:r>
        <w:r w:rsidRPr="00C81BAD" w:rsidDel="00C81BAD">
          <w:rPr>
            <w:sz w:val="24"/>
            <w:szCs w:val="24"/>
            <w:rPrChange w:id="48" w:author="김현주 (Hyunjoo Kim)" w:date="2024-11-20T17:48:00Z">
              <w:rPr>
                <w:sz w:val="24"/>
                <w:szCs w:val="24"/>
              </w:rPr>
            </w:rPrChange>
          </w:rPr>
          <w:delText xml:space="preserve"> and an appointment will be made for a mutually convenient time.  </w:delText>
        </w:r>
        <w:commentRangeStart w:id="49"/>
        <w:r w:rsidRPr="00C81BAD" w:rsidDel="00C81BAD">
          <w:rPr>
            <w:sz w:val="24"/>
            <w:szCs w:val="24"/>
            <w:rPrChange w:id="50" w:author="김현주 (Hyunjoo Kim)" w:date="2024-11-20T17:48:00Z">
              <w:rPr>
                <w:sz w:val="24"/>
                <w:szCs w:val="24"/>
              </w:rPr>
            </w:rPrChange>
          </w:rPr>
          <w:delText>No copies of documents in your file may be made, with the exception of documents that you have previously signed</w:delText>
        </w:r>
        <w:r w:rsidRPr="00B35BCF" w:rsidDel="00C81BAD">
          <w:rPr>
            <w:sz w:val="24"/>
            <w:szCs w:val="24"/>
          </w:rPr>
          <w:delText xml:space="preserve">.  </w:delText>
        </w:r>
      </w:del>
      <w:commentRangeEnd w:id="49"/>
      <w:del w:id="51" w:author="김현주 (Hyunjoo Kim)" w:date="2024-11-20T17:48:00Z">
        <w:r w:rsidR="00C81BAD" w:rsidDel="00C81BAD">
          <w:rPr>
            <w:rStyle w:val="a9"/>
          </w:rPr>
          <w:commentReference w:id="49"/>
        </w:r>
        <w:r w:rsidRPr="00B35BCF" w:rsidDel="00C81BAD">
          <w:rPr>
            <w:sz w:val="24"/>
            <w:szCs w:val="24"/>
          </w:rPr>
          <w:delText xml:space="preserve">You may add your version of any disputed item to the file. </w:delText>
        </w:r>
      </w:del>
    </w:p>
    <w:p w14:paraId="344BA6CF" w14:textId="77777777" w:rsidR="00C81BAD" w:rsidRPr="00C81BAD" w:rsidRDefault="00C81BAD" w:rsidP="00C81BAD">
      <w:pPr>
        <w:pStyle w:val="ac"/>
        <w:numPr>
          <w:ilvl w:val="0"/>
          <w:numId w:val="7"/>
        </w:numPr>
        <w:spacing w:before="100" w:beforeAutospacing="1" w:after="100" w:afterAutospacing="1"/>
        <w:rPr>
          <w:ins w:id="52" w:author="김현주 (Hyunjoo Kim)" w:date="2024-11-20T17:48:00Z"/>
          <w:rFonts w:ascii="굴림" w:eastAsia="굴림" w:hAnsi="굴림" w:cs="굴림"/>
          <w:sz w:val="24"/>
          <w:szCs w:val="24"/>
          <w:lang w:eastAsia="ko-KR"/>
        </w:rPr>
      </w:pPr>
      <w:ins w:id="53" w:author="김현주 (Hyunjoo Kim)" w:date="2024-11-20T17:48:00Z">
        <w:r w:rsidRPr="00C81BAD">
          <w:rPr>
            <w:rFonts w:ascii="굴림" w:eastAsia="굴림" w:hAnsi="굴림" w:cs="굴림"/>
            <w:sz w:val="24"/>
            <w:szCs w:val="24"/>
            <w:lang w:eastAsia="ko-KR"/>
          </w:rPr>
          <w:t>Your personnel file is confidential and available for your review upon request. You have the right to review and obtain a copy of your personnel file within 30 days of submitting a written request, in accordance with California Labor Code Section 1198.5. If you wish to review your file, please contact [HR Manager or relevant contact]. You may also request a copy of any or all documents in your file, including those you have not signed, for a reasonable duplication fee.</w:t>
        </w:r>
      </w:ins>
    </w:p>
    <w:p w14:paraId="554B2B3D" w14:textId="77777777" w:rsidR="00C81BAD" w:rsidRPr="00C81BAD" w:rsidRDefault="00C81BAD" w:rsidP="00C81BAD">
      <w:pPr>
        <w:pStyle w:val="ac"/>
        <w:numPr>
          <w:ilvl w:val="0"/>
          <w:numId w:val="7"/>
        </w:numPr>
        <w:spacing w:before="100" w:beforeAutospacing="1" w:after="100" w:afterAutospacing="1"/>
        <w:rPr>
          <w:ins w:id="54" w:author="김현주 (Hyunjoo Kim)" w:date="2024-11-20T17:48:00Z"/>
          <w:rFonts w:ascii="굴림" w:eastAsia="굴림" w:hAnsi="굴림" w:cs="굴림"/>
          <w:sz w:val="24"/>
          <w:szCs w:val="24"/>
          <w:lang w:eastAsia="ko-KR"/>
        </w:rPr>
      </w:pPr>
      <w:ins w:id="55" w:author="김현주 (Hyunjoo Kim)" w:date="2024-11-20T17:48:00Z">
        <w:r w:rsidRPr="00C81BAD">
          <w:rPr>
            <w:rFonts w:ascii="굴림" w:eastAsia="굴림" w:hAnsi="굴림" w:cs="굴림"/>
            <w:sz w:val="24"/>
            <w:szCs w:val="24"/>
            <w:lang w:eastAsia="ko-KR"/>
          </w:rPr>
          <w:t>If you dispute any item in your personnel file, you may submit a written statement to include your version of the disputed item. This statement will be included in your file.</w:t>
        </w:r>
      </w:ins>
    </w:p>
    <w:p w14:paraId="13397F1D" w14:textId="77777777" w:rsidR="00874C8E" w:rsidRPr="00C81BAD" w:rsidRDefault="00874C8E" w:rsidP="00D7654D">
      <w:pPr>
        <w:numPr>
          <w:ilvl w:val="0"/>
          <w:numId w:val="7"/>
        </w:numPr>
        <w:jc w:val="both"/>
        <w:rPr>
          <w:sz w:val="24"/>
          <w:szCs w:val="24"/>
        </w:rPr>
        <w:pPrChange w:id="56" w:author="김현주 (Hyunjoo Kim)" w:date="2024-11-20T17:48:00Z">
          <w:pPr>
            <w:ind w:left="720"/>
            <w:jc w:val="both"/>
          </w:pPr>
        </w:pPrChange>
      </w:pPr>
    </w:p>
    <w:p w14:paraId="1FCE27AC" w14:textId="3FB08599" w:rsidR="00874C8E" w:rsidRPr="00B35BCF" w:rsidRDefault="00874C8E" w:rsidP="00145354">
      <w:pPr>
        <w:jc w:val="both"/>
        <w:rPr>
          <w:sz w:val="24"/>
          <w:szCs w:val="24"/>
        </w:rPr>
      </w:pPr>
      <w:r w:rsidRPr="00B35BCF">
        <w:rPr>
          <w:sz w:val="24"/>
          <w:szCs w:val="24"/>
        </w:rPr>
        <w:t xml:space="preserve">All medical records and background check reports, if any, will be kept in a separate confidential file. </w:t>
      </w:r>
      <w:ins w:id="57" w:author="김현주 (Hyunjoo Kim)" w:date="2024-11-20T17:48:00Z">
        <w:r w:rsidR="00C81BAD">
          <w:t>These records are maintained securely and accessed only by authorized personnel for legitimate business purposes or as required by law.</w:t>
        </w:r>
      </w:ins>
    </w:p>
    <w:p w14:paraId="4747C1EF" w14:textId="77777777" w:rsidR="00C6477B" w:rsidRPr="00B35BCF" w:rsidRDefault="00C6477B" w:rsidP="00C6477B">
      <w:pPr>
        <w:ind w:left="720"/>
        <w:rPr>
          <w:sz w:val="24"/>
          <w:szCs w:val="24"/>
        </w:rPr>
      </w:pPr>
    </w:p>
    <w:p w14:paraId="26E7C019" w14:textId="448BC1C6" w:rsidR="003F49D1" w:rsidRPr="00B35BCF" w:rsidRDefault="003F49D1" w:rsidP="00C6477B">
      <w:pPr>
        <w:pStyle w:val="2"/>
        <w:pBdr>
          <w:bottom w:val="single" w:sz="6" w:space="1" w:color="auto"/>
        </w:pBdr>
        <w:rPr>
          <w:lang w:eastAsia="ko-KR"/>
        </w:rPr>
      </w:pPr>
      <w:bookmarkStart w:id="58" w:name="_Toc414625035"/>
      <w:bookmarkStart w:id="59" w:name="_Toc157012193"/>
      <w:r w:rsidRPr="00B35BCF">
        <w:rPr>
          <w:lang w:eastAsia="ko-KR"/>
        </w:rPr>
        <w:t>Change of Personal Dat</w:t>
      </w:r>
      <w:bookmarkEnd w:id="58"/>
      <w:r w:rsidR="00330F1A" w:rsidRPr="00B35BCF">
        <w:rPr>
          <w:lang w:eastAsia="ko-KR"/>
        </w:rPr>
        <w:t>a</w:t>
      </w:r>
      <w:bookmarkEnd w:id="59"/>
    </w:p>
    <w:p w14:paraId="42ECA4B8" w14:textId="41A2C248" w:rsidR="00874C8E" w:rsidRPr="00B35BCF" w:rsidRDefault="00874C8E" w:rsidP="00874C8E">
      <w:pPr>
        <w:jc w:val="both"/>
        <w:rPr>
          <w:sz w:val="24"/>
          <w:szCs w:val="24"/>
        </w:rPr>
      </w:pPr>
      <w:r w:rsidRPr="00B35BCF">
        <w:rPr>
          <w:sz w:val="24"/>
          <w:szCs w:val="24"/>
        </w:rPr>
        <w:t xml:space="preserve">Employees have the responsibility to ensure that their personal files are </w:t>
      </w:r>
      <w:r w:rsidR="00FB111C" w:rsidRPr="00B35BCF">
        <w:rPr>
          <w:sz w:val="24"/>
          <w:szCs w:val="24"/>
        </w:rPr>
        <w:t>up to date</w:t>
      </w:r>
      <w:r w:rsidRPr="00B35BCF">
        <w:rPr>
          <w:sz w:val="24"/>
          <w:szCs w:val="24"/>
        </w:rPr>
        <w:t>.  Company should be notified of any change in:</w:t>
      </w:r>
    </w:p>
    <w:p w14:paraId="0B77F9CB" w14:textId="77777777" w:rsidR="00874C8E" w:rsidRPr="00B35BCF" w:rsidRDefault="00874C8E" w:rsidP="00874C8E">
      <w:pPr>
        <w:jc w:val="both"/>
        <w:rPr>
          <w:sz w:val="24"/>
          <w:szCs w:val="24"/>
        </w:rPr>
      </w:pPr>
    </w:p>
    <w:p w14:paraId="14B69726" w14:textId="77777777" w:rsidR="00874C8E" w:rsidRPr="00B35BCF" w:rsidRDefault="00874C8E">
      <w:pPr>
        <w:numPr>
          <w:ilvl w:val="0"/>
          <w:numId w:val="8"/>
        </w:numPr>
        <w:jc w:val="both"/>
        <w:rPr>
          <w:sz w:val="24"/>
          <w:szCs w:val="24"/>
        </w:rPr>
      </w:pPr>
      <w:r w:rsidRPr="00B35BCF">
        <w:rPr>
          <w:sz w:val="24"/>
          <w:szCs w:val="24"/>
        </w:rPr>
        <w:t>Legal name;</w:t>
      </w:r>
    </w:p>
    <w:p w14:paraId="3BD13B56" w14:textId="77777777" w:rsidR="00874C8E" w:rsidRPr="00B35BCF" w:rsidRDefault="00874C8E">
      <w:pPr>
        <w:numPr>
          <w:ilvl w:val="0"/>
          <w:numId w:val="8"/>
        </w:numPr>
        <w:jc w:val="both"/>
        <w:rPr>
          <w:sz w:val="24"/>
          <w:szCs w:val="24"/>
        </w:rPr>
      </w:pPr>
      <w:r w:rsidRPr="00B35BCF">
        <w:rPr>
          <w:sz w:val="24"/>
          <w:szCs w:val="24"/>
        </w:rPr>
        <w:t>Home address;</w:t>
      </w:r>
    </w:p>
    <w:p w14:paraId="64DE245D" w14:textId="77777777" w:rsidR="00874C8E" w:rsidRPr="00B35BCF" w:rsidRDefault="00874C8E">
      <w:pPr>
        <w:numPr>
          <w:ilvl w:val="0"/>
          <w:numId w:val="8"/>
        </w:numPr>
        <w:jc w:val="both"/>
        <w:rPr>
          <w:sz w:val="24"/>
          <w:szCs w:val="24"/>
        </w:rPr>
      </w:pPr>
      <w:r w:rsidRPr="00B35BCF">
        <w:rPr>
          <w:sz w:val="24"/>
          <w:szCs w:val="24"/>
        </w:rPr>
        <w:t>Home contact telephone number;</w:t>
      </w:r>
    </w:p>
    <w:p w14:paraId="3925E09F" w14:textId="77777777" w:rsidR="00874C8E" w:rsidRPr="00B35BCF" w:rsidRDefault="00874C8E">
      <w:pPr>
        <w:numPr>
          <w:ilvl w:val="0"/>
          <w:numId w:val="8"/>
        </w:numPr>
        <w:jc w:val="both"/>
        <w:rPr>
          <w:sz w:val="24"/>
          <w:szCs w:val="24"/>
        </w:rPr>
      </w:pPr>
      <w:r w:rsidRPr="00B35BCF">
        <w:rPr>
          <w:sz w:val="24"/>
          <w:szCs w:val="24"/>
        </w:rPr>
        <w:t>Contact person in case of an emergency;</w:t>
      </w:r>
    </w:p>
    <w:p w14:paraId="7D270F9F" w14:textId="77777777" w:rsidR="00874C8E" w:rsidRPr="00B35BCF" w:rsidRDefault="00874C8E">
      <w:pPr>
        <w:numPr>
          <w:ilvl w:val="0"/>
          <w:numId w:val="8"/>
        </w:numPr>
        <w:jc w:val="both"/>
        <w:rPr>
          <w:sz w:val="24"/>
          <w:szCs w:val="24"/>
        </w:rPr>
      </w:pPr>
      <w:r w:rsidRPr="00B35BCF">
        <w:rPr>
          <w:sz w:val="24"/>
          <w:szCs w:val="24"/>
        </w:rPr>
        <w:t>Tax Filing Status (W-4); and</w:t>
      </w:r>
    </w:p>
    <w:p w14:paraId="5E8F3B20" w14:textId="3BBDE347" w:rsidR="00874C8E" w:rsidRPr="00B35BCF" w:rsidDel="00B0641A" w:rsidRDefault="00874C8E">
      <w:pPr>
        <w:numPr>
          <w:ilvl w:val="0"/>
          <w:numId w:val="8"/>
        </w:numPr>
        <w:jc w:val="both"/>
        <w:rPr>
          <w:del w:id="60" w:author="김현주 (Hyunjoo Kim)" w:date="2024-11-20T17:56:00Z"/>
          <w:sz w:val="24"/>
          <w:szCs w:val="24"/>
        </w:rPr>
      </w:pPr>
      <w:commentRangeStart w:id="61"/>
      <w:del w:id="62" w:author="김현주 (Hyunjoo Kim)" w:date="2024-11-20T17:56:00Z">
        <w:r w:rsidRPr="00B35BCF" w:rsidDel="00B0641A">
          <w:rPr>
            <w:sz w:val="24"/>
            <w:szCs w:val="24"/>
          </w:rPr>
          <w:delText xml:space="preserve">Any other records Company deems necessary.  </w:delText>
        </w:r>
      </w:del>
      <w:commentRangeEnd w:id="61"/>
      <w:r w:rsidR="00B0641A">
        <w:rPr>
          <w:rStyle w:val="a9"/>
        </w:rPr>
        <w:commentReference w:id="61"/>
      </w:r>
    </w:p>
    <w:p w14:paraId="118E24F5" w14:textId="6BE58CB2" w:rsidR="00874C8E" w:rsidRPr="00B35BCF" w:rsidDel="00DE4E3A" w:rsidRDefault="00874C8E" w:rsidP="00874C8E">
      <w:pPr>
        <w:jc w:val="both"/>
        <w:rPr>
          <w:del w:id="63" w:author="김현주 (Hyunjoo Kim)" w:date="2024-11-20T17:57:00Z"/>
          <w:sz w:val="24"/>
          <w:szCs w:val="24"/>
        </w:rPr>
      </w:pPr>
      <w:del w:id="64" w:author="김현주 (Hyunjoo Kim)" w:date="2024-11-20T17:57:00Z">
        <w:r w:rsidRPr="00B35BCF" w:rsidDel="00DE4E3A">
          <w:rPr>
            <w:sz w:val="24"/>
            <w:szCs w:val="24"/>
          </w:rPr>
          <w:delText xml:space="preserve">Any change needs to be reported in writing without delay to the management.  Failure to keep your records </w:delText>
        </w:r>
        <w:r w:rsidR="00FB111C" w:rsidRPr="00B35BCF" w:rsidDel="00DE4E3A">
          <w:rPr>
            <w:sz w:val="24"/>
            <w:szCs w:val="24"/>
          </w:rPr>
          <w:delText>up to date</w:delText>
        </w:r>
        <w:r w:rsidRPr="00B35BCF" w:rsidDel="00DE4E3A">
          <w:rPr>
            <w:sz w:val="24"/>
            <w:szCs w:val="24"/>
          </w:rPr>
          <w:delText xml:space="preserve"> shall relieve Company of any of its responsibilities as a result of inaccurate information.  Falsification of any information can result in legal difficulties with both State and Federal agencies and/or dismissal from Company.  </w:delText>
        </w:r>
      </w:del>
    </w:p>
    <w:p w14:paraId="4667A814" w14:textId="5980FB3D" w:rsidR="00C6477B" w:rsidRPr="00B35BCF" w:rsidRDefault="00DE4E3A" w:rsidP="00C6477B">
      <w:bookmarkStart w:id="65" w:name="_Toc93375912"/>
      <w:bookmarkStart w:id="66" w:name="_Toc132256191"/>
      <w:ins w:id="67" w:author="김현주 (Hyunjoo Kim)" w:date="2024-11-20T17:57:00Z">
        <w:r>
          <w:t>Failure to update this information may result in administrative errors that could impact the timely delivery of important notices or benefits. Employees found falsifying information may be subject to disciplinary action, up to and including termination, in compliance with applicable laws.</w:t>
        </w:r>
      </w:ins>
    </w:p>
    <w:p w14:paraId="11A7F018" w14:textId="1F5E5C43" w:rsidR="007C700A" w:rsidRPr="00B35BCF" w:rsidRDefault="00BC1A00" w:rsidP="00C6477B">
      <w:pPr>
        <w:pStyle w:val="2"/>
        <w:pBdr>
          <w:bottom w:val="single" w:sz="6" w:space="1" w:color="auto"/>
        </w:pBdr>
        <w:rPr>
          <w:lang w:eastAsia="ko-KR"/>
        </w:rPr>
      </w:pPr>
      <w:bookmarkStart w:id="68" w:name="_Toc414625036"/>
      <w:bookmarkStart w:id="69" w:name="_Toc157012194"/>
      <w:commentRangeStart w:id="70"/>
      <w:r w:rsidRPr="00B35BCF">
        <w:rPr>
          <w:lang w:eastAsia="ko-KR"/>
        </w:rPr>
        <w:t>Health-</w:t>
      </w:r>
      <w:r w:rsidR="00944634" w:rsidRPr="00B35BCF">
        <w:rPr>
          <w:lang w:eastAsia="ko-KR"/>
        </w:rPr>
        <w:t>Related Issues</w:t>
      </w:r>
      <w:bookmarkEnd w:id="65"/>
      <w:bookmarkEnd w:id="66"/>
      <w:bookmarkEnd w:id="68"/>
      <w:bookmarkEnd w:id="69"/>
      <w:commentRangeEnd w:id="70"/>
      <w:r w:rsidR="00DE4E3A">
        <w:rPr>
          <w:rStyle w:val="a9"/>
          <w:rFonts w:ascii="Times New Roman" w:eastAsia="바탕" w:hAnsi="Times New Roman"/>
          <w:b w:val="0"/>
          <w:i w:val="0"/>
        </w:rPr>
        <w:commentReference w:id="70"/>
      </w:r>
    </w:p>
    <w:p w14:paraId="2EB920E6" w14:textId="7C3DB48E" w:rsidR="00874C8E" w:rsidRPr="00B35BCF" w:rsidDel="00DE4E3A" w:rsidRDefault="00874C8E" w:rsidP="00874C8E">
      <w:pPr>
        <w:jc w:val="both"/>
        <w:rPr>
          <w:del w:id="71" w:author="김현주 (Hyunjoo Kim)" w:date="2024-11-20T17:57:00Z"/>
          <w:sz w:val="24"/>
          <w:szCs w:val="24"/>
        </w:rPr>
      </w:pPr>
      <w:del w:id="72" w:author="김현주 (Hyunjoo Kim)" w:date="2024-11-20T17:57:00Z">
        <w:r w:rsidRPr="00B35BCF" w:rsidDel="00DE4E3A">
          <w:rPr>
            <w:sz w:val="24"/>
            <w:szCs w:val="24"/>
          </w:rPr>
          <w:delText>An employee who becomes aware of any health-related issue that may impact the employee’s job performance should notify their manager of his/her health-related issue as soon as possible.</w:delText>
        </w:r>
      </w:del>
    </w:p>
    <w:p w14:paraId="1132ED61" w14:textId="77777777" w:rsidR="00DE4E3A" w:rsidRPr="00DE4E3A" w:rsidRDefault="00DE4E3A" w:rsidP="00DE4E3A">
      <w:pPr>
        <w:spacing w:before="100" w:beforeAutospacing="1" w:after="100" w:afterAutospacing="1"/>
        <w:rPr>
          <w:ins w:id="73" w:author="김현주 (Hyunjoo Kim)" w:date="2024-11-20T17:58:00Z"/>
          <w:rFonts w:ascii="굴림" w:eastAsia="굴림" w:hAnsi="굴림" w:cs="굴림"/>
          <w:sz w:val="24"/>
          <w:szCs w:val="24"/>
          <w:lang w:eastAsia="ko-KR"/>
        </w:rPr>
      </w:pPr>
      <w:ins w:id="74" w:author="김현주 (Hyunjoo Kim)" w:date="2024-11-20T17:58:00Z">
        <w:r w:rsidRPr="00DE4E3A">
          <w:rPr>
            <w:rFonts w:ascii="굴림" w:eastAsia="굴림" w:hAnsi="굴림" w:cs="굴림"/>
            <w:sz w:val="24"/>
            <w:szCs w:val="24"/>
            <w:lang w:eastAsia="ko-KR"/>
          </w:rPr>
          <w:t>Employees are encouraged to voluntarily notify their manager or Human Resources if they become aware of any health-related condition that may impact their ability to perform essential job functions. This information will be treated confidentially and used solely to determine whether reasonable accommodations can be provided in compliance with the Americans with Disabilities Act (ADA) and California Fair Employment and Housing Act (FEHA).</w:t>
        </w:r>
      </w:ins>
    </w:p>
    <w:p w14:paraId="69C95D48" w14:textId="69961219" w:rsidR="00DE4E3A" w:rsidRPr="00DE4E3A" w:rsidRDefault="00DE4E3A" w:rsidP="00DE4E3A">
      <w:pPr>
        <w:spacing w:before="100" w:beforeAutospacing="1" w:after="100" w:afterAutospacing="1"/>
        <w:rPr>
          <w:ins w:id="75" w:author="김현주 (Hyunjoo Kim)" w:date="2024-11-20T17:58:00Z"/>
          <w:rFonts w:ascii="굴림" w:eastAsia="굴림" w:hAnsi="굴림" w:cs="굴림"/>
          <w:sz w:val="24"/>
          <w:szCs w:val="24"/>
          <w:lang w:eastAsia="ko-KR"/>
        </w:rPr>
      </w:pPr>
      <w:ins w:id="76" w:author="김현주 (Hyunjoo Kim)" w:date="2024-11-20T17:58:00Z">
        <w:r w:rsidRPr="00DE4E3A">
          <w:rPr>
            <w:rFonts w:ascii="굴림" w:eastAsia="굴림" w:hAnsi="굴림" w:cs="굴림"/>
            <w:sz w:val="24"/>
            <w:szCs w:val="24"/>
            <w:lang w:eastAsia="ko-KR"/>
          </w:rPr>
          <w:t xml:space="preserve">Disclosure of health-related issues is voluntary and will not result in retaliation or discrimination. </w:t>
        </w:r>
      </w:ins>
    </w:p>
    <w:p w14:paraId="09917250" w14:textId="77777777" w:rsidR="00591E89" w:rsidRPr="00B35BCF" w:rsidRDefault="00591E89" w:rsidP="00C6477B"/>
    <w:p w14:paraId="373161C2" w14:textId="77777777" w:rsidR="007C700A" w:rsidRPr="00B35BCF" w:rsidRDefault="007C700A" w:rsidP="00C6477B">
      <w:pPr>
        <w:pStyle w:val="2"/>
        <w:pBdr>
          <w:bottom w:val="single" w:sz="6" w:space="1" w:color="auto"/>
        </w:pBdr>
      </w:pPr>
      <w:bookmarkStart w:id="77" w:name="_Toc414625037"/>
      <w:bookmarkStart w:id="78" w:name="_Toc157012195"/>
      <w:r w:rsidRPr="00B35BCF">
        <w:rPr>
          <w:lang w:eastAsia="ko-KR"/>
        </w:rPr>
        <w:t>Employee Classification</w:t>
      </w:r>
      <w:bookmarkEnd w:id="77"/>
      <w:bookmarkEnd w:id="78"/>
      <w:r w:rsidRPr="00B35BCF">
        <w:tab/>
      </w:r>
    </w:p>
    <w:p w14:paraId="1315927A" w14:textId="77777777" w:rsidR="00874C8E" w:rsidRPr="00B35BCF" w:rsidRDefault="00874C8E" w:rsidP="00874C8E">
      <w:pPr>
        <w:widowControl w:val="0"/>
        <w:wordWrap w:val="0"/>
        <w:adjustRightInd w:val="0"/>
        <w:spacing w:line="300" w:lineRule="atLeast"/>
        <w:jc w:val="both"/>
        <w:textAlignment w:val="baseline"/>
        <w:rPr>
          <w:rFonts w:eastAsia="바탕체"/>
          <w:bCs/>
          <w:sz w:val="24"/>
          <w:szCs w:val="24"/>
          <w:lang w:eastAsia="ko-KR"/>
        </w:rPr>
      </w:pPr>
      <w:r w:rsidRPr="00B35BCF">
        <w:rPr>
          <w:rFonts w:eastAsia="바탕체"/>
          <w:bCs/>
          <w:sz w:val="24"/>
          <w:szCs w:val="24"/>
          <w:lang w:eastAsia="ko-KR"/>
        </w:rPr>
        <w:t xml:space="preserve">In order to determine an employee’s status and eligibility for various benefits, the following employment classifications have been established.  </w:t>
      </w:r>
    </w:p>
    <w:p w14:paraId="3DA10C77" w14:textId="77777777" w:rsidR="00874C8E" w:rsidRPr="00B35BCF" w:rsidRDefault="00874C8E" w:rsidP="00874C8E">
      <w:pPr>
        <w:widowControl w:val="0"/>
        <w:wordWrap w:val="0"/>
        <w:adjustRightInd w:val="0"/>
        <w:spacing w:line="300" w:lineRule="atLeast"/>
        <w:jc w:val="both"/>
        <w:textAlignment w:val="baseline"/>
        <w:rPr>
          <w:rFonts w:eastAsia="바탕체"/>
          <w:bCs/>
          <w:sz w:val="24"/>
          <w:szCs w:val="24"/>
          <w:lang w:eastAsia="ko-KR"/>
        </w:rPr>
      </w:pPr>
    </w:p>
    <w:p w14:paraId="66680945" w14:textId="77777777" w:rsidR="00874C8E" w:rsidRPr="00B35BCF" w:rsidRDefault="00874C8E">
      <w:pPr>
        <w:widowControl w:val="0"/>
        <w:numPr>
          <w:ilvl w:val="0"/>
          <w:numId w:val="6"/>
        </w:numPr>
        <w:wordWrap w:val="0"/>
        <w:adjustRightInd w:val="0"/>
        <w:spacing w:line="300" w:lineRule="atLeast"/>
        <w:jc w:val="both"/>
        <w:textAlignment w:val="baseline"/>
        <w:rPr>
          <w:rFonts w:eastAsia="바탕체"/>
          <w:bCs/>
          <w:sz w:val="24"/>
          <w:szCs w:val="24"/>
          <w:lang w:eastAsia="ko-KR"/>
        </w:rPr>
      </w:pPr>
      <w:r w:rsidRPr="00B35BCF">
        <w:rPr>
          <w:rFonts w:eastAsia="바탕체"/>
          <w:bCs/>
          <w:sz w:val="24"/>
          <w:szCs w:val="24"/>
          <w:u w:val="single"/>
          <w:lang w:eastAsia="ko-KR"/>
        </w:rPr>
        <w:t>Regular Employees</w:t>
      </w:r>
    </w:p>
    <w:p w14:paraId="40388651" w14:textId="77777777" w:rsidR="00874C8E" w:rsidRPr="00B35BCF" w:rsidRDefault="00874C8E" w:rsidP="00874C8E">
      <w:pPr>
        <w:widowControl w:val="0"/>
        <w:wordWrap w:val="0"/>
        <w:adjustRightInd w:val="0"/>
        <w:spacing w:line="300" w:lineRule="atLeast"/>
        <w:ind w:leftChars="-1" w:left="-2" w:firstLine="1"/>
        <w:jc w:val="both"/>
        <w:textAlignment w:val="baseline"/>
        <w:rPr>
          <w:rFonts w:eastAsia="바탕체"/>
          <w:bCs/>
          <w:sz w:val="24"/>
          <w:szCs w:val="24"/>
          <w:lang w:eastAsia="ko-KR"/>
        </w:rPr>
      </w:pPr>
      <w:r w:rsidRPr="00B35BCF">
        <w:rPr>
          <w:rFonts w:eastAsia="바탕체"/>
          <w:bCs/>
          <w:sz w:val="24"/>
          <w:szCs w:val="24"/>
          <w:lang w:eastAsia="ko-KR"/>
        </w:rPr>
        <w:t xml:space="preserve">Regular employees are those who are hired to work on a regular schedule.  Regular </w:t>
      </w:r>
      <w:r w:rsidRPr="00B35BCF">
        <w:rPr>
          <w:rFonts w:eastAsia="바탕체"/>
          <w:bCs/>
          <w:sz w:val="24"/>
          <w:szCs w:val="24"/>
          <w:lang w:eastAsia="ko-KR"/>
        </w:rPr>
        <w:lastRenderedPageBreak/>
        <w:t>employees may be classified as full-time or part-time.</w:t>
      </w:r>
    </w:p>
    <w:p w14:paraId="53859AA1" w14:textId="77777777" w:rsidR="00874C8E" w:rsidRPr="00B35BCF" w:rsidRDefault="00874C8E" w:rsidP="00874C8E">
      <w:pPr>
        <w:widowControl w:val="0"/>
        <w:wordWrap w:val="0"/>
        <w:adjustRightInd w:val="0"/>
        <w:spacing w:line="300" w:lineRule="atLeast"/>
        <w:ind w:leftChars="-1" w:left="-2" w:firstLine="1"/>
        <w:jc w:val="both"/>
        <w:textAlignment w:val="baseline"/>
        <w:rPr>
          <w:rFonts w:eastAsia="바탕체"/>
          <w:bCs/>
          <w:sz w:val="24"/>
          <w:szCs w:val="24"/>
          <w:lang w:eastAsia="ko-KR"/>
        </w:rPr>
      </w:pPr>
    </w:p>
    <w:p w14:paraId="4789FE16" w14:textId="77777777" w:rsidR="00874C8E" w:rsidRPr="00B35BCF" w:rsidRDefault="00874C8E">
      <w:pPr>
        <w:widowControl w:val="0"/>
        <w:numPr>
          <w:ilvl w:val="0"/>
          <w:numId w:val="6"/>
        </w:numPr>
        <w:wordWrap w:val="0"/>
        <w:adjustRightInd w:val="0"/>
        <w:spacing w:line="300" w:lineRule="atLeast"/>
        <w:jc w:val="both"/>
        <w:textAlignment w:val="baseline"/>
        <w:rPr>
          <w:rFonts w:eastAsia="바탕체"/>
          <w:bCs/>
          <w:sz w:val="24"/>
          <w:szCs w:val="24"/>
          <w:lang w:eastAsia="ko-KR"/>
        </w:rPr>
      </w:pPr>
      <w:r w:rsidRPr="00B35BCF">
        <w:rPr>
          <w:rFonts w:eastAsia="바탕체"/>
          <w:bCs/>
          <w:sz w:val="24"/>
          <w:szCs w:val="24"/>
          <w:u w:val="single"/>
          <w:lang w:eastAsia="ko-KR"/>
        </w:rPr>
        <w:t>Full-Time Employees</w:t>
      </w:r>
    </w:p>
    <w:p w14:paraId="13E5658A" w14:textId="77777777" w:rsidR="00874C8E" w:rsidRPr="00B35BCF" w:rsidRDefault="00874C8E" w:rsidP="00874C8E">
      <w:pPr>
        <w:widowControl w:val="0"/>
        <w:wordWrap w:val="0"/>
        <w:adjustRightInd w:val="0"/>
        <w:spacing w:line="300" w:lineRule="atLeast"/>
        <w:ind w:leftChars="-1" w:left="-2" w:firstLine="1"/>
        <w:jc w:val="both"/>
        <w:textAlignment w:val="baseline"/>
        <w:rPr>
          <w:rFonts w:eastAsia="바탕체"/>
          <w:bCs/>
          <w:sz w:val="24"/>
          <w:szCs w:val="24"/>
          <w:lang w:eastAsia="ko-KR"/>
        </w:rPr>
      </w:pPr>
      <w:r w:rsidRPr="00B35BCF">
        <w:rPr>
          <w:rFonts w:eastAsia="바탕체"/>
          <w:bCs/>
          <w:sz w:val="24"/>
          <w:szCs w:val="24"/>
          <w:lang w:eastAsia="ko-KR"/>
        </w:rPr>
        <w:t>Full-time employees are defined as those employees who are hired to work on a regular basis a shift of 40 hours or more a week.</w:t>
      </w:r>
    </w:p>
    <w:p w14:paraId="627526EA" w14:textId="77777777" w:rsidR="00874C8E" w:rsidRPr="00B35BCF" w:rsidRDefault="00874C8E" w:rsidP="00874C8E">
      <w:pPr>
        <w:widowControl w:val="0"/>
        <w:wordWrap w:val="0"/>
        <w:adjustRightInd w:val="0"/>
        <w:spacing w:line="300" w:lineRule="atLeast"/>
        <w:ind w:leftChars="-1" w:left="-2" w:firstLine="1"/>
        <w:jc w:val="both"/>
        <w:textAlignment w:val="baseline"/>
        <w:rPr>
          <w:rFonts w:eastAsia="바탕체"/>
          <w:bCs/>
          <w:sz w:val="24"/>
          <w:szCs w:val="24"/>
          <w:lang w:eastAsia="ko-KR"/>
        </w:rPr>
      </w:pPr>
    </w:p>
    <w:p w14:paraId="4362B94C" w14:textId="77777777" w:rsidR="00874C8E" w:rsidRPr="00B35BCF" w:rsidRDefault="00874C8E">
      <w:pPr>
        <w:widowControl w:val="0"/>
        <w:numPr>
          <w:ilvl w:val="0"/>
          <w:numId w:val="6"/>
        </w:numPr>
        <w:wordWrap w:val="0"/>
        <w:adjustRightInd w:val="0"/>
        <w:spacing w:line="300" w:lineRule="atLeast"/>
        <w:jc w:val="both"/>
        <w:textAlignment w:val="baseline"/>
        <w:rPr>
          <w:rFonts w:eastAsia="바탕체"/>
          <w:bCs/>
          <w:sz w:val="24"/>
          <w:szCs w:val="24"/>
          <w:lang w:eastAsia="ko-KR"/>
        </w:rPr>
      </w:pPr>
      <w:r w:rsidRPr="00B35BCF">
        <w:rPr>
          <w:rFonts w:eastAsia="바탕체"/>
          <w:bCs/>
          <w:sz w:val="24"/>
          <w:szCs w:val="24"/>
          <w:u w:val="single"/>
          <w:lang w:eastAsia="ko-KR"/>
        </w:rPr>
        <w:t>Part-Time Employees</w:t>
      </w:r>
    </w:p>
    <w:p w14:paraId="3D6B6DBA" w14:textId="3149583B" w:rsidR="00874C8E" w:rsidRPr="00B35BCF" w:rsidRDefault="00874C8E" w:rsidP="00874C8E">
      <w:pPr>
        <w:widowControl w:val="0"/>
        <w:wordWrap w:val="0"/>
        <w:adjustRightInd w:val="0"/>
        <w:spacing w:line="300" w:lineRule="atLeast"/>
        <w:ind w:leftChars="-1" w:left="-2" w:firstLine="1"/>
        <w:jc w:val="both"/>
        <w:textAlignment w:val="baseline"/>
        <w:rPr>
          <w:rFonts w:eastAsia="바탕체"/>
          <w:bCs/>
          <w:sz w:val="24"/>
          <w:szCs w:val="24"/>
          <w:lang w:eastAsia="ko-KR"/>
        </w:rPr>
      </w:pPr>
      <w:r w:rsidRPr="00B35BCF">
        <w:rPr>
          <w:rFonts w:eastAsia="바탕체"/>
          <w:bCs/>
          <w:sz w:val="24"/>
          <w:szCs w:val="24"/>
          <w:lang w:eastAsia="ko-KR"/>
        </w:rPr>
        <w:t xml:space="preserve">Part-time employees are defined as (i) those non-exempt employees who are hired to work on a regular basis </w:t>
      </w:r>
      <w:r w:rsidRPr="00B35BCF">
        <w:rPr>
          <w:rFonts w:eastAsia="궁서체"/>
          <w:bCs/>
          <w:sz w:val="24"/>
          <w:szCs w:val="24"/>
          <w:lang w:eastAsia="ko-KR"/>
        </w:rPr>
        <w:t>a shift of less than 40 hours a week and are paid on an hourly basis</w:t>
      </w:r>
      <w:r w:rsidR="00BC1A00" w:rsidRPr="00B35BCF">
        <w:rPr>
          <w:rFonts w:eastAsia="궁서체"/>
          <w:bCs/>
          <w:sz w:val="24"/>
          <w:szCs w:val="24"/>
          <w:lang w:eastAsia="ko-KR"/>
        </w:rPr>
        <w:t>,</w:t>
      </w:r>
      <w:r w:rsidRPr="00B35BCF">
        <w:rPr>
          <w:rFonts w:eastAsia="궁서체"/>
          <w:bCs/>
          <w:sz w:val="24"/>
          <w:szCs w:val="24"/>
          <w:lang w:eastAsia="ko-KR"/>
        </w:rPr>
        <w:t xml:space="preserve"> and (ii) those exempt employees who have an expectation and agreement with Company that they will work on a regular basis less than 40 hours a week (or the monthly or yearly equivalent).</w:t>
      </w:r>
      <w:r w:rsidRPr="00B35BCF">
        <w:rPr>
          <w:rFonts w:eastAsia="바탕체"/>
          <w:bCs/>
          <w:sz w:val="24"/>
          <w:szCs w:val="24"/>
          <w:lang w:eastAsia="ko-KR"/>
        </w:rPr>
        <w:t xml:space="preserve"> </w:t>
      </w:r>
    </w:p>
    <w:p w14:paraId="5D5D5F98" w14:textId="77777777" w:rsidR="00874C8E" w:rsidRPr="00B35BCF" w:rsidRDefault="00874C8E" w:rsidP="00874C8E">
      <w:pPr>
        <w:widowControl w:val="0"/>
        <w:wordWrap w:val="0"/>
        <w:adjustRightInd w:val="0"/>
        <w:spacing w:line="300" w:lineRule="atLeast"/>
        <w:ind w:leftChars="-1" w:left="-2" w:firstLine="1"/>
        <w:jc w:val="both"/>
        <w:textAlignment w:val="baseline"/>
        <w:rPr>
          <w:rFonts w:eastAsia="바탕체"/>
          <w:bCs/>
          <w:sz w:val="24"/>
          <w:szCs w:val="24"/>
          <w:lang w:eastAsia="ko-KR"/>
        </w:rPr>
      </w:pPr>
    </w:p>
    <w:p w14:paraId="6229410E" w14:textId="77777777" w:rsidR="00874C8E" w:rsidRPr="00B35BCF" w:rsidRDefault="00874C8E">
      <w:pPr>
        <w:widowControl w:val="0"/>
        <w:numPr>
          <w:ilvl w:val="0"/>
          <w:numId w:val="6"/>
        </w:numPr>
        <w:wordWrap w:val="0"/>
        <w:adjustRightInd w:val="0"/>
        <w:spacing w:line="300" w:lineRule="atLeast"/>
        <w:jc w:val="both"/>
        <w:textAlignment w:val="baseline"/>
        <w:rPr>
          <w:rFonts w:eastAsia="바탕체"/>
          <w:bCs/>
          <w:sz w:val="24"/>
          <w:szCs w:val="24"/>
          <w:lang w:eastAsia="ko-KR"/>
        </w:rPr>
      </w:pPr>
      <w:r w:rsidRPr="00B35BCF">
        <w:rPr>
          <w:rFonts w:eastAsia="바탕체"/>
          <w:bCs/>
          <w:sz w:val="24"/>
          <w:szCs w:val="24"/>
          <w:u w:val="single"/>
          <w:lang w:eastAsia="ko-KR"/>
        </w:rPr>
        <w:t>Temporary Employees</w:t>
      </w:r>
    </w:p>
    <w:p w14:paraId="63B19312" w14:textId="7964B32A" w:rsidR="00874C8E" w:rsidRPr="00B35BCF" w:rsidRDefault="00874C8E" w:rsidP="00CA69B1">
      <w:pPr>
        <w:widowControl w:val="0"/>
        <w:wordWrap w:val="0"/>
        <w:adjustRightInd w:val="0"/>
        <w:spacing w:line="300" w:lineRule="atLeast"/>
        <w:ind w:leftChars="-1" w:left="-2" w:firstLine="1"/>
        <w:jc w:val="both"/>
        <w:textAlignment w:val="baseline"/>
        <w:rPr>
          <w:rFonts w:eastAsia="바탕체"/>
          <w:bCs/>
          <w:sz w:val="24"/>
          <w:szCs w:val="24"/>
          <w:lang w:eastAsia="ko-KR"/>
        </w:rPr>
      </w:pPr>
      <w:r w:rsidRPr="00B35BCF">
        <w:rPr>
          <w:rFonts w:eastAsia="바탕체"/>
          <w:bCs/>
          <w:sz w:val="24"/>
          <w:szCs w:val="24"/>
          <w:lang w:eastAsia="ko-KR"/>
        </w:rPr>
        <w:t>Temporary employees are those who are hired for a short-term, seasonal or specific period of time or for a specified work project. A temporary employee is hired with the understanding that employment will cease at the expiration of a specific period of time or when services are no longer needed.  Temporary employees are not eligible for employee benefits except where mandated by applicable law.</w:t>
      </w:r>
    </w:p>
    <w:p w14:paraId="2E640357" w14:textId="77777777" w:rsidR="00874C8E" w:rsidRPr="00B35BCF" w:rsidRDefault="00874C8E" w:rsidP="00874C8E">
      <w:pPr>
        <w:widowControl w:val="0"/>
        <w:wordWrap w:val="0"/>
        <w:adjustRightInd w:val="0"/>
        <w:spacing w:line="300" w:lineRule="atLeast"/>
        <w:ind w:leftChars="-1" w:left="-2" w:firstLine="1"/>
        <w:jc w:val="both"/>
        <w:textAlignment w:val="baseline"/>
        <w:rPr>
          <w:rFonts w:eastAsia="바탕체"/>
          <w:bCs/>
          <w:sz w:val="24"/>
          <w:szCs w:val="24"/>
          <w:lang w:eastAsia="ko-KR"/>
        </w:rPr>
      </w:pPr>
    </w:p>
    <w:p w14:paraId="4DE0E65D" w14:textId="77777777" w:rsidR="00874C8E" w:rsidRPr="00B35BCF" w:rsidRDefault="00874C8E" w:rsidP="00874C8E">
      <w:pPr>
        <w:widowControl w:val="0"/>
        <w:wordWrap w:val="0"/>
        <w:adjustRightInd w:val="0"/>
        <w:spacing w:line="300" w:lineRule="atLeast"/>
        <w:ind w:leftChars="-1" w:left="-2" w:firstLine="1"/>
        <w:jc w:val="both"/>
        <w:textAlignment w:val="baseline"/>
        <w:rPr>
          <w:rFonts w:eastAsia="바탕체"/>
          <w:bCs/>
          <w:sz w:val="24"/>
          <w:szCs w:val="24"/>
          <w:lang w:eastAsia="ko-KR"/>
        </w:rPr>
      </w:pPr>
      <w:r w:rsidRPr="00B35BCF">
        <w:rPr>
          <w:rFonts w:eastAsia="바탕체"/>
          <w:bCs/>
          <w:sz w:val="24"/>
          <w:szCs w:val="24"/>
          <w:lang w:eastAsia="ko-KR"/>
        </w:rPr>
        <w:t>Temporary changes in the number of hours do not affect an employee’s status, and the preceding definitions are not to be construed as a guarantee of work hours.</w:t>
      </w:r>
    </w:p>
    <w:p w14:paraId="47F25BBF" w14:textId="77777777" w:rsidR="00874C8E" w:rsidRPr="00B35BCF" w:rsidRDefault="00874C8E" w:rsidP="00874C8E">
      <w:pPr>
        <w:widowControl w:val="0"/>
        <w:wordWrap w:val="0"/>
        <w:adjustRightInd w:val="0"/>
        <w:spacing w:line="300" w:lineRule="atLeast"/>
        <w:ind w:leftChars="-1" w:left="-2" w:firstLine="1"/>
        <w:jc w:val="both"/>
        <w:textAlignment w:val="baseline"/>
        <w:rPr>
          <w:rFonts w:eastAsia="바탕체"/>
          <w:bCs/>
          <w:sz w:val="24"/>
          <w:szCs w:val="24"/>
          <w:lang w:eastAsia="ko-KR"/>
        </w:rPr>
      </w:pPr>
    </w:p>
    <w:p w14:paraId="37B67FAF" w14:textId="77777777" w:rsidR="00874C8E" w:rsidRPr="00B35BCF" w:rsidRDefault="00874C8E" w:rsidP="00874C8E">
      <w:pPr>
        <w:widowControl w:val="0"/>
        <w:wordWrap w:val="0"/>
        <w:adjustRightInd w:val="0"/>
        <w:spacing w:line="300" w:lineRule="atLeast"/>
        <w:ind w:leftChars="-1" w:left="-2" w:firstLine="1"/>
        <w:jc w:val="both"/>
        <w:textAlignment w:val="baseline"/>
        <w:rPr>
          <w:rFonts w:eastAsia="바탕체"/>
          <w:bCs/>
          <w:sz w:val="24"/>
          <w:szCs w:val="24"/>
          <w:lang w:eastAsia="ko-KR"/>
        </w:rPr>
      </w:pPr>
      <w:r w:rsidRPr="00B35BCF">
        <w:rPr>
          <w:rFonts w:eastAsia="바탕체"/>
          <w:bCs/>
          <w:sz w:val="24"/>
          <w:szCs w:val="24"/>
          <w:lang w:eastAsia="ko-KR"/>
        </w:rPr>
        <w:t>In addition, employees may be either exempt (not subject to overtime and certain other regulations of working hours) or non-exempt (subject to overtime and related regulations).</w:t>
      </w:r>
    </w:p>
    <w:p w14:paraId="6F4D397C" w14:textId="38591993" w:rsidR="00874C8E" w:rsidRPr="00B35BCF" w:rsidRDefault="00874C8E" w:rsidP="00874C8E">
      <w:pPr>
        <w:widowControl w:val="0"/>
        <w:wordWrap w:val="0"/>
        <w:adjustRightInd w:val="0"/>
        <w:spacing w:line="300" w:lineRule="atLeast"/>
        <w:ind w:leftChars="-1" w:left="-2" w:firstLine="1"/>
        <w:jc w:val="both"/>
        <w:textAlignment w:val="baseline"/>
        <w:rPr>
          <w:rFonts w:eastAsia="바탕체"/>
          <w:bCs/>
          <w:sz w:val="24"/>
          <w:szCs w:val="24"/>
          <w:lang w:eastAsia="ko-KR"/>
        </w:rPr>
      </w:pPr>
    </w:p>
    <w:p w14:paraId="4D36FA70" w14:textId="513272F4" w:rsidR="00967F41" w:rsidRPr="00B35BCF" w:rsidRDefault="00967F41" w:rsidP="00874C8E">
      <w:pPr>
        <w:widowControl w:val="0"/>
        <w:wordWrap w:val="0"/>
        <w:adjustRightInd w:val="0"/>
        <w:spacing w:line="300" w:lineRule="atLeast"/>
        <w:ind w:leftChars="-1" w:left="-2" w:firstLine="1"/>
        <w:jc w:val="both"/>
        <w:textAlignment w:val="baseline"/>
        <w:rPr>
          <w:rFonts w:eastAsia="바탕체"/>
          <w:bCs/>
          <w:sz w:val="24"/>
          <w:szCs w:val="24"/>
          <w:lang w:eastAsia="ko-KR"/>
        </w:rPr>
      </w:pPr>
    </w:p>
    <w:p w14:paraId="00A32CE2" w14:textId="049000F0" w:rsidR="00874C8E" w:rsidRPr="00B35BCF" w:rsidRDefault="00874C8E" w:rsidP="00874C8E">
      <w:pPr>
        <w:pStyle w:val="2"/>
        <w:pBdr>
          <w:bottom w:val="single" w:sz="6" w:space="1" w:color="auto"/>
        </w:pBdr>
        <w:rPr>
          <w:lang w:eastAsia="ko-KR"/>
        </w:rPr>
      </w:pPr>
      <w:bookmarkStart w:id="79" w:name="_Toc157012196"/>
      <w:r w:rsidRPr="00B35BCF">
        <w:rPr>
          <w:lang w:eastAsia="ko-KR"/>
        </w:rPr>
        <w:t>Non-Exempt and Exempt</w:t>
      </w:r>
      <w:bookmarkEnd w:id="79"/>
    </w:p>
    <w:p w14:paraId="0EFD7DB2" w14:textId="77777777" w:rsidR="00874C8E" w:rsidRPr="00B35BCF" w:rsidRDefault="00874C8E" w:rsidP="00874C8E">
      <w:pPr>
        <w:widowControl w:val="0"/>
        <w:wordWrap w:val="0"/>
        <w:adjustRightInd w:val="0"/>
        <w:spacing w:line="300" w:lineRule="atLeast"/>
        <w:ind w:leftChars="-1" w:left="-2" w:firstLine="1"/>
        <w:jc w:val="both"/>
        <w:textAlignment w:val="baseline"/>
        <w:rPr>
          <w:rFonts w:eastAsia="바탕체"/>
          <w:bCs/>
          <w:sz w:val="24"/>
          <w:szCs w:val="24"/>
          <w:lang w:eastAsia="ko-KR"/>
        </w:rPr>
      </w:pPr>
      <w:r w:rsidRPr="00B35BCF">
        <w:rPr>
          <w:rFonts w:eastAsia="바탕체"/>
          <w:bCs/>
          <w:sz w:val="24"/>
          <w:szCs w:val="24"/>
          <w:lang w:eastAsia="ko-KR"/>
        </w:rPr>
        <w:t>All jobs are defined as "exempt" or "non-exempt" using the criteria established by the Fair Labor Standards Act (FLSA), a federal law defining the requirements for paying overtime, and California law (or other state law, as applicable).</w:t>
      </w:r>
    </w:p>
    <w:p w14:paraId="2DCBD3DB" w14:textId="77777777" w:rsidR="00874C8E" w:rsidRPr="00B35BCF" w:rsidRDefault="00874C8E" w:rsidP="00874C8E">
      <w:pPr>
        <w:widowControl w:val="0"/>
        <w:wordWrap w:val="0"/>
        <w:adjustRightInd w:val="0"/>
        <w:spacing w:line="300" w:lineRule="atLeast"/>
        <w:ind w:leftChars="-1" w:left="-2" w:firstLine="1"/>
        <w:jc w:val="both"/>
        <w:textAlignment w:val="baseline"/>
        <w:rPr>
          <w:rFonts w:eastAsia="바탕체"/>
          <w:bCs/>
          <w:sz w:val="24"/>
          <w:szCs w:val="24"/>
          <w:lang w:eastAsia="ko-KR"/>
        </w:rPr>
      </w:pPr>
    </w:p>
    <w:p w14:paraId="7F8B54C1" w14:textId="0566EDF1" w:rsidR="00874C8E" w:rsidRPr="00B35BCF" w:rsidRDefault="00874C8E">
      <w:pPr>
        <w:widowControl w:val="0"/>
        <w:numPr>
          <w:ilvl w:val="0"/>
          <w:numId w:val="3"/>
        </w:numPr>
        <w:wordWrap w:val="0"/>
        <w:adjustRightInd w:val="0"/>
        <w:spacing w:line="300" w:lineRule="atLeast"/>
        <w:jc w:val="both"/>
        <w:textAlignment w:val="baseline"/>
        <w:rPr>
          <w:rFonts w:eastAsia="바탕체"/>
          <w:bCs/>
          <w:sz w:val="24"/>
          <w:szCs w:val="24"/>
          <w:lang w:eastAsia="ko-KR"/>
        </w:rPr>
      </w:pPr>
      <w:r w:rsidRPr="00B35BCF">
        <w:rPr>
          <w:rFonts w:eastAsia="바탕체"/>
          <w:b/>
          <w:bCs/>
          <w:sz w:val="24"/>
          <w:szCs w:val="24"/>
          <w:u w:val="single"/>
          <w:lang w:eastAsia="ko-KR"/>
        </w:rPr>
        <w:t>Non-Exempt</w:t>
      </w:r>
      <w:r w:rsidRPr="00B35BCF">
        <w:rPr>
          <w:rFonts w:eastAsia="바탕체"/>
          <w:b/>
          <w:bCs/>
          <w:sz w:val="24"/>
          <w:szCs w:val="24"/>
          <w:lang w:eastAsia="ko-KR"/>
        </w:rPr>
        <w:t>:</w:t>
      </w:r>
      <w:r w:rsidRPr="00B35BCF">
        <w:rPr>
          <w:rFonts w:eastAsia="바탕체"/>
          <w:bCs/>
          <w:sz w:val="24"/>
          <w:szCs w:val="24"/>
          <w:lang w:eastAsia="ko-KR"/>
        </w:rPr>
        <w:t xml:space="preserve"> Employees performing non-exempt jobs are not exempted from the minimum wage or overtime provisions of the FLSA and applicable state laws.  A non-exempt employee is often an hourly wage employee but can be a salaried employee (whose regular time hourly rate would be 1/40th of the weekly salary).  A non-exempt employee is entitled to overtime pay for work in excess of 40 hours in a workweek or, in California (or under any other applicable state law) 8 hours per workday. </w:t>
      </w:r>
    </w:p>
    <w:p w14:paraId="1F3F70A8" w14:textId="77777777" w:rsidR="00874C8E" w:rsidRPr="00B35BCF" w:rsidRDefault="00874C8E" w:rsidP="00874C8E">
      <w:pPr>
        <w:widowControl w:val="0"/>
        <w:wordWrap w:val="0"/>
        <w:adjustRightInd w:val="0"/>
        <w:spacing w:line="300" w:lineRule="atLeast"/>
        <w:ind w:leftChars="-1" w:left="-2" w:firstLine="1"/>
        <w:jc w:val="both"/>
        <w:textAlignment w:val="baseline"/>
        <w:rPr>
          <w:rFonts w:eastAsia="바탕체"/>
          <w:bCs/>
          <w:sz w:val="24"/>
          <w:szCs w:val="24"/>
          <w:lang w:eastAsia="ko-KR"/>
        </w:rPr>
      </w:pPr>
    </w:p>
    <w:p w14:paraId="5FD1948D" w14:textId="58C2F7AA" w:rsidR="00874C8E" w:rsidRPr="00B35BCF" w:rsidRDefault="00874C8E">
      <w:pPr>
        <w:widowControl w:val="0"/>
        <w:numPr>
          <w:ilvl w:val="0"/>
          <w:numId w:val="3"/>
        </w:numPr>
        <w:wordWrap w:val="0"/>
        <w:adjustRightInd w:val="0"/>
        <w:spacing w:line="300" w:lineRule="atLeast"/>
        <w:jc w:val="both"/>
        <w:textAlignment w:val="baseline"/>
        <w:rPr>
          <w:rFonts w:eastAsia="바탕체"/>
          <w:bCs/>
          <w:sz w:val="24"/>
          <w:szCs w:val="24"/>
          <w:lang w:eastAsia="ko-KR"/>
        </w:rPr>
      </w:pPr>
      <w:commentRangeStart w:id="80"/>
      <w:commentRangeStart w:id="81"/>
      <w:r w:rsidRPr="00B35BCF">
        <w:rPr>
          <w:rFonts w:eastAsia="바탕체"/>
          <w:b/>
          <w:bCs/>
          <w:sz w:val="24"/>
          <w:szCs w:val="24"/>
          <w:u w:val="single"/>
          <w:lang w:eastAsia="ko-KR"/>
        </w:rPr>
        <w:t>Exempt</w:t>
      </w:r>
      <w:r w:rsidRPr="00B35BCF">
        <w:rPr>
          <w:rFonts w:eastAsia="바탕체"/>
          <w:b/>
          <w:bCs/>
          <w:sz w:val="24"/>
          <w:szCs w:val="24"/>
          <w:lang w:eastAsia="ko-KR"/>
        </w:rPr>
        <w:t>:</w:t>
      </w:r>
      <w:commentRangeEnd w:id="81"/>
      <w:r w:rsidR="00477124">
        <w:rPr>
          <w:rStyle w:val="a9"/>
        </w:rPr>
        <w:commentReference w:id="81"/>
      </w:r>
      <w:r w:rsidRPr="00B35BCF">
        <w:rPr>
          <w:rFonts w:eastAsia="바탕체"/>
          <w:bCs/>
          <w:sz w:val="24"/>
          <w:szCs w:val="24"/>
          <w:lang w:eastAsia="ko-KR"/>
        </w:rPr>
        <w:t xml:space="preserve"> </w:t>
      </w:r>
      <w:commentRangeEnd w:id="80"/>
      <w:r w:rsidR="00CC678C">
        <w:rPr>
          <w:rStyle w:val="a9"/>
        </w:rPr>
        <w:commentReference w:id="80"/>
      </w:r>
      <w:r w:rsidRPr="00B35BCF">
        <w:rPr>
          <w:rFonts w:eastAsia="바탕체"/>
          <w:bCs/>
          <w:sz w:val="24"/>
          <w:szCs w:val="24"/>
          <w:lang w:eastAsia="ko-KR"/>
        </w:rPr>
        <w:t>Employees performing exempt jobs are exempted from the minimum wage, overtime</w:t>
      </w:r>
      <w:r w:rsidR="00BC1A00" w:rsidRPr="00B35BCF">
        <w:rPr>
          <w:rFonts w:eastAsia="바탕체"/>
          <w:bCs/>
          <w:sz w:val="24"/>
          <w:szCs w:val="24"/>
          <w:lang w:eastAsia="ko-KR"/>
        </w:rPr>
        <w:t>,</w:t>
      </w:r>
      <w:r w:rsidRPr="00B35BCF">
        <w:rPr>
          <w:rFonts w:eastAsia="바탕체"/>
          <w:bCs/>
          <w:sz w:val="24"/>
          <w:szCs w:val="24"/>
          <w:lang w:eastAsia="ko-KR"/>
        </w:rPr>
        <w:t xml:space="preserve"> and certain other provisions of the FLSA and California law (or other state law, as applicable).  An exempt employee is paid on a salary basis to </w:t>
      </w:r>
      <w:r w:rsidRPr="00B35BCF">
        <w:rPr>
          <w:rFonts w:eastAsia="바탕체"/>
          <w:bCs/>
          <w:sz w:val="24"/>
          <w:szCs w:val="24"/>
          <w:lang w:eastAsia="ko-KR"/>
        </w:rPr>
        <w:lastRenderedPageBreak/>
        <w:t>accomplish responsibilities and tasks without regard to the time required.</w:t>
      </w:r>
    </w:p>
    <w:p w14:paraId="1FEFC583" w14:textId="77777777" w:rsidR="00AF79DB" w:rsidRPr="00B35BCF" w:rsidRDefault="00AF79DB" w:rsidP="00C6477B"/>
    <w:p w14:paraId="4C78EF95" w14:textId="77777777" w:rsidR="007C700A" w:rsidRPr="00B35BCF" w:rsidRDefault="007C700A" w:rsidP="00C6477B">
      <w:pPr>
        <w:pStyle w:val="2"/>
        <w:pBdr>
          <w:bottom w:val="single" w:sz="6" w:space="1" w:color="auto"/>
        </w:pBdr>
      </w:pPr>
      <w:bookmarkStart w:id="83" w:name="_Toc414625039"/>
      <w:bookmarkStart w:id="84" w:name="_Toc157012197"/>
      <w:r w:rsidRPr="00B35BCF">
        <w:rPr>
          <w:lang w:eastAsia="ko-KR"/>
        </w:rPr>
        <w:t>Probationary Period</w:t>
      </w:r>
      <w:bookmarkEnd w:id="83"/>
      <w:bookmarkEnd w:id="84"/>
      <w:r w:rsidRPr="00B35BCF">
        <w:tab/>
      </w:r>
    </w:p>
    <w:p w14:paraId="39AB2301" w14:textId="567E0FDB" w:rsidR="00874C8E" w:rsidRPr="00B35BCF" w:rsidRDefault="00874C8E" w:rsidP="00874C8E">
      <w:pPr>
        <w:widowControl w:val="0"/>
        <w:wordWrap w:val="0"/>
        <w:adjustRightInd w:val="0"/>
        <w:spacing w:line="300" w:lineRule="atLeast"/>
        <w:jc w:val="both"/>
        <w:textAlignment w:val="baseline"/>
        <w:rPr>
          <w:rFonts w:eastAsia="바탕체"/>
          <w:bCs/>
          <w:sz w:val="24"/>
          <w:szCs w:val="24"/>
          <w:lang w:eastAsia="ko-KR"/>
        </w:rPr>
      </w:pPr>
      <w:r w:rsidRPr="00B35BCF">
        <w:rPr>
          <w:rFonts w:eastAsia="바탕체"/>
          <w:bCs/>
          <w:sz w:val="24"/>
          <w:szCs w:val="24"/>
          <w:lang w:eastAsia="ko-KR"/>
        </w:rPr>
        <w:t xml:space="preserve">All employees are considered to be in an initial evaluation period for the first ninety (90) calendar days from date of hire.  During this period, both employee and Company have the opportunity to determine whether they desire to continue the employment relationship.  Company can extend the probationary period for an additional 30 to 90 days, in its sole and absolute discretion, if it determines that such an extension is appropriate.  Company or the employee can terminate the employment relationship at any time during the probationary period for any reason, with or without cause and with or without notice.  Employees will not be eligible for any benefits during the probationary period.  </w:t>
      </w:r>
    </w:p>
    <w:p w14:paraId="756AA18C" w14:textId="77777777" w:rsidR="00874C8E" w:rsidRPr="00B35BCF" w:rsidRDefault="00874C8E" w:rsidP="00874C8E">
      <w:pPr>
        <w:widowControl w:val="0"/>
        <w:wordWrap w:val="0"/>
        <w:adjustRightInd w:val="0"/>
        <w:spacing w:line="300" w:lineRule="atLeast"/>
        <w:jc w:val="both"/>
        <w:textAlignment w:val="baseline"/>
        <w:rPr>
          <w:rFonts w:eastAsia="바탕체"/>
          <w:bCs/>
          <w:sz w:val="24"/>
          <w:szCs w:val="24"/>
          <w:lang w:eastAsia="ko-KR"/>
        </w:rPr>
      </w:pPr>
    </w:p>
    <w:p w14:paraId="16C45CF1" w14:textId="6D7407D0" w:rsidR="00874C8E" w:rsidRPr="00B35BCF" w:rsidRDefault="00874C8E" w:rsidP="00874C8E">
      <w:pPr>
        <w:widowControl w:val="0"/>
        <w:wordWrap w:val="0"/>
        <w:adjustRightInd w:val="0"/>
        <w:spacing w:line="300" w:lineRule="atLeast"/>
        <w:jc w:val="both"/>
        <w:textAlignment w:val="baseline"/>
        <w:rPr>
          <w:rFonts w:eastAsia="바탕체"/>
          <w:b/>
          <w:bCs/>
          <w:i/>
          <w:sz w:val="24"/>
          <w:szCs w:val="24"/>
          <w:lang w:eastAsia="ko-KR"/>
        </w:rPr>
      </w:pPr>
      <w:r w:rsidRPr="00B35BCF">
        <w:rPr>
          <w:rFonts w:eastAsia="바탕체"/>
          <w:bCs/>
          <w:sz w:val="24"/>
          <w:szCs w:val="24"/>
          <w:lang w:eastAsia="ko-KR"/>
        </w:rPr>
        <w:t xml:space="preserve">The successful completion of the probationary period is only one step in your employment at </w:t>
      </w:r>
      <w:r w:rsidRPr="00B35BCF">
        <w:rPr>
          <w:sz w:val="24"/>
          <w:szCs w:val="24"/>
        </w:rPr>
        <w:t>Company</w:t>
      </w:r>
      <w:r w:rsidRPr="00B35BCF">
        <w:rPr>
          <w:rFonts w:eastAsia="바탕체"/>
          <w:bCs/>
          <w:sz w:val="24"/>
          <w:szCs w:val="24"/>
          <w:lang w:eastAsia="ko-KR"/>
        </w:rPr>
        <w:t xml:space="preserve"> and does not mean that </w:t>
      </w:r>
      <w:r w:rsidRPr="00B35BCF">
        <w:rPr>
          <w:sz w:val="24"/>
          <w:szCs w:val="24"/>
        </w:rPr>
        <w:t xml:space="preserve">Company </w:t>
      </w:r>
      <w:r w:rsidRPr="00B35BCF">
        <w:rPr>
          <w:rFonts w:eastAsia="바탕체"/>
          <w:bCs/>
          <w:sz w:val="24"/>
          <w:szCs w:val="24"/>
          <w:lang w:eastAsia="ko-KR"/>
        </w:rPr>
        <w:t xml:space="preserve">will thereafter employ you for any specific period of time.  </w:t>
      </w:r>
      <w:r w:rsidRPr="00B35BCF">
        <w:rPr>
          <w:rFonts w:eastAsia="바탕체"/>
          <w:bCs/>
          <w:i/>
          <w:sz w:val="24"/>
          <w:szCs w:val="24"/>
          <w:lang w:eastAsia="ko-KR"/>
        </w:rPr>
        <w:t>Satisfactory completion of the probationary period does not alter the AT-WILL character of the employment relationship at Company.</w:t>
      </w:r>
    </w:p>
    <w:p w14:paraId="175CAB9A" w14:textId="77777777" w:rsidR="00874C8E" w:rsidRPr="00B35BCF" w:rsidRDefault="00874C8E" w:rsidP="00874C8E">
      <w:pPr>
        <w:widowControl w:val="0"/>
        <w:wordWrap w:val="0"/>
        <w:adjustRightInd w:val="0"/>
        <w:spacing w:line="300" w:lineRule="atLeast"/>
        <w:jc w:val="both"/>
        <w:textAlignment w:val="baseline"/>
        <w:rPr>
          <w:rFonts w:eastAsia="바탕체"/>
          <w:b/>
          <w:bCs/>
          <w:i/>
          <w:sz w:val="24"/>
          <w:szCs w:val="24"/>
          <w:lang w:eastAsia="ko-KR"/>
        </w:rPr>
      </w:pPr>
    </w:p>
    <w:p w14:paraId="0D869FDD" w14:textId="77777777" w:rsidR="001B5DC0" w:rsidRPr="00B35BCF" w:rsidRDefault="001B5DC0" w:rsidP="001B5DC0">
      <w:pPr>
        <w:pStyle w:val="2"/>
        <w:pBdr>
          <w:bottom w:val="single" w:sz="6" w:space="1" w:color="auto"/>
        </w:pBdr>
      </w:pPr>
      <w:bookmarkStart w:id="85" w:name="_Toc157012198"/>
      <w:r w:rsidRPr="00B35BCF">
        <w:rPr>
          <w:lang w:eastAsia="ko-KR"/>
        </w:rPr>
        <w:t>Training</w:t>
      </w:r>
      <w:bookmarkEnd w:id="85"/>
      <w:r w:rsidRPr="00B35BCF">
        <w:tab/>
      </w:r>
    </w:p>
    <w:p w14:paraId="2FF39247" w14:textId="592C2082" w:rsidR="00874C8E" w:rsidRPr="00B35BCF" w:rsidRDefault="00874C8E" w:rsidP="00874C8E">
      <w:pPr>
        <w:widowControl w:val="0"/>
        <w:wordWrap w:val="0"/>
        <w:adjustRightInd w:val="0"/>
        <w:spacing w:line="300" w:lineRule="atLeast"/>
        <w:jc w:val="both"/>
        <w:textAlignment w:val="baseline"/>
        <w:rPr>
          <w:rFonts w:eastAsia="바탕체"/>
          <w:bCs/>
          <w:sz w:val="24"/>
          <w:szCs w:val="24"/>
          <w:lang w:eastAsia="ko-KR"/>
        </w:rPr>
      </w:pPr>
      <w:r w:rsidRPr="00B35BCF">
        <w:rPr>
          <w:rFonts w:eastAsia="바탕체"/>
          <w:bCs/>
          <w:sz w:val="24"/>
          <w:szCs w:val="24"/>
          <w:lang w:eastAsia="ko-KR"/>
        </w:rPr>
        <w:t>To help you be successful in your job</w:t>
      </w:r>
      <w:r w:rsidR="00BC1A00" w:rsidRPr="00B35BCF">
        <w:rPr>
          <w:rFonts w:eastAsia="바탕체"/>
          <w:bCs/>
          <w:sz w:val="24"/>
          <w:szCs w:val="24"/>
          <w:lang w:eastAsia="ko-KR"/>
        </w:rPr>
        <w:t>,</w:t>
      </w:r>
      <w:r w:rsidRPr="00B35BCF">
        <w:rPr>
          <w:rFonts w:eastAsia="바탕체"/>
          <w:bCs/>
          <w:sz w:val="24"/>
          <w:szCs w:val="24"/>
          <w:lang w:eastAsia="ko-KR"/>
        </w:rPr>
        <w:t xml:space="preserve"> you will receive adequate training. You will not be expected to be on your own until you are ready. We spend considerable time and money educating our trainers to prepare each new employee for their job. We want you to be a knowledgeable and productive member of our staff. </w:t>
      </w:r>
    </w:p>
    <w:p w14:paraId="2930CD71" w14:textId="52A0FDB4" w:rsidR="00330F1A" w:rsidRPr="00B35BCF" w:rsidRDefault="00330F1A" w:rsidP="00F9561A">
      <w:pPr>
        <w:widowControl w:val="0"/>
        <w:wordWrap w:val="0"/>
        <w:adjustRightInd w:val="0"/>
        <w:spacing w:line="300" w:lineRule="atLeast"/>
        <w:jc w:val="both"/>
        <w:textAlignment w:val="baseline"/>
        <w:rPr>
          <w:rFonts w:eastAsia="바탕체"/>
          <w:b/>
          <w:bCs/>
          <w:i/>
          <w:sz w:val="24"/>
          <w:szCs w:val="24"/>
          <w:lang w:eastAsia="ko-KR"/>
        </w:rPr>
      </w:pPr>
    </w:p>
    <w:p w14:paraId="0531D256" w14:textId="00C56C93" w:rsidR="00967F41" w:rsidRPr="00B35BCF" w:rsidRDefault="00967F41" w:rsidP="00F9561A">
      <w:pPr>
        <w:widowControl w:val="0"/>
        <w:wordWrap w:val="0"/>
        <w:adjustRightInd w:val="0"/>
        <w:spacing w:line="300" w:lineRule="atLeast"/>
        <w:jc w:val="both"/>
        <w:textAlignment w:val="baseline"/>
        <w:rPr>
          <w:rFonts w:eastAsia="바탕체"/>
          <w:b/>
          <w:bCs/>
          <w:i/>
          <w:sz w:val="24"/>
          <w:szCs w:val="24"/>
          <w:lang w:eastAsia="ko-KR"/>
        </w:rPr>
      </w:pPr>
    </w:p>
    <w:p w14:paraId="30E2E5B9" w14:textId="77777777" w:rsidR="00967F41" w:rsidRPr="00B35BCF" w:rsidRDefault="00967F41" w:rsidP="00F9561A">
      <w:pPr>
        <w:widowControl w:val="0"/>
        <w:wordWrap w:val="0"/>
        <w:adjustRightInd w:val="0"/>
        <w:spacing w:line="300" w:lineRule="atLeast"/>
        <w:jc w:val="both"/>
        <w:textAlignment w:val="baseline"/>
        <w:rPr>
          <w:rFonts w:eastAsia="바탕체"/>
          <w:b/>
          <w:bCs/>
          <w:i/>
          <w:sz w:val="24"/>
          <w:szCs w:val="24"/>
          <w:lang w:eastAsia="ko-KR"/>
        </w:rPr>
      </w:pPr>
    </w:p>
    <w:p w14:paraId="50463EE4" w14:textId="77777777" w:rsidR="00830E97" w:rsidRPr="00B35BCF" w:rsidRDefault="00830E97" w:rsidP="00C6477B">
      <w:pPr>
        <w:pStyle w:val="2"/>
        <w:pBdr>
          <w:bottom w:val="single" w:sz="6" w:space="1" w:color="auto"/>
        </w:pBdr>
      </w:pPr>
      <w:bookmarkStart w:id="86" w:name="_Toc28147696"/>
      <w:bookmarkStart w:id="87" w:name="_Toc414625040"/>
      <w:bookmarkStart w:id="88" w:name="_Toc157012199"/>
      <w:r w:rsidRPr="00B35BCF">
        <w:t>Evaluations</w:t>
      </w:r>
      <w:bookmarkEnd w:id="86"/>
      <w:bookmarkEnd w:id="87"/>
      <w:bookmarkEnd w:id="88"/>
      <w:r w:rsidRPr="00B35BCF">
        <w:t xml:space="preserve"> </w:t>
      </w:r>
      <w:r w:rsidRPr="00B35BCF">
        <w:tab/>
      </w:r>
    </w:p>
    <w:p w14:paraId="5E2DEC61" w14:textId="77777777" w:rsidR="00D025E6" w:rsidRPr="00B35BCF" w:rsidRDefault="00D025E6" w:rsidP="00D025E6">
      <w:pPr>
        <w:jc w:val="both"/>
        <w:rPr>
          <w:sz w:val="24"/>
          <w:szCs w:val="24"/>
        </w:rPr>
      </w:pPr>
      <w:r w:rsidRPr="00B35BCF">
        <w:rPr>
          <w:sz w:val="24"/>
          <w:szCs w:val="24"/>
        </w:rPr>
        <w:t xml:space="preserve">All employees receive written and verbal performance evaluations. The evaluation process is intended to let you know how well you’re performing and to help you to be more effective and productive. The evaluation also gives you the opportunity to share your thoughts about your performance and future goals with your manager. </w:t>
      </w:r>
    </w:p>
    <w:p w14:paraId="22D2315D" w14:textId="77777777" w:rsidR="00D025E6" w:rsidRPr="00B35BCF" w:rsidRDefault="00D025E6" w:rsidP="00D025E6">
      <w:pPr>
        <w:jc w:val="both"/>
        <w:rPr>
          <w:sz w:val="24"/>
          <w:szCs w:val="24"/>
        </w:rPr>
      </w:pPr>
    </w:p>
    <w:p w14:paraId="03CCF6E7" w14:textId="74BC7461" w:rsidR="00874C8E" w:rsidRPr="00B35BCF" w:rsidRDefault="00D025E6" w:rsidP="00D025E6">
      <w:pPr>
        <w:jc w:val="both"/>
        <w:rPr>
          <w:sz w:val="24"/>
          <w:szCs w:val="24"/>
        </w:rPr>
      </w:pPr>
      <w:r w:rsidRPr="00B35BCF">
        <w:rPr>
          <w:sz w:val="24"/>
          <w:szCs w:val="24"/>
        </w:rPr>
        <w:t>The evaluation process is an opportunity to identify accomplishments and strengths as well as to openly discuss areas and goals for any improvement. At the sole discretion of Company, depending on your position and performance, you may be eligible for a pay increase. Pay increases are not guaranteed. Rewards are based solely on a person’s job performance and results.</w:t>
      </w:r>
    </w:p>
    <w:p w14:paraId="18214DDC" w14:textId="77777777" w:rsidR="00CB3706" w:rsidRPr="00B35BCF" w:rsidRDefault="00CB3706" w:rsidP="00465215">
      <w:pPr>
        <w:jc w:val="both"/>
      </w:pPr>
    </w:p>
    <w:p w14:paraId="6928A8A6" w14:textId="77777777" w:rsidR="00874C8E" w:rsidRPr="00B35BCF" w:rsidRDefault="00874C8E" w:rsidP="00874C8E">
      <w:pPr>
        <w:pStyle w:val="2"/>
        <w:pBdr>
          <w:bottom w:val="single" w:sz="6" w:space="1" w:color="auto"/>
        </w:pBdr>
      </w:pPr>
      <w:bookmarkStart w:id="89" w:name="_Toc157012200"/>
      <w:r w:rsidRPr="00B35BCF">
        <w:t>Schedule</w:t>
      </w:r>
      <w:bookmarkEnd w:id="89"/>
      <w:r w:rsidRPr="00B35BCF">
        <w:tab/>
      </w:r>
    </w:p>
    <w:p w14:paraId="57DAD300" w14:textId="1C33826A" w:rsidR="00874C8E" w:rsidRPr="00B35BCF" w:rsidRDefault="0066552E" w:rsidP="00874C8E">
      <w:pPr>
        <w:jc w:val="both"/>
        <w:rPr>
          <w:sz w:val="24"/>
          <w:szCs w:val="24"/>
        </w:rPr>
      </w:pPr>
      <w:r w:rsidRPr="00B35BCF">
        <w:rPr>
          <w:sz w:val="24"/>
          <w:szCs w:val="24"/>
        </w:rPr>
        <w:t xml:space="preserve">All regular full-time employees are normally expected to work </w:t>
      </w:r>
      <w:r w:rsidR="007920EA">
        <w:rPr>
          <w:sz w:val="24"/>
          <w:szCs w:val="24"/>
        </w:rPr>
        <w:t>forty</w:t>
      </w:r>
      <w:r w:rsidRPr="00B35BCF">
        <w:rPr>
          <w:sz w:val="24"/>
          <w:szCs w:val="24"/>
        </w:rPr>
        <w:t xml:space="preserve"> (</w:t>
      </w:r>
      <w:commentRangeStart w:id="90"/>
      <w:r w:rsidR="007920EA">
        <w:rPr>
          <w:sz w:val="24"/>
          <w:szCs w:val="24"/>
        </w:rPr>
        <w:t>40</w:t>
      </w:r>
      <w:commentRangeEnd w:id="90"/>
      <w:r w:rsidR="00AE24DD">
        <w:rPr>
          <w:rStyle w:val="a9"/>
        </w:rPr>
        <w:commentReference w:id="90"/>
      </w:r>
      <w:r w:rsidRPr="00B35BCF">
        <w:rPr>
          <w:sz w:val="24"/>
          <w:szCs w:val="24"/>
        </w:rPr>
        <w:t xml:space="preserve">) </w:t>
      </w:r>
      <w:r w:rsidR="00A72BDE" w:rsidRPr="00B35BCF">
        <w:rPr>
          <w:sz w:val="24"/>
          <w:szCs w:val="24"/>
        </w:rPr>
        <w:t>hours</w:t>
      </w:r>
      <w:r w:rsidRPr="00B35BCF">
        <w:rPr>
          <w:sz w:val="24"/>
          <w:szCs w:val="24"/>
        </w:rPr>
        <w:t xml:space="preserve"> a week, Monday </w:t>
      </w:r>
      <w:r w:rsidRPr="001E166F">
        <w:rPr>
          <w:sz w:val="24"/>
          <w:szCs w:val="24"/>
        </w:rPr>
        <w:t xml:space="preserve">through </w:t>
      </w:r>
      <w:r w:rsidR="00994020" w:rsidRPr="001E166F">
        <w:rPr>
          <w:sz w:val="24"/>
          <w:szCs w:val="24"/>
        </w:rPr>
        <w:t>Friday,</w:t>
      </w:r>
      <w:r w:rsidRPr="001E166F">
        <w:rPr>
          <w:sz w:val="24"/>
          <w:szCs w:val="24"/>
        </w:rPr>
        <w:t xml:space="preserve"> with </w:t>
      </w:r>
      <w:r w:rsidR="001E166F" w:rsidRPr="001E166F">
        <w:rPr>
          <w:sz w:val="24"/>
          <w:szCs w:val="24"/>
        </w:rPr>
        <w:t>one (1) hour</w:t>
      </w:r>
      <w:r w:rsidRPr="001E166F">
        <w:rPr>
          <w:sz w:val="24"/>
          <w:szCs w:val="24"/>
        </w:rPr>
        <w:t xml:space="preserve"> meal period. Normally, employees will start and end from </w:t>
      </w:r>
      <w:r w:rsidR="001E166F">
        <w:rPr>
          <w:sz w:val="24"/>
          <w:szCs w:val="24"/>
        </w:rPr>
        <w:t>9</w:t>
      </w:r>
      <w:r w:rsidRPr="001E166F">
        <w:rPr>
          <w:sz w:val="24"/>
          <w:szCs w:val="24"/>
        </w:rPr>
        <w:t>:</w:t>
      </w:r>
      <w:r w:rsidR="001E166F" w:rsidRPr="001E166F">
        <w:rPr>
          <w:sz w:val="24"/>
          <w:szCs w:val="24"/>
        </w:rPr>
        <w:t>0</w:t>
      </w:r>
      <w:r w:rsidRPr="001E166F">
        <w:rPr>
          <w:sz w:val="24"/>
          <w:szCs w:val="24"/>
        </w:rPr>
        <w:t>0 am to 5:</w:t>
      </w:r>
      <w:r w:rsidR="00D251E5" w:rsidRPr="001E166F">
        <w:rPr>
          <w:sz w:val="24"/>
          <w:szCs w:val="24"/>
        </w:rPr>
        <w:t>0</w:t>
      </w:r>
      <w:r w:rsidRPr="001E166F">
        <w:rPr>
          <w:sz w:val="24"/>
          <w:szCs w:val="24"/>
        </w:rPr>
        <w:t>0</w:t>
      </w:r>
      <w:r w:rsidR="00B0130F" w:rsidRPr="001E166F">
        <w:rPr>
          <w:sz w:val="24"/>
          <w:szCs w:val="24"/>
        </w:rPr>
        <w:t xml:space="preserve"> </w:t>
      </w:r>
      <w:r w:rsidRPr="001E166F">
        <w:rPr>
          <w:sz w:val="24"/>
          <w:szCs w:val="24"/>
        </w:rPr>
        <w:t>pm.</w:t>
      </w:r>
      <w:r w:rsidRPr="00B35BCF">
        <w:rPr>
          <w:sz w:val="24"/>
          <w:szCs w:val="24"/>
        </w:rPr>
        <w:t xml:space="preserve"> </w:t>
      </w:r>
      <w:r w:rsidR="00874C8E" w:rsidRPr="00B35BCF">
        <w:rPr>
          <w:sz w:val="24"/>
          <w:szCs w:val="24"/>
        </w:rPr>
        <w:t xml:space="preserve">Schedules are prepared to meet the work demands of Company. </w:t>
      </w:r>
      <w:r w:rsidR="00CB3706" w:rsidRPr="00B35BCF">
        <w:rPr>
          <w:sz w:val="24"/>
          <w:szCs w:val="24"/>
        </w:rPr>
        <w:t>As work</w:t>
      </w:r>
      <w:r w:rsidR="00874C8E" w:rsidRPr="00B35BCF">
        <w:rPr>
          <w:sz w:val="24"/>
          <w:szCs w:val="24"/>
        </w:rPr>
        <w:t xml:space="preserve"> demands change,</w:t>
      </w:r>
      <w:r w:rsidR="003A6941">
        <w:rPr>
          <w:sz w:val="24"/>
          <w:szCs w:val="24"/>
        </w:rPr>
        <w:t xml:space="preserve"> the</w:t>
      </w:r>
      <w:r w:rsidR="00874C8E" w:rsidRPr="00B35BCF">
        <w:rPr>
          <w:sz w:val="24"/>
          <w:szCs w:val="24"/>
        </w:rPr>
        <w:t xml:space="preserve"> management reserves the right to adjust working hours and shifts. Each employee is responsible for working their shift. </w:t>
      </w:r>
    </w:p>
    <w:p w14:paraId="00DD9A05" w14:textId="77777777" w:rsidR="00874C8E" w:rsidRPr="00B35BCF" w:rsidRDefault="00874C8E" w:rsidP="00874C8E">
      <w:pPr>
        <w:jc w:val="both"/>
        <w:rPr>
          <w:sz w:val="24"/>
          <w:szCs w:val="24"/>
        </w:rPr>
      </w:pPr>
    </w:p>
    <w:p w14:paraId="506A5E53" w14:textId="61D489DE" w:rsidR="00874C8E" w:rsidRPr="00B35BCF" w:rsidRDefault="00874C8E" w:rsidP="00874C8E">
      <w:pPr>
        <w:jc w:val="both"/>
        <w:rPr>
          <w:sz w:val="24"/>
          <w:szCs w:val="24"/>
        </w:rPr>
      </w:pPr>
      <w:r w:rsidRPr="00B35BCF">
        <w:rPr>
          <w:sz w:val="24"/>
          <w:szCs w:val="24"/>
        </w:rPr>
        <w:lastRenderedPageBreak/>
        <w:t xml:space="preserve">You should arrive for your shift and clock in when your shift </w:t>
      </w:r>
      <w:r w:rsidR="00CB3706" w:rsidRPr="00B35BCF">
        <w:rPr>
          <w:sz w:val="24"/>
          <w:szCs w:val="24"/>
        </w:rPr>
        <w:t>begins and</w:t>
      </w:r>
      <w:r w:rsidRPr="00B35BCF">
        <w:rPr>
          <w:sz w:val="24"/>
          <w:szCs w:val="24"/>
        </w:rPr>
        <w:t xml:space="preserve"> be ready to start work immediately. </w:t>
      </w:r>
    </w:p>
    <w:p w14:paraId="1BB16BF3" w14:textId="4C993B51" w:rsidR="00874C8E" w:rsidRDefault="00874C8E" w:rsidP="00874C8E">
      <w:pPr>
        <w:jc w:val="both"/>
        <w:rPr>
          <w:sz w:val="24"/>
          <w:szCs w:val="24"/>
        </w:rPr>
      </w:pPr>
    </w:p>
    <w:p w14:paraId="2D855EDB" w14:textId="77777777" w:rsidR="00D470F8" w:rsidRPr="00B35BCF" w:rsidRDefault="00D470F8" w:rsidP="00874C8E">
      <w:pPr>
        <w:jc w:val="both"/>
        <w:rPr>
          <w:sz w:val="24"/>
          <w:szCs w:val="24"/>
        </w:rPr>
      </w:pPr>
    </w:p>
    <w:p w14:paraId="029B83D9" w14:textId="5E9A3FB5" w:rsidR="00C87BBE" w:rsidRPr="00263F99" w:rsidRDefault="00874C8E" w:rsidP="00954615">
      <w:pPr>
        <w:pStyle w:val="1"/>
        <w:jc w:val="both"/>
        <w:rPr>
          <w:rFonts w:ascii="Arial" w:hAnsi="Arial"/>
          <w:color w:val="1F497D" w:themeColor="text2"/>
          <w:sz w:val="32"/>
        </w:rPr>
      </w:pPr>
      <w:r w:rsidRPr="00B35BCF">
        <w:br w:type="page"/>
      </w:r>
      <w:bookmarkStart w:id="91" w:name="_Toc28147704"/>
      <w:bookmarkStart w:id="92" w:name="_Toc414625063"/>
      <w:bookmarkStart w:id="93" w:name="_Toc157012201"/>
      <w:r w:rsidR="00C87BBE" w:rsidRPr="00263F99">
        <w:rPr>
          <w:rFonts w:ascii="Arial" w:hAnsi="Arial"/>
          <w:color w:val="1F497D" w:themeColor="text2"/>
          <w:sz w:val="32"/>
        </w:rPr>
        <w:lastRenderedPageBreak/>
        <w:t>Payment Procedures</w:t>
      </w:r>
      <w:bookmarkEnd w:id="91"/>
      <w:bookmarkEnd w:id="92"/>
      <w:bookmarkEnd w:id="93"/>
    </w:p>
    <w:p w14:paraId="231DD66E" w14:textId="77777777" w:rsidR="00C87BBE" w:rsidRPr="00B35BCF" w:rsidRDefault="00C87BBE" w:rsidP="00954615">
      <w:pPr>
        <w:jc w:val="both"/>
      </w:pPr>
    </w:p>
    <w:p w14:paraId="4AB7EF16" w14:textId="4D9BE23D" w:rsidR="00C87BBE" w:rsidRPr="00B35BCF" w:rsidRDefault="00C87BBE" w:rsidP="00954615">
      <w:pPr>
        <w:pStyle w:val="2"/>
        <w:pBdr>
          <w:bottom w:val="single" w:sz="6" w:space="1" w:color="auto"/>
        </w:pBdr>
        <w:jc w:val="both"/>
      </w:pPr>
      <w:bookmarkStart w:id="94" w:name="_Toc157012202"/>
      <w:r w:rsidRPr="00B35BCF">
        <w:t>Time Reporting</w:t>
      </w:r>
      <w:bookmarkEnd w:id="94"/>
    </w:p>
    <w:p w14:paraId="51D6F273" w14:textId="52F53FA6" w:rsidR="00874C8E" w:rsidRPr="00B35BCF" w:rsidRDefault="00874C8E" w:rsidP="00874C8E">
      <w:pPr>
        <w:jc w:val="both"/>
        <w:rPr>
          <w:sz w:val="24"/>
          <w:szCs w:val="24"/>
        </w:rPr>
      </w:pPr>
      <w:r w:rsidRPr="00B35BCF">
        <w:rPr>
          <w:sz w:val="24"/>
          <w:szCs w:val="24"/>
        </w:rPr>
        <w:t xml:space="preserve">Non-exempt </w:t>
      </w:r>
      <w:r w:rsidR="00991409" w:rsidRPr="00B35BCF">
        <w:rPr>
          <w:sz w:val="24"/>
          <w:szCs w:val="24"/>
        </w:rPr>
        <w:t>e</w:t>
      </w:r>
      <w:r w:rsidRPr="00B35BCF">
        <w:rPr>
          <w:sz w:val="24"/>
          <w:szCs w:val="24"/>
        </w:rPr>
        <w:t xml:space="preserve">mployees are required to use Company’s </w:t>
      </w:r>
      <w:r w:rsidR="00F77D12" w:rsidRPr="00B35BCF">
        <w:rPr>
          <w:sz w:val="24"/>
          <w:szCs w:val="24"/>
        </w:rPr>
        <w:t>time-</w:t>
      </w:r>
      <w:r w:rsidRPr="00B35BCF">
        <w:rPr>
          <w:sz w:val="24"/>
          <w:szCs w:val="24"/>
        </w:rPr>
        <w:t xml:space="preserve">keeping system to accurately measure the daily work hours, including lunch periods if taken. Currently, Company’s </w:t>
      </w:r>
      <w:r w:rsidR="00F77D12" w:rsidRPr="00B35BCF">
        <w:rPr>
          <w:sz w:val="24"/>
          <w:szCs w:val="24"/>
        </w:rPr>
        <w:t>time-</w:t>
      </w:r>
      <w:r w:rsidRPr="00B35BCF">
        <w:rPr>
          <w:sz w:val="24"/>
          <w:szCs w:val="24"/>
        </w:rPr>
        <w:t xml:space="preserve">keeping system is to record all daily work hours and to submit to </w:t>
      </w:r>
      <w:r w:rsidR="00B965B4">
        <w:rPr>
          <w:rFonts w:eastAsia="Times New Roman"/>
          <w:spacing w:val="-5"/>
          <w:sz w:val="24"/>
          <w:szCs w:val="24"/>
        </w:rPr>
        <w:t>the management</w:t>
      </w:r>
      <w:r w:rsidR="00B965B4" w:rsidRPr="00B35BCF">
        <w:rPr>
          <w:rFonts w:eastAsia="Times New Roman"/>
          <w:spacing w:val="-5"/>
          <w:sz w:val="24"/>
          <w:szCs w:val="24"/>
        </w:rPr>
        <w:t xml:space="preserve"> </w:t>
      </w:r>
      <w:r w:rsidRPr="00B35BCF">
        <w:rPr>
          <w:sz w:val="24"/>
          <w:szCs w:val="24"/>
        </w:rPr>
        <w:t xml:space="preserve">pursuant to Company’s payroll schedule.  Both </w:t>
      </w:r>
      <w:r w:rsidR="00991409" w:rsidRPr="00B35BCF">
        <w:rPr>
          <w:sz w:val="24"/>
          <w:szCs w:val="24"/>
        </w:rPr>
        <w:t>s</w:t>
      </w:r>
      <w:r w:rsidRPr="00B35BCF">
        <w:rPr>
          <w:sz w:val="24"/>
          <w:szCs w:val="24"/>
        </w:rPr>
        <w:t xml:space="preserve">alaried </w:t>
      </w:r>
      <w:r w:rsidR="00991409" w:rsidRPr="00B35BCF">
        <w:rPr>
          <w:sz w:val="24"/>
          <w:szCs w:val="24"/>
        </w:rPr>
        <w:t>e</w:t>
      </w:r>
      <w:r w:rsidRPr="00B35BCF">
        <w:rPr>
          <w:sz w:val="24"/>
          <w:szCs w:val="24"/>
        </w:rPr>
        <w:t xml:space="preserve">mployees (non-exempt only) and </w:t>
      </w:r>
      <w:r w:rsidR="00991409" w:rsidRPr="00B35BCF">
        <w:rPr>
          <w:sz w:val="24"/>
          <w:szCs w:val="24"/>
        </w:rPr>
        <w:t>h</w:t>
      </w:r>
      <w:r w:rsidRPr="00B35BCF">
        <w:rPr>
          <w:sz w:val="24"/>
          <w:szCs w:val="24"/>
        </w:rPr>
        <w:t xml:space="preserve">ourly </w:t>
      </w:r>
      <w:r w:rsidR="00991409" w:rsidRPr="00B35BCF">
        <w:rPr>
          <w:sz w:val="24"/>
          <w:szCs w:val="24"/>
        </w:rPr>
        <w:t>e</w:t>
      </w:r>
      <w:r w:rsidRPr="00B35BCF">
        <w:rPr>
          <w:sz w:val="24"/>
          <w:szCs w:val="24"/>
        </w:rPr>
        <w:t xml:space="preserve">mployees (non-exempt) are required to use Company’s </w:t>
      </w:r>
      <w:r w:rsidR="00B81DF1" w:rsidRPr="00B35BCF">
        <w:rPr>
          <w:sz w:val="24"/>
          <w:szCs w:val="24"/>
        </w:rPr>
        <w:t>timekeeping</w:t>
      </w:r>
      <w:r w:rsidRPr="00B35BCF">
        <w:rPr>
          <w:sz w:val="24"/>
          <w:szCs w:val="24"/>
        </w:rPr>
        <w:t xml:space="preserve"> system for the accurate </w:t>
      </w:r>
      <w:r w:rsidR="00AB59BF" w:rsidRPr="00B35BCF">
        <w:rPr>
          <w:sz w:val="24"/>
          <w:szCs w:val="24"/>
        </w:rPr>
        <w:t>timekeeping</w:t>
      </w:r>
      <w:r w:rsidR="003552CE" w:rsidRPr="00B35BCF">
        <w:rPr>
          <w:sz w:val="24"/>
          <w:szCs w:val="24"/>
        </w:rPr>
        <w:t xml:space="preserve"> of the employee’s hours worked.</w:t>
      </w:r>
    </w:p>
    <w:p w14:paraId="3E200FCD" w14:textId="77777777" w:rsidR="00874C8E" w:rsidRPr="00B35BCF" w:rsidRDefault="00874C8E" w:rsidP="00874C8E">
      <w:pPr>
        <w:jc w:val="both"/>
        <w:rPr>
          <w:sz w:val="24"/>
          <w:szCs w:val="24"/>
        </w:rPr>
      </w:pPr>
    </w:p>
    <w:p w14:paraId="6F0B0622" w14:textId="77777777" w:rsidR="00874C8E" w:rsidRPr="00B35BCF" w:rsidRDefault="00874C8E" w:rsidP="00874C8E">
      <w:pPr>
        <w:jc w:val="both"/>
        <w:rPr>
          <w:sz w:val="24"/>
          <w:szCs w:val="24"/>
        </w:rPr>
      </w:pPr>
      <w:r w:rsidRPr="00B35BCF">
        <w:rPr>
          <w:sz w:val="24"/>
          <w:szCs w:val="24"/>
        </w:rPr>
        <w:t>Tampering, altering, or falsifying time records or recording time on another employee’s time sheet is not allowed and may result in disciplinary action, up to and including termination.</w:t>
      </w:r>
    </w:p>
    <w:p w14:paraId="0D5BE782" w14:textId="77777777" w:rsidR="00C87BBE" w:rsidRPr="00B35BCF" w:rsidRDefault="00C87BBE" w:rsidP="00AE5772">
      <w:pPr>
        <w:jc w:val="both"/>
        <w:rPr>
          <w:sz w:val="24"/>
          <w:szCs w:val="24"/>
        </w:rPr>
      </w:pPr>
    </w:p>
    <w:p w14:paraId="7A2FDED1" w14:textId="48009D3D" w:rsidR="00874C8E" w:rsidRPr="00B35BCF" w:rsidRDefault="00874C8E" w:rsidP="00874C8E">
      <w:pPr>
        <w:pStyle w:val="2"/>
        <w:pBdr>
          <w:bottom w:val="single" w:sz="6" w:space="1" w:color="auto"/>
        </w:pBdr>
        <w:jc w:val="both"/>
      </w:pPr>
      <w:bookmarkStart w:id="95" w:name="_Toc157012203"/>
      <w:r w:rsidRPr="00B35BCF">
        <w:t>Payroll Checks</w:t>
      </w:r>
      <w:bookmarkEnd w:id="95"/>
    </w:p>
    <w:p w14:paraId="1983E121" w14:textId="369C8FFD" w:rsidR="00874C8E" w:rsidRPr="00B35BCF" w:rsidRDefault="00874C8E" w:rsidP="0018313B">
      <w:pPr>
        <w:jc w:val="both"/>
        <w:rPr>
          <w:sz w:val="24"/>
          <w:szCs w:val="24"/>
        </w:rPr>
      </w:pPr>
      <w:r w:rsidRPr="00B35BCF">
        <w:rPr>
          <w:sz w:val="24"/>
          <w:szCs w:val="24"/>
        </w:rPr>
        <w:t xml:space="preserve">Employees are </w:t>
      </w:r>
      <w:r w:rsidRPr="00B35BCF">
        <w:rPr>
          <w:sz w:val="24"/>
          <w:szCs w:val="24"/>
          <w:lang w:eastAsia="ko-KR"/>
        </w:rPr>
        <w:t xml:space="preserve">usually </w:t>
      </w:r>
      <w:r w:rsidRPr="00B35BCF">
        <w:rPr>
          <w:sz w:val="24"/>
          <w:szCs w:val="24"/>
        </w:rPr>
        <w:t xml:space="preserve">paid </w:t>
      </w:r>
      <w:r w:rsidRPr="00B35BCF">
        <w:rPr>
          <w:sz w:val="24"/>
          <w:szCs w:val="24"/>
          <w:lang w:eastAsia="ko-KR"/>
        </w:rPr>
        <w:t xml:space="preserve">on </w:t>
      </w:r>
      <w:r w:rsidR="00DA74E1" w:rsidRPr="00B35BCF">
        <w:rPr>
          <w:sz w:val="24"/>
          <w:szCs w:val="24"/>
          <w:lang w:eastAsia="ko-KR"/>
        </w:rPr>
        <w:t>monthly</w:t>
      </w:r>
      <w:r w:rsidRPr="00B35BCF">
        <w:rPr>
          <w:sz w:val="24"/>
          <w:szCs w:val="24"/>
          <w:lang w:eastAsia="ko-KR"/>
        </w:rPr>
        <w:t xml:space="preserve"> basis. </w:t>
      </w:r>
      <w:r w:rsidRPr="00B35BCF">
        <w:rPr>
          <w:sz w:val="24"/>
          <w:szCs w:val="24"/>
        </w:rPr>
        <w:t xml:space="preserve"> If the payday falls on a Saturday or Sunday, you will be paid on the Friday prior to payday.  If the payday falls on a Company recognized holiday, you will receive your pay on the last workday prior to the holiday. </w:t>
      </w:r>
    </w:p>
    <w:p w14:paraId="7360635C" w14:textId="77777777" w:rsidR="00874C8E" w:rsidRPr="00B35BCF" w:rsidRDefault="00874C8E" w:rsidP="00874C8E">
      <w:pPr>
        <w:ind w:left="720"/>
        <w:jc w:val="both"/>
        <w:rPr>
          <w:sz w:val="24"/>
          <w:szCs w:val="24"/>
        </w:rPr>
      </w:pPr>
    </w:p>
    <w:p w14:paraId="53D0BF59" w14:textId="58CBD956" w:rsidR="00874C8E" w:rsidRPr="00B35BCF" w:rsidRDefault="00874C8E" w:rsidP="00874C8E">
      <w:pPr>
        <w:pStyle w:val="2"/>
        <w:pBdr>
          <w:bottom w:val="single" w:sz="6" w:space="1" w:color="auto"/>
        </w:pBdr>
        <w:jc w:val="both"/>
      </w:pPr>
      <w:bookmarkStart w:id="96" w:name="_Toc157012204"/>
      <w:r w:rsidRPr="00B35BCF">
        <w:t>Payroll Deductions</w:t>
      </w:r>
      <w:bookmarkEnd w:id="96"/>
    </w:p>
    <w:p w14:paraId="0A49AE26" w14:textId="77777777" w:rsidR="00874C8E" w:rsidRPr="00B35BCF" w:rsidRDefault="00874C8E" w:rsidP="00874C8E">
      <w:pPr>
        <w:jc w:val="both"/>
        <w:rPr>
          <w:sz w:val="24"/>
          <w:szCs w:val="24"/>
        </w:rPr>
      </w:pPr>
      <w:r w:rsidRPr="00B35BCF">
        <w:rPr>
          <w:sz w:val="24"/>
          <w:szCs w:val="24"/>
        </w:rPr>
        <w:t xml:space="preserve">Your paycheck will indicate your gross earnings as well as deductions for federal and state withholding taxes and social security and Medicare taxes. Federal and state withholding taxes are authorized by you based on the information you furnished to us on form W-4. </w:t>
      </w:r>
    </w:p>
    <w:p w14:paraId="47AAA219" w14:textId="77777777" w:rsidR="00874C8E" w:rsidRPr="00B35BCF" w:rsidRDefault="00874C8E" w:rsidP="00874C8E">
      <w:pPr>
        <w:jc w:val="both"/>
        <w:rPr>
          <w:sz w:val="24"/>
          <w:szCs w:val="24"/>
        </w:rPr>
      </w:pPr>
    </w:p>
    <w:p w14:paraId="78197F0E" w14:textId="77777777" w:rsidR="00874C8E" w:rsidRPr="00B35BCF" w:rsidRDefault="00874C8E" w:rsidP="00874C8E">
      <w:pPr>
        <w:jc w:val="both"/>
        <w:rPr>
          <w:sz w:val="24"/>
          <w:szCs w:val="24"/>
        </w:rPr>
      </w:pPr>
      <w:r w:rsidRPr="00B35BCF">
        <w:rPr>
          <w:sz w:val="24"/>
          <w:szCs w:val="24"/>
        </w:rPr>
        <w:t>As per state law, Company complies with court orders in connection to garnishments from employee paychecks as directed by the proper authorities. You will be notified of any court-ordered payroll deductions.</w:t>
      </w:r>
    </w:p>
    <w:p w14:paraId="052C4476" w14:textId="77777777" w:rsidR="00874C8E" w:rsidRPr="00B35BCF" w:rsidRDefault="00874C8E" w:rsidP="00874C8E">
      <w:pPr>
        <w:ind w:left="720"/>
        <w:jc w:val="both"/>
        <w:rPr>
          <w:sz w:val="24"/>
          <w:szCs w:val="24"/>
        </w:rPr>
      </w:pPr>
    </w:p>
    <w:p w14:paraId="04FC5DB7" w14:textId="29B4B451" w:rsidR="00874C8E" w:rsidRPr="00B35BCF" w:rsidRDefault="00874C8E" w:rsidP="00874C8E">
      <w:pPr>
        <w:pStyle w:val="2"/>
        <w:pBdr>
          <w:bottom w:val="single" w:sz="6" w:space="1" w:color="auto"/>
        </w:pBdr>
        <w:jc w:val="both"/>
      </w:pPr>
      <w:bookmarkStart w:id="97" w:name="_Toc157012205"/>
      <w:r w:rsidRPr="00B35BCF">
        <w:t>Change of Address</w:t>
      </w:r>
      <w:r w:rsidR="003552CE" w:rsidRPr="00B35BCF">
        <w:t>, Phone, E-Mail, W-4</w:t>
      </w:r>
      <w:bookmarkEnd w:id="97"/>
    </w:p>
    <w:p w14:paraId="60A3E56F" w14:textId="1FDF722F" w:rsidR="00874C8E" w:rsidRPr="00B35BCF" w:rsidRDefault="00874C8E" w:rsidP="00874C8E">
      <w:pPr>
        <w:jc w:val="both"/>
        <w:rPr>
          <w:sz w:val="24"/>
          <w:szCs w:val="24"/>
        </w:rPr>
      </w:pPr>
      <w:r w:rsidRPr="00B35BCF">
        <w:rPr>
          <w:sz w:val="24"/>
          <w:szCs w:val="24"/>
        </w:rPr>
        <w:t xml:space="preserve">We ask that you report any address changes to </w:t>
      </w:r>
      <w:r w:rsidR="00D97490" w:rsidRPr="00B35BCF">
        <w:rPr>
          <w:sz w:val="24"/>
          <w:szCs w:val="24"/>
        </w:rPr>
        <w:t>the m</w:t>
      </w:r>
      <w:r w:rsidRPr="00B35BCF">
        <w:rPr>
          <w:sz w:val="24"/>
          <w:szCs w:val="24"/>
        </w:rPr>
        <w:t xml:space="preserve">anager as soon as possible so </w:t>
      </w:r>
      <w:r w:rsidR="003552CE" w:rsidRPr="00B35BCF">
        <w:rPr>
          <w:sz w:val="24"/>
          <w:szCs w:val="24"/>
        </w:rPr>
        <w:t xml:space="preserve">that </w:t>
      </w:r>
      <w:r w:rsidRPr="00B35BCF">
        <w:rPr>
          <w:sz w:val="24"/>
          <w:szCs w:val="24"/>
        </w:rPr>
        <w:t xml:space="preserve">your year-end statement of income and deductions, </w:t>
      </w:r>
      <w:r w:rsidR="00BD7975" w:rsidRPr="00B35BCF">
        <w:rPr>
          <w:sz w:val="24"/>
          <w:szCs w:val="24"/>
        </w:rPr>
        <w:t>IRS F</w:t>
      </w:r>
      <w:r w:rsidRPr="00B35BCF">
        <w:rPr>
          <w:sz w:val="24"/>
          <w:szCs w:val="24"/>
        </w:rPr>
        <w:t>orm W-2, will be mailed to the correct address</w:t>
      </w:r>
      <w:r w:rsidR="003552CE" w:rsidRPr="00B35BCF">
        <w:rPr>
          <w:sz w:val="24"/>
          <w:szCs w:val="24"/>
        </w:rPr>
        <w:t xml:space="preserve"> or sent to the correct email</w:t>
      </w:r>
      <w:r w:rsidRPr="00B35BCF">
        <w:rPr>
          <w:sz w:val="24"/>
          <w:szCs w:val="24"/>
        </w:rPr>
        <w:t>.</w:t>
      </w:r>
    </w:p>
    <w:p w14:paraId="0AA5B6C2" w14:textId="410D11AC" w:rsidR="00874C8E" w:rsidRPr="00B35BCF" w:rsidRDefault="00874C8E" w:rsidP="00874C8E">
      <w:pPr>
        <w:jc w:val="both"/>
      </w:pPr>
    </w:p>
    <w:p w14:paraId="7506A63F" w14:textId="77777777" w:rsidR="006D37F2" w:rsidRPr="00B35BCF" w:rsidRDefault="006D37F2" w:rsidP="006D37F2">
      <w:pPr>
        <w:pStyle w:val="HB-Heading2"/>
      </w:pPr>
      <w:bookmarkStart w:id="98" w:name="_Toc494698292"/>
      <w:bookmarkStart w:id="99" w:name="_Toc494717779"/>
      <w:bookmarkStart w:id="100" w:name="_Toc64645695"/>
      <w:bookmarkStart w:id="101" w:name="_Toc121125445"/>
      <w:bookmarkStart w:id="102" w:name="_Toc157012206"/>
      <w:r w:rsidRPr="00B35BCF">
        <w:t>Workweek</w:t>
      </w:r>
      <w:bookmarkEnd w:id="98"/>
      <w:bookmarkEnd w:id="99"/>
      <w:bookmarkEnd w:id="100"/>
      <w:bookmarkEnd w:id="101"/>
      <w:bookmarkEnd w:id="102"/>
    </w:p>
    <w:p w14:paraId="2D6BC216" w14:textId="5078104F" w:rsidR="006D37F2" w:rsidRPr="00B35BCF" w:rsidRDefault="006D37F2" w:rsidP="00874C8E">
      <w:pPr>
        <w:jc w:val="both"/>
        <w:rPr>
          <w:sz w:val="24"/>
          <w:szCs w:val="24"/>
          <w:lang w:eastAsia="ko-KR"/>
        </w:rPr>
      </w:pPr>
      <w:r w:rsidRPr="00B35BCF">
        <w:rPr>
          <w:rFonts w:hint="eastAsia"/>
          <w:sz w:val="24"/>
          <w:szCs w:val="24"/>
          <w:lang w:eastAsia="ko-KR"/>
        </w:rPr>
        <w:t>C</w:t>
      </w:r>
      <w:r w:rsidRPr="00B35BCF">
        <w:rPr>
          <w:sz w:val="24"/>
          <w:szCs w:val="24"/>
          <w:lang w:eastAsia="ko-KR"/>
        </w:rPr>
        <w:t xml:space="preserve">ompany’s standard workweek begins at 12:01 a.m. </w:t>
      </w:r>
      <w:r w:rsidRPr="00B35BCF">
        <w:rPr>
          <w:rFonts w:hint="eastAsia"/>
          <w:sz w:val="24"/>
          <w:szCs w:val="24"/>
          <w:lang w:eastAsia="ko-KR"/>
        </w:rPr>
        <w:t xml:space="preserve">Monday </w:t>
      </w:r>
      <w:r w:rsidRPr="00B35BCF">
        <w:rPr>
          <w:sz w:val="24"/>
          <w:szCs w:val="24"/>
          <w:lang w:eastAsia="ko-KR"/>
        </w:rPr>
        <w:t xml:space="preserve">and ends at 12 midnight the following </w:t>
      </w:r>
      <w:r w:rsidRPr="00B35BCF">
        <w:rPr>
          <w:rFonts w:hint="eastAsia"/>
          <w:sz w:val="24"/>
          <w:szCs w:val="24"/>
          <w:lang w:eastAsia="ko-KR"/>
        </w:rPr>
        <w:t>Sunday</w:t>
      </w:r>
      <w:r w:rsidRPr="00B35BCF">
        <w:rPr>
          <w:sz w:val="24"/>
          <w:szCs w:val="24"/>
          <w:lang w:eastAsia="ko-KR"/>
        </w:rPr>
        <w:t xml:space="preserve">. </w:t>
      </w:r>
    </w:p>
    <w:p w14:paraId="51754FC0" w14:textId="77777777" w:rsidR="006D37F2" w:rsidRPr="00B35BCF" w:rsidRDefault="006D37F2" w:rsidP="00874C8E">
      <w:pPr>
        <w:jc w:val="both"/>
      </w:pPr>
    </w:p>
    <w:p w14:paraId="1260E561" w14:textId="7FD1F1A2" w:rsidR="00874C8E" w:rsidRPr="00B35BCF" w:rsidRDefault="00874C8E" w:rsidP="00874C8E">
      <w:pPr>
        <w:pStyle w:val="2"/>
        <w:pBdr>
          <w:bottom w:val="single" w:sz="6" w:space="1" w:color="auto"/>
        </w:pBdr>
        <w:jc w:val="both"/>
      </w:pPr>
      <w:bookmarkStart w:id="103" w:name="_Toc157012207"/>
      <w:commentRangeStart w:id="104"/>
      <w:r w:rsidRPr="00B35BCF">
        <w:t>Overtime</w:t>
      </w:r>
      <w:bookmarkEnd w:id="103"/>
      <w:commentRangeEnd w:id="104"/>
      <w:r w:rsidR="00653D55">
        <w:rPr>
          <w:rStyle w:val="a9"/>
          <w:rFonts w:ascii="Times New Roman" w:eastAsia="바탕" w:hAnsi="Times New Roman"/>
          <w:b w:val="0"/>
          <w:i w:val="0"/>
        </w:rPr>
        <w:commentReference w:id="104"/>
      </w:r>
    </w:p>
    <w:p w14:paraId="77712813" w14:textId="77777777" w:rsidR="003552CE" w:rsidRPr="00B35BCF" w:rsidRDefault="003552CE" w:rsidP="00874C8E">
      <w:pPr>
        <w:jc w:val="both"/>
        <w:rPr>
          <w:bCs/>
          <w:sz w:val="24"/>
          <w:szCs w:val="24"/>
          <w:lang w:eastAsia="ko-KR"/>
        </w:rPr>
      </w:pPr>
      <w:r w:rsidRPr="00B35BCF">
        <w:rPr>
          <w:bCs/>
          <w:sz w:val="24"/>
          <w:szCs w:val="24"/>
          <w:lang w:eastAsia="ko-KR"/>
        </w:rPr>
        <w:t xml:space="preserve">Occasionally it may be necessary for an employee to work beyond his or her normal workday hours. Overtime pay is paid only when work is scheduled, approved, and made known to you in advance by your supervisor. Under no circumstances shall an employee work overtime without the prior approval of his or her supervisor. </w:t>
      </w:r>
    </w:p>
    <w:p w14:paraId="721EC079" w14:textId="77777777" w:rsidR="003552CE" w:rsidRPr="00B35BCF" w:rsidRDefault="003552CE" w:rsidP="00874C8E">
      <w:pPr>
        <w:jc w:val="both"/>
        <w:rPr>
          <w:bCs/>
          <w:sz w:val="24"/>
          <w:szCs w:val="24"/>
          <w:lang w:eastAsia="ko-KR"/>
        </w:rPr>
      </w:pPr>
    </w:p>
    <w:p w14:paraId="2A4C76DB" w14:textId="4B1B51D2" w:rsidR="00874C8E" w:rsidRPr="00B35BCF" w:rsidRDefault="00874C8E" w:rsidP="00874C8E">
      <w:pPr>
        <w:jc w:val="both"/>
        <w:rPr>
          <w:bCs/>
          <w:sz w:val="24"/>
          <w:szCs w:val="24"/>
          <w:lang w:eastAsia="ko-KR"/>
        </w:rPr>
      </w:pPr>
      <w:r w:rsidRPr="00B35BCF">
        <w:rPr>
          <w:bCs/>
          <w:sz w:val="24"/>
          <w:szCs w:val="24"/>
          <w:lang w:eastAsia="ko-KR"/>
        </w:rPr>
        <w:t xml:space="preserve">Overtime pay will be paid as required by state and federal regulations.  All non-exempt employees who work more than eight (8) hours up to twelve (12) hours per workday, more </w:t>
      </w:r>
      <w:r w:rsidRPr="00B35BCF">
        <w:rPr>
          <w:bCs/>
          <w:sz w:val="24"/>
          <w:szCs w:val="24"/>
          <w:lang w:eastAsia="ko-KR"/>
        </w:rPr>
        <w:lastRenderedPageBreak/>
        <w:t>than forty (40) hours per workweek, and first (8) hours of work during the seventh (7</w:t>
      </w:r>
      <w:r w:rsidRPr="00B35BCF">
        <w:rPr>
          <w:bCs/>
          <w:sz w:val="24"/>
          <w:szCs w:val="24"/>
          <w:vertAlign w:val="superscript"/>
          <w:lang w:eastAsia="ko-KR"/>
        </w:rPr>
        <w:t>th</w:t>
      </w:r>
      <w:r w:rsidRPr="00B35BCF">
        <w:rPr>
          <w:bCs/>
          <w:sz w:val="24"/>
          <w:szCs w:val="24"/>
          <w:lang w:eastAsia="ko-KR"/>
        </w:rPr>
        <w:t xml:space="preserve">) consecutive day of work in a workweek will be entitled to receive overtime pay at the rate of 1.5 times the straight-time.  </w:t>
      </w:r>
    </w:p>
    <w:p w14:paraId="52788760" w14:textId="77777777" w:rsidR="00874C8E" w:rsidRPr="00B35BCF" w:rsidRDefault="00874C8E" w:rsidP="00874C8E">
      <w:pPr>
        <w:jc w:val="both"/>
        <w:rPr>
          <w:bCs/>
          <w:sz w:val="24"/>
          <w:szCs w:val="24"/>
          <w:lang w:eastAsia="ko-KR"/>
        </w:rPr>
      </w:pPr>
    </w:p>
    <w:p w14:paraId="74EE4337" w14:textId="00BACB08" w:rsidR="00874C8E" w:rsidRPr="00B35BCF" w:rsidRDefault="00874C8E" w:rsidP="00874C8E">
      <w:pPr>
        <w:jc w:val="both"/>
        <w:rPr>
          <w:bCs/>
          <w:sz w:val="24"/>
          <w:szCs w:val="24"/>
          <w:lang w:eastAsia="ko-KR"/>
        </w:rPr>
      </w:pPr>
      <w:r w:rsidRPr="00B35BCF">
        <w:rPr>
          <w:bCs/>
          <w:sz w:val="24"/>
          <w:szCs w:val="24"/>
          <w:lang w:eastAsia="ko-KR"/>
        </w:rPr>
        <w:t xml:space="preserve">Overtime pay at the rate of two (2) times your regular hourly rate of pay is paid for all hours of work performed in excess of twelve (12) hours in one </w:t>
      </w:r>
      <w:r w:rsidR="00F86DE9" w:rsidRPr="00B35BCF">
        <w:rPr>
          <w:bCs/>
          <w:sz w:val="24"/>
          <w:szCs w:val="24"/>
          <w:lang w:eastAsia="ko-KR"/>
        </w:rPr>
        <w:t>workday</w:t>
      </w:r>
      <w:r w:rsidRPr="00B35BCF">
        <w:rPr>
          <w:bCs/>
          <w:sz w:val="24"/>
          <w:szCs w:val="24"/>
          <w:lang w:eastAsia="ko-KR"/>
        </w:rPr>
        <w:t xml:space="preserve"> and for all hours of work in excess of eight (8) hours on the seventh consecutive day of work in any work week. </w:t>
      </w:r>
    </w:p>
    <w:p w14:paraId="040224FF" w14:textId="77777777" w:rsidR="00EA5239" w:rsidRPr="00B35BCF" w:rsidRDefault="00EA5239" w:rsidP="00954615">
      <w:pPr>
        <w:jc w:val="both"/>
        <w:rPr>
          <w:b/>
          <w:bCs/>
          <w:sz w:val="24"/>
          <w:szCs w:val="24"/>
          <w:lang w:eastAsia="ko-KR"/>
        </w:rPr>
      </w:pPr>
      <w:r w:rsidRPr="00B35BCF">
        <w:rPr>
          <w:b/>
          <w:bCs/>
          <w:sz w:val="24"/>
          <w:szCs w:val="24"/>
          <w:lang w:eastAsia="ko-KR"/>
        </w:rPr>
        <w:t xml:space="preserve"> </w:t>
      </w:r>
    </w:p>
    <w:p w14:paraId="75F4E72B" w14:textId="77777777" w:rsidR="00874C8E" w:rsidRPr="00B35BCF" w:rsidRDefault="00874C8E" w:rsidP="00874C8E">
      <w:pPr>
        <w:jc w:val="both"/>
        <w:rPr>
          <w:bCs/>
          <w:sz w:val="24"/>
          <w:szCs w:val="24"/>
          <w:lang w:eastAsia="ko-KR"/>
        </w:rPr>
      </w:pPr>
      <w:r w:rsidRPr="00B35BCF">
        <w:rPr>
          <w:bCs/>
          <w:sz w:val="24"/>
          <w:szCs w:val="24"/>
          <w:lang w:eastAsia="ko-KR"/>
        </w:rPr>
        <w:t xml:space="preserve">Exempt employees may have to work hours beyond their normal schedules as work demands require.  </w:t>
      </w:r>
      <w:r w:rsidRPr="00B35BCF">
        <w:rPr>
          <w:b/>
          <w:bCs/>
          <w:sz w:val="24"/>
          <w:szCs w:val="24"/>
          <w:lang w:eastAsia="ko-KR"/>
        </w:rPr>
        <w:t>No overtime compensation will be paid to exempt employees</w:t>
      </w:r>
      <w:r w:rsidRPr="00B35BCF">
        <w:rPr>
          <w:bCs/>
          <w:sz w:val="24"/>
          <w:szCs w:val="24"/>
          <w:lang w:eastAsia="ko-KR"/>
        </w:rPr>
        <w:t>.</w:t>
      </w:r>
    </w:p>
    <w:p w14:paraId="4F556657" w14:textId="77777777" w:rsidR="00874C8E" w:rsidRPr="00B35BCF" w:rsidRDefault="00874C8E" w:rsidP="00874C8E">
      <w:pPr>
        <w:jc w:val="both"/>
        <w:rPr>
          <w:bCs/>
          <w:sz w:val="24"/>
          <w:szCs w:val="24"/>
          <w:lang w:eastAsia="ko-KR"/>
        </w:rPr>
      </w:pPr>
    </w:p>
    <w:p w14:paraId="1A43EC0D" w14:textId="77777777" w:rsidR="00874C8E" w:rsidRPr="00B35BCF" w:rsidRDefault="00874C8E" w:rsidP="00874C8E">
      <w:pPr>
        <w:jc w:val="both"/>
        <w:rPr>
          <w:b/>
          <w:bCs/>
          <w:sz w:val="24"/>
          <w:szCs w:val="24"/>
          <w:lang w:eastAsia="ko-KR"/>
        </w:rPr>
      </w:pPr>
      <w:r w:rsidRPr="00B35BCF">
        <w:rPr>
          <w:b/>
          <w:bCs/>
          <w:sz w:val="24"/>
          <w:szCs w:val="24"/>
          <w:lang w:eastAsia="ko-KR"/>
        </w:rPr>
        <w:t>All overtime must be approved in advance by your supervisor or manager by submitting a written overtime request form.  If you work unauthorized overtime, you are subject to disciplinary action.</w:t>
      </w:r>
    </w:p>
    <w:p w14:paraId="649B0F95" w14:textId="77777777" w:rsidR="00BA2C51" w:rsidRPr="00B35BCF" w:rsidRDefault="00BA2C51">
      <w:pPr>
        <w:jc w:val="both"/>
        <w:rPr>
          <w:sz w:val="24"/>
          <w:szCs w:val="24"/>
        </w:rPr>
      </w:pPr>
    </w:p>
    <w:p w14:paraId="2BB1C409" w14:textId="16701311" w:rsidR="00BA2C51" w:rsidRPr="00B35BCF" w:rsidRDefault="00EA5239" w:rsidP="00954615">
      <w:pPr>
        <w:pStyle w:val="2"/>
        <w:pBdr>
          <w:bottom w:val="single" w:sz="6" w:space="1" w:color="auto"/>
        </w:pBdr>
        <w:jc w:val="both"/>
      </w:pPr>
      <w:bookmarkStart w:id="105" w:name="_Toc157012208"/>
      <w:r w:rsidRPr="00B35BCF">
        <w:t>Overtime Pre-Approval</w:t>
      </w:r>
      <w:bookmarkEnd w:id="105"/>
    </w:p>
    <w:p w14:paraId="51E49C6C" w14:textId="42446939" w:rsidR="00EA5239" w:rsidRPr="00B35BCF" w:rsidRDefault="00874C8E" w:rsidP="00AE5772">
      <w:pPr>
        <w:pStyle w:val="a6"/>
        <w:jc w:val="both"/>
      </w:pPr>
      <w:r w:rsidRPr="00B35BCF">
        <w:rPr>
          <w:lang w:eastAsia="ko-KR"/>
        </w:rPr>
        <w:t>Non-exempt</w:t>
      </w:r>
      <w:r w:rsidRPr="00B35BCF">
        <w:t xml:space="preserve"> </w:t>
      </w:r>
      <w:r w:rsidRPr="00B35BCF">
        <w:rPr>
          <w:lang w:eastAsia="ko-KR"/>
        </w:rPr>
        <w:t>e</w:t>
      </w:r>
      <w:r w:rsidRPr="00B35BCF">
        <w:t xml:space="preserve">mployees must receive overtime pre-approval using the Company’s form. Reporting overtime worked does NOT eliminate the requirement to obtain advance consent from your manager.  A </w:t>
      </w:r>
      <w:r w:rsidRPr="00B35BCF">
        <w:rPr>
          <w:lang w:eastAsia="ko-KR"/>
        </w:rPr>
        <w:t>non-exempt</w:t>
      </w:r>
      <w:r w:rsidRPr="00B35BCF">
        <w:t xml:space="preserve"> </w:t>
      </w:r>
      <w:r w:rsidRPr="00B35BCF">
        <w:rPr>
          <w:lang w:eastAsia="ko-KR"/>
        </w:rPr>
        <w:t>e</w:t>
      </w:r>
      <w:r w:rsidRPr="00B35BCF">
        <w:t>mployee who reports unauthorized overtime worked will be paid the appropriate rate for such reported overtime work but shall be subject to discipline, including termination, for working unauthorized overtime hours.</w:t>
      </w:r>
    </w:p>
    <w:p w14:paraId="4A51BF57" w14:textId="77777777" w:rsidR="00EA5239" w:rsidRPr="00B35BCF" w:rsidRDefault="00EA5239" w:rsidP="00954615">
      <w:pPr>
        <w:jc w:val="both"/>
      </w:pPr>
    </w:p>
    <w:p w14:paraId="3D2639DB" w14:textId="4A436174" w:rsidR="00585A25" w:rsidRPr="00B35BCF" w:rsidRDefault="00585A25" w:rsidP="00954615">
      <w:pPr>
        <w:pStyle w:val="2"/>
        <w:pBdr>
          <w:bottom w:val="single" w:sz="6" w:space="1" w:color="auto"/>
        </w:pBdr>
        <w:jc w:val="both"/>
      </w:pPr>
      <w:bookmarkStart w:id="106" w:name="_Toc157012209"/>
      <w:r w:rsidRPr="00B35BCF">
        <w:t>Call Back Pay</w:t>
      </w:r>
      <w:bookmarkEnd w:id="106"/>
    </w:p>
    <w:p w14:paraId="725586D5" w14:textId="0727FFD5" w:rsidR="00874C8E" w:rsidRPr="00B35BCF" w:rsidRDefault="00874C8E" w:rsidP="00874C8E">
      <w:pPr>
        <w:jc w:val="both"/>
        <w:rPr>
          <w:sz w:val="24"/>
          <w:szCs w:val="24"/>
        </w:rPr>
      </w:pPr>
      <w:r w:rsidRPr="00B35BCF">
        <w:rPr>
          <w:sz w:val="24"/>
          <w:szCs w:val="24"/>
        </w:rPr>
        <w:t>Company recognizes your right to privacy during your non-working hours. However, situations do occur that may require your services at other than your regularly scheduled work shift.  If such a situation does arise and you are a non-exempt employee who is called into work at a time other than your regularly scheduled shift or are called back to work within the same calendar day after completing a regular work shift, you will be paid for the greater of two (2) hours or the actual number of hours worked.</w:t>
      </w:r>
    </w:p>
    <w:p w14:paraId="05BC88C1" w14:textId="77777777" w:rsidR="00BA2C51" w:rsidRPr="00B35BCF" w:rsidRDefault="00BA2C51">
      <w:pPr>
        <w:jc w:val="both"/>
        <w:rPr>
          <w:sz w:val="24"/>
          <w:szCs w:val="24"/>
        </w:rPr>
      </w:pPr>
    </w:p>
    <w:p w14:paraId="2CD709D7" w14:textId="23491290" w:rsidR="00585A25" w:rsidRPr="00B35BCF" w:rsidRDefault="00585A25" w:rsidP="00954615">
      <w:pPr>
        <w:pStyle w:val="2"/>
        <w:pBdr>
          <w:bottom w:val="single" w:sz="6" w:space="1" w:color="auto"/>
        </w:pBdr>
        <w:jc w:val="both"/>
      </w:pPr>
      <w:bookmarkStart w:id="107" w:name="_Toc157012210"/>
      <w:r w:rsidRPr="00B35BCF">
        <w:t>Reporting Pay</w:t>
      </w:r>
      <w:bookmarkEnd w:id="107"/>
    </w:p>
    <w:p w14:paraId="3C6C8172" w14:textId="46846DC9" w:rsidR="00874C8E" w:rsidRPr="00B35BCF" w:rsidRDefault="00874C8E" w:rsidP="00AE5772">
      <w:pPr>
        <w:jc w:val="both"/>
        <w:rPr>
          <w:sz w:val="24"/>
          <w:szCs w:val="24"/>
        </w:rPr>
      </w:pPr>
      <w:r w:rsidRPr="00B35BCF">
        <w:rPr>
          <w:sz w:val="24"/>
          <w:szCs w:val="24"/>
        </w:rPr>
        <w:t xml:space="preserve">If you report for work as scheduled but are not put to work or are furnished less than one-half (1/2) </w:t>
      </w:r>
      <w:r w:rsidR="00F77D12" w:rsidRPr="00B35BCF">
        <w:rPr>
          <w:sz w:val="24"/>
          <w:szCs w:val="24"/>
        </w:rPr>
        <w:t xml:space="preserve">of </w:t>
      </w:r>
      <w:r w:rsidRPr="00B35BCF">
        <w:rPr>
          <w:sz w:val="24"/>
          <w:szCs w:val="24"/>
        </w:rPr>
        <w:t>the scheduled day’s work</w:t>
      </w:r>
      <w:r w:rsidR="00F77D12" w:rsidRPr="00B35BCF">
        <w:rPr>
          <w:sz w:val="24"/>
          <w:szCs w:val="24"/>
        </w:rPr>
        <w:t>,</w:t>
      </w:r>
      <w:r w:rsidRPr="00B35BCF">
        <w:rPr>
          <w:sz w:val="24"/>
          <w:szCs w:val="24"/>
        </w:rPr>
        <w:t xml:space="preserve"> you will be paid for one-half (1/2) of the scheduled day’s work.   Payment will be for a minimum of two (2) hours up to a maximum of four (4) hours at your regular hourly rate.  However, reporting pay will not be paid if:</w:t>
      </w:r>
    </w:p>
    <w:p w14:paraId="29AEBDB8" w14:textId="77777777" w:rsidR="00874C8E" w:rsidRPr="00B35BCF" w:rsidRDefault="00874C8E" w:rsidP="00874C8E">
      <w:pPr>
        <w:jc w:val="both"/>
        <w:rPr>
          <w:sz w:val="24"/>
          <w:szCs w:val="24"/>
        </w:rPr>
      </w:pPr>
    </w:p>
    <w:p w14:paraId="2FB10460" w14:textId="61748438" w:rsidR="00874C8E" w:rsidRPr="00B35BCF" w:rsidRDefault="00874C8E">
      <w:pPr>
        <w:numPr>
          <w:ilvl w:val="0"/>
          <w:numId w:val="14"/>
        </w:numPr>
        <w:jc w:val="both"/>
        <w:rPr>
          <w:sz w:val="24"/>
          <w:szCs w:val="24"/>
        </w:rPr>
      </w:pPr>
      <w:r w:rsidRPr="00B35BCF">
        <w:rPr>
          <w:sz w:val="24"/>
          <w:szCs w:val="24"/>
        </w:rPr>
        <w:t xml:space="preserve">Operations cannot commence or continue due to threats to employees or property or when recommended by civil authorities;  </w:t>
      </w:r>
    </w:p>
    <w:p w14:paraId="3501AA1F" w14:textId="6BA18B98" w:rsidR="00874C8E" w:rsidRPr="00B35BCF" w:rsidRDefault="00874C8E">
      <w:pPr>
        <w:numPr>
          <w:ilvl w:val="0"/>
          <w:numId w:val="14"/>
        </w:numPr>
        <w:jc w:val="both"/>
        <w:rPr>
          <w:sz w:val="24"/>
          <w:szCs w:val="24"/>
        </w:rPr>
      </w:pPr>
      <w:r w:rsidRPr="00B35BCF">
        <w:rPr>
          <w:sz w:val="24"/>
          <w:szCs w:val="24"/>
        </w:rPr>
        <w:t>Public utilities fail to supply electricity, water</w:t>
      </w:r>
      <w:r w:rsidR="00F77D12" w:rsidRPr="00B35BCF">
        <w:rPr>
          <w:sz w:val="24"/>
          <w:szCs w:val="24"/>
        </w:rPr>
        <w:t>,</w:t>
      </w:r>
      <w:r w:rsidRPr="00B35BCF">
        <w:rPr>
          <w:sz w:val="24"/>
          <w:szCs w:val="24"/>
        </w:rPr>
        <w:t xml:space="preserve"> or gas, or there is a failure in the public utilities or sewer system; or </w:t>
      </w:r>
    </w:p>
    <w:p w14:paraId="1BE83989" w14:textId="52F77C6B" w:rsidR="00874C8E" w:rsidRPr="00B35BCF" w:rsidRDefault="00874C8E">
      <w:pPr>
        <w:numPr>
          <w:ilvl w:val="0"/>
          <w:numId w:val="14"/>
        </w:numPr>
        <w:jc w:val="both"/>
        <w:rPr>
          <w:sz w:val="24"/>
          <w:szCs w:val="24"/>
        </w:rPr>
      </w:pPr>
      <w:r w:rsidRPr="00B35BCF">
        <w:rPr>
          <w:sz w:val="24"/>
          <w:szCs w:val="24"/>
        </w:rPr>
        <w:t>The interruption of work is caused by conditions beyond Company</w:t>
      </w:r>
      <w:r w:rsidR="00F77D12" w:rsidRPr="00B35BCF">
        <w:rPr>
          <w:sz w:val="24"/>
          <w:szCs w:val="24"/>
        </w:rPr>
        <w:t>'</w:t>
      </w:r>
      <w:r w:rsidRPr="00B35BCF">
        <w:rPr>
          <w:sz w:val="24"/>
          <w:szCs w:val="24"/>
        </w:rPr>
        <w:t>s control.  Hours paid but not worked under this provision will not be used in the calculation of overtime pay.</w:t>
      </w:r>
    </w:p>
    <w:p w14:paraId="74E1DA91" w14:textId="3E4F6343" w:rsidR="00BA2C51" w:rsidRPr="00B35BCF" w:rsidRDefault="00BA2C51" w:rsidP="00BA2C51">
      <w:pPr>
        <w:rPr>
          <w:sz w:val="24"/>
          <w:szCs w:val="24"/>
        </w:rPr>
      </w:pPr>
    </w:p>
    <w:p w14:paraId="069FD6FD" w14:textId="274874F9" w:rsidR="001F3BC5" w:rsidRPr="00B35BCF" w:rsidRDefault="001F3BC5" w:rsidP="00BA2C51">
      <w:pPr>
        <w:rPr>
          <w:sz w:val="24"/>
          <w:szCs w:val="24"/>
        </w:rPr>
      </w:pPr>
    </w:p>
    <w:p w14:paraId="500CD552" w14:textId="7F98CFB6" w:rsidR="0025192A" w:rsidRPr="00B35BCF" w:rsidRDefault="0025192A" w:rsidP="0025192A">
      <w:pPr>
        <w:pStyle w:val="2"/>
        <w:pBdr>
          <w:bottom w:val="single" w:sz="6" w:space="1" w:color="auto"/>
        </w:pBdr>
        <w:jc w:val="both"/>
      </w:pPr>
      <w:bookmarkStart w:id="108" w:name="_Toc157012211"/>
      <w:r w:rsidRPr="00B35BCF">
        <w:lastRenderedPageBreak/>
        <w:t>Business Expenses</w:t>
      </w:r>
      <w:bookmarkEnd w:id="108"/>
    </w:p>
    <w:p w14:paraId="535E0DF0" w14:textId="30906647" w:rsidR="00D14347" w:rsidRPr="00B35BCF" w:rsidRDefault="00D14347" w:rsidP="00D14347">
      <w:pPr>
        <w:jc w:val="both"/>
        <w:rPr>
          <w:sz w:val="24"/>
          <w:szCs w:val="24"/>
        </w:rPr>
      </w:pPr>
      <w:r w:rsidRPr="00B35BCF">
        <w:rPr>
          <w:sz w:val="24"/>
          <w:szCs w:val="24"/>
        </w:rPr>
        <w:t>Employees may occasionally incur expenses on behalf of Company. Company will reimburse employees for typical business expenses, such as mileage (for example, when Company asks an employee to travel to a different jobsite during the workday) and certain job-related event, supplies or materials.</w:t>
      </w:r>
    </w:p>
    <w:p w14:paraId="5A49915E" w14:textId="77777777" w:rsidR="00D14347" w:rsidRPr="00B35BCF" w:rsidRDefault="00D14347" w:rsidP="00D14347">
      <w:pPr>
        <w:jc w:val="both"/>
        <w:rPr>
          <w:sz w:val="24"/>
          <w:szCs w:val="24"/>
        </w:rPr>
      </w:pPr>
    </w:p>
    <w:p w14:paraId="21BC3FB0" w14:textId="37270E0D" w:rsidR="001F3BC5" w:rsidRPr="00B35BCF" w:rsidRDefault="00D14347" w:rsidP="00D14347">
      <w:pPr>
        <w:jc w:val="both"/>
        <w:rPr>
          <w:sz w:val="24"/>
          <w:szCs w:val="24"/>
        </w:rPr>
      </w:pPr>
      <w:r w:rsidRPr="00B35BCF">
        <w:rPr>
          <w:sz w:val="24"/>
          <w:szCs w:val="24"/>
        </w:rPr>
        <w:t>Normal job-related expenses will be reimbursed if the expenditure has been pre-approved in writing and signed by the manager. Reimbursable expenses are to be itemized on the Company’s expense report and submitted to the manager for review and approval along with original receipts. Expense reports and receipts must be submitted to accounts payable in order to be processed.</w:t>
      </w:r>
    </w:p>
    <w:p w14:paraId="393755E5" w14:textId="1A81278C" w:rsidR="001F3BC5" w:rsidRPr="00B35BCF" w:rsidRDefault="001F3BC5" w:rsidP="00BA2C51">
      <w:pPr>
        <w:rPr>
          <w:sz w:val="24"/>
          <w:szCs w:val="24"/>
        </w:rPr>
      </w:pPr>
    </w:p>
    <w:p w14:paraId="594DA6BC" w14:textId="59023001" w:rsidR="00DE7722" w:rsidRDefault="00F91832" w:rsidP="000D60DF">
      <w:pPr>
        <w:pStyle w:val="1"/>
        <w:jc w:val="both"/>
        <w:rPr>
          <w:rFonts w:ascii="Arial" w:hAnsi="Arial"/>
          <w:color w:val="1F497D" w:themeColor="text2"/>
          <w:sz w:val="32"/>
          <w:lang w:eastAsia="ko-KR"/>
        </w:rPr>
      </w:pPr>
      <w:bookmarkStart w:id="109" w:name="_Toc414625043"/>
      <w:r w:rsidRPr="00B35BCF">
        <w:rPr>
          <w:rFonts w:ascii="Arial" w:hAnsi="Arial"/>
          <w:color w:val="1F497D"/>
          <w:sz w:val="32"/>
          <w:lang w:eastAsia="ko-KR"/>
        </w:rPr>
        <w:br w:type="page"/>
      </w:r>
      <w:bookmarkStart w:id="110" w:name="_Toc157012212"/>
      <w:r w:rsidR="00DA2732" w:rsidRPr="00263F99">
        <w:rPr>
          <w:rFonts w:ascii="Arial" w:hAnsi="Arial"/>
          <w:color w:val="1F497D" w:themeColor="text2"/>
          <w:sz w:val="32"/>
          <w:lang w:eastAsia="ko-KR"/>
        </w:rPr>
        <w:lastRenderedPageBreak/>
        <w:t>Meal &amp;</w:t>
      </w:r>
      <w:r w:rsidR="001E6945" w:rsidRPr="00263F99">
        <w:rPr>
          <w:rFonts w:ascii="Arial" w:hAnsi="Arial"/>
          <w:color w:val="1F497D" w:themeColor="text2"/>
          <w:sz w:val="32"/>
          <w:lang w:eastAsia="ko-KR"/>
        </w:rPr>
        <w:t xml:space="preserve"> Rest Break Periods Policy</w:t>
      </w:r>
      <w:bookmarkEnd w:id="109"/>
      <w:bookmarkEnd w:id="110"/>
      <w:r w:rsidR="001E6945" w:rsidRPr="00263F99">
        <w:rPr>
          <w:rFonts w:ascii="Arial" w:hAnsi="Arial"/>
          <w:color w:val="1F497D" w:themeColor="text2"/>
          <w:sz w:val="32"/>
          <w:lang w:eastAsia="ko-KR"/>
        </w:rPr>
        <w:t xml:space="preserve"> </w:t>
      </w:r>
    </w:p>
    <w:p w14:paraId="1C04087B" w14:textId="77777777" w:rsidR="000D60DF" w:rsidRPr="000D60DF" w:rsidRDefault="000D60DF" w:rsidP="000D60DF">
      <w:pPr>
        <w:rPr>
          <w:lang w:eastAsia="ko-KR"/>
        </w:rPr>
      </w:pPr>
    </w:p>
    <w:p w14:paraId="48A29A6B" w14:textId="7ABA3113" w:rsidR="002A0C0B" w:rsidRPr="00B35BCF" w:rsidRDefault="001E6945" w:rsidP="00954615">
      <w:pPr>
        <w:pStyle w:val="2"/>
        <w:pBdr>
          <w:bottom w:val="single" w:sz="6" w:space="1" w:color="auto"/>
        </w:pBdr>
        <w:jc w:val="both"/>
        <w:rPr>
          <w:szCs w:val="26"/>
        </w:rPr>
      </w:pPr>
      <w:bookmarkStart w:id="111" w:name="_Toc157012213"/>
      <w:r w:rsidRPr="00B35BCF">
        <w:rPr>
          <w:szCs w:val="26"/>
        </w:rPr>
        <w:t xml:space="preserve">Meal Break </w:t>
      </w:r>
      <w:r w:rsidR="002A0C0B" w:rsidRPr="00B35BCF">
        <w:rPr>
          <w:szCs w:val="26"/>
        </w:rPr>
        <w:t>Period Policy</w:t>
      </w:r>
      <w:bookmarkEnd w:id="111"/>
    </w:p>
    <w:p w14:paraId="07601C20" w14:textId="214161BD" w:rsidR="007769E6" w:rsidRPr="00EB2993" w:rsidRDefault="00CA1FD6" w:rsidP="00874C8E">
      <w:pPr>
        <w:jc w:val="both"/>
        <w:rPr>
          <w:sz w:val="24"/>
          <w:szCs w:val="24"/>
        </w:rPr>
      </w:pPr>
      <w:r w:rsidRPr="00B35BCF">
        <w:rPr>
          <w:sz w:val="24"/>
          <w:szCs w:val="24"/>
        </w:rPr>
        <w:t xml:space="preserve">An unpaid meal break period is normally scheduled near the midpoint of the work period.  Each </w:t>
      </w:r>
      <w:r w:rsidR="00A108E0" w:rsidRPr="00B35BCF">
        <w:rPr>
          <w:sz w:val="24"/>
          <w:szCs w:val="24"/>
        </w:rPr>
        <w:t>non-exempt</w:t>
      </w:r>
      <w:r w:rsidRPr="00B35BCF">
        <w:rPr>
          <w:sz w:val="24"/>
          <w:szCs w:val="24"/>
        </w:rPr>
        <w:t xml:space="preserve"> employee</w:t>
      </w:r>
      <w:r w:rsidR="00A108E0" w:rsidRPr="00B35BCF">
        <w:rPr>
          <w:sz w:val="24"/>
          <w:szCs w:val="24"/>
        </w:rPr>
        <w:t xml:space="preserve"> </w:t>
      </w:r>
      <w:r w:rsidRPr="00B35BCF">
        <w:rPr>
          <w:sz w:val="24"/>
          <w:szCs w:val="24"/>
        </w:rPr>
        <w:t xml:space="preserve">is required by Company to take an unpaid </w:t>
      </w:r>
      <w:r w:rsidR="00BD7975" w:rsidRPr="00B35BCF">
        <w:rPr>
          <w:sz w:val="24"/>
          <w:szCs w:val="24"/>
        </w:rPr>
        <w:t xml:space="preserve">uninterrupted </w:t>
      </w:r>
      <w:r w:rsidRPr="00B35BCF">
        <w:rPr>
          <w:sz w:val="24"/>
          <w:szCs w:val="24"/>
        </w:rPr>
        <w:t>meal</w:t>
      </w:r>
      <w:r w:rsidR="00ED1B77" w:rsidRPr="00B35BCF">
        <w:rPr>
          <w:sz w:val="24"/>
          <w:szCs w:val="24"/>
        </w:rPr>
        <w:t xml:space="preserve"> </w:t>
      </w:r>
      <w:r w:rsidRPr="00EB2993">
        <w:rPr>
          <w:sz w:val="24"/>
          <w:szCs w:val="24"/>
        </w:rPr>
        <w:t xml:space="preserve">period of </w:t>
      </w:r>
      <w:r w:rsidR="001E166F" w:rsidRPr="00EB2993">
        <w:rPr>
          <w:sz w:val="24"/>
          <w:szCs w:val="24"/>
        </w:rPr>
        <w:t>one (1) hour</w:t>
      </w:r>
      <w:r w:rsidRPr="00EB2993">
        <w:rPr>
          <w:sz w:val="24"/>
          <w:szCs w:val="24"/>
        </w:rPr>
        <w:t xml:space="preserve"> duration for any workday longer than five (5) hours</w:t>
      </w:r>
      <w:r w:rsidR="00A108E0" w:rsidRPr="00EB2993">
        <w:rPr>
          <w:sz w:val="24"/>
          <w:szCs w:val="24"/>
        </w:rPr>
        <w:t>.</w:t>
      </w:r>
      <w:r w:rsidR="00ED1B77" w:rsidRPr="00EB2993">
        <w:rPr>
          <w:sz w:val="24"/>
          <w:szCs w:val="24"/>
        </w:rPr>
        <w:t xml:space="preserve"> </w:t>
      </w:r>
      <w:r w:rsidR="00263F99" w:rsidRPr="00EB2993">
        <w:rPr>
          <w:sz w:val="24"/>
          <w:szCs w:val="24"/>
        </w:rPr>
        <w:t xml:space="preserve"> </w:t>
      </w:r>
      <w:r w:rsidR="00A108E0" w:rsidRPr="00EB2993">
        <w:rPr>
          <w:sz w:val="24"/>
          <w:szCs w:val="24"/>
        </w:rPr>
        <w:t>T</w:t>
      </w:r>
      <w:r w:rsidRPr="00EB2993">
        <w:rPr>
          <w:sz w:val="24"/>
          <w:szCs w:val="24"/>
        </w:rPr>
        <w:t xml:space="preserve">he meal period </w:t>
      </w:r>
      <w:r w:rsidR="00A108E0" w:rsidRPr="00EB2993">
        <w:rPr>
          <w:sz w:val="24"/>
          <w:szCs w:val="24"/>
        </w:rPr>
        <w:t>is required to</w:t>
      </w:r>
      <w:r w:rsidRPr="00EB2993">
        <w:rPr>
          <w:sz w:val="24"/>
          <w:szCs w:val="24"/>
        </w:rPr>
        <w:t xml:space="preserve"> commence (and the employee to punch out) no later than five (5) hours after the commencement of the employee’s work shift.  Employees must punch out the timecard before and after the meal </w:t>
      </w:r>
      <w:r w:rsidR="00B91064" w:rsidRPr="00EB2993">
        <w:rPr>
          <w:sz w:val="24"/>
          <w:szCs w:val="24"/>
        </w:rPr>
        <w:t>period</w:t>
      </w:r>
      <w:r w:rsidRPr="00EB2993">
        <w:rPr>
          <w:sz w:val="24"/>
          <w:szCs w:val="24"/>
        </w:rPr>
        <w:t xml:space="preserve">.  </w:t>
      </w:r>
      <w:r w:rsidR="00874C8E" w:rsidRPr="00EB2993">
        <w:rPr>
          <w:sz w:val="24"/>
          <w:szCs w:val="24"/>
        </w:rPr>
        <w:t>Employees whose daily work schedule will be completed in six hours or less may, upon agreement with Company, waive the daily meal</w:t>
      </w:r>
      <w:r w:rsidR="007769E6" w:rsidRPr="00EB2993">
        <w:rPr>
          <w:sz w:val="24"/>
          <w:szCs w:val="24"/>
        </w:rPr>
        <w:t xml:space="preserve"> </w:t>
      </w:r>
      <w:r w:rsidR="00874C8E" w:rsidRPr="00EB2993">
        <w:rPr>
          <w:sz w:val="24"/>
          <w:szCs w:val="24"/>
        </w:rPr>
        <w:t xml:space="preserve">period.  </w:t>
      </w:r>
    </w:p>
    <w:p w14:paraId="4337044E" w14:textId="77777777" w:rsidR="007769E6" w:rsidRPr="00EB2993" w:rsidRDefault="007769E6" w:rsidP="00874C8E">
      <w:pPr>
        <w:jc w:val="both"/>
        <w:rPr>
          <w:sz w:val="24"/>
          <w:szCs w:val="24"/>
        </w:rPr>
      </w:pPr>
    </w:p>
    <w:p w14:paraId="7D741CD3" w14:textId="79291F43" w:rsidR="00874C8E" w:rsidRPr="00B35BCF" w:rsidRDefault="00874C8E" w:rsidP="00874C8E">
      <w:pPr>
        <w:jc w:val="both"/>
        <w:rPr>
          <w:sz w:val="24"/>
          <w:szCs w:val="24"/>
        </w:rPr>
      </w:pPr>
      <w:r w:rsidRPr="00EB2993">
        <w:rPr>
          <w:sz w:val="24"/>
          <w:szCs w:val="24"/>
        </w:rPr>
        <w:t xml:space="preserve">Each employee who works more than ten hours in one day is required by Company to take, during that work day, a second unpaid meal period of not less than </w:t>
      </w:r>
      <w:r w:rsidR="001E166F" w:rsidRPr="00EB2993">
        <w:rPr>
          <w:sz w:val="24"/>
          <w:szCs w:val="24"/>
        </w:rPr>
        <w:t xml:space="preserve">one (1) hour </w:t>
      </w:r>
      <w:r w:rsidR="007769E6" w:rsidRPr="00EB2993">
        <w:rPr>
          <w:sz w:val="24"/>
          <w:szCs w:val="24"/>
        </w:rPr>
        <w:t>for employees</w:t>
      </w:r>
      <w:r w:rsidRPr="00EB2993">
        <w:rPr>
          <w:sz w:val="24"/>
          <w:szCs w:val="24"/>
        </w:rPr>
        <w:t>, except that an employee whose work during that work day will be completed</w:t>
      </w:r>
      <w:r w:rsidRPr="00B35BCF">
        <w:rPr>
          <w:sz w:val="24"/>
          <w:szCs w:val="24"/>
        </w:rPr>
        <w:t xml:space="preserve"> in </w:t>
      </w:r>
      <w:r w:rsidR="00CA1FD6" w:rsidRPr="00B35BCF">
        <w:rPr>
          <w:sz w:val="24"/>
          <w:szCs w:val="24"/>
        </w:rPr>
        <w:t>twelve (</w:t>
      </w:r>
      <w:r w:rsidRPr="00B35BCF">
        <w:rPr>
          <w:sz w:val="24"/>
          <w:szCs w:val="24"/>
        </w:rPr>
        <w:t>12</w:t>
      </w:r>
      <w:r w:rsidR="00CA1FD6" w:rsidRPr="00B35BCF">
        <w:rPr>
          <w:sz w:val="24"/>
          <w:szCs w:val="24"/>
        </w:rPr>
        <w:t>)</w:t>
      </w:r>
      <w:r w:rsidRPr="00B35BCF">
        <w:rPr>
          <w:sz w:val="24"/>
          <w:szCs w:val="24"/>
        </w:rPr>
        <w:t xml:space="preserve"> hours or less, and who took a first meal</w:t>
      </w:r>
      <w:r w:rsidR="005829E3" w:rsidRPr="00B35BCF">
        <w:rPr>
          <w:sz w:val="24"/>
          <w:szCs w:val="24"/>
        </w:rPr>
        <w:t xml:space="preserve"> </w:t>
      </w:r>
      <w:r w:rsidRPr="00B35BCF">
        <w:rPr>
          <w:sz w:val="24"/>
          <w:szCs w:val="24"/>
        </w:rPr>
        <w:t xml:space="preserve">period commencing at or prior to working </w:t>
      </w:r>
      <w:r w:rsidR="00CA1FD6" w:rsidRPr="00B35BCF">
        <w:rPr>
          <w:sz w:val="24"/>
          <w:szCs w:val="24"/>
        </w:rPr>
        <w:t>five (</w:t>
      </w:r>
      <w:r w:rsidRPr="00B35BCF">
        <w:rPr>
          <w:sz w:val="24"/>
          <w:szCs w:val="24"/>
        </w:rPr>
        <w:t>5</w:t>
      </w:r>
      <w:r w:rsidR="00CA1FD6" w:rsidRPr="00B35BCF">
        <w:rPr>
          <w:sz w:val="24"/>
          <w:szCs w:val="24"/>
        </w:rPr>
        <w:t>)</w:t>
      </w:r>
      <w:r w:rsidRPr="00B35BCF">
        <w:rPr>
          <w:sz w:val="24"/>
          <w:szCs w:val="24"/>
        </w:rPr>
        <w:t xml:space="preserve"> hours during that work day, may waive the second meal period.  </w:t>
      </w:r>
    </w:p>
    <w:p w14:paraId="6A82C349" w14:textId="77777777" w:rsidR="00874C8E" w:rsidRPr="00B35BCF" w:rsidRDefault="00874C8E" w:rsidP="00874C8E">
      <w:pPr>
        <w:jc w:val="both"/>
        <w:rPr>
          <w:sz w:val="24"/>
          <w:szCs w:val="24"/>
        </w:rPr>
      </w:pPr>
    </w:p>
    <w:p w14:paraId="358AB271" w14:textId="4582EA12" w:rsidR="00874C8E" w:rsidRPr="00B35BCF" w:rsidRDefault="00874C8E" w:rsidP="00874C8E">
      <w:pPr>
        <w:jc w:val="both"/>
        <w:rPr>
          <w:sz w:val="24"/>
          <w:szCs w:val="24"/>
        </w:rPr>
      </w:pPr>
      <w:r w:rsidRPr="00B35BCF">
        <w:rPr>
          <w:sz w:val="24"/>
          <w:szCs w:val="24"/>
        </w:rPr>
        <w:t xml:space="preserve">Employees are relieved and released of all duties during the meal period.  If any manager or Company representative encourages Employee to work during their meal period without pay, Employee is to report such conduct immediately to </w:t>
      </w:r>
      <w:r w:rsidR="00D16E1D" w:rsidRPr="00B35BCF">
        <w:rPr>
          <w:sz w:val="24"/>
          <w:szCs w:val="24"/>
        </w:rPr>
        <w:t>the m</w:t>
      </w:r>
      <w:r w:rsidRPr="00B35BCF">
        <w:rPr>
          <w:sz w:val="24"/>
          <w:szCs w:val="24"/>
        </w:rPr>
        <w:t>anagement.  Any employee who takes less than the required meal break(s</w:t>
      </w:r>
      <w:r w:rsidR="0025192A" w:rsidRPr="00B35BCF">
        <w:rPr>
          <w:sz w:val="24"/>
          <w:szCs w:val="24"/>
        </w:rPr>
        <w:t>) or</w:t>
      </w:r>
      <w:r w:rsidRPr="00B35BCF">
        <w:rPr>
          <w:sz w:val="24"/>
          <w:szCs w:val="24"/>
        </w:rPr>
        <w:t xml:space="preserve"> fails to punch out and punch in for the required meal periods, or does both, repeatedly during any pay period, will be subject to discipline, up to and including termination.</w:t>
      </w:r>
    </w:p>
    <w:p w14:paraId="0D237554" w14:textId="77777777" w:rsidR="002A0C0B" w:rsidRPr="00B35BCF" w:rsidRDefault="002A0C0B">
      <w:pPr>
        <w:ind w:left="720"/>
        <w:jc w:val="both"/>
        <w:rPr>
          <w:sz w:val="24"/>
          <w:szCs w:val="24"/>
        </w:rPr>
      </w:pPr>
    </w:p>
    <w:p w14:paraId="2458E2BF" w14:textId="255C9B56" w:rsidR="002A0C0B" w:rsidRPr="00B35BCF" w:rsidRDefault="00021A5C" w:rsidP="00954615">
      <w:pPr>
        <w:pStyle w:val="2"/>
        <w:pBdr>
          <w:bottom w:val="single" w:sz="6" w:space="2" w:color="auto"/>
        </w:pBdr>
        <w:jc w:val="both"/>
      </w:pPr>
      <w:bookmarkStart w:id="112" w:name="_Toc157012214"/>
      <w:r w:rsidRPr="00B35BCF">
        <w:t xml:space="preserve">Rest </w:t>
      </w:r>
      <w:r w:rsidR="002A0C0B" w:rsidRPr="00B35BCF">
        <w:t>Break Periods Policy</w:t>
      </w:r>
      <w:bookmarkEnd w:id="112"/>
    </w:p>
    <w:p w14:paraId="46A54D1A" w14:textId="7FA42A67" w:rsidR="00874C8E" w:rsidRPr="00B35BCF" w:rsidRDefault="00874C8E" w:rsidP="00874C8E">
      <w:pPr>
        <w:jc w:val="both"/>
        <w:rPr>
          <w:sz w:val="24"/>
          <w:szCs w:val="24"/>
        </w:rPr>
      </w:pPr>
      <w:r w:rsidRPr="00B35BCF">
        <w:rPr>
          <w:sz w:val="24"/>
          <w:szCs w:val="24"/>
        </w:rPr>
        <w:t xml:space="preserve">A paid rest break period, consisting of a minimum of </w:t>
      </w:r>
      <w:r w:rsidR="00CE1C61" w:rsidRPr="00B35BCF">
        <w:rPr>
          <w:sz w:val="24"/>
          <w:szCs w:val="24"/>
        </w:rPr>
        <w:t>ten</w:t>
      </w:r>
      <w:r w:rsidR="00CA1FD6" w:rsidRPr="00B35BCF">
        <w:rPr>
          <w:sz w:val="24"/>
          <w:szCs w:val="24"/>
        </w:rPr>
        <w:t xml:space="preserve"> (1</w:t>
      </w:r>
      <w:r w:rsidR="00CE1C61" w:rsidRPr="00B35BCF">
        <w:rPr>
          <w:sz w:val="24"/>
          <w:szCs w:val="24"/>
        </w:rPr>
        <w:t>0</w:t>
      </w:r>
      <w:r w:rsidR="00CA1FD6" w:rsidRPr="00B35BCF">
        <w:rPr>
          <w:sz w:val="24"/>
          <w:szCs w:val="24"/>
        </w:rPr>
        <w:t>) minutes</w:t>
      </w:r>
      <w:r w:rsidRPr="00B35BCF">
        <w:rPr>
          <w:sz w:val="24"/>
          <w:szCs w:val="24"/>
        </w:rPr>
        <w:t xml:space="preserve">, is normally scheduled near the midpoint of each half of a full workday.  Non-exempt employees are required by law and Company policy to take a paid rest break, consisting of a minimum of </w:t>
      </w:r>
      <w:r w:rsidR="00CE1C61" w:rsidRPr="00B35BCF">
        <w:rPr>
          <w:sz w:val="24"/>
          <w:szCs w:val="24"/>
        </w:rPr>
        <w:t xml:space="preserve">ten </w:t>
      </w:r>
      <w:r w:rsidR="00CA1FD6" w:rsidRPr="00B35BCF">
        <w:rPr>
          <w:sz w:val="24"/>
          <w:szCs w:val="24"/>
        </w:rPr>
        <w:t>(1</w:t>
      </w:r>
      <w:r w:rsidR="00CE1C61" w:rsidRPr="00B35BCF">
        <w:rPr>
          <w:sz w:val="24"/>
          <w:szCs w:val="24"/>
        </w:rPr>
        <w:t>0</w:t>
      </w:r>
      <w:r w:rsidR="00CA1FD6" w:rsidRPr="00B35BCF">
        <w:rPr>
          <w:sz w:val="24"/>
          <w:szCs w:val="24"/>
        </w:rPr>
        <w:t>) minutes</w:t>
      </w:r>
      <w:r w:rsidRPr="00B35BCF">
        <w:rPr>
          <w:sz w:val="24"/>
          <w:szCs w:val="24"/>
        </w:rPr>
        <w:t xml:space="preserve">, during every four (4) hours worked or </w:t>
      </w:r>
      <w:r w:rsidR="007E684A" w:rsidRPr="00B35BCF">
        <w:rPr>
          <w:sz w:val="24"/>
          <w:szCs w:val="24"/>
        </w:rPr>
        <w:t xml:space="preserve">a </w:t>
      </w:r>
      <w:r w:rsidRPr="00B35BCF">
        <w:rPr>
          <w:sz w:val="24"/>
          <w:szCs w:val="24"/>
        </w:rPr>
        <w:t xml:space="preserve">major fraction thereof.  If, for example, </w:t>
      </w:r>
      <w:r w:rsidR="00AE5772" w:rsidRPr="00B35BCF">
        <w:rPr>
          <w:sz w:val="24"/>
          <w:szCs w:val="24"/>
        </w:rPr>
        <w:t xml:space="preserve">an </w:t>
      </w:r>
      <w:r w:rsidRPr="00B35BCF">
        <w:rPr>
          <w:sz w:val="24"/>
          <w:szCs w:val="24"/>
        </w:rPr>
        <w:t xml:space="preserve">employee works 6.5 hours, </w:t>
      </w:r>
      <w:r w:rsidR="00AE5772" w:rsidRPr="00B35BCF">
        <w:rPr>
          <w:sz w:val="24"/>
          <w:szCs w:val="24"/>
        </w:rPr>
        <w:t>the e</w:t>
      </w:r>
      <w:r w:rsidRPr="00B35BCF">
        <w:rPr>
          <w:sz w:val="24"/>
          <w:szCs w:val="24"/>
        </w:rPr>
        <w:t xml:space="preserve">mployee is entitled to </w:t>
      </w:r>
      <w:r w:rsidR="00CE1C61" w:rsidRPr="00B35BCF">
        <w:rPr>
          <w:sz w:val="24"/>
          <w:szCs w:val="24"/>
        </w:rPr>
        <w:t>2</w:t>
      </w:r>
      <w:r w:rsidR="00CA1FD6" w:rsidRPr="00B35BCF">
        <w:rPr>
          <w:sz w:val="24"/>
          <w:szCs w:val="24"/>
        </w:rPr>
        <w:t xml:space="preserve">0 minutes </w:t>
      </w:r>
      <w:r w:rsidRPr="00B35BCF">
        <w:rPr>
          <w:sz w:val="24"/>
          <w:szCs w:val="24"/>
        </w:rPr>
        <w:t xml:space="preserve">of break time, </w:t>
      </w:r>
      <w:r w:rsidR="00CA1FD6" w:rsidRPr="00B35BCF">
        <w:rPr>
          <w:sz w:val="24"/>
          <w:szCs w:val="24"/>
        </w:rPr>
        <w:t>1</w:t>
      </w:r>
      <w:r w:rsidR="00CE1C61" w:rsidRPr="00B35BCF">
        <w:rPr>
          <w:sz w:val="24"/>
          <w:szCs w:val="24"/>
        </w:rPr>
        <w:t>0</w:t>
      </w:r>
      <w:r w:rsidR="00CA1FD6" w:rsidRPr="00B35BCF">
        <w:rPr>
          <w:sz w:val="24"/>
          <w:szCs w:val="24"/>
        </w:rPr>
        <w:t xml:space="preserve"> </w:t>
      </w:r>
      <w:r w:rsidRPr="00B35BCF">
        <w:rPr>
          <w:sz w:val="24"/>
          <w:szCs w:val="24"/>
        </w:rPr>
        <w:t>minutes for the initial 4 hours worked</w:t>
      </w:r>
      <w:r w:rsidR="007E684A" w:rsidRPr="00B35BCF">
        <w:rPr>
          <w:sz w:val="24"/>
          <w:szCs w:val="24"/>
        </w:rPr>
        <w:t>,</w:t>
      </w:r>
      <w:r w:rsidRPr="00B35BCF">
        <w:rPr>
          <w:sz w:val="24"/>
          <w:szCs w:val="24"/>
        </w:rPr>
        <w:t xml:space="preserve"> and another </w:t>
      </w:r>
      <w:r w:rsidR="00CA1FD6" w:rsidRPr="00B35BCF">
        <w:rPr>
          <w:sz w:val="24"/>
          <w:szCs w:val="24"/>
        </w:rPr>
        <w:t>1</w:t>
      </w:r>
      <w:r w:rsidR="00CE1C61" w:rsidRPr="00B35BCF">
        <w:rPr>
          <w:sz w:val="24"/>
          <w:szCs w:val="24"/>
        </w:rPr>
        <w:t>0</w:t>
      </w:r>
      <w:r w:rsidR="00CA1FD6" w:rsidRPr="00B35BCF">
        <w:rPr>
          <w:sz w:val="24"/>
          <w:szCs w:val="24"/>
        </w:rPr>
        <w:t xml:space="preserve"> minutes</w:t>
      </w:r>
      <w:r w:rsidR="00CA1FD6" w:rsidRPr="00B35BCF" w:rsidDel="00CA1FD6">
        <w:rPr>
          <w:sz w:val="24"/>
          <w:szCs w:val="24"/>
        </w:rPr>
        <w:t xml:space="preserve"> </w:t>
      </w:r>
      <w:r w:rsidRPr="00B35BCF">
        <w:rPr>
          <w:sz w:val="24"/>
          <w:szCs w:val="24"/>
        </w:rPr>
        <w:t xml:space="preserve">for the major fraction of the remaining 4 hours, i.e., 2.5 hours.  Further, if you are scheduled to work two (2) or more hours overtime in one workday, you are required by law and Company policy to take an additional paid rest break, consisting of a minimum of </w:t>
      </w:r>
      <w:r w:rsidR="00CE1C61" w:rsidRPr="00B35BCF">
        <w:rPr>
          <w:sz w:val="24"/>
          <w:szCs w:val="24"/>
        </w:rPr>
        <w:t>ten</w:t>
      </w:r>
      <w:r w:rsidR="00CA1FD6" w:rsidRPr="00B35BCF">
        <w:rPr>
          <w:sz w:val="24"/>
          <w:szCs w:val="24"/>
        </w:rPr>
        <w:t xml:space="preserve"> (1</w:t>
      </w:r>
      <w:r w:rsidR="00CE1C61" w:rsidRPr="00B35BCF">
        <w:rPr>
          <w:sz w:val="24"/>
          <w:szCs w:val="24"/>
        </w:rPr>
        <w:t>0</w:t>
      </w:r>
      <w:r w:rsidR="00CA1FD6" w:rsidRPr="00B35BCF">
        <w:rPr>
          <w:sz w:val="24"/>
          <w:szCs w:val="24"/>
        </w:rPr>
        <w:t>) minutes</w:t>
      </w:r>
      <w:r w:rsidRPr="00B35BCF">
        <w:rPr>
          <w:sz w:val="24"/>
          <w:szCs w:val="24"/>
        </w:rPr>
        <w:t xml:space="preserve">, at the end of the first eight (8) hours of the workday.  </w:t>
      </w:r>
    </w:p>
    <w:p w14:paraId="4E8BA70D" w14:textId="77777777" w:rsidR="00874C8E" w:rsidRPr="00B35BCF" w:rsidRDefault="00874C8E" w:rsidP="00874C8E">
      <w:pPr>
        <w:jc w:val="both"/>
        <w:rPr>
          <w:sz w:val="24"/>
          <w:szCs w:val="24"/>
        </w:rPr>
      </w:pPr>
    </w:p>
    <w:p w14:paraId="5E9477EF" w14:textId="77777777" w:rsidR="00874C8E" w:rsidRPr="00B35BCF" w:rsidRDefault="00874C8E" w:rsidP="00874C8E">
      <w:pPr>
        <w:jc w:val="both"/>
        <w:rPr>
          <w:sz w:val="24"/>
          <w:szCs w:val="24"/>
        </w:rPr>
      </w:pPr>
      <w:r w:rsidRPr="00B35BCF">
        <w:rPr>
          <w:sz w:val="24"/>
          <w:szCs w:val="24"/>
        </w:rPr>
        <w:t>Violations of this Break Period policy will be subject to discipline, up to and including termination.</w:t>
      </w:r>
    </w:p>
    <w:p w14:paraId="3B8AB4AB" w14:textId="52A61261" w:rsidR="000C0E93" w:rsidRPr="00B35BCF" w:rsidRDefault="000C0E93" w:rsidP="00874C8E">
      <w:pPr>
        <w:jc w:val="both"/>
      </w:pPr>
    </w:p>
    <w:p w14:paraId="7BF4E191" w14:textId="77777777" w:rsidR="001E166F" w:rsidRDefault="001E166F">
      <w:pPr>
        <w:rPr>
          <w:rFonts w:ascii="Arial" w:eastAsia="맑은 고딕" w:hAnsi="Arial"/>
          <w:b/>
          <w:i/>
          <w:sz w:val="26"/>
        </w:rPr>
      </w:pPr>
      <w:bookmarkStart w:id="113" w:name="_Toc23945665"/>
      <w:bookmarkStart w:id="114" w:name="_Toc28612796"/>
      <w:r>
        <w:br w:type="page"/>
      </w:r>
    </w:p>
    <w:p w14:paraId="625E309E" w14:textId="39A14C32" w:rsidR="000C0E93" w:rsidRPr="00B35BCF" w:rsidRDefault="000C0E93" w:rsidP="000C0E93">
      <w:pPr>
        <w:pStyle w:val="2"/>
        <w:pBdr>
          <w:bottom w:val="single" w:sz="6" w:space="2" w:color="auto"/>
        </w:pBdr>
      </w:pPr>
      <w:bookmarkStart w:id="115" w:name="_Toc157012215"/>
      <w:r w:rsidRPr="00B35BCF">
        <w:lastRenderedPageBreak/>
        <w:t xml:space="preserve">Lactation </w:t>
      </w:r>
      <w:r w:rsidR="00CB3706" w:rsidRPr="00B35BCF">
        <w:t>Accommodation</w:t>
      </w:r>
      <w:r w:rsidRPr="00B35BCF">
        <w:t xml:space="preserve"> (Labor Code Section 1030)</w:t>
      </w:r>
      <w:bookmarkEnd w:id="113"/>
      <w:bookmarkEnd w:id="114"/>
      <w:bookmarkEnd w:id="115"/>
    </w:p>
    <w:p w14:paraId="527C0C37" w14:textId="024C31E4" w:rsidR="000C0E93" w:rsidRPr="00B35BCF" w:rsidRDefault="000C0E93" w:rsidP="000C0E93">
      <w:pPr>
        <w:jc w:val="both"/>
        <w:rPr>
          <w:sz w:val="24"/>
          <w:szCs w:val="24"/>
          <w:lang w:bidi="he-IL"/>
        </w:rPr>
      </w:pPr>
      <w:r w:rsidRPr="00B35BCF">
        <w:rPr>
          <w:sz w:val="24"/>
          <w:szCs w:val="24"/>
          <w:lang w:bidi="he-IL"/>
        </w:rPr>
        <w:t xml:space="preserve">In compliance with Labor Code Section 1030, Company will provide a reasonable amount of break time to accommodate an employee desiring to express breast milk for the employee’s infant child. The break time shall, if possible, be taken concurrently with other break periods already provided. Non-exempt employees should clock out for any time taken that does not run concurrently with normally scheduled rest periods, and such time will be unpaid unless otherwise required by federal or state law. Company will also make a reasonable effort to provide the employee with the use of a room or other location in close proximity to the employee’s work area for the employee to express milk in private.  </w:t>
      </w:r>
    </w:p>
    <w:p w14:paraId="7BED8C9E" w14:textId="77777777" w:rsidR="000C0E93" w:rsidRPr="00B35BCF" w:rsidRDefault="000C0E93" w:rsidP="000C0E93">
      <w:pPr>
        <w:jc w:val="both"/>
        <w:rPr>
          <w:sz w:val="24"/>
          <w:szCs w:val="24"/>
          <w:lang w:bidi="he-IL"/>
        </w:rPr>
      </w:pPr>
    </w:p>
    <w:p w14:paraId="63388627" w14:textId="178D205D" w:rsidR="000C0E93" w:rsidRPr="00B35BCF" w:rsidRDefault="000C0E93" w:rsidP="000C0E93">
      <w:pPr>
        <w:jc w:val="both"/>
        <w:rPr>
          <w:sz w:val="24"/>
          <w:szCs w:val="24"/>
          <w:lang w:bidi="he-IL"/>
        </w:rPr>
      </w:pPr>
      <w:r w:rsidRPr="00B35BCF">
        <w:rPr>
          <w:sz w:val="24"/>
          <w:szCs w:val="24"/>
          <w:lang w:bidi="he-IL"/>
        </w:rPr>
        <w:t xml:space="preserve">Employees should notify their supervisor or </w:t>
      </w:r>
      <w:r w:rsidR="00B965B4">
        <w:rPr>
          <w:rFonts w:eastAsia="Times New Roman"/>
          <w:spacing w:val="-5"/>
          <w:sz w:val="24"/>
          <w:szCs w:val="24"/>
        </w:rPr>
        <w:t>the management</w:t>
      </w:r>
      <w:r w:rsidR="00B965B4" w:rsidRPr="00B35BCF">
        <w:rPr>
          <w:rFonts w:eastAsia="Times New Roman"/>
          <w:spacing w:val="-5"/>
          <w:sz w:val="24"/>
          <w:szCs w:val="24"/>
        </w:rPr>
        <w:t xml:space="preserve"> </w:t>
      </w:r>
      <w:r w:rsidRPr="00B35BCF">
        <w:rPr>
          <w:sz w:val="24"/>
          <w:szCs w:val="24"/>
          <w:lang w:bidi="he-IL"/>
        </w:rPr>
        <w:t>to request time and make other necessary arrangements to express breast milk under this policy.</w:t>
      </w:r>
    </w:p>
    <w:p w14:paraId="0A7F70A5" w14:textId="77777777" w:rsidR="000C0E93" w:rsidRPr="00B35BCF" w:rsidRDefault="000C0E93" w:rsidP="000C0E93">
      <w:pPr>
        <w:jc w:val="both"/>
        <w:rPr>
          <w:sz w:val="24"/>
          <w:szCs w:val="24"/>
          <w:lang w:bidi="he-IL"/>
        </w:rPr>
      </w:pPr>
    </w:p>
    <w:p w14:paraId="6A68F580" w14:textId="1C7323C9" w:rsidR="00A9094F" w:rsidRDefault="000C0E93" w:rsidP="00954615">
      <w:pPr>
        <w:jc w:val="both"/>
        <w:rPr>
          <w:sz w:val="24"/>
          <w:szCs w:val="24"/>
          <w:lang w:bidi="he-IL"/>
        </w:rPr>
      </w:pPr>
      <w:r w:rsidRPr="00B35BCF">
        <w:rPr>
          <w:sz w:val="24"/>
          <w:szCs w:val="24"/>
          <w:lang w:bidi="he-IL"/>
        </w:rPr>
        <w:t>No provision of this policy applies or is enforced if it conflicts with or is superseded by any requirement or prohibition contained in a state or local law or regulation. Anyone with knowledge of such a conflict or potential conflict should contact</w:t>
      </w:r>
      <w:r w:rsidR="00300256" w:rsidRPr="00B35BCF">
        <w:rPr>
          <w:sz w:val="24"/>
          <w:szCs w:val="24"/>
          <w:lang w:bidi="he-IL"/>
        </w:rPr>
        <w:t xml:space="preserve"> </w:t>
      </w:r>
      <w:r w:rsidR="00B965B4">
        <w:rPr>
          <w:rFonts w:eastAsia="Times New Roman"/>
          <w:spacing w:val="-5"/>
          <w:sz w:val="24"/>
          <w:szCs w:val="24"/>
        </w:rPr>
        <w:t xml:space="preserve">the </w:t>
      </w:r>
      <w:r w:rsidR="003A6941">
        <w:rPr>
          <w:bCs/>
          <w:sz w:val="24"/>
          <w:szCs w:val="24"/>
        </w:rPr>
        <w:t>Director</w:t>
      </w:r>
      <w:r w:rsidRPr="00B35BCF">
        <w:rPr>
          <w:sz w:val="24"/>
          <w:szCs w:val="24"/>
          <w:lang w:bidi="he-IL"/>
        </w:rPr>
        <w:t>.</w:t>
      </w:r>
      <w:bookmarkStart w:id="116" w:name="_Toc28147699"/>
    </w:p>
    <w:p w14:paraId="08309F87" w14:textId="77777777" w:rsidR="000D60DF" w:rsidRPr="000D60DF" w:rsidRDefault="000D60DF" w:rsidP="00954615">
      <w:pPr>
        <w:jc w:val="both"/>
        <w:rPr>
          <w:sz w:val="24"/>
          <w:szCs w:val="24"/>
          <w:lang w:bidi="he-IL"/>
        </w:rPr>
      </w:pPr>
    </w:p>
    <w:p w14:paraId="579F0FB5" w14:textId="78CDD6DE" w:rsidR="00D82745" w:rsidRPr="00CF0A0D" w:rsidRDefault="00F91832" w:rsidP="00954615">
      <w:pPr>
        <w:pStyle w:val="1"/>
        <w:jc w:val="both"/>
        <w:rPr>
          <w:rFonts w:ascii="Arial" w:hAnsi="Arial"/>
          <w:color w:val="1F497D" w:themeColor="text2"/>
          <w:sz w:val="32"/>
        </w:rPr>
      </w:pPr>
      <w:bookmarkStart w:id="117" w:name="_Toc414625044"/>
      <w:r w:rsidRPr="00B35BCF">
        <w:rPr>
          <w:rFonts w:ascii="Arial" w:hAnsi="Arial"/>
          <w:color w:val="1F497D"/>
          <w:sz w:val="32"/>
          <w:lang w:eastAsia="ko-KR"/>
        </w:rPr>
        <w:br w:type="page"/>
      </w:r>
      <w:bookmarkStart w:id="118" w:name="_Toc157012216"/>
      <w:r w:rsidR="00D82745" w:rsidRPr="00CF0A0D">
        <w:rPr>
          <w:rFonts w:ascii="Arial" w:hAnsi="Arial"/>
          <w:color w:val="1F497D" w:themeColor="text2"/>
          <w:sz w:val="32"/>
          <w:lang w:eastAsia="ko-KR"/>
        </w:rPr>
        <w:lastRenderedPageBreak/>
        <w:t>Code</w:t>
      </w:r>
      <w:r w:rsidR="00D82745" w:rsidRPr="00CF0A0D">
        <w:rPr>
          <w:rFonts w:ascii="Arial" w:hAnsi="Arial"/>
          <w:color w:val="1F497D" w:themeColor="text2"/>
          <w:sz w:val="32"/>
        </w:rPr>
        <w:t xml:space="preserve"> </w:t>
      </w:r>
      <w:r w:rsidR="003552CE" w:rsidRPr="00CF0A0D">
        <w:rPr>
          <w:rFonts w:ascii="Arial" w:hAnsi="Arial"/>
          <w:color w:val="1F497D" w:themeColor="text2"/>
          <w:sz w:val="32"/>
        </w:rPr>
        <w:t xml:space="preserve">of </w:t>
      </w:r>
      <w:r w:rsidR="00D82745" w:rsidRPr="00CF0A0D">
        <w:rPr>
          <w:rFonts w:ascii="Arial" w:hAnsi="Arial"/>
          <w:color w:val="1F497D" w:themeColor="text2"/>
          <w:sz w:val="32"/>
        </w:rPr>
        <w:t>Conduct</w:t>
      </w:r>
      <w:bookmarkEnd w:id="117"/>
      <w:bookmarkEnd w:id="118"/>
    </w:p>
    <w:bookmarkEnd w:id="116"/>
    <w:p w14:paraId="6BAD41E7" w14:textId="77777777" w:rsidR="00993F13" w:rsidRPr="00B35BCF" w:rsidRDefault="00993F13" w:rsidP="003C3D6D">
      <w:pPr>
        <w:jc w:val="both"/>
        <w:rPr>
          <w:sz w:val="24"/>
          <w:szCs w:val="24"/>
        </w:rPr>
      </w:pPr>
    </w:p>
    <w:p w14:paraId="19CF552F" w14:textId="624EFDBA" w:rsidR="00B616F4" w:rsidRPr="00B35BCF" w:rsidRDefault="00B616F4" w:rsidP="003C3D6D">
      <w:pPr>
        <w:jc w:val="both"/>
        <w:rPr>
          <w:sz w:val="24"/>
          <w:szCs w:val="24"/>
        </w:rPr>
      </w:pPr>
      <w:r w:rsidRPr="00B35BCF">
        <w:rPr>
          <w:sz w:val="24"/>
          <w:szCs w:val="24"/>
        </w:rPr>
        <w:t>Company expects each employee to conduct himself/herself in a professional and ethical manner.  This means that, among other things, employees are expected to conduct themselves in a manner that will uphold the Company’s reputation for excellent customer service, courteousness, efficiency, safety</w:t>
      </w:r>
      <w:r w:rsidR="007E684A" w:rsidRPr="00B35BCF">
        <w:rPr>
          <w:sz w:val="24"/>
          <w:szCs w:val="24"/>
        </w:rPr>
        <w:t>,</w:t>
      </w:r>
      <w:r w:rsidRPr="00B35BCF">
        <w:rPr>
          <w:sz w:val="24"/>
          <w:szCs w:val="24"/>
        </w:rPr>
        <w:t xml:space="preserve"> and timeliness.  </w:t>
      </w:r>
    </w:p>
    <w:p w14:paraId="4203BA00" w14:textId="77777777" w:rsidR="00B616F4" w:rsidRPr="00B35BCF" w:rsidRDefault="00B616F4" w:rsidP="00913530">
      <w:pPr>
        <w:jc w:val="both"/>
        <w:rPr>
          <w:sz w:val="24"/>
          <w:szCs w:val="24"/>
        </w:rPr>
      </w:pPr>
    </w:p>
    <w:p w14:paraId="2403683F" w14:textId="75EC60AF" w:rsidR="00B616F4" w:rsidRPr="00B35BCF" w:rsidRDefault="00B616F4" w:rsidP="003C3D6D">
      <w:pPr>
        <w:jc w:val="both"/>
        <w:rPr>
          <w:sz w:val="24"/>
          <w:szCs w:val="24"/>
        </w:rPr>
      </w:pPr>
      <w:r w:rsidRPr="00B35BCF">
        <w:rPr>
          <w:sz w:val="24"/>
          <w:szCs w:val="24"/>
        </w:rPr>
        <w:t>While Company reserves the right to dismiss employees at any time, it also may take other disciplinary measures against employees who violate work rules or fail to satisfactorily perform their job duties.  Examples of disciplinary action include a warning letter, suspension without pay, demotion</w:t>
      </w:r>
      <w:r w:rsidR="007E684A" w:rsidRPr="00B35BCF">
        <w:rPr>
          <w:sz w:val="24"/>
          <w:szCs w:val="24"/>
        </w:rPr>
        <w:t>,</w:t>
      </w:r>
      <w:r w:rsidRPr="00B35BCF">
        <w:rPr>
          <w:sz w:val="24"/>
          <w:szCs w:val="24"/>
        </w:rPr>
        <w:t xml:space="preserve"> or discharge.  </w:t>
      </w:r>
    </w:p>
    <w:p w14:paraId="31C2EEFC" w14:textId="77777777" w:rsidR="00B616F4" w:rsidRPr="00B35BCF" w:rsidRDefault="00B616F4" w:rsidP="00913530">
      <w:pPr>
        <w:jc w:val="both"/>
        <w:rPr>
          <w:sz w:val="24"/>
          <w:szCs w:val="24"/>
        </w:rPr>
      </w:pPr>
    </w:p>
    <w:p w14:paraId="1E5718EF" w14:textId="52D9A3A0" w:rsidR="00B616F4" w:rsidRPr="00B35BCF" w:rsidRDefault="00B616F4" w:rsidP="003C3D6D">
      <w:pPr>
        <w:jc w:val="both"/>
        <w:rPr>
          <w:sz w:val="24"/>
          <w:szCs w:val="24"/>
        </w:rPr>
      </w:pPr>
      <w:r w:rsidRPr="00B35BCF">
        <w:rPr>
          <w:sz w:val="24"/>
          <w:szCs w:val="24"/>
        </w:rPr>
        <w:t>In an effort to alert employees to expectations of them and to apprise them of their obligations and responsibilities regarding their conduct, listed below are examples of types of behavior that may result in disciplinary action.  The first list is a list of offenses that typically will be more serious and even result in immediate dismissal.  The second list is a list of offenses that are not as grave but are still likely to result in disciplinary action.  Of course, Company reserves the right to determine appropriate disciplinary action based on the individual circumstances in its sole discretion.  Because we cannot anticipate every situation that might arise, these lists merely provide examples of problematic conduct.  Company expects employees to always behave lawfully, ethically, and with good sense.</w:t>
      </w:r>
    </w:p>
    <w:p w14:paraId="7E086EDE" w14:textId="77777777" w:rsidR="00FE1789" w:rsidRPr="00B35BCF" w:rsidRDefault="00FE1789" w:rsidP="00723871">
      <w:pPr>
        <w:jc w:val="both"/>
        <w:rPr>
          <w:sz w:val="24"/>
          <w:szCs w:val="24"/>
        </w:rPr>
      </w:pPr>
    </w:p>
    <w:p w14:paraId="2E700517" w14:textId="77777777" w:rsidR="00B616F4" w:rsidRPr="00B35BCF" w:rsidRDefault="00B616F4">
      <w:pPr>
        <w:numPr>
          <w:ilvl w:val="0"/>
          <w:numId w:val="9"/>
        </w:numPr>
        <w:jc w:val="both"/>
        <w:rPr>
          <w:sz w:val="24"/>
          <w:szCs w:val="24"/>
          <w:u w:val="single"/>
        </w:rPr>
      </w:pPr>
      <w:r w:rsidRPr="00B35BCF">
        <w:rPr>
          <w:sz w:val="24"/>
          <w:szCs w:val="24"/>
          <w:u w:val="single"/>
        </w:rPr>
        <w:t>Actions Which May Result in Immediate Discharge</w:t>
      </w:r>
    </w:p>
    <w:p w14:paraId="1A80169A" w14:textId="77777777" w:rsidR="00B616F4" w:rsidRPr="00B35BCF" w:rsidRDefault="00B616F4" w:rsidP="00B616F4">
      <w:pPr>
        <w:ind w:left="720"/>
        <w:jc w:val="both"/>
        <w:rPr>
          <w:sz w:val="24"/>
          <w:szCs w:val="24"/>
          <w:u w:val="single"/>
        </w:rPr>
      </w:pPr>
    </w:p>
    <w:p w14:paraId="3EEFE438" w14:textId="77777777" w:rsidR="00B616F4" w:rsidRPr="00B35BCF" w:rsidRDefault="00B616F4" w:rsidP="00D67370">
      <w:pPr>
        <w:numPr>
          <w:ilvl w:val="0"/>
          <w:numId w:val="10"/>
        </w:numPr>
        <w:rPr>
          <w:sz w:val="24"/>
          <w:szCs w:val="24"/>
        </w:rPr>
      </w:pPr>
      <w:r w:rsidRPr="00B35BCF">
        <w:rPr>
          <w:sz w:val="24"/>
          <w:szCs w:val="24"/>
        </w:rPr>
        <w:t>Dishonest conduct, including, but not limited to, unauthorized taking or possession of Company’s property, unauthorized possession or taking of a fellow employee’s property, taking bribes, or unauthorized charges against Company’s account.</w:t>
      </w:r>
    </w:p>
    <w:p w14:paraId="1412FCC2" w14:textId="77777777" w:rsidR="00B616F4" w:rsidRPr="00B35BCF" w:rsidRDefault="00B616F4" w:rsidP="00D67370">
      <w:pPr>
        <w:ind w:left="720"/>
        <w:rPr>
          <w:sz w:val="24"/>
          <w:szCs w:val="24"/>
        </w:rPr>
      </w:pPr>
    </w:p>
    <w:p w14:paraId="37774BBC" w14:textId="4768D79E" w:rsidR="00B616F4" w:rsidRPr="00B35BCF" w:rsidRDefault="00B616F4" w:rsidP="00D67370">
      <w:pPr>
        <w:numPr>
          <w:ilvl w:val="0"/>
          <w:numId w:val="10"/>
        </w:numPr>
        <w:rPr>
          <w:sz w:val="24"/>
          <w:szCs w:val="24"/>
        </w:rPr>
      </w:pPr>
      <w:r w:rsidRPr="00B35BCF">
        <w:rPr>
          <w:sz w:val="24"/>
          <w:szCs w:val="24"/>
        </w:rPr>
        <w:t>Any</w:t>
      </w:r>
      <w:r w:rsidR="00D33074" w:rsidRPr="00B35BCF">
        <w:rPr>
          <w:sz w:val="24"/>
          <w:szCs w:val="24"/>
        </w:rPr>
        <w:t xml:space="preserve"> </w:t>
      </w:r>
      <w:r w:rsidRPr="00B35BCF">
        <w:rPr>
          <w:sz w:val="24"/>
          <w:szCs w:val="24"/>
        </w:rPr>
        <w:t>unauthorized possession, use, purchase, sale, transfer, or being under the influence of an illegal drug, alcohol</w:t>
      </w:r>
      <w:r w:rsidR="007E684A" w:rsidRPr="00B35BCF">
        <w:rPr>
          <w:sz w:val="24"/>
          <w:szCs w:val="24"/>
        </w:rPr>
        <w:t>,</w:t>
      </w:r>
      <w:r w:rsidRPr="00B35BCF">
        <w:rPr>
          <w:sz w:val="24"/>
          <w:szCs w:val="24"/>
        </w:rPr>
        <w:t xml:space="preserve"> or cannabis products</w:t>
      </w:r>
      <w:r w:rsidRPr="00B35BCF" w:rsidDel="00D96C61">
        <w:rPr>
          <w:sz w:val="24"/>
          <w:szCs w:val="24"/>
        </w:rPr>
        <w:t xml:space="preserve"> </w:t>
      </w:r>
      <w:r w:rsidRPr="00B35BCF">
        <w:rPr>
          <w:sz w:val="24"/>
          <w:szCs w:val="24"/>
        </w:rPr>
        <w:t>on Company premises.</w:t>
      </w:r>
    </w:p>
    <w:p w14:paraId="76A13A0B" w14:textId="77777777" w:rsidR="00B616F4" w:rsidRPr="00B35BCF" w:rsidRDefault="00B616F4" w:rsidP="00D67370">
      <w:pPr>
        <w:ind w:left="720"/>
        <w:rPr>
          <w:sz w:val="24"/>
          <w:szCs w:val="24"/>
        </w:rPr>
      </w:pPr>
      <w:r w:rsidRPr="00B35BCF">
        <w:rPr>
          <w:sz w:val="24"/>
          <w:szCs w:val="24"/>
        </w:rPr>
        <w:t xml:space="preserve"> </w:t>
      </w:r>
    </w:p>
    <w:p w14:paraId="223CB487" w14:textId="77777777" w:rsidR="00B616F4" w:rsidRPr="00B35BCF" w:rsidRDefault="00B616F4" w:rsidP="00D67370">
      <w:pPr>
        <w:numPr>
          <w:ilvl w:val="0"/>
          <w:numId w:val="10"/>
        </w:numPr>
        <w:rPr>
          <w:sz w:val="24"/>
          <w:szCs w:val="24"/>
        </w:rPr>
      </w:pPr>
      <w:r w:rsidRPr="00B35BCF">
        <w:rPr>
          <w:sz w:val="24"/>
          <w:szCs w:val="24"/>
        </w:rPr>
        <w:t>Working for a competitor or engaging in any activity that poses a conflict with the Company's interests or appears to do so.</w:t>
      </w:r>
    </w:p>
    <w:p w14:paraId="0DE674B0" w14:textId="77777777" w:rsidR="00B616F4" w:rsidRPr="00B35BCF" w:rsidRDefault="00B616F4" w:rsidP="00D67370">
      <w:pPr>
        <w:ind w:left="720"/>
        <w:rPr>
          <w:sz w:val="24"/>
          <w:szCs w:val="24"/>
        </w:rPr>
      </w:pPr>
    </w:p>
    <w:p w14:paraId="5D174F04" w14:textId="5534D5FD" w:rsidR="00B616F4" w:rsidRPr="00B35BCF" w:rsidRDefault="00B616F4" w:rsidP="00D67370">
      <w:pPr>
        <w:numPr>
          <w:ilvl w:val="0"/>
          <w:numId w:val="10"/>
        </w:numPr>
        <w:rPr>
          <w:sz w:val="24"/>
          <w:szCs w:val="24"/>
        </w:rPr>
      </w:pPr>
      <w:r w:rsidRPr="00B35BCF">
        <w:rPr>
          <w:sz w:val="24"/>
          <w:szCs w:val="24"/>
        </w:rPr>
        <w:t>Taking money, merchandise</w:t>
      </w:r>
      <w:r w:rsidR="007E684A" w:rsidRPr="00B35BCF">
        <w:rPr>
          <w:sz w:val="24"/>
          <w:szCs w:val="24"/>
        </w:rPr>
        <w:t>,</w:t>
      </w:r>
      <w:r w:rsidRPr="00B35BCF">
        <w:rPr>
          <w:sz w:val="24"/>
          <w:szCs w:val="24"/>
        </w:rPr>
        <w:t xml:space="preserve"> or services from a customer or vendor for personal gain without authorization.</w:t>
      </w:r>
    </w:p>
    <w:p w14:paraId="623F2671" w14:textId="77777777" w:rsidR="00B616F4" w:rsidRPr="00B35BCF" w:rsidRDefault="00B616F4" w:rsidP="00D67370">
      <w:pPr>
        <w:ind w:left="720"/>
        <w:rPr>
          <w:sz w:val="24"/>
          <w:szCs w:val="24"/>
        </w:rPr>
      </w:pPr>
    </w:p>
    <w:p w14:paraId="2BB29CA9" w14:textId="66F21559" w:rsidR="00B616F4" w:rsidRPr="00B35BCF" w:rsidRDefault="00B616F4" w:rsidP="00D67370">
      <w:pPr>
        <w:numPr>
          <w:ilvl w:val="0"/>
          <w:numId w:val="10"/>
        </w:numPr>
        <w:rPr>
          <w:sz w:val="24"/>
          <w:szCs w:val="24"/>
        </w:rPr>
      </w:pPr>
      <w:r w:rsidRPr="00B35BCF">
        <w:rPr>
          <w:sz w:val="24"/>
          <w:szCs w:val="24"/>
        </w:rPr>
        <w:t>Improperly disclosing or using trade secrets, proprietary, or confidential information about Company, its partners, its employees, or its agents.</w:t>
      </w:r>
    </w:p>
    <w:p w14:paraId="7E30D08A" w14:textId="77777777" w:rsidR="00B616F4" w:rsidRPr="00B35BCF" w:rsidRDefault="00B616F4" w:rsidP="00D67370">
      <w:pPr>
        <w:rPr>
          <w:sz w:val="24"/>
          <w:szCs w:val="24"/>
        </w:rPr>
      </w:pPr>
    </w:p>
    <w:p w14:paraId="31BD3379" w14:textId="1A9AD3F1" w:rsidR="00B616F4" w:rsidRPr="00B35BCF" w:rsidRDefault="00B616F4" w:rsidP="00D67370">
      <w:pPr>
        <w:numPr>
          <w:ilvl w:val="0"/>
          <w:numId w:val="10"/>
        </w:numPr>
        <w:rPr>
          <w:sz w:val="24"/>
          <w:szCs w:val="24"/>
        </w:rPr>
      </w:pPr>
      <w:r w:rsidRPr="00B35BCF">
        <w:rPr>
          <w:sz w:val="24"/>
          <w:szCs w:val="24"/>
        </w:rPr>
        <w:t>Insubordination, derogatory or defamatory behavior toward management personnel, other employees, Company</w:t>
      </w:r>
      <w:r w:rsidR="007E684A" w:rsidRPr="00B35BCF">
        <w:rPr>
          <w:sz w:val="24"/>
          <w:szCs w:val="24"/>
        </w:rPr>
        <w:t>,</w:t>
      </w:r>
      <w:r w:rsidRPr="00B35BCF">
        <w:rPr>
          <w:sz w:val="24"/>
          <w:szCs w:val="24"/>
        </w:rPr>
        <w:t xml:space="preserve"> or its partners.</w:t>
      </w:r>
    </w:p>
    <w:p w14:paraId="426C6DD1" w14:textId="77777777" w:rsidR="00B616F4" w:rsidRPr="00B35BCF" w:rsidRDefault="00B616F4" w:rsidP="00D67370">
      <w:pPr>
        <w:ind w:left="720"/>
        <w:rPr>
          <w:sz w:val="24"/>
          <w:szCs w:val="24"/>
        </w:rPr>
      </w:pPr>
    </w:p>
    <w:p w14:paraId="54BDC1FE" w14:textId="77777777" w:rsidR="00B616F4" w:rsidRPr="00B35BCF" w:rsidRDefault="00B616F4" w:rsidP="00D67370">
      <w:pPr>
        <w:numPr>
          <w:ilvl w:val="0"/>
          <w:numId w:val="10"/>
        </w:numPr>
        <w:rPr>
          <w:sz w:val="24"/>
          <w:szCs w:val="24"/>
        </w:rPr>
      </w:pPr>
      <w:r w:rsidRPr="00B35BCF">
        <w:rPr>
          <w:sz w:val="24"/>
          <w:szCs w:val="24"/>
        </w:rPr>
        <w:t>Sexual or other harassment.</w:t>
      </w:r>
    </w:p>
    <w:p w14:paraId="41451F7C" w14:textId="77777777" w:rsidR="00FE1789" w:rsidRPr="00B35BCF" w:rsidRDefault="00FE1789" w:rsidP="00875E30">
      <w:pPr>
        <w:ind w:left="720"/>
        <w:jc w:val="both"/>
        <w:rPr>
          <w:sz w:val="24"/>
          <w:szCs w:val="24"/>
        </w:rPr>
      </w:pPr>
    </w:p>
    <w:p w14:paraId="1BDB0C25" w14:textId="12ABD33F" w:rsidR="00B616F4" w:rsidRPr="00B35BCF" w:rsidRDefault="00B616F4" w:rsidP="00D67370">
      <w:pPr>
        <w:numPr>
          <w:ilvl w:val="0"/>
          <w:numId w:val="10"/>
        </w:numPr>
        <w:rPr>
          <w:sz w:val="24"/>
          <w:szCs w:val="24"/>
        </w:rPr>
      </w:pPr>
      <w:r w:rsidRPr="00B35BCF">
        <w:rPr>
          <w:sz w:val="24"/>
          <w:szCs w:val="24"/>
        </w:rPr>
        <w:lastRenderedPageBreak/>
        <w:t>False statements, misrepresentations, or omissions on documents or records, such as resumes, job applications, or timecards.</w:t>
      </w:r>
    </w:p>
    <w:p w14:paraId="3D6D9FB7" w14:textId="77777777" w:rsidR="00B616F4" w:rsidRPr="00B35BCF" w:rsidRDefault="00B616F4" w:rsidP="00D67370">
      <w:pPr>
        <w:ind w:left="720"/>
        <w:rPr>
          <w:sz w:val="24"/>
          <w:szCs w:val="24"/>
        </w:rPr>
      </w:pPr>
    </w:p>
    <w:p w14:paraId="3194F2C4" w14:textId="77777777" w:rsidR="00B616F4" w:rsidRPr="00B35BCF" w:rsidRDefault="00B616F4" w:rsidP="00D67370">
      <w:pPr>
        <w:numPr>
          <w:ilvl w:val="0"/>
          <w:numId w:val="10"/>
        </w:numPr>
        <w:rPr>
          <w:sz w:val="24"/>
          <w:szCs w:val="24"/>
        </w:rPr>
      </w:pPr>
      <w:r w:rsidRPr="00B35BCF">
        <w:rPr>
          <w:sz w:val="24"/>
          <w:szCs w:val="24"/>
        </w:rPr>
        <w:t>Failing to return to work after an authorized leave of absence.</w:t>
      </w:r>
    </w:p>
    <w:p w14:paraId="3A322763" w14:textId="77777777" w:rsidR="00B616F4" w:rsidRPr="00B35BCF" w:rsidRDefault="00B616F4" w:rsidP="00D67370">
      <w:pPr>
        <w:ind w:left="720"/>
        <w:rPr>
          <w:sz w:val="24"/>
          <w:szCs w:val="24"/>
        </w:rPr>
      </w:pPr>
    </w:p>
    <w:p w14:paraId="311DE72B" w14:textId="77777777" w:rsidR="00B616F4" w:rsidRPr="00B35BCF" w:rsidRDefault="00B616F4" w:rsidP="00D67370">
      <w:pPr>
        <w:numPr>
          <w:ilvl w:val="0"/>
          <w:numId w:val="10"/>
        </w:numPr>
        <w:rPr>
          <w:sz w:val="24"/>
          <w:szCs w:val="24"/>
        </w:rPr>
      </w:pPr>
      <w:r w:rsidRPr="00B35BCF">
        <w:rPr>
          <w:sz w:val="24"/>
          <w:szCs w:val="24"/>
        </w:rPr>
        <w:t>Possession of firearms or other weapons on Company premises or while performing Company business without authorization.</w:t>
      </w:r>
    </w:p>
    <w:p w14:paraId="633A2D2B" w14:textId="77777777" w:rsidR="00B616F4" w:rsidRPr="00B35BCF" w:rsidRDefault="00B616F4" w:rsidP="00D67370">
      <w:pPr>
        <w:ind w:left="720"/>
        <w:rPr>
          <w:sz w:val="24"/>
          <w:szCs w:val="24"/>
        </w:rPr>
      </w:pPr>
    </w:p>
    <w:p w14:paraId="49E3AE93" w14:textId="77777777" w:rsidR="00B616F4" w:rsidRPr="00B35BCF" w:rsidRDefault="00B616F4" w:rsidP="00D67370">
      <w:pPr>
        <w:numPr>
          <w:ilvl w:val="0"/>
          <w:numId w:val="10"/>
        </w:numPr>
        <w:rPr>
          <w:sz w:val="24"/>
          <w:szCs w:val="24"/>
        </w:rPr>
      </w:pPr>
      <w:r w:rsidRPr="00B35BCF">
        <w:rPr>
          <w:sz w:val="24"/>
          <w:szCs w:val="24"/>
        </w:rPr>
        <w:t>Violent conduct or threat of violence.</w:t>
      </w:r>
    </w:p>
    <w:p w14:paraId="3EAD2315" w14:textId="77777777" w:rsidR="00B616F4" w:rsidRPr="00B35BCF" w:rsidRDefault="00B616F4" w:rsidP="00D67370">
      <w:pPr>
        <w:ind w:left="720"/>
        <w:rPr>
          <w:sz w:val="24"/>
          <w:szCs w:val="24"/>
        </w:rPr>
      </w:pPr>
    </w:p>
    <w:p w14:paraId="1327A2C4" w14:textId="77777777" w:rsidR="00B616F4" w:rsidRPr="00B35BCF" w:rsidRDefault="00B616F4" w:rsidP="00D67370">
      <w:pPr>
        <w:numPr>
          <w:ilvl w:val="0"/>
          <w:numId w:val="10"/>
        </w:numPr>
        <w:rPr>
          <w:sz w:val="24"/>
          <w:szCs w:val="24"/>
        </w:rPr>
      </w:pPr>
      <w:r w:rsidRPr="00B35BCF">
        <w:rPr>
          <w:sz w:val="24"/>
          <w:szCs w:val="24"/>
        </w:rPr>
        <w:t>Felony conviction or pleading of no contest.</w:t>
      </w:r>
    </w:p>
    <w:p w14:paraId="729BED47" w14:textId="77777777" w:rsidR="00B616F4" w:rsidRPr="00B35BCF" w:rsidRDefault="00B616F4" w:rsidP="00D67370">
      <w:pPr>
        <w:ind w:left="720"/>
        <w:rPr>
          <w:sz w:val="24"/>
          <w:szCs w:val="24"/>
        </w:rPr>
      </w:pPr>
    </w:p>
    <w:p w14:paraId="62EA9FD9" w14:textId="77777777" w:rsidR="00B616F4" w:rsidRPr="00B35BCF" w:rsidRDefault="00B616F4" w:rsidP="00D67370">
      <w:pPr>
        <w:numPr>
          <w:ilvl w:val="0"/>
          <w:numId w:val="10"/>
        </w:numPr>
        <w:rPr>
          <w:sz w:val="24"/>
          <w:szCs w:val="24"/>
        </w:rPr>
      </w:pPr>
      <w:r w:rsidRPr="00B35BCF">
        <w:rPr>
          <w:sz w:val="24"/>
          <w:szCs w:val="24"/>
        </w:rPr>
        <w:t>Gambling on Company premises.</w:t>
      </w:r>
    </w:p>
    <w:p w14:paraId="5E0326C4" w14:textId="77777777" w:rsidR="00B616F4" w:rsidRPr="00B35BCF" w:rsidRDefault="00B616F4" w:rsidP="00D67370">
      <w:pPr>
        <w:ind w:left="720"/>
        <w:rPr>
          <w:sz w:val="24"/>
          <w:szCs w:val="24"/>
        </w:rPr>
      </w:pPr>
    </w:p>
    <w:p w14:paraId="39F30C5D" w14:textId="77777777" w:rsidR="00B616F4" w:rsidRPr="00B35BCF" w:rsidRDefault="00B616F4" w:rsidP="00D67370">
      <w:pPr>
        <w:numPr>
          <w:ilvl w:val="0"/>
          <w:numId w:val="10"/>
        </w:numPr>
        <w:rPr>
          <w:sz w:val="24"/>
          <w:szCs w:val="24"/>
        </w:rPr>
      </w:pPr>
      <w:r w:rsidRPr="00B35BCF">
        <w:rPr>
          <w:sz w:val="24"/>
          <w:szCs w:val="24"/>
        </w:rPr>
        <w:t>Serious misconduct of any kind.</w:t>
      </w:r>
    </w:p>
    <w:p w14:paraId="3C2E197D" w14:textId="77777777" w:rsidR="00B616F4" w:rsidRPr="00B35BCF" w:rsidRDefault="00B616F4">
      <w:pPr>
        <w:jc w:val="both"/>
      </w:pPr>
    </w:p>
    <w:p w14:paraId="4F9491BF" w14:textId="6886DEA1" w:rsidR="00B616F4" w:rsidRPr="00B35BCF" w:rsidRDefault="00B616F4">
      <w:pPr>
        <w:numPr>
          <w:ilvl w:val="0"/>
          <w:numId w:val="9"/>
        </w:numPr>
        <w:jc w:val="both"/>
        <w:rPr>
          <w:sz w:val="24"/>
          <w:szCs w:val="24"/>
          <w:u w:val="single"/>
        </w:rPr>
      </w:pPr>
      <w:r w:rsidRPr="00B35BCF">
        <w:rPr>
          <w:sz w:val="24"/>
          <w:szCs w:val="24"/>
          <w:u w:val="single"/>
        </w:rPr>
        <w:t>Other Actions Which May Result in Warning</w:t>
      </w:r>
      <w:r w:rsidR="005061AE" w:rsidRPr="00B35BCF">
        <w:rPr>
          <w:sz w:val="24"/>
          <w:szCs w:val="24"/>
          <w:u w:val="single"/>
        </w:rPr>
        <w:t>s/Suspension</w:t>
      </w:r>
    </w:p>
    <w:p w14:paraId="11A83537" w14:textId="77777777" w:rsidR="00B616F4" w:rsidRPr="00B35BCF" w:rsidRDefault="00B616F4">
      <w:pPr>
        <w:ind w:left="720"/>
        <w:jc w:val="both"/>
        <w:rPr>
          <w:sz w:val="24"/>
          <w:szCs w:val="24"/>
          <w:u w:val="single"/>
        </w:rPr>
      </w:pPr>
    </w:p>
    <w:p w14:paraId="7D0E36E0" w14:textId="2D4026DE" w:rsidR="00B616F4" w:rsidRPr="00B35BCF" w:rsidRDefault="00B616F4" w:rsidP="00D67370">
      <w:pPr>
        <w:numPr>
          <w:ilvl w:val="0"/>
          <w:numId w:val="11"/>
        </w:numPr>
        <w:rPr>
          <w:sz w:val="24"/>
          <w:szCs w:val="24"/>
        </w:rPr>
      </w:pPr>
      <w:r w:rsidRPr="00B35BCF">
        <w:rPr>
          <w:sz w:val="24"/>
          <w:szCs w:val="24"/>
        </w:rPr>
        <w:t>Engaging in outside activities that affect your availability, efficiency</w:t>
      </w:r>
      <w:r w:rsidR="007E684A" w:rsidRPr="00B35BCF">
        <w:rPr>
          <w:sz w:val="24"/>
          <w:szCs w:val="24"/>
        </w:rPr>
        <w:t>,</w:t>
      </w:r>
      <w:r w:rsidRPr="00B35BCF">
        <w:rPr>
          <w:sz w:val="24"/>
          <w:szCs w:val="24"/>
        </w:rPr>
        <w:t xml:space="preserve"> or ability to perform your job or that negatively affect Company or its professional reputation.</w:t>
      </w:r>
    </w:p>
    <w:p w14:paraId="255C1C8C" w14:textId="77777777" w:rsidR="00B616F4" w:rsidRPr="00B35BCF" w:rsidRDefault="00B616F4" w:rsidP="00D67370">
      <w:pPr>
        <w:ind w:left="720"/>
        <w:rPr>
          <w:sz w:val="24"/>
          <w:szCs w:val="24"/>
        </w:rPr>
      </w:pPr>
    </w:p>
    <w:p w14:paraId="59BFF35C" w14:textId="77B1F448" w:rsidR="00B616F4" w:rsidRPr="00B35BCF" w:rsidRDefault="00B616F4" w:rsidP="00D67370">
      <w:pPr>
        <w:numPr>
          <w:ilvl w:val="0"/>
          <w:numId w:val="11"/>
        </w:numPr>
        <w:rPr>
          <w:sz w:val="24"/>
          <w:szCs w:val="24"/>
        </w:rPr>
      </w:pPr>
      <w:r w:rsidRPr="00B35BCF">
        <w:rPr>
          <w:sz w:val="24"/>
          <w:szCs w:val="24"/>
        </w:rPr>
        <w:t xml:space="preserve">Failure to report to work without proper notification to your </w:t>
      </w:r>
      <w:r w:rsidR="00D97490" w:rsidRPr="00B35BCF">
        <w:rPr>
          <w:sz w:val="24"/>
          <w:szCs w:val="24"/>
        </w:rPr>
        <w:t>m</w:t>
      </w:r>
      <w:r w:rsidRPr="00B35BCF">
        <w:rPr>
          <w:sz w:val="24"/>
          <w:szCs w:val="24"/>
        </w:rPr>
        <w:t>anager and/or a justifiable reason for such failure.</w:t>
      </w:r>
    </w:p>
    <w:p w14:paraId="33E7FBB8" w14:textId="77777777" w:rsidR="00B616F4" w:rsidRPr="00B35BCF" w:rsidRDefault="00B616F4" w:rsidP="00D67370">
      <w:pPr>
        <w:ind w:left="720"/>
        <w:rPr>
          <w:sz w:val="24"/>
          <w:szCs w:val="24"/>
        </w:rPr>
      </w:pPr>
    </w:p>
    <w:p w14:paraId="65B09FE0" w14:textId="77777777" w:rsidR="00B616F4" w:rsidRPr="00B35BCF" w:rsidRDefault="00B616F4" w:rsidP="00D67370">
      <w:pPr>
        <w:numPr>
          <w:ilvl w:val="0"/>
          <w:numId w:val="11"/>
        </w:numPr>
        <w:rPr>
          <w:sz w:val="24"/>
          <w:szCs w:val="24"/>
        </w:rPr>
      </w:pPr>
      <w:r w:rsidRPr="00B35BCF">
        <w:rPr>
          <w:sz w:val="24"/>
          <w:szCs w:val="24"/>
        </w:rPr>
        <w:t>Engaging in horseplay on the job.</w:t>
      </w:r>
    </w:p>
    <w:p w14:paraId="43F25301" w14:textId="77777777" w:rsidR="00B616F4" w:rsidRPr="00B35BCF" w:rsidRDefault="00B616F4" w:rsidP="00D67370">
      <w:pPr>
        <w:ind w:left="720"/>
        <w:rPr>
          <w:sz w:val="24"/>
          <w:szCs w:val="24"/>
        </w:rPr>
      </w:pPr>
    </w:p>
    <w:p w14:paraId="42672627" w14:textId="77777777" w:rsidR="00B616F4" w:rsidRPr="00B35BCF" w:rsidRDefault="00B616F4" w:rsidP="00D67370">
      <w:pPr>
        <w:numPr>
          <w:ilvl w:val="0"/>
          <w:numId w:val="11"/>
        </w:numPr>
        <w:rPr>
          <w:sz w:val="24"/>
          <w:szCs w:val="24"/>
        </w:rPr>
      </w:pPr>
      <w:r w:rsidRPr="00B35BCF">
        <w:rPr>
          <w:sz w:val="24"/>
          <w:szCs w:val="24"/>
        </w:rPr>
        <w:t>Using Company time, property, or facilities for purposes not directly related to Company business.</w:t>
      </w:r>
    </w:p>
    <w:p w14:paraId="0A2F8960" w14:textId="77777777" w:rsidR="00B616F4" w:rsidRPr="00B35BCF" w:rsidRDefault="00B616F4" w:rsidP="00D67370">
      <w:pPr>
        <w:ind w:left="720"/>
        <w:rPr>
          <w:sz w:val="24"/>
          <w:szCs w:val="24"/>
        </w:rPr>
      </w:pPr>
    </w:p>
    <w:p w14:paraId="5CB5EE3B" w14:textId="77777777" w:rsidR="00B616F4" w:rsidRPr="00B35BCF" w:rsidRDefault="00B616F4" w:rsidP="00D67370">
      <w:pPr>
        <w:numPr>
          <w:ilvl w:val="0"/>
          <w:numId w:val="11"/>
        </w:numPr>
        <w:rPr>
          <w:sz w:val="24"/>
          <w:szCs w:val="24"/>
        </w:rPr>
      </w:pPr>
      <w:r w:rsidRPr="00B35BCF">
        <w:rPr>
          <w:sz w:val="24"/>
          <w:szCs w:val="24"/>
        </w:rPr>
        <w:t>Using Company telephone lines or other communications systems for excessive personal use or other unauthorized purposes.</w:t>
      </w:r>
    </w:p>
    <w:p w14:paraId="4A813CC7" w14:textId="77777777" w:rsidR="00B616F4" w:rsidRPr="00B35BCF" w:rsidRDefault="00B616F4" w:rsidP="00D67370">
      <w:pPr>
        <w:ind w:left="720"/>
        <w:rPr>
          <w:sz w:val="24"/>
          <w:szCs w:val="24"/>
        </w:rPr>
      </w:pPr>
    </w:p>
    <w:p w14:paraId="5B0574FC" w14:textId="77777777" w:rsidR="00B616F4" w:rsidRPr="00B35BCF" w:rsidRDefault="00B616F4" w:rsidP="00D67370">
      <w:pPr>
        <w:numPr>
          <w:ilvl w:val="0"/>
          <w:numId w:val="11"/>
        </w:numPr>
        <w:rPr>
          <w:sz w:val="24"/>
          <w:szCs w:val="24"/>
        </w:rPr>
      </w:pPr>
      <w:r w:rsidRPr="00B35BCF">
        <w:rPr>
          <w:sz w:val="24"/>
          <w:szCs w:val="24"/>
        </w:rPr>
        <w:t>Engaging in rude or improper behavior or failing to be courteous to members of the public and other employees at work.</w:t>
      </w:r>
    </w:p>
    <w:p w14:paraId="7B65C774" w14:textId="77777777" w:rsidR="00B616F4" w:rsidRPr="00B35BCF" w:rsidRDefault="00B616F4" w:rsidP="00D67370">
      <w:pPr>
        <w:ind w:left="720"/>
        <w:rPr>
          <w:sz w:val="24"/>
          <w:szCs w:val="24"/>
        </w:rPr>
      </w:pPr>
    </w:p>
    <w:p w14:paraId="0AA19A2A" w14:textId="77777777" w:rsidR="00B616F4" w:rsidRPr="00B35BCF" w:rsidRDefault="00B616F4" w:rsidP="00D67370">
      <w:pPr>
        <w:numPr>
          <w:ilvl w:val="0"/>
          <w:numId w:val="11"/>
        </w:numPr>
        <w:rPr>
          <w:sz w:val="24"/>
          <w:szCs w:val="24"/>
        </w:rPr>
      </w:pPr>
      <w:r w:rsidRPr="00B35BCF">
        <w:rPr>
          <w:sz w:val="24"/>
          <w:szCs w:val="24"/>
        </w:rPr>
        <w:t>Inability to perform, or to perform in a substandard manner, the essential functions of your job or an assigned duty or responsibility.</w:t>
      </w:r>
    </w:p>
    <w:p w14:paraId="74A3FBD2" w14:textId="77777777" w:rsidR="00B616F4" w:rsidRPr="00B35BCF" w:rsidRDefault="00B616F4" w:rsidP="00D67370">
      <w:pPr>
        <w:ind w:left="720"/>
        <w:rPr>
          <w:sz w:val="24"/>
          <w:szCs w:val="24"/>
        </w:rPr>
      </w:pPr>
    </w:p>
    <w:p w14:paraId="52009AD4" w14:textId="77777777" w:rsidR="00B616F4" w:rsidRPr="00B35BCF" w:rsidRDefault="00B616F4" w:rsidP="00D67370">
      <w:pPr>
        <w:numPr>
          <w:ilvl w:val="0"/>
          <w:numId w:val="11"/>
        </w:numPr>
        <w:rPr>
          <w:sz w:val="24"/>
          <w:szCs w:val="24"/>
        </w:rPr>
      </w:pPr>
      <w:r w:rsidRPr="00B35BCF">
        <w:rPr>
          <w:sz w:val="24"/>
          <w:szCs w:val="24"/>
        </w:rPr>
        <w:t>Repeated tardiness and/or absences, except for authorized leaves of absence, regardless of whether some or most of the absences were excused.</w:t>
      </w:r>
    </w:p>
    <w:p w14:paraId="7C409473" w14:textId="77777777" w:rsidR="00B616F4" w:rsidRPr="00B35BCF" w:rsidRDefault="00B616F4" w:rsidP="00D67370">
      <w:pPr>
        <w:ind w:left="720"/>
        <w:rPr>
          <w:sz w:val="24"/>
          <w:szCs w:val="24"/>
        </w:rPr>
      </w:pPr>
    </w:p>
    <w:p w14:paraId="548BED06" w14:textId="6CDD8142" w:rsidR="00B616F4" w:rsidRPr="00B35BCF" w:rsidRDefault="00B616F4" w:rsidP="00D67370">
      <w:pPr>
        <w:numPr>
          <w:ilvl w:val="0"/>
          <w:numId w:val="11"/>
        </w:numPr>
        <w:rPr>
          <w:sz w:val="24"/>
          <w:szCs w:val="24"/>
        </w:rPr>
      </w:pPr>
      <w:r w:rsidRPr="00B35BCF">
        <w:rPr>
          <w:sz w:val="24"/>
          <w:szCs w:val="24"/>
        </w:rPr>
        <w:t>The sale, solicitation of financial contributions</w:t>
      </w:r>
      <w:r w:rsidR="007E684A" w:rsidRPr="00B35BCF">
        <w:rPr>
          <w:sz w:val="24"/>
          <w:szCs w:val="24"/>
        </w:rPr>
        <w:t>,</w:t>
      </w:r>
      <w:r w:rsidRPr="00B35BCF">
        <w:rPr>
          <w:sz w:val="24"/>
          <w:szCs w:val="24"/>
        </w:rPr>
        <w:t xml:space="preserve"> or distribution of materials in work areas or during working times.</w:t>
      </w:r>
    </w:p>
    <w:p w14:paraId="1710D2BA" w14:textId="77777777" w:rsidR="00B616F4" w:rsidRPr="00B35BCF" w:rsidRDefault="00B616F4" w:rsidP="00D67370">
      <w:pPr>
        <w:ind w:left="720"/>
        <w:rPr>
          <w:sz w:val="24"/>
          <w:szCs w:val="24"/>
        </w:rPr>
      </w:pPr>
    </w:p>
    <w:p w14:paraId="7B70F159" w14:textId="77777777" w:rsidR="00B616F4" w:rsidRPr="00B35BCF" w:rsidRDefault="00B616F4" w:rsidP="00D67370">
      <w:pPr>
        <w:numPr>
          <w:ilvl w:val="0"/>
          <w:numId w:val="11"/>
        </w:numPr>
        <w:rPr>
          <w:sz w:val="24"/>
          <w:szCs w:val="24"/>
        </w:rPr>
      </w:pPr>
      <w:r w:rsidRPr="00B35BCF">
        <w:rPr>
          <w:sz w:val="24"/>
          <w:szCs w:val="24"/>
        </w:rPr>
        <w:t>Violating Company rule(s) and/or regulation(s).</w:t>
      </w:r>
    </w:p>
    <w:p w14:paraId="36E7E3FC" w14:textId="77777777" w:rsidR="00B616F4" w:rsidRPr="00B35BCF" w:rsidRDefault="00B616F4">
      <w:pPr>
        <w:ind w:left="720"/>
        <w:jc w:val="both"/>
        <w:rPr>
          <w:sz w:val="24"/>
          <w:szCs w:val="24"/>
        </w:rPr>
      </w:pPr>
    </w:p>
    <w:p w14:paraId="79220FBD" w14:textId="77777777" w:rsidR="00B616F4" w:rsidRPr="00B35BCF" w:rsidRDefault="00B616F4" w:rsidP="00D67370">
      <w:pPr>
        <w:numPr>
          <w:ilvl w:val="0"/>
          <w:numId w:val="11"/>
        </w:numPr>
        <w:rPr>
          <w:sz w:val="24"/>
          <w:szCs w:val="24"/>
        </w:rPr>
      </w:pPr>
      <w:r w:rsidRPr="00B35BCF">
        <w:rPr>
          <w:sz w:val="24"/>
          <w:szCs w:val="24"/>
        </w:rPr>
        <w:t>Failure to observe safety rules and regulations.</w:t>
      </w:r>
    </w:p>
    <w:p w14:paraId="0A730063" w14:textId="77777777" w:rsidR="00B616F4" w:rsidRPr="00B35BCF" w:rsidRDefault="00B616F4" w:rsidP="00D67370">
      <w:pPr>
        <w:numPr>
          <w:ilvl w:val="0"/>
          <w:numId w:val="11"/>
        </w:numPr>
        <w:rPr>
          <w:sz w:val="24"/>
          <w:szCs w:val="24"/>
        </w:rPr>
      </w:pPr>
      <w:r w:rsidRPr="00B35BCF">
        <w:rPr>
          <w:sz w:val="24"/>
          <w:szCs w:val="24"/>
        </w:rPr>
        <w:lastRenderedPageBreak/>
        <w:t>Damaging Company property or the property of others, either intentionally or through gross negligence.</w:t>
      </w:r>
    </w:p>
    <w:p w14:paraId="78E28CF6" w14:textId="77777777" w:rsidR="00B616F4" w:rsidRPr="00B35BCF" w:rsidRDefault="00B616F4">
      <w:pPr>
        <w:ind w:left="720"/>
        <w:jc w:val="both"/>
        <w:rPr>
          <w:sz w:val="24"/>
          <w:szCs w:val="24"/>
        </w:rPr>
      </w:pPr>
    </w:p>
    <w:p w14:paraId="26469FA5" w14:textId="2FD6EFB8" w:rsidR="00B616F4" w:rsidRPr="00B35BCF" w:rsidRDefault="00B616F4" w:rsidP="007E684A">
      <w:pPr>
        <w:ind w:left="120" w:hangingChars="50" w:hanging="120"/>
        <w:jc w:val="both"/>
        <w:rPr>
          <w:sz w:val="24"/>
          <w:szCs w:val="24"/>
        </w:rPr>
      </w:pPr>
      <w:r w:rsidRPr="00B35BCF">
        <w:rPr>
          <w:sz w:val="24"/>
          <w:szCs w:val="24"/>
        </w:rPr>
        <w:t xml:space="preserve">Nothing herein alters the at-will nature of the employee’s employment with Company. </w:t>
      </w:r>
    </w:p>
    <w:p w14:paraId="30DE698C" w14:textId="77777777" w:rsidR="007A2E7D" w:rsidRPr="00B35BCF" w:rsidRDefault="007A2E7D" w:rsidP="007A2E7D">
      <w:pPr>
        <w:rPr>
          <w:sz w:val="24"/>
          <w:szCs w:val="24"/>
        </w:rPr>
      </w:pPr>
      <w:bookmarkStart w:id="119" w:name="_Toc28147700"/>
    </w:p>
    <w:p w14:paraId="5F83EEC2" w14:textId="34DC5D77" w:rsidR="00830E97" w:rsidRPr="00B35BCF" w:rsidRDefault="00830E97" w:rsidP="007A2E7D">
      <w:pPr>
        <w:pStyle w:val="2"/>
        <w:pBdr>
          <w:bottom w:val="single" w:sz="6" w:space="1" w:color="auto"/>
        </w:pBdr>
      </w:pPr>
      <w:bookmarkStart w:id="120" w:name="_Toc414625045"/>
      <w:bookmarkStart w:id="121" w:name="_Toc157012217"/>
      <w:r w:rsidRPr="00B35BCF">
        <w:t>Harassment</w:t>
      </w:r>
      <w:bookmarkEnd w:id="119"/>
      <w:bookmarkEnd w:id="120"/>
      <w:bookmarkEnd w:id="121"/>
    </w:p>
    <w:p w14:paraId="4111DBD3" w14:textId="474440BC" w:rsidR="00B616F4" w:rsidRPr="00B35BCF" w:rsidRDefault="00B616F4" w:rsidP="00B616F4">
      <w:pPr>
        <w:jc w:val="both"/>
        <w:rPr>
          <w:sz w:val="24"/>
          <w:szCs w:val="24"/>
        </w:rPr>
      </w:pPr>
      <w:r w:rsidRPr="00B35BCF">
        <w:rPr>
          <w:sz w:val="24"/>
          <w:szCs w:val="24"/>
        </w:rPr>
        <w:t xml:space="preserve">It </w:t>
      </w:r>
      <w:r w:rsidR="00CB3706" w:rsidRPr="00B35BCF">
        <w:rPr>
          <w:sz w:val="24"/>
          <w:szCs w:val="24"/>
        </w:rPr>
        <w:t>is Company’s</w:t>
      </w:r>
      <w:r w:rsidRPr="00B35BCF">
        <w:rPr>
          <w:sz w:val="24"/>
          <w:szCs w:val="24"/>
        </w:rPr>
        <w:t xml:space="preserve"> policy to treat all personnel with dignity and respect and make personnel decisions without regard to race, sex, age, color, national origin, religion</w:t>
      </w:r>
      <w:r w:rsidR="007E684A" w:rsidRPr="00B35BCF">
        <w:rPr>
          <w:sz w:val="24"/>
          <w:szCs w:val="24"/>
        </w:rPr>
        <w:t>,</w:t>
      </w:r>
      <w:r w:rsidRPr="00B35BCF">
        <w:rPr>
          <w:sz w:val="24"/>
          <w:szCs w:val="24"/>
        </w:rPr>
        <w:t xml:space="preserve"> disability</w:t>
      </w:r>
      <w:r w:rsidR="00712F98" w:rsidRPr="00B35BCF">
        <w:rPr>
          <w:sz w:val="24"/>
          <w:szCs w:val="24"/>
        </w:rPr>
        <w:t>, off duty and off-site cannabis use or any other characteristic or activity protected by Federal or State law</w:t>
      </w:r>
      <w:r w:rsidRPr="00B35BCF">
        <w:rPr>
          <w:sz w:val="24"/>
          <w:szCs w:val="24"/>
        </w:rPr>
        <w:t xml:space="preserve">. We strive to provide everyone </w:t>
      </w:r>
      <w:r w:rsidR="007E684A" w:rsidRPr="00B35BCF">
        <w:rPr>
          <w:sz w:val="24"/>
          <w:szCs w:val="24"/>
        </w:rPr>
        <w:t xml:space="preserve">with </w:t>
      </w:r>
      <w:r w:rsidRPr="00B35BCF">
        <w:rPr>
          <w:sz w:val="24"/>
          <w:szCs w:val="24"/>
        </w:rPr>
        <w:t xml:space="preserve">a workplace that is free of harassment of any kind. Employees are encouraged to promptly report </w:t>
      </w:r>
      <w:r w:rsidR="007E684A" w:rsidRPr="00B35BCF">
        <w:rPr>
          <w:sz w:val="24"/>
          <w:szCs w:val="24"/>
        </w:rPr>
        <w:t xml:space="preserve">incidents </w:t>
      </w:r>
      <w:r w:rsidRPr="00B35BCF">
        <w:rPr>
          <w:sz w:val="24"/>
          <w:szCs w:val="24"/>
        </w:rPr>
        <w:t>of harassment.</w:t>
      </w:r>
    </w:p>
    <w:p w14:paraId="652AF236" w14:textId="77777777" w:rsidR="00B616F4" w:rsidRPr="00B35BCF" w:rsidRDefault="00B616F4" w:rsidP="00B616F4">
      <w:pPr>
        <w:jc w:val="both"/>
        <w:rPr>
          <w:sz w:val="24"/>
          <w:szCs w:val="24"/>
        </w:rPr>
      </w:pPr>
    </w:p>
    <w:p w14:paraId="3B9AE32D" w14:textId="5943C5ED" w:rsidR="00B616F4" w:rsidRPr="00B35BCF" w:rsidRDefault="00B616F4" w:rsidP="00B616F4">
      <w:pPr>
        <w:jc w:val="both"/>
        <w:rPr>
          <w:sz w:val="24"/>
          <w:szCs w:val="24"/>
        </w:rPr>
      </w:pPr>
      <w:r w:rsidRPr="00B35BCF">
        <w:rPr>
          <w:sz w:val="24"/>
          <w:szCs w:val="24"/>
        </w:rPr>
        <w:t>Company is committed to providing a workplace in which all individuals are treated with respect and dignity and will endeavor to maintain a work environment that nourishes respect for the dignity of each individual.  Company expects that all relationships among persons in the workplace will be business-like and free of bias, prejudice, and harassment.  Company specifically prohibits harassment of any kind, whether verbal, physical</w:t>
      </w:r>
      <w:r w:rsidR="008279C1" w:rsidRPr="00B35BCF">
        <w:rPr>
          <w:sz w:val="24"/>
          <w:szCs w:val="24"/>
        </w:rPr>
        <w:t>,</w:t>
      </w:r>
      <w:r w:rsidRPr="00B35BCF">
        <w:rPr>
          <w:sz w:val="24"/>
          <w:szCs w:val="24"/>
        </w:rPr>
        <w:t xml:space="preserve"> or visual, that is based on an individual's race, color, religion, national origin, ancestry, age, physical or mental disability, marital status, medical condition, sex, pregnancy, childbirth, or related medical condition, sexual orientation, veteran status</w:t>
      </w:r>
      <w:r w:rsidR="008279C1" w:rsidRPr="00B35BCF">
        <w:rPr>
          <w:sz w:val="24"/>
          <w:szCs w:val="24"/>
        </w:rPr>
        <w:t>,</w:t>
      </w:r>
      <w:r w:rsidRPr="00B35BCF">
        <w:rPr>
          <w:sz w:val="24"/>
          <w:szCs w:val="24"/>
        </w:rPr>
        <w:t xml:space="preserve"> or any other category protected by state or federal law.  </w:t>
      </w:r>
    </w:p>
    <w:p w14:paraId="4009FBDB" w14:textId="77777777" w:rsidR="00B616F4" w:rsidRPr="00B35BCF" w:rsidRDefault="00B616F4" w:rsidP="00B616F4">
      <w:pPr>
        <w:jc w:val="both"/>
        <w:rPr>
          <w:sz w:val="24"/>
          <w:szCs w:val="24"/>
        </w:rPr>
      </w:pPr>
    </w:p>
    <w:p w14:paraId="5A0FD779" w14:textId="6668E454" w:rsidR="00B616F4" w:rsidRPr="00B35BCF" w:rsidRDefault="00B616F4" w:rsidP="00B616F4">
      <w:pPr>
        <w:jc w:val="both"/>
        <w:rPr>
          <w:sz w:val="24"/>
          <w:szCs w:val="24"/>
        </w:rPr>
      </w:pPr>
      <w:r w:rsidRPr="00B35BCF">
        <w:rPr>
          <w:sz w:val="24"/>
          <w:szCs w:val="24"/>
        </w:rPr>
        <w:t>This policy applies to all applicants and staff, and, pursuant to the policy, Company</w:t>
      </w:r>
      <w:r w:rsidRPr="00B35BCF">
        <w:rPr>
          <w:b/>
          <w:sz w:val="24"/>
          <w:szCs w:val="24"/>
        </w:rPr>
        <w:t xml:space="preserve"> </w:t>
      </w:r>
      <w:r w:rsidRPr="00B35BCF">
        <w:rPr>
          <w:sz w:val="24"/>
          <w:szCs w:val="24"/>
        </w:rPr>
        <w:t>will not tolerate harassment, discrimination, or retaliation, whether engaged in by supervisors, managers, co-workers, contractors, vendors, or customers.  Similarly, Company</w:t>
      </w:r>
      <w:r w:rsidRPr="00B35BCF" w:rsidDel="00463CED">
        <w:rPr>
          <w:b/>
          <w:sz w:val="24"/>
          <w:szCs w:val="24"/>
        </w:rPr>
        <w:t xml:space="preserve"> </w:t>
      </w:r>
      <w:r w:rsidRPr="00B35BCF">
        <w:rPr>
          <w:sz w:val="24"/>
          <w:szCs w:val="24"/>
        </w:rPr>
        <w:t>will not tolerate unlawful harassment by its employees of non-employees with whom Company employees have a business, service, or professional relationship.</w:t>
      </w:r>
    </w:p>
    <w:p w14:paraId="66C1442C" w14:textId="77777777" w:rsidR="00946908" w:rsidRPr="00B35BCF" w:rsidRDefault="00946908" w:rsidP="00F9561A">
      <w:pPr>
        <w:jc w:val="both"/>
        <w:rPr>
          <w:bCs/>
          <w:sz w:val="24"/>
          <w:szCs w:val="24"/>
          <w:lang w:eastAsia="ko-KR"/>
        </w:rPr>
      </w:pPr>
    </w:p>
    <w:p w14:paraId="1F614752" w14:textId="77777777" w:rsidR="00946908" w:rsidRPr="00B35BCF" w:rsidRDefault="00946908">
      <w:pPr>
        <w:numPr>
          <w:ilvl w:val="0"/>
          <w:numId w:val="2"/>
        </w:numPr>
        <w:jc w:val="both"/>
        <w:rPr>
          <w:b/>
          <w:bCs/>
          <w:sz w:val="24"/>
          <w:szCs w:val="24"/>
          <w:u w:val="single"/>
          <w:lang w:eastAsia="ko-KR"/>
        </w:rPr>
      </w:pPr>
      <w:r w:rsidRPr="00B35BCF">
        <w:rPr>
          <w:b/>
          <w:bCs/>
          <w:sz w:val="24"/>
          <w:szCs w:val="24"/>
          <w:u w:val="single"/>
          <w:lang w:eastAsia="ko-KR"/>
        </w:rPr>
        <w:t>Prohibited Conduct</w:t>
      </w:r>
    </w:p>
    <w:p w14:paraId="71F9C783" w14:textId="77777777" w:rsidR="00946908" w:rsidRPr="00B35BCF" w:rsidRDefault="00946908" w:rsidP="00F9561A">
      <w:pPr>
        <w:jc w:val="both"/>
        <w:rPr>
          <w:bCs/>
          <w:sz w:val="24"/>
          <w:szCs w:val="24"/>
          <w:lang w:eastAsia="ko-KR"/>
        </w:rPr>
      </w:pPr>
    </w:p>
    <w:p w14:paraId="00891BE5" w14:textId="77E91029" w:rsidR="00B616F4" w:rsidRPr="00B35BCF" w:rsidRDefault="00B616F4" w:rsidP="00B616F4">
      <w:pPr>
        <w:jc w:val="both"/>
        <w:rPr>
          <w:bCs/>
          <w:sz w:val="24"/>
          <w:szCs w:val="24"/>
          <w:lang w:eastAsia="ko-KR"/>
        </w:rPr>
      </w:pPr>
      <w:r w:rsidRPr="00B35BCF">
        <w:rPr>
          <w:bCs/>
          <w:sz w:val="24"/>
          <w:szCs w:val="24"/>
          <w:lang w:eastAsia="ko-KR"/>
        </w:rPr>
        <w:t>Prohibited conduct includes unwelcome verbal, physical, and/or visual conduct that creates an intimidating, offensive, or hostile working environment or that interferes with work performance.  Harassing conduct can take many forms and includes, but is not limited to, slurs, jokes, statements, gestures, pictures, or cartoons regarding an employee's sex, race, color, national origin, religion, age, physical or mental disability, ancestry, marital status or any other category protected by applicable federal or state law.  Sexually harassing conduct</w:t>
      </w:r>
      <w:r w:rsidR="007E684A" w:rsidRPr="00B35BCF">
        <w:rPr>
          <w:bCs/>
          <w:sz w:val="24"/>
          <w:szCs w:val="24"/>
          <w:lang w:eastAsia="ko-KR"/>
        </w:rPr>
        <w:t>, in particular,</w:t>
      </w:r>
      <w:r w:rsidRPr="00B35BCF">
        <w:rPr>
          <w:bCs/>
          <w:sz w:val="24"/>
          <w:szCs w:val="24"/>
          <w:lang w:eastAsia="ko-KR"/>
        </w:rPr>
        <w:t xml:space="preserve"> may include all of these prohibited actions, as well as other unwelcome conduct, such as requests for sexual favors, conversation containing sexual comments, and unwelcome sexual advances.  Sexual harassment can be </w:t>
      </w:r>
      <w:r w:rsidR="007E684A" w:rsidRPr="00B35BCF">
        <w:rPr>
          <w:bCs/>
          <w:sz w:val="24"/>
          <w:szCs w:val="24"/>
          <w:lang w:eastAsia="ko-KR"/>
        </w:rPr>
        <w:t xml:space="preserve">done </w:t>
      </w:r>
      <w:r w:rsidRPr="00B35BCF">
        <w:rPr>
          <w:bCs/>
          <w:sz w:val="24"/>
          <w:szCs w:val="24"/>
          <w:lang w:eastAsia="ko-KR"/>
        </w:rPr>
        <w:t>by a person of either the same or the opposite sex.</w:t>
      </w:r>
    </w:p>
    <w:p w14:paraId="26FFD76B" w14:textId="77777777" w:rsidR="00B616F4" w:rsidRPr="00B35BCF" w:rsidRDefault="00B616F4" w:rsidP="00B616F4">
      <w:pPr>
        <w:jc w:val="both"/>
        <w:rPr>
          <w:bCs/>
          <w:sz w:val="24"/>
          <w:szCs w:val="24"/>
          <w:lang w:eastAsia="ko-KR"/>
        </w:rPr>
      </w:pPr>
    </w:p>
    <w:p w14:paraId="77E55F6E" w14:textId="7C640EDE" w:rsidR="00B616F4" w:rsidRPr="00B35BCF" w:rsidRDefault="00B616F4" w:rsidP="00B616F4">
      <w:pPr>
        <w:jc w:val="both"/>
        <w:rPr>
          <w:bCs/>
          <w:sz w:val="24"/>
          <w:szCs w:val="24"/>
          <w:lang w:eastAsia="ko-KR"/>
        </w:rPr>
      </w:pPr>
      <w:r w:rsidRPr="00B35BCF">
        <w:rPr>
          <w:bCs/>
          <w:sz w:val="24"/>
          <w:szCs w:val="24"/>
          <w:lang w:eastAsia="ko-KR"/>
        </w:rPr>
        <w:t xml:space="preserve">Conduct constitutes unlawful harassment when (1) submission to the conduct is made either an explicit or implicit condition of employment; (2) submission to or rejection of the conduct is used as the basis for an employment decision; or (3) the harassment interferes with an employee's work performance or creates an intimidating, hostile, or offensive work environment. </w:t>
      </w:r>
    </w:p>
    <w:p w14:paraId="2E049BAF" w14:textId="1C635A21" w:rsidR="00B616F4" w:rsidRPr="00B35BCF" w:rsidRDefault="00B616F4" w:rsidP="00B616F4">
      <w:pPr>
        <w:tabs>
          <w:tab w:val="left" w:pos="5760"/>
        </w:tabs>
        <w:jc w:val="both"/>
        <w:rPr>
          <w:bCs/>
          <w:sz w:val="24"/>
          <w:szCs w:val="24"/>
          <w:lang w:eastAsia="ko-KR"/>
        </w:rPr>
      </w:pPr>
      <w:r w:rsidRPr="00B35BCF">
        <w:rPr>
          <w:bCs/>
          <w:sz w:val="24"/>
          <w:szCs w:val="24"/>
          <w:lang w:eastAsia="ko-KR"/>
        </w:rPr>
        <w:lastRenderedPageBreak/>
        <w:t xml:space="preserve">All such conduct, regardless of form, violates </w:t>
      </w:r>
      <w:r w:rsidRPr="00B35BCF">
        <w:rPr>
          <w:sz w:val="24"/>
          <w:szCs w:val="24"/>
        </w:rPr>
        <w:t>Company</w:t>
      </w:r>
      <w:r w:rsidRPr="00B35BCF" w:rsidDel="00463CED">
        <w:rPr>
          <w:b/>
          <w:bCs/>
          <w:sz w:val="24"/>
          <w:szCs w:val="24"/>
          <w:lang w:eastAsia="ko-KR"/>
        </w:rPr>
        <w:t xml:space="preserve"> </w:t>
      </w:r>
      <w:r w:rsidRPr="00B35BCF">
        <w:rPr>
          <w:bCs/>
          <w:sz w:val="24"/>
          <w:szCs w:val="24"/>
          <w:lang w:eastAsia="ko-KR"/>
        </w:rPr>
        <w:t xml:space="preserve">policies and may subject the alleged harasser to disciplinary action, up to and including termination.  Harassing conduct also may violate state and federal laws, which may subject the harasser to personal liability for such conduct.  Harassing behavior is unacceptable in the workplace itself as well as in other work-related settings, such as business trips, business-related social events, and other </w:t>
      </w:r>
      <w:r w:rsidRPr="00B35BCF">
        <w:rPr>
          <w:sz w:val="24"/>
          <w:szCs w:val="24"/>
        </w:rPr>
        <w:t>Company</w:t>
      </w:r>
      <w:r w:rsidRPr="00B35BCF">
        <w:rPr>
          <w:bCs/>
          <w:sz w:val="24"/>
          <w:szCs w:val="24"/>
          <w:lang w:eastAsia="ko-KR"/>
        </w:rPr>
        <w:t>-related activities.</w:t>
      </w:r>
    </w:p>
    <w:p w14:paraId="2C735558" w14:textId="77777777" w:rsidR="00830E97" w:rsidRPr="00B35BCF" w:rsidRDefault="00830E97" w:rsidP="00B616F4">
      <w:pPr>
        <w:jc w:val="both"/>
        <w:rPr>
          <w:sz w:val="24"/>
          <w:szCs w:val="24"/>
        </w:rPr>
      </w:pPr>
      <w:r w:rsidRPr="00B35BCF">
        <w:rPr>
          <w:sz w:val="24"/>
          <w:szCs w:val="24"/>
        </w:rPr>
        <w:t xml:space="preserve"> </w:t>
      </w:r>
    </w:p>
    <w:p w14:paraId="0860736D" w14:textId="77777777" w:rsidR="00B616F4" w:rsidRPr="00B35BCF" w:rsidRDefault="00B616F4">
      <w:pPr>
        <w:numPr>
          <w:ilvl w:val="0"/>
          <w:numId w:val="2"/>
        </w:numPr>
        <w:rPr>
          <w:b/>
          <w:bCs/>
          <w:sz w:val="24"/>
          <w:szCs w:val="24"/>
          <w:u w:val="single"/>
        </w:rPr>
      </w:pPr>
      <w:r w:rsidRPr="00B35BCF">
        <w:rPr>
          <w:b/>
          <w:bCs/>
          <w:sz w:val="24"/>
          <w:szCs w:val="24"/>
          <w:u w:val="single"/>
        </w:rPr>
        <w:t>Sexual Harassment</w:t>
      </w:r>
    </w:p>
    <w:p w14:paraId="7738E400" w14:textId="77777777" w:rsidR="00B616F4" w:rsidRPr="00B35BCF" w:rsidRDefault="00B616F4" w:rsidP="00B616F4">
      <w:pPr>
        <w:ind w:left="720"/>
        <w:jc w:val="both"/>
        <w:rPr>
          <w:b/>
          <w:bCs/>
          <w:sz w:val="24"/>
          <w:szCs w:val="24"/>
          <w:u w:val="single"/>
          <w:lang w:eastAsia="ko-KR"/>
        </w:rPr>
      </w:pPr>
    </w:p>
    <w:p w14:paraId="5C8FD82C" w14:textId="168BC89B" w:rsidR="00B616F4" w:rsidRPr="00B35BCF" w:rsidRDefault="00B616F4" w:rsidP="00B616F4">
      <w:pPr>
        <w:jc w:val="both"/>
        <w:rPr>
          <w:sz w:val="24"/>
          <w:szCs w:val="24"/>
        </w:rPr>
      </w:pPr>
      <w:r w:rsidRPr="00B35BCF">
        <w:rPr>
          <w:sz w:val="24"/>
          <w:szCs w:val="24"/>
        </w:rPr>
        <w:t>All of our employees have a right to be free from sexual harassment.</w:t>
      </w:r>
      <w:r w:rsidRPr="00B35BCF">
        <w:rPr>
          <w:b/>
          <w:bCs/>
          <w:sz w:val="24"/>
          <w:szCs w:val="24"/>
        </w:rPr>
        <w:t xml:space="preserve"> </w:t>
      </w:r>
      <w:r w:rsidRPr="00B35BCF">
        <w:rPr>
          <w:sz w:val="24"/>
          <w:szCs w:val="24"/>
        </w:rPr>
        <w:t>Company</w:t>
      </w:r>
      <w:r w:rsidRPr="00B35BCF" w:rsidDel="00463CED">
        <w:rPr>
          <w:b/>
          <w:bCs/>
          <w:sz w:val="24"/>
          <w:szCs w:val="24"/>
          <w:lang w:eastAsia="ko-KR"/>
        </w:rPr>
        <w:t xml:space="preserve"> </w:t>
      </w:r>
      <w:r w:rsidRPr="00B35BCF">
        <w:rPr>
          <w:sz w:val="24"/>
          <w:szCs w:val="24"/>
        </w:rPr>
        <w:t>does not condone actions, words, jokes</w:t>
      </w:r>
      <w:r w:rsidR="008129A7" w:rsidRPr="00B35BCF">
        <w:rPr>
          <w:sz w:val="24"/>
          <w:szCs w:val="24"/>
        </w:rPr>
        <w:t>,</w:t>
      </w:r>
      <w:r w:rsidRPr="00B35BCF">
        <w:rPr>
          <w:sz w:val="24"/>
          <w:szCs w:val="24"/>
        </w:rPr>
        <w:t xml:space="preserve"> or comments that a reasonable person would regard as sexually harassing or coercive.  </w:t>
      </w:r>
    </w:p>
    <w:p w14:paraId="1564F9B6" w14:textId="77777777" w:rsidR="00B616F4" w:rsidRPr="00B35BCF" w:rsidRDefault="00B616F4" w:rsidP="00B616F4">
      <w:pPr>
        <w:jc w:val="both"/>
        <w:rPr>
          <w:b/>
          <w:bCs/>
          <w:sz w:val="24"/>
          <w:szCs w:val="24"/>
          <w:lang w:eastAsia="ko-KR"/>
        </w:rPr>
      </w:pPr>
    </w:p>
    <w:p w14:paraId="5DCC79E8" w14:textId="77777777" w:rsidR="00B616F4" w:rsidRPr="00B35BCF" w:rsidRDefault="00B616F4" w:rsidP="00B616F4">
      <w:pPr>
        <w:jc w:val="both"/>
        <w:rPr>
          <w:sz w:val="24"/>
          <w:szCs w:val="24"/>
        </w:rPr>
      </w:pPr>
      <w:r w:rsidRPr="00B35BCF">
        <w:rPr>
          <w:sz w:val="24"/>
          <w:szCs w:val="24"/>
        </w:rPr>
        <w:t>Sexual harassment encompasses any sexual attention, from either gender, that is unwanted and is defined as unwelcome advances, requests for sexual favors, or other verbal or physical conduct of a sexual nature when:</w:t>
      </w:r>
    </w:p>
    <w:p w14:paraId="086D9B5E" w14:textId="77777777" w:rsidR="00B616F4" w:rsidRPr="00B35BCF" w:rsidRDefault="00B616F4" w:rsidP="00B616F4">
      <w:pPr>
        <w:jc w:val="both"/>
        <w:rPr>
          <w:sz w:val="24"/>
          <w:szCs w:val="24"/>
        </w:rPr>
      </w:pPr>
    </w:p>
    <w:p w14:paraId="6FEE0FB5" w14:textId="3485D43E" w:rsidR="00B616F4" w:rsidRPr="00B35BCF" w:rsidRDefault="00B616F4">
      <w:pPr>
        <w:pStyle w:val="RO-Bullet"/>
        <w:numPr>
          <w:ilvl w:val="0"/>
          <w:numId w:val="2"/>
        </w:numPr>
        <w:jc w:val="both"/>
      </w:pPr>
      <w:r w:rsidRPr="00B35BCF">
        <w:t>Submission is made an express or implied term or condition of employment or status in a class, program</w:t>
      </w:r>
      <w:r w:rsidR="008129A7" w:rsidRPr="00B35BCF">
        <w:t>,</w:t>
      </w:r>
      <w:r w:rsidRPr="00B35BCF">
        <w:t xml:space="preserve"> or activity. </w:t>
      </w:r>
    </w:p>
    <w:p w14:paraId="1ADD7330" w14:textId="77777777" w:rsidR="00B616F4" w:rsidRPr="00B35BCF" w:rsidRDefault="00B616F4">
      <w:pPr>
        <w:pStyle w:val="RO-Bullet"/>
        <w:numPr>
          <w:ilvl w:val="0"/>
          <w:numId w:val="2"/>
        </w:numPr>
        <w:jc w:val="both"/>
      </w:pPr>
      <w:r w:rsidRPr="00B35BCF">
        <w:t xml:space="preserve">Submission to or rejection of the behavior is used to make an employment decision (such as hiring or promotion). </w:t>
      </w:r>
    </w:p>
    <w:p w14:paraId="3C98C996" w14:textId="2814E3DC" w:rsidR="00B616F4" w:rsidRPr="00B35BCF" w:rsidRDefault="00B616F4">
      <w:pPr>
        <w:pStyle w:val="RO-Bullet"/>
        <w:numPr>
          <w:ilvl w:val="0"/>
          <w:numId w:val="2"/>
        </w:numPr>
        <w:jc w:val="both"/>
      </w:pPr>
      <w:r w:rsidRPr="00B35BCF">
        <w:t xml:space="preserve">The conduct has the purpose or effect of unreasonably interfering with a person’s work performance or </w:t>
      </w:r>
      <w:r w:rsidR="008129A7" w:rsidRPr="00B35BCF">
        <w:t xml:space="preserve">creating </w:t>
      </w:r>
      <w:r w:rsidRPr="00B35BCF">
        <w:t>an intimidating, hostile</w:t>
      </w:r>
      <w:r w:rsidR="008129A7" w:rsidRPr="00B35BCF">
        <w:t>,</w:t>
      </w:r>
      <w:r w:rsidRPr="00B35BCF">
        <w:t xml:space="preserve"> or offensive environment for work, including harassment in the workplace from an outside party, such as a vendor. </w:t>
      </w:r>
    </w:p>
    <w:p w14:paraId="4C7A4E77" w14:textId="77777777" w:rsidR="00B616F4" w:rsidRPr="00B35BCF" w:rsidRDefault="00B616F4">
      <w:pPr>
        <w:numPr>
          <w:ilvl w:val="0"/>
          <w:numId w:val="2"/>
        </w:numPr>
        <w:jc w:val="both"/>
        <w:rPr>
          <w:sz w:val="24"/>
          <w:szCs w:val="24"/>
        </w:rPr>
      </w:pPr>
      <w:r w:rsidRPr="00B35BCF">
        <w:rPr>
          <w:sz w:val="24"/>
          <w:szCs w:val="24"/>
        </w:rPr>
        <w:t>Sexual harassment may take many forms, for example:</w:t>
      </w:r>
    </w:p>
    <w:p w14:paraId="0B21164E" w14:textId="77777777" w:rsidR="00B616F4" w:rsidRPr="00B35BCF" w:rsidRDefault="00B616F4" w:rsidP="00B616F4">
      <w:pPr>
        <w:ind w:left="720"/>
        <w:jc w:val="both"/>
        <w:rPr>
          <w:sz w:val="24"/>
          <w:szCs w:val="24"/>
        </w:rPr>
      </w:pPr>
    </w:p>
    <w:p w14:paraId="0F617778" w14:textId="77777777" w:rsidR="00B616F4" w:rsidRPr="00B35BCF" w:rsidRDefault="00B616F4">
      <w:pPr>
        <w:pStyle w:val="RO-Bullet"/>
        <w:numPr>
          <w:ilvl w:val="0"/>
          <w:numId w:val="4"/>
        </w:numPr>
        <w:jc w:val="both"/>
      </w:pPr>
      <w:r w:rsidRPr="00B35BCF">
        <w:t xml:space="preserve">Physical assault. </w:t>
      </w:r>
    </w:p>
    <w:p w14:paraId="2930F4DC" w14:textId="2348B7B7" w:rsidR="00B616F4" w:rsidRPr="00B35BCF" w:rsidRDefault="00B616F4">
      <w:pPr>
        <w:pStyle w:val="RO-Bullet"/>
        <w:numPr>
          <w:ilvl w:val="0"/>
          <w:numId w:val="4"/>
        </w:numPr>
        <w:jc w:val="both"/>
      </w:pPr>
      <w:r w:rsidRPr="00B35BCF">
        <w:t>Direct or implied threats that submission to sexual advances will be a condition of employment, work schedule, promotion, job assignments, evaluation, wages</w:t>
      </w:r>
      <w:r w:rsidR="008129A7" w:rsidRPr="00B35BCF">
        <w:t>,</w:t>
      </w:r>
      <w:r w:rsidRPr="00B35BCF">
        <w:t xml:space="preserve"> or any other condition of employment. </w:t>
      </w:r>
    </w:p>
    <w:p w14:paraId="562E7396" w14:textId="77777777" w:rsidR="00B616F4" w:rsidRPr="00B35BCF" w:rsidRDefault="00B616F4">
      <w:pPr>
        <w:pStyle w:val="RO-Bullet"/>
        <w:numPr>
          <w:ilvl w:val="0"/>
          <w:numId w:val="4"/>
        </w:numPr>
        <w:jc w:val="both"/>
      </w:pPr>
      <w:r w:rsidRPr="00B35BCF">
        <w:t xml:space="preserve">Direct propositions of a sexual nature. </w:t>
      </w:r>
    </w:p>
    <w:p w14:paraId="4F152F43" w14:textId="77777777" w:rsidR="00B616F4" w:rsidRPr="00B35BCF" w:rsidRDefault="00B616F4">
      <w:pPr>
        <w:pStyle w:val="RO-Bullet"/>
        <w:numPr>
          <w:ilvl w:val="0"/>
          <w:numId w:val="4"/>
        </w:numPr>
        <w:jc w:val="both"/>
      </w:pPr>
      <w:r w:rsidRPr="00B35BCF">
        <w:t xml:space="preserve">Comments of a sexual nature. </w:t>
      </w:r>
    </w:p>
    <w:p w14:paraId="7AC2FB26" w14:textId="3F6C3D66" w:rsidR="00B616F4" w:rsidRPr="00B35BCF" w:rsidRDefault="00B616F4">
      <w:pPr>
        <w:pStyle w:val="RO-Bullet"/>
        <w:numPr>
          <w:ilvl w:val="0"/>
          <w:numId w:val="4"/>
        </w:numPr>
        <w:jc w:val="both"/>
      </w:pPr>
      <w:r w:rsidRPr="00B35BCF">
        <w:t>Sexually explicit statements, questions, jokes</w:t>
      </w:r>
      <w:r w:rsidR="008129A7" w:rsidRPr="00B35BCF">
        <w:t>,</w:t>
      </w:r>
      <w:r w:rsidRPr="00B35BCF">
        <w:t xml:space="preserve"> or anecdotes. </w:t>
      </w:r>
    </w:p>
    <w:p w14:paraId="2529CA88" w14:textId="3AAD1363" w:rsidR="00B616F4" w:rsidRPr="00B35BCF" w:rsidRDefault="00B616F4">
      <w:pPr>
        <w:pStyle w:val="RO-Bullet"/>
        <w:numPr>
          <w:ilvl w:val="0"/>
          <w:numId w:val="4"/>
        </w:numPr>
        <w:jc w:val="both"/>
      </w:pPr>
      <w:r w:rsidRPr="00B35BCF">
        <w:t>Unnecessary touching, patting, hugging</w:t>
      </w:r>
      <w:r w:rsidR="008129A7" w:rsidRPr="00B35BCF">
        <w:t>,</w:t>
      </w:r>
      <w:r w:rsidRPr="00B35BCF">
        <w:t xml:space="preserve"> or brushing against a person’s body. </w:t>
      </w:r>
    </w:p>
    <w:p w14:paraId="4F4B8245" w14:textId="77777777" w:rsidR="00B616F4" w:rsidRPr="00B35BCF" w:rsidRDefault="00B616F4">
      <w:pPr>
        <w:pStyle w:val="RO-Bullet"/>
        <w:numPr>
          <w:ilvl w:val="0"/>
          <w:numId w:val="4"/>
        </w:numPr>
        <w:jc w:val="both"/>
      </w:pPr>
      <w:r w:rsidRPr="00B35BCF">
        <w:t xml:space="preserve">Remarks of a sexual nature about a person’s clothing, body, sexual activity or previous sexual experience. </w:t>
      </w:r>
    </w:p>
    <w:p w14:paraId="1ED17A1E" w14:textId="77777777" w:rsidR="00B616F4" w:rsidRPr="00B35BCF" w:rsidRDefault="00B616F4" w:rsidP="006C3BD2">
      <w:pPr>
        <w:pStyle w:val="RO-Bullet"/>
        <w:tabs>
          <w:tab w:val="clear" w:pos="3240"/>
        </w:tabs>
        <w:ind w:left="0" w:firstLine="0"/>
        <w:jc w:val="both"/>
      </w:pPr>
      <w:r w:rsidRPr="00B35BCF">
        <w:t>Employees need to be concerned not only with the intent of their actions of this kind but also the effects; while sexual harassment involves repeated, unwanted</w:t>
      </w:r>
      <w:r w:rsidRPr="00B35BCF">
        <w:rPr>
          <w:lang w:eastAsia="ko-KR"/>
        </w:rPr>
        <w:t xml:space="preserve"> </w:t>
      </w:r>
      <w:r w:rsidRPr="00B35BCF">
        <w:t>sexual attention, persons involved in isolated or inadvertent incidents demonstrate insensitivity toward others. Repeated occurrences will be considered intentional violations of the policy.</w:t>
      </w:r>
    </w:p>
    <w:p w14:paraId="65469DB3" w14:textId="36EDDE78" w:rsidR="00B616F4" w:rsidRPr="00B35BCF" w:rsidRDefault="00B616F4" w:rsidP="006C3BD2">
      <w:pPr>
        <w:jc w:val="both"/>
        <w:rPr>
          <w:sz w:val="24"/>
          <w:szCs w:val="24"/>
        </w:rPr>
      </w:pPr>
      <w:r w:rsidRPr="00B35BCF">
        <w:rPr>
          <w:sz w:val="24"/>
          <w:szCs w:val="24"/>
        </w:rPr>
        <w:lastRenderedPageBreak/>
        <w:t xml:space="preserve">Anyone who feels it is necessary to discuss what may appear to be sexual harassment should </w:t>
      </w:r>
      <w:r w:rsidRPr="00B35BCF">
        <w:rPr>
          <w:b/>
          <w:sz w:val="24"/>
          <w:szCs w:val="24"/>
          <w:u w:val="single"/>
        </w:rPr>
        <w:t>report the harassment promptly to at least two people</w:t>
      </w:r>
      <w:r w:rsidRPr="00B35BCF">
        <w:rPr>
          <w:sz w:val="24"/>
          <w:szCs w:val="24"/>
        </w:rPr>
        <w:t xml:space="preserve"> who are a manager or in management capacity. Your report will be kept as confidential as possible. A prompt and thorough investigation will be made. If a claim is substantiated, Company</w:t>
      </w:r>
      <w:r w:rsidRPr="00B35BCF" w:rsidDel="00463CED">
        <w:rPr>
          <w:sz w:val="24"/>
          <w:szCs w:val="24"/>
        </w:rPr>
        <w:t xml:space="preserve"> </w:t>
      </w:r>
      <w:r w:rsidRPr="00B35BCF">
        <w:rPr>
          <w:sz w:val="24"/>
          <w:szCs w:val="24"/>
        </w:rPr>
        <w:t>will take immediate and appropriate action, including discipline and possible termination.</w:t>
      </w:r>
    </w:p>
    <w:p w14:paraId="5E7C6DDF" w14:textId="32649C6C" w:rsidR="000C0E93" w:rsidRPr="00B35BCF" w:rsidRDefault="000C0E93" w:rsidP="00954615">
      <w:pPr>
        <w:jc w:val="both"/>
        <w:rPr>
          <w:sz w:val="24"/>
          <w:szCs w:val="24"/>
        </w:rPr>
      </w:pPr>
    </w:p>
    <w:p w14:paraId="674B0000" w14:textId="77777777" w:rsidR="000C0E93" w:rsidRPr="00B35BCF" w:rsidRDefault="000C0E93">
      <w:pPr>
        <w:numPr>
          <w:ilvl w:val="0"/>
          <w:numId w:val="5"/>
        </w:numPr>
        <w:jc w:val="both"/>
        <w:rPr>
          <w:b/>
          <w:sz w:val="24"/>
          <w:szCs w:val="24"/>
          <w:u w:val="single"/>
        </w:rPr>
      </w:pPr>
      <w:r w:rsidRPr="00B35BCF">
        <w:rPr>
          <w:b/>
          <w:sz w:val="24"/>
          <w:szCs w:val="24"/>
          <w:u w:val="single"/>
        </w:rPr>
        <w:t>Sexual Harassment Training</w:t>
      </w:r>
    </w:p>
    <w:p w14:paraId="434BDB1D" w14:textId="77777777" w:rsidR="000C0E93" w:rsidRPr="00B35BCF" w:rsidRDefault="000C0E93" w:rsidP="000C0E93">
      <w:pPr>
        <w:ind w:left="720"/>
        <w:jc w:val="both"/>
        <w:rPr>
          <w:sz w:val="24"/>
          <w:szCs w:val="24"/>
        </w:rPr>
      </w:pPr>
    </w:p>
    <w:p w14:paraId="5021BC94" w14:textId="77777777" w:rsidR="000C0E93" w:rsidRPr="00B35BCF" w:rsidRDefault="000C0E93" w:rsidP="000C0E93">
      <w:pPr>
        <w:jc w:val="both"/>
        <w:rPr>
          <w:sz w:val="24"/>
          <w:szCs w:val="24"/>
        </w:rPr>
      </w:pPr>
      <w:r w:rsidRPr="00B35BCF">
        <w:rPr>
          <w:sz w:val="24"/>
          <w:szCs w:val="24"/>
        </w:rPr>
        <w:t xml:space="preserve">Company provides at least two hours of sexual harassment training to all supervisory employees and at least one hour of sexual harassment training to all nonsupervisory employees within six months of hire or promotion. </w:t>
      </w:r>
    </w:p>
    <w:p w14:paraId="394C59D3" w14:textId="77777777" w:rsidR="000C0E93" w:rsidRPr="00B35BCF" w:rsidRDefault="000C0E93" w:rsidP="000C0E93">
      <w:pPr>
        <w:ind w:left="720"/>
        <w:jc w:val="both"/>
        <w:rPr>
          <w:sz w:val="24"/>
          <w:szCs w:val="24"/>
        </w:rPr>
      </w:pPr>
    </w:p>
    <w:p w14:paraId="411EC83F" w14:textId="489BE224" w:rsidR="000C0E93" w:rsidRPr="00B35BCF" w:rsidRDefault="000C0E93" w:rsidP="000C0E93">
      <w:pPr>
        <w:jc w:val="both"/>
        <w:rPr>
          <w:sz w:val="24"/>
          <w:szCs w:val="24"/>
        </w:rPr>
      </w:pPr>
      <w:r w:rsidRPr="00B35BCF">
        <w:rPr>
          <w:sz w:val="24"/>
          <w:szCs w:val="24"/>
        </w:rPr>
        <w:t>Company provides sexual harassment training and education to each employee once every two years and to seasonal and temporary employees or any employee who is hired to work for less than six months within 30 calendar days after the hire date or within 100 hours worked, whichever occurs first.</w:t>
      </w:r>
    </w:p>
    <w:p w14:paraId="1F3F55C6" w14:textId="5BCA4679" w:rsidR="00913530" w:rsidRPr="00B35BCF" w:rsidRDefault="00913530" w:rsidP="000C0E93">
      <w:pPr>
        <w:jc w:val="both"/>
        <w:rPr>
          <w:sz w:val="24"/>
          <w:szCs w:val="24"/>
        </w:rPr>
      </w:pPr>
    </w:p>
    <w:p w14:paraId="330D67AD" w14:textId="2AC53DFD" w:rsidR="00913530" w:rsidRPr="00B35BCF" w:rsidRDefault="00913530" w:rsidP="003C3D6D">
      <w:pPr>
        <w:jc w:val="both"/>
        <w:rPr>
          <w:b/>
          <w:bCs/>
          <w:noProof/>
          <w:sz w:val="24"/>
          <w:szCs w:val="24"/>
          <w:u w:val="single"/>
        </w:rPr>
      </w:pPr>
      <w:r w:rsidRPr="00B35BCF">
        <w:rPr>
          <w:b/>
          <w:bCs/>
          <w:noProof/>
          <w:sz w:val="24"/>
          <w:szCs w:val="24"/>
          <w:u w:val="single"/>
        </w:rPr>
        <w:t>Complaint Process</w:t>
      </w:r>
    </w:p>
    <w:p w14:paraId="6BE7DDD6" w14:textId="77777777" w:rsidR="00DF3493" w:rsidRPr="00B35BCF" w:rsidRDefault="00DF3493" w:rsidP="003C3D6D">
      <w:pPr>
        <w:jc w:val="both"/>
        <w:rPr>
          <w:noProof/>
          <w:sz w:val="24"/>
          <w:szCs w:val="24"/>
          <w:u w:val="single"/>
        </w:rPr>
      </w:pPr>
    </w:p>
    <w:p w14:paraId="244F1E35" w14:textId="7EFC1D62" w:rsidR="00913530" w:rsidRPr="00B35BCF" w:rsidRDefault="00913530" w:rsidP="003C3D6D">
      <w:pPr>
        <w:jc w:val="both"/>
        <w:rPr>
          <w:noProof/>
          <w:sz w:val="24"/>
          <w:szCs w:val="24"/>
        </w:rPr>
      </w:pPr>
      <w:r w:rsidRPr="00B35BCF">
        <w:rPr>
          <w:noProof/>
          <w:sz w:val="24"/>
          <w:szCs w:val="24"/>
        </w:rPr>
        <w:t>Individuals who believe that they have been the victim of conduct prohibited by this policy statement or who believe that they have witnessed such conduct should discuss their concerns with their immediate supervisor</w:t>
      </w:r>
      <w:r w:rsidR="00B965B4">
        <w:rPr>
          <w:noProof/>
          <w:sz w:val="24"/>
          <w:szCs w:val="24"/>
        </w:rPr>
        <w:t xml:space="preserve"> </w:t>
      </w:r>
      <w:r w:rsidRPr="00B35BCF">
        <w:rPr>
          <w:noProof/>
          <w:sz w:val="24"/>
          <w:szCs w:val="24"/>
        </w:rPr>
        <w:t xml:space="preserve">or any member of </w:t>
      </w:r>
      <w:r w:rsidR="003A6941">
        <w:rPr>
          <w:noProof/>
          <w:sz w:val="24"/>
          <w:szCs w:val="24"/>
        </w:rPr>
        <w:t xml:space="preserve">the </w:t>
      </w:r>
      <w:r w:rsidRPr="00B35BCF">
        <w:rPr>
          <w:noProof/>
          <w:sz w:val="24"/>
          <w:szCs w:val="24"/>
        </w:rPr>
        <w:t xml:space="preserve">management. </w:t>
      </w:r>
    </w:p>
    <w:p w14:paraId="0A46A03D" w14:textId="77777777" w:rsidR="00913530" w:rsidRPr="00B35BCF" w:rsidRDefault="00913530" w:rsidP="003C3D6D">
      <w:pPr>
        <w:jc w:val="both"/>
        <w:rPr>
          <w:noProof/>
          <w:sz w:val="24"/>
          <w:szCs w:val="24"/>
        </w:rPr>
      </w:pPr>
      <w:r w:rsidRPr="00B35BCF">
        <w:rPr>
          <w:noProof/>
          <w:sz w:val="24"/>
          <w:szCs w:val="24"/>
        </w:rPr>
        <w:t xml:space="preserve"> </w:t>
      </w:r>
    </w:p>
    <w:p w14:paraId="45193F52" w14:textId="6C482B61" w:rsidR="00913530" w:rsidRPr="00B35BCF" w:rsidRDefault="00913530" w:rsidP="003C3D6D">
      <w:pPr>
        <w:jc w:val="both"/>
        <w:rPr>
          <w:noProof/>
          <w:sz w:val="24"/>
          <w:szCs w:val="24"/>
        </w:rPr>
      </w:pPr>
      <w:r w:rsidRPr="00B35BCF">
        <w:rPr>
          <w:noProof/>
          <w:sz w:val="24"/>
          <w:szCs w:val="24"/>
        </w:rPr>
        <w:t xml:space="preserve">When possible, Company encourages individuals who believe that they are being subjected to such conduct to promptly advise the offender that his or her behavior is unwelcome and request that it be discontinued. Often this action alone will resolve the problem.  Company recognizes, however, that an individual may prefer to pursue the matter through complaint procedures.   Company encourages the prompt reporting of complaints or concerns so that rapid and constructive action can be taken before relationships become irreparably strained. Therefore, although no fixed reporting period has been established, early reporting and intervention have proven to be the most effective method of resolving actual or perceived incidents of harassment. </w:t>
      </w:r>
    </w:p>
    <w:p w14:paraId="749EF372" w14:textId="77777777" w:rsidR="00913530" w:rsidRPr="00B35BCF" w:rsidRDefault="00913530" w:rsidP="003C3D6D">
      <w:pPr>
        <w:jc w:val="both"/>
        <w:rPr>
          <w:noProof/>
          <w:sz w:val="24"/>
          <w:szCs w:val="24"/>
        </w:rPr>
      </w:pPr>
    </w:p>
    <w:p w14:paraId="10EE4145" w14:textId="6CE985AB" w:rsidR="00913530" w:rsidRPr="00B35BCF" w:rsidRDefault="00913530" w:rsidP="003C3D6D">
      <w:pPr>
        <w:jc w:val="both"/>
        <w:rPr>
          <w:noProof/>
          <w:sz w:val="24"/>
          <w:szCs w:val="24"/>
        </w:rPr>
      </w:pPr>
      <w:r w:rsidRPr="00B35BCF">
        <w:rPr>
          <w:noProof/>
          <w:sz w:val="24"/>
          <w:szCs w:val="24"/>
        </w:rPr>
        <w:t>Any reported allegations of harassment, discrimination</w:t>
      </w:r>
      <w:r w:rsidR="00A04316" w:rsidRPr="00B35BCF">
        <w:rPr>
          <w:noProof/>
          <w:sz w:val="24"/>
          <w:szCs w:val="24"/>
        </w:rPr>
        <w:t>,</w:t>
      </w:r>
      <w:r w:rsidRPr="00B35BCF">
        <w:rPr>
          <w:noProof/>
          <w:sz w:val="24"/>
          <w:szCs w:val="24"/>
        </w:rPr>
        <w:t xml:space="preserve"> or </w:t>
      </w:r>
      <w:commentRangeStart w:id="122"/>
      <w:r w:rsidRPr="00B35BCF">
        <w:rPr>
          <w:noProof/>
          <w:sz w:val="24"/>
          <w:szCs w:val="24"/>
        </w:rPr>
        <w:t xml:space="preserve">retaliation </w:t>
      </w:r>
      <w:commentRangeEnd w:id="122"/>
      <w:r w:rsidR="00B43D1A">
        <w:rPr>
          <w:rStyle w:val="a9"/>
        </w:rPr>
        <w:commentReference w:id="122"/>
      </w:r>
      <w:r w:rsidRPr="00B35BCF">
        <w:rPr>
          <w:noProof/>
          <w:sz w:val="24"/>
          <w:szCs w:val="24"/>
        </w:rPr>
        <w:t xml:space="preserve">will be investigated promptly. The investigation may include individual interviews with the parties involved and, where necessary, with individuals who may have observed the alleged conduct or may have other relevant knowledge. </w:t>
      </w:r>
    </w:p>
    <w:p w14:paraId="1F4ABA6D" w14:textId="77777777" w:rsidR="00913530" w:rsidRPr="00B35BCF" w:rsidRDefault="00913530" w:rsidP="003C3D6D">
      <w:pPr>
        <w:jc w:val="both"/>
        <w:rPr>
          <w:noProof/>
          <w:sz w:val="24"/>
          <w:szCs w:val="24"/>
        </w:rPr>
      </w:pPr>
    </w:p>
    <w:p w14:paraId="10DEB095" w14:textId="77777777" w:rsidR="00913530" w:rsidRPr="00B35BCF" w:rsidRDefault="00913530" w:rsidP="003C3D6D">
      <w:pPr>
        <w:jc w:val="both"/>
        <w:rPr>
          <w:noProof/>
          <w:sz w:val="24"/>
          <w:szCs w:val="24"/>
        </w:rPr>
      </w:pPr>
      <w:r w:rsidRPr="00B35BCF">
        <w:rPr>
          <w:noProof/>
          <w:sz w:val="24"/>
          <w:szCs w:val="24"/>
        </w:rPr>
        <w:t xml:space="preserve">Confidentiality will be maintained throughout the investigatory process to the extent consistent with adequate investigation and appropriate corrective action. </w:t>
      </w:r>
    </w:p>
    <w:p w14:paraId="4A28F475" w14:textId="77777777" w:rsidR="00913530" w:rsidRPr="00B35BCF" w:rsidRDefault="00913530" w:rsidP="003C3D6D">
      <w:pPr>
        <w:jc w:val="both"/>
        <w:rPr>
          <w:noProof/>
          <w:sz w:val="24"/>
          <w:szCs w:val="24"/>
        </w:rPr>
      </w:pPr>
    </w:p>
    <w:p w14:paraId="79FE7CF9" w14:textId="32BAFD81" w:rsidR="00913530" w:rsidRPr="00B35BCF" w:rsidRDefault="00913530" w:rsidP="00913530">
      <w:pPr>
        <w:jc w:val="both"/>
        <w:rPr>
          <w:sz w:val="24"/>
          <w:szCs w:val="24"/>
        </w:rPr>
      </w:pPr>
      <w:r w:rsidRPr="00B35BCF">
        <w:rPr>
          <w:noProof/>
          <w:sz w:val="24"/>
          <w:szCs w:val="24"/>
        </w:rPr>
        <w:t xml:space="preserve">Retaliation against an individual for reporting harassment or discrimination or for participating in an investigation of a claim of harassment or discrimination is a serious violation of this policy and, like harassment or discrimination itself, will be subject to disciplinary action.  Acts of retaliation should be reported immediately and will be </w:t>
      </w:r>
      <w:r w:rsidRPr="00B35BCF">
        <w:rPr>
          <w:noProof/>
          <w:sz w:val="24"/>
          <w:szCs w:val="24"/>
        </w:rPr>
        <w:lastRenderedPageBreak/>
        <w:t>promptly investigated and addressed. Misconduct constituting harassment, discrimination</w:t>
      </w:r>
      <w:r w:rsidR="008129A7" w:rsidRPr="00B35BCF">
        <w:rPr>
          <w:noProof/>
          <w:sz w:val="24"/>
          <w:szCs w:val="24"/>
        </w:rPr>
        <w:t>,</w:t>
      </w:r>
      <w:r w:rsidRPr="00B35BCF">
        <w:rPr>
          <w:noProof/>
          <w:sz w:val="24"/>
          <w:szCs w:val="24"/>
        </w:rPr>
        <w:t xml:space="preserve"> or retaliation will be dealt with appropriately.</w:t>
      </w:r>
    </w:p>
    <w:p w14:paraId="3172AB4C" w14:textId="39BB63BF" w:rsidR="000C0E93" w:rsidRPr="00B35BCF" w:rsidRDefault="000C0E93" w:rsidP="000C0E93">
      <w:pPr>
        <w:jc w:val="both"/>
        <w:rPr>
          <w:sz w:val="24"/>
          <w:szCs w:val="24"/>
        </w:rPr>
      </w:pPr>
    </w:p>
    <w:p w14:paraId="1740D689" w14:textId="77777777" w:rsidR="000C0E93" w:rsidRPr="00B35BCF" w:rsidRDefault="000C0E93" w:rsidP="000C0E93">
      <w:pPr>
        <w:pStyle w:val="2"/>
        <w:pBdr>
          <w:bottom w:val="single" w:sz="6" w:space="1" w:color="auto"/>
        </w:pBdr>
        <w:rPr>
          <w:lang w:eastAsia="ko-KR"/>
        </w:rPr>
      </w:pPr>
      <w:bookmarkStart w:id="123" w:name="_Toc15053164"/>
      <w:bookmarkStart w:id="124" w:name="_Toc18495452"/>
      <w:bookmarkStart w:id="125" w:name="_Toc23945669"/>
      <w:bookmarkStart w:id="126" w:name="_Toc28612799"/>
      <w:bookmarkStart w:id="127" w:name="_Toc157012218"/>
      <w:r w:rsidRPr="00B35BCF">
        <w:rPr>
          <w:lang w:eastAsia="ko-KR"/>
        </w:rPr>
        <w:t>Workplace Bullying</w:t>
      </w:r>
      <w:bookmarkEnd w:id="123"/>
      <w:bookmarkEnd w:id="124"/>
      <w:bookmarkEnd w:id="125"/>
      <w:bookmarkEnd w:id="126"/>
      <w:bookmarkEnd w:id="127"/>
    </w:p>
    <w:p w14:paraId="2D730E74" w14:textId="77777777" w:rsidR="000C0E93" w:rsidRPr="00B35BCF" w:rsidRDefault="000C0E93" w:rsidP="003C3D6D">
      <w:pPr>
        <w:jc w:val="both"/>
        <w:rPr>
          <w:sz w:val="24"/>
          <w:szCs w:val="24"/>
        </w:rPr>
      </w:pPr>
      <w:r w:rsidRPr="00B35BCF">
        <w:rPr>
          <w:sz w:val="24"/>
          <w:szCs w:val="24"/>
        </w:rPr>
        <w:t xml:space="preserve">Company defines bullying as “repeated inappropriate behavior, either direct or indirect, whether verbal, physical or otherwise, conducted by one or more persons against another or others, at the place of work and/or in the course of employment.” Such behavior violates Company policy that all employees will be treated with dignity and respect. </w:t>
      </w:r>
    </w:p>
    <w:p w14:paraId="31FE32F6" w14:textId="77777777" w:rsidR="000C0E93" w:rsidRPr="00B35BCF" w:rsidRDefault="000C0E93" w:rsidP="003C3D6D">
      <w:pPr>
        <w:jc w:val="both"/>
        <w:rPr>
          <w:sz w:val="24"/>
          <w:szCs w:val="24"/>
        </w:rPr>
      </w:pPr>
    </w:p>
    <w:p w14:paraId="7FF5D165" w14:textId="6BD1AFDB" w:rsidR="000C0E93" w:rsidRPr="00B35BCF" w:rsidRDefault="000C0E93" w:rsidP="003C3D6D">
      <w:pPr>
        <w:jc w:val="both"/>
        <w:rPr>
          <w:sz w:val="24"/>
          <w:szCs w:val="24"/>
        </w:rPr>
      </w:pPr>
      <w:r w:rsidRPr="00B35BCF">
        <w:rPr>
          <w:sz w:val="24"/>
          <w:szCs w:val="24"/>
        </w:rPr>
        <w:t>The purpose of this policy is to communicate to all employees, including supervisors, manager</w:t>
      </w:r>
      <w:r w:rsidR="008129A7" w:rsidRPr="00B35BCF">
        <w:rPr>
          <w:sz w:val="24"/>
          <w:szCs w:val="24"/>
        </w:rPr>
        <w:t>s,</w:t>
      </w:r>
      <w:r w:rsidRPr="00B35BCF">
        <w:rPr>
          <w:sz w:val="24"/>
          <w:szCs w:val="24"/>
        </w:rPr>
        <w:t xml:space="preserve"> and </w:t>
      </w:r>
      <w:r w:rsidR="008129A7" w:rsidRPr="00B35BCF">
        <w:rPr>
          <w:sz w:val="24"/>
          <w:szCs w:val="24"/>
        </w:rPr>
        <w:t xml:space="preserve">the </w:t>
      </w:r>
      <w:r w:rsidR="00060B96" w:rsidRPr="00060B96">
        <w:rPr>
          <w:sz w:val="24"/>
          <w:szCs w:val="24"/>
        </w:rPr>
        <w:t>Director</w:t>
      </w:r>
      <w:r w:rsidRPr="00B35BCF">
        <w:rPr>
          <w:sz w:val="24"/>
          <w:szCs w:val="24"/>
        </w:rPr>
        <w:t xml:space="preserve">, that </w:t>
      </w:r>
      <w:r w:rsidR="00E66DC7">
        <w:rPr>
          <w:sz w:val="24"/>
          <w:szCs w:val="24"/>
        </w:rPr>
        <w:t>C</w:t>
      </w:r>
      <w:r w:rsidRPr="00B35BCF">
        <w:rPr>
          <w:sz w:val="24"/>
          <w:szCs w:val="24"/>
        </w:rPr>
        <w:t xml:space="preserve">ompany will not tolerate bullying behavior.  Employees found in violation of this policy will be disciplined up to and including termination. </w:t>
      </w:r>
    </w:p>
    <w:p w14:paraId="146EFB37" w14:textId="77777777" w:rsidR="000C0E93" w:rsidRPr="00B35BCF" w:rsidRDefault="000C0E93" w:rsidP="003C3D6D">
      <w:pPr>
        <w:jc w:val="both"/>
        <w:rPr>
          <w:sz w:val="24"/>
          <w:szCs w:val="24"/>
        </w:rPr>
      </w:pPr>
    </w:p>
    <w:p w14:paraId="00A839A3" w14:textId="7BE33211" w:rsidR="000C0E93" w:rsidRPr="00B35BCF" w:rsidRDefault="000C0E93" w:rsidP="003C3D6D">
      <w:pPr>
        <w:jc w:val="both"/>
        <w:rPr>
          <w:sz w:val="24"/>
          <w:szCs w:val="24"/>
        </w:rPr>
      </w:pPr>
      <w:r w:rsidRPr="00B35BCF">
        <w:rPr>
          <w:sz w:val="24"/>
          <w:szCs w:val="24"/>
        </w:rPr>
        <w:t xml:space="preserve">Bullying may be intentional or unintentional. However, it must be noted that where an allegation of bullying is made, the intention of the alleged bully is irrelevant and will not be given consideration when </w:t>
      </w:r>
      <w:r w:rsidR="009955DE" w:rsidRPr="00B35BCF">
        <w:rPr>
          <w:sz w:val="24"/>
          <w:szCs w:val="24"/>
        </w:rPr>
        <w:t>considering disciplinary action</w:t>
      </w:r>
      <w:r w:rsidRPr="00B35BCF">
        <w:rPr>
          <w:sz w:val="24"/>
          <w:szCs w:val="24"/>
        </w:rPr>
        <w:t>. As in sexual harassment, it is the effect of the behavior upon the individual that is important. Company considers the following types of behavior as examples of bullying:</w:t>
      </w:r>
    </w:p>
    <w:p w14:paraId="50B7CEB9" w14:textId="77777777" w:rsidR="000C0E93" w:rsidRPr="00B35BCF" w:rsidRDefault="000C0E93" w:rsidP="000C0E93">
      <w:pPr>
        <w:rPr>
          <w:sz w:val="24"/>
          <w:szCs w:val="24"/>
        </w:rPr>
      </w:pPr>
    </w:p>
    <w:p w14:paraId="36826501" w14:textId="33E4635B" w:rsidR="000C0E93" w:rsidRPr="00B35BCF" w:rsidRDefault="000C0E93" w:rsidP="000C0E93">
      <w:pPr>
        <w:ind w:left="720" w:hanging="360"/>
        <w:rPr>
          <w:sz w:val="24"/>
          <w:szCs w:val="24"/>
        </w:rPr>
      </w:pPr>
      <w:r w:rsidRPr="00B35BCF">
        <w:rPr>
          <w:sz w:val="24"/>
          <w:szCs w:val="24"/>
        </w:rPr>
        <w:t>•</w:t>
      </w:r>
      <w:r w:rsidRPr="00B35BCF">
        <w:rPr>
          <w:sz w:val="24"/>
          <w:szCs w:val="24"/>
        </w:rPr>
        <w:tab/>
        <w:t>Verbal bullying: Slandering, ridiculing</w:t>
      </w:r>
      <w:r w:rsidR="008129A7" w:rsidRPr="00B35BCF">
        <w:rPr>
          <w:sz w:val="24"/>
          <w:szCs w:val="24"/>
        </w:rPr>
        <w:t>,</w:t>
      </w:r>
      <w:r w:rsidRPr="00B35BCF">
        <w:rPr>
          <w:sz w:val="24"/>
          <w:szCs w:val="24"/>
        </w:rPr>
        <w:t xml:space="preserve"> or maligning a person or his/her family; persistent </w:t>
      </w:r>
      <w:r w:rsidR="008129A7" w:rsidRPr="00B35BCF">
        <w:rPr>
          <w:sz w:val="24"/>
          <w:szCs w:val="24"/>
        </w:rPr>
        <w:t>name-</w:t>
      </w:r>
      <w:r w:rsidRPr="00B35BCF">
        <w:rPr>
          <w:sz w:val="24"/>
          <w:szCs w:val="24"/>
        </w:rPr>
        <w:t>calling that is hurtful, insulting</w:t>
      </w:r>
      <w:r w:rsidR="008129A7" w:rsidRPr="00B35BCF">
        <w:rPr>
          <w:sz w:val="24"/>
          <w:szCs w:val="24"/>
        </w:rPr>
        <w:t>,</w:t>
      </w:r>
      <w:r w:rsidRPr="00B35BCF">
        <w:rPr>
          <w:sz w:val="24"/>
          <w:szCs w:val="24"/>
        </w:rPr>
        <w:t xml:space="preserve"> or humiliating; using a person as the butt of jokes; abusive and offensive remarks. </w:t>
      </w:r>
    </w:p>
    <w:p w14:paraId="4369957B" w14:textId="77777777" w:rsidR="000C0E93" w:rsidRPr="00B35BCF" w:rsidRDefault="000C0E93" w:rsidP="000C0E93">
      <w:pPr>
        <w:ind w:left="720" w:hanging="360"/>
        <w:rPr>
          <w:sz w:val="24"/>
          <w:szCs w:val="24"/>
        </w:rPr>
      </w:pPr>
    </w:p>
    <w:p w14:paraId="4498596A" w14:textId="452147B2" w:rsidR="000C0E93" w:rsidRPr="00B35BCF" w:rsidRDefault="000C0E93" w:rsidP="000C0E93">
      <w:pPr>
        <w:ind w:left="720" w:hanging="360"/>
        <w:rPr>
          <w:sz w:val="24"/>
          <w:szCs w:val="24"/>
        </w:rPr>
      </w:pPr>
      <w:r w:rsidRPr="00B35BCF">
        <w:rPr>
          <w:sz w:val="24"/>
          <w:szCs w:val="24"/>
        </w:rPr>
        <w:t>•</w:t>
      </w:r>
      <w:r w:rsidRPr="00B35BCF">
        <w:rPr>
          <w:sz w:val="24"/>
          <w:szCs w:val="24"/>
        </w:rPr>
        <w:tab/>
        <w:t>Physical bullying: Pushing, shoving, kicking, poking, tripping, assault</w:t>
      </w:r>
      <w:r w:rsidR="008129A7" w:rsidRPr="00B35BCF">
        <w:rPr>
          <w:sz w:val="24"/>
          <w:szCs w:val="24"/>
        </w:rPr>
        <w:t>,</w:t>
      </w:r>
      <w:r w:rsidRPr="00B35BCF">
        <w:rPr>
          <w:sz w:val="24"/>
          <w:szCs w:val="24"/>
        </w:rPr>
        <w:t xml:space="preserve"> or threat of physical assault; damage to a person’s work area or property. </w:t>
      </w:r>
    </w:p>
    <w:p w14:paraId="23AB0729" w14:textId="77777777" w:rsidR="000C0E93" w:rsidRPr="00B35BCF" w:rsidRDefault="000C0E93" w:rsidP="000C0E93">
      <w:pPr>
        <w:ind w:left="720" w:hanging="360"/>
        <w:rPr>
          <w:sz w:val="24"/>
          <w:szCs w:val="24"/>
        </w:rPr>
      </w:pPr>
    </w:p>
    <w:p w14:paraId="733E6697" w14:textId="77777777" w:rsidR="000C0E93" w:rsidRPr="00B35BCF" w:rsidRDefault="000C0E93" w:rsidP="000C0E93">
      <w:pPr>
        <w:ind w:left="720" w:hanging="360"/>
        <w:rPr>
          <w:sz w:val="24"/>
          <w:szCs w:val="24"/>
        </w:rPr>
      </w:pPr>
      <w:r w:rsidRPr="00B35BCF">
        <w:rPr>
          <w:sz w:val="24"/>
          <w:szCs w:val="24"/>
        </w:rPr>
        <w:t>•</w:t>
      </w:r>
      <w:r w:rsidRPr="00B35BCF">
        <w:rPr>
          <w:sz w:val="24"/>
          <w:szCs w:val="24"/>
        </w:rPr>
        <w:tab/>
        <w:t xml:space="preserve">Gesture bullying: Nonverbal threatening gestures or glances that convey threatening messages. </w:t>
      </w:r>
    </w:p>
    <w:p w14:paraId="3BF29FA0" w14:textId="77777777" w:rsidR="000C0E93" w:rsidRPr="00B35BCF" w:rsidRDefault="000C0E93" w:rsidP="000C0E93">
      <w:pPr>
        <w:ind w:left="720" w:hanging="360"/>
        <w:rPr>
          <w:sz w:val="24"/>
          <w:szCs w:val="24"/>
        </w:rPr>
      </w:pPr>
    </w:p>
    <w:p w14:paraId="65E27ED6" w14:textId="2D61EEB9" w:rsidR="000C0E93" w:rsidRPr="00B35BCF" w:rsidRDefault="000C0E93" w:rsidP="000C0E93">
      <w:pPr>
        <w:ind w:left="720" w:hanging="360"/>
        <w:rPr>
          <w:sz w:val="24"/>
          <w:szCs w:val="24"/>
        </w:rPr>
      </w:pPr>
      <w:r w:rsidRPr="00B35BCF">
        <w:rPr>
          <w:sz w:val="24"/>
          <w:szCs w:val="24"/>
        </w:rPr>
        <w:t>•</w:t>
      </w:r>
      <w:r w:rsidRPr="00B35BCF">
        <w:rPr>
          <w:sz w:val="24"/>
          <w:szCs w:val="24"/>
        </w:rPr>
        <w:tab/>
        <w:t xml:space="preserve">Exclusion: Socially or physically excluding or disregarding a person in work-related activities. </w:t>
      </w:r>
    </w:p>
    <w:p w14:paraId="210FF2A5" w14:textId="7BDC69B2" w:rsidR="009955DE" w:rsidRPr="00B35BCF" w:rsidRDefault="009955DE" w:rsidP="000C0E93">
      <w:pPr>
        <w:ind w:left="720" w:hanging="360"/>
        <w:rPr>
          <w:sz w:val="24"/>
          <w:szCs w:val="24"/>
        </w:rPr>
      </w:pPr>
    </w:p>
    <w:p w14:paraId="2D511C5C" w14:textId="77777777" w:rsidR="009955DE" w:rsidRPr="00B35BCF" w:rsidRDefault="009955DE" w:rsidP="009955DE">
      <w:pPr>
        <w:pStyle w:val="BB2"/>
      </w:pPr>
      <w:bookmarkStart w:id="128" w:name="_Toc63774975"/>
      <w:bookmarkStart w:id="129" w:name="_Toc157012219"/>
      <w:r w:rsidRPr="00B35BCF">
        <w:t>Violence in the Workplace</w:t>
      </w:r>
      <w:bookmarkEnd w:id="128"/>
      <w:bookmarkEnd w:id="129"/>
    </w:p>
    <w:p w14:paraId="1BB9B9E9" w14:textId="739468DD" w:rsidR="009955DE" w:rsidRPr="00B35BCF" w:rsidRDefault="009955DE" w:rsidP="003C3D6D">
      <w:pPr>
        <w:jc w:val="both"/>
        <w:rPr>
          <w:sz w:val="24"/>
          <w:szCs w:val="24"/>
        </w:rPr>
      </w:pPr>
      <w:r w:rsidRPr="00B35BCF">
        <w:rPr>
          <w:sz w:val="24"/>
          <w:szCs w:val="24"/>
        </w:rPr>
        <w:t>All employees, customers, vendors</w:t>
      </w:r>
      <w:r w:rsidR="00561CCC" w:rsidRPr="00B35BCF">
        <w:rPr>
          <w:sz w:val="24"/>
          <w:szCs w:val="24"/>
        </w:rPr>
        <w:t>,</w:t>
      </w:r>
      <w:r w:rsidRPr="00B35BCF">
        <w:rPr>
          <w:sz w:val="24"/>
          <w:szCs w:val="24"/>
        </w:rPr>
        <w:t xml:space="preserve"> and business associates must be treated with courtesy and respect at all times. Employees are expected to refrain from conduct that may be dangerous to others. </w:t>
      </w:r>
    </w:p>
    <w:p w14:paraId="3F1DD3DF" w14:textId="77777777" w:rsidR="009955DE" w:rsidRPr="00B35BCF" w:rsidRDefault="009955DE" w:rsidP="003C3D6D">
      <w:pPr>
        <w:jc w:val="both"/>
        <w:rPr>
          <w:sz w:val="24"/>
          <w:szCs w:val="24"/>
        </w:rPr>
      </w:pPr>
    </w:p>
    <w:p w14:paraId="7655DCA3" w14:textId="46A2E419" w:rsidR="009955DE" w:rsidRDefault="009955DE" w:rsidP="003C3D6D">
      <w:pPr>
        <w:jc w:val="both"/>
        <w:rPr>
          <w:sz w:val="24"/>
          <w:szCs w:val="24"/>
        </w:rPr>
      </w:pPr>
      <w:r w:rsidRPr="00B35BCF">
        <w:rPr>
          <w:sz w:val="24"/>
          <w:szCs w:val="24"/>
        </w:rPr>
        <w:t>Conduct that threatens</w:t>
      </w:r>
      <w:r w:rsidR="00CE1431">
        <w:rPr>
          <w:sz w:val="24"/>
          <w:szCs w:val="24"/>
        </w:rPr>
        <w:t>,</w:t>
      </w:r>
      <w:r w:rsidR="00CE1431" w:rsidRPr="00B35BCF">
        <w:rPr>
          <w:sz w:val="24"/>
          <w:szCs w:val="24"/>
        </w:rPr>
        <w:t xml:space="preserve"> intimidate</w:t>
      </w:r>
      <w:r w:rsidR="00CE1431">
        <w:rPr>
          <w:sz w:val="24"/>
          <w:szCs w:val="24"/>
        </w:rPr>
        <w:t>s</w:t>
      </w:r>
      <w:r w:rsidR="00561CCC" w:rsidRPr="00B35BCF">
        <w:rPr>
          <w:sz w:val="24"/>
          <w:szCs w:val="24"/>
        </w:rPr>
        <w:t>,</w:t>
      </w:r>
      <w:r w:rsidRPr="00B35BCF">
        <w:rPr>
          <w:sz w:val="24"/>
          <w:szCs w:val="24"/>
        </w:rPr>
        <w:t xml:space="preserve"> or coerces another employee, customer, vendor</w:t>
      </w:r>
      <w:r w:rsidR="00561CCC" w:rsidRPr="00B35BCF">
        <w:rPr>
          <w:sz w:val="24"/>
          <w:szCs w:val="24"/>
        </w:rPr>
        <w:t>,</w:t>
      </w:r>
      <w:r w:rsidRPr="00B35BCF">
        <w:rPr>
          <w:sz w:val="24"/>
          <w:szCs w:val="24"/>
        </w:rPr>
        <w:t xml:space="preserve"> or business associate will not be tolerated.  Company resources may not be used to threaten, stalk or harass anyone at or outside the workplace. Company treats threats coming from an abusive personal relationship as it does other forms of violence.</w:t>
      </w:r>
    </w:p>
    <w:p w14:paraId="4773F5A0" w14:textId="77777777" w:rsidR="00CE1431" w:rsidRPr="00B35BCF" w:rsidRDefault="00CE1431" w:rsidP="003C3D6D">
      <w:pPr>
        <w:jc w:val="both"/>
        <w:rPr>
          <w:sz w:val="24"/>
          <w:szCs w:val="24"/>
        </w:rPr>
      </w:pPr>
    </w:p>
    <w:p w14:paraId="454A6D91" w14:textId="350C26AD" w:rsidR="009955DE" w:rsidRPr="00B35BCF" w:rsidRDefault="009955DE" w:rsidP="003C3D6D">
      <w:pPr>
        <w:jc w:val="both"/>
        <w:rPr>
          <w:sz w:val="24"/>
          <w:szCs w:val="24"/>
        </w:rPr>
      </w:pPr>
      <w:r w:rsidRPr="00B35BCF">
        <w:rPr>
          <w:sz w:val="24"/>
          <w:szCs w:val="24"/>
        </w:rPr>
        <w:t>Indirect or direct threats of violence, incidents of actual violence</w:t>
      </w:r>
      <w:r w:rsidR="00561CCC" w:rsidRPr="00B35BCF">
        <w:rPr>
          <w:sz w:val="24"/>
          <w:szCs w:val="24"/>
        </w:rPr>
        <w:t>,</w:t>
      </w:r>
      <w:r w:rsidRPr="00B35BCF">
        <w:rPr>
          <w:sz w:val="24"/>
          <w:szCs w:val="24"/>
        </w:rPr>
        <w:t xml:space="preserve"> and suspicious individuals or activities should be reported as soon as possible to a supervisor, security personnel, or any member of </w:t>
      </w:r>
      <w:r w:rsidR="00B965B4">
        <w:rPr>
          <w:sz w:val="24"/>
          <w:szCs w:val="24"/>
        </w:rPr>
        <w:t xml:space="preserve">the </w:t>
      </w:r>
      <w:r w:rsidRPr="00B35BCF">
        <w:rPr>
          <w:sz w:val="24"/>
          <w:szCs w:val="24"/>
        </w:rPr>
        <w:t xml:space="preserve">management. When reporting a threat or incident of violence, the employee should be as specific and detailed as possible. Employees should </w:t>
      </w:r>
      <w:r w:rsidRPr="00B35BCF">
        <w:rPr>
          <w:sz w:val="24"/>
          <w:szCs w:val="24"/>
        </w:rPr>
        <w:lastRenderedPageBreak/>
        <w:t xml:space="preserve">not place themselves in peril, nor should they attempt to intercede during an incident. </w:t>
      </w:r>
      <w:r w:rsidR="00160F16" w:rsidRPr="00B35BCF">
        <w:rPr>
          <w:sz w:val="24"/>
          <w:szCs w:val="24"/>
        </w:rPr>
        <w:t xml:space="preserve"> </w:t>
      </w:r>
      <w:r w:rsidRPr="00B35BCF">
        <w:rPr>
          <w:sz w:val="24"/>
          <w:szCs w:val="24"/>
        </w:rPr>
        <w:t xml:space="preserve">Employees should promptly inform </w:t>
      </w:r>
      <w:r w:rsidR="00B965B4">
        <w:rPr>
          <w:sz w:val="24"/>
          <w:szCs w:val="24"/>
        </w:rPr>
        <w:t>the management</w:t>
      </w:r>
      <w:r w:rsidRPr="00B35BCF">
        <w:rPr>
          <w:sz w:val="24"/>
          <w:szCs w:val="24"/>
        </w:rPr>
        <w:t xml:space="preserve"> of any protective or restraining order that they have obtained that lists the workplace as a protected area. Employees are encouraged to report safety concerns with regard to intimate partner violence. Company will not retaliate against employees making good-faith reports. </w:t>
      </w:r>
    </w:p>
    <w:p w14:paraId="535A33CF" w14:textId="77777777" w:rsidR="009955DE" w:rsidRPr="00B35BCF" w:rsidRDefault="009955DE" w:rsidP="003C3D6D">
      <w:pPr>
        <w:jc w:val="both"/>
        <w:rPr>
          <w:sz w:val="24"/>
          <w:szCs w:val="24"/>
        </w:rPr>
      </w:pPr>
    </w:p>
    <w:p w14:paraId="468267C3" w14:textId="704CF08E" w:rsidR="009955DE" w:rsidRPr="00B35BCF" w:rsidRDefault="009955DE" w:rsidP="003C3D6D">
      <w:pPr>
        <w:jc w:val="both"/>
        <w:rPr>
          <w:sz w:val="24"/>
          <w:szCs w:val="24"/>
        </w:rPr>
      </w:pPr>
      <w:r w:rsidRPr="00B35BCF">
        <w:rPr>
          <w:sz w:val="24"/>
          <w:szCs w:val="24"/>
        </w:rPr>
        <w:t>Company will promptly and thoroughly investigate all reports of threats of violence or incidents of actual violence and of suspicious individuals or activities.  The identity of the individual making a report will be protected as much as possible.  Company will not retaliate against employees making good-faith reports of violence, threats</w:t>
      </w:r>
      <w:r w:rsidR="00561CCC" w:rsidRPr="00B35BCF">
        <w:rPr>
          <w:sz w:val="24"/>
          <w:szCs w:val="24"/>
        </w:rPr>
        <w:t>,</w:t>
      </w:r>
      <w:r w:rsidRPr="00B35BCF">
        <w:rPr>
          <w:sz w:val="24"/>
          <w:szCs w:val="24"/>
        </w:rPr>
        <w:t xml:space="preserve"> or suspicious individuals or activities. In order to maintain workplace safety and the integrity of its investigation, Company may suspend employees suspected of workplace violence or threats of violence, either with or without pay, pending investigation.</w:t>
      </w:r>
    </w:p>
    <w:p w14:paraId="13D37C55" w14:textId="77777777" w:rsidR="009955DE" w:rsidRPr="00B35BCF" w:rsidRDefault="009955DE" w:rsidP="003C3D6D">
      <w:pPr>
        <w:jc w:val="both"/>
        <w:rPr>
          <w:sz w:val="24"/>
          <w:szCs w:val="24"/>
        </w:rPr>
      </w:pPr>
    </w:p>
    <w:p w14:paraId="33559036" w14:textId="7B170C73" w:rsidR="009955DE" w:rsidRPr="00B35BCF" w:rsidRDefault="009955DE" w:rsidP="003C3D6D">
      <w:pPr>
        <w:jc w:val="both"/>
        <w:rPr>
          <w:sz w:val="24"/>
          <w:szCs w:val="24"/>
        </w:rPr>
      </w:pPr>
      <w:r w:rsidRPr="00B35BCF">
        <w:rPr>
          <w:sz w:val="24"/>
          <w:szCs w:val="24"/>
        </w:rPr>
        <w:t>Anyone found to be responsible for threats of or actual violence</w:t>
      </w:r>
      <w:r w:rsidR="00561CCC" w:rsidRPr="00B35BCF">
        <w:rPr>
          <w:sz w:val="24"/>
          <w:szCs w:val="24"/>
        </w:rPr>
        <w:t>,</w:t>
      </w:r>
      <w:r w:rsidRPr="00B35BCF">
        <w:rPr>
          <w:sz w:val="24"/>
          <w:szCs w:val="24"/>
        </w:rPr>
        <w:t xml:space="preserve"> or other conduct that is in violation of these guidelines will be subject to prompt disciplinary action up to and including termination of employment.</w:t>
      </w:r>
    </w:p>
    <w:p w14:paraId="748A3E75" w14:textId="77777777" w:rsidR="009955DE" w:rsidRPr="00B35BCF" w:rsidRDefault="009955DE" w:rsidP="003C3D6D">
      <w:pPr>
        <w:jc w:val="both"/>
        <w:rPr>
          <w:sz w:val="24"/>
          <w:szCs w:val="24"/>
        </w:rPr>
      </w:pPr>
    </w:p>
    <w:p w14:paraId="27D46223" w14:textId="34C0501D" w:rsidR="00491053" w:rsidRPr="00B35BCF" w:rsidRDefault="009955DE" w:rsidP="003C3D6D">
      <w:pPr>
        <w:jc w:val="both"/>
        <w:rPr>
          <w:sz w:val="24"/>
          <w:szCs w:val="24"/>
        </w:rPr>
      </w:pPr>
      <w:r w:rsidRPr="00B35BCF">
        <w:rPr>
          <w:sz w:val="24"/>
          <w:szCs w:val="24"/>
        </w:rPr>
        <w:t xml:space="preserve">Company encourages employees to bring their disputes to the attention of their supervisors or </w:t>
      </w:r>
      <w:r w:rsidR="003A6941" w:rsidRPr="003A6941">
        <w:rPr>
          <w:sz w:val="24"/>
          <w:szCs w:val="24"/>
        </w:rPr>
        <w:t xml:space="preserve">the Director </w:t>
      </w:r>
      <w:r w:rsidRPr="00B35BCF">
        <w:rPr>
          <w:sz w:val="24"/>
          <w:szCs w:val="24"/>
        </w:rPr>
        <w:t>before the situation escalates.  Company will not discipline employees for raising such concerns.</w:t>
      </w:r>
    </w:p>
    <w:p w14:paraId="7F2FE68E" w14:textId="7AE21BA6" w:rsidR="00922286" w:rsidRPr="006C3BD2" w:rsidRDefault="00922286" w:rsidP="007A2E7D">
      <w:pPr>
        <w:rPr>
          <w:sz w:val="24"/>
          <w:szCs w:val="24"/>
        </w:rPr>
      </w:pPr>
    </w:p>
    <w:p w14:paraId="4E28BA06" w14:textId="77777777" w:rsidR="00993F13" w:rsidRPr="00B35BCF" w:rsidRDefault="00993F13" w:rsidP="00993F13">
      <w:pPr>
        <w:pStyle w:val="2"/>
        <w:pBdr>
          <w:bottom w:val="single" w:sz="6" w:space="1" w:color="auto"/>
        </w:pBdr>
        <w:rPr>
          <w:lang w:eastAsia="ko-KR"/>
        </w:rPr>
      </w:pPr>
      <w:bookmarkStart w:id="130" w:name="_Toc106355079"/>
      <w:bookmarkStart w:id="131" w:name="_Toc157012220"/>
      <w:r w:rsidRPr="00B35BCF">
        <w:rPr>
          <w:lang w:eastAsia="ko-KR"/>
        </w:rPr>
        <w:t>Conflict of Interest</w:t>
      </w:r>
      <w:bookmarkEnd w:id="130"/>
      <w:bookmarkEnd w:id="131"/>
    </w:p>
    <w:p w14:paraId="0B756474" w14:textId="420DD5D3" w:rsidR="00993F13" w:rsidRPr="00B35BCF" w:rsidRDefault="00993F13" w:rsidP="00993F13">
      <w:pPr>
        <w:jc w:val="both"/>
        <w:rPr>
          <w:sz w:val="24"/>
          <w:szCs w:val="24"/>
        </w:rPr>
      </w:pPr>
      <w:r w:rsidRPr="00B35BCF">
        <w:rPr>
          <w:sz w:val="24"/>
          <w:szCs w:val="24"/>
        </w:rPr>
        <w:t>Company respects your right to engage in lawful activities that are private in nature and do not conflict with or reflect unfavorably upon Company. You are responsible for avoiding situations that could lead to a conflict of interest and for avoiding undue outside influence upon decisions or actions required in performance of your work. This includes but is not limited to the acceptance of gifts, bonuses, loans, entertainment, hospitality</w:t>
      </w:r>
      <w:r w:rsidR="00561CCC" w:rsidRPr="00B35BCF">
        <w:rPr>
          <w:sz w:val="24"/>
          <w:szCs w:val="24"/>
        </w:rPr>
        <w:t>,</w:t>
      </w:r>
      <w:r w:rsidRPr="00B35BCF">
        <w:rPr>
          <w:sz w:val="24"/>
          <w:szCs w:val="24"/>
        </w:rPr>
        <w:t xml:space="preserve"> or anything else involving personal gain from those who conduct business with Company. This also includes using one's position or the knowledge gained in one's position with Company for personal gain or advantage for oneself or for a third party. In any event, an employee is required to report to </w:t>
      </w:r>
      <w:r w:rsidR="003A6941" w:rsidRPr="003A6941">
        <w:rPr>
          <w:sz w:val="24"/>
          <w:szCs w:val="24"/>
        </w:rPr>
        <w:t>the Director</w:t>
      </w:r>
      <w:r w:rsidRPr="00B35BCF">
        <w:rPr>
          <w:sz w:val="24"/>
          <w:szCs w:val="24"/>
        </w:rPr>
        <w:t>.</w:t>
      </w:r>
    </w:p>
    <w:p w14:paraId="319B7BAD" w14:textId="77777777" w:rsidR="00993F13" w:rsidRPr="00B35BCF" w:rsidRDefault="00993F13" w:rsidP="00993F13">
      <w:pPr>
        <w:jc w:val="both"/>
        <w:rPr>
          <w:sz w:val="24"/>
          <w:szCs w:val="24"/>
        </w:rPr>
      </w:pPr>
    </w:p>
    <w:p w14:paraId="34E464E7" w14:textId="2A11E7FC" w:rsidR="00993F13" w:rsidRPr="00B35BCF" w:rsidRDefault="00993F13" w:rsidP="00993F13">
      <w:pPr>
        <w:jc w:val="both"/>
        <w:rPr>
          <w:sz w:val="24"/>
          <w:szCs w:val="24"/>
        </w:rPr>
      </w:pPr>
      <w:r w:rsidRPr="00B35BCF">
        <w:rPr>
          <w:sz w:val="24"/>
          <w:szCs w:val="24"/>
        </w:rPr>
        <w:t xml:space="preserve">Should there be any doubt in your mind, you should discuss the matter with your manager and/or </w:t>
      </w:r>
      <w:r w:rsidR="00B965B4">
        <w:rPr>
          <w:rFonts w:eastAsia="Times New Roman"/>
          <w:spacing w:val="-5"/>
          <w:sz w:val="24"/>
          <w:szCs w:val="24"/>
        </w:rPr>
        <w:t>the management</w:t>
      </w:r>
      <w:r w:rsidR="00B965B4" w:rsidRPr="00B35BCF">
        <w:rPr>
          <w:rFonts w:eastAsia="Times New Roman"/>
          <w:spacing w:val="-5"/>
          <w:sz w:val="24"/>
          <w:szCs w:val="24"/>
        </w:rPr>
        <w:t xml:space="preserve"> </w:t>
      </w:r>
      <w:r w:rsidRPr="00B35BCF">
        <w:rPr>
          <w:sz w:val="24"/>
          <w:szCs w:val="24"/>
        </w:rPr>
        <w:t>and obtain written approval from Company to participate in the questioned activity. Failure to notify Company in writing and receive written approval may result in disciplinary action up to and including termination of employment.</w:t>
      </w:r>
    </w:p>
    <w:p w14:paraId="7EA0C467" w14:textId="77777777" w:rsidR="00133BF9" w:rsidRPr="00B35BCF" w:rsidRDefault="00133BF9" w:rsidP="00993F13">
      <w:pPr>
        <w:jc w:val="both"/>
        <w:rPr>
          <w:sz w:val="24"/>
          <w:szCs w:val="24"/>
        </w:rPr>
      </w:pPr>
    </w:p>
    <w:p w14:paraId="38FFCF94" w14:textId="5B1B5213" w:rsidR="00993F13" w:rsidRPr="00B35BCF" w:rsidRDefault="00993F13" w:rsidP="00993F13">
      <w:pPr>
        <w:jc w:val="both"/>
        <w:rPr>
          <w:sz w:val="24"/>
          <w:szCs w:val="24"/>
        </w:rPr>
      </w:pPr>
      <w:r w:rsidRPr="00B35BCF">
        <w:rPr>
          <w:sz w:val="24"/>
          <w:szCs w:val="24"/>
        </w:rPr>
        <w:t>All employees are under a continuing obligation to make full disclosure to their manager of all situations involving either actual or potential conflicts of interest immediately and whenever such situations arise. An employee may be discharged for having engaged in conduct, which constitutes a conflict, or for failing to promptly disclose a situation involving an actual or potential conflict of interest.</w:t>
      </w:r>
    </w:p>
    <w:p w14:paraId="4F4BB44D" w14:textId="77777777" w:rsidR="00993F13" w:rsidRPr="00B35BCF" w:rsidRDefault="00993F13" w:rsidP="007A2E7D"/>
    <w:p w14:paraId="6BACE00D" w14:textId="77777777" w:rsidR="00573406" w:rsidRPr="00B35BCF" w:rsidRDefault="00573406" w:rsidP="007A2E7D">
      <w:pPr>
        <w:pStyle w:val="2"/>
        <w:pBdr>
          <w:bottom w:val="single" w:sz="6" w:space="1" w:color="auto"/>
        </w:pBdr>
        <w:rPr>
          <w:lang w:eastAsia="ko-KR"/>
        </w:rPr>
      </w:pPr>
      <w:bookmarkStart w:id="132" w:name="_Toc157012221"/>
      <w:bookmarkStart w:id="133" w:name="_Toc414625047"/>
      <w:r w:rsidRPr="00B35BCF">
        <w:rPr>
          <w:lang w:eastAsia="ko-KR"/>
        </w:rPr>
        <w:lastRenderedPageBreak/>
        <w:t>Outside Employment Policy</w:t>
      </w:r>
      <w:bookmarkEnd w:id="132"/>
    </w:p>
    <w:p w14:paraId="4FAA074C" w14:textId="7B435B0F" w:rsidR="00B616F4" w:rsidRPr="00B35BCF" w:rsidRDefault="00B616F4" w:rsidP="00B616F4">
      <w:pPr>
        <w:jc w:val="both"/>
        <w:rPr>
          <w:bCs/>
          <w:sz w:val="24"/>
          <w:szCs w:val="24"/>
        </w:rPr>
      </w:pPr>
      <w:r w:rsidRPr="00B35BCF">
        <w:rPr>
          <w:sz w:val="24"/>
          <w:szCs w:val="24"/>
        </w:rPr>
        <w:t>Outside business activities and employment are discouraged for full-time employees. However, you may engage in outside employment during the time other than regular working hours, provided that such employment does not, in any way, use your position or relationship at Company</w:t>
      </w:r>
      <w:r w:rsidRPr="00B35BCF" w:rsidDel="00463CED">
        <w:rPr>
          <w:b/>
          <w:bCs/>
          <w:sz w:val="24"/>
          <w:szCs w:val="24"/>
        </w:rPr>
        <w:t xml:space="preserve"> </w:t>
      </w:r>
      <w:r w:rsidRPr="00B35BCF">
        <w:rPr>
          <w:sz w:val="24"/>
          <w:szCs w:val="24"/>
        </w:rPr>
        <w:t>or affect your work.  This includes any work relationship such as employment, consulting, accepting payment from any company that does business with or is a competitor of Company</w:t>
      </w:r>
      <w:r w:rsidR="00561CCC" w:rsidRPr="00B35BCF">
        <w:rPr>
          <w:sz w:val="24"/>
          <w:szCs w:val="24"/>
        </w:rPr>
        <w:t>,</w:t>
      </w:r>
      <w:r w:rsidRPr="00B35BCF" w:rsidDel="00463CED">
        <w:rPr>
          <w:b/>
          <w:bCs/>
          <w:sz w:val="24"/>
          <w:szCs w:val="24"/>
        </w:rPr>
        <w:t xml:space="preserve"> </w:t>
      </w:r>
      <w:r w:rsidRPr="00B35BCF">
        <w:rPr>
          <w:sz w:val="24"/>
          <w:szCs w:val="24"/>
        </w:rPr>
        <w:t>or engaging in any financial, business</w:t>
      </w:r>
      <w:r w:rsidR="00561CCC" w:rsidRPr="00B35BCF">
        <w:rPr>
          <w:sz w:val="24"/>
          <w:szCs w:val="24"/>
        </w:rPr>
        <w:t>,</w:t>
      </w:r>
      <w:r w:rsidRPr="00B35BCF">
        <w:rPr>
          <w:sz w:val="24"/>
          <w:szCs w:val="24"/>
        </w:rPr>
        <w:t xml:space="preserve"> or other relationships with present or potential suppliers, contractors, agents, competitors</w:t>
      </w:r>
      <w:r w:rsidR="00561CCC" w:rsidRPr="00B35BCF">
        <w:rPr>
          <w:sz w:val="24"/>
          <w:szCs w:val="24"/>
        </w:rPr>
        <w:t>,</w:t>
      </w:r>
      <w:r w:rsidRPr="00B35BCF">
        <w:rPr>
          <w:sz w:val="24"/>
          <w:szCs w:val="24"/>
        </w:rPr>
        <w:t xml:space="preserve"> or customers of Company</w:t>
      </w:r>
      <w:r w:rsidRPr="00B35BCF">
        <w:rPr>
          <w:bCs/>
          <w:sz w:val="24"/>
          <w:szCs w:val="24"/>
        </w:rPr>
        <w:t>.</w:t>
      </w:r>
    </w:p>
    <w:p w14:paraId="48E6C2FA" w14:textId="77777777" w:rsidR="00B616F4" w:rsidRPr="00B35BCF" w:rsidRDefault="00B616F4" w:rsidP="00B616F4">
      <w:pPr>
        <w:jc w:val="both"/>
        <w:rPr>
          <w:b/>
          <w:sz w:val="24"/>
          <w:szCs w:val="24"/>
        </w:rPr>
      </w:pPr>
    </w:p>
    <w:p w14:paraId="57D2DEE4" w14:textId="08996D62" w:rsidR="00B616F4" w:rsidRPr="00B35BCF" w:rsidRDefault="00B616F4" w:rsidP="00B616F4">
      <w:pPr>
        <w:jc w:val="both"/>
        <w:rPr>
          <w:sz w:val="24"/>
          <w:szCs w:val="24"/>
        </w:rPr>
      </w:pPr>
      <w:r w:rsidRPr="00B35BCF">
        <w:rPr>
          <w:sz w:val="24"/>
          <w:szCs w:val="24"/>
        </w:rPr>
        <w:t>We ask that you discuss any prospective outside employment with your manager to ensure that there will not be any conflict. Submit the details in writing and receive approval from Company.  If your outside work may use your position or relationships at Company</w:t>
      </w:r>
      <w:r w:rsidRPr="00B35BCF" w:rsidDel="00A00C6A">
        <w:rPr>
          <w:b/>
          <w:bCs/>
          <w:sz w:val="24"/>
          <w:szCs w:val="24"/>
        </w:rPr>
        <w:t xml:space="preserve"> </w:t>
      </w:r>
      <w:r w:rsidRPr="00B35BCF">
        <w:rPr>
          <w:sz w:val="24"/>
          <w:szCs w:val="24"/>
        </w:rPr>
        <w:t>or affect your work, Company</w:t>
      </w:r>
      <w:r w:rsidRPr="00B35BCF" w:rsidDel="00A00C6A">
        <w:rPr>
          <w:b/>
          <w:bCs/>
          <w:sz w:val="24"/>
          <w:szCs w:val="24"/>
        </w:rPr>
        <w:t xml:space="preserve"> </w:t>
      </w:r>
      <w:r w:rsidRPr="00B35BCF">
        <w:rPr>
          <w:sz w:val="24"/>
          <w:szCs w:val="24"/>
        </w:rPr>
        <w:t>will disapprove your request.  If you failed to get Company</w:t>
      </w:r>
      <w:r w:rsidRPr="00B35BCF" w:rsidDel="00A00C6A">
        <w:rPr>
          <w:b/>
          <w:bCs/>
          <w:sz w:val="24"/>
          <w:szCs w:val="24"/>
        </w:rPr>
        <w:t xml:space="preserve"> </w:t>
      </w:r>
      <w:r w:rsidRPr="00B35BCF">
        <w:rPr>
          <w:sz w:val="24"/>
          <w:szCs w:val="24"/>
        </w:rPr>
        <w:t>approval and are found in violation of this policy, you are subject to termination.</w:t>
      </w:r>
    </w:p>
    <w:p w14:paraId="1B0CCA35" w14:textId="77777777" w:rsidR="00573406" w:rsidRPr="006C3BD2" w:rsidRDefault="00573406" w:rsidP="00573406">
      <w:pPr>
        <w:rPr>
          <w:sz w:val="24"/>
          <w:szCs w:val="24"/>
          <w:lang w:eastAsia="ko-KR"/>
        </w:rPr>
      </w:pPr>
    </w:p>
    <w:p w14:paraId="54B61723" w14:textId="5F4C7BB4" w:rsidR="006448A2" w:rsidRPr="00B35BCF" w:rsidRDefault="00912DC0" w:rsidP="007A2E7D">
      <w:pPr>
        <w:pStyle w:val="2"/>
        <w:pBdr>
          <w:bottom w:val="single" w:sz="6" w:space="1" w:color="auto"/>
        </w:pBdr>
        <w:rPr>
          <w:lang w:eastAsia="ko-KR"/>
        </w:rPr>
      </w:pPr>
      <w:bookmarkStart w:id="134" w:name="_Toc157012222"/>
      <w:r w:rsidRPr="00B35BCF">
        <w:rPr>
          <w:lang w:eastAsia="ko-KR"/>
        </w:rPr>
        <w:t>Complaint and Problem Procedure</w:t>
      </w:r>
      <w:bookmarkEnd w:id="133"/>
      <w:bookmarkEnd w:id="134"/>
    </w:p>
    <w:p w14:paraId="06131ED7" w14:textId="2C8A9569" w:rsidR="00B616F4" w:rsidRPr="00B35BCF" w:rsidRDefault="00B616F4" w:rsidP="00C7049D">
      <w:pPr>
        <w:jc w:val="both"/>
        <w:rPr>
          <w:sz w:val="24"/>
          <w:szCs w:val="24"/>
        </w:rPr>
      </w:pPr>
      <w:bookmarkStart w:id="135" w:name="_Toc414625048"/>
      <w:r w:rsidRPr="00B35BCF">
        <w:rPr>
          <w:sz w:val="24"/>
          <w:szCs w:val="24"/>
        </w:rPr>
        <w:t>One of the primary goals of</w:t>
      </w:r>
      <w:r w:rsidR="000818EF" w:rsidRPr="00B35BCF">
        <w:rPr>
          <w:sz w:val="24"/>
          <w:szCs w:val="24"/>
        </w:rPr>
        <w:t xml:space="preserve"> </w:t>
      </w:r>
      <w:r w:rsidRPr="00B35BCF">
        <w:rPr>
          <w:sz w:val="24"/>
          <w:szCs w:val="24"/>
        </w:rPr>
        <w:t>Company</w:t>
      </w:r>
      <w:r w:rsidRPr="00B35BCF" w:rsidDel="00A00C6A">
        <w:rPr>
          <w:sz w:val="24"/>
          <w:szCs w:val="24"/>
        </w:rPr>
        <w:t xml:space="preserve"> </w:t>
      </w:r>
      <w:r w:rsidRPr="00B35BCF">
        <w:rPr>
          <w:sz w:val="24"/>
          <w:szCs w:val="24"/>
        </w:rPr>
        <w:t>is job satisfaction of all of its employees. Each of its personnel policies was formulated with this objective in mind. Nonetheless, Company</w:t>
      </w:r>
      <w:r w:rsidRPr="00B35BCF" w:rsidDel="00A00C6A">
        <w:rPr>
          <w:sz w:val="24"/>
          <w:szCs w:val="24"/>
        </w:rPr>
        <w:t xml:space="preserve"> </w:t>
      </w:r>
      <w:r w:rsidRPr="00B35BCF">
        <w:rPr>
          <w:sz w:val="24"/>
          <w:szCs w:val="24"/>
        </w:rPr>
        <w:t>recognizes that problems can and do arise in any operation.</w:t>
      </w:r>
    </w:p>
    <w:p w14:paraId="51A8E3C6" w14:textId="7ACDA679" w:rsidR="000A08AD" w:rsidRPr="00B35BCF" w:rsidRDefault="000A08AD" w:rsidP="00C7049D">
      <w:pPr>
        <w:jc w:val="both"/>
        <w:rPr>
          <w:sz w:val="24"/>
          <w:szCs w:val="24"/>
        </w:rPr>
      </w:pPr>
    </w:p>
    <w:p w14:paraId="6800C400" w14:textId="576E7AE7" w:rsidR="00B616F4" w:rsidRPr="00B35BCF" w:rsidRDefault="00B616F4" w:rsidP="00C7049D">
      <w:pPr>
        <w:jc w:val="both"/>
        <w:rPr>
          <w:sz w:val="24"/>
          <w:szCs w:val="24"/>
        </w:rPr>
      </w:pPr>
      <w:r w:rsidRPr="00B35BCF">
        <w:rPr>
          <w:sz w:val="24"/>
          <w:szCs w:val="24"/>
        </w:rPr>
        <w:t>Employees who have a job-related issue, question, or complaint should first discuss it with their immediate manager. If the issue cannot be resolved at this level, Company</w:t>
      </w:r>
      <w:r w:rsidRPr="00B35BCF" w:rsidDel="00A00C6A">
        <w:rPr>
          <w:b/>
          <w:sz w:val="24"/>
          <w:szCs w:val="24"/>
        </w:rPr>
        <w:t xml:space="preserve"> </w:t>
      </w:r>
      <w:r w:rsidRPr="00B35BCF">
        <w:rPr>
          <w:sz w:val="24"/>
          <w:szCs w:val="24"/>
        </w:rPr>
        <w:t xml:space="preserve">encourages employees to </w:t>
      </w:r>
      <w:r w:rsidR="00BC637A" w:rsidRPr="00B35BCF">
        <w:rPr>
          <w:sz w:val="24"/>
          <w:szCs w:val="24"/>
        </w:rPr>
        <w:t xml:space="preserve">contact </w:t>
      </w:r>
      <w:r w:rsidR="003A6941" w:rsidRPr="003A6941">
        <w:rPr>
          <w:sz w:val="24"/>
          <w:szCs w:val="24"/>
        </w:rPr>
        <w:t>the Director</w:t>
      </w:r>
      <w:r w:rsidR="00875E30" w:rsidRPr="00B35BCF">
        <w:rPr>
          <w:sz w:val="24"/>
          <w:szCs w:val="24"/>
          <w:lang w:eastAsia="ko-KR"/>
        </w:rPr>
        <w:t>.</w:t>
      </w:r>
    </w:p>
    <w:p w14:paraId="006C1868" w14:textId="77777777" w:rsidR="00B616F4" w:rsidRPr="00B35BCF" w:rsidRDefault="00B616F4" w:rsidP="00C7049D">
      <w:pPr>
        <w:jc w:val="both"/>
        <w:rPr>
          <w:sz w:val="24"/>
          <w:szCs w:val="24"/>
        </w:rPr>
      </w:pPr>
    </w:p>
    <w:p w14:paraId="34147845" w14:textId="23681DA9" w:rsidR="00B616F4" w:rsidRPr="00B35BCF" w:rsidRDefault="00B616F4" w:rsidP="00C7049D">
      <w:pPr>
        <w:jc w:val="both"/>
        <w:rPr>
          <w:sz w:val="24"/>
          <w:szCs w:val="24"/>
        </w:rPr>
      </w:pPr>
      <w:r w:rsidRPr="00B35BCF">
        <w:rPr>
          <w:sz w:val="24"/>
          <w:szCs w:val="24"/>
        </w:rPr>
        <w:t xml:space="preserve">All complaints must be presented within ten (10) working days of the date when you </w:t>
      </w:r>
      <w:r w:rsidR="00561CCC" w:rsidRPr="00B35BCF">
        <w:rPr>
          <w:sz w:val="24"/>
          <w:szCs w:val="24"/>
        </w:rPr>
        <w:t xml:space="preserve">know </w:t>
      </w:r>
      <w:r w:rsidRPr="00B35BCF">
        <w:rPr>
          <w:sz w:val="24"/>
          <w:szCs w:val="24"/>
        </w:rPr>
        <w:t>the grounds for it.  There is no time limitation on the presentation of problems.</w:t>
      </w:r>
    </w:p>
    <w:p w14:paraId="6C46902B" w14:textId="766D5B8F" w:rsidR="00044D5F" w:rsidRPr="00B35BCF" w:rsidRDefault="00044D5F" w:rsidP="00C7049D">
      <w:pPr>
        <w:jc w:val="both"/>
        <w:rPr>
          <w:sz w:val="24"/>
          <w:szCs w:val="24"/>
        </w:rPr>
      </w:pPr>
    </w:p>
    <w:p w14:paraId="69FAC38E" w14:textId="6E9475EE" w:rsidR="00044D5F" w:rsidRPr="00B35BCF" w:rsidRDefault="00044D5F" w:rsidP="00044D5F">
      <w:pPr>
        <w:jc w:val="both"/>
        <w:rPr>
          <w:noProof/>
          <w:sz w:val="24"/>
          <w:szCs w:val="24"/>
        </w:rPr>
      </w:pPr>
      <w:r w:rsidRPr="00B35BCF">
        <w:rPr>
          <w:noProof/>
          <w:sz w:val="24"/>
          <w:szCs w:val="24"/>
        </w:rPr>
        <w:t xml:space="preserve">Employees who believe that they have been the victim of conduct prohibited by Company’s Harassment policy, including harassment, discrimination, or retaliation, </w:t>
      </w:r>
      <w:r w:rsidR="00C01BF5" w:rsidRPr="00B35BCF">
        <w:rPr>
          <w:noProof/>
          <w:sz w:val="24"/>
          <w:szCs w:val="24"/>
        </w:rPr>
        <w:t xml:space="preserve">or who believe that they have witnessed such conduct </w:t>
      </w:r>
      <w:r w:rsidRPr="00B35BCF">
        <w:rPr>
          <w:noProof/>
          <w:sz w:val="24"/>
          <w:szCs w:val="24"/>
        </w:rPr>
        <w:t>should follow the Complaint Process of the Harassment policy in page 1</w:t>
      </w:r>
      <w:r w:rsidR="00600C03" w:rsidRPr="00B35BCF">
        <w:rPr>
          <w:noProof/>
          <w:sz w:val="24"/>
          <w:szCs w:val="24"/>
        </w:rPr>
        <w:t>9</w:t>
      </w:r>
      <w:r w:rsidRPr="00B35BCF">
        <w:rPr>
          <w:noProof/>
          <w:sz w:val="24"/>
          <w:szCs w:val="24"/>
        </w:rPr>
        <w:t xml:space="preserve"> and </w:t>
      </w:r>
      <w:r w:rsidR="00600C03" w:rsidRPr="00B35BCF">
        <w:rPr>
          <w:noProof/>
          <w:sz w:val="24"/>
          <w:szCs w:val="24"/>
        </w:rPr>
        <w:t>20</w:t>
      </w:r>
      <w:r w:rsidRPr="00B35BCF">
        <w:rPr>
          <w:noProof/>
          <w:sz w:val="24"/>
          <w:szCs w:val="24"/>
        </w:rPr>
        <w:t xml:space="preserve"> of this Handbook. </w:t>
      </w:r>
    </w:p>
    <w:p w14:paraId="27082D12" w14:textId="6F15D77D" w:rsidR="00044D5F" w:rsidRPr="00B35BCF" w:rsidRDefault="00044D5F" w:rsidP="00044D5F">
      <w:pPr>
        <w:jc w:val="both"/>
        <w:rPr>
          <w:noProof/>
          <w:sz w:val="24"/>
          <w:szCs w:val="24"/>
        </w:rPr>
      </w:pPr>
    </w:p>
    <w:p w14:paraId="566BC35E" w14:textId="77777777" w:rsidR="00875E30" w:rsidRPr="00B35BCF" w:rsidRDefault="00875E30" w:rsidP="00CA69B1">
      <w:pPr>
        <w:jc w:val="both"/>
        <w:rPr>
          <w:sz w:val="24"/>
          <w:szCs w:val="24"/>
        </w:rPr>
      </w:pPr>
      <w:r w:rsidRPr="00B35BCF">
        <w:rPr>
          <w:sz w:val="24"/>
          <w:szCs w:val="24"/>
        </w:rPr>
        <w:t xml:space="preserve">Confidentiality will be maintained throughout the investigatory process to the extent consistent with adequate investigation and appropriate corrective action. </w:t>
      </w:r>
    </w:p>
    <w:bookmarkEnd w:id="135"/>
    <w:p w14:paraId="7FDE3DD9" w14:textId="0D29DE49" w:rsidR="00BE62CF" w:rsidRPr="006C3BD2" w:rsidRDefault="00BE62CF" w:rsidP="007A2E7D">
      <w:pPr>
        <w:rPr>
          <w:sz w:val="24"/>
          <w:szCs w:val="24"/>
        </w:rPr>
      </w:pPr>
    </w:p>
    <w:p w14:paraId="0BF7A785" w14:textId="2DC8942B" w:rsidR="009B6E1E" w:rsidRPr="00B35BCF" w:rsidRDefault="0003230C" w:rsidP="007A2E7D">
      <w:pPr>
        <w:pStyle w:val="2"/>
        <w:pBdr>
          <w:bottom w:val="single" w:sz="6" w:space="1" w:color="auto"/>
        </w:pBdr>
        <w:rPr>
          <w:lang w:eastAsia="ko-KR"/>
        </w:rPr>
      </w:pPr>
      <w:bookmarkStart w:id="136" w:name="_Toc414625051"/>
      <w:bookmarkStart w:id="137" w:name="_Toc157012223"/>
      <w:r w:rsidRPr="00B35BCF">
        <w:rPr>
          <w:lang w:eastAsia="ko-KR"/>
        </w:rPr>
        <w:t>Corrective Procedure</w:t>
      </w:r>
      <w:bookmarkEnd w:id="136"/>
      <w:bookmarkEnd w:id="137"/>
    </w:p>
    <w:p w14:paraId="0939D6B1" w14:textId="464DB496" w:rsidR="00B616F4" w:rsidRPr="00B35BCF" w:rsidRDefault="00B616F4" w:rsidP="00B616F4">
      <w:pPr>
        <w:jc w:val="both"/>
        <w:rPr>
          <w:sz w:val="24"/>
          <w:szCs w:val="24"/>
        </w:rPr>
      </w:pPr>
      <w:r w:rsidRPr="00B35BCF">
        <w:rPr>
          <w:sz w:val="24"/>
          <w:szCs w:val="24"/>
        </w:rPr>
        <w:t>Company</w:t>
      </w:r>
      <w:r w:rsidRPr="00B35BCF" w:rsidDel="00A00C6A">
        <w:rPr>
          <w:b/>
          <w:sz w:val="24"/>
          <w:szCs w:val="24"/>
        </w:rPr>
        <w:t xml:space="preserve"> </w:t>
      </w:r>
      <w:r w:rsidRPr="00B35BCF">
        <w:rPr>
          <w:sz w:val="24"/>
          <w:szCs w:val="24"/>
        </w:rPr>
        <w:t xml:space="preserve">believes in allowing </w:t>
      </w:r>
      <w:r w:rsidR="00561CCC" w:rsidRPr="00B35BCF">
        <w:rPr>
          <w:sz w:val="24"/>
          <w:szCs w:val="24"/>
        </w:rPr>
        <w:t xml:space="preserve">its </w:t>
      </w:r>
      <w:r w:rsidRPr="00B35BCF">
        <w:rPr>
          <w:sz w:val="24"/>
          <w:szCs w:val="24"/>
        </w:rPr>
        <w:t>employees to correct any behavior that may be deemed inappropriate per Company policies. When that behavior does not lead to immediate dismissal Company</w:t>
      </w:r>
      <w:r w:rsidRPr="00B35BCF" w:rsidDel="00A00C6A">
        <w:rPr>
          <w:b/>
          <w:sz w:val="24"/>
          <w:szCs w:val="24"/>
        </w:rPr>
        <w:t xml:space="preserve"> </w:t>
      </w:r>
      <w:r w:rsidRPr="00B35BCF">
        <w:rPr>
          <w:sz w:val="24"/>
          <w:szCs w:val="24"/>
        </w:rPr>
        <w:t>will employ a progressive disciplinary system.</w:t>
      </w:r>
    </w:p>
    <w:p w14:paraId="0AEE0C76" w14:textId="77777777" w:rsidR="00B616F4" w:rsidRPr="00B35BCF" w:rsidRDefault="00B616F4" w:rsidP="00B616F4">
      <w:pPr>
        <w:jc w:val="both"/>
        <w:rPr>
          <w:sz w:val="24"/>
          <w:szCs w:val="24"/>
        </w:rPr>
      </w:pPr>
    </w:p>
    <w:p w14:paraId="50766822" w14:textId="77777777" w:rsidR="007149F1" w:rsidRPr="00B35BCF" w:rsidRDefault="0003230C" w:rsidP="00723871">
      <w:pPr>
        <w:jc w:val="both"/>
        <w:rPr>
          <w:sz w:val="24"/>
          <w:szCs w:val="24"/>
        </w:rPr>
      </w:pPr>
      <w:r w:rsidRPr="00B35BCF">
        <w:rPr>
          <w:sz w:val="24"/>
          <w:szCs w:val="24"/>
        </w:rPr>
        <w:t>That system will be as follows:</w:t>
      </w:r>
    </w:p>
    <w:p w14:paraId="6985D1F1" w14:textId="77777777" w:rsidR="007149F1" w:rsidRPr="00B35BCF" w:rsidRDefault="007149F1" w:rsidP="00723871">
      <w:pPr>
        <w:jc w:val="both"/>
        <w:rPr>
          <w:sz w:val="24"/>
          <w:szCs w:val="24"/>
        </w:rPr>
      </w:pPr>
      <w:r w:rsidRPr="00B35BCF">
        <w:rPr>
          <w:sz w:val="24"/>
          <w:szCs w:val="24"/>
        </w:rPr>
        <w:tab/>
      </w:r>
    </w:p>
    <w:p w14:paraId="4DD3F27A" w14:textId="0B7E47A4" w:rsidR="0019733D" w:rsidRPr="00B35BCF" w:rsidRDefault="007149F1" w:rsidP="00723871">
      <w:pPr>
        <w:jc w:val="both"/>
        <w:rPr>
          <w:sz w:val="24"/>
          <w:szCs w:val="24"/>
        </w:rPr>
      </w:pPr>
      <w:r w:rsidRPr="00B35BCF">
        <w:rPr>
          <w:sz w:val="24"/>
          <w:szCs w:val="24"/>
        </w:rPr>
        <w:tab/>
      </w:r>
      <w:r w:rsidR="0003230C" w:rsidRPr="00B35BCF">
        <w:rPr>
          <w:sz w:val="24"/>
          <w:szCs w:val="24"/>
        </w:rPr>
        <w:t>1st</w:t>
      </w:r>
      <w:r w:rsidR="00F52B11" w:rsidRPr="00B35BCF">
        <w:rPr>
          <w:sz w:val="24"/>
          <w:szCs w:val="24"/>
        </w:rPr>
        <w:tab/>
      </w:r>
      <w:r w:rsidR="0003230C" w:rsidRPr="00B35BCF">
        <w:rPr>
          <w:sz w:val="24"/>
          <w:szCs w:val="24"/>
        </w:rPr>
        <w:t>Offen</w:t>
      </w:r>
      <w:r w:rsidR="00875E30" w:rsidRPr="00B35BCF">
        <w:rPr>
          <w:sz w:val="24"/>
          <w:szCs w:val="24"/>
        </w:rPr>
        <w:t>s</w:t>
      </w:r>
      <w:r w:rsidR="0003230C" w:rsidRPr="00B35BCF">
        <w:rPr>
          <w:sz w:val="24"/>
          <w:szCs w:val="24"/>
        </w:rPr>
        <w:t xml:space="preserve">e </w:t>
      </w:r>
      <w:r w:rsidR="003A6455" w:rsidRPr="00B35BCF">
        <w:rPr>
          <w:sz w:val="24"/>
          <w:szCs w:val="24"/>
        </w:rPr>
        <w:t xml:space="preserve">- </w:t>
      </w:r>
      <w:r w:rsidR="0003230C" w:rsidRPr="00B35BCF">
        <w:rPr>
          <w:sz w:val="24"/>
          <w:szCs w:val="24"/>
        </w:rPr>
        <w:t>Verbal Warning &amp; Documented in a written format</w:t>
      </w:r>
    </w:p>
    <w:p w14:paraId="570A09B0" w14:textId="068F1940" w:rsidR="0019733D" w:rsidRPr="00B35BCF" w:rsidRDefault="0019733D" w:rsidP="00723871">
      <w:pPr>
        <w:jc w:val="both"/>
        <w:rPr>
          <w:sz w:val="24"/>
          <w:szCs w:val="24"/>
        </w:rPr>
      </w:pPr>
      <w:r w:rsidRPr="00B35BCF">
        <w:rPr>
          <w:sz w:val="24"/>
          <w:szCs w:val="24"/>
        </w:rPr>
        <w:tab/>
      </w:r>
      <w:r w:rsidR="0003230C" w:rsidRPr="00B35BCF">
        <w:rPr>
          <w:sz w:val="24"/>
          <w:szCs w:val="24"/>
        </w:rPr>
        <w:t xml:space="preserve">2nd </w:t>
      </w:r>
      <w:r w:rsidR="00F52B11" w:rsidRPr="00B35BCF">
        <w:rPr>
          <w:sz w:val="24"/>
          <w:szCs w:val="24"/>
        </w:rPr>
        <w:tab/>
      </w:r>
      <w:r w:rsidR="0003230C" w:rsidRPr="00B35BCF">
        <w:rPr>
          <w:sz w:val="24"/>
          <w:szCs w:val="24"/>
        </w:rPr>
        <w:t>Offen</w:t>
      </w:r>
      <w:r w:rsidR="00875E30" w:rsidRPr="00B35BCF">
        <w:rPr>
          <w:sz w:val="24"/>
          <w:szCs w:val="24"/>
        </w:rPr>
        <w:t>s</w:t>
      </w:r>
      <w:r w:rsidR="0003230C" w:rsidRPr="00B35BCF">
        <w:rPr>
          <w:sz w:val="24"/>
          <w:szCs w:val="24"/>
        </w:rPr>
        <w:t xml:space="preserve">e </w:t>
      </w:r>
      <w:r w:rsidR="003A6455" w:rsidRPr="00B35BCF">
        <w:rPr>
          <w:sz w:val="24"/>
          <w:szCs w:val="24"/>
        </w:rPr>
        <w:t xml:space="preserve">- </w:t>
      </w:r>
      <w:r w:rsidR="0003230C" w:rsidRPr="00B35BCF">
        <w:rPr>
          <w:sz w:val="24"/>
          <w:szCs w:val="24"/>
        </w:rPr>
        <w:t>Written Warning</w:t>
      </w:r>
    </w:p>
    <w:p w14:paraId="4035B7AC" w14:textId="3AC86858" w:rsidR="006F7293" w:rsidRPr="00B35BCF" w:rsidRDefault="0019733D" w:rsidP="00954615">
      <w:pPr>
        <w:jc w:val="both"/>
      </w:pPr>
      <w:r w:rsidRPr="00B35BCF">
        <w:rPr>
          <w:sz w:val="24"/>
          <w:szCs w:val="24"/>
        </w:rPr>
        <w:tab/>
      </w:r>
      <w:r w:rsidR="0003230C" w:rsidRPr="00B35BCF">
        <w:rPr>
          <w:sz w:val="24"/>
          <w:szCs w:val="24"/>
        </w:rPr>
        <w:t xml:space="preserve">3rd </w:t>
      </w:r>
      <w:r w:rsidR="00F52B11" w:rsidRPr="00B35BCF">
        <w:rPr>
          <w:sz w:val="24"/>
          <w:szCs w:val="24"/>
        </w:rPr>
        <w:tab/>
      </w:r>
      <w:r w:rsidR="00CD5BF8" w:rsidRPr="00B35BCF">
        <w:rPr>
          <w:sz w:val="24"/>
          <w:szCs w:val="24"/>
        </w:rPr>
        <w:t>Offen</w:t>
      </w:r>
      <w:r w:rsidR="00875E30" w:rsidRPr="00B35BCF">
        <w:rPr>
          <w:sz w:val="24"/>
          <w:szCs w:val="24"/>
        </w:rPr>
        <w:t>s</w:t>
      </w:r>
      <w:r w:rsidR="00CD5BF8" w:rsidRPr="00B35BCF">
        <w:rPr>
          <w:sz w:val="24"/>
          <w:szCs w:val="24"/>
        </w:rPr>
        <w:t>e - Suspension and /or Termination</w:t>
      </w:r>
      <w:r w:rsidR="00CD5BF8" w:rsidRPr="00B35BCF" w:rsidDel="00EE0519">
        <w:rPr>
          <w:sz w:val="24"/>
          <w:szCs w:val="24"/>
        </w:rPr>
        <w:t xml:space="preserve"> </w:t>
      </w:r>
    </w:p>
    <w:p w14:paraId="5150F7FE" w14:textId="14DA213B" w:rsidR="006F7293" w:rsidRPr="00B35BCF" w:rsidRDefault="0003230C" w:rsidP="007A2E7D">
      <w:pPr>
        <w:pStyle w:val="2"/>
        <w:pBdr>
          <w:bottom w:val="single" w:sz="6" w:space="1" w:color="auto"/>
        </w:pBdr>
      </w:pPr>
      <w:bookmarkStart w:id="138" w:name="_Toc414625052"/>
      <w:bookmarkStart w:id="139" w:name="_Toc157012224"/>
      <w:r w:rsidRPr="00B35BCF">
        <w:lastRenderedPageBreak/>
        <w:t>Crisis Suspension</w:t>
      </w:r>
      <w:bookmarkEnd w:id="138"/>
      <w:bookmarkEnd w:id="139"/>
    </w:p>
    <w:p w14:paraId="1F96D86C" w14:textId="032ADA79" w:rsidR="00B616F4" w:rsidRPr="00B35BCF" w:rsidRDefault="00B616F4" w:rsidP="00B616F4">
      <w:pPr>
        <w:jc w:val="both"/>
        <w:rPr>
          <w:sz w:val="24"/>
          <w:szCs w:val="24"/>
        </w:rPr>
      </w:pPr>
      <w:r w:rsidRPr="00B35BCF">
        <w:rPr>
          <w:sz w:val="24"/>
          <w:szCs w:val="24"/>
        </w:rPr>
        <w:t xml:space="preserve">An employee who commits any serious violation </w:t>
      </w:r>
      <w:r w:rsidR="00BC637A" w:rsidRPr="00B35BCF">
        <w:rPr>
          <w:sz w:val="24"/>
          <w:szCs w:val="24"/>
        </w:rPr>
        <w:t>of Company</w:t>
      </w:r>
      <w:r w:rsidRPr="00B35BCF">
        <w:rPr>
          <w:sz w:val="24"/>
          <w:szCs w:val="24"/>
        </w:rPr>
        <w:t xml:space="preserve"> policies at </w:t>
      </w:r>
      <w:r w:rsidR="00561CCC" w:rsidRPr="00B35BCF">
        <w:rPr>
          <w:sz w:val="24"/>
          <w:szCs w:val="24"/>
        </w:rPr>
        <w:t xml:space="preserve">a </w:t>
      </w:r>
      <w:r w:rsidRPr="00B35BCF">
        <w:rPr>
          <w:sz w:val="24"/>
          <w:szCs w:val="24"/>
        </w:rPr>
        <w:t>minimum</w:t>
      </w:r>
      <w:r w:rsidR="00561CCC" w:rsidRPr="00B35BCF">
        <w:rPr>
          <w:sz w:val="24"/>
          <w:szCs w:val="24"/>
        </w:rPr>
        <w:t>,</w:t>
      </w:r>
      <w:r w:rsidRPr="00B35BCF">
        <w:rPr>
          <w:sz w:val="24"/>
          <w:szCs w:val="24"/>
        </w:rPr>
        <w:t xml:space="preserve"> will be suspended without pay pending an investigation of the situation. Following the investigation, the employee may be terminated without any previous disciplinary action having been taken.</w:t>
      </w:r>
    </w:p>
    <w:p w14:paraId="0E437A4F" w14:textId="77777777" w:rsidR="000B3BD3" w:rsidRPr="00B35BCF" w:rsidRDefault="000B3BD3" w:rsidP="007A2E7D">
      <w:pPr>
        <w:rPr>
          <w:sz w:val="24"/>
          <w:szCs w:val="24"/>
        </w:rPr>
      </w:pPr>
    </w:p>
    <w:p w14:paraId="0FFE894F" w14:textId="39102E3E" w:rsidR="00246948" w:rsidRPr="00B35BCF" w:rsidRDefault="00246948" w:rsidP="00246948">
      <w:pPr>
        <w:pStyle w:val="2"/>
        <w:pBdr>
          <w:bottom w:val="single" w:sz="6" w:space="1" w:color="auto"/>
        </w:pBdr>
      </w:pPr>
      <w:bookmarkStart w:id="140" w:name="_Toc157012225"/>
      <w:r w:rsidRPr="00B35BCF">
        <w:t>Drug-Free Workplace Policy</w:t>
      </w:r>
      <w:bookmarkEnd w:id="140"/>
    </w:p>
    <w:p w14:paraId="35FCC0D4" w14:textId="5820E384" w:rsidR="00B616F4" w:rsidRPr="00B35BCF" w:rsidRDefault="00B616F4" w:rsidP="00875E30">
      <w:pPr>
        <w:jc w:val="both"/>
        <w:rPr>
          <w:sz w:val="24"/>
          <w:szCs w:val="24"/>
        </w:rPr>
      </w:pPr>
      <w:r w:rsidRPr="00B35BCF">
        <w:rPr>
          <w:b/>
          <w:sz w:val="24"/>
          <w:szCs w:val="24"/>
        </w:rPr>
        <w:t>Purpose:</w:t>
      </w:r>
      <w:r w:rsidRPr="00B35BCF">
        <w:rPr>
          <w:sz w:val="24"/>
          <w:szCs w:val="24"/>
        </w:rPr>
        <w:t xml:space="preserve"> Company is committed to a </w:t>
      </w:r>
      <w:r w:rsidR="00561CCC" w:rsidRPr="00B35BCF">
        <w:rPr>
          <w:sz w:val="24"/>
          <w:szCs w:val="24"/>
        </w:rPr>
        <w:t>drug-</w:t>
      </w:r>
      <w:r w:rsidRPr="00B35BCF">
        <w:rPr>
          <w:sz w:val="24"/>
          <w:szCs w:val="24"/>
        </w:rPr>
        <w:t xml:space="preserve">free workplace.  It is the intention of Company to provide a </w:t>
      </w:r>
      <w:r w:rsidR="00561CCC" w:rsidRPr="00B35BCF">
        <w:rPr>
          <w:sz w:val="24"/>
          <w:szCs w:val="24"/>
        </w:rPr>
        <w:t>drug-</w:t>
      </w:r>
      <w:r w:rsidRPr="00B35BCF">
        <w:rPr>
          <w:sz w:val="24"/>
          <w:szCs w:val="24"/>
        </w:rPr>
        <w:t xml:space="preserve">free work environment through establishment of policies for the control of illegal drug use and use of </w:t>
      </w:r>
      <w:r w:rsidR="00875E30" w:rsidRPr="00B35BCF">
        <w:rPr>
          <w:sz w:val="24"/>
          <w:szCs w:val="24"/>
        </w:rPr>
        <w:t>c</w:t>
      </w:r>
      <w:r w:rsidRPr="00B35BCF">
        <w:rPr>
          <w:sz w:val="24"/>
          <w:szCs w:val="24"/>
        </w:rPr>
        <w:t xml:space="preserve">annabis products by its employees. Accordingly, by this policy, Company intends to establish guidelines against </w:t>
      </w:r>
      <w:r w:rsidR="00875E30" w:rsidRPr="00B35BCF">
        <w:rPr>
          <w:sz w:val="24"/>
          <w:szCs w:val="24"/>
        </w:rPr>
        <w:t>a</w:t>
      </w:r>
      <w:r w:rsidRPr="00B35BCF">
        <w:rPr>
          <w:sz w:val="24"/>
          <w:szCs w:val="24"/>
        </w:rPr>
        <w:t xml:space="preserve">lcohol and </w:t>
      </w:r>
      <w:r w:rsidR="00875E30" w:rsidRPr="00B35BCF">
        <w:rPr>
          <w:sz w:val="24"/>
          <w:szCs w:val="24"/>
        </w:rPr>
        <w:t>s</w:t>
      </w:r>
      <w:r w:rsidRPr="00B35BCF">
        <w:rPr>
          <w:sz w:val="24"/>
          <w:szCs w:val="24"/>
        </w:rPr>
        <w:t xml:space="preserve">ubstance </w:t>
      </w:r>
      <w:r w:rsidR="00875E30" w:rsidRPr="00B35BCF">
        <w:rPr>
          <w:sz w:val="24"/>
          <w:szCs w:val="24"/>
        </w:rPr>
        <w:t>a</w:t>
      </w:r>
      <w:r w:rsidRPr="00B35BCF">
        <w:rPr>
          <w:sz w:val="24"/>
          <w:szCs w:val="24"/>
        </w:rPr>
        <w:t>buse that may negatively affect an employee’s performance or may place at risk any other employee or Company.</w:t>
      </w:r>
    </w:p>
    <w:p w14:paraId="3C7E4B26" w14:textId="77777777" w:rsidR="00B616F4" w:rsidRPr="00B35BCF" w:rsidRDefault="00B616F4" w:rsidP="003C3D6D">
      <w:pPr>
        <w:jc w:val="both"/>
        <w:rPr>
          <w:sz w:val="24"/>
          <w:szCs w:val="24"/>
        </w:rPr>
      </w:pPr>
    </w:p>
    <w:p w14:paraId="5415CB3E" w14:textId="73CDC0D9" w:rsidR="00B616F4" w:rsidRPr="00B35BCF" w:rsidRDefault="00B616F4" w:rsidP="00875E30">
      <w:pPr>
        <w:jc w:val="both"/>
        <w:rPr>
          <w:sz w:val="24"/>
          <w:szCs w:val="24"/>
        </w:rPr>
      </w:pPr>
      <w:r w:rsidRPr="00B35BCF">
        <w:rPr>
          <w:b/>
          <w:sz w:val="24"/>
          <w:szCs w:val="24"/>
        </w:rPr>
        <w:t>Policy:</w:t>
      </w:r>
      <w:r w:rsidRPr="00B35BCF">
        <w:rPr>
          <w:sz w:val="24"/>
          <w:szCs w:val="24"/>
        </w:rPr>
        <w:t xml:space="preserve">  To protect our employees, customers</w:t>
      </w:r>
      <w:r w:rsidR="00561CCC" w:rsidRPr="00B35BCF">
        <w:rPr>
          <w:sz w:val="24"/>
          <w:szCs w:val="24"/>
        </w:rPr>
        <w:t>,</w:t>
      </w:r>
      <w:r w:rsidRPr="00B35BCF">
        <w:rPr>
          <w:sz w:val="24"/>
          <w:szCs w:val="24"/>
        </w:rPr>
        <w:t xml:space="preserve"> and Company against the adverse effects that may result from employee involvement with illegal drugs, controlled substances, </w:t>
      </w:r>
      <w:r w:rsidR="00875E30" w:rsidRPr="00B35BCF">
        <w:rPr>
          <w:sz w:val="24"/>
          <w:szCs w:val="24"/>
        </w:rPr>
        <w:t>c</w:t>
      </w:r>
      <w:r w:rsidRPr="00B35BCF">
        <w:rPr>
          <w:sz w:val="24"/>
          <w:szCs w:val="24"/>
        </w:rPr>
        <w:t>annabis products, or alcohol on the premises, Company will take any action that is morally and legally acceptable to prevent the possession, sale, transfer or use of illegal drugs, controlled substances, or alcohol in the workplace. Company will not tolerate any form of illegal drug use, controlled substances</w:t>
      </w:r>
      <w:r w:rsidR="00561CCC" w:rsidRPr="00B35BCF">
        <w:rPr>
          <w:sz w:val="24"/>
          <w:szCs w:val="24"/>
        </w:rPr>
        <w:t>,</w:t>
      </w:r>
      <w:r w:rsidRPr="00B35BCF">
        <w:rPr>
          <w:sz w:val="24"/>
          <w:szCs w:val="24"/>
        </w:rPr>
        <w:t xml:space="preserve"> including </w:t>
      </w:r>
      <w:r w:rsidR="00875E30" w:rsidRPr="00B35BCF">
        <w:rPr>
          <w:sz w:val="24"/>
          <w:szCs w:val="24"/>
        </w:rPr>
        <w:t>c</w:t>
      </w:r>
      <w:r w:rsidRPr="00B35BCF">
        <w:rPr>
          <w:sz w:val="24"/>
          <w:szCs w:val="24"/>
        </w:rPr>
        <w:t>annabis products, or alcohol use that violates this policy.</w:t>
      </w:r>
    </w:p>
    <w:p w14:paraId="6322EC94" w14:textId="77777777" w:rsidR="00B616F4" w:rsidRPr="00B35BCF" w:rsidRDefault="00B616F4" w:rsidP="003C3D6D">
      <w:pPr>
        <w:jc w:val="both"/>
        <w:rPr>
          <w:sz w:val="24"/>
          <w:szCs w:val="24"/>
        </w:rPr>
      </w:pPr>
    </w:p>
    <w:p w14:paraId="4DDAC88D" w14:textId="00C51174" w:rsidR="00B616F4" w:rsidRPr="00B35BCF" w:rsidRDefault="00B616F4" w:rsidP="003C3D6D">
      <w:pPr>
        <w:jc w:val="both"/>
        <w:rPr>
          <w:sz w:val="24"/>
          <w:szCs w:val="24"/>
        </w:rPr>
      </w:pPr>
      <w:r w:rsidRPr="00B35BCF">
        <w:rPr>
          <w:sz w:val="24"/>
          <w:szCs w:val="24"/>
        </w:rPr>
        <w:t xml:space="preserve">All new employees and rehired employees are required, as a condition of employment, to be free of controlled Substances in their </w:t>
      </w:r>
      <w:r w:rsidR="00561CCC" w:rsidRPr="00B35BCF">
        <w:rPr>
          <w:sz w:val="24"/>
          <w:szCs w:val="24"/>
        </w:rPr>
        <w:t>bodies</w:t>
      </w:r>
      <w:r w:rsidRPr="00B35BCF">
        <w:rPr>
          <w:sz w:val="24"/>
          <w:szCs w:val="24"/>
        </w:rPr>
        <w:t>.</w:t>
      </w:r>
    </w:p>
    <w:p w14:paraId="5D4C9A72" w14:textId="77777777" w:rsidR="00B616F4" w:rsidRPr="00B35BCF" w:rsidRDefault="00B616F4" w:rsidP="003C3D6D">
      <w:pPr>
        <w:jc w:val="both"/>
        <w:rPr>
          <w:sz w:val="24"/>
          <w:szCs w:val="24"/>
        </w:rPr>
      </w:pPr>
    </w:p>
    <w:p w14:paraId="5ECDDD5B" w14:textId="0F6D51D5" w:rsidR="00B616F4" w:rsidRPr="00B35BCF" w:rsidRDefault="00B616F4" w:rsidP="003C3D6D">
      <w:pPr>
        <w:jc w:val="both"/>
        <w:rPr>
          <w:sz w:val="24"/>
          <w:szCs w:val="24"/>
        </w:rPr>
      </w:pPr>
      <w:r w:rsidRPr="00B35BCF">
        <w:rPr>
          <w:sz w:val="24"/>
          <w:szCs w:val="24"/>
        </w:rPr>
        <w:t xml:space="preserve">The use of prescription drugs may produce effects that may interfere with job performance or pose safety risks to co-workers.  Therefore, any employee who is taking prescription medications must contact </w:t>
      </w:r>
      <w:r w:rsidR="003A6941" w:rsidRPr="003A6941">
        <w:rPr>
          <w:sz w:val="24"/>
          <w:szCs w:val="24"/>
        </w:rPr>
        <w:t>the Director</w:t>
      </w:r>
      <w:r w:rsidRPr="00B35BCF">
        <w:rPr>
          <w:sz w:val="24"/>
          <w:szCs w:val="24"/>
        </w:rPr>
        <w:t xml:space="preserve"> for policy requirements.</w:t>
      </w:r>
    </w:p>
    <w:p w14:paraId="1AB1D303" w14:textId="77777777" w:rsidR="00B616F4" w:rsidRPr="00B35BCF" w:rsidRDefault="00B616F4" w:rsidP="003C3D6D">
      <w:pPr>
        <w:jc w:val="both"/>
        <w:rPr>
          <w:sz w:val="24"/>
          <w:szCs w:val="24"/>
        </w:rPr>
      </w:pPr>
    </w:p>
    <w:p w14:paraId="32F8E398" w14:textId="77777777" w:rsidR="00B616F4" w:rsidRPr="00B35BCF" w:rsidRDefault="00B616F4" w:rsidP="003C3D6D">
      <w:pPr>
        <w:jc w:val="both"/>
        <w:rPr>
          <w:sz w:val="24"/>
          <w:szCs w:val="24"/>
        </w:rPr>
      </w:pPr>
      <w:r w:rsidRPr="00B35BCF">
        <w:rPr>
          <w:sz w:val="24"/>
          <w:szCs w:val="24"/>
        </w:rPr>
        <w:t>When an employee is involved in an on-the-job accident, Company reserves the right to require the employee or employees involved to submit to drug, controlled substances, or alcohol testing.</w:t>
      </w:r>
    </w:p>
    <w:p w14:paraId="11401F54" w14:textId="77777777" w:rsidR="00B616F4" w:rsidRPr="00B35BCF" w:rsidRDefault="00B616F4" w:rsidP="003C3D6D">
      <w:pPr>
        <w:jc w:val="both"/>
        <w:rPr>
          <w:sz w:val="24"/>
          <w:szCs w:val="24"/>
        </w:rPr>
      </w:pPr>
    </w:p>
    <w:p w14:paraId="63FE9C93" w14:textId="4C08DE2B" w:rsidR="00B616F4" w:rsidRPr="00B35BCF" w:rsidRDefault="00B616F4" w:rsidP="003C3D6D">
      <w:pPr>
        <w:jc w:val="both"/>
        <w:rPr>
          <w:sz w:val="24"/>
          <w:szCs w:val="24"/>
        </w:rPr>
      </w:pPr>
      <w:r w:rsidRPr="00B35BCF">
        <w:rPr>
          <w:sz w:val="24"/>
          <w:szCs w:val="24"/>
        </w:rPr>
        <w:t xml:space="preserve">Company endorses a </w:t>
      </w:r>
      <w:r w:rsidR="00561CCC" w:rsidRPr="00B35BCF">
        <w:rPr>
          <w:sz w:val="24"/>
          <w:szCs w:val="24"/>
        </w:rPr>
        <w:t>zero-</w:t>
      </w:r>
      <w:r w:rsidRPr="00B35BCF">
        <w:rPr>
          <w:sz w:val="24"/>
          <w:szCs w:val="24"/>
        </w:rPr>
        <w:t xml:space="preserve">tolerance policy.  When alcohol, controlled substances, or drug abuse interferes with the employee’s ability to perform his or her job in </w:t>
      </w:r>
      <w:r w:rsidR="00561CCC" w:rsidRPr="00B35BCF">
        <w:rPr>
          <w:sz w:val="24"/>
          <w:szCs w:val="24"/>
        </w:rPr>
        <w:t xml:space="preserve">a </w:t>
      </w:r>
      <w:r w:rsidRPr="00B35BCF">
        <w:rPr>
          <w:sz w:val="24"/>
          <w:szCs w:val="24"/>
        </w:rPr>
        <w:t>satisfactory and safe manner, the employee may be discharged.</w:t>
      </w:r>
    </w:p>
    <w:p w14:paraId="39C9A30C" w14:textId="77777777" w:rsidR="00B616F4" w:rsidRPr="00B35BCF" w:rsidRDefault="00B616F4" w:rsidP="003C3D6D">
      <w:pPr>
        <w:jc w:val="both"/>
        <w:rPr>
          <w:sz w:val="24"/>
          <w:szCs w:val="24"/>
        </w:rPr>
      </w:pPr>
    </w:p>
    <w:p w14:paraId="0780CF91" w14:textId="37D6FAB6" w:rsidR="00B616F4" w:rsidRDefault="00B616F4" w:rsidP="003C3D6D">
      <w:pPr>
        <w:jc w:val="both"/>
        <w:rPr>
          <w:sz w:val="24"/>
          <w:szCs w:val="24"/>
        </w:rPr>
      </w:pPr>
      <w:r w:rsidRPr="00B35BCF">
        <w:rPr>
          <w:sz w:val="24"/>
          <w:szCs w:val="24"/>
        </w:rPr>
        <w:t>Company’s policy of low tolerance for illegal drug</w:t>
      </w:r>
      <w:r w:rsidR="00561CCC" w:rsidRPr="00B35BCF">
        <w:rPr>
          <w:sz w:val="24"/>
          <w:szCs w:val="24"/>
        </w:rPr>
        <w:t>s</w:t>
      </w:r>
      <w:r w:rsidRPr="00B35BCF">
        <w:rPr>
          <w:sz w:val="24"/>
          <w:szCs w:val="24"/>
        </w:rPr>
        <w:t>, controlled substances, or alcohol use is designed to ensure a safe, drug-free workplace for all employees.</w:t>
      </w:r>
    </w:p>
    <w:p w14:paraId="47FC0BA8" w14:textId="77777777" w:rsidR="00EB2993" w:rsidRPr="00B35BCF" w:rsidRDefault="00EB2993" w:rsidP="003C3D6D">
      <w:pPr>
        <w:jc w:val="both"/>
        <w:rPr>
          <w:sz w:val="24"/>
          <w:szCs w:val="24"/>
        </w:rPr>
      </w:pPr>
    </w:p>
    <w:p w14:paraId="73A796BC" w14:textId="4B060DD1" w:rsidR="00B616F4" w:rsidRDefault="00B616F4" w:rsidP="003C3D6D">
      <w:pPr>
        <w:jc w:val="both"/>
        <w:rPr>
          <w:sz w:val="24"/>
          <w:szCs w:val="24"/>
        </w:rPr>
      </w:pPr>
      <w:r w:rsidRPr="00B35BCF">
        <w:rPr>
          <w:sz w:val="24"/>
          <w:szCs w:val="24"/>
        </w:rPr>
        <w:t xml:space="preserve">Under this </w:t>
      </w:r>
      <w:r w:rsidR="00875E30" w:rsidRPr="00B35BCF">
        <w:rPr>
          <w:sz w:val="24"/>
          <w:szCs w:val="24"/>
        </w:rPr>
        <w:t>p</w:t>
      </w:r>
      <w:r w:rsidRPr="00B35BCF">
        <w:rPr>
          <w:sz w:val="24"/>
          <w:szCs w:val="24"/>
        </w:rPr>
        <w:t xml:space="preserve">olicy and Company’s </w:t>
      </w:r>
      <w:r w:rsidR="00561CCC" w:rsidRPr="00B35BCF">
        <w:rPr>
          <w:sz w:val="24"/>
          <w:szCs w:val="24"/>
        </w:rPr>
        <w:t>Drug-</w:t>
      </w:r>
      <w:r w:rsidRPr="00B35BCF">
        <w:rPr>
          <w:sz w:val="24"/>
          <w:szCs w:val="24"/>
        </w:rPr>
        <w:t>Free Program, conduct set out as follows shall be grounds for corrective action, up to and including termination:</w:t>
      </w:r>
    </w:p>
    <w:p w14:paraId="79C35319" w14:textId="77777777" w:rsidR="006C3BD2" w:rsidRPr="00B35BCF" w:rsidRDefault="006C3BD2" w:rsidP="003C3D6D">
      <w:pPr>
        <w:jc w:val="both"/>
        <w:rPr>
          <w:sz w:val="24"/>
          <w:szCs w:val="24"/>
        </w:rPr>
      </w:pPr>
    </w:p>
    <w:p w14:paraId="054960C6" w14:textId="77777777" w:rsidR="00B616F4" w:rsidRPr="00B35BCF" w:rsidRDefault="00B616F4">
      <w:pPr>
        <w:numPr>
          <w:ilvl w:val="0"/>
          <w:numId w:val="15"/>
        </w:numPr>
        <w:jc w:val="both"/>
        <w:rPr>
          <w:sz w:val="24"/>
          <w:szCs w:val="24"/>
        </w:rPr>
      </w:pPr>
      <w:r w:rsidRPr="00B35BCF">
        <w:rPr>
          <w:sz w:val="24"/>
          <w:szCs w:val="24"/>
        </w:rPr>
        <w:t>An employee who tests positive for illegal drugs shall be terminated pursuant to this policy.</w:t>
      </w:r>
    </w:p>
    <w:p w14:paraId="6B122D1F" w14:textId="77777777" w:rsidR="00B616F4" w:rsidRPr="00B35BCF" w:rsidRDefault="00B616F4">
      <w:pPr>
        <w:numPr>
          <w:ilvl w:val="0"/>
          <w:numId w:val="15"/>
        </w:numPr>
        <w:jc w:val="both"/>
        <w:rPr>
          <w:sz w:val="24"/>
          <w:szCs w:val="24"/>
        </w:rPr>
      </w:pPr>
      <w:r w:rsidRPr="00B35BCF">
        <w:rPr>
          <w:sz w:val="24"/>
          <w:szCs w:val="24"/>
        </w:rPr>
        <w:lastRenderedPageBreak/>
        <w:t>Refusal to submit to physical examinations, including, but not limited to, screening tests for illegal drugs or controlled substances which Company may, from time to time, require pursuant to this program shall be terminated.</w:t>
      </w:r>
    </w:p>
    <w:p w14:paraId="3359EA02" w14:textId="77777777" w:rsidR="00B616F4" w:rsidRPr="00B35BCF" w:rsidRDefault="00B616F4">
      <w:pPr>
        <w:numPr>
          <w:ilvl w:val="0"/>
          <w:numId w:val="15"/>
        </w:numPr>
        <w:jc w:val="both"/>
        <w:rPr>
          <w:sz w:val="24"/>
          <w:szCs w:val="24"/>
        </w:rPr>
      </w:pPr>
      <w:r w:rsidRPr="00B35BCF">
        <w:rPr>
          <w:sz w:val="24"/>
          <w:szCs w:val="24"/>
        </w:rPr>
        <w:t>Unauthorized use or possession of, or trafficking in illegal drugs, controlled substances, or alcohol at work, in Company vehicles or on Company or customer property, or reporting for work or being at work under the influence of illegal drugs, controlled substances, or alcohol.</w:t>
      </w:r>
    </w:p>
    <w:p w14:paraId="1B73305C" w14:textId="1E70190E" w:rsidR="00B616F4" w:rsidRPr="00B35BCF" w:rsidRDefault="00B616F4">
      <w:pPr>
        <w:numPr>
          <w:ilvl w:val="0"/>
          <w:numId w:val="15"/>
        </w:numPr>
        <w:jc w:val="both"/>
        <w:rPr>
          <w:sz w:val="24"/>
          <w:szCs w:val="24"/>
        </w:rPr>
      </w:pPr>
      <w:r w:rsidRPr="00B35BCF">
        <w:rPr>
          <w:sz w:val="24"/>
          <w:szCs w:val="24"/>
        </w:rPr>
        <w:t>Refusal to comply with published Company security policies, including but not limited to reasonable searches of person and/or personal property for illegal drugs, controlled substances, alcohol, or other contraband.</w:t>
      </w:r>
    </w:p>
    <w:p w14:paraId="68B25BD1" w14:textId="135285FA" w:rsidR="00246948" w:rsidRPr="00B35BCF" w:rsidRDefault="00B616F4">
      <w:pPr>
        <w:numPr>
          <w:ilvl w:val="0"/>
          <w:numId w:val="15"/>
        </w:numPr>
        <w:jc w:val="both"/>
        <w:rPr>
          <w:sz w:val="24"/>
          <w:szCs w:val="24"/>
        </w:rPr>
      </w:pPr>
      <w:r w:rsidRPr="00B35BCF">
        <w:rPr>
          <w:sz w:val="24"/>
          <w:szCs w:val="24"/>
        </w:rPr>
        <w:t xml:space="preserve">Any </w:t>
      </w:r>
      <w:r w:rsidR="00561CCC" w:rsidRPr="00B35BCF">
        <w:rPr>
          <w:sz w:val="24"/>
          <w:szCs w:val="24"/>
        </w:rPr>
        <w:t>off-</w:t>
      </w:r>
      <w:r w:rsidRPr="00B35BCF">
        <w:rPr>
          <w:sz w:val="24"/>
          <w:szCs w:val="24"/>
        </w:rPr>
        <w:t>work misconduct which reflects negatively on an employee’s suitability for continued employment with Company, and/or causes or has the potential to cause harm to the Company’s reputation with its customers and/or the general public, including but not limited to the use or possession of, or trafficking in illegal drugs, controlled substances, or alcohol.</w:t>
      </w:r>
    </w:p>
    <w:p w14:paraId="2A85CBB3" w14:textId="7ECAF58C" w:rsidR="00944E56" w:rsidRPr="00B35BCF" w:rsidRDefault="00D147A6" w:rsidP="00D470F8">
      <w:pPr>
        <w:pStyle w:val="ac"/>
        <w:numPr>
          <w:ilvl w:val="0"/>
          <w:numId w:val="15"/>
        </w:numPr>
        <w:jc w:val="both"/>
        <w:rPr>
          <w:sz w:val="24"/>
          <w:szCs w:val="24"/>
        </w:rPr>
      </w:pPr>
      <w:r w:rsidRPr="00B35BCF">
        <w:rPr>
          <w:sz w:val="24"/>
          <w:szCs w:val="24"/>
        </w:rPr>
        <w:t>Company prohibits all employees from manufacturing, distributing, dispensing, possessing, or using an illegal drug in or on Company’s premises or while conducting Company business.  Employees are also prohibited from misusing legally prescribed or over-the-counter (OTC) drugs.  Law enforcement personnel shall be notified, as appropriate, when criminal activity is suspected.</w:t>
      </w:r>
    </w:p>
    <w:p w14:paraId="74BA6FD5" w14:textId="77777777" w:rsidR="00712F98" w:rsidRPr="00B35BCF" w:rsidRDefault="00712F98" w:rsidP="00712F98">
      <w:pPr>
        <w:jc w:val="both"/>
        <w:rPr>
          <w:sz w:val="24"/>
          <w:szCs w:val="24"/>
        </w:rPr>
      </w:pPr>
    </w:p>
    <w:p w14:paraId="1669FBEC" w14:textId="348CFC01" w:rsidR="00712F98" w:rsidRPr="00B35BCF" w:rsidRDefault="00712F98" w:rsidP="00242477">
      <w:pPr>
        <w:jc w:val="both"/>
        <w:rPr>
          <w:sz w:val="24"/>
          <w:szCs w:val="24"/>
          <w:lang w:val="x-none"/>
        </w:rPr>
      </w:pPr>
      <w:r w:rsidRPr="00B35BCF">
        <w:rPr>
          <w:b/>
          <w:bCs/>
          <w:sz w:val="24"/>
          <w:szCs w:val="24"/>
          <w:lang w:val="x-none"/>
        </w:rPr>
        <w:t xml:space="preserve">Cannabis Use Protections </w:t>
      </w:r>
      <w:r w:rsidRPr="00994020">
        <w:rPr>
          <w:b/>
          <w:bCs/>
          <w:sz w:val="24"/>
          <w:szCs w:val="24"/>
          <w:lang w:val="x-none"/>
        </w:rPr>
        <w:t>(AB 2188)</w:t>
      </w:r>
      <w:r w:rsidRPr="00B35BCF">
        <w:rPr>
          <w:b/>
          <w:bCs/>
          <w:sz w:val="24"/>
          <w:szCs w:val="24"/>
          <w:lang w:val="x-none"/>
        </w:rPr>
        <w:t>:</w:t>
      </w:r>
      <w:r w:rsidRPr="00B35BCF">
        <w:rPr>
          <w:b/>
          <w:bCs/>
          <w:i/>
          <w:iCs/>
          <w:sz w:val="24"/>
          <w:szCs w:val="24"/>
          <w:lang w:val="x-none"/>
        </w:rPr>
        <w:t xml:space="preserve"> </w:t>
      </w:r>
      <w:r w:rsidRPr="00B35BCF">
        <w:rPr>
          <w:sz w:val="24"/>
          <w:szCs w:val="24"/>
          <w:lang w:val="x-none"/>
        </w:rPr>
        <w:t xml:space="preserve">Company will not discriminate or take adverse action against an employee or applicant for cannabis (marijuana) use that is off duty and away from the workplace. However, employees may not possess or be under the influence of cannabis while working or at work. </w:t>
      </w:r>
    </w:p>
    <w:p w14:paraId="1D794DF3" w14:textId="77777777" w:rsidR="00246948" w:rsidRPr="00B16DCD" w:rsidRDefault="00246948" w:rsidP="00246948">
      <w:pPr>
        <w:rPr>
          <w:sz w:val="24"/>
          <w:szCs w:val="24"/>
        </w:rPr>
      </w:pPr>
    </w:p>
    <w:p w14:paraId="51B021C4" w14:textId="77777777" w:rsidR="00246948" w:rsidRPr="00B35BCF" w:rsidRDefault="00246948" w:rsidP="00246948">
      <w:pPr>
        <w:pStyle w:val="2"/>
        <w:pBdr>
          <w:bottom w:val="single" w:sz="6" w:space="1" w:color="auto"/>
        </w:pBdr>
      </w:pPr>
      <w:bookmarkStart w:id="141" w:name="_Toc157012226"/>
      <w:bookmarkStart w:id="142" w:name="_Toc28147701"/>
      <w:bookmarkStart w:id="143" w:name="_Toc414625053"/>
      <w:r w:rsidRPr="00B35BCF">
        <w:t>Workplace Inspection</w:t>
      </w:r>
      <w:r w:rsidR="00021A5C" w:rsidRPr="00B35BCF">
        <w:t>s</w:t>
      </w:r>
      <w:bookmarkEnd w:id="141"/>
    </w:p>
    <w:p w14:paraId="43EC55D0" w14:textId="2023D037" w:rsidR="00B616F4" w:rsidRPr="00B35BCF" w:rsidRDefault="00B616F4" w:rsidP="003C3D6D">
      <w:pPr>
        <w:jc w:val="both"/>
        <w:rPr>
          <w:sz w:val="24"/>
          <w:szCs w:val="24"/>
        </w:rPr>
      </w:pPr>
      <w:r w:rsidRPr="00B35BCF">
        <w:rPr>
          <w:sz w:val="24"/>
          <w:szCs w:val="24"/>
        </w:rPr>
        <w:t>Company wishes to maintain a work environment that is free of illegal drugs, alcohol, controlled substances such as cannabis products, firearms, explosives, stolen property, or other improper materials.  We require the cooperation of all employees in administering this policy.  Company, by any agent or representative at any time, either with or without prior notice, may make personal and property inspections, including in your absence.  Such inspections may include e-mail, computer files</w:t>
      </w:r>
      <w:r w:rsidR="00561CCC" w:rsidRPr="00B35BCF">
        <w:rPr>
          <w:sz w:val="24"/>
          <w:szCs w:val="24"/>
        </w:rPr>
        <w:t>,</w:t>
      </w:r>
      <w:r w:rsidRPr="00B35BCF">
        <w:rPr>
          <w:sz w:val="24"/>
          <w:szCs w:val="24"/>
        </w:rPr>
        <w:t xml:space="preserve"> and other records of computer use.  Accordingly, please be aware that you do not have an expectation of privacy in Company-provided e-mail or internet access, Company-owned computers, other Company property, or your own property or person when on Company premises.</w:t>
      </w:r>
    </w:p>
    <w:p w14:paraId="5CA4E67A" w14:textId="77777777" w:rsidR="00B616F4" w:rsidRPr="00B35BCF" w:rsidRDefault="00B616F4" w:rsidP="003C3D6D">
      <w:pPr>
        <w:jc w:val="both"/>
        <w:rPr>
          <w:sz w:val="24"/>
          <w:szCs w:val="24"/>
        </w:rPr>
      </w:pPr>
    </w:p>
    <w:p w14:paraId="3D2AAEF6" w14:textId="578E5452" w:rsidR="00B616F4" w:rsidRPr="00B35BCF" w:rsidRDefault="00B616F4" w:rsidP="003C3D6D">
      <w:pPr>
        <w:jc w:val="both"/>
        <w:rPr>
          <w:sz w:val="24"/>
          <w:szCs w:val="24"/>
        </w:rPr>
      </w:pPr>
      <w:r w:rsidRPr="00B35BCF">
        <w:rPr>
          <w:sz w:val="24"/>
          <w:szCs w:val="24"/>
        </w:rPr>
        <w:t>To protect the property and to ensure the safety of Company employees and others, Company reserves the right to conduct searches consistent with the law.  Employees who wish to avoid any inspection of their property should not bring it to work.</w:t>
      </w:r>
    </w:p>
    <w:p w14:paraId="787F2198" w14:textId="77777777" w:rsidR="00944E56" w:rsidRPr="00B35BCF" w:rsidRDefault="00944E56" w:rsidP="003C3D6D">
      <w:pPr>
        <w:jc w:val="both"/>
        <w:rPr>
          <w:sz w:val="24"/>
          <w:szCs w:val="24"/>
        </w:rPr>
      </w:pPr>
    </w:p>
    <w:p w14:paraId="58FD2CED" w14:textId="73CC9FEC" w:rsidR="00830E97" w:rsidRPr="00B35BCF" w:rsidRDefault="00830E97" w:rsidP="007A2E7D">
      <w:pPr>
        <w:pStyle w:val="2"/>
        <w:pBdr>
          <w:bottom w:val="single" w:sz="6" w:space="1" w:color="auto"/>
        </w:pBdr>
      </w:pPr>
      <w:bookmarkStart w:id="144" w:name="_Toc157012227"/>
      <w:r w:rsidRPr="00B35BCF">
        <w:t>Absences</w:t>
      </w:r>
      <w:bookmarkEnd w:id="142"/>
      <w:bookmarkEnd w:id="143"/>
      <w:bookmarkEnd w:id="144"/>
    </w:p>
    <w:p w14:paraId="1198AA1F" w14:textId="77777777" w:rsidR="00B616F4" w:rsidRPr="00B35BCF" w:rsidRDefault="00B616F4" w:rsidP="00B616F4">
      <w:pPr>
        <w:jc w:val="both"/>
        <w:rPr>
          <w:sz w:val="24"/>
          <w:szCs w:val="24"/>
        </w:rPr>
      </w:pPr>
      <w:r w:rsidRPr="00B35BCF">
        <w:rPr>
          <w:sz w:val="24"/>
          <w:szCs w:val="24"/>
        </w:rPr>
        <w:t xml:space="preserve">All employees are expected to work on a regular, consistent basis and complete their regularly scheduled hours per week. Excessive absenteeism may result in disciplinary action, up to and including termination. Disciplinary action taken because of absenteeism </w:t>
      </w:r>
      <w:r w:rsidRPr="00B35BCF">
        <w:rPr>
          <w:sz w:val="24"/>
          <w:szCs w:val="24"/>
        </w:rPr>
        <w:lastRenderedPageBreak/>
        <w:t>will be considered on an individual basis, following a review of the employee’s absentee and overall work record.</w:t>
      </w:r>
    </w:p>
    <w:p w14:paraId="28C3187E" w14:textId="77777777" w:rsidR="00B616F4" w:rsidRPr="00B35BCF" w:rsidRDefault="00B616F4" w:rsidP="00B616F4">
      <w:pPr>
        <w:jc w:val="both"/>
        <w:rPr>
          <w:sz w:val="24"/>
          <w:szCs w:val="24"/>
        </w:rPr>
      </w:pPr>
    </w:p>
    <w:p w14:paraId="075F6090" w14:textId="22038BB4" w:rsidR="00E54664" w:rsidRPr="00B35BCF" w:rsidRDefault="00A32801" w:rsidP="00B616F4">
      <w:pPr>
        <w:jc w:val="both"/>
        <w:rPr>
          <w:sz w:val="24"/>
          <w:szCs w:val="24"/>
        </w:rPr>
      </w:pPr>
      <w:r w:rsidRPr="00B35BCF">
        <w:rPr>
          <w:sz w:val="24"/>
          <w:szCs w:val="24"/>
        </w:rPr>
        <w:t xml:space="preserve">If you are going to be late or miss work, employees are expected to call and talk to </w:t>
      </w:r>
      <w:r w:rsidR="00944E56" w:rsidRPr="00B35BCF">
        <w:rPr>
          <w:sz w:val="24"/>
          <w:szCs w:val="24"/>
        </w:rPr>
        <w:t xml:space="preserve">your </w:t>
      </w:r>
      <w:r w:rsidRPr="00B35BCF">
        <w:rPr>
          <w:sz w:val="24"/>
          <w:szCs w:val="24"/>
        </w:rPr>
        <w:t xml:space="preserve">manager </w:t>
      </w:r>
      <w:r w:rsidR="00316A2D" w:rsidRPr="00646B30">
        <w:rPr>
          <w:sz w:val="24"/>
          <w:szCs w:val="24"/>
        </w:rPr>
        <w:t xml:space="preserve">at least </w:t>
      </w:r>
      <w:r w:rsidR="00316A2D">
        <w:rPr>
          <w:sz w:val="24"/>
          <w:szCs w:val="24"/>
        </w:rPr>
        <w:t>30 minutes</w:t>
      </w:r>
      <w:r w:rsidR="00316A2D" w:rsidRPr="00646B30">
        <w:rPr>
          <w:sz w:val="24"/>
          <w:szCs w:val="24"/>
        </w:rPr>
        <w:t xml:space="preserve"> </w:t>
      </w:r>
      <w:r w:rsidRPr="00B35BCF">
        <w:rPr>
          <w:sz w:val="24"/>
          <w:szCs w:val="24"/>
        </w:rPr>
        <w:t>before they are scheduled to work.</w:t>
      </w:r>
    </w:p>
    <w:p w14:paraId="2A6FBBB4" w14:textId="77777777" w:rsidR="00A32801" w:rsidRPr="00B35BCF" w:rsidRDefault="00A32801" w:rsidP="00B616F4">
      <w:pPr>
        <w:jc w:val="both"/>
        <w:rPr>
          <w:sz w:val="24"/>
          <w:szCs w:val="24"/>
        </w:rPr>
      </w:pPr>
    </w:p>
    <w:p w14:paraId="25341BD1" w14:textId="0B823A12" w:rsidR="00F4776D" w:rsidRPr="00B35BCF" w:rsidRDefault="00A32801" w:rsidP="00B616F4">
      <w:pPr>
        <w:jc w:val="both"/>
        <w:rPr>
          <w:sz w:val="24"/>
          <w:szCs w:val="24"/>
        </w:rPr>
      </w:pPr>
      <w:r w:rsidRPr="00B35BCF">
        <w:rPr>
          <w:sz w:val="24"/>
          <w:szCs w:val="24"/>
        </w:rPr>
        <w:t xml:space="preserve">Any employee who does not call or report to work for </w:t>
      </w:r>
      <w:r w:rsidRPr="00B35BCF">
        <w:rPr>
          <w:b/>
          <w:bCs/>
          <w:sz w:val="24"/>
          <w:szCs w:val="24"/>
        </w:rPr>
        <w:t>two (2) consecutive days</w:t>
      </w:r>
      <w:r w:rsidRPr="00B35BCF">
        <w:rPr>
          <w:sz w:val="24"/>
          <w:szCs w:val="24"/>
        </w:rPr>
        <w:t xml:space="preserve"> will be considered to have voluntarily resigned employment at Company.</w:t>
      </w:r>
      <w:r w:rsidR="0063068D">
        <w:rPr>
          <w:sz w:val="24"/>
          <w:szCs w:val="24"/>
        </w:rPr>
        <w:t xml:space="preserve"> </w:t>
      </w:r>
    </w:p>
    <w:p w14:paraId="2361C5BF" w14:textId="57B6B685" w:rsidR="003567D0" w:rsidRPr="00B35BCF" w:rsidRDefault="003567D0" w:rsidP="00B616F4">
      <w:pPr>
        <w:jc w:val="both"/>
        <w:rPr>
          <w:sz w:val="24"/>
          <w:szCs w:val="24"/>
        </w:rPr>
      </w:pPr>
    </w:p>
    <w:p w14:paraId="0EA5F0EF" w14:textId="32870FF2" w:rsidR="00B616F4" w:rsidRPr="00B35BCF" w:rsidRDefault="00B616F4" w:rsidP="00B616F4">
      <w:pPr>
        <w:jc w:val="both"/>
        <w:rPr>
          <w:sz w:val="24"/>
          <w:szCs w:val="24"/>
        </w:rPr>
      </w:pPr>
      <w:r w:rsidRPr="00B35BCF">
        <w:rPr>
          <w:sz w:val="24"/>
          <w:szCs w:val="24"/>
        </w:rPr>
        <w:t xml:space="preserve">Prior to taking a leave of absence for purposes of vacation, personal leave, military or jury duty, or other planned absence, an Employee Leave Request Form, available from your </w:t>
      </w:r>
      <w:r w:rsidR="00944E56" w:rsidRPr="00B35BCF">
        <w:rPr>
          <w:sz w:val="24"/>
          <w:szCs w:val="24"/>
        </w:rPr>
        <w:t>m</w:t>
      </w:r>
      <w:r w:rsidRPr="00B35BCF">
        <w:rPr>
          <w:sz w:val="24"/>
          <w:szCs w:val="24"/>
        </w:rPr>
        <w:t xml:space="preserve">anager, should be submitted to and final approved by the </w:t>
      </w:r>
      <w:r w:rsidR="00060B96" w:rsidRPr="00060B96">
        <w:rPr>
          <w:sz w:val="24"/>
          <w:szCs w:val="24"/>
        </w:rPr>
        <w:t>Director</w:t>
      </w:r>
      <w:r w:rsidRPr="00B35BCF">
        <w:rPr>
          <w:sz w:val="24"/>
          <w:szCs w:val="24"/>
        </w:rPr>
        <w:t>.</w:t>
      </w:r>
    </w:p>
    <w:p w14:paraId="0F18AACA" w14:textId="77777777" w:rsidR="00B616F4" w:rsidRPr="00B35BCF" w:rsidRDefault="00B616F4" w:rsidP="00B616F4">
      <w:pPr>
        <w:jc w:val="both"/>
        <w:rPr>
          <w:sz w:val="24"/>
          <w:szCs w:val="24"/>
        </w:rPr>
      </w:pPr>
    </w:p>
    <w:p w14:paraId="405CB012" w14:textId="3647CA8F" w:rsidR="00B616F4" w:rsidRPr="00B35BCF" w:rsidRDefault="00B616F4" w:rsidP="00B616F4">
      <w:pPr>
        <w:jc w:val="both"/>
        <w:rPr>
          <w:sz w:val="24"/>
          <w:szCs w:val="24"/>
        </w:rPr>
      </w:pPr>
      <w:r w:rsidRPr="00B35BCF">
        <w:rPr>
          <w:sz w:val="24"/>
          <w:szCs w:val="24"/>
        </w:rPr>
        <w:t xml:space="preserve">Employee Leave Requests should be submitted at least two weeks prior to the scheduled leave date unless the request is due to an unexpected emergency. The nature of the emergency should then be shared with the </w:t>
      </w:r>
      <w:r w:rsidR="00944E56" w:rsidRPr="00B35BCF">
        <w:rPr>
          <w:sz w:val="24"/>
          <w:szCs w:val="24"/>
        </w:rPr>
        <w:t>m</w:t>
      </w:r>
      <w:r w:rsidRPr="00B35BCF">
        <w:rPr>
          <w:sz w:val="24"/>
          <w:szCs w:val="24"/>
        </w:rPr>
        <w:t>anager.</w:t>
      </w:r>
    </w:p>
    <w:p w14:paraId="1DF4B016" w14:textId="77777777" w:rsidR="00963BEA" w:rsidRPr="00B35BCF" w:rsidRDefault="00963BEA" w:rsidP="00B616F4">
      <w:pPr>
        <w:jc w:val="both"/>
        <w:rPr>
          <w:sz w:val="24"/>
          <w:szCs w:val="24"/>
        </w:rPr>
      </w:pPr>
    </w:p>
    <w:p w14:paraId="3EDB6E38" w14:textId="77777777" w:rsidR="00B616F4" w:rsidRPr="00B35BCF" w:rsidRDefault="00B616F4" w:rsidP="00B616F4">
      <w:pPr>
        <w:jc w:val="both"/>
        <w:rPr>
          <w:sz w:val="24"/>
          <w:szCs w:val="24"/>
        </w:rPr>
      </w:pPr>
      <w:r w:rsidRPr="00B35BCF">
        <w:rPr>
          <w:sz w:val="24"/>
          <w:szCs w:val="24"/>
        </w:rPr>
        <w:t xml:space="preserve">To return to work from an accident or medical leave, all employees must present a doctor’s release. </w:t>
      </w:r>
    </w:p>
    <w:p w14:paraId="03201F5B" w14:textId="77777777" w:rsidR="00B616F4" w:rsidRPr="00B35BCF" w:rsidRDefault="00B616F4" w:rsidP="00B616F4">
      <w:pPr>
        <w:jc w:val="both"/>
        <w:rPr>
          <w:sz w:val="24"/>
          <w:szCs w:val="24"/>
        </w:rPr>
      </w:pPr>
    </w:p>
    <w:p w14:paraId="025FA4B4" w14:textId="7F37861D" w:rsidR="00B616F4" w:rsidRPr="00B35BCF" w:rsidRDefault="00B616F4" w:rsidP="00B616F4">
      <w:pPr>
        <w:jc w:val="both"/>
        <w:rPr>
          <w:sz w:val="24"/>
          <w:szCs w:val="24"/>
        </w:rPr>
      </w:pPr>
      <w:r w:rsidRPr="00B35BCF">
        <w:rPr>
          <w:sz w:val="24"/>
          <w:szCs w:val="24"/>
        </w:rPr>
        <w:t xml:space="preserve">Any employee who fails to return to work at the expiration of a leave of absence will be deemed to have abandoned their job unless Company is notified of a reason satisfactory to </w:t>
      </w:r>
      <w:r w:rsidR="003A6941" w:rsidRPr="003A6941">
        <w:rPr>
          <w:sz w:val="24"/>
          <w:szCs w:val="24"/>
        </w:rPr>
        <w:t>the Director</w:t>
      </w:r>
      <w:r w:rsidRPr="00B35BCF">
        <w:rPr>
          <w:sz w:val="24"/>
          <w:szCs w:val="24"/>
        </w:rPr>
        <w:t xml:space="preserve"> for not returning to work at the end of the leave of absence.</w:t>
      </w:r>
    </w:p>
    <w:p w14:paraId="3690E082" w14:textId="6F019D29" w:rsidR="002358E8" w:rsidRPr="00B35BCF" w:rsidRDefault="002358E8" w:rsidP="00B616F4">
      <w:pPr>
        <w:jc w:val="both"/>
        <w:rPr>
          <w:sz w:val="24"/>
          <w:szCs w:val="24"/>
        </w:rPr>
      </w:pPr>
    </w:p>
    <w:p w14:paraId="2BF7281B" w14:textId="014FF814" w:rsidR="002358E8" w:rsidRPr="00B35BCF" w:rsidRDefault="002358E8" w:rsidP="00EA032A">
      <w:pPr>
        <w:jc w:val="both"/>
        <w:rPr>
          <w:sz w:val="24"/>
          <w:szCs w:val="24"/>
        </w:rPr>
      </w:pPr>
      <w:r w:rsidRPr="00B35BCF">
        <w:rPr>
          <w:sz w:val="24"/>
          <w:szCs w:val="24"/>
        </w:rPr>
        <w:t>Company will not take or threaten adverse action against you for refusing to report to, or leaving, a workplace or worksite because you have a reasonable belief that the workplace or worksite is unsafe due to an emergency condition including natural disasters or criminal acts.</w:t>
      </w:r>
    </w:p>
    <w:p w14:paraId="298EE9B7" w14:textId="77777777" w:rsidR="003C7229" w:rsidRPr="00B16DCD" w:rsidRDefault="003C7229" w:rsidP="00613DEC">
      <w:pPr>
        <w:rPr>
          <w:sz w:val="24"/>
          <w:szCs w:val="24"/>
        </w:rPr>
      </w:pPr>
      <w:bookmarkStart w:id="145" w:name="_Toc28147702"/>
    </w:p>
    <w:p w14:paraId="6AA8E4F3" w14:textId="56A5F945" w:rsidR="00DD03AD" w:rsidRPr="00B35BCF" w:rsidRDefault="00DD03AD" w:rsidP="003C7229">
      <w:pPr>
        <w:pStyle w:val="2"/>
        <w:pBdr>
          <w:bottom w:val="single" w:sz="6" w:space="1" w:color="auto"/>
        </w:pBdr>
      </w:pPr>
      <w:bookmarkStart w:id="146" w:name="_Toc414625054"/>
      <w:bookmarkStart w:id="147" w:name="_Toc157012228"/>
      <w:r w:rsidRPr="00B35BCF">
        <w:t>Tardiness</w:t>
      </w:r>
      <w:bookmarkEnd w:id="145"/>
      <w:bookmarkEnd w:id="146"/>
      <w:bookmarkEnd w:id="147"/>
    </w:p>
    <w:p w14:paraId="591A6DC9" w14:textId="4ECF3685" w:rsidR="00B616F4" w:rsidRPr="00B35BCF" w:rsidRDefault="00B616F4" w:rsidP="00B616F4">
      <w:pPr>
        <w:pStyle w:val="RO-Bullet"/>
        <w:tabs>
          <w:tab w:val="clear" w:pos="3240"/>
        </w:tabs>
        <w:spacing w:after="0"/>
        <w:ind w:left="0" w:firstLine="0"/>
        <w:jc w:val="both"/>
      </w:pPr>
      <w:r w:rsidRPr="00B35BCF">
        <w:t>Employees must be prepared to start work promptly at the beginning of the</w:t>
      </w:r>
      <w:r w:rsidR="00877F29" w:rsidRPr="00B35BCF">
        <w:t>ir</w:t>
      </w:r>
      <w:r w:rsidRPr="00B35BCF">
        <w:t xml:space="preserve"> shift</w:t>
      </w:r>
      <w:r w:rsidRPr="00B35BCF">
        <w:rPr>
          <w:lang w:eastAsia="ko-KR"/>
        </w:rPr>
        <w:t xml:space="preserve">. </w:t>
      </w:r>
      <w:r w:rsidRPr="00B35BCF">
        <w:t xml:space="preserve">Your scheduled time is the time </w:t>
      </w:r>
      <w:r w:rsidR="00877F29" w:rsidRPr="00B35BCF">
        <w:t xml:space="preserve">that </w:t>
      </w:r>
      <w:r w:rsidRPr="00B35BCF">
        <w:t xml:space="preserve">you are expected to be on your job, not </w:t>
      </w:r>
      <w:r w:rsidR="00877F29" w:rsidRPr="00B35BCF">
        <w:t xml:space="preserve">the time that you </w:t>
      </w:r>
      <w:r w:rsidRPr="00B35BCF">
        <w:t xml:space="preserve">arrive </w:t>
      </w:r>
      <w:r w:rsidR="00877F29" w:rsidRPr="00B35BCF">
        <w:t>to work</w:t>
      </w:r>
      <w:r w:rsidRPr="00B35BCF">
        <w:t xml:space="preserve">. Repeated tardiness is grounds for termination. If it is not possible for you to begin work at your scheduled time, </w:t>
      </w:r>
      <w:r w:rsidR="00877F29" w:rsidRPr="00B35BCF">
        <w:t>please</w:t>
      </w:r>
      <w:r w:rsidRPr="00B35BCF">
        <w:t xml:space="preserve"> speak </w:t>
      </w:r>
      <w:r w:rsidR="00877F29" w:rsidRPr="00B35BCF">
        <w:t>with</w:t>
      </w:r>
      <w:r w:rsidRPr="00B35BCF">
        <w:t xml:space="preserve"> the </w:t>
      </w:r>
      <w:r w:rsidR="000F20B7" w:rsidRPr="00B35BCF">
        <w:t>m</w:t>
      </w:r>
      <w:r w:rsidRPr="00B35BCF">
        <w:t>anager on duty.</w:t>
      </w:r>
    </w:p>
    <w:p w14:paraId="4FC4D88C" w14:textId="0C3ECB19" w:rsidR="003567D0" w:rsidRPr="00B35BCF" w:rsidRDefault="003567D0" w:rsidP="00B616F4">
      <w:pPr>
        <w:pStyle w:val="RO-Bullet"/>
        <w:tabs>
          <w:tab w:val="clear" w:pos="3240"/>
        </w:tabs>
        <w:spacing w:after="0"/>
        <w:ind w:left="0" w:firstLine="0"/>
        <w:jc w:val="both"/>
      </w:pPr>
    </w:p>
    <w:p w14:paraId="179142F8" w14:textId="1790B753" w:rsidR="00A7514B" w:rsidRPr="00B35BCF" w:rsidRDefault="00A7514B" w:rsidP="00613DEC">
      <w:pPr>
        <w:pStyle w:val="2"/>
        <w:pBdr>
          <w:bottom w:val="single" w:sz="6" w:space="1" w:color="auto"/>
        </w:pBdr>
        <w:rPr>
          <w:lang w:eastAsia="ko-KR"/>
        </w:rPr>
      </w:pPr>
      <w:bookmarkStart w:id="148" w:name="_Toc93375943"/>
      <w:bookmarkStart w:id="149" w:name="_Toc132256224"/>
      <w:bookmarkStart w:id="150" w:name="_Toc414625055"/>
      <w:bookmarkStart w:id="151" w:name="_Toc157012229"/>
      <w:r w:rsidRPr="00B35BCF">
        <w:t>E</w:t>
      </w:r>
      <w:r w:rsidRPr="00B35BCF">
        <w:rPr>
          <w:lang w:eastAsia="ko-KR"/>
        </w:rPr>
        <w:t>mployment Termination</w:t>
      </w:r>
      <w:r w:rsidRPr="00B35BCF">
        <w:t>/R</w:t>
      </w:r>
      <w:r w:rsidRPr="00B35BCF">
        <w:rPr>
          <w:lang w:eastAsia="ko-KR"/>
        </w:rPr>
        <w:t>esignation</w:t>
      </w:r>
      <w:r w:rsidRPr="00B35BCF">
        <w:t>/</w:t>
      </w:r>
      <w:r w:rsidRPr="00B35BCF">
        <w:rPr>
          <w:lang w:eastAsia="ko-KR"/>
        </w:rPr>
        <w:t>Layoff</w:t>
      </w:r>
      <w:bookmarkEnd w:id="148"/>
      <w:bookmarkEnd w:id="149"/>
      <w:bookmarkEnd w:id="150"/>
      <w:bookmarkEnd w:id="151"/>
    </w:p>
    <w:p w14:paraId="21744D70" w14:textId="77777777" w:rsidR="00B616F4" w:rsidRPr="00B35BCF" w:rsidRDefault="00B616F4" w:rsidP="00B616F4">
      <w:pPr>
        <w:rPr>
          <w:lang w:eastAsia="ko-KR"/>
        </w:rPr>
      </w:pPr>
    </w:p>
    <w:p w14:paraId="05CB8B0C" w14:textId="7627D7CE" w:rsidR="00B616F4" w:rsidRPr="00B35BCF" w:rsidRDefault="00B616F4">
      <w:pPr>
        <w:numPr>
          <w:ilvl w:val="0"/>
          <w:numId w:val="12"/>
        </w:numPr>
        <w:jc w:val="both"/>
        <w:rPr>
          <w:sz w:val="24"/>
          <w:szCs w:val="24"/>
        </w:rPr>
      </w:pPr>
      <w:r w:rsidRPr="00B35BCF">
        <w:rPr>
          <w:b/>
          <w:sz w:val="24"/>
          <w:szCs w:val="24"/>
          <w:u w:val="single"/>
        </w:rPr>
        <w:t>Termination</w:t>
      </w:r>
      <w:r w:rsidRPr="00B35BCF">
        <w:rPr>
          <w:b/>
          <w:sz w:val="24"/>
          <w:szCs w:val="24"/>
        </w:rPr>
        <w:t xml:space="preserve"> –</w:t>
      </w:r>
      <w:r w:rsidRPr="00B35BCF">
        <w:rPr>
          <w:sz w:val="24"/>
          <w:szCs w:val="24"/>
        </w:rPr>
        <w:t xml:space="preserve"> Company will not tolerate any action by an employee that m</w:t>
      </w:r>
      <w:r w:rsidR="00A27BDC" w:rsidRPr="00B35BCF">
        <w:rPr>
          <w:sz w:val="24"/>
          <w:szCs w:val="24"/>
        </w:rPr>
        <w:t>ay</w:t>
      </w:r>
      <w:r w:rsidRPr="00B35BCF">
        <w:rPr>
          <w:sz w:val="24"/>
          <w:szCs w:val="24"/>
        </w:rPr>
        <w:t xml:space="preserve"> have a detrimental effect on the business activities, property, staff, or customers of Company or that interferes with the rights of its employees or customers.  Any such actions will result in employee disciplinary action up to and including termination without advance notice.  However, your employment may also be terminated for poor performance, misconduct, excessive absences, tardiness, or other violations of the Company rules, as elsewhere described.</w:t>
      </w:r>
    </w:p>
    <w:p w14:paraId="6CA1F82A" w14:textId="77777777" w:rsidR="00B616F4" w:rsidRPr="00B35BCF" w:rsidRDefault="00B616F4" w:rsidP="003C3D6D">
      <w:pPr>
        <w:ind w:left="720"/>
        <w:jc w:val="both"/>
        <w:rPr>
          <w:sz w:val="24"/>
          <w:szCs w:val="24"/>
        </w:rPr>
      </w:pPr>
    </w:p>
    <w:p w14:paraId="1CBA54ED" w14:textId="1E459435" w:rsidR="00B616F4" w:rsidRPr="00B35BCF" w:rsidRDefault="00B616F4">
      <w:pPr>
        <w:numPr>
          <w:ilvl w:val="0"/>
          <w:numId w:val="12"/>
        </w:numPr>
        <w:jc w:val="both"/>
        <w:rPr>
          <w:sz w:val="24"/>
          <w:szCs w:val="24"/>
        </w:rPr>
      </w:pPr>
      <w:r w:rsidRPr="00B35BCF">
        <w:rPr>
          <w:b/>
          <w:sz w:val="24"/>
          <w:szCs w:val="24"/>
          <w:u w:val="single"/>
        </w:rPr>
        <w:lastRenderedPageBreak/>
        <w:t>Resignation</w:t>
      </w:r>
      <w:r w:rsidRPr="00B35BCF">
        <w:rPr>
          <w:b/>
          <w:sz w:val="24"/>
          <w:szCs w:val="24"/>
        </w:rPr>
        <w:t xml:space="preserve"> -</w:t>
      </w:r>
      <w:r w:rsidRPr="00B35BCF">
        <w:rPr>
          <w:sz w:val="24"/>
          <w:szCs w:val="24"/>
        </w:rPr>
        <w:t xml:space="preserve"> If you plan to leave Company, as a courtesy to us, you are asked to give </w:t>
      </w:r>
      <w:r w:rsidR="00A27BDC" w:rsidRPr="00B35BCF">
        <w:rPr>
          <w:sz w:val="24"/>
          <w:szCs w:val="24"/>
        </w:rPr>
        <w:t xml:space="preserve">Company </w:t>
      </w:r>
      <w:r w:rsidRPr="00B35BCF">
        <w:rPr>
          <w:sz w:val="24"/>
          <w:szCs w:val="24"/>
        </w:rPr>
        <w:t>at least two (2) weeks written notice so that we will have the opportunity to recruit a replacement prior to your leaving.  Please note, however, that you are an at-will employee and may leave Company at any time, without any notice.  In your letter of resignation, should you elect to provide one, please specify the last day you will be at work and include the reason for leaving</w:t>
      </w:r>
      <w:r w:rsidR="003704BA" w:rsidRPr="00B35BCF">
        <w:rPr>
          <w:sz w:val="24"/>
          <w:szCs w:val="24"/>
        </w:rPr>
        <w:t xml:space="preserve">, </w:t>
      </w:r>
      <w:r w:rsidRPr="00B35BCF">
        <w:rPr>
          <w:sz w:val="24"/>
          <w:szCs w:val="24"/>
        </w:rPr>
        <w:t xml:space="preserve">e.g., going back to school, moving out of state, starting </w:t>
      </w:r>
      <w:r w:rsidR="003704BA" w:rsidRPr="00B35BCF">
        <w:rPr>
          <w:sz w:val="24"/>
          <w:szCs w:val="24"/>
        </w:rPr>
        <w:t xml:space="preserve">your </w:t>
      </w:r>
      <w:r w:rsidRPr="00B35BCF">
        <w:rPr>
          <w:sz w:val="24"/>
          <w:szCs w:val="24"/>
        </w:rPr>
        <w:t xml:space="preserve">own business, </w:t>
      </w:r>
      <w:r w:rsidR="003704BA" w:rsidRPr="00B35BCF">
        <w:rPr>
          <w:sz w:val="24"/>
          <w:szCs w:val="24"/>
        </w:rPr>
        <w:t xml:space="preserve">finding </w:t>
      </w:r>
      <w:r w:rsidRPr="00B35BCF">
        <w:rPr>
          <w:sz w:val="24"/>
          <w:szCs w:val="24"/>
        </w:rPr>
        <w:t xml:space="preserve">another job, etc.  Failure to provide the requested notice will make you ineligible for rehire. </w:t>
      </w:r>
    </w:p>
    <w:p w14:paraId="3358D0B4" w14:textId="77777777" w:rsidR="00B616F4" w:rsidRPr="00B35BCF" w:rsidRDefault="00B616F4" w:rsidP="003C3D6D">
      <w:pPr>
        <w:ind w:left="720"/>
        <w:jc w:val="both"/>
        <w:rPr>
          <w:sz w:val="24"/>
          <w:szCs w:val="24"/>
        </w:rPr>
      </w:pPr>
    </w:p>
    <w:p w14:paraId="714B639A" w14:textId="718F0307" w:rsidR="00B616F4" w:rsidRPr="00B35BCF" w:rsidRDefault="00B616F4">
      <w:pPr>
        <w:numPr>
          <w:ilvl w:val="0"/>
          <w:numId w:val="12"/>
        </w:numPr>
        <w:jc w:val="both"/>
        <w:rPr>
          <w:sz w:val="24"/>
          <w:szCs w:val="24"/>
        </w:rPr>
      </w:pPr>
      <w:r w:rsidRPr="00B35BCF">
        <w:rPr>
          <w:b/>
          <w:sz w:val="24"/>
          <w:szCs w:val="24"/>
          <w:u w:val="single"/>
        </w:rPr>
        <w:t>Layoff</w:t>
      </w:r>
      <w:r w:rsidRPr="00B35BCF">
        <w:rPr>
          <w:b/>
          <w:sz w:val="24"/>
          <w:szCs w:val="24"/>
        </w:rPr>
        <w:t xml:space="preserve"> -</w:t>
      </w:r>
      <w:r w:rsidRPr="00B35BCF">
        <w:rPr>
          <w:sz w:val="24"/>
          <w:szCs w:val="24"/>
        </w:rPr>
        <w:t xml:space="preserve"> Generally occurs due to business necessity and is initiated by Company.  An example would occur if Company decided to reduce the number of employees during an economic downturn or during a time when there was a significant reduction of work.  Generally speaking</w:t>
      </w:r>
      <w:r w:rsidR="00A27BDC" w:rsidRPr="00B35BCF">
        <w:rPr>
          <w:sz w:val="24"/>
          <w:szCs w:val="24"/>
        </w:rPr>
        <w:t>,</w:t>
      </w:r>
      <w:r w:rsidRPr="00B35BCF">
        <w:rPr>
          <w:sz w:val="24"/>
          <w:szCs w:val="24"/>
        </w:rPr>
        <w:t xml:space="preserve"> Company would normally be hopeful that the circumstances that necessitated the reduction in personnel would turn around and allow the </w:t>
      </w:r>
      <w:r w:rsidR="003704BA" w:rsidRPr="00B35BCF">
        <w:rPr>
          <w:sz w:val="24"/>
          <w:szCs w:val="24"/>
        </w:rPr>
        <w:t>laid-</w:t>
      </w:r>
      <w:r w:rsidRPr="00B35BCF">
        <w:rPr>
          <w:sz w:val="24"/>
          <w:szCs w:val="24"/>
        </w:rPr>
        <w:t>off employees to be recalled.</w:t>
      </w:r>
    </w:p>
    <w:p w14:paraId="7438FF75" w14:textId="77777777" w:rsidR="00B616F4" w:rsidRPr="00B35BCF" w:rsidRDefault="00B616F4" w:rsidP="003C3D6D">
      <w:pPr>
        <w:ind w:left="720"/>
        <w:jc w:val="both"/>
        <w:rPr>
          <w:sz w:val="24"/>
          <w:szCs w:val="24"/>
        </w:rPr>
      </w:pPr>
    </w:p>
    <w:p w14:paraId="49AD16BA" w14:textId="29F5F44E" w:rsidR="00B616F4" w:rsidRPr="00B35BCF" w:rsidRDefault="00B616F4">
      <w:pPr>
        <w:numPr>
          <w:ilvl w:val="0"/>
          <w:numId w:val="12"/>
        </w:numPr>
        <w:jc w:val="both"/>
        <w:rPr>
          <w:sz w:val="24"/>
          <w:szCs w:val="24"/>
        </w:rPr>
      </w:pPr>
      <w:r w:rsidRPr="00B35BCF">
        <w:rPr>
          <w:b/>
          <w:sz w:val="24"/>
          <w:szCs w:val="24"/>
          <w:u w:val="single"/>
        </w:rPr>
        <w:t>Separation</w:t>
      </w:r>
      <w:r w:rsidRPr="00B35BCF">
        <w:rPr>
          <w:sz w:val="24"/>
          <w:szCs w:val="24"/>
        </w:rPr>
        <w:t xml:space="preserve"> - </w:t>
      </w:r>
      <w:r w:rsidR="000F20B7" w:rsidRPr="00B35BCF">
        <w:rPr>
          <w:sz w:val="24"/>
          <w:szCs w:val="24"/>
        </w:rPr>
        <w:t>Separation</w:t>
      </w:r>
      <w:r w:rsidR="003704BA" w:rsidRPr="00B35BCF">
        <w:rPr>
          <w:sz w:val="24"/>
          <w:szCs w:val="24"/>
        </w:rPr>
        <w:t xml:space="preserve"> is </w:t>
      </w:r>
      <w:r w:rsidRPr="00B35BCF">
        <w:rPr>
          <w:sz w:val="24"/>
          <w:szCs w:val="24"/>
        </w:rPr>
        <w:t xml:space="preserve">an involuntary termination that is generally necessitated by circumstances beyond the Company's control.  A separation could occur if there were a doctor that informed Company an employee was not medically able to work or </w:t>
      </w:r>
      <w:r w:rsidR="003704BA" w:rsidRPr="00B35BCF">
        <w:rPr>
          <w:sz w:val="24"/>
          <w:szCs w:val="24"/>
        </w:rPr>
        <w:t xml:space="preserve">if </w:t>
      </w:r>
      <w:r w:rsidRPr="00B35BCF">
        <w:rPr>
          <w:sz w:val="24"/>
          <w:szCs w:val="24"/>
        </w:rPr>
        <w:t xml:space="preserve">it was found an employee was not capable of performing the work to which assigned. </w:t>
      </w:r>
    </w:p>
    <w:p w14:paraId="104DB4B7" w14:textId="77777777" w:rsidR="00B616F4" w:rsidRPr="00B35BCF" w:rsidRDefault="00B616F4" w:rsidP="003C3D6D">
      <w:pPr>
        <w:ind w:left="720"/>
        <w:jc w:val="both"/>
        <w:rPr>
          <w:sz w:val="24"/>
          <w:szCs w:val="24"/>
        </w:rPr>
      </w:pPr>
    </w:p>
    <w:p w14:paraId="101A8D7A" w14:textId="36007036" w:rsidR="00B616F4" w:rsidRPr="00B35BCF" w:rsidRDefault="00B616F4">
      <w:pPr>
        <w:numPr>
          <w:ilvl w:val="0"/>
          <w:numId w:val="12"/>
        </w:numPr>
        <w:jc w:val="both"/>
        <w:rPr>
          <w:sz w:val="24"/>
          <w:szCs w:val="24"/>
        </w:rPr>
      </w:pPr>
      <w:r w:rsidRPr="00B35BCF">
        <w:rPr>
          <w:b/>
          <w:sz w:val="24"/>
          <w:szCs w:val="24"/>
          <w:u w:val="single"/>
        </w:rPr>
        <w:t>Final Paycheck</w:t>
      </w:r>
      <w:r w:rsidRPr="00B35BCF">
        <w:rPr>
          <w:sz w:val="24"/>
          <w:szCs w:val="24"/>
        </w:rPr>
        <w:t xml:space="preserve"> - Employees will receive their final paycheck within the time required by law.  The final paycheck for employees who resign with at least seventy-two (72) hours advance notice will be provided on the last day worked.  Final paychecks will be issued within seventy-two (72) hours of resignation to employees who resign without providing at least seventy-two (72) hours advance notice.  Employees who are terminated involuntarily will be provided their final paycheck on the last day worked. You are requested to give a two-week notice of your plans to leave Company. A notice is important so that we have time to hire someone to take your place. Giving a two-week notice is a professional courtesy and assures that you are eligible for re-hire and will not have a “left without resignation notice” on your employment record.</w:t>
      </w:r>
    </w:p>
    <w:p w14:paraId="2A08D086" w14:textId="586E84A1" w:rsidR="00723871" w:rsidRPr="00B35BCF" w:rsidRDefault="00723871" w:rsidP="00723871">
      <w:pPr>
        <w:pStyle w:val="ac"/>
        <w:rPr>
          <w:sz w:val="24"/>
          <w:szCs w:val="24"/>
        </w:rPr>
      </w:pPr>
    </w:p>
    <w:p w14:paraId="0A8AB5A4" w14:textId="79BADD35" w:rsidR="004B49E6" w:rsidRPr="00B35BCF" w:rsidRDefault="004B49E6" w:rsidP="00723871">
      <w:pPr>
        <w:pStyle w:val="2"/>
        <w:pBdr>
          <w:bottom w:val="single" w:sz="6" w:space="1" w:color="auto"/>
        </w:pBdr>
        <w:rPr>
          <w:lang w:eastAsia="ko-KR"/>
        </w:rPr>
      </w:pPr>
      <w:bookmarkStart w:id="152" w:name="_Toc414625056"/>
      <w:bookmarkStart w:id="153" w:name="_Toc157012230"/>
      <w:r w:rsidRPr="00B35BCF">
        <w:rPr>
          <w:lang w:eastAsia="ko-KR"/>
        </w:rPr>
        <w:t>Exit Interview</w:t>
      </w:r>
      <w:bookmarkEnd w:id="152"/>
      <w:bookmarkEnd w:id="153"/>
    </w:p>
    <w:p w14:paraId="03B7CD22" w14:textId="3741E45B" w:rsidR="00B616F4" w:rsidRPr="00B35BCF" w:rsidRDefault="00B616F4" w:rsidP="00B616F4">
      <w:pPr>
        <w:jc w:val="both"/>
        <w:rPr>
          <w:sz w:val="24"/>
          <w:szCs w:val="24"/>
        </w:rPr>
      </w:pPr>
      <w:r w:rsidRPr="00B35BCF">
        <w:rPr>
          <w:sz w:val="24"/>
          <w:szCs w:val="24"/>
        </w:rPr>
        <w:t xml:space="preserve">Whether a voluntary resignation or termination, Company </w:t>
      </w:r>
      <w:r w:rsidR="0004059E" w:rsidRPr="00B35BCF">
        <w:rPr>
          <w:sz w:val="24"/>
          <w:szCs w:val="24"/>
        </w:rPr>
        <w:t>may</w:t>
      </w:r>
      <w:r w:rsidRPr="00B35BCF">
        <w:rPr>
          <w:sz w:val="24"/>
          <w:szCs w:val="24"/>
        </w:rPr>
        <w:t xml:space="preserve"> conduct an exit interview to discuss the employee’s reasons for leaving and any other impressions that the employee may have about Company. This exit interview will be conducted by your immediate </w:t>
      </w:r>
      <w:r w:rsidR="000F20B7" w:rsidRPr="00B35BCF">
        <w:rPr>
          <w:sz w:val="24"/>
          <w:szCs w:val="24"/>
        </w:rPr>
        <w:t>manager</w:t>
      </w:r>
      <w:r w:rsidR="00A225E6">
        <w:rPr>
          <w:sz w:val="24"/>
          <w:szCs w:val="24"/>
        </w:rPr>
        <w:t xml:space="preserve"> </w:t>
      </w:r>
      <w:r w:rsidRPr="00B35BCF">
        <w:rPr>
          <w:sz w:val="24"/>
          <w:szCs w:val="24"/>
        </w:rPr>
        <w:t xml:space="preserve">or </w:t>
      </w:r>
      <w:r w:rsidR="003A6941" w:rsidRPr="003A6941">
        <w:rPr>
          <w:sz w:val="24"/>
          <w:szCs w:val="24"/>
        </w:rPr>
        <w:t>the Director</w:t>
      </w:r>
      <w:r w:rsidRPr="00B35BCF">
        <w:rPr>
          <w:sz w:val="24"/>
          <w:szCs w:val="24"/>
        </w:rPr>
        <w:t>.</w:t>
      </w:r>
    </w:p>
    <w:p w14:paraId="3998B3AA" w14:textId="77777777" w:rsidR="004B49E6" w:rsidRPr="00B16DCD" w:rsidRDefault="004B49E6" w:rsidP="00723871">
      <w:pPr>
        <w:rPr>
          <w:sz w:val="24"/>
          <w:szCs w:val="24"/>
        </w:rPr>
      </w:pPr>
    </w:p>
    <w:p w14:paraId="323150A2" w14:textId="306D80FD" w:rsidR="004B49E6" w:rsidRPr="00B35BCF" w:rsidRDefault="004B49E6" w:rsidP="00C0215A">
      <w:pPr>
        <w:pStyle w:val="2"/>
        <w:pBdr>
          <w:bottom w:val="single" w:sz="6" w:space="1" w:color="auto"/>
        </w:pBdr>
      </w:pPr>
      <w:bookmarkStart w:id="154" w:name="_Toc414625057"/>
      <w:bookmarkStart w:id="155" w:name="_Toc157012231"/>
      <w:r w:rsidRPr="00B35BCF">
        <w:t>Return of Company Property</w:t>
      </w:r>
      <w:bookmarkEnd w:id="154"/>
      <w:bookmarkEnd w:id="155"/>
    </w:p>
    <w:p w14:paraId="53DD793B" w14:textId="208016C0" w:rsidR="000F20B7" w:rsidRPr="00B35BCF" w:rsidRDefault="00B616F4" w:rsidP="00444704">
      <w:pPr>
        <w:jc w:val="both"/>
        <w:rPr>
          <w:sz w:val="24"/>
          <w:szCs w:val="24"/>
        </w:rPr>
      </w:pPr>
      <w:r w:rsidRPr="00B35BCF">
        <w:rPr>
          <w:sz w:val="24"/>
          <w:szCs w:val="24"/>
        </w:rPr>
        <w:t>Any Company property issued to employees must be returned to Company at the time of termination.  Employees will be responsible for any lost or damaged items.  Any property which has been assigned to an employee must be returned prior to receiving their final paycheck.  If an employee fails to return any Company property assigned to them, the cost of that property will be deducted from their final paycheck.</w:t>
      </w:r>
      <w:r w:rsidR="000F20B7" w:rsidRPr="00B35BCF">
        <w:rPr>
          <w:sz w:val="24"/>
          <w:szCs w:val="24"/>
        </w:rPr>
        <w:br w:type="page"/>
      </w:r>
    </w:p>
    <w:p w14:paraId="0160DDA0" w14:textId="62E7A133" w:rsidR="003F4A21" w:rsidRPr="004515BA" w:rsidRDefault="003F4A21" w:rsidP="00954615">
      <w:pPr>
        <w:pStyle w:val="1"/>
        <w:jc w:val="both"/>
        <w:rPr>
          <w:rFonts w:ascii="Arial" w:hAnsi="Arial"/>
          <w:color w:val="1F497D" w:themeColor="text2"/>
          <w:sz w:val="32"/>
          <w:lang w:eastAsia="ko-KR"/>
        </w:rPr>
      </w:pPr>
      <w:bookmarkStart w:id="156" w:name="_Toc414625058"/>
      <w:bookmarkStart w:id="157" w:name="_Toc157012232"/>
      <w:r w:rsidRPr="004515BA">
        <w:rPr>
          <w:rFonts w:ascii="Arial" w:hAnsi="Arial"/>
          <w:color w:val="1F497D" w:themeColor="text2"/>
          <w:sz w:val="32"/>
          <w:lang w:eastAsia="ko-KR"/>
        </w:rPr>
        <w:lastRenderedPageBreak/>
        <w:t>L</w:t>
      </w:r>
      <w:r w:rsidR="006D678A" w:rsidRPr="004515BA">
        <w:rPr>
          <w:rFonts w:ascii="Arial" w:hAnsi="Arial"/>
          <w:color w:val="1F497D" w:themeColor="text2"/>
          <w:sz w:val="32"/>
          <w:lang w:eastAsia="ko-KR"/>
        </w:rPr>
        <w:t>eaves of Absence</w:t>
      </w:r>
      <w:bookmarkEnd w:id="156"/>
      <w:bookmarkEnd w:id="157"/>
      <w:r w:rsidR="006D678A" w:rsidRPr="004515BA">
        <w:rPr>
          <w:rFonts w:ascii="Arial" w:hAnsi="Arial"/>
          <w:color w:val="1F497D" w:themeColor="text2"/>
          <w:sz w:val="32"/>
          <w:lang w:eastAsia="ko-KR"/>
        </w:rPr>
        <w:t xml:space="preserve"> </w:t>
      </w:r>
    </w:p>
    <w:p w14:paraId="5128638D" w14:textId="78DE0E04" w:rsidR="00FA5555" w:rsidRPr="00B35BCF" w:rsidRDefault="00FA5555" w:rsidP="004F2426">
      <w:pPr>
        <w:jc w:val="both"/>
        <w:rPr>
          <w:sz w:val="24"/>
          <w:szCs w:val="24"/>
        </w:rPr>
      </w:pPr>
    </w:p>
    <w:p w14:paraId="4EEA5392" w14:textId="53B064C5" w:rsidR="000F20B7" w:rsidRPr="005D1FA9" w:rsidRDefault="00663E0B" w:rsidP="000F20B7">
      <w:pPr>
        <w:pStyle w:val="2"/>
        <w:pBdr>
          <w:bottom w:val="single" w:sz="6" w:space="1" w:color="auto"/>
        </w:pBdr>
        <w:jc w:val="both"/>
      </w:pPr>
      <w:bookmarkStart w:id="158" w:name="_Toc157012233"/>
      <w:r w:rsidRPr="005D1FA9">
        <w:t xml:space="preserve">Paid </w:t>
      </w:r>
      <w:r w:rsidR="000F20B7" w:rsidRPr="005D1FA9">
        <w:t>Vacation</w:t>
      </w:r>
      <w:bookmarkEnd w:id="158"/>
    </w:p>
    <w:p w14:paraId="4192B543" w14:textId="70593828" w:rsidR="000F20B7" w:rsidRPr="005D1FA9" w:rsidRDefault="000F20B7" w:rsidP="000F20B7">
      <w:pPr>
        <w:spacing w:after="100" w:afterAutospacing="1"/>
        <w:jc w:val="both"/>
        <w:rPr>
          <w:color w:val="000000"/>
          <w:sz w:val="24"/>
          <w:szCs w:val="24"/>
        </w:rPr>
      </w:pPr>
      <w:r w:rsidRPr="005D1FA9">
        <w:rPr>
          <w:b/>
          <w:bCs/>
          <w:color w:val="000000"/>
          <w:sz w:val="24"/>
          <w:szCs w:val="24"/>
        </w:rPr>
        <w:t>Eligibility.</w:t>
      </w:r>
      <w:r w:rsidRPr="005D1FA9">
        <w:rPr>
          <w:color w:val="000000"/>
          <w:sz w:val="24"/>
          <w:szCs w:val="24"/>
        </w:rPr>
        <w:t xml:space="preserve"> Company provides paid vacation benefits to full-time </w:t>
      </w:r>
      <w:r w:rsidR="009C4D0D" w:rsidRPr="005D1FA9">
        <w:rPr>
          <w:color w:val="000000"/>
          <w:sz w:val="24"/>
          <w:szCs w:val="24"/>
        </w:rPr>
        <w:t xml:space="preserve">regular </w:t>
      </w:r>
      <w:r w:rsidRPr="005D1FA9">
        <w:rPr>
          <w:color w:val="000000"/>
          <w:sz w:val="24"/>
          <w:szCs w:val="24"/>
        </w:rPr>
        <w:t xml:space="preserve">employees.  </w:t>
      </w:r>
      <w:r w:rsidR="0033137D" w:rsidRPr="005D1FA9">
        <w:rPr>
          <w:color w:val="000000"/>
          <w:sz w:val="24"/>
          <w:szCs w:val="24"/>
        </w:rPr>
        <w:t>Full-time regular e</w:t>
      </w:r>
      <w:r w:rsidRPr="005D1FA9">
        <w:rPr>
          <w:color w:val="000000"/>
          <w:sz w:val="24"/>
          <w:szCs w:val="24"/>
        </w:rPr>
        <w:t xml:space="preserve">mployees will be able to accrue and use earned </w:t>
      </w:r>
      <w:r w:rsidR="00717F56" w:rsidRPr="005D1FA9">
        <w:rPr>
          <w:color w:val="000000"/>
          <w:sz w:val="24"/>
          <w:szCs w:val="24"/>
        </w:rPr>
        <w:t xml:space="preserve">paid </w:t>
      </w:r>
      <w:r w:rsidRPr="005D1FA9">
        <w:rPr>
          <w:color w:val="000000"/>
          <w:sz w:val="24"/>
          <w:szCs w:val="24"/>
        </w:rPr>
        <w:t>vacation benefits after they have completed one full year of service.  “Anniversary year” means the 12-month period immediately following the date of hire and each anniversary date of hire thereafter.</w:t>
      </w:r>
    </w:p>
    <w:p w14:paraId="6060DD7E" w14:textId="7B3A2491" w:rsidR="009C4D0D" w:rsidRPr="005D1FA9" w:rsidRDefault="009109D4" w:rsidP="000F20B7">
      <w:pPr>
        <w:spacing w:after="100" w:afterAutospacing="1"/>
        <w:jc w:val="both"/>
        <w:rPr>
          <w:color w:val="000000"/>
          <w:sz w:val="24"/>
          <w:szCs w:val="24"/>
        </w:rPr>
      </w:pPr>
      <w:r w:rsidRPr="005D1FA9">
        <w:rPr>
          <w:color w:val="000000"/>
          <w:sz w:val="24"/>
          <w:szCs w:val="24"/>
        </w:rPr>
        <w:t xml:space="preserve">Upon successful completion of one year of employment with Company, a new hired </w:t>
      </w:r>
      <w:r w:rsidR="00AA227E" w:rsidRPr="005D1FA9">
        <w:rPr>
          <w:color w:val="000000"/>
          <w:sz w:val="24"/>
          <w:szCs w:val="24"/>
        </w:rPr>
        <w:t xml:space="preserve">full-time regular </w:t>
      </w:r>
      <w:r w:rsidRPr="005D1FA9">
        <w:rPr>
          <w:color w:val="000000"/>
          <w:sz w:val="24"/>
          <w:szCs w:val="24"/>
        </w:rPr>
        <w:t>employee will be entitled to accrue and use paid vacation benefits based on his/her years of service with Company as follows:</w:t>
      </w:r>
    </w:p>
    <w:tbl>
      <w:tblPr>
        <w:tblW w:w="8630" w:type="dxa"/>
        <w:tblInd w:w="-10" w:type="dxa"/>
        <w:tblCellMar>
          <w:left w:w="0" w:type="dxa"/>
          <w:right w:w="0" w:type="dxa"/>
        </w:tblCellMar>
        <w:tblLook w:val="04A0" w:firstRow="1" w:lastRow="0" w:firstColumn="1" w:lastColumn="0" w:noHBand="0" w:noVBand="1"/>
      </w:tblPr>
      <w:tblGrid>
        <w:gridCol w:w="3330"/>
        <w:gridCol w:w="2811"/>
        <w:gridCol w:w="2489"/>
      </w:tblGrid>
      <w:tr w:rsidR="00276958" w:rsidRPr="005D1FA9" w14:paraId="4E605B1D" w14:textId="74BF56E2" w:rsidTr="00D86645">
        <w:tc>
          <w:tcPr>
            <w:tcW w:w="333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81A13BE" w14:textId="77777777" w:rsidR="00276958" w:rsidRPr="005D1FA9" w:rsidRDefault="00276958" w:rsidP="002874DD">
            <w:pPr>
              <w:jc w:val="center"/>
              <w:rPr>
                <w:rFonts w:eastAsia="Times New Roman"/>
                <w:sz w:val="22"/>
                <w:szCs w:val="22"/>
              </w:rPr>
            </w:pPr>
            <w:r w:rsidRPr="005D1FA9">
              <w:rPr>
                <w:rFonts w:eastAsia="Times New Roman"/>
                <w:sz w:val="24"/>
                <w:szCs w:val="24"/>
              </w:rPr>
              <w:t>Anniversary Years of Continuous Service</w:t>
            </w:r>
          </w:p>
        </w:tc>
        <w:tc>
          <w:tcPr>
            <w:tcW w:w="2811"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14:paraId="0399E923" w14:textId="77777777" w:rsidR="00276958" w:rsidRPr="005D1FA9" w:rsidRDefault="00276958" w:rsidP="002874DD">
            <w:pPr>
              <w:jc w:val="center"/>
              <w:rPr>
                <w:rFonts w:eastAsia="Times New Roman"/>
                <w:sz w:val="24"/>
                <w:szCs w:val="24"/>
              </w:rPr>
            </w:pPr>
            <w:r w:rsidRPr="005D1FA9">
              <w:rPr>
                <w:rFonts w:eastAsia="Times New Roman"/>
                <w:sz w:val="24"/>
                <w:szCs w:val="24"/>
              </w:rPr>
              <w:t xml:space="preserve">Maximum Paid Vacation Earned </w:t>
            </w:r>
          </w:p>
          <w:p w14:paraId="7B74471F" w14:textId="1CE7CC6B" w:rsidR="00276958" w:rsidRPr="005D1FA9" w:rsidRDefault="00276958" w:rsidP="002874DD">
            <w:pPr>
              <w:jc w:val="center"/>
              <w:rPr>
                <w:rFonts w:eastAsia="Times New Roman"/>
                <w:sz w:val="22"/>
                <w:szCs w:val="22"/>
              </w:rPr>
            </w:pPr>
            <w:r w:rsidRPr="005D1FA9">
              <w:rPr>
                <w:rFonts w:eastAsia="Times New Roman"/>
                <w:sz w:val="24"/>
                <w:szCs w:val="24"/>
              </w:rPr>
              <w:t>in 12-Month Period</w:t>
            </w:r>
          </w:p>
        </w:tc>
        <w:tc>
          <w:tcPr>
            <w:tcW w:w="2489" w:type="dxa"/>
            <w:tcBorders>
              <w:top w:val="single" w:sz="8" w:space="0" w:color="000000"/>
              <w:left w:val="nil"/>
              <w:bottom w:val="single" w:sz="8" w:space="0" w:color="000000"/>
              <w:right w:val="single" w:sz="8" w:space="0" w:color="000000"/>
            </w:tcBorders>
          </w:tcPr>
          <w:p w14:paraId="6B751B2D" w14:textId="37324787" w:rsidR="00276958" w:rsidRPr="005D1FA9" w:rsidRDefault="00D86645" w:rsidP="002874DD">
            <w:pPr>
              <w:jc w:val="center"/>
              <w:rPr>
                <w:rFonts w:eastAsia="Times New Roman"/>
                <w:sz w:val="24"/>
                <w:szCs w:val="24"/>
              </w:rPr>
            </w:pPr>
            <w:commentRangeStart w:id="159"/>
            <w:r w:rsidRPr="005D1FA9">
              <w:rPr>
                <w:rFonts w:eastAsia="Times New Roman"/>
                <w:sz w:val="24"/>
                <w:szCs w:val="24"/>
              </w:rPr>
              <w:t>Maximum Vacation Accrual</w:t>
            </w:r>
            <w:commentRangeEnd w:id="159"/>
            <w:r w:rsidR="009B4902">
              <w:rPr>
                <w:rStyle w:val="a9"/>
              </w:rPr>
              <w:commentReference w:id="159"/>
            </w:r>
          </w:p>
        </w:tc>
      </w:tr>
      <w:tr w:rsidR="00276958" w:rsidRPr="005D1FA9" w14:paraId="74FAF188" w14:textId="06A08FF4" w:rsidTr="00D86645">
        <w:tc>
          <w:tcPr>
            <w:tcW w:w="3330"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2B23AF3D" w14:textId="77777777" w:rsidR="00276958" w:rsidRPr="005D1FA9" w:rsidRDefault="00276958" w:rsidP="002874DD">
            <w:pPr>
              <w:jc w:val="center"/>
              <w:rPr>
                <w:sz w:val="24"/>
                <w:szCs w:val="24"/>
                <w:lang w:eastAsia="ko-KR"/>
              </w:rPr>
            </w:pPr>
            <w:r w:rsidRPr="005D1FA9">
              <w:rPr>
                <w:sz w:val="24"/>
                <w:szCs w:val="24"/>
                <w:lang w:eastAsia="ko-KR"/>
              </w:rPr>
              <w:t>1</w:t>
            </w:r>
            <w:r w:rsidRPr="005D1FA9">
              <w:rPr>
                <w:sz w:val="24"/>
                <w:szCs w:val="24"/>
                <w:vertAlign w:val="superscript"/>
                <w:lang w:eastAsia="ko-KR"/>
              </w:rPr>
              <w:t>st</w:t>
            </w:r>
            <w:r w:rsidRPr="005D1FA9">
              <w:rPr>
                <w:sz w:val="24"/>
                <w:szCs w:val="24"/>
                <w:lang w:eastAsia="ko-KR"/>
              </w:rPr>
              <w:t xml:space="preserve"> Year </w:t>
            </w:r>
          </w:p>
          <w:p w14:paraId="619458AD" w14:textId="647A7EB8" w:rsidR="00276958" w:rsidRPr="005D1FA9" w:rsidRDefault="00276958" w:rsidP="002874DD">
            <w:pPr>
              <w:jc w:val="center"/>
              <w:rPr>
                <w:rFonts w:eastAsia="Times New Roman"/>
                <w:sz w:val="22"/>
                <w:szCs w:val="22"/>
              </w:rPr>
            </w:pPr>
            <w:r w:rsidRPr="005D1FA9">
              <w:rPr>
                <w:sz w:val="24"/>
                <w:szCs w:val="24"/>
                <w:lang w:eastAsia="ko-KR"/>
              </w:rPr>
              <w:t>(hire date ~ 1</w:t>
            </w:r>
            <w:r w:rsidRPr="005D1FA9">
              <w:rPr>
                <w:sz w:val="24"/>
                <w:szCs w:val="24"/>
                <w:vertAlign w:val="superscript"/>
                <w:lang w:eastAsia="ko-KR"/>
              </w:rPr>
              <w:t>st</w:t>
            </w:r>
            <w:r w:rsidRPr="005D1FA9">
              <w:rPr>
                <w:sz w:val="24"/>
                <w:szCs w:val="24"/>
                <w:lang w:eastAsia="ko-KR"/>
              </w:rPr>
              <w:t xml:space="preserve"> anniversary date)</w:t>
            </w:r>
          </w:p>
        </w:tc>
        <w:tc>
          <w:tcPr>
            <w:tcW w:w="2811" w:type="dxa"/>
            <w:tcBorders>
              <w:top w:val="nil"/>
              <w:left w:val="nil"/>
              <w:bottom w:val="single" w:sz="8" w:space="0" w:color="000000"/>
              <w:right w:val="single" w:sz="8" w:space="0" w:color="000000"/>
            </w:tcBorders>
            <w:tcMar>
              <w:top w:w="0" w:type="dxa"/>
              <w:left w:w="108" w:type="dxa"/>
              <w:bottom w:w="0" w:type="dxa"/>
              <w:right w:w="108" w:type="dxa"/>
            </w:tcMar>
            <w:hideMark/>
          </w:tcPr>
          <w:p w14:paraId="131AC954" w14:textId="384331A2" w:rsidR="00D86645" w:rsidRPr="005D1FA9" w:rsidRDefault="00D86645" w:rsidP="00D86645">
            <w:pPr>
              <w:jc w:val="center"/>
              <w:rPr>
                <w:rFonts w:eastAsia="Times New Roman"/>
                <w:sz w:val="24"/>
                <w:szCs w:val="24"/>
              </w:rPr>
            </w:pPr>
            <w:r w:rsidRPr="005D1FA9">
              <w:rPr>
                <w:rFonts w:eastAsia="Times New Roman"/>
                <w:sz w:val="24"/>
                <w:szCs w:val="24"/>
              </w:rPr>
              <w:t>120 hours</w:t>
            </w:r>
            <w:r w:rsidR="00CE1431" w:rsidRPr="005D1FA9">
              <w:rPr>
                <w:rFonts w:eastAsia="Times New Roman"/>
                <w:sz w:val="24"/>
                <w:szCs w:val="24"/>
              </w:rPr>
              <w:t xml:space="preserve"> (15 days)</w:t>
            </w:r>
          </w:p>
        </w:tc>
        <w:tc>
          <w:tcPr>
            <w:tcW w:w="2489" w:type="dxa"/>
            <w:tcBorders>
              <w:top w:val="nil"/>
              <w:left w:val="nil"/>
              <w:bottom w:val="single" w:sz="8" w:space="0" w:color="000000"/>
              <w:right w:val="single" w:sz="8" w:space="0" w:color="000000"/>
            </w:tcBorders>
          </w:tcPr>
          <w:p w14:paraId="58BF27D4" w14:textId="00B82327" w:rsidR="00D86645" w:rsidRPr="005D1FA9" w:rsidRDefault="00F93A58" w:rsidP="00D86645">
            <w:pPr>
              <w:jc w:val="center"/>
              <w:rPr>
                <w:rFonts w:eastAsia="Times New Roman"/>
                <w:sz w:val="24"/>
                <w:szCs w:val="24"/>
              </w:rPr>
            </w:pPr>
            <w:r w:rsidRPr="005D1FA9">
              <w:rPr>
                <w:rFonts w:eastAsia="Times New Roman"/>
                <w:sz w:val="24"/>
                <w:szCs w:val="24"/>
              </w:rPr>
              <w:t>1</w:t>
            </w:r>
            <w:r w:rsidR="00D86645" w:rsidRPr="005D1FA9">
              <w:rPr>
                <w:rFonts w:eastAsia="Times New Roman"/>
                <w:sz w:val="24"/>
                <w:szCs w:val="24"/>
              </w:rPr>
              <w:t>20 hours</w:t>
            </w:r>
            <w:r w:rsidRPr="005D1FA9">
              <w:rPr>
                <w:rFonts w:eastAsia="Times New Roman"/>
                <w:sz w:val="24"/>
                <w:szCs w:val="24"/>
              </w:rPr>
              <w:t xml:space="preserve"> (15 days)</w:t>
            </w:r>
          </w:p>
        </w:tc>
      </w:tr>
      <w:tr w:rsidR="00276958" w:rsidRPr="005D1FA9" w14:paraId="37DE1126" w14:textId="3867E5F4" w:rsidTr="00D86645">
        <w:tc>
          <w:tcPr>
            <w:tcW w:w="3330"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5A10F1D4" w14:textId="77777777" w:rsidR="00276958" w:rsidRPr="005D1FA9" w:rsidRDefault="00276958" w:rsidP="002874DD">
            <w:pPr>
              <w:jc w:val="center"/>
              <w:rPr>
                <w:sz w:val="24"/>
                <w:szCs w:val="24"/>
                <w:lang w:eastAsia="ko-KR"/>
              </w:rPr>
            </w:pPr>
            <w:r w:rsidRPr="005D1FA9">
              <w:rPr>
                <w:sz w:val="24"/>
                <w:szCs w:val="24"/>
                <w:lang w:eastAsia="ko-KR"/>
              </w:rPr>
              <w:t>2</w:t>
            </w:r>
            <w:r w:rsidRPr="005D1FA9">
              <w:rPr>
                <w:sz w:val="24"/>
                <w:szCs w:val="24"/>
                <w:vertAlign w:val="superscript"/>
                <w:lang w:eastAsia="ko-KR"/>
              </w:rPr>
              <w:t>nd</w:t>
            </w:r>
            <w:r w:rsidRPr="005D1FA9">
              <w:rPr>
                <w:sz w:val="24"/>
                <w:szCs w:val="24"/>
                <w:lang w:eastAsia="ko-KR"/>
              </w:rPr>
              <w:t xml:space="preserve"> Year</w:t>
            </w:r>
          </w:p>
        </w:tc>
        <w:tc>
          <w:tcPr>
            <w:tcW w:w="2811" w:type="dxa"/>
            <w:tcBorders>
              <w:top w:val="nil"/>
              <w:left w:val="nil"/>
              <w:bottom w:val="single" w:sz="8" w:space="0" w:color="000000"/>
              <w:right w:val="single" w:sz="8" w:space="0" w:color="000000"/>
            </w:tcBorders>
            <w:tcMar>
              <w:top w:w="0" w:type="dxa"/>
              <w:left w:w="108" w:type="dxa"/>
              <w:bottom w:w="0" w:type="dxa"/>
              <w:right w:w="108" w:type="dxa"/>
            </w:tcMar>
          </w:tcPr>
          <w:p w14:paraId="571A42EE" w14:textId="20B61318" w:rsidR="00D86645" w:rsidRPr="005D1FA9" w:rsidRDefault="00F93A58" w:rsidP="00D86645">
            <w:pPr>
              <w:jc w:val="center"/>
              <w:rPr>
                <w:rFonts w:eastAsia="Times New Roman"/>
                <w:sz w:val="24"/>
                <w:szCs w:val="24"/>
              </w:rPr>
            </w:pPr>
            <w:r w:rsidRPr="005D1FA9">
              <w:rPr>
                <w:rFonts w:eastAsia="Times New Roman"/>
                <w:sz w:val="24"/>
                <w:szCs w:val="24"/>
              </w:rPr>
              <w:t>120 hours (15 days)</w:t>
            </w:r>
          </w:p>
        </w:tc>
        <w:tc>
          <w:tcPr>
            <w:tcW w:w="2489" w:type="dxa"/>
            <w:tcBorders>
              <w:top w:val="nil"/>
              <w:left w:val="nil"/>
              <w:bottom w:val="single" w:sz="8" w:space="0" w:color="000000"/>
              <w:right w:val="single" w:sz="8" w:space="0" w:color="000000"/>
            </w:tcBorders>
          </w:tcPr>
          <w:p w14:paraId="04ED97BD" w14:textId="04907A29" w:rsidR="00D86645" w:rsidRPr="005D1FA9" w:rsidRDefault="007C4307" w:rsidP="00D86645">
            <w:pPr>
              <w:jc w:val="center"/>
              <w:rPr>
                <w:rFonts w:eastAsia="Times New Roman"/>
                <w:sz w:val="24"/>
                <w:szCs w:val="24"/>
              </w:rPr>
            </w:pPr>
            <w:r w:rsidRPr="005D1FA9">
              <w:rPr>
                <w:rFonts w:eastAsia="Times New Roman"/>
                <w:sz w:val="24"/>
                <w:szCs w:val="24"/>
              </w:rPr>
              <w:t>182 hours (</w:t>
            </w:r>
            <w:r w:rsidR="00D86645" w:rsidRPr="005D1FA9">
              <w:rPr>
                <w:rFonts w:eastAsia="Times New Roman"/>
                <w:sz w:val="24"/>
                <w:szCs w:val="24"/>
              </w:rPr>
              <w:t>22.5 days</w:t>
            </w:r>
            <w:r w:rsidRPr="005D1FA9">
              <w:rPr>
                <w:rFonts w:eastAsia="Times New Roman"/>
                <w:sz w:val="24"/>
                <w:szCs w:val="24"/>
              </w:rPr>
              <w:t>)</w:t>
            </w:r>
          </w:p>
        </w:tc>
      </w:tr>
      <w:tr w:rsidR="00276958" w:rsidRPr="005D1FA9" w14:paraId="52C17034" w14:textId="29E2D5D3" w:rsidTr="00D86645">
        <w:tc>
          <w:tcPr>
            <w:tcW w:w="3330"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5D44AD54" w14:textId="4BB74466" w:rsidR="00276958" w:rsidRPr="005D1FA9" w:rsidRDefault="00276958" w:rsidP="002874DD">
            <w:pPr>
              <w:jc w:val="center"/>
              <w:rPr>
                <w:rFonts w:eastAsia="Times New Roman"/>
                <w:sz w:val="22"/>
                <w:szCs w:val="22"/>
              </w:rPr>
            </w:pPr>
            <w:r w:rsidRPr="005D1FA9">
              <w:rPr>
                <w:sz w:val="24"/>
                <w:szCs w:val="24"/>
                <w:lang w:eastAsia="ko-KR"/>
              </w:rPr>
              <w:t>3</w:t>
            </w:r>
            <w:r w:rsidRPr="005D1FA9">
              <w:rPr>
                <w:sz w:val="24"/>
                <w:szCs w:val="24"/>
                <w:vertAlign w:val="superscript"/>
                <w:lang w:eastAsia="ko-KR"/>
              </w:rPr>
              <w:t>rd</w:t>
            </w:r>
            <w:r w:rsidRPr="005D1FA9">
              <w:rPr>
                <w:sz w:val="24"/>
                <w:szCs w:val="24"/>
                <w:lang w:eastAsia="ko-KR"/>
              </w:rPr>
              <w:t xml:space="preserve"> Year ~ 4</w:t>
            </w:r>
            <w:r w:rsidRPr="005D1FA9">
              <w:rPr>
                <w:sz w:val="24"/>
                <w:szCs w:val="24"/>
                <w:vertAlign w:val="superscript"/>
                <w:lang w:eastAsia="ko-KR"/>
              </w:rPr>
              <w:t>th</w:t>
            </w:r>
            <w:r w:rsidRPr="005D1FA9">
              <w:rPr>
                <w:sz w:val="24"/>
                <w:szCs w:val="24"/>
                <w:lang w:eastAsia="ko-KR"/>
              </w:rPr>
              <w:t xml:space="preserve"> Year</w:t>
            </w:r>
          </w:p>
        </w:tc>
        <w:tc>
          <w:tcPr>
            <w:tcW w:w="2811" w:type="dxa"/>
            <w:tcBorders>
              <w:top w:val="nil"/>
              <w:left w:val="nil"/>
              <w:bottom w:val="single" w:sz="8" w:space="0" w:color="000000"/>
              <w:right w:val="single" w:sz="8" w:space="0" w:color="000000"/>
            </w:tcBorders>
            <w:tcMar>
              <w:top w:w="0" w:type="dxa"/>
              <w:left w:w="108" w:type="dxa"/>
              <w:bottom w:w="0" w:type="dxa"/>
              <w:right w:w="108" w:type="dxa"/>
            </w:tcMar>
            <w:hideMark/>
          </w:tcPr>
          <w:p w14:paraId="2EBA5725" w14:textId="5AAF87D1" w:rsidR="00D86645" w:rsidRPr="005D1FA9" w:rsidRDefault="00D86645" w:rsidP="00D86645">
            <w:pPr>
              <w:jc w:val="center"/>
              <w:rPr>
                <w:rFonts w:eastAsia="Times New Roman"/>
                <w:sz w:val="24"/>
                <w:szCs w:val="24"/>
              </w:rPr>
            </w:pPr>
            <w:r w:rsidRPr="005D1FA9">
              <w:rPr>
                <w:rFonts w:eastAsia="Times New Roman"/>
                <w:sz w:val="24"/>
                <w:szCs w:val="24"/>
              </w:rPr>
              <w:t xml:space="preserve"> 128 hours</w:t>
            </w:r>
            <w:r w:rsidR="00F93A58" w:rsidRPr="005D1FA9">
              <w:rPr>
                <w:rFonts w:eastAsia="Times New Roman"/>
                <w:sz w:val="24"/>
                <w:szCs w:val="24"/>
              </w:rPr>
              <w:t xml:space="preserve"> (16 days)</w:t>
            </w:r>
          </w:p>
        </w:tc>
        <w:tc>
          <w:tcPr>
            <w:tcW w:w="2489" w:type="dxa"/>
            <w:tcBorders>
              <w:top w:val="nil"/>
              <w:left w:val="nil"/>
              <w:bottom w:val="single" w:sz="8" w:space="0" w:color="000000"/>
              <w:right w:val="single" w:sz="8" w:space="0" w:color="000000"/>
            </w:tcBorders>
          </w:tcPr>
          <w:p w14:paraId="7E31C0E9" w14:textId="6BAEA6E0" w:rsidR="00276958" w:rsidRPr="005D1FA9" w:rsidRDefault="007C4307" w:rsidP="002874DD">
            <w:pPr>
              <w:jc w:val="center"/>
              <w:rPr>
                <w:rFonts w:eastAsia="Times New Roman"/>
                <w:sz w:val="24"/>
                <w:szCs w:val="24"/>
              </w:rPr>
            </w:pPr>
            <w:r w:rsidRPr="005D1FA9">
              <w:rPr>
                <w:rFonts w:eastAsia="Times New Roman"/>
                <w:sz w:val="24"/>
                <w:szCs w:val="24"/>
              </w:rPr>
              <w:t xml:space="preserve"> 192 hours (</w:t>
            </w:r>
            <w:r w:rsidR="00D86645" w:rsidRPr="005D1FA9">
              <w:rPr>
                <w:rFonts w:eastAsia="Times New Roman"/>
                <w:sz w:val="24"/>
                <w:szCs w:val="24"/>
              </w:rPr>
              <w:t>24 days</w:t>
            </w:r>
            <w:r w:rsidRPr="005D1FA9">
              <w:rPr>
                <w:rFonts w:eastAsia="Times New Roman"/>
                <w:sz w:val="24"/>
                <w:szCs w:val="24"/>
              </w:rPr>
              <w:t>)</w:t>
            </w:r>
          </w:p>
        </w:tc>
      </w:tr>
      <w:tr w:rsidR="00276958" w:rsidRPr="005D1FA9" w14:paraId="25E90B7F" w14:textId="55C2B2DD" w:rsidTr="00D86645">
        <w:tc>
          <w:tcPr>
            <w:tcW w:w="3330" w:type="dxa"/>
            <w:tcBorders>
              <w:top w:val="single" w:sz="4" w:space="0" w:color="auto"/>
              <w:left w:val="single" w:sz="8" w:space="0" w:color="000000"/>
              <w:bottom w:val="single" w:sz="4" w:space="0" w:color="auto"/>
              <w:right w:val="single" w:sz="8" w:space="0" w:color="000000"/>
            </w:tcBorders>
            <w:tcMar>
              <w:top w:w="0" w:type="dxa"/>
              <w:left w:w="108" w:type="dxa"/>
              <w:bottom w:w="0" w:type="dxa"/>
              <w:right w:w="108" w:type="dxa"/>
            </w:tcMar>
          </w:tcPr>
          <w:p w14:paraId="5F9F90CC" w14:textId="14C0450B" w:rsidR="00276958" w:rsidRPr="005D1FA9" w:rsidRDefault="00276958" w:rsidP="002874DD">
            <w:pPr>
              <w:jc w:val="center"/>
              <w:rPr>
                <w:rFonts w:eastAsia="Times New Roman"/>
                <w:sz w:val="22"/>
                <w:szCs w:val="22"/>
              </w:rPr>
            </w:pPr>
            <w:commentRangeStart w:id="160"/>
            <w:r w:rsidRPr="005D1FA9">
              <w:rPr>
                <w:sz w:val="24"/>
                <w:szCs w:val="24"/>
                <w:lang w:eastAsia="ko-KR"/>
              </w:rPr>
              <w:t>5</w:t>
            </w:r>
            <w:r w:rsidRPr="005D1FA9">
              <w:rPr>
                <w:sz w:val="24"/>
                <w:szCs w:val="24"/>
                <w:vertAlign w:val="superscript"/>
                <w:lang w:eastAsia="ko-KR"/>
              </w:rPr>
              <w:t>th</w:t>
            </w:r>
            <w:r w:rsidRPr="005D1FA9">
              <w:rPr>
                <w:sz w:val="24"/>
                <w:szCs w:val="24"/>
                <w:lang w:eastAsia="ko-KR"/>
              </w:rPr>
              <w:t xml:space="preserve"> Year </w:t>
            </w:r>
            <w:r w:rsidR="00510CEB" w:rsidRPr="005D1FA9">
              <w:rPr>
                <w:sz w:val="24"/>
                <w:szCs w:val="24"/>
                <w:lang w:eastAsia="ko-KR"/>
              </w:rPr>
              <w:t>and thereafter</w:t>
            </w:r>
            <w:commentRangeEnd w:id="160"/>
            <w:r w:rsidR="001440E3">
              <w:rPr>
                <w:rStyle w:val="a9"/>
              </w:rPr>
              <w:commentReference w:id="160"/>
            </w:r>
          </w:p>
        </w:tc>
        <w:tc>
          <w:tcPr>
            <w:tcW w:w="2811" w:type="dxa"/>
            <w:tcBorders>
              <w:top w:val="single" w:sz="4" w:space="0" w:color="auto"/>
              <w:left w:val="nil"/>
              <w:bottom w:val="single" w:sz="4" w:space="0" w:color="auto"/>
              <w:right w:val="single" w:sz="8" w:space="0" w:color="000000"/>
            </w:tcBorders>
            <w:tcMar>
              <w:top w:w="0" w:type="dxa"/>
              <w:left w:w="108" w:type="dxa"/>
              <w:bottom w:w="0" w:type="dxa"/>
              <w:right w:w="108" w:type="dxa"/>
            </w:tcMar>
          </w:tcPr>
          <w:p w14:paraId="0782B954" w14:textId="4F720265" w:rsidR="00276958" w:rsidRPr="005D1FA9" w:rsidRDefault="00D86645" w:rsidP="002874DD">
            <w:pPr>
              <w:jc w:val="center"/>
              <w:rPr>
                <w:rFonts w:eastAsia="Times New Roman"/>
                <w:sz w:val="24"/>
                <w:szCs w:val="24"/>
              </w:rPr>
            </w:pPr>
            <w:commentRangeStart w:id="161"/>
            <w:r w:rsidRPr="005D1FA9">
              <w:rPr>
                <w:rFonts w:eastAsia="Times New Roman"/>
                <w:sz w:val="24"/>
                <w:szCs w:val="24"/>
              </w:rPr>
              <w:t>136 hours</w:t>
            </w:r>
            <w:r w:rsidR="00F93A58" w:rsidRPr="005D1FA9">
              <w:rPr>
                <w:rFonts w:eastAsia="Times New Roman"/>
                <w:sz w:val="24"/>
                <w:szCs w:val="24"/>
              </w:rPr>
              <w:t xml:space="preserve"> (17 days)</w:t>
            </w:r>
            <w:commentRangeEnd w:id="161"/>
            <w:r w:rsidR="005F72E1">
              <w:rPr>
                <w:rStyle w:val="a9"/>
              </w:rPr>
              <w:commentReference w:id="161"/>
            </w:r>
          </w:p>
        </w:tc>
        <w:tc>
          <w:tcPr>
            <w:tcW w:w="2489" w:type="dxa"/>
            <w:tcBorders>
              <w:top w:val="single" w:sz="4" w:space="0" w:color="auto"/>
              <w:left w:val="nil"/>
              <w:bottom w:val="single" w:sz="4" w:space="0" w:color="auto"/>
              <w:right w:val="single" w:sz="8" w:space="0" w:color="000000"/>
            </w:tcBorders>
          </w:tcPr>
          <w:p w14:paraId="2954AAD1" w14:textId="6FEB284F" w:rsidR="00276958" w:rsidRPr="005D1FA9" w:rsidRDefault="007C4307" w:rsidP="002874DD">
            <w:pPr>
              <w:jc w:val="center"/>
              <w:rPr>
                <w:rFonts w:eastAsia="Times New Roman"/>
                <w:sz w:val="24"/>
                <w:szCs w:val="24"/>
              </w:rPr>
            </w:pPr>
            <w:r w:rsidRPr="005D1FA9">
              <w:rPr>
                <w:rFonts w:eastAsia="Times New Roman"/>
                <w:sz w:val="24"/>
                <w:szCs w:val="24"/>
              </w:rPr>
              <w:t>204 hours (</w:t>
            </w:r>
            <w:r w:rsidR="00D86645" w:rsidRPr="005D1FA9">
              <w:rPr>
                <w:rFonts w:eastAsia="Times New Roman"/>
                <w:sz w:val="24"/>
                <w:szCs w:val="24"/>
              </w:rPr>
              <w:t>25.5 days)</w:t>
            </w:r>
          </w:p>
        </w:tc>
      </w:tr>
    </w:tbl>
    <w:p w14:paraId="60A1ECF4" w14:textId="77777777" w:rsidR="00276958" w:rsidRPr="005D1FA9" w:rsidRDefault="00276958" w:rsidP="00B624CD">
      <w:pPr>
        <w:jc w:val="both"/>
        <w:rPr>
          <w:bCs/>
          <w:iCs/>
          <w:sz w:val="24"/>
          <w:szCs w:val="24"/>
        </w:rPr>
      </w:pPr>
    </w:p>
    <w:p w14:paraId="1CB474FC" w14:textId="77777777" w:rsidR="00D86645" w:rsidRDefault="00276958" w:rsidP="00D86645">
      <w:pPr>
        <w:jc w:val="both"/>
        <w:rPr>
          <w:rFonts w:eastAsia="Times New Roman"/>
          <w:color w:val="000000"/>
          <w:sz w:val="24"/>
          <w:szCs w:val="24"/>
        </w:rPr>
      </w:pPr>
      <w:r w:rsidRPr="005D1FA9">
        <w:rPr>
          <w:bCs/>
          <w:iCs/>
          <w:sz w:val="24"/>
          <w:szCs w:val="24"/>
        </w:rPr>
        <w:t>Unused accrued Paid Vacation time will be carried other to the calendar year.</w:t>
      </w:r>
      <w:r w:rsidR="00D86645" w:rsidRPr="005D1FA9">
        <w:rPr>
          <w:bCs/>
          <w:iCs/>
          <w:sz w:val="24"/>
          <w:szCs w:val="24"/>
        </w:rPr>
        <w:t xml:space="preserve"> </w:t>
      </w:r>
      <w:r w:rsidR="00D86645" w:rsidRPr="005D1FA9">
        <w:rPr>
          <w:rFonts w:eastAsia="Times New Roman"/>
          <w:color w:val="000000"/>
          <w:sz w:val="24"/>
          <w:szCs w:val="24"/>
        </w:rPr>
        <w:t>Employees will only be allowed to accrue up to one and one-half times their annual earned vacation. A cap will be placed on vacation accrual and once such cap is reached and vacation days are earned, but not taken, no further vacation or vacation pay will accrue until the balance of vacation days falls below the cap.</w:t>
      </w:r>
    </w:p>
    <w:p w14:paraId="11AAD0DF" w14:textId="77777777" w:rsidR="00276958" w:rsidRDefault="00276958" w:rsidP="00B624CD">
      <w:pPr>
        <w:jc w:val="both"/>
        <w:rPr>
          <w:rFonts w:eastAsia="Times New Roman"/>
          <w:color w:val="000000"/>
          <w:sz w:val="24"/>
          <w:szCs w:val="24"/>
        </w:rPr>
      </w:pPr>
    </w:p>
    <w:p w14:paraId="583E265E" w14:textId="46307718" w:rsidR="00B624CD" w:rsidRPr="00B35BCF" w:rsidRDefault="00B624CD" w:rsidP="00B624CD">
      <w:pPr>
        <w:jc w:val="both"/>
        <w:rPr>
          <w:rFonts w:eastAsia="Times New Roman"/>
          <w:color w:val="000000"/>
          <w:sz w:val="22"/>
          <w:szCs w:val="22"/>
        </w:rPr>
      </w:pPr>
      <w:r w:rsidRPr="00B35BCF">
        <w:rPr>
          <w:rFonts w:eastAsia="Times New Roman"/>
          <w:color w:val="000000"/>
          <w:sz w:val="24"/>
          <w:szCs w:val="24"/>
        </w:rPr>
        <w:t xml:space="preserve">If a </w:t>
      </w:r>
      <w:r w:rsidR="00D60D25" w:rsidRPr="00B35BCF">
        <w:rPr>
          <w:rFonts w:eastAsia="Times New Roman"/>
          <w:color w:val="000000"/>
          <w:sz w:val="24"/>
          <w:szCs w:val="24"/>
        </w:rPr>
        <w:t xml:space="preserve">full-time </w:t>
      </w:r>
      <w:r w:rsidRPr="00B35BCF">
        <w:rPr>
          <w:rFonts w:eastAsia="Times New Roman"/>
          <w:color w:val="000000"/>
          <w:sz w:val="24"/>
          <w:szCs w:val="24"/>
        </w:rPr>
        <w:t>regular employee works less than one hundred percent (100%) of his/her hours in a given week, the rate of accrual will be prorated based on the percentage of time worked.</w:t>
      </w:r>
    </w:p>
    <w:p w14:paraId="6352C268" w14:textId="194E83B2" w:rsidR="00B624CD" w:rsidRPr="00B35BCF" w:rsidRDefault="00B624CD" w:rsidP="00B624CD">
      <w:pPr>
        <w:jc w:val="both"/>
        <w:rPr>
          <w:rFonts w:eastAsia="Times New Roman"/>
          <w:color w:val="000000"/>
          <w:sz w:val="22"/>
          <w:szCs w:val="22"/>
        </w:rPr>
      </w:pPr>
    </w:p>
    <w:p w14:paraId="78F8FCF3" w14:textId="5F2A9CFD" w:rsidR="00B624CD" w:rsidRPr="00B35BCF" w:rsidRDefault="00663E0B" w:rsidP="00B624CD">
      <w:pPr>
        <w:jc w:val="both"/>
        <w:rPr>
          <w:rFonts w:eastAsia="Times New Roman"/>
          <w:color w:val="000000"/>
          <w:sz w:val="24"/>
          <w:szCs w:val="24"/>
        </w:rPr>
      </w:pPr>
      <w:r w:rsidRPr="00B35BCF">
        <w:rPr>
          <w:rFonts w:eastAsia="Times New Roman"/>
          <w:color w:val="000000"/>
          <w:sz w:val="24"/>
          <w:szCs w:val="24"/>
        </w:rPr>
        <w:t>Paid v</w:t>
      </w:r>
      <w:r w:rsidR="00B624CD" w:rsidRPr="00B35BCF">
        <w:rPr>
          <w:rFonts w:eastAsia="Times New Roman"/>
          <w:color w:val="000000"/>
          <w:sz w:val="24"/>
          <w:szCs w:val="24"/>
        </w:rPr>
        <w:t>acation accruals will not be earned during unpaid leaves of absence, regardless of reason, including, but not limited to, medical leave (inclusive of employees paid by disability or workers’ compensation benefits), pregnancy-related medical leave, California Family Rights Act, military leave</w:t>
      </w:r>
      <w:r w:rsidR="00F86DE9" w:rsidRPr="00B35BCF">
        <w:rPr>
          <w:rFonts w:eastAsia="Times New Roman"/>
          <w:color w:val="000000"/>
          <w:sz w:val="24"/>
          <w:szCs w:val="24"/>
        </w:rPr>
        <w:t>,</w:t>
      </w:r>
      <w:r w:rsidR="00B624CD" w:rsidRPr="00B35BCF">
        <w:rPr>
          <w:rFonts w:eastAsia="Times New Roman"/>
          <w:color w:val="000000"/>
          <w:sz w:val="24"/>
          <w:szCs w:val="24"/>
        </w:rPr>
        <w:t xml:space="preserve"> and personal leave.</w:t>
      </w:r>
    </w:p>
    <w:p w14:paraId="7E78E3ED" w14:textId="51CAA678" w:rsidR="00663E0B" w:rsidRPr="00B35BCF" w:rsidRDefault="00663E0B" w:rsidP="00B624CD">
      <w:pPr>
        <w:jc w:val="both"/>
        <w:rPr>
          <w:rFonts w:eastAsia="Times New Roman"/>
          <w:color w:val="000000"/>
          <w:sz w:val="24"/>
          <w:szCs w:val="24"/>
        </w:rPr>
      </w:pPr>
    </w:p>
    <w:p w14:paraId="21561582" w14:textId="140ED862" w:rsidR="00B624CD" w:rsidRPr="00B35BCF" w:rsidRDefault="00B624CD" w:rsidP="00B624CD">
      <w:pPr>
        <w:jc w:val="both"/>
        <w:rPr>
          <w:sz w:val="24"/>
          <w:szCs w:val="24"/>
        </w:rPr>
      </w:pPr>
      <w:r w:rsidRPr="00B35BCF">
        <w:rPr>
          <w:b/>
          <w:sz w:val="24"/>
          <w:szCs w:val="24"/>
        </w:rPr>
        <w:t xml:space="preserve">How to Request </w:t>
      </w:r>
      <w:r w:rsidR="00663E0B" w:rsidRPr="00B35BCF">
        <w:rPr>
          <w:b/>
          <w:sz w:val="24"/>
          <w:szCs w:val="24"/>
        </w:rPr>
        <w:t xml:space="preserve">Paid </w:t>
      </w:r>
      <w:r w:rsidRPr="00B35BCF">
        <w:rPr>
          <w:b/>
          <w:sz w:val="24"/>
          <w:szCs w:val="24"/>
        </w:rPr>
        <w:t>Vacation Time:</w:t>
      </w:r>
      <w:r w:rsidRPr="00B35BCF">
        <w:rPr>
          <w:sz w:val="24"/>
          <w:szCs w:val="24"/>
        </w:rPr>
        <w:t xml:space="preserve"> Any employee planning to take a </w:t>
      </w:r>
      <w:r w:rsidR="00663E0B" w:rsidRPr="00B35BCF">
        <w:rPr>
          <w:sz w:val="24"/>
          <w:szCs w:val="24"/>
        </w:rPr>
        <w:t xml:space="preserve">paid </w:t>
      </w:r>
      <w:r w:rsidRPr="00B35BCF">
        <w:rPr>
          <w:sz w:val="24"/>
          <w:szCs w:val="24"/>
        </w:rPr>
        <w:t xml:space="preserve">vacation should notify and seek approval from his/her manager at least two (2) weeks in advance of the planned </w:t>
      </w:r>
      <w:r w:rsidR="00663E0B" w:rsidRPr="00B35BCF">
        <w:rPr>
          <w:sz w:val="24"/>
          <w:szCs w:val="24"/>
        </w:rPr>
        <w:t xml:space="preserve">paid </w:t>
      </w:r>
      <w:r w:rsidRPr="00B35BCF">
        <w:rPr>
          <w:sz w:val="24"/>
          <w:szCs w:val="24"/>
        </w:rPr>
        <w:t>vacation commencement date.</w:t>
      </w:r>
    </w:p>
    <w:p w14:paraId="652998A9" w14:textId="77777777" w:rsidR="00D72561" w:rsidRPr="00B35BCF" w:rsidRDefault="00D72561" w:rsidP="00B624CD">
      <w:pPr>
        <w:jc w:val="both"/>
        <w:rPr>
          <w:sz w:val="24"/>
          <w:szCs w:val="24"/>
        </w:rPr>
      </w:pPr>
    </w:p>
    <w:p w14:paraId="1F32828F" w14:textId="5953692D" w:rsidR="00B624CD" w:rsidRDefault="00B624CD" w:rsidP="00B624CD">
      <w:pPr>
        <w:jc w:val="both"/>
        <w:rPr>
          <w:sz w:val="24"/>
          <w:szCs w:val="24"/>
        </w:rPr>
      </w:pPr>
      <w:r w:rsidRPr="00B35BCF">
        <w:rPr>
          <w:b/>
          <w:sz w:val="24"/>
          <w:szCs w:val="24"/>
        </w:rPr>
        <w:t>Accrued Vacation Paid on Separation:</w:t>
      </w:r>
      <w:r w:rsidRPr="00B35BCF">
        <w:rPr>
          <w:sz w:val="24"/>
          <w:szCs w:val="24"/>
        </w:rPr>
        <w:t xml:space="preserve"> If an employee resigns or is terminated without having taken accrued </w:t>
      </w:r>
      <w:r w:rsidR="00663E0B" w:rsidRPr="00B35BCF">
        <w:rPr>
          <w:sz w:val="24"/>
          <w:szCs w:val="24"/>
        </w:rPr>
        <w:t xml:space="preserve">paid </w:t>
      </w:r>
      <w:r w:rsidRPr="00B35BCF">
        <w:rPr>
          <w:sz w:val="24"/>
          <w:szCs w:val="24"/>
        </w:rPr>
        <w:t xml:space="preserve">vacation time, he/she will be paid for all accrued, unused </w:t>
      </w:r>
      <w:r w:rsidR="00663E0B" w:rsidRPr="00B35BCF">
        <w:rPr>
          <w:sz w:val="24"/>
          <w:szCs w:val="24"/>
        </w:rPr>
        <w:t xml:space="preserve">paid </w:t>
      </w:r>
      <w:r w:rsidRPr="00B35BCF">
        <w:rPr>
          <w:sz w:val="24"/>
          <w:szCs w:val="24"/>
        </w:rPr>
        <w:t>vacation time.</w:t>
      </w:r>
      <w:r w:rsidRPr="00B35BCF">
        <w:t xml:space="preserve">  </w:t>
      </w:r>
      <w:r w:rsidRPr="00B35BCF">
        <w:rPr>
          <w:sz w:val="24"/>
          <w:szCs w:val="24"/>
        </w:rPr>
        <w:t>Any unused vacation will be prorated on a daily basis and paid out at the final rate of pay in effect at the time of the separation.</w:t>
      </w:r>
    </w:p>
    <w:p w14:paraId="05A58E1A" w14:textId="77777777" w:rsidR="00D86645" w:rsidRPr="00B35BCF" w:rsidRDefault="00D86645" w:rsidP="00B624CD">
      <w:pPr>
        <w:jc w:val="both"/>
        <w:rPr>
          <w:sz w:val="24"/>
          <w:szCs w:val="24"/>
        </w:rPr>
      </w:pPr>
    </w:p>
    <w:p w14:paraId="781E2F87" w14:textId="505384C2" w:rsidR="00B7658E" w:rsidRPr="00B35BCF" w:rsidRDefault="00B7658E" w:rsidP="00954615">
      <w:pPr>
        <w:pStyle w:val="2"/>
        <w:pBdr>
          <w:bottom w:val="single" w:sz="6" w:space="1" w:color="auto"/>
        </w:pBdr>
        <w:jc w:val="both"/>
      </w:pPr>
      <w:bookmarkStart w:id="162" w:name="_Toc157012234"/>
      <w:r w:rsidRPr="00B35BCF">
        <w:lastRenderedPageBreak/>
        <w:t xml:space="preserve">Paid Sick Leave </w:t>
      </w:r>
      <w:r w:rsidR="00D32521" w:rsidRPr="00B35BCF">
        <w:t>Policy</w:t>
      </w:r>
      <w:bookmarkEnd w:id="162"/>
    </w:p>
    <w:p w14:paraId="4FD9A20A" w14:textId="354E60C4" w:rsidR="00921576" w:rsidRPr="00B35BCF" w:rsidRDefault="00921576" w:rsidP="00921576">
      <w:pPr>
        <w:spacing w:after="100" w:afterAutospacing="1"/>
        <w:jc w:val="both"/>
        <w:rPr>
          <w:color w:val="000000"/>
          <w:sz w:val="24"/>
          <w:szCs w:val="24"/>
        </w:rPr>
      </w:pPr>
      <w:bookmarkStart w:id="163" w:name="_Hlk153820059"/>
      <w:r w:rsidRPr="00B35BCF">
        <w:rPr>
          <w:color w:val="000000"/>
          <w:sz w:val="24"/>
          <w:szCs w:val="24"/>
        </w:rPr>
        <w:t>Company provides paid sick leave to employees consistent with California law</w:t>
      </w:r>
      <w:r w:rsidR="00875B5D" w:rsidRPr="00B35BCF">
        <w:rPr>
          <w:color w:val="000000"/>
          <w:sz w:val="24"/>
          <w:szCs w:val="24"/>
        </w:rPr>
        <w:t>.</w:t>
      </w:r>
    </w:p>
    <w:bookmarkEnd w:id="163"/>
    <w:p w14:paraId="6B2A2DED" w14:textId="4F19ADC8" w:rsidR="00921576" w:rsidRPr="00B35BCF" w:rsidRDefault="00921576" w:rsidP="00921576">
      <w:pPr>
        <w:spacing w:after="100" w:afterAutospacing="1"/>
        <w:jc w:val="both"/>
        <w:rPr>
          <w:color w:val="000000"/>
          <w:sz w:val="24"/>
          <w:szCs w:val="24"/>
        </w:rPr>
      </w:pPr>
      <w:r w:rsidRPr="00B35BCF">
        <w:rPr>
          <w:b/>
          <w:bCs/>
          <w:color w:val="000000"/>
          <w:sz w:val="24"/>
          <w:szCs w:val="24"/>
        </w:rPr>
        <w:t>Eligibility.</w:t>
      </w:r>
      <w:r w:rsidRPr="00B35BCF">
        <w:rPr>
          <w:color w:val="000000"/>
          <w:sz w:val="24"/>
          <w:szCs w:val="24"/>
        </w:rPr>
        <w:t xml:space="preserve"> All employees who work in California for 30 days or more within a year, from the beginning of employment, are eligible for paid sick leave (“Eligible Employees.”) Employees working less than 30 days in California are not entitled to paid sick leave.</w:t>
      </w:r>
    </w:p>
    <w:p w14:paraId="4C30C433" w14:textId="0CA81776" w:rsidR="00921576" w:rsidRPr="00B35BCF" w:rsidRDefault="00466EA9" w:rsidP="00921576">
      <w:pPr>
        <w:spacing w:after="100" w:afterAutospacing="1"/>
        <w:jc w:val="both"/>
        <w:rPr>
          <w:color w:val="000000"/>
          <w:sz w:val="24"/>
          <w:szCs w:val="24"/>
        </w:rPr>
      </w:pPr>
      <w:r w:rsidRPr="005D1FA9">
        <w:rPr>
          <w:b/>
          <w:bCs/>
          <w:color w:val="000000"/>
          <w:sz w:val="24"/>
          <w:szCs w:val="24"/>
        </w:rPr>
        <w:t>Up-</w:t>
      </w:r>
      <w:r w:rsidR="00D81498" w:rsidRPr="005D1FA9">
        <w:rPr>
          <w:b/>
          <w:bCs/>
          <w:color w:val="000000"/>
          <w:sz w:val="24"/>
          <w:szCs w:val="24"/>
        </w:rPr>
        <w:t>Front</w:t>
      </w:r>
      <w:r w:rsidR="000A3E15" w:rsidRPr="005D1FA9">
        <w:rPr>
          <w:b/>
          <w:bCs/>
          <w:color w:val="000000"/>
          <w:sz w:val="24"/>
          <w:szCs w:val="24"/>
        </w:rPr>
        <w:t xml:space="preserve"> </w:t>
      </w:r>
      <w:r w:rsidR="00336A3C" w:rsidRPr="005D1FA9">
        <w:rPr>
          <w:b/>
          <w:bCs/>
          <w:color w:val="000000"/>
          <w:sz w:val="24"/>
          <w:szCs w:val="24"/>
        </w:rPr>
        <w:t xml:space="preserve">Method. </w:t>
      </w:r>
      <w:r w:rsidR="00336A3C" w:rsidRPr="005D1FA9">
        <w:rPr>
          <w:color w:val="000000"/>
          <w:sz w:val="24"/>
          <w:szCs w:val="24"/>
        </w:rPr>
        <w:t xml:space="preserve">Company </w:t>
      </w:r>
      <w:r w:rsidRPr="005D1FA9">
        <w:rPr>
          <w:color w:val="000000"/>
          <w:sz w:val="24"/>
          <w:szCs w:val="24"/>
        </w:rPr>
        <w:t>will</w:t>
      </w:r>
      <w:r w:rsidR="00336A3C" w:rsidRPr="005D1FA9">
        <w:rPr>
          <w:color w:val="000000"/>
          <w:sz w:val="24"/>
          <w:szCs w:val="24"/>
        </w:rPr>
        <w:t xml:space="preserve"> provide </w:t>
      </w:r>
      <w:commentRangeStart w:id="164"/>
      <w:r w:rsidR="008C129F" w:rsidRPr="005D1FA9">
        <w:rPr>
          <w:color w:val="000000"/>
          <w:sz w:val="24"/>
          <w:szCs w:val="24"/>
        </w:rPr>
        <w:t>forty</w:t>
      </w:r>
      <w:r w:rsidR="00336A3C" w:rsidRPr="005D1FA9">
        <w:rPr>
          <w:color w:val="000000"/>
          <w:sz w:val="24"/>
          <w:szCs w:val="24"/>
        </w:rPr>
        <w:t xml:space="preserve"> (</w:t>
      </w:r>
      <w:r w:rsidR="008C129F" w:rsidRPr="005D1FA9">
        <w:rPr>
          <w:color w:val="000000"/>
          <w:sz w:val="24"/>
          <w:szCs w:val="24"/>
        </w:rPr>
        <w:t>40</w:t>
      </w:r>
      <w:r w:rsidR="00336A3C" w:rsidRPr="005D1FA9">
        <w:rPr>
          <w:color w:val="000000"/>
          <w:sz w:val="24"/>
          <w:szCs w:val="24"/>
        </w:rPr>
        <w:t xml:space="preserve">) hours or </w:t>
      </w:r>
      <w:r w:rsidR="008C129F" w:rsidRPr="005D1FA9">
        <w:rPr>
          <w:color w:val="000000"/>
          <w:sz w:val="24"/>
          <w:szCs w:val="24"/>
        </w:rPr>
        <w:t xml:space="preserve">five </w:t>
      </w:r>
      <w:r w:rsidR="00336A3C" w:rsidRPr="005D1FA9">
        <w:rPr>
          <w:color w:val="000000"/>
          <w:sz w:val="24"/>
          <w:szCs w:val="24"/>
        </w:rPr>
        <w:t>(</w:t>
      </w:r>
      <w:r w:rsidR="008C129F" w:rsidRPr="005D1FA9">
        <w:rPr>
          <w:color w:val="000000"/>
          <w:sz w:val="24"/>
          <w:szCs w:val="24"/>
        </w:rPr>
        <w:t>5</w:t>
      </w:r>
      <w:r w:rsidR="00336A3C" w:rsidRPr="005D1FA9">
        <w:rPr>
          <w:color w:val="000000"/>
          <w:sz w:val="24"/>
          <w:szCs w:val="24"/>
        </w:rPr>
        <w:t xml:space="preserve">) days </w:t>
      </w:r>
      <w:commentRangeEnd w:id="164"/>
      <w:r w:rsidR="000D0B35">
        <w:rPr>
          <w:rStyle w:val="a9"/>
        </w:rPr>
        <w:commentReference w:id="164"/>
      </w:r>
      <w:r w:rsidR="00336A3C" w:rsidRPr="005D1FA9">
        <w:rPr>
          <w:color w:val="000000"/>
          <w:sz w:val="24"/>
          <w:szCs w:val="24"/>
        </w:rPr>
        <w:t xml:space="preserve">at the beginning of </w:t>
      </w:r>
      <w:r w:rsidR="00D50431" w:rsidRPr="005D1FA9">
        <w:rPr>
          <w:color w:val="000000"/>
          <w:sz w:val="24"/>
          <w:szCs w:val="24"/>
        </w:rPr>
        <w:t xml:space="preserve">each calendar </w:t>
      </w:r>
      <w:r w:rsidR="00336A3C" w:rsidRPr="005D1FA9">
        <w:rPr>
          <w:color w:val="000000"/>
          <w:sz w:val="24"/>
          <w:szCs w:val="24"/>
        </w:rPr>
        <w:t xml:space="preserve">year </w:t>
      </w:r>
      <w:r w:rsidR="00D50431" w:rsidRPr="005D1FA9">
        <w:rPr>
          <w:color w:val="000000"/>
          <w:sz w:val="24"/>
          <w:szCs w:val="24"/>
        </w:rPr>
        <w:t>of employment.</w:t>
      </w:r>
      <w:r w:rsidR="00D50431" w:rsidRPr="00B35BCF">
        <w:rPr>
          <w:color w:val="000000"/>
          <w:sz w:val="24"/>
          <w:szCs w:val="24"/>
        </w:rPr>
        <w:t xml:space="preserve"> </w:t>
      </w:r>
    </w:p>
    <w:p w14:paraId="4BE5C769" w14:textId="63036326" w:rsidR="006C0A7F" w:rsidRPr="00B35BCF" w:rsidRDefault="00921576" w:rsidP="00E90D3C">
      <w:pPr>
        <w:jc w:val="both"/>
        <w:rPr>
          <w:color w:val="000000"/>
          <w:sz w:val="24"/>
          <w:szCs w:val="24"/>
        </w:rPr>
      </w:pPr>
      <w:r w:rsidRPr="00B35BCF">
        <w:rPr>
          <w:b/>
          <w:bCs/>
          <w:color w:val="000000"/>
          <w:sz w:val="24"/>
          <w:szCs w:val="24"/>
        </w:rPr>
        <w:t>Use.</w:t>
      </w:r>
      <w:r w:rsidRPr="00B35BCF">
        <w:rPr>
          <w:color w:val="000000"/>
          <w:sz w:val="24"/>
          <w:szCs w:val="24"/>
        </w:rPr>
        <w:t xml:space="preserve"> </w:t>
      </w:r>
      <w:commentRangeStart w:id="165"/>
      <w:r w:rsidRPr="00B35BCF">
        <w:rPr>
          <w:color w:val="000000"/>
          <w:sz w:val="24"/>
          <w:szCs w:val="24"/>
        </w:rPr>
        <w:t xml:space="preserve">Eligible Employees may use accrued paid sick days beginning on the 90th day of employment, in minimum increments of </w:t>
      </w:r>
      <w:r w:rsidR="00875B5D" w:rsidRPr="00B35BCF">
        <w:rPr>
          <w:color w:val="000000"/>
          <w:sz w:val="24"/>
          <w:szCs w:val="24"/>
        </w:rPr>
        <w:t>2</w:t>
      </w:r>
      <w:r w:rsidRPr="00B35BCF">
        <w:rPr>
          <w:color w:val="000000"/>
          <w:sz w:val="24"/>
          <w:szCs w:val="24"/>
        </w:rPr>
        <w:t xml:space="preserve"> hour</w:t>
      </w:r>
      <w:r w:rsidR="00875B5D" w:rsidRPr="00B35BCF">
        <w:rPr>
          <w:color w:val="000000"/>
          <w:sz w:val="24"/>
          <w:szCs w:val="24"/>
        </w:rPr>
        <w:t>s</w:t>
      </w:r>
      <w:r w:rsidRPr="00B35BCF">
        <w:rPr>
          <w:color w:val="000000"/>
          <w:sz w:val="24"/>
          <w:szCs w:val="24"/>
        </w:rPr>
        <w:t xml:space="preserve">. </w:t>
      </w:r>
      <w:r w:rsidR="00E90D3C" w:rsidRPr="00B35BCF">
        <w:rPr>
          <w:color w:val="000000"/>
          <w:sz w:val="24"/>
          <w:szCs w:val="24"/>
        </w:rPr>
        <w:t xml:space="preserve"> </w:t>
      </w:r>
      <w:r w:rsidR="00336A3C" w:rsidRPr="00B35BCF">
        <w:rPr>
          <w:color w:val="000000"/>
          <w:sz w:val="24"/>
          <w:szCs w:val="24"/>
        </w:rPr>
        <w:t>There is no carryover of unused paid sick leave to the following year.</w:t>
      </w:r>
      <w:r w:rsidR="00EA032A" w:rsidRPr="00B35BCF">
        <w:rPr>
          <w:color w:val="000000"/>
          <w:sz w:val="24"/>
          <w:szCs w:val="24"/>
        </w:rPr>
        <w:t xml:space="preserve"> Unused paid sick leave is not paid out upon termination, resignation, retirement, or other separation from employment.</w:t>
      </w:r>
      <w:commentRangeEnd w:id="165"/>
      <w:r w:rsidR="00D4582B">
        <w:rPr>
          <w:rStyle w:val="a9"/>
        </w:rPr>
        <w:commentReference w:id="165"/>
      </w:r>
    </w:p>
    <w:p w14:paraId="32684C54" w14:textId="77777777" w:rsidR="00E90D3C" w:rsidRPr="00B35BCF" w:rsidRDefault="00E90D3C" w:rsidP="00E90D3C">
      <w:pPr>
        <w:jc w:val="both"/>
        <w:rPr>
          <w:color w:val="000000"/>
          <w:sz w:val="24"/>
          <w:szCs w:val="24"/>
        </w:rPr>
      </w:pPr>
    </w:p>
    <w:p w14:paraId="05E3AFF9" w14:textId="085D6F4E" w:rsidR="00921576" w:rsidRPr="00B35BCF" w:rsidRDefault="00921576" w:rsidP="00921576">
      <w:pPr>
        <w:spacing w:after="100" w:afterAutospacing="1"/>
        <w:jc w:val="both"/>
        <w:rPr>
          <w:color w:val="000000"/>
          <w:sz w:val="24"/>
          <w:szCs w:val="24"/>
        </w:rPr>
      </w:pPr>
      <w:r w:rsidRPr="00B35BCF">
        <w:rPr>
          <w:color w:val="000000"/>
          <w:sz w:val="24"/>
          <w:szCs w:val="24"/>
        </w:rPr>
        <w:t>Paid sick leave may be used by Eligible Employees for themselves or as follows:</w:t>
      </w:r>
    </w:p>
    <w:p w14:paraId="0AE295F6" w14:textId="77777777" w:rsidR="00921576" w:rsidRPr="00B35BCF" w:rsidRDefault="00921576">
      <w:pPr>
        <w:pStyle w:val="ac"/>
        <w:numPr>
          <w:ilvl w:val="0"/>
          <w:numId w:val="17"/>
        </w:numPr>
        <w:spacing w:after="100" w:afterAutospacing="1"/>
        <w:jc w:val="both"/>
        <w:rPr>
          <w:color w:val="000000"/>
          <w:sz w:val="24"/>
          <w:szCs w:val="24"/>
        </w:rPr>
      </w:pPr>
      <w:r w:rsidRPr="00B35BCF">
        <w:rPr>
          <w:color w:val="000000"/>
          <w:sz w:val="24"/>
          <w:szCs w:val="24"/>
        </w:rPr>
        <w:t>Diagnosis, care, or treatment of an existing health condition of, or preventive care for, an employee or an employee’s family member;</w:t>
      </w:r>
    </w:p>
    <w:p w14:paraId="319FC22E" w14:textId="5E4CEADB" w:rsidR="00921576" w:rsidRPr="00B35BCF" w:rsidRDefault="00921576">
      <w:pPr>
        <w:pStyle w:val="ac"/>
        <w:numPr>
          <w:ilvl w:val="0"/>
          <w:numId w:val="17"/>
        </w:numPr>
        <w:spacing w:after="100" w:afterAutospacing="1"/>
        <w:jc w:val="both"/>
        <w:rPr>
          <w:color w:val="000000"/>
          <w:sz w:val="24"/>
          <w:szCs w:val="24"/>
        </w:rPr>
      </w:pPr>
      <w:r w:rsidRPr="00B35BCF">
        <w:rPr>
          <w:color w:val="000000"/>
          <w:sz w:val="24"/>
          <w:szCs w:val="24"/>
        </w:rPr>
        <w:t>For an employee who is a victim of domestic violence, sexual assault, or stalking according to the regulations</w:t>
      </w:r>
      <w:r w:rsidR="002C4445" w:rsidRPr="00B35BCF">
        <w:rPr>
          <w:color w:val="000000"/>
          <w:sz w:val="24"/>
          <w:szCs w:val="24"/>
        </w:rPr>
        <w:t>;</w:t>
      </w:r>
    </w:p>
    <w:p w14:paraId="43354F4A" w14:textId="10048FB8" w:rsidR="00875B5D" w:rsidRPr="00B35BCF" w:rsidRDefault="00875B5D">
      <w:pPr>
        <w:numPr>
          <w:ilvl w:val="0"/>
          <w:numId w:val="17"/>
        </w:numPr>
        <w:spacing w:before="100" w:beforeAutospacing="1" w:after="100" w:afterAutospacing="1"/>
        <w:jc w:val="both"/>
        <w:rPr>
          <w:color w:val="000000"/>
          <w:sz w:val="24"/>
          <w:szCs w:val="24"/>
          <w:lang w:eastAsia="ko-KR"/>
        </w:rPr>
      </w:pPr>
      <w:r w:rsidRPr="00B35BCF">
        <w:rPr>
          <w:rFonts w:hint="eastAsia"/>
          <w:color w:val="000000"/>
          <w:sz w:val="24"/>
          <w:szCs w:val="24"/>
          <w:lang w:eastAsia="ko-KR"/>
        </w:rPr>
        <w:t>B</w:t>
      </w:r>
      <w:r w:rsidRPr="00B35BCF">
        <w:rPr>
          <w:color w:val="000000"/>
          <w:sz w:val="24"/>
          <w:szCs w:val="24"/>
          <w:lang w:eastAsia="ko-KR"/>
        </w:rPr>
        <w:t>ereavement leave</w:t>
      </w:r>
      <w:r w:rsidR="004B145E" w:rsidRPr="00B35BCF">
        <w:rPr>
          <w:color w:val="000000"/>
          <w:sz w:val="24"/>
          <w:szCs w:val="24"/>
          <w:lang w:eastAsia="ko-KR"/>
        </w:rPr>
        <w:t>;</w:t>
      </w:r>
      <w:r w:rsidR="00C41216" w:rsidRPr="00B35BCF">
        <w:rPr>
          <w:color w:val="000000"/>
          <w:sz w:val="24"/>
          <w:szCs w:val="24"/>
          <w:lang w:eastAsia="ko-KR"/>
        </w:rPr>
        <w:t xml:space="preserve"> or</w:t>
      </w:r>
    </w:p>
    <w:p w14:paraId="12C227C6" w14:textId="328123EE" w:rsidR="004B145E" w:rsidRPr="00B35BCF" w:rsidRDefault="004B145E">
      <w:pPr>
        <w:numPr>
          <w:ilvl w:val="0"/>
          <w:numId w:val="17"/>
        </w:numPr>
        <w:spacing w:before="100" w:beforeAutospacing="1" w:after="100" w:afterAutospacing="1"/>
        <w:jc w:val="both"/>
        <w:rPr>
          <w:color w:val="000000"/>
          <w:sz w:val="24"/>
          <w:szCs w:val="24"/>
          <w:lang w:eastAsia="ko-KR"/>
        </w:rPr>
      </w:pPr>
      <w:r w:rsidRPr="00B35BCF">
        <w:rPr>
          <w:color w:val="000000"/>
          <w:sz w:val="24"/>
          <w:szCs w:val="24"/>
          <w:lang w:eastAsia="ko-KR"/>
        </w:rPr>
        <w:t xml:space="preserve">Reproductive loss </w:t>
      </w:r>
      <w:proofErr w:type="gramStart"/>
      <w:r w:rsidRPr="00B35BCF">
        <w:rPr>
          <w:color w:val="000000"/>
          <w:sz w:val="24"/>
          <w:szCs w:val="24"/>
          <w:lang w:eastAsia="ko-KR"/>
        </w:rPr>
        <w:t>leave</w:t>
      </w:r>
      <w:proofErr w:type="gramEnd"/>
    </w:p>
    <w:p w14:paraId="58E920F2" w14:textId="77777777" w:rsidR="00921576" w:rsidRPr="00B35BCF" w:rsidRDefault="00921576" w:rsidP="00921576">
      <w:pPr>
        <w:spacing w:after="100" w:afterAutospacing="1"/>
        <w:jc w:val="both"/>
        <w:rPr>
          <w:color w:val="000000"/>
          <w:sz w:val="24"/>
          <w:szCs w:val="24"/>
        </w:rPr>
      </w:pPr>
      <w:r w:rsidRPr="00B35BCF">
        <w:rPr>
          <w:color w:val="000000"/>
          <w:sz w:val="24"/>
          <w:szCs w:val="24"/>
        </w:rPr>
        <w:t>Family Member is defined as:</w:t>
      </w:r>
    </w:p>
    <w:p w14:paraId="02A1D3A3" w14:textId="77777777" w:rsidR="00921576" w:rsidRPr="00B35BCF" w:rsidRDefault="00921576">
      <w:pPr>
        <w:pStyle w:val="ac"/>
        <w:numPr>
          <w:ilvl w:val="0"/>
          <w:numId w:val="18"/>
        </w:numPr>
        <w:spacing w:after="100" w:afterAutospacing="1"/>
        <w:jc w:val="both"/>
        <w:rPr>
          <w:color w:val="000000"/>
          <w:sz w:val="24"/>
          <w:szCs w:val="24"/>
        </w:rPr>
      </w:pPr>
      <w:r w:rsidRPr="00B35BCF">
        <w:rPr>
          <w:color w:val="000000"/>
          <w:sz w:val="24"/>
          <w:szCs w:val="24"/>
        </w:rPr>
        <w:t>Child (biological, adopted, or foster child, stepchild, legal ward, or a child to whom the employee stands in loco parentis);</w:t>
      </w:r>
    </w:p>
    <w:p w14:paraId="1540C106" w14:textId="5AADD0DA" w:rsidR="00921576" w:rsidRPr="00B35BCF" w:rsidRDefault="00921576">
      <w:pPr>
        <w:pStyle w:val="ac"/>
        <w:numPr>
          <w:ilvl w:val="0"/>
          <w:numId w:val="18"/>
        </w:numPr>
        <w:spacing w:after="100" w:afterAutospacing="1"/>
        <w:jc w:val="both"/>
        <w:rPr>
          <w:color w:val="000000"/>
          <w:sz w:val="24"/>
          <w:szCs w:val="24"/>
        </w:rPr>
      </w:pPr>
      <w:r w:rsidRPr="00B35BCF">
        <w:rPr>
          <w:color w:val="000000"/>
          <w:sz w:val="24"/>
          <w:szCs w:val="24"/>
        </w:rPr>
        <w:t xml:space="preserve">Biological, adoptive, or foster parent; </w:t>
      </w:r>
      <w:r w:rsidR="00E242C2" w:rsidRPr="00B35BCF">
        <w:rPr>
          <w:color w:val="000000"/>
          <w:sz w:val="24"/>
          <w:szCs w:val="24"/>
        </w:rPr>
        <w:t>stepparent</w:t>
      </w:r>
      <w:r w:rsidRPr="00B35BCF">
        <w:rPr>
          <w:color w:val="000000"/>
          <w:sz w:val="24"/>
          <w:szCs w:val="24"/>
        </w:rPr>
        <w:t>, or legal guardian of an employee or the employee’s spouse or registered domestic partner, or a person who stood in loco parentis when the employee was a minor child;</w:t>
      </w:r>
    </w:p>
    <w:p w14:paraId="7039CE7B" w14:textId="77777777" w:rsidR="00921576" w:rsidRPr="00B35BCF" w:rsidRDefault="00921576">
      <w:pPr>
        <w:pStyle w:val="ac"/>
        <w:numPr>
          <w:ilvl w:val="0"/>
          <w:numId w:val="18"/>
        </w:numPr>
        <w:spacing w:after="100" w:afterAutospacing="1"/>
        <w:jc w:val="both"/>
        <w:rPr>
          <w:color w:val="000000"/>
          <w:sz w:val="24"/>
          <w:szCs w:val="24"/>
        </w:rPr>
      </w:pPr>
      <w:r w:rsidRPr="00B35BCF">
        <w:rPr>
          <w:color w:val="000000"/>
          <w:sz w:val="24"/>
          <w:szCs w:val="24"/>
        </w:rPr>
        <w:t>Spouse;</w:t>
      </w:r>
    </w:p>
    <w:p w14:paraId="74B34A94" w14:textId="77777777" w:rsidR="00921576" w:rsidRPr="00B35BCF" w:rsidRDefault="00921576">
      <w:pPr>
        <w:pStyle w:val="ac"/>
        <w:numPr>
          <w:ilvl w:val="0"/>
          <w:numId w:val="18"/>
        </w:numPr>
        <w:spacing w:after="100" w:afterAutospacing="1"/>
        <w:jc w:val="both"/>
        <w:rPr>
          <w:color w:val="000000"/>
          <w:sz w:val="24"/>
          <w:szCs w:val="24"/>
        </w:rPr>
      </w:pPr>
      <w:r w:rsidRPr="00B35BCF">
        <w:rPr>
          <w:color w:val="000000"/>
          <w:sz w:val="24"/>
          <w:szCs w:val="24"/>
        </w:rPr>
        <w:t>Registered domestic partner;</w:t>
      </w:r>
    </w:p>
    <w:p w14:paraId="1D410063" w14:textId="77777777" w:rsidR="00921576" w:rsidRPr="00B35BCF" w:rsidRDefault="00921576">
      <w:pPr>
        <w:pStyle w:val="ac"/>
        <w:numPr>
          <w:ilvl w:val="0"/>
          <w:numId w:val="18"/>
        </w:numPr>
        <w:spacing w:after="100" w:afterAutospacing="1"/>
        <w:jc w:val="both"/>
        <w:rPr>
          <w:color w:val="000000"/>
          <w:sz w:val="24"/>
          <w:szCs w:val="24"/>
        </w:rPr>
      </w:pPr>
      <w:r w:rsidRPr="00B35BCF">
        <w:rPr>
          <w:color w:val="000000"/>
          <w:sz w:val="24"/>
          <w:szCs w:val="24"/>
        </w:rPr>
        <w:t>Grandparent;</w:t>
      </w:r>
    </w:p>
    <w:p w14:paraId="61B889BD" w14:textId="7C839326" w:rsidR="00921576" w:rsidRPr="00B35BCF" w:rsidRDefault="00921576">
      <w:pPr>
        <w:pStyle w:val="ac"/>
        <w:numPr>
          <w:ilvl w:val="0"/>
          <w:numId w:val="18"/>
        </w:numPr>
        <w:spacing w:after="100" w:afterAutospacing="1"/>
        <w:jc w:val="both"/>
        <w:rPr>
          <w:color w:val="000000"/>
          <w:sz w:val="24"/>
          <w:szCs w:val="24"/>
        </w:rPr>
      </w:pPr>
      <w:r w:rsidRPr="00B35BCF">
        <w:rPr>
          <w:color w:val="000000"/>
          <w:sz w:val="24"/>
          <w:szCs w:val="24"/>
        </w:rPr>
        <w:t xml:space="preserve">Grandchild; </w:t>
      </w:r>
    </w:p>
    <w:p w14:paraId="7F890534" w14:textId="038A2BCD" w:rsidR="00921576" w:rsidRPr="00B35BCF" w:rsidRDefault="00921576">
      <w:pPr>
        <w:pStyle w:val="ac"/>
        <w:numPr>
          <w:ilvl w:val="0"/>
          <w:numId w:val="18"/>
        </w:numPr>
        <w:spacing w:after="100" w:afterAutospacing="1"/>
        <w:jc w:val="both"/>
        <w:rPr>
          <w:color w:val="000000"/>
          <w:sz w:val="24"/>
          <w:szCs w:val="24"/>
        </w:rPr>
      </w:pPr>
      <w:r w:rsidRPr="00B35BCF">
        <w:rPr>
          <w:color w:val="000000"/>
          <w:sz w:val="24"/>
          <w:szCs w:val="24"/>
        </w:rPr>
        <w:t>Sibling</w:t>
      </w:r>
      <w:r w:rsidR="00875B5D" w:rsidRPr="00B35BCF">
        <w:rPr>
          <w:color w:val="000000"/>
          <w:sz w:val="24"/>
          <w:szCs w:val="24"/>
        </w:rPr>
        <w:t>; and</w:t>
      </w:r>
    </w:p>
    <w:p w14:paraId="1F15470B" w14:textId="6CE964F3" w:rsidR="00875B5D" w:rsidRPr="00B35BCF" w:rsidRDefault="00875B5D">
      <w:pPr>
        <w:pStyle w:val="ac"/>
        <w:numPr>
          <w:ilvl w:val="0"/>
          <w:numId w:val="18"/>
        </w:numPr>
        <w:spacing w:before="100" w:beforeAutospacing="1" w:after="100" w:afterAutospacing="1"/>
        <w:jc w:val="both"/>
        <w:rPr>
          <w:sz w:val="24"/>
          <w:szCs w:val="24"/>
          <w:lang w:eastAsia="ko-KR"/>
        </w:rPr>
      </w:pPr>
      <w:r w:rsidRPr="00B35BCF">
        <w:rPr>
          <w:noProof/>
          <w:sz w:val="24"/>
          <w:szCs w:val="24"/>
          <w:lang w:eastAsia="ko-KR"/>
        </w:rPr>
        <w:t>Any individual designated by the employee, including non-family members</w:t>
      </w:r>
    </w:p>
    <w:p w14:paraId="5E8DB08F" w14:textId="68F58708" w:rsidR="00875B5D" w:rsidRPr="00B35BCF" w:rsidRDefault="004B145E" w:rsidP="00875B5D">
      <w:pPr>
        <w:spacing w:before="100" w:beforeAutospacing="1" w:after="100" w:afterAutospacing="1"/>
        <w:ind w:firstLineChars="150" w:firstLine="360"/>
        <w:jc w:val="both"/>
        <w:rPr>
          <w:sz w:val="24"/>
          <w:szCs w:val="24"/>
          <w:lang w:eastAsia="ko-KR"/>
        </w:rPr>
      </w:pPr>
      <w:r w:rsidRPr="00B35BCF">
        <w:rPr>
          <w:sz w:val="24"/>
          <w:szCs w:val="24"/>
          <w:lang w:eastAsia="ko-KR"/>
        </w:rPr>
        <w:t xml:space="preserve"> </w:t>
      </w:r>
      <w:r w:rsidR="00875B5D" w:rsidRPr="00B35BCF">
        <w:rPr>
          <w:sz w:val="24"/>
          <w:szCs w:val="24"/>
          <w:lang w:eastAsia="ko-KR"/>
        </w:rPr>
        <w:t>Employees are limited to one designated person per 12-month period.</w:t>
      </w:r>
    </w:p>
    <w:p w14:paraId="4E1820DA" w14:textId="215E6DA8" w:rsidR="006C0A7F" w:rsidRPr="00B35BCF" w:rsidRDefault="00921576" w:rsidP="00921576">
      <w:pPr>
        <w:spacing w:after="100" w:afterAutospacing="1"/>
        <w:jc w:val="both"/>
        <w:rPr>
          <w:color w:val="000000"/>
          <w:sz w:val="24"/>
          <w:szCs w:val="24"/>
        </w:rPr>
      </w:pPr>
      <w:r w:rsidRPr="00B35BCF">
        <w:rPr>
          <w:b/>
          <w:bCs/>
          <w:color w:val="000000"/>
          <w:sz w:val="24"/>
          <w:szCs w:val="24"/>
        </w:rPr>
        <w:t>Procedure.</w:t>
      </w:r>
      <w:r w:rsidRPr="00B35BCF">
        <w:rPr>
          <w:color w:val="000000"/>
          <w:sz w:val="24"/>
          <w:szCs w:val="24"/>
        </w:rPr>
        <w:t xml:space="preserve"> Eligible Employees may request paid sick leave by making written or verbal </w:t>
      </w:r>
      <w:r w:rsidR="00F86DE9" w:rsidRPr="00B35BCF">
        <w:rPr>
          <w:color w:val="000000"/>
          <w:sz w:val="24"/>
          <w:szCs w:val="24"/>
        </w:rPr>
        <w:t>requests</w:t>
      </w:r>
      <w:r w:rsidRPr="00B35BCF">
        <w:rPr>
          <w:color w:val="000000"/>
          <w:sz w:val="24"/>
          <w:szCs w:val="24"/>
        </w:rPr>
        <w:t xml:space="preserve"> to their immediate supervisor(s). </w:t>
      </w:r>
    </w:p>
    <w:p w14:paraId="663B1DAB" w14:textId="3EA17D41" w:rsidR="00B7658E" w:rsidRPr="00B35BCF" w:rsidRDefault="00921576" w:rsidP="00954615">
      <w:pPr>
        <w:spacing w:before="100" w:beforeAutospacing="1" w:after="100" w:afterAutospacing="1"/>
        <w:jc w:val="both"/>
        <w:rPr>
          <w:sz w:val="24"/>
          <w:szCs w:val="24"/>
        </w:rPr>
      </w:pPr>
      <w:r w:rsidRPr="00B35BCF">
        <w:rPr>
          <w:b/>
          <w:bCs/>
          <w:color w:val="000000"/>
          <w:sz w:val="24"/>
          <w:szCs w:val="24"/>
        </w:rPr>
        <w:t>Reinstatement.</w:t>
      </w:r>
      <w:r w:rsidRPr="00B35BCF">
        <w:rPr>
          <w:color w:val="000000"/>
          <w:sz w:val="24"/>
          <w:szCs w:val="24"/>
        </w:rPr>
        <w:t xml:space="preserve"> If your employment from Company is separated and you are rehired within a year, your accrued sick leave will be reinstated.</w:t>
      </w:r>
    </w:p>
    <w:p w14:paraId="63DA3DD7" w14:textId="77777777" w:rsidR="00B1565A" w:rsidRPr="00B35BCF" w:rsidRDefault="00B1565A" w:rsidP="00B1565A">
      <w:pPr>
        <w:pStyle w:val="2"/>
        <w:pBdr>
          <w:bottom w:val="single" w:sz="6" w:space="1" w:color="auto"/>
        </w:pBdr>
      </w:pPr>
      <w:bookmarkStart w:id="166" w:name="_Toc61006408"/>
      <w:bookmarkStart w:id="167" w:name="_Toc157012235"/>
      <w:r w:rsidRPr="00B35BCF">
        <w:lastRenderedPageBreak/>
        <w:t>Family and Medical Leave (California Family Rights Act)</w:t>
      </w:r>
      <w:bookmarkEnd w:id="166"/>
      <w:bookmarkEnd w:id="167"/>
      <w:r w:rsidRPr="00B35BCF">
        <w:t xml:space="preserve"> </w:t>
      </w:r>
    </w:p>
    <w:p w14:paraId="46834270" w14:textId="149DD756" w:rsidR="00B1565A" w:rsidRPr="00B35BCF" w:rsidRDefault="00B1565A" w:rsidP="00B1565A">
      <w:pPr>
        <w:jc w:val="both"/>
        <w:rPr>
          <w:sz w:val="24"/>
          <w:szCs w:val="24"/>
        </w:rPr>
      </w:pPr>
      <w:r w:rsidRPr="00B35BCF">
        <w:rPr>
          <w:sz w:val="24"/>
          <w:szCs w:val="24"/>
        </w:rPr>
        <w:t xml:space="preserve">Employees who have more than 12 months of service, who have worked at least 1,250 hours during the previous 12-month period before the date the leave is to begin, are eligible under state (California Family Rights Act (CFRA)) family leave laws to take up to a maximum of 12 workweeks of unpaid family/medical leave within a 12-month period.  </w:t>
      </w:r>
    </w:p>
    <w:p w14:paraId="34989AA8" w14:textId="77777777" w:rsidR="00B1565A" w:rsidRPr="00B35BCF" w:rsidRDefault="00B1565A" w:rsidP="00B1565A">
      <w:pPr>
        <w:jc w:val="both"/>
        <w:rPr>
          <w:rFonts w:eastAsia="Times New Roman"/>
          <w:spacing w:val="-5"/>
          <w:sz w:val="24"/>
          <w:szCs w:val="24"/>
        </w:rPr>
      </w:pPr>
    </w:p>
    <w:p w14:paraId="5D71DBF2" w14:textId="77777777" w:rsidR="00B1565A" w:rsidRPr="00B35BCF" w:rsidRDefault="00B1565A" w:rsidP="00B1565A">
      <w:pPr>
        <w:jc w:val="both"/>
        <w:rPr>
          <w:rFonts w:eastAsia="Times New Roman"/>
          <w:spacing w:val="-5"/>
          <w:sz w:val="24"/>
          <w:szCs w:val="24"/>
        </w:rPr>
      </w:pPr>
      <w:r w:rsidRPr="00B35BCF">
        <w:rPr>
          <w:rFonts w:eastAsia="Times New Roman"/>
          <w:spacing w:val="-5"/>
          <w:sz w:val="24"/>
          <w:szCs w:val="24"/>
        </w:rPr>
        <w:t>Leave may be used for one or more of the following reasons:</w:t>
      </w:r>
    </w:p>
    <w:p w14:paraId="740FC69A" w14:textId="77777777" w:rsidR="00B1565A" w:rsidRPr="00B35BCF" w:rsidRDefault="00B1565A" w:rsidP="00B1565A">
      <w:pPr>
        <w:ind w:leftChars="100" w:left="200"/>
        <w:jc w:val="both"/>
        <w:rPr>
          <w:rFonts w:eastAsia="Times New Roman"/>
          <w:spacing w:val="-5"/>
          <w:sz w:val="24"/>
          <w:szCs w:val="24"/>
        </w:rPr>
      </w:pPr>
      <w:r w:rsidRPr="00B35BCF">
        <w:rPr>
          <w:rFonts w:eastAsia="Times New Roman"/>
          <w:spacing w:val="-5"/>
          <w:sz w:val="24"/>
          <w:szCs w:val="24"/>
        </w:rPr>
        <w:t>•</w:t>
      </w:r>
      <w:r w:rsidRPr="00B35BCF">
        <w:rPr>
          <w:rFonts w:eastAsia="Times New Roman"/>
          <w:spacing w:val="-5"/>
          <w:sz w:val="24"/>
          <w:szCs w:val="24"/>
        </w:rPr>
        <w:tab/>
        <w:t>The birth or placement of a child for adoption or foster care.</w:t>
      </w:r>
    </w:p>
    <w:p w14:paraId="4E1E2764" w14:textId="7B1FC3AE" w:rsidR="008B5055" w:rsidRPr="00B35BCF" w:rsidRDefault="00B1565A" w:rsidP="00B1565A">
      <w:pPr>
        <w:ind w:leftChars="100" w:left="708" w:hangingChars="216" w:hanging="508"/>
        <w:jc w:val="both"/>
        <w:rPr>
          <w:rFonts w:eastAsia="Times New Roman"/>
          <w:spacing w:val="-5"/>
          <w:sz w:val="24"/>
          <w:szCs w:val="24"/>
        </w:rPr>
      </w:pPr>
      <w:bookmarkStart w:id="168" w:name="_Hlk107577990"/>
      <w:r w:rsidRPr="00B35BCF">
        <w:rPr>
          <w:rFonts w:eastAsia="Times New Roman"/>
          <w:spacing w:val="-5"/>
          <w:sz w:val="24"/>
          <w:szCs w:val="24"/>
        </w:rPr>
        <w:t>•</w:t>
      </w:r>
      <w:r w:rsidRPr="00B35BCF">
        <w:rPr>
          <w:rFonts w:eastAsia="Times New Roman"/>
          <w:spacing w:val="-5"/>
          <w:sz w:val="24"/>
          <w:szCs w:val="24"/>
        </w:rPr>
        <w:tab/>
      </w:r>
      <w:bookmarkEnd w:id="168"/>
      <w:r w:rsidRPr="00B35BCF">
        <w:rPr>
          <w:rFonts w:eastAsia="Times New Roman"/>
          <w:spacing w:val="-5"/>
          <w:sz w:val="24"/>
          <w:szCs w:val="24"/>
        </w:rPr>
        <w:t>To care for an immediate family member, defined as a spouse, registered domestic partner, child, child of a registered domestic partner, grandchild, sibling, parent, parent-in-law</w:t>
      </w:r>
      <w:r w:rsidR="0018342D" w:rsidRPr="00B35BCF">
        <w:rPr>
          <w:rFonts w:eastAsia="Times New Roman"/>
          <w:spacing w:val="-5"/>
          <w:sz w:val="24"/>
          <w:szCs w:val="24"/>
        </w:rPr>
        <w:t>,</w:t>
      </w:r>
      <w:r w:rsidRPr="00B35BCF">
        <w:rPr>
          <w:rFonts w:eastAsia="Times New Roman"/>
          <w:spacing w:val="-5"/>
          <w:sz w:val="24"/>
          <w:szCs w:val="24"/>
        </w:rPr>
        <w:t xml:space="preserve"> grandparent</w:t>
      </w:r>
      <w:r w:rsidR="0018342D" w:rsidRPr="00B35BCF">
        <w:rPr>
          <w:rFonts w:eastAsia="Times New Roman"/>
          <w:spacing w:val="-5"/>
          <w:sz w:val="24"/>
          <w:szCs w:val="24"/>
        </w:rPr>
        <w:t>, or your designated person</w:t>
      </w:r>
      <w:r w:rsidRPr="00B35BCF">
        <w:rPr>
          <w:rFonts w:eastAsia="Times New Roman"/>
          <w:spacing w:val="-5"/>
          <w:sz w:val="24"/>
          <w:szCs w:val="24"/>
        </w:rPr>
        <w:t xml:space="preserve"> with a serious health condition.</w:t>
      </w:r>
      <w:r w:rsidR="008B5055" w:rsidRPr="00B35BCF">
        <w:rPr>
          <w:rFonts w:eastAsia="Times New Roman"/>
          <w:spacing w:val="-5"/>
          <w:sz w:val="24"/>
          <w:szCs w:val="24"/>
        </w:rPr>
        <w:t xml:space="preserve"> </w:t>
      </w:r>
      <w:r w:rsidR="0018342D" w:rsidRPr="00B35BCF">
        <w:rPr>
          <w:rFonts w:eastAsia="Times New Roman"/>
          <w:spacing w:val="-5"/>
          <w:sz w:val="24"/>
          <w:szCs w:val="24"/>
        </w:rPr>
        <w:t>“Designated Person” is defined as any individual related by blood or whose association with the employee is equivalent to a family relationship.</w:t>
      </w:r>
      <w:r w:rsidR="00455DE9" w:rsidRPr="00B35BCF">
        <w:rPr>
          <w:rFonts w:eastAsia="Times New Roman"/>
          <w:spacing w:val="-5"/>
          <w:sz w:val="24"/>
          <w:szCs w:val="24"/>
        </w:rPr>
        <w:t xml:space="preserve"> </w:t>
      </w:r>
      <w:r w:rsidR="00455DE9" w:rsidRPr="00B35BCF">
        <w:rPr>
          <w:sz w:val="24"/>
          <w:szCs w:val="24"/>
          <w:lang w:eastAsia="ko-KR"/>
        </w:rPr>
        <w:t>Employees are limited to one designated person per 12-month period.</w:t>
      </w:r>
    </w:p>
    <w:p w14:paraId="1C42ED2C" w14:textId="6281FBAC" w:rsidR="00B1565A" w:rsidRPr="00B35BCF" w:rsidRDefault="008B5055" w:rsidP="00B1565A">
      <w:pPr>
        <w:ind w:leftChars="100" w:left="708" w:hangingChars="216" w:hanging="508"/>
        <w:jc w:val="both"/>
        <w:rPr>
          <w:rFonts w:eastAsia="Times New Roman"/>
          <w:spacing w:val="-5"/>
          <w:sz w:val="24"/>
          <w:szCs w:val="24"/>
        </w:rPr>
      </w:pPr>
      <w:r w:rsidRPr="00B35BCF">
        <w:rPr>
          <w:rFonts w:eastAsia="Times New Roman"/>
          <w:spacing w:val="-5"/>
          <w:sz w:val="24"/>
          <w:szCs w:val="24"/>
        </w:rPr>
        <w:t>•</w:t>
      </w:r>
      <w:r w:rsidRPr="00B35BCF">
        <w:rPr>
          <w:rFonts w:eastAsia="Times New Roman"/>
          <w:spacing w:val="-5"/>
          <w:sz w:val="24"/>
          <w:szCs w:val="24"/>
        </w:rPr>
        <w:tab/>
      </w:r>
      <w:r w:rsidR="00B1565A" w:rsidRPr="00B35BCF">
        <w:rPr>
          <w:rFonts w:eastAsia="Times New Roman"/>
          <w:spacing w:val="-5"/>
          <w:sz w:val="24"/>
          <w:szCs w:val="24"/>
        </w:rPr>
        <w:t>You are unable to work because of your own serious health condition.</w:t>
      </w:r>
    </w:p>
    <w:p w14:paraId="4E9161C3" w14:textId="77777777" w:rsidR="00B1565A" w:rsidRPr="00B35BCF" w:rsidRDefault="00B1565A" w:rsidP="00B1565A">
      <w:pPr>
        <w:ind w:leftChars="100" w:left="708" w:hangingChars="216" w:hanging="508"/>
        <w:jc w:val="both"/>
        <w:rPr>
          <w:rFonts w:eastAsia="Times New Roman"/>
          <w:spacing w:val="-5"/>
          <w:sz w:val="24"/>
          <w:szCs w:val="24"/>
        </w:rPr>
      </w:pPr>
      <w:r w:rsidRPr="00B35BCF">
        <w:rPr>
          <w:rFonts w:eastAsia="Times New Roman"/>
          <w:spacing w:val="-5"/>
          <w:sz w:val="24"/>
          <w:szCs w:val="24"/>
        </w:rPr>
        <w:t>•</w:t>
      </w:r>
      <w:r w:rsidRPr="00B35BCF">
        <w:rPr>
          <w:rFonts w:eastAsia="Times New Roman"/>
          <w:spacing w:val="-5"/>
          <w:sz w:val="24"/>
          <w:szCs w:val="24"/>
        </w:rPr>
        <w:tab/>
        <w:t>For any qualifying exigency because the employee is the spouse, son, daughter, or parent of an individual on active military duty (or has been notified of an impending call or order to active duty) in the Armed Forces in support of a contingency operation.</w:t>
      </w:r>
    </w:p>
    <w:p w14:paraId="3A605932" w14:textId="77777777" w:rsidR="00B1565A" w:rsidRPr="00B35BCF" w:rsidRDefault="00B1565A" w:rsidP="00B1565A">
      <w:pPr>
        <w:jc w:val="both"/>
        <w:rPr>
          <w:rFonts w:eastAsia="Times New Roman"/>
          <w:spacing w:val="-5"/>
          <w:sz w:val="24"/>
          <w:szCs w:val="24"/>
        </w:rPr>
      </w:pPr>
    </w:p>
    <w:p w14:paraId="1D4AA776" w14:textId="11130B28" w:rsidR="00B1565A" w:rsidRPr="00B35BCF" w:rsidRDefault="00B1565A" w:rsidP="00B1565A">
      <w:pPr>
        <w:jc w:val="both"/>
        <w:rPr>
          <w:rFonts w:eastAsia="Times New Roman"/>
          <w:spacing w:val="-5"/>
          <w:sz w:val="24"/>
          <w:szCs w:val="24"/>
        </w:rPr>
      </w:pPr>
      <w:r w:rsidRPr="00B35BCF">
        <w:rPr>
          <w:rFonts w:eastAsia="Times New Roman"/>
          <w:spacing w:val="-5"/>
          <w:sz w:val="24"/>
          <w:szCs w:val="24"/>
        </w:rPr>
        <w:t>Time off from work because of an employee’s disability due to pregnancy, childbirth</w:t>
      </w:r>
      <w:r w:rsidR="00465215" w:rsidRPr="00B35BCF">
        <w:rPr>
          <w:rFonts w:eastAsia="Times New Roman"/>
          <w:spacing w:val="-5"/>
          <w:sz w:val="24"/>
          <w:szCs w:val="24"/>
        </w:rPr>
        <w:t>,</w:t>
      </w:r>
      <w:r w:rsidRPr="00B35BCF">
        <w:rPr>
          <w:rFonts w:eastAsia="Times New Roman"/>
          <w:spacing w:val="-5"/>
          <w:sz w:val="24"/>
          <w:szCs w:val="24"/>
        </w:rPr>
        <w:t xml:space="preserve"> or related medical condition is not counted as time used for CFRA leave. Pregnant employees may have the right to take a pregnancy disability leave in addition to family or medical leave; such employees should contact </w:t>
      </w:r>
      <w:r w:rsidR="00B965B4">
        <w:rPr>
          <w:rFonts w:eastAsia="Times New Roman"/>
          <w:spacing w:val="-5"/>
          <w:sz w:val="24"/>
          <w:szCs w:val="24"/>
        </w:rPr>
        <w:t>the management</w:t>
      </w:r>
      <w:r w:rsidR="009C714F" w:rsidRPr="00B35BCF">
        <w:rPr>
          <w:rFonts w:eastAsia="Times New Roman"/>
          <w:spacing w:val="-5"/>
          <w:sz w:val="24"/>
          <w:szCs w:val="24"/>
        </w:rPr>
        <w:t xml:space="preserve"> </w:t>
      </w:r>
      <w:r w:rsidRPr="00B35BCF">
        <w:rPr>
          <w:rFonts w:eastAsia="Times New Roman"/>
          <w:spacing w:val="-5"/>
          <w:sz w:val="24"/>
          <w:szCs w:val="24"/>
        </w:rPr>
        <w:t>regarding their individual situation.  Any leave taken for the birth, adoption</w:t>
      </w:r>
      <w:r w:rsidR="00465215" w:rsidRPr="00B35BCF">
        <w:rPr>
          <w:rFonts w:eastAsia="Times New Roman"/>
          <w:spacing w:val="-5"/>
          <w:sz w:val="24"/>
          <w:szCs w:val="24"/>
        </w:rPr>
        <w:t>,</w:t>
      </w:r>
      <w:r w:rsidRPr="00B35BCF">
        <w:rPr>
          <w:rFonts w:eastAsia="Times New Roman"/>
          <w:spacing w:val="-5"/>
          <w:sz w:val="24"/>
          <w:szCs w:val="24"/>
        </w:rPr>
        <w:t xml:space="preserve"> or foster care placement of a child does not have to be taken in one continuous period of time.  CFRA leave taken for the reason of birth or placement of a child will be granted in </w:t>
      </w:r>
      <w:r w:rsidR="00F86DE9" w:rsidRPr="00B35BCF">
        <w:rPr>
          <w:rFonts w:eastAsia="Times New Roman"/>
          <w:spacing w:val="-5"/>
          <w:sz w:val="24"/>
          <w:szCs w:val="24"/>
        </w:rPr>
        <w:t>a minimum amount</w:t>
      </w:r>
      <w:r w:rsidRPr="00B35BCF">
        <w:rPr>
          <w:rFonts w:eastAsia="Times New Roman"/>
          <w:spacing w:val="-5"/>
          <w:sz w:val="24"/>
          <w:szCs w:val="24"/>
        </w:rPr>
        <w:t xml:space="preserve"> of two weeks.  However, Company will grant a request for CFRA leave (for birth/placement of a child) of less than two weeks’ duration on any two occasions.  Any leave taken must be concluded within one year of the birth or placement of the child with the employee.</w:t>
      </w:r>
    </w:p>
    <w:p w14:paraId="0EF76C2F" w14:textId="77777777" w:rsidR="00A55C49" w:rsidRPr="00B35BCF" w:rsidRDefault="00A55C49" w:rsidP="00B1565A">
      <w:pPr>
        <w:jc w:val="both"/>
        <w:rPr>
          <w:rFonts w:eastAsia="Times New Roman"/>
          <w:spacing w:val="-5"/>
          <w:sz w:val="24"/>
          <w:szCs w:val="24"/>
        </w:rPr>
      </w:pPr>
    </w:p>
    <w:p w14:paraId="54071A9B" w14:textId="77777777" w:rsidR="00B1565A" w:rsidRPr="00B35BCF" w:rsidRDefault="00B1565A" w:rsidP="00B1565A">
      <w:pPr>
        <w:jc w:val="both"/>
        <w:rPr>
          <w:rFonts w:eastAsia="Times New Roman"/>
          <w:spacing w:val="-5"/>
          <w:sz w:val="24"/>
          <w:szCs w:val="24"/>
        </w:rPr>
      </w:pPr>
      <w:r w:rsidRPr="00B35BCF">
        <w:rPr>
          <w:rFonts w:eastAsia="Times New Roman"/>
          <w:spacing w:val="-5"/>
          <w:sz w:val="24"/>
          <w:szCs w:val="24"/>
        </w:rPr>
        <w:t>The following procedures shall apply when requests for family leave are made:</w:t>
      </w:r>
    </w:p>
    <w:p w14:paraId="55CB1B21" w14:textId="77777777" w:rsidR="00FB0CA6" w:rsidRPr="00B35BCF" w:rsidRDefault="00FB0CA6" w:rsidP="00B1565A">
      <w:pPr>
        <w:jc w:val="both"/>
        <w:rPr>
          <w:rFonts w:eastAsia="Times New Roman"/>
          <w:spacing w:val="-5"/>
          <w:sz w:val="24"/>
          <w:szCs w:val="24"/>
        </w:rPr>
      </w:pPr>
    </w:p>
    <w:p w14:paraId="6F8F359D" w14:textId="698B657B" w:rsidR="00B1565A" w:rsidRPr="00B35BCF" w:rsidRDefault="00B1565A" w:rsidP="00B1565A">
      <w:pPr>
        <w:jc w:val="both"/>
        <w:rPr>
          <w:rFonts w:eastAsia="Times New Roman"/>
          <w:spacing w:val="-5"/>
          <w:sz w:val="24"/>
          <w:szCs w:val="24"/>
        </w:rPr>
      </w:pPr>
      <w:r w:rsidRPr="00B35BCF">
        <w:rPr>
          <w:rFonts w:eastAsia="Times New Roman"/>
          <w:spacing w:val="-5"/>
          <w:sz w:val="24"/>
          <w:szCs w:val="24"/>
        </w:rPr>
        <w:t xml:space="preserve">Please contact </w:t>
      </w:r>
      <w:r w:rsidR="00B965B4">
        <w:rPr>
          <w:rFonts w:eastAsia="Times New Roman"/>
          <w:spacing w:val="-5"/>
          <w:sz w:val="24"/>
          <w:szCs w:val="24"/>
        </w:rPr>
        <w:t>the management</w:t>
      </w:r>
      <w:r w:rsidR="00B965B4" w:rsidRPr="00B35BCF">
        <w:rPr>
          <w:rFonts w:eastAsia="Times New Roman"/>
          <w:spacing w:val="-5"/>
          <w:sz w:val="24"/>
          <w:szCs w:val="24"/>
        </w:rPr>
        <w:t xml:space="preserve"> </w:t>
      </w:r>
      <w:r w:rsidRPr="00B35BCF">
        <w:rPr>
          <w:rFonts w:eastAsia="Times New Roman"/>
          <w:spacing w:val="-5"/>
          <w:sz w:val="24"/>
          <w:szCs w:val="24"/>
        </w:rPr>
        <w:t>as soon as you become aware of the need for family/medical leave.</w:t>
      </w:r>
    </w:p>
    <w:p w14:paraId="61AACA33" w14:textId="77777777" w:rsidR="00323D45" w:rsidRPr="00B35BCF" w:rsidRDefault="00323D45" w:rsidP="00B1565A">
      <w:pPr>
        <w:jc w:val="both"/>
        <w:rPr>
          <w:rFonts w:eastAsia="Times New Roman"/>
          <w:spacing w:val="-5"/>
          <w:sz w:val="24"/>
          <w:szCs w:val="24"/>
        </w:rPr>
      </w:pPr>
    </w:p>
    <w:p w14:paraId="6408B235" w14:textId="77777777" w:rsidR="00B1565A" w:rsidRPr="00B35BCF" w:rsidRDefault="00B1565A" w:rsidP="00B1565A">
      <w:pPr>
        <w:ind w:left="707" w:hangingChars="301" w:hanging="707"/>
        <w:jc w:val="both"/>
        <w:rPr>
          <w:rFonts w:eastAsia="Times New Roman"/>
          <w:spacing w:val="-5"/>
          <w:sz w:val="24"/>
          <w:szCs w:val="24"/>
        </w:rPr>
      </w:pPr>
      <w:r w:rsidRPr="00B35BCF">
        <w:rPr>
          <w:rFonts w:eastAsia="Times New Roman"/>
          <w:spacing w:val="-5"/>
          <w:sz w:val="24"/>
          <w:szCs w:val="24"/>
        </w:rPr>
        <w:t>a)</w:t>
      </w:r>
      <w:r w:rsidRPr="00B35BCF">
        <w:rPr>
          <w:rFonts w:eastAsia="Times New Roman"/>
          <w:spacing w:val="-5"/>
          <w:sz w:val="24"/>
          <w:szCs w:val="24"/>
        </w:rPr>
        <w:tab/>
        <w:t>If the event necessitating the leave is based on the expected birth, placement for adoption or foster care, or planned medical treatment for a serious health condition of an employee or a family member, the employee must provide notice of at least 30 days’ advance notice before leave is to begin.  An employee must consult with Company regarding the scheduling of any planned medical treatment or supervision so as to minimize disruption to the operations of Company.  Any such scheduling is subject to the approval of the health care provider of an employee or the health care provider of any employee’s immediate family member.</w:t>
      </w:r>
    </w:p>
    <w:p w14:paraId="2EA2835C" w14:textId="77777777" w:rsidR="00F86DE9" w:rsidRPr="00B35BCF" w:rsidRDefault="00F86DE9" w:rsidP="00B1565A">
      <w:pPr>
        <w:ind w:left="707" w:hangingChars="301" w:hanging="707"/>
        <w:jc w:val="both"/>
        <w:rPr>
          <w:rFonts w:eastAsia="Times New Roman"/>
          <w:spacing w:val="-5"/>
          <w:sz w:val="24"/>
          <w:szCs w:val="24"/>
        </w:rPr>
      </w:pPr>
    </w:p>
    <w:p w14:paraId="3CA983EE" w14:textId="67BA058D" w:rsidR="00B1565A" w:rsidRPr="00B35BCF" w:rsidRDefault="00B1565A" w:rsidP="00B1565A">
      <w:pPr>
        <w:jc w:val="both"/>
        <w:rPr>
          <w:rFonts w:eastAsia="Times New Roman"/>
          <w:spacing w:val="-5"/>
          <w:sz w:val="24"/>
          <w:szCs w:val="24"/>
        </w:rPr>
      </w:pPr>
      <w:r w:rsidRPr="00B35BCF">
        <w:rPr>
          <w:rFonts w:eastAsia="Times New Roman"/>
          <w:spacing w:val="-5"/>
          <w:sz w:val="24"/>
          <w:szCs w:val="24"/>
        </w:rPr>
        <w:tab/>
        <w:t>If 30 days’ notice is not practicable, notice must be given as soon as practicable.</w:t>
      </w:r>
    </w:p>
    <w:p w14:paraId="6673DD71" w14:textId="77777777" w:rsidR="004A09B1" w:rsidRPr="00B35BCF" w:rsidRDefault="004A09B1" w:rsidP="00B1565A">
      <w:pPr>
        <w:jc w:val="both"/>
        <w:rPr>
          <w:rFonts w:eastAsia="Times New Roman"/>
          <w:spacing w:val="-5"/>
          <w:sz w:val="24"/>
          <w:szCs w:val="24"/>
        </w:rPr>
      </w:pPr>
    </w:p>
    <w:p w14:paraId="4E3711C9" w14:textId="03C43DF7" w:rsidR="00B1565A" w:rsidRPr="00B35BCF" w:rsidRDefault="00B1565A" w:rsidP="00B1565A">
      <w:pPr>
        <w:jc w:val="both"/>
        <w:rPr>
          <w:rFonts w:eastAsia="Times New Roman"/>
          <w:spacing w:val="-5"/>
          <w:sz w:val="24"/>
          <w:szCs w:val="24"/>
        </w:rPr>
      </w:pPr>
      <w:r w:rsidRPr="00B35BCF">
        <w:rPr>
          <w:rFonts w:eastAsia="Times New Roman"/>
          <w:spacing w:val="-5"/>
          <w:sz w:val="24"/>
          <w:szCs w:val="24"/>
        </w:rPr>
        <w:lastRenderedPageBreak/>
        <w:t>b)</w:t>
      </w:r>
      <w:r w:rsidRPr="00B35BCF">
        <w:rPr>
          <w:rFonts w:eastAsia="Times New Roman"/>
          <w:spacing w:val="-5"/>
          <w:sz w:val="24"/>
          <w:szCs w:val="24"/>
        </w:rPr>
        <w:tab/>
        <w:t xml:space="preserve">If the leave is needed to care for employee’s immediate family </w:t>
      </w:r>
      <w:r w:rsidR="00FC64D1" w:rsidRPr="00B35BCF">
        <w:rPr>
          <w:rFonts w:eastAsia="Times New Roman"/>
          <w:spacing w:val="-5"/>
          <w:sz w:val="24"/>
          <w:szCs w:val="24"/>
        </w:rPr>
        <w:t>member, an</w:t>
      </w:r>
      <w:r w:rsidRPr="00B35BCF">
        <w:rPr>
          <w:rFonts w:eastAsia="Times New Roman"/>
          <w:spacing w:val="-5"/>
          <w:sz w:val="24"/>
          <w:szCs w:val="24"/>
        </w:rPr>
        <w:t xml:space="preserve"> employee </w:t>
      </w:r>
    </w:p>
    <w:p w14:paraId="31B21B12" w14:textId="77777777" w:rsidR="00B1565A" w:rsidRPr="00B35BCF" w:rsidRDefault="00B1565A" w:rsidP="00B1565A">
      <w:pPr>
        <w:ind w:firstLine="720"/>
        <w:jc w:val="both"/>
        <w:rPr>
          <w:rFonts w:eastAsia="Times New Roman"/>
          <w:spacing w:val="-5"/>
          <w:sz w:val="24"/>
          <w:szCs w:val="24"/>
        </w:rPr>
      </w:pPr>
      <w:r w:rsidRPr="00B35BCF">
        <w:rPr>
          <w:rFonts w:eastAsia="Times New Roman"/>
          <w:spacing w:val="-5"/>
          <w:sz w:val="24"/>
          <w:szCs w:val="24"/>
        </w:rPr>
        <w:t>must provide a certification from the health care provider which states:</w:t>
      </w:r>
    </w:p>
    <w:p w14:paraId="18C54D38" w14:textId="77777777" w:rsidR="00B1565A" w:rsidRPr="00B35BCF" w:rsidRDefault="00B1565A" w:rsidP="00B1565A">
      <w:pPr>
        <w:ind w:leftChars="353" w:left="706" w:firstLine="2"/>
        <w:jc w:val="both"/>
        <w:rPr>
          <w:rFonts w:eastAsia="Times New Roman"/>
          <w:spacing w:val="-5"/>
          <w:sz w:val="24"/>
          <w:szCs w:val="24"/>
        </w:rPr>
      </w:pPr>
      <w:r w:rsidRPr="00B35BCF">
        <w:rPr>
          <w:rFonts w:eastAsia="Times New Roman"/>
          <w:spacing w:val="-5"/>
          <w:sz w:val="24"/>
          <w:szCs w:val="24"/>
        </w:rPr>
        <w:t>(1)</w:t>
      </w:r>
      <w:r w:rsidRPr="00B35BCF">
        <w:rPr>
          <w:rFonts w:eastAsia="Times New Roman"/>
          <w:spacing w:val="-5"/>
          <w:sz w:val="24"/>
          <w:szCs w:val="24"/>
        </w:rPr>
        <w:tab/>
        <w:t>Date of commencement of the serious health condition;</w:t>
      </w:r>
    </w:p>
    <w:p w14:paraId="6430225A" w14:textId="77777777" w:rsidR="00B1565A" w:rsidRPr="00B35BCF" w:rsidRDefault="00B1565A" w:rsidP="00B1565A">
      <w:pPr>
        <w:ind w:leftChars="353" w:left="706" w:firstLine="2"/>
        <w:jc w:val="both"/>
        <w:rPr>
          <w:rFonts w:eastAsia="Times New Roman"/>
          <w:spacing w:val="-5"/>
          <w:sz w:val="24"/>
          <w:szCs w:val="24"/>
        </w:rPr>
      </w:pPr>
      <w:r w:rsidRPr="00B35BCF">
        <w:rPr>
          <w:rFonts w:eastAsia="Times New Roman"/>
          <w:spacing w:val="-5"/>
          <w:sz w:val="24"/>
          <w:szCs w:val="24"/>
        </w:rPr>
        <w:t>(2)</w:t>
      </w:r>
      <w:r w:rsidRPr="00B35BCF">
        <w:rPr>
          <w:rFonts w:eastAsia="Times New Roman"/>
          <w:spacing w:val="-5"/>
          <w:sz w:val="24"/>
          <w:szCs w:val="24"/>
        </w:rPr>
        <w:tab/>
        <w:t>Probable duration of the condition;</w:t>
      </w:r>
    </w:p>
    <w:p w14:paraId="25A2BBB3" w14:textId="717E333E" w:rsidR="00B1565A" w:rsidRPr="00B35BCF" w:rsidRDefault="00B1565A" w:rsidP="00B1565A">
      <w:pPr>
        <w:ind w:leftChars="353" w:left="706" w:firstLine="2"/>
        <w:jc w:val="both"/>
        <w:rPr>
          <w:rFonts w:eastAsia="Times New Roman"/>
          <w:spacing w:val="-5"/>
          <w:sz w:val="24"/>
          <w:szCs w:val="24"/>
        </w:rPr>
      </w:pPr>
      <w:r w:rsidRPr="00B35BCF">
        <w:rPr>
          <w:rFonts w:eastAsia="Times New Roman"/>
          <w:spacing w:val="-5"/>
          <w:sz w:val="24"/>
          <w:szCs w:val="24"/>
        </w:rPr>
        <w:t>(3)</w:t>
      </w:r>
      <w:r w:rsidRPr="00B35BCF">
        <w:rPr>
          <w:rFonts w:eastAsia="Times New Roman"/>
          <w:spacing w:val="-5"/>
          <w:sz w:val="24"/>
          <w:szCs w:val="24"/>
        </w:rPr>
        <w:tab/>
        <w:t>Estimated amount of time the health care provider will provide care;</w:t>
      </w:r>
      <w:r w:rsidR="00F86DE9" w:rsidRPr="00B35BCF">
        <w:rPr>
          <w:rFonts w:eastAsia="Times New Roman"/>
          <w:spacing w:val="-5"/>
          <w:sz w:val="24"/>
          <w:szCs w:val="24"/>
        </w:rPr>
        <w:t xml:space="preserve"> and</w:t>
      </w:r>
    </w:p>
    <w:p w14:paraId="6F07962B" w14:textId="120D19A5" w:rsidR="00B1565A" w:rsidRPr="00B35BCF" w:rsidRDefault="00B1565A" w:rsidP="00B1565A">
      <w:pPr>
        <w:ind w:leftChars="354" w:left="1413" w:hangingChars="300" w:hanging="705"/>
        <w:jc w:val="both"/>
        <w:rPr>
          <w:rFonts w:eastAsia="Times New Roman"/>
          <w:spacing w:val="-5"/>
          <w:sz w:val="24"/>
          <w:szCs w:val="24"/>
        </w:rPr>
      </w:pPr>
      <w:r w:rsidRPr="00B35BCF">
        <w:rPr>
          <w:rFonts w:eastAsia="Times New Roman"/>
          <w:spacing w:val="-5"/>
          <w:sz w:val="24"/>
          <w:szCs w:val="24"/>
        </w:rPr>
        <w:t>(4)</w:t>
      </w:r>
      <w:r w:rsidRPr="00B35BCF">
        <w:rPr>
          <w:rFonts w:eastAsia="Times New Roman"/>
          <w:spacing w:val="-5"/>
          <w:sz w:val="24"/>
          <w:szCs w:val="24"/>
        </w:rPr>
        <w:tab/>
        <w:t>Confirmation that the serious health condition warrants the participation of the employee.</w:t>
      </w:r>
    </w:p>
    <w:p w14:paraId="1B9D90E1" w14:textId="77777777" w:rsidR="004A09B1" w:rsidRPr="00B35BCF" w:rsidRDefault="004A09B1" w:rsidP="00B1565A">
      <w:pPr>
        <w:ind w:leftChars="354" w:left="1413" w:hangingChars="300" w:hanging="705"/>
        <w:jc w:val="both"/>
        <w:rPr>
          <w:rFonts w:eastAsia="Times New Roman"/>
          <w:spacing w:val="-5"/>
          <w:sz w:val="24"/>
          <w:szCs w:val="24"/>
        </w:rPr>
      </w:pPr>
    </w:p>
    <w:p w14:paraId="1118EF27" w14:textId="64D149B0" w:rsidR="00B1565A" w:rsidRPr="00B35BCF" w:rsidRDefault="00B1565A" w:rsidP="00B1565A">
      <w:pPr>
        <w:ind w:left="707" w:hangingChars="301" w:hanging="707"/>
        <w:jc w:val="both"/>
        <w:rPr>
          <w:rFonts w:eastAsia="Times New Roman"/>
          <w:spacing w:val="-5"/>
          <w:sz w:val="24"/>
          <w:szCs w:val="24"/>
        </w:rPr>
      </w:pPr>
      <w:r w:rsidRPr="00B35BCF">
        <w:rPr>
          <w:rFonts w:eastAsia="Times New Roman"/>
          <w:spacing w:val="-5"/>
          <w:sz w:val="24"/>
          <w:szCs w:val="24"/>
        </w:rPr>
        <w:t>c)</w:t>
      </w:r>
      <w:r w:rsidRPr="00B35BCF">
        <w:rPr>
          <w:rFonts w:eastAsia="Times New Roman"/>
          <w:spacing w:val="-5"/>
          <w:sz w:val="24"/>
          <w:szCs w:val="24"/>
        </w:rPr>
        <w:tab/>
        <w:t>When CFRA leave is for the birth or placement of a child and both parents work for Company, they will each be allowed up to 12 weeks of CFRA leave within 12 months of the child’s birth or placement.</w:t>
      </w:r>
    </w:p>
    <w:p w14:paraId="286C437E" w14:textId="77777777" w:rsidR="004A09B1" w:rsidRPr="00B35BCF" w:rsidRDefault="004A09B1" w:rsidP="00B1565A">
      <w:pPr>
        <w:ind w:left="707" w:hangingChars="301" w:hanging="707"/>
        <w:jc w:val="both"/>
        <w:rPr>
          <w:rFonts w:eastAsia="Times New Roman"/>
          <w:spacing w:val="-5"/>
          <w:sz w:val="24"/>
          <w:szCs w:val="24"/>
        </w:rPr>
      </w:pPr>
    </w:p>
    <w:p w14:paraId="049B64A4" w14:textId="77777777" w:rsidR="00B1565A" w:rsidRPr="00B35BCF" w:rsidRDefault="00B1565A" w:rsidP="00B1565A">
      <w:pPr>
        <w:ind w:left="707" w:hangingChars="301" w:hanging="707"/>
        <w:jc w:val="both"/>
        <w:rPr>
          <w:rFonts w:eastAsia="Times New Roman"/>
          <w:spacing w:val="-5"/>
          <w:sz w:val="24"/>
          <w:szCs w:val="24"/>
        </w:rPr>
      </w:pPr>
      <w:r w:rsidRPr="00B35BCF">
        <w:rPr>
          <w:rFonts w:eastAsia="Times New Roman"/>
          <w:spacing w:val="-5"/>
          <w:sz w:val="24"/>
          <w:szCs w:val="24"/>
        </w:rPr>
        <w:t>d)</w:t>
      </w:r>
      <w:r w:rsidRPr="00B35BCF">
        <w:rPr>
          <w:rFonts w:eastAsia="Times New Roman"/>
          <w:spacing w:val="-5"/>
          <w:sz w:val="24"/>
          <w:szCs w:val="24"/>
        </w:rPr>
        <w:tab/>
        <w:t>If the leave is needed for an employee’s own serious health condition, an employee must provide a certification from the health care provider which states:</w:t>
      </w:r>
    </w:p>
    <w:p w14:paraId="5870A744" w14:textId="77777777" w:rsidR="00B1565A" w:rsidRPr="00B35BCF" w:rsidRDefault="00B1565A" w:rsidP="00B1565A">
      <w:pPr>
        <w:ind w:leftChars="354" w:left="708" w:firstLine="2"/>
        <w:jc w:val="both"/>
        <w:rPr>
          <w:rFonts w:eastAsia="Times New Roman"/>
          <w:spacing w:val="-5"/>
          <w:sz w:val="24"/>
          <w:szCs w:val="24"/>
        </w:rPr>
      </w:pPr>
      <w:r w:rsidRPr="00B35BCF">
        <w:rPr>
          <w:rFonts w:eastAsia="Times New Roman"/>
          <w:spacing w:val="-5"/>
          <w:sz w:val="24"/>
          <w:szCs w:val="24"/>
        </w:rPr>
        <w:t>(1)</w:t>
      </w:r>
      <w:r w:rsidRPr="00B35BCF">
        <w:rPr>
          <w:rFonts w:eastAsia="Times New Roman"/>
          <w:spacing w:val="-5"/>
          <w:sz w:val="24"/>
          <w:szCs w:val="24"/>
        </w:rPr>
        <w:tab/>
        <w:t>Date of commencement of the serious health condition;</w:t>
      </w:r>
    </w:p>
    <w:p w14:paraId="74CDC4AD" w14:textId="13FADE23" w:rsidR="00B1565A" w:rsidRPr="00B35BCF" w:rsidRDefault="00B1565A" w:rsidP="00B1565A">
      <w:pPr>
        <w:ind w:leftChars="354" w:left="708" w:firstLine="2"/>
        <w:jc w:val="both"/>
        <w:rPr>
          <w:rFonts w:eastAsia="Times New Roman"/>
          <w:spacing w:val="-5"/>
          <w:sz w:val="24"/>
          <w:szCs w:val="24"/>
        </w:rPr>
      </w:pPr>
      <w:r w:rsidRPr="00B35BCF">
        <w:rPr>
          <w:rFonts w:eastAsia="Times New Roman"/>
          <w:spacing w:val="-5"/>
          <w:sz w:val="24"/>
          <w:szCs w:val="24"/>
        </w:rPr>
        <w:t>(2)</w:t>
      </w:r>
      <w:r w:rsidRPr="00B35BCF">
        <w:rPr>
          <w:rFonts w:eastAsia="Times New Roman"/>
          <w:spacing w:val="-5"/>
          <w:sz w:val="24"/>
          <w:szCs w:val="24"/>
        </w:rPr>
        <w:tab/>
        <w:t>Probable duration of the condition;</w:t>
      </w:r>
      <w:r w:rsidR="00F86DE9" w:rsidRPr="00B35BCF">
        <w:rPr>
          <w:rFonts w:eastAsia="Times New Roman"/>
          <w:spacing w:val="-5"/>
          <w:sz w:val="24"/>
          <w:szCs w:val="24"/>
        </w:rPr>
        <w:t xml:space="preserve"> and</w:t>
      </w:r>
    </w:p>
    <w:p w14:paraId="14FF0D0C" w14:textId="77777777" w:rsidR="00B1565A" w:rsidRPr="00B35BCF" w:rsidRDefault="00B1565A" w:rsidP="00B1565A">
      <w:pPr>
        <w:ind w:leftChars="354" w:left="1418" w:hangingChars="302" w:hanging="710"/>
        <w:jc w:val="both"/>
        <w:rPr>
          <w:rFonts w:eastAsia="Times New Roman"/>
          <w:spacing w:val="-5"/>
          <w:sz w:val="24"/>
          <w:szCs w:val="24"/>
        </w:rPr>
      </w:pPr>
      <w:r w:rsidRPr="00B35BCF">
        <w:rPr>
          <w:rFonts w:eastAsia="Times New Roman"/>
          <w:spacing w:val="-5"/>
          <w:sz w:val="24"/>
          <w:szCs w:val="24"/>
        </w:rPr>
        <w:t>(3)</w:t>
      </w:r>
      <w:r w:rsidRPr="00B35BCF">
        <w:rPr>
          <w:rFonts w:eastAsia="Times New Roman"/>
          <w:spacing w:val="-5"/>
          <w:sz w:val="24"/>
          <w:szCs w:val="24"/>
        </w:rPr>
        <w:tab/>
        <w:t xml:space="preserve">A statement that an employee is unable to work at all or is unable to perform any one or more of the essential functions of his/her position because of the </w:t>
      </w:r>
      <w:r w:rsidRPr="00B35BCF">
        <w:rPr>
          <w:rFonts w:eastAsia="Times New Roman"/>
          <w:spacing w:val="-5"/>
          <w:sz w:val="24"/>
          <w:szCs w:val="24"/>
        </w:rPr>
        <w:tab/>
        <w:t>employee’s serious health condition.</w:t>
      </w:r>
    </w:p>
    <w:p w14:paraId="17A443ED" w14:textId="2DA6E811" w:rsidR="00B1565A" w:rsidRPr="00B35BCF" w:rsidRDefault="00B1565A" w:rsidP="00B1565A">
      <w:pPr>
        <w:ind w:leftChars="354" w:left="708"/>
        <w:jc w:val="both"/>
        <w:rPr>
          <w:rFonts w:eastAsia="Times New Roman"/>
          <w:spacing w:val="-5"/>
          <w:sz w:val="24"/>
          <w:szCs w:val="24"/>
        </w:rPr>
      </w:pPr>
      <w:r w:rsidRPr="00B35BCF">
        <w:rPr>
          <w:rFonts w:eastAsia="Times New Roman"/>
          <w:spacing w:val="-5"/>
          <w:sz w:val="24"/>
          <w:szCs w:val="24"/>
        </w:rPr>
        <w:t>Company will require certification by an employee’s health care provider that the employee is fit to return to his/her job.  Failure by an employee to provide certification by the health care provider of the employee’s fitness to return to work will result in the employee being denied reinstatement until such time as the certificate is obtained.</w:t>
      </w:r>
    </w:p>
    <w:p w14:paraId="7721A518" w14:textId="77777777" w:rsidR="004A09B1" w:rsidRPr="00B35BCF" w:rsidRDefault="004A09B1" w:rsidP="00B1565A">
      <w:pPr>
        <w:ind w:leftChars="354" w:left="708"/>
        <w:jc w:val="both"/>
        <w:rPr>
          <w:rFonts w:eastAsia="Times New Roman"/>
          <w:spacing w:val="-5"/>
          <w:sz w:val="24"/>
          <w:szCs w:val="24"/>
        </w:rPr>
      </w:pPr>
    </w:p>
    <w:p w14:paraId="13CEA847" w14:textId="5CEF9936" w:rsidR="00B1565A" w:rsidRPr="00B35BCF" w:rsidRDefault="00B1565A" w:rsidP="00B1565A">
      <w:pPr>
        <w:ind w:left="707" w:hangingChars="301" w:hanging="707"/>
        <w:jc w:val="both"/>
        <w:rPr>
          <w:rFonts w:eastAsia="Times New Roman"/>
          <w:spacing w:val="-5"/>
          <w:sz w:val="24"/>
          <w:szCs w:val="24"/>
        </w:rPr>
      </w:pPr>
      <w:r w:rsidRPr="00B35BCF">
        <w:rPr>
          <w:rFonts w:eastAsia="Times New Roman"/>
          <w:spacing w:val="-5"/>
          <w:sz w:val="24"/>
          <w:szCs w:val="24"/>
        </w:rPr>
        <w:t>e)</w:t>
      </w:r>
      <w:r w:rsidRPr="00B35BCF">
        <w:rPr>
          <w:rFonts w:eastAsia="Times New Roman"/>
          <w:spacing w:val="-5"/>
          <w:sz w:val="24"/>
          <w:szCs w:val="24"/>
        </w:rPr>
        <w:tab/>
        <w:t>An employee taking family/medical leave will be allowed to continue participating in any health and welfare benefit plans in which he/she was enrolled before the first day of the leave (for up to a maximum of 12 workweeks) at the level and under the conditions of coverage as if the employee had continued in employment for the duration of such leave.  Company will continue to make the same premium contribution as if the employee had continued working. The continued participation in health benefits begins on the date leave first begins under CFRA (i.e., for all family care and medical leaves). In some instances, Company may recover premiums paid to maintain health coverage for an employee who fails to return to work following family/medical leave.</w:t>
      </w:r>
    </w:p>
    <w:p w14:paraId="7A1A62B6" w14:textId="3DE67334" w:rsidR="00B1565A" w:rsidRPr="00B35BCF" w:rsidRDefault="00B1565A" w:rsidP="00B1565A">
      <w:pPr>
        <w:ind w:leftChars="353" w:left="708" w:hanging="2"/>
        <w:jc w:val="both"/>
        <w:rPr>
          <w:rFonts w:eastAsia="Times New Roman"/>
          <w:spacing w:val="-5"/>
          <w:sz w:val="24"/>
          <w:szCs w:val="24"/>
        </w:rPr>
      </w:pPr>
      <w:r w:rsidRPr="00B35BCF">
        <w:rPr>
          <w:rFonts w:eastAsia="Times New Roman"/>
          <w:spacing w:val="-5"/>
          <w:sz w:val="24"/>
          <w:szCs w:val="24"/>
        </w:rPr>
        <w:t xml:space="preserve">Employees on family/medical leave who are not eligible for continued paid coverage may continue their group health insurance coverage through Company in conjunction with federal COBRA guidelines by making monthly payments to Company for the amount of the applicable premium. Employees should contact </w:t>
      </w:r>
      <w:r w:rsidR="00B965B4">
        <w:rPr>
          <w:rFonts w:eastAsia="Times New Roman"/>
          <w:spacing w:val="-5"/>
          <w:sz w:val="24"/>
          <w:szCs w:val="24"/>
        </w:rPr>
        <w:t>the management</w:t>
      </w:r>
      <w:r w:rsidR="00B965B4" w:rsidRPr="00B35BCF">
        <w:rPr>
          <w:rFonts w:eastAsia="Times New Roman"/>
          <w:spacing w:val="-5"/>
          <w:sz w:val="24"/>
          <w:szCs w:val="24"/>
        </w:rPr>
        <w:t xml:space="preserve"> </w:t>
      </w:r>
      <w:r w:rsidRPr="00B35BCF">
        <w:rPr>
          <w:rFonts w:eastAsia="Times New Roman"/>
          <w:spacing w:val="-5"/>
          <w:sz w:val="24"/>
          <w:szCs w:val="24"/>
        </w:rPr>
        <w:t>for further information.</w:t>
      </w:r>
    </w:p>
    <w:p w14:paraId="0E8390CB" w14:textId="77777777" w:rsidR="004A09B1" w:rsidRPr="00B35BCF" w:rsidRDefault="004A09B1" w:rsidP="00B1565A">
      <w:pPr>
        <w:ind w:leftChars="353" w:left="708" w:hanging="2"/>
        <w:jc w:val="both"/>
        <w:rPr>
          <w:rFonts w:eastAsia="Times New Roman"/>
          <w:spacing w:val="-5"/>
          <w:sz w:val="24"/>
          <w:szCs w:val="24"/>
        </w:rPr>
      </w:pPr>
    </w:p>
    <w:p w14:paraId="6149E5CA" w14:textId="77777777" w:rsidR="00B1565A" w:rsidRPr="00B35BCF" w:rsidRDefault="00B1565A" w:rsidP="00B1565A">
      <w:pPr>
        <w:jc w:val="both"/>
        <w:rPr>
          <w:rFonts w:eastAsia="Times New Roman"/>
          <w:spacing w:val="-5"/>
          <w:sz w:val="24"/>
          <w:szCs w:val="24"/>
        </w:rPr>
      </w:pPr>
      <w:r w:rsidRPr="00B35BCF">
        <w:rPr>
          <w:rFonts w:eastAsia="Times New Roman"/>
          <w:spacing w:val="-5"/>
          <w:sz w:val="24"/>
          <w:szCs w:val="24"/>
        </w:rPr>
        <w:t>f)</w:t>
      </w:r>
      <w:r w:rsidRPr="00B35BCF">
        <w:rPr>
          <w:rFonts w:eastAsia="Times New Roman"/>
          <w:spacing w:val="-5"/>
          <w:sz w:val="24"/>
          <w:szCs w:val="24"/>
        </w:rPr>
        <w:tab/>
        <w:t>Paid leave may be substituted for unpaid leave in the following circumstances:</w:t>
      </w:r>
    </w:p>
    <w:p w14:paraId="6B015205" w14:textId="77777777" w:rsidR="00B1565A" w:rsidRPr="00B35BCF" w:rsidRDefault="00B1565A" w:rsidP="00B35BCF">
      <w:pPr>
        <w:ind w:leftChars="360" w:left="1418" w:hangingChars="297" w:hanging="698"/>
        <w:jc w:val="both"/>
        <w:rPr>
          <w:rFonts w:eastAsia="Times New Roman"/>
          <w:spacing w:val="-5"/>
          <w:sz w:val="24"/>
          <w:szCs w:val="24"/>
        </w:rPr>
      </w:pPr>
      <w:r w:rsidRPr="00B35BCF">
        <w:rPr>
          <w:rFonts w:eastAsia="Times New Roman"/>
          <w:spacing w:val="-5"/>
          <w:sz w:val="24"/>
          <w:szCs w:val="24"/>
        </w:rPr>
        <w:t>(1)</w:t>
      </w:r>
      <w:r w:rsidRPr="00B35BCF">
        <w:rPr>
          <w:rFonts w:eastAsia="Times New Roman"/>
          <w:spacing w:val="-5"/>
          <w:sz w:val="24"/>
          <w:szCs w:val="24"/>
        </w:rPr>
        <w:tab/>
        <w:t>Vacation and other accrued time (other than sick leave) may be used for any family/medical leave qualifying event.</w:t>
      </w:r>
    </w:p>
    <w:p w14:paraId="2CB46947" w14:textId="2B51F2B2" w:rsidR="00B1565A" w:rsidRPr="00B35BCF" w:rsidRDefault="00B1565A" w:rsidP="00B35BCF">
      <w:pPr>
        <w:ind w:leftChars="360" w:left="1418" w:hangingChars="297" w:hanging="698"/>
        <w:jc w:val="both"/>
        <w:rPr>
          <w:rFonts w:eastAsia="Times New Roman"/>
          <w:spacing w:val="-5"/>
          <w:sz w:val="24"/>
          <w:szCs w:val="24"/>
        </w:rPr>
      </w:pPr>
      <w:r w:rsidRPr="00B35BCF">
        <w:rPr>
          <w:rFonts w:eastAsia="Times New Roman"/>
          <w:spacing w:val="-5"/>
          <w:sz w:val="24"/>
          <w:szCs w:val="24"/>
        </w:rPr>
        <w:t>(2)</w:t>
      </w:r>
      <w:r w:rsidRPr="00B35BCF">
        <w:rPr>
          <w:rFonts w:eastAsia="Times New Roman"/>
          <w:spacing w:val="-5"/>
          <w:sz w:val="24"/>
          <w:szCs w:val="24"/>
        </w:rPr>
        <w:tab/>
      </w:r>
      <w:r w:rsidR="004B145E" w:rsidRPr="00B35BCF">
        <w:rPr>
          <w:rFonts w:eastAsia="Times New Roman"/>
          <w:spacing w:val="-5"/>
          <w:sz w:val="24"/>
          <w:szCs w:val="24"/>
        </w:rPr>
        <w:t xml:space="preserve">Available </w:t>
      </w:r>
      <w:r w:rsidRPr="00B35BCF">
        <w:rPr>
          <w:rFonts w:eastAsia="Times New Roman"/>
          <w:spacing w:val="-5"/>
          <w:sz w:val="24"/>
          <w:szCs w:val="24"/>
        </w:rPr>
        <w:t>sick leave may be used by an employee for an employee’s own serious health</w:t>
      </w:r>
      <w:r w:rsidR="00C41216" w:rsidRPr="00B35BCF">
        <w:rPr>
          <w:rFonts w:eastAsia="Times New Roman"/>
          <w:spacing w:val="-5"/>
          <w:sz w:val="24"/>
          <w:szCs w:val="24"/>
        </w:rPr>
        <w:t xml:space="preserve"> </w:t>
      </w:r>
      <w:r w:rsidRPr="00B35BCF">
        <w:rPr>
          <w:rFonts w:eastAsia="Times New Roman"/>
          <w:spacing w:val="-5"/>
          <w:sz w:val="24"/>
          <w:szCs w:val="24"/>
        </w:rPr>
        <w:t xml:space="preserve">condition. </w:t>
      </w:r>
    </w:p>
    <w:p w14:paraId="20378C28" w14:textId="01D84F17" w:rsidR="00B1565A" w:rsidRPr="00B35BCF" w:rsidRDefault="00B1565A" w:rsidP="00B35BCF">
      <w:pPr>
        <w:ind w:leftChars="360" w:left="1418" w:hangingChars="297" w:hanging="698"/>
        <w:jc w:val="both"/>
        <w:rPr>
          <w:rFonts w:eastAsia="Times New Roman"/>
          <w:spacing w:val="-5"/>
          <w:sz w:val="24"/>
          <w:szCs w:val="24"/>
        </w:rPr>
      </w:pPr>
      <w:r w:rsidRPr="00B35BCF">
        <w:rPr>
          <w:rFonts w:eastAsia="Times New Roman"/>
          <w:spacing w:val="-5"/>
          <w:sz w:val="24"/>
          <w:szCs w:val="24"/>
        </w:rPr>
        <w:t>(3)</w:t>
      </w:r>
      <w:r w:rsidRPr="00B35BCF">
        <w:rPr>
          <w:rFonts w:eastAsia="Times New Roman"/>
          <w:spacing w:val="-5"/>
          <w:sz w:val="24"/>
          <w:szCs w:val="24"/>
        </w:rPr>
        <w:tab/>
        <w:t>A</w:t>
      </w:r>
      <w:r w:rsidR="004B145E" w:rsidRPr="00B35BCF">
        <w:rPr>
          <w:rFonts w:eastAsia="Times New Roman"/>
          <w:spacing w:val="-5"/>
          <w:sz w:val="24"/>
          <w:szCs w:val="24"/>
        </w:rPr>
        <w:t xml:space="preserve">vailable </w:t>
      </w:r>
      <w:r w:rsidRPr="00B35BCF">
        <w:rPr>
          <w:rFonts w:eastAsia="Times New Roman"/>
          <w:spacing w:val="-5"/>
          <w:sz w:val="24"/>
          <w:szCs w:val="24"/>
        </w:rPr>
        <w:t xml:space="preserve">sick leave may be used for the care of a family member if mutually agreed to by Company and the employee. </w:t>
      </w:r>
    </w:p>
    <w:p w14:paraId="0E089953" w14:textId="3119B257" w:rsidR="00B1565A" w:rsidRPr="00B35BCF" w:rsidRDefault="00B1565A" w:rsidP="00B1565A">
      <w:pPr>
        <w:ind w:left="707" w:hangingChars="301" w:hanging="707"/>
        <w:jc w:val="both"/>
        <w:rPr>
          <w:rFonts w:eastAsia="Times New Roman"/>
          <w:spacing w:val="-5"/>
          <w:sz w:val="24"/>
          <w:szCs w:val="24"/>
        </w:rPr>
      </w:pPr>
      <w:r w:rsidRPr="00B35BCF">
        <w:rPr>
          <w:rFonts w:eastAsia="Times New Roman"/>
          <w:spacing w:val="-5"/>
          <w:sz w:val="24"/>
          <w:szCs w:val="24"/>
        </w:rPr>
        <w:lastRenderedPageBreak/>
        <w:t>g)</w:t>
      </w:r>
      <w:r w:rsidRPr="00B35BCF">
        <w:rPr>
          <w:rFonts w:eastAsia="Times New Roman"/>
          <w:spacing w:val="-5"/>
          <w:sz w:val="24"/>
          <w:szCs w:val="24"/>
        </w:rPr>
        <w:tab/>
        <w:t>Under most circumstances, upon return from family/medical leave, an employee will be reinstated to his/her original job or to an equivalent job with equivalent pay, benefits, and other employment terms and conditions.  However, an employee has no greater right to reinstatement than if the employee had been continuously employed rather than on leave.  For example, if an employee on family/medical leave would have been laid off had he/she not gone on leave, or if the employee’s job has been eliminated during the leave and there is no equivalent or comparable job available, then the employee would not be entitled to reinstatement.  In addition, an employee’s use of family/medical leave will not result in the loss of any employment benefit that the employee earned or was entitled to before using family/medical leave.</w:t>
      </w:r>
    </w:p>
    <w:p w14:paraId="7AEEC0DE" w14:textId="651A8993" w:rsidR="00B1565A" w:rsidRPr="00B35BCF" w:rsidRDefault="00B1565A" w:rsidP="00B1565A">
      <w:pPr>
        <w:ind w:leftChars="353" w:left="708" w:hanging="2"/>
        <w:jc w:val="both"/>
        <w:rPr>
          <w:rFonts w:eastAsia="Times New Roman"/>
          <w:spacing w:val="-5"/>
          <w:sz w:val="24"/>
          <w:szCs w:val="24"/>
        </w:rPr>
      </w:pPr>
      <w:r w:rsidRPr="00B35BCF">
        <w:rPr>
          <w:rFonts w:eastAsia="Times New Roman"/>
          <w:spacing w:val="-5"/>
          <w:sz w:val="24"/>
          <w:szCs w:val="24"/>
        </w:rPr>
        <w:t>Employees on CFRA leave will not continue to accrue vacation, sick leave</w:t>
      </w:r>
      <w:r w:rsidR="00465215" w:rsidRPr="00B35BCF">
        <w:rPr>
          <w:rFonts w:eastAsia="Times New Roman"/>
          <w:spacing w:val="-5"/>
          <w:sz w:val="24"/>
          <w:szCs w:val="24"/>
        </w:rPr>
        <w:t>,</w:t>
      </w:r>
      <w:r w:rsidRPr="00B35BCF">
        <w:rPr>
          <w:rFonts w:eastAsia="Times New Roman"/>
          <w:spacing w:val="-5"/>
          <w:sz w:val="24"/>
          <w:szCs w:val="24"/>
        </w:rPr>
        <w:t xml:space="preserve"> and other paid time off during unpaid CFRA leave.</w:t>
      </w:r>
    </w:p>
    <w:p w14:paraId="77BC5A09" w14:textId="77777777" w:rsidR="004A09B1" w:rsidRPr="00B35BCF" w:rsidRDefault="004A09B1" w:rsidP="00B1565A">
      <w:pPr>
        <w:ind w:leftChars="353" w:left="708" w:hanging="2"/>
        <w:jc w:val="both"/>
        <w:rPr>
          <w:rFonts w:eastAsia="Times New Roman"/>
          <w:spacing w:val="-5"/>
          <w:sz w:val="24"/>
          <w:szCs w:val="24"/>
        </w:rPr>
      </w:pPr>
    </w:p>
    <w:p w14:paraId="3469FBEF" w14:textId="26459C39" w:rsidR="00B1565A" w:rsidRPr="00B35BCF" w:rsidRDefault="00B1565A" w:rsidP="00B1565A">
      <w:pPr>
        <w:ind w:left="707" w:hangingChars="301" w:hanging="707"/>
        <w:jc w:val="both"/>
        <w:rPr>
          <w:rFonts w:eastAsia="Times New Roman"/>
          <w:spacing w:val="-5"/>
          <w:sz w:val="24"/>
          <w:szCs w:val="24"/>
        </w:rPr>
      </w:pPr>
      <w:r w:rsidRPr="00B35BCF">
        <w:rPr>
          <w:rFonts w:eastAsia="Times New Roman"/>
          <w:spacing w:val="-5"/>
          <w:sz w:val="24"/>
          <w:szCs w:val="24"/>
        </w:rPr>
        <w:t>h)</w:t>
      </w:r>
      <w:r w:rsidRPr="00B35BCF">
        <w:rPr>
          <w:rFonts w:eastAsia="Times New Roman"/>
          <w:spacing w:val="-5"/>
          <w:sz w:val="24"/>
          <w:szCs w:val="24"/>
        </w:rPr>
        <w:tab/>
        <w:t>Leave granted under any of the reasons provided by state and federal law will be counted as family/medical leave and will be considered as part of the 12-workweek entitlement in a 12-month period.  The 12-month period is measured forward from the date any employee’s first CFRA leave begins.  Successive 12-month periods commence on the date of an employee’s first use of such leave after the preceding 12-month period has ended.  There is no carryover of unused leave from one 12-month period to the next 12-month period.</w:t>
      </w:r>
    </w:p>
    <w:p w14:paraId="57870142" w14:textId="77777777" w:rsidR="004A09B1" w:rsidRPr="00B35BCF" w:rsidRDefault="004A09B1" w:rsidP="00B1565A">
      <w:pPr>
        <w:ind w:left="707" w:hangingChars="301" w:hanging="707"/>
        <w:jc w:val="both"/>
        <w:rPr>
          <w:rFonts w:eastAsia="Times New Roman"/>
          <w:spacing w:val="-5"/>
          <w:sz w:val="24"/>
          <w:szCs w:val="24"/>
        </w:rPr>
      </w:pPr>
    </w:p>
    <w:p w14:paraId="60F2E041" w14:textId="2DAC0860" w:rsidR="00B1565A" w:rsidRPr="00B35BCF" w:rsidRDefault="00B1565A" w:rsidP="00B1565A">
      <w:pPr>
        <w:ind w:left="707" w:hangingChars="301" w:hanging="707"/>
        <w:jc w:val="both"/>
        <w:rPr>
          <w:rFonts w:eastAsia="Times New Roman"/>
          <w:spacing w:val="-5"/>
          <w:sz w:val="24"/>
          <w:szCs w:val="24"/>
        </w:rPr>
      </w:pPr>
      <w:r w:rsidRPr="00B35BCF">
        <w:rPr>
          <w:rFonts w:eastAsia="Times New Roman"/>
          <w:spacing w:val="-5"/>
          <w:sz w:val="24"/>
          <w:szCs w:val="24"/>
        </w:rPr>
        <w:t>i)</w:t>
      </w:r>
      <w:r w:rsidRPr="00B35BCF">
        <w:rPr>
          <w:rFonts w:eastAsia="Times New Roman"/>
          <w:spacing w:val="-5"/>
          <w:sz w:val="24"/>
          <w:szCs w:val="24"/>
        </w:rPr>
        <w:tab/>
        <w:t>Employees may take CFRA leave intermittently (in blocks of time or by reducing their normal weekly or daily work schedule) if the leave is for the serious health condition of the employee’s immediate family member or of the employee and the reduced leave schedule is medically necessary as determined by the health care provider of the person with the serious health condition.  The smallest increment of time that can be used for such leave is two weeks.</w:t>
      </w:r>
      <w:r w:rsidRPr="00B35BCF">
        <w:rPr>
          <w:rFonts w:eastAsia="Times New Roman"/>
          <w:spacing w:val="-5"/>
          <w:sz w:val="24"/>
          <w:szCs w:val="24"/>
        </w:rPr>
        <w:tab/>
      </w:r>
    </w:p>
    <w:p w14:paraId="6092150C" w14:textId="77777777" w:rsidR="00B1565A" w:rsidRPr="00B35BCF" w:rsidRDefault="00B1565A" w:rsidP="00B1565A">
      <w:pPr>
        <w:ind w:left="707" w:hangingChars="301" w:hanging="707"/>
        <w:jc w:val="both"/>
        <w:rPr>
          <w:rFonts w:eastAsia="Times New Roman"/>
          <w:spacing w:val="-5"/>
          <w:sz w:val="24"/>
          <w:szCs w:val="24"/>
        </w:rPr>
      </w:pPr>
    </w:p>
    <w:p w14:paraId="5F3E5BBA" w14:textId="0D1C87FF" w:rsidR="00B1565A" w:rsidRPr="00B35BCF" w:rsidRDefault="00B1565A" w:rsidP="00B1565A">
      <w:pPr>
        <w:ind w:left="1"/>
        <w:jc w:val="both"/>
        <w:rPr>
          <w:rFonts w:eastAsia="Times New Roman"/>
          <w:spacing w:val="-5"/>
          <w:sz w:val="24"/>
          <w:szCs w:val="24"/>
        </w:rPr>
      </w:pPr>
      <w:r w:rsidRPr="00B35BCF">
        <w:rPr>
          <w:rFonts w:eastAsia="Times New Roman"/>
          <w:spacing w:val="-5"/>
          <w:sz w:val="24"/>
          <w:szCs w:val="24"/>
        </w:rPr>
        <w:t xml:space="preserve">For additional information about eligibility for family/medical leave, contact </w:t>
      </w:r>
      <w:r w:rsidR="00B965B4">
        <w:rPr>
          <w:rFonts w:eastAsia="Times New Roman"/>
          <w:spacing w:val="-5"/>
          <w:sz w:val="24"/>
          <w:szCs w:val="24"/>
        </w:rPr>
        <w:t>the management</w:t>
      </w:r>
      <w:r w:rsidRPr="00B35BCF">
        <w:rPr>
          <w:rFonts w:eastAsia="Times New Roman"/>
          <w:spacing w:val="-5"/>
          <w:sz w:val="24"/>
          <w:szCs w:val="24"/>
        </w:rPr>
        <w:t>.</w:t>
      </w:r>
    </w:p>
    <w:p w14:paraId="7BBCE250" w14:textId="77777777" w:rsidR="00323D45" w:rsidRPr="00B35BCF" w:rsidRDefault="00323D45" w:rsidP="003C3D6D">
      <w:pPr>
        <w:jc w:val="both"/>
        <w:rPr>
          <w:sz w:val="24"/>
          <w:szCs w:val="24"/>
        </w:rPr>
      </w:pPr>
    </w:p>
    <w:p w14:paraId="31F735B4" w14:textId="77777777" w:rsidR="00150589" w:rsidRPr="00B35BCF" w:rsidRDefault="00150589">
      <w:pPr>
        <w:pStyle w:val="2"/>
        <w:pBdr>
          <w:bottom w:val="single" w:sz="6" w:space="1" w:color="auto"/>
        </w:pBdr>
      </w:pPr>
      <w:bookmarkStart w:id="169" w:name="_Toc157012236"/>
      <w:r w:rsidRPr="00B35BCF">
        <w:t>Pregnancy-Related Disability Leaves</w:t>
      </w:r>
      <w:bookmarkEnd w:id="169"/>
      <w:r w:rsidRPr="00B35BCF">
        <w:t xml:space="preserve"> </w:t>
      </w:r>
    </w:p>
    <w:p w14:paraId="26DFF239" w14:textId="7AB5AC19" w:rsidR="00150589" w:rsidRPr="00B35BCF" w:rsidRDefault="00150589" w:rsidP="003C3D6D">
      <w:pPr>
        <w:jc w:val="both"/>
        <w:rPr>
          <w:sz w:val="24"/>
          <w:szCs w:val="24"/>
        </w:rPr>
      </w:pPr>
      <w:r w:rsidRPr="00B35BCF">
        <w:rPr>
          <w:sz w:val="24"/>
          <w:szCs w:val="24"/>
        </w:rPr>
        <w:t xml:space="preserve">Company will provide unpaid leave for employees who need to be absent from work for pregnancy-related disabilities in accordance with the California Fair Employment and Housing Act ("FEHA").   </w:t>
      </w:r>
    </w:p>
    <w:p w14:paraId="785C47A6" w14:textId="77777777" w:rsidR="006422AB" w:rsidRPr="00B35BCF" w:rsidRDefault="006422AB">
      <w:pPr>
        <w:ind w:left="720"/>
        <w:jc w:val="both"/>
        <w:rPr>
          <w:sz w:val="24"/>
          <w:szCs w:val="24"/>
        </w:rPr>
      </w:pPr>
    </w:p>
    <w:p w14:paraId="31718701" w14:textId="6FF1E8C9" w:rsidR="00150589" w:rsidRPr="00B35BCF" w:rsidRDefault="00150589" w:rsidP="00323D45">
      <w:pPr>
        <w:jc w:val="both"/>
        <w:rPr>
          <w:sz w:val="24"/>
          <w:szCs w:val="24"/>
        </w:rPr>
      </w:pPr>
      <w:r w:rsidRPr="00B35BCF">
        <w:rPr>
          <w:b/>
          <w:bCs/>
          <w:sz w:val="24"/>
          <w:szCs w:val="24"/>
        </w:rPr>
        <w:t>Eligibility</w:t>
      </w:r>
      <w:r w:rsidR="00323D45" w:rsidRPr="00B35BCF">
        <w:rPr>
          <w:b/>
          <w:bCs/>
          <w:sz w:val="24"/>
          <w:szCs w:val="24"/>
        </w:rPr>
        <w:t>.</w:t>
      </w:r>
      <w:r w:rsidR="00323D45" w:rsidRPr="00B35BCF">
        <w:rPr>
          <w:sz w:val="24"/>
          <w:szCs w:val="24"/>
        </w:rPr>
        <w:t xml:space="preserve"> </w:t>
      </w:r>
      <w:r w:rsidRPr="00B35BCF">
        <w:rPr>
          <w:sz w:val="24"/>
          <w:szCs w:val="24"/>
        </w:rPr>
        <w:t>This leave is available to all full- and part-time California employees who are medically disabled due to pregnancy, childbirth, or a related medical condition.</w:t>
      </w:r>
    </w:p>
    <w:p w14:paraId="6B55116B" w14:textId="77777777" w:rsidR="006422AB" w:rsidRPr="00B35BCF" w:rsidRDefault="006422AB">
      <w:pPr>
        <w:ind w:left="720"/>
        <w:jc w:val="both"/>
        <w:rPr>
          <w:sz w:val="24"/>
          <w:szCs w:val="24"/>
        </w:rPr>
      </w:pPr>
    </w:p>
    <w:p w14:paraId="058011B5" w14:textId="761AFCD2" w:rsidR="00150589" w:rsidRDefault="00150589" w:rsidP="00323D45">
      <w:pPr>
        <w:jc w:val="both"/>
        <w:rPr>
          <w:sz w:val="24"/>
          <w:szCs w:val="24"/>
        </w:rPr>
      </w:pPr>
      <w:r w:rsidRPr="00B35BCF">
        <w:rPr>
          <w:b/>
          <w:bCs/>
          <w:sz w:val="24"/>
          <w:szCs w:val="24"/>
        </w:rPr>
        <w:t>Duration</w:t>
      </w:r>
      <w:r w:rsidR="00323D45" w:rsidRPr="00B35BCF">
        <w:rPr>
          <w:b/>
          <w:bCs/>
          <w:sz w:val="24"/>
          <w:szCs w:val="24"/>
        </w:rPr>
        <w:t xml:space="preserve">. </w:t>
      </w:r>
      <w:r w:rsidRPr="00B35BCF">
        <w:rPr>
          <w:sz w:val="24"/>
          <w:szCs w:val="24"/>
        </w:rPr>
        <w:t>The maximum pregnancy-related disability leave available is four (4) months in connection with any one pregnancy. In accordance with California law, the employee may be separately entitled to leave under the CFRA after her child is born.</w:t>
      </w:r>
    </w:p>
    <w:p w14:paraId="0D82690E" w14:textId="77777777" w:rsidR="00510CEB" w:rsidRPr="00B35BCF" w:rsidRDefault="00510CEB" w:rsidP="00323D45">
      <w:pPr>
        <w:jc w:val="both"/>
        <w:rPr>
          <w:sz w:val="24"/>
          <w:szCs w:val="24"/>
        </w:rPr>
      </w:pPr>
    </w:p>
    <w:p w14:paraId="6BBC8FB0" w14:textId="5CA847FD" w:rsidR="00150589" w:rsidRPr="00B35BCF" w:rsidRDefault="00150589" w:rsidP="00323D45">
      <w:pPr>
        <w:jc w:val="both"/>
        <w:rPr>
          <w:sz w:val="24"/>
          <w:szCs w:val="24"/>
        </w:rPr>
      </w:pPr>
      <w:r w:rsidRPr="00B35BCF">
        <w:rPr>
          <w:b/>
          <w:bCs/>
          <w:sz w:val="24"/>
          <w:szCs w:val="24"/>
        </w:rPr>
        <w:t>Use of Paid Leave</w:t>
      </w:r>
      <w:r w:rsidR="00323D45" w:rsidRPr="00B35BCF">
        <w:rPr>
          <w:b/>
          <w:bCs/>
          <w:sz w:val="24"/>
          <w:szCs w:val="24"/>
        </w:rPr>
        <w:t>.</w:t>
      </w:r>
      <w:r w:rsidR="00323D45" w:rsidRPr="00B35BCF">
        <w:rPr>
          <w:sz w:val="24"/>
          <w:szCs w:val="24"/>
        </w:rPr>
        <w:t xml:space="preserve"> </w:t>
      </w:r>
      <w:r w:rsidRPr="00B35BCF">
        <w:rPr>
          <w:sz w:val="24"/>
          <w:szCs w:val="24"/>
        </w:rPr>
        <w:t>Leaves for pregnancy-related disabilities are generally unpaid.</w:t>
      </w:r>
      <w:r w:rsidR="00323D45" w:rsidRPr="00B35BCF">
        <w:rPr>
          <w:sz w:val="24"/>
          <w:szCs w:val="24"/>
        </w:rPr>
        <w:t xml:space="preserve"> </w:t>
      </w:r>
      <w:r w:rsidRPr="00B35BCF">
        <w:rPr>
          <w:sz w:val="24"/>
          <w:szCs w:val="24"/>
        </w:rPr>
        <w:t>Employees may wish to apply for any state disability insurance (SDI) or Paid Family Leave (PFL) benefits that may be available. Once all available paid leave has been exhausted, the leave will be unpaid by Company.</w:t>
      </w:r>
    </w:p>
    <w:p w14:paraId="256D246D" w14:textId="2F879B7B" w:rsidR="00150589" w:rsidRPr="00B35BCF" w:rsidRDefault="00150589" w:rsidP="00323D45">
      <w:pPr>
        <w:jc w:val="both"/>
        <w:rPr>
          <w:sz w:val="24"/>
          <w:szCs w:val="24"/>
        </w:rPr>
      </w:pPr>
      <w:r w:rsidRPr="00B35BCF">
        <w:rPr>
          <w:b/>
          <w:bCs/>
          <w:sz w:val="24"/>
          <w:szCs w:val="24"/>
        </w:rPr>
        <w:lastRenderedPageBreak/>
        <w:t>Requesting Pregnancy-Related Disability Leave</w:t>
      </w:r>
      <w:r w:rsidR="00323D45" w:rsidRPr="00B35BCF">
        <w:rPr>
          <w:b/>
          <w:bCs/>
          <w:sz w:val="24"/>
          <w:szCs w:val="24"/>
        </w:rPr>
        <w:t>.</w:t>
      </w:r>
      <w:r w:rsidR="00323D45" w:rsidRPr="00B35BCF">
        <w:rPr>
          <w:sz w:val="24"/>
          <w:szCs w:val="24"/>
        </w:rPr>
        <w:t xml:space="preserve"> </w:t>
      </w:r>
      <w:r w:rsidRPr="00B35BCF">
        <w:rPr>
          <w:sz w:val="24"/>
          <w:szCs w:val="24"/>
        </w:rPr>
        <w:t xml:space="preserve">Requests for leave should be made to </w:t>
      </w:r>
      <w:r w:rsidR="006A4BCB" w:rsidRPr="00B35BCF">
        <w:rPr>
          <w:sz w:val="24"/>
          <w:szCs w:val="24"/>
        </w:rPr>
        <w:t>the m</w:t>
      </w:r>
      <w:r w:rsidRPr="00B35BCF">
        <w:rPr>
          <w:sz w:val="24"/>
          <w:szCs w:val="24"/>
        </w:rPr>
        <w:t>anager/</w:t>
      </w:r>
      <w:r w:rsidR="00060B96" w:rsidRPr="00060B96">
        <w:rPr>
          <w:sz w:val="24"/>
          <w:szCs w:val="24"/>
        </w:rPr>
        <w:t>Director</w:t>
      </w:r>
      <w:r w:rsidRPr="00B35BCF">
        <w:rPr>
          <w:sz w:val="24"/>
          <w:szCs w:val="24"/>
        </w:rPr>
        <w:t xml:space="preserve">.  Before the leave is approved, the employee may be required to provide medical certification of the pregnancy-related disability giving rise to a request for a leave of absence.  The employee may also be required to provide periodic updates of her status, such as the expected date of return and intent to return to work.  </w:t>
      </w:r>
    </w:p>
    <w:p w14:paraId="671B241D" w14:textId="77777777" w:rsidR="006422AB" w:rsidRPr="00B35BCF" w:rsidRDefault="006422AB">
      <w:pPr>
        <w:ind w:left="720"/>
        <w:jc w:val="both"/>
        <w:rPr>
          <w:sz w:val="24"/>
          <w:szCs w:val="24"/>
        </w:rPr>
      </w:pPr>
    </w:p>
    <w:p w14:paraId="5C9D4983" w14:textId="435982E8" w:rsidR="00150589" w:rsidRPr="00B35BCF" w:rsidRDefault="00150589" w:rsidP="00E44709">
      <w:pPr>
        <w:jc w:val="both"/>
        <w:rPr>
          <w:sz w:val="24"/>
          <w:szCs w:val="24"/>
        </w:rPr>
      </w:pPr>
      <w:r w:rsidRPr="00B35BCF">
        <w:rPr>
          <w:b/>
          <w:bCs/>
          <w:sz w:val="24"/>
          <w:szCs w:val="24"/>
        </w:rPr>
        <w:t>Reinstatement</w:t>
      </w:r>
      <w:r w:rsidR="00E44709" w:rsidRPr="00B35BCF">
        <w:rPr>
          <w:b/>
          <w:bCs/>
          <w:sz w:val="24"/>
          <w:szCs w:val="24"/>
        </w:rPr>
        <w:t xml:space="preserve">. </w:t>
      </w:r>
      <w:r w:rsidRPr="00B35BCF">
        <w:rPr>
          <w:sz w:val="24"/>
          <w:szCs w:val="24"/>
        </w:rPr>
        <w:t xml:space="preserve">If the employee has not exceeded the maximum leave of absence available under this policy, she will be entitled to reinstatement in accordance with the provisions of the FEHA.  If the former position no longer exists due to business reasons unrelated to the leave, or if preserving the employee’s former position would substantially undermine </w:t>
      </w:r>
      <w:r w:rsidR="004B783A" w:rsidRPr="00B35BCF">
        <w:rPr>
          <w:rFonts w:eastAsia="Times New Roman"/>
          <w:spacing w:val="-5"/>
          <w:sz w:val="24"/>
          <w:szCs w:val="24"/>
        </w:rPr>
        <w:t>Company</w:t>
      </w:r>
      <w:r w:rsidR="00FB0843" w:rsidRPr="00B35BCF">
        <w:rPr>
          <w:sz w:val="24"/>
          <w:szCs w:val="24"/>
        </w:rPr>
        <w:t>’s</w:t>
      </w:r>
      <w:r w:rsidRPr="00B35BCF">
        <w:rPr>
          <w:sz w:val="24"/>
          <w:szCs w:val="24"/>
        </w:rPr>
        <w:t xml:space="preserve"> ability to operate safely and efficiently, the employee will be assigned to a comparable position if one is available.  If the pregnancy disability leave exceeds the maximum allowed by this policy, employment will cease.  However, once the employee is able to return to work, she may apply for any open positions for which she qualifies.</w:t>
      </w:r>
    </w:p>
    <w:p w14:paraId="191A1809" w14:textId="77777777" w:rsidR="00094303" w:rsidRPr="00B35BCF" w:rsidRDefault="00094303">
      <w:pPr>
        <w:ind w:left="720"/>
        <w:jc w:val="both"/>
        <w:rPr>
          <w:sz w:val="24"/>
          <w:szCs w:val="24"/>
        </w:rPr>
      </w:pPr>
    </w:p>
    <w:p w14:paraId="1918C4E6" w14:textId="165CA98D" w:rsidR="00150589" w:rsidRPr="00B35BCF" w:rsidRDefault="00150589" w:rsidP="00E44709">
      <w:pPr>
        <w:jc w:val="both"/>
        <w:rPr>
          <w:sz w:val="24"/>
          <w:szCs w:val="24"/>
        </w:rPr>
      </w:pPr>
      <w:r w:rsidRPr="00B35BCF">
        <w:rPr>
          <w:sz w:val="24"/>
          <w:szCs w:val="24"/>
        </w:rPr>
        <w:t xml:space="preserve">It is the employee’s responsibility to report to work at the end of the approved leave.  If the employee accepts other employment or fails to return to work following the expiration of the leave, </w:t>
      </w:r>
      <w:r w:rsidR="004B783A" w:rsidRPr="00B35BCF">
        <w:rPr>
          <w:rFonts w:eastAsia="Times New Roman"/>
          <w:spacing w:val="-5"/>
          <w:sz w:val="24"/>
          <w:szCs w:val="24"/>
        </w:rPr>
        <w:t xml:space="preserve">Company </w:t>
      </w:r>
      <w:r w:rsidRPr="00B35BCF">
        <w:rPr>
          <w:sz w:val="24"/>
          <w:szCs w:val="24"/>
        </w:rPr>
        <w:t xml:space="preserve">will consider the employee to have resigned. </w:t>
      </w:r>
    </w:p>
    <w:p w14:paraId="664664CC" w14:textId="111A0F99" w:rsidR="00D319AB" w:rsidRPr="00B35BCF" w:rsidRDefault="00D319AB" w:rsidP="00954615">
      <w:pPr>
        <w:jc w:val="both"/>
        <w:rPr>
          <w:sz w:val="24"/>
          <w:szCs w:val="24"/>
        </w:rPr>
      </w:pPr>
    </w:p>
    <w:p w14:paraId="13563C99" w14:textId="0275A89A" w:rsidR="00C552AB" w:rsidRPr="00B35BCF" w:rsidRDefault="00C552AB" w:rsidP="00C552AB">
      <w:pPr>
        <w:pStyle w:val="HB-Heading2"/>
      </w:pPr>
      <w:bookmarkStart w:id="170" w:name="_Toc121125477"/>
      <w:bookmarkStart w:id="171" w:name="_Toc157012237"/>
      <w:r w:rsidRPr="004A354D">
        <w:t xml:space="preserve">Bereavement Leave </w:t>
      </w:r>
      <w:bookmarkStart w:id="172" w:name="_Hlk153816713"/>
      <w:r w:rsidRPr="004A354D">
        <w:rPr>
          <w:b w:val="0"/>
          <w:bCs/>
          <w:sz w:val="24"/>
          <w:szCs w:val="18"/>
        </w:rPr>
        <w:t>(</w:t>
      </w:r>
      <w:r w:rsidR="004B5986" w:rsidRPr="004A354D">
        <w:rPr>
          <w:b w:val="0"/>
          <w:bCs/>
          <w:sz w:val="24"/>
          <w:szCs w:val="18"/>
        </w:rPr>
        <w:t>AB</w:t>
      </w:r>
      <w:r w:rsidRPr="004A354D">
        <w:rPr>
          <w:b w:val="0"/>
          <w:bCs/>
          <w:sz w:val="24"/>
          <w:szCs w:val="18"/>
        </w:rPr>
        <w:t xml:space="preserve"> 1949</w:t>
      </w:r>
      <w:bookmarkEnd w:id="170"/>
      <w:bookmarkEnd w:id="172"/>
      <w:r w:rsidR="002874DD" w:rsidRPr="004A354D">
        <w:rPr>
          <w:b w:val="0"/>
          <w:bCs/>
          <w:sz w:val="24"/>
          <w:szCs w:val="18"/>
        </w:rPr>
        <w:t>)</w:t>
      </w:r>
      <w:bookmarkEnd w:id="171"/>
    </w:p>
    <w:p w14:paraId="6E5F68DC" w14:textId="6AA0A80B" w:rsidR="00C552AB" w:rsidRPr="00B35BCF" w:rsidRDefault="00C552AB" w:rsidP="00292CCC">
      <w:pPr>
        <w:jc w:val="both"/>
        <w:rPr>
          <w:sz w:val="24"/>
          <w:szCs w:val="24"/>
        </w:rPr>
      </w:pPr>
      <w:r w:rsidRPr="00B35BCF">
        <w:rPr>
          <w:sz w:val="24"/>
          <w:szCs w:val="24"/>
        </w:rPr>
        <w:t xml:space="preserve">Company knows the death of a family member is a time when you will want to be with the rest of your family. Company will provide </w:t>
      </w:r>
      <w:r w:rsidRPr="00E5449A">
        <w:rPr>
          <w:sz w:val="24"/>
          <w:szCs w:val="24"/>
        </w:rPr>
        <w:t xml:space="preserve">up to five (5) days of leave for employees upon the death of a qualifying family </w:t>
      </w:r>
      <w:bookmarkStart w:id="173" w:name="_Hlk153816727"/>
      <w:r w:rsidRPr="00E5449A">
        <w:rPr>
          <w:sz w:val="24"/>
          <w:szCs w:val="24"/>
        </w:rPr>
        <w:t xml:space="preserve">member </w:t>
      </w:r>
      <w:bookmarkEnd w:id="173"/>
      <w:r w:rsidR="006C3BD2" w:rsidRPr="00E5449A">
        <w:rPr>
          <w:sz w:val="24"/>
          <w:szCs w:val="24"/>
        </w:rPr>
        <w:t>without</w:t>
      </w:r>
      <w:r w:rsidRPr="00E5449A">
        <w:rPr>
          <w:sz w:val="24"/>
          <w:szCs w:val="24"/>
        </w:rPr>
        <w:t xml:space="preserve"> pay.</w:t>
      </w:r>
      <w:r w:rsidR="00E5449A" w:rsidRPr="006C3BD2">
        <w:rPr>
          <w:sz w:val="24"/>
          <w:szCs w:val="24"/>
        </w:rPr>
        <w:t xml:space="preserve"> </w:t>
      </w:r>
      <w:r w:rsidRPr="006C3BD2">
        <w:rPr>
          <w:sz w:val="24"/>
          <w:szCs w:val="24"/>
        </w:rPr>
        <w:t>Employees</w:t>
      </w:r>
      <w:r w:rsidRPr="00B35BCF">
        <w:rPr>
          <w:sz w:val="24"/>
          <w:szCs w:val="24"/>
        </w:rPr>
        <w:t xml:space="preserve"> are eligible for the leave if they have been employed for at least 30 days before their leave begins. A qualifying family member includes a spouse, child, parent, sibling, grandparent, grandchild, domestic partner, and parent-in-law.</w:t>
      </w:r>
    </w:p>
    <w:p w14:paraId="5E1A8C4B" w14:textId="77777777" w:rsidR="00ED6A89" w:rsidRPr="00B35BCF" w:rsidRDefault="00ED6A89" w:rsidP="00292CCC">
      <w:pPr>
        <w:jc w:val="both"/>
        <w:rPr>
          <w:sz w:val="24"/>
          <w:szCs w:val="24"/>
        </w:rPr>
      </w:pPr>
    </w:p>
    <w:p w14:paraId="172918C9" w14:textId="33A09C47" w:rsidR="004B5986" w:rsidRPr="00B35BCF" w:rsidRDefault="00C552AB" w:rsidP="00292CCC">
      <w:pPr>
        <w:jc w:val="both"/>
        <w:rPr>
          <w:sz w:val="24"/>
          <w:szCs w:val="24"/>
        </w:rPr>
      </w:pPr>
      <w:r w:rsidRPr="00B35BCF">
        <w:rPr>
          <w:sz w:val="24"/>
          <w:szCs w:val="24"/>
        </w:rPr>
        <w:t>Employees must complete their leave within three months of the family member’s death</w:t>
      </w:r>
      <w:bookmarkStart w:id="174" w:name="_Hlk153816741"/>
      <w:r w:rsidRPr="00B35BCF">
        <w:rPr>
          <w:sz w:val="24"/>
          <w:szCs w:val="24"/>
        </w:rPr>
        <w:t>.</w:t>
      </w:r>
      <w:bookmarkEnd w:id="174"/>
    </w:p>
    <w:p w14:paraId="3486BBCE" w14:textId="77777777" w:rsidR="004B145E" w:rsidRPr="00B35BCF" w:rsidRDefault="00C552AB" w:rsidP="004B145E">
      <w:pPr>
        <w:jc w:val="both"/>
        <w:rPr>
          <w:sz w:val="24"/>
          <w:szCs w:val="24"/>
        </w:rPr>
      </w:pPr>
      <w:r w:rsidRPr="00B35BCF">
        <w:rPr>
          <w:sz w:val="24"/>
          <w:szCs w:val="24"/>
        </w:rPr>
        <w:t>The employer may require that the employee provide documentation of the death of the family member, including a death certificate, published obituary, or written verification of death. The documentation must be provided within 30 days of the first day of bereavement leave</w:t>
      </w:r>
      <w:bookmarkStart w:id="175" w:name="_Hlk153816781"/>
      <w:r w:rsidRPr="00B35BCF">
        <w:rPr>
          <w:sz w:val="24"/>
          <w:szCs w:val="24"/>
        </w:rPr>
        <w:t>.</w:t>
      </w:r>
      <w:r w:rsidR="004B5986" w:rsidRPr="00B35BCF">
        <w:rPr>
          <w:sz w:val="24"/>
          <w:szCs w:val="24"/>
        </w:rPr>
        <w:t xml:space="preserve"> </w:t>
      </w:r>
    </w:p>
    <w:p w14:paraId="737A70DB" w14:textId="77777777" w:rsidR="000C4EA3" w:rsidRPr="00B35BCF" w:rsidRDefault="000C4EA3" w:rsidP="004B145E">
      <w:pPr>
        <w:jc w:val="both"/>
        <w:rPr>
          <w:sz w:val="24"/>
          <w:szCs w:val="24"/>
        </w:rPr>
      </w:pPr>
    </w:p>
    <w:p w14:paraId="08B6B712" w14:textId="4CF6D644" w:rsidR="004B145E" w:rsidRPr="00B35BCF" w:rsidRDefault="004B145E" w:rsidP="004B145E">
      <w:pPr>
        <w:jc w:val="both"/>
        <w:rPr>
          <w:sz w:val="24"/>
          <w:szCs w:val="24"/>
        </w:rPr>
      </w:pPr>
      <w:r w:rsidRPr="00B35BCF">
        <w:rPr>
          <w:sz w:val="24"/>
          <w:szCs w:val="24"/>
        </w:rPr>
        <w:t>Bereavement leave is unpaid, except employees may use accrued and available vacation or paid sick leave.</w:t>
      </w:r>
    </w:p>
    <w:bookmarkEnd w:id="175"/>
    <w:p w14:paraId="5F2034D6" w14:textId="77777777" w:rsidR="00ED6A89" w:rsidRPr="00B35BCF" w:rsidRDefault="00ED6A89" w:rsidP="00292CCC">
      <w:pPr>
        <w:jc w:val="both"/>
        <w:rPr>
          <w:sz w:val="24"/>
          <w:szCs w:val="24"/>
        </w:rPr>
      </w:pPr>
    </w:p>
    <w:p w14:paraId="5F79330A" w14:textId="1E7FD52B" w:rsidR="004B5986" w:rsidRPr="00B35BCF" w:rsidRDefault="00C552AB" w:rsidP="004B5986">
      <w:pPr>
        <w:jc w:val="both"/>
      </w:pPr>
      <w:r w:rsidRPr="00B35BCF">
        <w:rPr>
          <w:sz w:val="24"/>
          <w:szCs w:val="24"/>
        </w:rPr>
        <w:t xml:space="preserve">All employees, whether or not eligible for paid time off, must observe the absence reporting procedure by submitting an Employee Leave Request Form to </w:t>
      </w:r>
      <w:bookmarkStart w:id="176" w:name="_Hlk153816805"/>
      <w:r w:rsidR="00B965B4">
        <w:rPr>
          <w:rFonts w:eastAsia="Times New Roman"/>
          <w:spacing w:val="-5"/>
          <w:sz w:val="24"/>
          <w:szCs w:val="24"/>
        </w:rPr>
        <w:t>the management</w:t>
      </w:r>
      <w:r w:rsidRPr="00B35BCF">
        <w:rPr>
          <w:sz w:val="24"/>
          <w:szCs w:val="24"/>
        </w:rPr>
        <w:t>.</w:t>
      </w:r>
      <w:r w:rsidRPr="00B35BCF">
        <w:t xml:space="preserve"> </w:t>
      </w:r>
      <w:bookmarkEnd w:id="176"/>
    </w:p>
    <w:p w14:paraId="061027F0" w14:textId="77777777" w:rsidR="00B02FB1" w:rsidRPr="00B16DCD" w:rsidRDefault="00B02FB1" w:rsidP="004B5986">
      <w:pPr>
        <w:jc w:val="both"/>
        <w:rPr>
          <w:sz w:val="24"/>
          <w:szCs w:val="24"/>
        </w:rPr>
      </w:pPr>
    </w:p>
    <w:p w14:paraId="40298E5E" w14:textId="680C6E19" w:rsidR="00510CEB" w:rsidRDefault="00510CEB" w:rsidP="006C3BD2">
      <w:pPr>
        <w:jc w:val="both"/>
        <w:rPr>
          <w:rFonts w:ascii="Arial" w:eastAsia="맑은 고딕" w:hAnsi="Arial"/>
          <w:b/>
          <w:i/>
          <w:sz w:val="26"/>
        </w:rPr>
      </w:pPr>
      <w:r>
        <w:br w:type="page"/>
      </w:r>
    </w:p>
    <w:p w14:paraId="02D4C10D" w14:textId="5DF5F7A0" w:rsidR="00B02FB1" w:rsidRPr="00B35BCF" w:rsidRDefault="00B02FB1" w:rsidP="00B02FB1">
      <w:pPr>
        <w:pStyle w:val="2"/>
        <w:pBdr>
          <w:bottom w:val="single" w:sz="6" w:space="1" w:color="auto"/>
        </w:pBdr>
      </w:pPr>
      <w:bookmarkStart w:id="177" w:name="_Toc157012238"/>
      <w:r w:rsidRPr="00B35BCF">
        <w:lastRenderedPageBreak/>
        <w:t xml:space="preserve">Reproductive Loss Leave </w:t>
      </w:r>
      <w:r w:rsidRPr="00B35BCF">
        <w:rPr>
          <w:b w:val="0"/>
          <w:bCs/>
        </w:rPr>
        <w:t>(SB 848)</w:t>
      </w:r>
      <w:bookmarkEnd w:id="177"/>
    </w:p>
    <w:p w14:paraId="2EB6F24B" w14:textId="48A2E585" w:rsidR="00B02FB1" w:rsidRPr="00B35BCF" w:rsidRDefault="00B02FB1" w:rsidP="00B02FB1">
      <w:pPr>
        <w:jc w:val="both"/>
        <w:rPr>
          <w:sz w:val="24"/>
          <w:szCs w:val="24"/>
        </w:rPr>
      </w:pPr>
      <w:r w:rsidRPr="00B35BCF">
        <w:rPr>
          <w:sz w:val="24"/>
          <w:szCs w:val="24"/>
        </w:rPr>
        <w:t>Company recognizes the profound impact that reproductive loss can have on employees and their families. In support of our commitment to the well-being of our employees, we provide reproductive loss leave to eligible employees in accordance with California law.</w:t>
      </w:r>
    </w:p>
    <w:p w14:paraId="3B79E417" w14:textId="77777777" w:rsidR="00B02FB1" w:rsidRPr="00B35BCF" w:rsidRDefault="00B02FB1" w:rsidP="00B02FB1">
      <w:pPr>
        <w:jc w:val="both"/>
        <w:rPr>
          <w:sz w:val="24"/>
          <w:szCs w:val="24"/>
        </w:rPr>
      </w:pPr>
    </w:p>
    <w:p w14:paraId="4E300CB6" w14:textId="77777777" w:rsidR="00B02FB1" w:rsidRPr="00B35BCF" w:rsidRDefault="00B02FB1" w:rsidP="00B02FB1">
      <w:pPr>
        <w:jc w:val="both"/>
        <w:rPr>
          <w:sz w:val="24"/>
          <w:szCs w:val="24"/>
        </w:rPr>
      </w:pPr>
      <w:r w:rsidRPr="00B35BCF">
        <w:rPr>
          <w:sz w:val="24"/>
          <w:szCs w:val="24"/>
        </w:rPr>
        <w:t xml:space="preserve">Reproductive loss leave allows eligible employees to take up to five days off work following a reproductive loss event, defined as a failed adoption, failed surrogacy, miscarriage, stillbirth, or unsuccessful assisted reproduction without pay.  Employees are eligible for the leave if they have been employed for at least 30 days before their leave begins. </w:t>
      </w:r>
    </w:p>
    <w:p w14:paraId="24649176" w14:textId="77777777" w:rsidR="00B02FB1" w:rsidRPr="00B35BCF" w:rsidRDefault="00B02FB1" w:rsidP="00B02FB1">
      <w:pPr>
        <w:jc w:val="both"/>
        <w:rPr>
          <w:sz w:val="24"/>
          <w:szCs w:val="24"/>
        </w:rPr>
      </w:pPr>
    </w:p>
    <w:p w14:paraId="412D328F" w14:textId="77777777" w:rsidR="00B02FB1" w:rsidRPr="00B35BCF" w:rsidRDefault="00B02FB1" w:rsidP="00B02FB1">
      <w:pPr>
        <w:jc w:val="both"/>
        <w:rPr>
          <w:sz w:val="24"/>
          <w:szCs w:val="24"/>
        </w:rPr>
      </w:pPr>
      <w:r w:rsidRPr="00B35BCF">
        <w:rPr>
          <w:sz w:val="24"/>
          <w:szCs w:val="24"/>
        </w:rPr>
        <w:t>Employees must complete their leave within three months of the reproductive loss event. If you are on or choose to go on leave provided under CFRA, you may complete reproductive loss leave within three months of the end date of the other leave. If an employee experiences multiple reproductive loss events within a 12-month period, they can receive an additional five days of leave. However, employees are limited to 20 days of leave in a 12-month period for reproductive loss events.</w:t>
      </w:r>
    </w:p>
    <w:p w14:paraId="7DF977DB" w14:textId="77777777" w:rsidR="00B02FB1" w:rsidRPr="00B35BCF" w:rsidRDefault="00B02FB1" w:rsidP="00B02FB1">
      <w:pPr>
        <w:jc w:val="both"/>
        <w:rPr>
          <w:sz w:val="24"/>
          <w:szCs w:val="24"/>
        </w:rPr>
      </w:pPr>
    </w:p>
    <w:p w14:paraId="6677F994" w14:textId="77777777" w:rsidR="00B02FB1" w:rsidRPr="00B35BCF" w:rsidRDefault="00B02FB1" w:rsidP="00B02FB1">
      <w:pPr>
        <w:jc w:val="both"/>
        <w:rPr>
          <w:sz w:val="24"/>
          <w:szCs w:val="24"/>
        </w:rPr>
      </w:pPr>
      <w:r w:rsidRPr="00B35BCF">
        <w:rPr>
          <w:sz w:val="24"/>
          <w:szCs w:val="24"/>
        </w:rPr>
        <w:t>Reproductive loss leave is unpaid, except employees may use available paid sick leave or vacation.</w:t>
      </w:r>
    </w:p>
    <w:p w14:paraId="23AE87B2" w14:textId="77777777" w:rsidR="00B02FB1" w:rsidRPr="00B35BCF" w:rsidRDefault="00B02FB1" w:rsidP="00B02FB1">
      <w:pPr>
        <w:jc w:val="both"/>
        <w:rPr>
          <w:sz w:val="24"/>
          <w:szCs w:val="24"/>
        </w:rPr>
      </w:pPr>
    </w:p>
    <w:p w14:paraId="1D191C00" w14:textId="07A08D8F" w:rsidR="00B02FB1" w:rsidRDefault="00B02FB1" w:rsidP="00B02FB1">
      <w:pPr>
        <w:jc w:val="both"/>
        <w:rPr>
          <w:sz w:val="24"/>
          <w:szCs w:val="24"/>
        </w:rPr>
      </w:pPr>
      <w:r w:rsidRPr="00B35BCF">
        <w:rPr>
          <w:sz w:val="24"/>
          <w:szCs w:val="24"/>
        </w:rPr>
        <w:t xml:space="preserve">No documentation is required for a reproductive loss event. However, all employees, whether or not eligible for paid time off, must observe the absence reporting procedure by submitting an Employee Leave Request Form to </w:t>
      </w:r>
      <w:r w:rsidR="00B965B4">
        <w:rPr>
          <w:rFonts w:eastAsia="Times New Roman"/>
          <w:spacing w:val="-5"/>
          <w:sz w:val="24"/>
          <w:szCs w:val="24"/>
        </w:rPr>
        <w:t>the management</w:t>
      </w:r>
      <w:r w:rsidRPr="00B35BCF">
        <w:rPr>
          <w:sz w:val="24"/>
          <w:szCs w:val="24"/>
        </w:rPr>
        <w:t>. Company will maintain your confidentiality of requesting reproductive loss leave.</w:t>
      </w:r>
    </w:p>
    <w:p w14:paraId="5849BF33" w14:textId="77777777" w:rsidR="00240155" w:rsidRDefault="00240155" w:rsidP="00B02FB1">
      <w:pPr>
        <w:jc w:val="both"/>
        <w:rPr>
          <w:sz w:val="24"/>
          <w:szCs w:val="24"/>
        </w:rPr>
      </w:pPr>
    </w:p>
    <w:p w14:paraId="310F2726" w14:textId="77777777" w:rsidR="00240155" w:rsidRPr="00B35BCF" w:rsidRDefault="00240155" w:rsidP="00240155">
      <w:pPr>
        <w:pStyle w:val="HB-Heading2"/>
      </w:pPr>
      <w:bookmarkStart w:id="178" w:name="_Toc157012239"/>
      <w:bookmarkStart w:id="179" w:name="_Hlk156403456"/>
      <w:r w:rsidRPr="006C3BD2">
        <w:t>Marriage Leave</w:t>
      </w:r>
      <w:bookmarkEnd w:id="178"/>
    </w:p>
    <w:p w14:paraId="4228C4B5" w14:textId="6000C178" w:rsidR="00240155" w:rsidRDefault="00240155" w:rsidP="00240155">
      <w:pPr>
        <w:jc w:val="both"/>
        <w:rPr>
          <w:ins w:id="180" w:author="김현주 (Hyunjoo Kim)" w:date="2024-11-20T17:13:00Z"/>
          <w:sz w:val="24"/>
          <w:szCs w:val="24"/>
        </w:rPr>
      </w:pPr>
      <w:r w:rsidRPr="006C3BD2">
        <w:rPr>
          <w:sz w:val="24"/>
          <w:szCs w:val="24"/>
        </w:rPr>
        <w:t xml:space="preserve">Upon successful </w:t>
      </w:r>
      <w:r w:rsidRPr="00BA3FE6">
        <w:rPr>
          <w:sz w:val="24"/>
          <w:szCs w:val="24"/>
        </w:rPr>
        <w:t xml:space="preserve">completion of his or her probationary period, a full-time employee who gets married will be provided with up to </w:t>
      </w:r>
      <w:r w:rsidR="00824292" w:rsidRPr="00BA3FE6">
        <w:rPr>
          <w:sz w:val="24"/>
          <w:szCs w:val="24"/>
        </w:rPr>
        <w:t xml:space="preserve">5 </w:t>
      </w:r>
      <w:r w:rsidRPr="00BA3FE6">
        <w:rPr>
          <w:sz w:val="24"/>
          <w:szCs w:val="24"/>
        </w:rPr>
        <w:t>days of paid leave,</w:t>
      </w:r>
      <w:r w:rsidRPr="008F076A">
        <w:rPr>
          <w:sz w:val="24"/>
          <w:szCs w:val="24"/>
        </w:rPr>
        <w:t xml:space="preserve"> </w:t>
      </w:r>
      <w:r w:rsidRPr="006C3BD2">
        <w:rPr>
          <w:sz w:val="24"/>
          <w:szCs w:val="24"/>
        </w:rPr>
        <w:t xml:space="preserve">and a and a properly authenticated certificate of such marriage shall be provided by the </w:t>
      </w:r>
      <w:commentRangeStart w:id="181"/>
      <w:r w:rsidRPr="006C3BD2">
        <w:rPr>
          <w:sz w:val="24"/>
          <w:szCs w:val="24"/>
        </w:rPr>
        <w:t>employee</w:t>
      </w:r>
      <w:commentRangeEnd w:id="181"/>
      <w:r w:rsidR="00B43D1A">
        <w:rPr>
          <w:rStyle w:val="a9"/>
        </w:rPr>
        <w:commentReference w:id="181"/>
      </w:r>
      <w:r w:rsidRPr="006C3BD2">
        <w:rPr>
          <w:sz w:val="24"/>
          <w:szCs w:val="24"/>
        </w:rPr>
        <w:t>.</w:t>
      </w:r>
      <w:bookmarkEnd w:id="179"/>
    </w:p>
    <w:p w14:paraId="180AFEF3" w14:textId="77777777" w:rsidR="00B43D1A" w:rsidRPr="00B35BCF" w:rsidRDefault="00B43D1A" w:rsidP="00240155">
      <w:pPr>
        <w:jc w:val="both"/>
        <w:rPr>
          <w:sz w:val="24"/>
          <w:szCs w:val="24"/>
        </w:rPr>
      </w:pPr>
    </w:p>
    <w:p w14:paraId="4AF6E15E" w14:textId="77777777" w:rsidR="00426668" w:rsidRPr="00B35BCF" w:rsidRDefault="00426668" w:rsidP="00954615">
      <w:pPr>
        <w:jc w:val="both"/>
        <w:rPr>
          <w:sz w:val="24"/>
          <w:szCs w:val="24"/>
        </w:rPr>
      </w:pPr>
    </w:p>
    <w:p w14:paraId="2B4CDD40" w14:textId="77777777" w:rsidR="004B783A" w:rsidRPr="00B35BCF" w:rsidRDefault="004B783A" w:rsidP="004B783A">
      <w:pPr>
        <w:pStyle w:val="2"/>
        <w:pBdr>
          <w:bottom w:val="single" w:sz="6" w:space="1" w:color="auto"/>
        </w:pBdr>
      </w:pPr>
      <w:bookmarkStart w:id="182" w:name="_Toc157012240"/>
      <w:bookmarkStart w:id="183" w:name="_Toc414625060"/>
      <w:r w:rsidRPr="00B35BCF">
        <w:t>Jury Duty</w:t>
      </w:r>
      <w:bookmarkEnd w:id="182"/>
    </w:p>
    <w:bookmarkEnd w:id="183"/>
    <w:p w14:paraId="3643F079" w14:textId="57507617" w:rsidR="00700A95" w:rsidRPr="00B35BCF" w:rsidRDefault="00FC64D1" w:rsidP="004B783A">
      <w:pPr>
        <w:jc w:val="both"/>
        <w:rPr>
          <w:sz w:val="24"/>
          <w:szCs w:val="24"/>
        </w:rPr>
      </w:pPr>
      <w:r w:rsidRPr="00B35BCF">
        <w:rPr>
          <w:sz w:val="24"/>
          <w:szCs w:val="24"/>
        </w:rPr>
        <w:t>A full-time permanent employee who has been requested to serve on jury duty will be given a leave of absence, without pay, for a total of five (5) days of jury duty per summons.  The summons or other evidence of appearance must be submitted to Company.  Employees must give Company 15 days advance notice.</w:t>
      </w:r>
    </w:p>
    <w:p w14:paraId="44CF2600" w14:textId="77777777" w:rsidR="00FC64D1" w:rsidRPr="00B35BCF" w:rsidRDefault="00FC64D1" w:rsidP="004B783A">
      <w:pPr>
        <w:jc w:val="both"/>
        <w:rPr>
          <w:sz w:val="24"/>
          <w:szCs w:val="24"/>
        </w:rPr>
      </w:pPr>
    </w:p>
    <w:p w14:paraId="64627CD0" w14:textId="2F025D65" w:rsidR="004B783A" w:rsidRPr="00B35BCF" w:rsidRDefault="004B783A" w:rsidP="004B783A">
      <w:pPr>
        <w:pStyle w:val="2"/>
        <w:pBdr>
          <w:bottom w:val="single" w:sz="6" w:space="1" w:color="auto"/>
        </w:pBdr>
      </w:pPr>
      <w:bookmarkStart w:id="184" w:name="_Toc157012241"/>
      <w:r w:rsidRPr="00B35BCF">
        <w:t>Voting Privileges</w:t>
      </w:r>
      <w:bookmarkEnd w:id="184"/>
    </w:p>
    <w:p w14:paraId="315B2496" w14:textId="03680FD6" w:rsidR="004B783A" w:rsidRPr="00B35BCF" w:rsidRDefault="004B783A" w:rsidP="004B783A">
      <w:pPr>
        <w:jc w:val="both"/>
        <w:rPr>
          <w:sz w:val="24"/>
          <w:szCs w:val="24"/>
        </w:rPr>
      </w:pPr>
      <w:r w:rsidRPr="00B35BCF">
        <w:rPr>
          <w:sz w:val="24"/>
          <w:szCs w:val="24"/>
        </w:rPr>
        <w:t>A full-time employee whose scheduled work shift does not allow him/her sufficient time to vote in any state or federal election will be granted two (2) hours of time off with pay in order to vote.</w:t>
      </w:r>
      <w:r w:rsidR="00CA69B1" w:rsidRPr="00B35BCF">
        <w:rPr>
          <w:sz w:val="24"/>
          <w:szCs w:val="24"/>
        </w:rPr>
        <w:t xml:space="preserve"> </w:t>
      </w:r>
      <w:r w:rsidRPr="00B35BCF">
        <w:rPr>
          <w:sz w:val="24"/>
          <w:szCs w:val="24"/>
        </w:rPr>
        <w:t xml:space="preserve"> To receive time off for voting, an employee must notify his/her manager and present a valid voter’s registration card. When the employee returns from voting, he/she is required to present a voter’s receipt to his/her </w:t>
      </w:r>
      <w:r w:rsidR="006A4BCB" w:rsidRPr="00B35BCF">
        <w:rPr>
          <w:sz w:val="24"/>
          <w:szCs w:val="24"/>
        </w:rPr>
        <w:t>m</w:t>
      </w:r>
      <w:r w:rsidRPr="00B35BCF">
        <w:rPr>
          <w:sz w:val="24"/>
          <w:szCs w:val="24"/>
        </w:rPr>
        <w:t>anager.</w:t>
      </w:r>
    </w:p>
    <w:p w14:paraId="265C7452" w14:textId="061EE89F" w:rsidR="00791B99" w:rsidRPr="00B35BCF" w:rsidRDefault="00791B99" w:rsidP="00954615">
      <w:pPr>
        <w:jc w:val="both"/>
        <w:rPr>
          <w:sz w:val="24"/>
          <w:szCs w:val="24"/>
        </w:rPr>
      </w:pPr>
      <w:bookmarkStart w:id="185" w:name="_Toc414625062"/>
    </w:p>
    <w:p w14:paraId="33E4F61B" w14:textId="4550953A" w:rsidR="00C552AB" w:rsidRPr="00B35BCF" w:rsidRDefault="00C552AB" w:rsidP="00C552AB">
      <w:pPr>
        <w:pStyle w:val="HB-Heading2"/>
      </w:pPr>
      <w:bookmarkStart w:id="186" w:name="_Toc64645728"/>
      <w:bookmarkStart w:id="187" w:name="_Toc121125480"/>
      <w:bookmarkStart w:id="188" w:name="_Toc157012242"/>
      <w:r w:rsidRPr="00B35BCF">
        <w:lastRenderedPageBreak/>
        <w:t>W</w:t>
      </w:r>
      <w:r w:rsidRPr="00B35BCF">
        <w:rPr>
          <w:rFonts w:hint="eastAsia"/>
        </w:rPr>
        <w:t>orkers</w:t>
      </w:r>
      <w:r w:rsidR="001032EA" w:rsidRPr="00B35BCF">
        <w:t>’</w:t>
      </w:r>
      <w:r w:rsidRPr="00B35BCF">
        <w:rPr>
          <w:rFonts w:hint="eastAsia"/>
        </w:rPr>
        <w:t xml:space="preserve"> Compensation Leave</w:t>
      </w:r>
      <w:bookmarkEnd w:id="186"/>
      <w:bookmarkEnd w:id="187"/>
      <w:bookmarkEnd w:id="188"/>
    </w:p>
    <w:p w14:paraId="71C2340F" w14:textId="5D7751A1" w:rsidR="00C552AB" w:rsidRPr="00B35BCF" w:rsidRDefault="00C552AB" w:rsidP="00292CCC">
      <w:pPr>
        <w:jc w:val="both"/>
        <w:rPr>
          <w:bCs/>
          <w:sz w:val="24"/>
          <w:szCs w:val="24"/>
          <w:lang w:val="x-none" w:eastAsia="ko-KR"/>
        </w:rPr>
      </w:pPr>
      <w:r w:rsidRPr="00B35BCF">
        <w:rPr>
          <w:bCs/>
          <w:sz w:val="24"/>
          <w:szCs w:val="24"/>
          <w:lang w:val="x-none" w:eastAsia="ko-KR"/>
        </w:rPr>
        <w:t xml:space="preserve">Workers' Compensation leave </w:t>
      </w:r>
      <w:r w:rsidR="004763FE" w:rsidRPr="00B35BCF">
        <w:rPr>
          <w:bCs/>
          <w:sz w:val="24"/>
          <w:szCs w:val="24"/>
          <w:lang w:val="x-none" w:eastAsia="ko-KR"/>
        </w:rPr>
        <w:t>is</w:t>
      </w:r>
      <w:r w:rsidRPr="00B35BCF">
        <w:rPr>
          <w:bCs/>
          <w:sz w:val="24"/>
          <w:szCs w:val="24"/>
          <w:lang w:val="x-none" w:eastAsia="ko-KR"/>
        </w:rPr>
        <w:t xml:space="preserve"> granted for the defined period of time as determined by doctors.  If the injured employee is returned to work with limitations, </w:t>
      </w:r>
      <w:r w:rsidRPr="00B35BCF">
        <w:rPr>
          <w:rFonts w:hint="eastAsia"/>
          <w:bCs/>
          <w:sz w:val="24"/>
          <w:szCs w:val="24"/>
          <w:lang w:val="x-none" w:eastAsia="ko-KR"/>
        </w:rPr>
        <w:t>C</w:t>
      </w:r>
      <w:r w:rsidRPr="00B35BCF">
        <w:rPr>
          <w:bCs/>
          <w:sz w:val="24"/>
          <w:szCs w:val="24"/>
          <w:lang w:val="x-none" w:eastAsia="ko-KR"/>
        </w:rPr>
        <w:t>ompany will determine whether work within the limitations is available and whether production conditions will accommodate the injured worker.  If not, the employee will remain on leave of absence until conditions change or the employee is provided a full medical release.</w:t>
      </w:r>
    </w:p>
    <w:p w14:paraId="6ACECD36" w14:textId="7A224CA0" w:rsidR="00FC64D1" w:rsidRPr="00B35BCF" w:rsidRDefault="00FC64D1" w:rsidP="00C552AB">
      <w:pPr>
        <w:ind w:firstLineChars="100" w:firstLine="240"/>
        <w:jc w:val="both"/>
        <w:rPr>
          <w:sz w:val="24"/>
          <w:szCs w:val="24"/>
          <w:lang w:val="x-none"/>
        </w:rPr>
      </w:pPr>
    </w:p>
    <w:p w14:paraId="2C3B9FDE" w14:textId="3EDEAFA5" w:rsidR="00455DE9" w:rsidRPr="00B35BCF" w:rsidRDefault="00455DE9" w:rsidP="00455DE9">
      <w:pPr>
        <w:pStyle w:val="2"/>
        <w:pBdr>
          <w:bottom w:val="single" w:sz="6" w:space="1" w:color="auto"/>
        </w:pBdr>
      </w:pPr>
      <w:bookmarkStart w:id="189" w:name="_Toc108173285"/>
      <w:bookmarkStart w:id="190" w:name="_Toc157012243"/>
      <w:r w:rsidRPr="00B35BCF">
        <w:t>Holidays</w:t>
      </w:r>
      <w:bookmarkEnd w:id="189"/>
      <w:bookmarkEnd w:id="190"/>
    </w:p>
    <w:p w14:paraId="0670D3DB" w14:textId="77777777" w:rsidR="00455DE9" w:rsidRPr="00B35BCF" w:rsidRDefault="00455DE9" w:rsidP="00455DE9">
      <w:pPr>
        <w:jc w:val="both"/>
        <w:rPr>
          <w:sz w:val="24"/>
          <w:szCs w:val="24"/>
        </w:rPr>
      </w:pPr>
      <w:r w:rsidRPr="00B35BCF">
        <w:rPr>
          <w:sz w:val="24"/>
          <w:szCs w:val="24"/>
        </w:rPr>
        <w:t>It is currently our policy to close Company for business on the following holidays</w:t>
      </w:r>
      <w:r w:rsidRPr="00B35BCF">
        <w:rPr>
          <w:sz w:val="24"/>
          <w:szCs w:val="24"/>
          <w:lang w:eastAsia="ko-KR"/>
        </w:rPr>
        <w:t xml:space="preserve"> with pay</w:t>
      </w:r>
      <w:r w:rsidRPr="00B35BCF">
        <w:rPr>
          <w:sz w:val="24"/>
          <w:szCs w:val="24"/>
        </w:rPr>
        <w:t>:</w:t>
      </w:r>
    </w:p>
    <w:p w14:paraId="317C219F" w14:textId="77777777" w:rsidR="00455DE9" w:rsidRPr="00B35BCF" w:rsidRDefault="00455DE9" w:rsidP="00455DE9">
      <w:pPr>
        <w:jc w:val="both"/>
        <w:rPr>
          <w:sz w:val="24"/>
          <w:szCs w:val="24"/>
        </w:rPr>
      </w:pPr>
    </w:p>
    <w:p w14:paraId="4078A426" w14:textId="77777777" w:rsidR="00276958" w:rsidRDefault="00455DE9">
      <w:pPr>
        <w:numPr>
          <w:ilvl w:val="0"/>
          <w:numId w:val="13"/>
        </w:numPr>
        <w:jc w:val="both"/>
        <w:rPr>
          <w:sz w:val="24"/>
          <w:szCs w:val="24"/>
        </w:rPr>
      </w:pPr>
      <w:r w:rsidRPr="00B35BCF">
        <w:rPr>
          <w:sz w:val="24"/>
          <w:szCs w:val="24"/>
        </w:rPr>
        <w:t>New Year’s Day</w:t>
      </w:r>
    </w:p>
    <w:p w14:paraId="33C7F71E" w14:textId="13FF530F" w:rsidR="00276958" w:rsidRDefault="00276958">
      <w:pPr>
        <w:numPr>
          <w:ilvl w:val="0"/>
          <w:numId w:val="13"/>
        </w:numPr>
        <w:jc w:val="both"/>
        <w:rPr>
          <w:sz w:val="24"/>
          <w:szCs w:val="24"/>
        </w:rPr>
      </w:pPr>
      <w:r w:rsidRPr="00276958">
        <w:rPr>
          <w:sz w:val="24"/>
          <w:szCs w:val="24"/>
        </w:rPr>
        <w:t>Martin Luther King Jr. Day</w:t>
      </w:r>
    </w:p>
    <w:p w14:paraId="022298EC" w14:textId="70C36B7B" w:rsidR="00455DE9" w:rsidRDefault="00276958">
      <w:pPr>
        <w:numPr>
          <w:ilvl w:val="0"/>
          <w:numId w:val="13"/>
        </w:numPr>
        <w:jc w:val="both"/>
        <w:rPr>
          <w:sz w:val="24"/>
          <w:szCs w:val="24"/>
        </w:rPr>
      </w:pPr>
      <w:r w:rsidRPr="00276958">
        <w:rPr>
          <w:sz w:val="24"/>
          <w:szCs w:val="24"/>
        </w:rPr>
        <w:t>President's Day</w:t>
      </w:r>
    </w:p>
    <w:p w14:paraId="6B53467B" w14:textId="77777777" w:rsidR="00276958" w:rsidRDefault="00455DE9">
      <w:pPr>
        <w:numPr>
          <w:ilvl w:val="0"/>
          <w:numId w:val="13"/>
        </w:numPr>
        <w:jc w:val="both"/>
        <w:rPr>
          <w:sz w:val="24"/>
          <w:szCs w:val="24"/>
        </w:rPr>
      </w:pPr>
      <w:r w:rsidRPr="00B35BCF">
        <w:rPr>
          <w:sz w:val="24"/>
          <w:szCs w:val="24"/>
        </w:rPr>
        <w:t>Memorial Day</w:t>
      </w:r>
      <w:r w:rsidRPr="00B35BCF">
        <w:rPr>
          <w:sz w:val="24"/>
          <w:szCs w:val="24"/>
        </w:rPr>
        <w:tab/>
      </w:r>
    </w:p>
    <w:p w14:paraId="04514624" w14:textId="056048D0" w:rsidR="00455DE9" w:rsidRPr="00B35BCF" w:rsidRDefault="00276958">
      <w:pPr>
        <w:numPr>
          <w:ilvl w:val="0"/>
          <w:numId w:val="13"/>
        </w:numPr>
        <w:jc w:val="both"/>
        <w:rPr>
          <w:sz w:val="24"/>
          <w:szCs w:val="24"/>
        </w:rPr>
      </w:pPr>
      <w:r w:rsidRPr="00276958">
        <w:rPr>
          <w:sz w:val="24"/>
          <w:szCs w:val="24"/>
        </w:rPr>
        <w:t>Juneteenth Day</w:t>
      </w:r>
    </w:p>
    <w:p w14:paraId="3CFC9398" w14:textId="77777777" w:rsidR="00455DE9" w:rsidRDefault="00455DE9">
      <w:pPr>
        <w:numPr>
          <w:ilvl w:val="0"/>
          <w:numId w:val="13"/>
        </w:numPr>
        <w:jc w:val="both"/>
        <w:rPr>
          <w:sz w:val="24"/>
          <w:szCs w:val="24"/>
        </w:rPr>
      </w:pPr>
      <w:r w:rsidRPr="00B35BCF">
        <w:rPr>
          <w:sz w:val="24"/>
          <w:szCs w:val="24"/>
          <w:lang w:eastAsia="ko-KR"/>
        </w:rPr>
        <w:t>Independence Day</w:t>
      </w:r>
    </w:p>
    <w:p w14:paraId="40B707C0" w14:textId="77777777" w:rsidR="00455DE9" w:rsidRDefault="00455DE9">
      <w:pPr>
        <w:numPr>
          <w:ilvl w:val="0"/>
          <w:numId w:val="13"/>
        </w:numPr>
        <w:jc w:val="both"/>
        <w:rPr>
          <w:sz w:val="24"/>
          <w:szCs w:val="24"/>
        </w:rPr>
      </w:pPr>
      <w:r w:rsidRPr="00B35BCF">
        <w:rPr>
          <w:sz w:val="24"/>
          <w:szCs w:val="24"/>
        </w:rPr>
        <w:t>Labor Day</w:t>
      </w:r>
    </w:p>
    <w:p w14:paraId="7295DD4A" w14:textId="3A66D635" w:rsidR="00276958" w:rsidRDefault="00276958">
      <w:pPr>
        <w:numPr>
          <w:ilvl w:val="0"/>
          <w:numId w:val="13"/>
        </w:numPr>
        <w:jc w:val="both"/>
        <w:rPr>
          <w:sz w:val="24"/>
          <w:szCs w:val="24"/>
        </w:rPr>
      </w:pPr>
      <w:r w:rsidRPr="00276958">
        <w:rPr>
          <w:sz w:val="24"/>
          <w:szCs w:val="24"/>
        </w:rPr>
        <w:t>Columbus Day</w:t>
      </w:r>
    </w:p>
    <w:p w14:paraId="36651DCA" w14:textId="1631DA4B" w:rsidR="00276958" w:rsidRPr="00B35BCF" w:rsidRDefault="00276958">
      <w:pPr>
        <w:numPr>
          <w:ilvl w:val="0"/>
          <w:numId w:val="13"/>
        </w:numPr>
        <w:jc w:val="both"/>
        <w:rPr>
          <w:sz w:val="24"/>
          <w:szCs w:val="24"/>
        </w:rPr>
      </w:pPr>
      <w:r w:rsidRPr="00276958">
        <w:rPr>
          <w:sz w:val="24"/>
          <w:szCs w:val="24"/>
        </w:rPr>
        <w:t>Veterans Day</w:t>
      </w:r>
    </w:p>
    <w:p w14:paraId="48B11DA0" w14:textId="59D5FCC6" w:rsidR="00455DE9" w:rsidRPr="00B35BCF" w:rsidRDefault="00455DE9">
      <w:pPr>
        <w:numPr>
          <w:ilvl w:val="0"/>
          <w:numId w:val="13"/>
        </w:numPr>
        <w:jc w:val="both"/>
        <w:rPr>
          <w:sz w:val="24"/>
          <w:szCs w:val="24"/>
        </w:rPr>
      </w:pPr>
      <w:r w:rsidRPr="00B35BCF">
        <w:rPr>
          <w:sz w:val="24"/>
          <w:szCs w:val="24"/>
        </w:rPr>
        <w:t>Thanksgiving Day</w:t>
      </w:r>
    </w:p>
    <w:p w14:paraId="4DCA6AE6" w14:textId="4B75CF4B" w:rsidR="00455DE9" w:rsidRDefault="00455DE9">
      <w:pPr>
        <w:numPr>
          <w:ilvl w:val="0"/>
          <w:numId w:val="13"/>
        </w:numPr>
        <w:jc w:val="both"/>
        <w:rPr>
          <w:sz w:val="24"/>
          <w:szCs w:val="24"/>
        </w:rPr>
      </w:pPr>
      <w:r w:rsidRPr="00B35BCF">
        <w:rPr>
          <w:sz w:val="24"/>
          <w:szCs w:val="24"/>
        </w:rPr>
        <w:t xml:space="preserve">Christmas Day </w:t>
      </w:r>
    </w:p>
    <w:p w14:paraId="6973E958" w14:textId="77777777" w:rsidR="00455DE9" w:rsidRPr="00B35BCF" w:rsidRDefault="00455DE9" w:rsidP="00455DE9">
      <w:pPr>
        <w:ind w:left="720"/>
        <w:jc w:val="both"/>
        <w:rPr>
          <w:sz w:val="24"/>
          <w:szCs w:val="24"/>
        </w:rPr>
      </w:pPr>
      <w:r w:rsidRPr="00B35BCF">
        <w:rPr>
          <w:sz w:val="24"/>
          <w:szCs w:val="24"/>
        </w:rPr>
        <w:tab/>
      </w:r>
      <w:r w:rsidRPr="00B35BCF">
        <w:rPr>
          <w:sz w:val="24"/>
          <w:szCs w:val="24"/>
        </w:rPr>
        <w:tab/>
      </w:r>
    </w:p>
    <w:p w14:paraId="4FD39264" w14:textId="46CF800C" w:rsidR="00C552AB" w:rsidRPr="00B35BCF" w:rsidRDefault="00455DE9" w:rsidP="00455DE9">
      <w:pPr>
        <w:jc w:val="both"/>
        <w:rPr>
          <w:sz w:val="24"/>
          <w:szCs w:val="24"/>
        </w:rPr>
      </w:pPr>
      <w:r w:rsidRPr="00B35BCF">
        <w:rPr>
          <w:i/>
          <w:sz w:val="24"/>
          <w:szCs w:val="24"/>
        </w:rPr>
        <w:t>If a holiday falls on a weekend, Company will inform you when the holiday will be observed. Ordinarily, holidays falling on a Saturday will be observed the preceding Friday; holidays falling on a Sunday will be observed the following Monday.</w:t>
      </w:r>
      <w:bookmarkStart w:id="191" w:name="_Toc414625065"/>
      <w:bookmarkStart w:id="192" w:name="_Toc28147706"/>
      <w:bookmarkEnd w:id="185"/>
      <w:r w:rsidR="00C552AB" w:rsidRPr="00B35BCF">
        <w:rPr>
          <w:sz w:val="24"/>
          <w:szCs w:val="24"/>
        </w:rPr>
        <w:br w:type="page"/>
      </w:r>
    </w:p>
    <w:p w14:paraId="2EDCAD84" w14:textId="77777777" w:rsidR="00C552AB" w:rsidRPr="00980243" w:rsidRDefault="00C552AB" w:rsidP="00CF28E3">
      <w:pPr>
        <w:pStyle w:val="1"/>
        <w:jc w:val="both"/>
        <w:rPr>
          <w:rFonts w:ascii="Arial" w:hAnsi="Arial"/>
          <w:color w:val="1F497D" w:themeColor="text2"/>
          <w:sz w:val="32"/>
        </w:rPr>
      </w:pPr>
      <w:bookmarkStart w:id="193" w:name="_Toc121125481"/>
      <w:bookmarkStart w:id="194" w:name="_Toc157012244"/>
      <w:r w:rsidRPr="00980243">
        <w:rPr>
          <w:rFonts w:ascii="Arial" w:hAnsi="Arial"/>
          <w:color w:val="1F497D" w:themeColor="text2"/>
          <w:sz w:val="32"/>
        </w:rPr>
        <w:lastRenderedPageBreak/>
        <w:t>Other Benefits</w:t>
      </w:r>
      <w:bookmarkEnd w:id="193"/>
      <w:bookmarkEnd w:id="194"/>
    </w:p>
    <w:p w14:paraId="62F9710D" w14:textId="77777777" w:rsidR="00C552AB" w:rsidRPr="00B35BCF" w:rsidRDefault="00C552AB" w:rsidP="00C552AB">
      <w:pPr>
        <w:jc w:val="both"/>
        <w:rPr>
          <w:rFonts w:eastAsia="맑은 고딕"/>
          <w:sz w:val="24"/>
          <w:szCs w:val="24"/>
          <w:lang w:eastAsia="ko-KR"/>
        </w:rPr>
      </w:pPr>
    </w:p>
    <w:p w14:paraId="1672E03C" w14:textId="282D6FA0" w:rsidR="00C552AB" w:rsidRPr="00B35BCF" w:rsidRDefault="00C552AB" w:rsidP="00CF28E3">
      <w:pPr>
        <w:pStyle w:val="2"/>
        <w:pBdr>
          <w:bottom w:val="single" w:sz="6" w:space="1" w:color="auto"/>
        </w:pBdr>
      </w:pPr>
      <w:bookmarkStart w:id="195" w:name="_Toc494698320"/>
      <w:bookmarkStart w:id="196" w:name="_Toc494717792"/>
      <w:bookmarkStart w:id="197" w:name="_Toc64645734"/>
      <w:bookmarkStart w:id="198" w:name="_Toc121125482"/>
      <w:bookmarkStart w:id="199" w:name="_Toc157012245"/>
      <w:r w:rsidRPr="00B35BCF">
        <w:rPr>
          <w:rFonts w:hint="eastAsia"/>
        </w:rPr>
        <w:t>Workers</w:t>
      </w:r>
      <w:r w:rsidR="006753B1" w:rsidRPr="00B35BCF">
        <w:t>’</w:t>
      </w:r>
      <w:r w:rsidRPr="00B35BCF">
        <w:rPr>
          <w:rFonts w:hint="eastAsia"/>
        </w:rPr>
        <w:t xml:space="preserve"> Compensation Insurance</w:t>
      </w:r>
      <w:bookmarkEnd w:id="195"/>
      <w:bookmarkEnd w:id="196"/>
      <w:bookmarkEnd w:id="197"/>
      <w:bookmarkEnd w:id="198"/>
      <w:bookmarkEnd w:id="199"/>
    </w:p>
    <w:p w14:paraId="50110F79" w14:textId="77777777" w:rsidR="00C552AB" w:rsidRPr="00B35BCF" w:rsidRDefault="00C552AB" w:rsidP="00C552AB">
      <w:pPr>
        <w:pStyle w:val="a6"/>
        <w:jc w:val="both"/>
        <w:rPr>
          <w:rFonts w:eastAsia="바탕체"/>
        </w:rPr>
      </w:pPr>
      <w:r w:rsidRPr="00B35BCF">
        <w:t xml:space="preserve">In the event of an on-the-job injury or illness, you are covered for medical expenses, surgical and hospital benefits, supplemental wages, retraining and death benefits.  The amount allowable for these benefits is established by law and is available to </w:t>
      </w:r>
      <w:r w:rsidRPr="00B35BCF">
        <w:rPr>
          <w:rFonts w:eastAsia="바탕체"/>
        </w:rPr>
        <w:t>all employees, including part-time and temporary employees.  Any employee who sustains an on-the-job injury or illness should immediately report the injury or illness to his/her supervisor.</w:t>
      </w:r>
    </w:p>
    <w:p w14:paraId="398B7F35" w14:textId="77777777" w:rsidR="00C552AB" w:rsidRPr="00B35BCF" w:rsidRDefault="00C552AB" w:rsidP="00C552AB">
      <w:pPr>
        <w:pStyle w:val="a6"/>
        <w:jc w:val="both"/>
      </w:pPr>
    </w:p>
    <w:p w14:paraId="379BDD76" w14:textId="3B90FF68" w:rsidR="00C552AB" w:rsidRPr="00B35BCF" w:rsidRDefault="00C552AB" w:rsidP="00C552AB">
      <w:pPr>
        <w:pStyle w:val="a6"/>
        <w:jc w:val="both"/>
        <w:rPr>
          <w:bCs/>
          <w:iCs/>
        </w:rPr>
      </w:pPr>
      <w:r w:rsidRPr="00B35BCF">
        <w:t xml:space="preserve">The total cost of Workers’ Compensation Insurance is </w:t>
      </w:r>
      <w:r w:rsidR="00660A44" w:rsidRPr="00B35BCF">
        <w:t>paid</w:t>
      </w:r>
      <w:r w:rsidRPr="00B35BCF">
        <w:t xml:space="preserve"> by </w:t>
      </w:r>
      <w:r w:rsidRPr="00B35BCF">
        <w:rPr>
          <w:rFonts w:hint="eastAsia"/>
          <w:lang w:eastAsia="ko-KR"/>
        </w:rPr>
        <w:t>C</w:t>
      </w:r>
      <w:r w:rsidRPr="00B35BCF">
        <w:rPr>
          <w:lang w:eastAsia="ko-KR"/>
        </w:rPr>
        <w:t>ompany</w:t>
      </w:r>
      <w:r w:rsidRPr="00B35BCF">
        <w:t xml:space="preserve">. </w:t>
      </w:r>
      <w:r w:rsidRPr="00B35BCF">
        <w:rPr>
          <w:rFonts w:hint="eastAsia"/>
          <w:bCs/>
          <w:iCs/>
          <w:lang w:eastAsia="ko-KR"/>
        </w:rPr>
        <w:t>Company</w:t>
      </w:r>
      <w:r w:rsidRPr="00B35BCF">
        <w:rPr>
          <w:bCs/>
          <w:iCs/>
        </w:rPr>
        <w:t xml:space="preserve"> or its workers’ compensation insurance carrier will not be liable for the payment of workers’ compensation benefits for any injury that arises out of an employee’s voluntary participation in any off-duty recreational, social, or athletic activity that is not part of the employee’s work- related duties.</w:t>
      </w:r>
    </w:p>
    <w:p w14:paraId="718BBD19" w14:textId="77777777" w:rsidR="00C552AB" w:rsidRPr="00B35BCF" w:rsidRDefault="00C552AB" w:rsidP="00C552AB">
      <w:pPr>
        <w:pStyle w:val="a6"/>
        <w:jc w:val="both"/>
      </w:pPr>
    </w:p>
    <w:p w14:paraId="18E261FE" w14:textId="347E4D57" w:rsidR="00C552AB" w:rsidRPr="00B35BCF" w:rsidRDefault="00C552AB" w:rsidP="00C552AB">
      <w:pPr>
        <w:jc w:val="both"/>
        <w:rPr>
          <w:sz w:val="24"/>
          <w:szCs w:val="24"/>
        </w:rPr>
      </w:pPr>
      <w:r w:rsidRPr="00B35BCF">
        <w:rPr>
          <w:sz w:val="24"/>
          <w:szCs w:val="24"/>
        </w:rPr>
        <w:t xml:space="preserve">In the event you wish to be taken to your own doctor or practitioner, you should contact the </w:t>
      </w:r>
      <w:r w:rsidRPr="00B35BCF">
        <w:rPr>
          <w:rFonts w:hint="eastAsia"/>
          <w:sz w:val="24"/>
          <w:szCs w:val="24"/>
          <w:lang w:eastAsia="ko-KR"/>
        </w:rPr>
        <w:t xml:space="preserve">management </w:t>
      </w:r>
      <w:r w:rsidRPr="00B35BCF">
        <w:rPr>
          <w:sz w:val="24"/>
          <w:szCs w:val="24"/>
        </w:rPr>
        <w:t xml:space="preserve">and make appropriate arrangements. </w:t>
      </w:r>
      <w:r w:rsidRPr="00B35BCF">
        <w:rPr>
          <w:rFonts w:hint="eastAsia"/>
          <w:sz w:val="24"/>
          <w:szCs w:val="24"/>
          <w:lang w:eastAsia="ko-KR"/>
        </w:rPr>
        <w:t xml:space="preserve"> </w:t>
      </w:r>
      <w:r w:rsidRPr="00B35BCF">
        <w:rPr>
          <w:sz w:val="24"/>
          <w:szCs w:val="24"/>
        </w:rPr>
        <w:t>Such arrangements must be made prior to any work-related injury or illness.</w:t>
      </w:r>
    </w:p>
    <w:p w14:paraId="6C69D40D" w14:textId="5100A806" w:rsidR="00E44709" w:rsidRPr="00B35BCF" w:rsidRDefault="00E44709" w:rsidP="00C552AB">
      <w:pPr>
        <w:jc w:val="both"/>
        <w:rPr>
          <w:sz w:val="24"/>
          <w:szCs w:val="24"/>
        </w:rPr>
      </w:pPr>
    </w:p>
    <w:p w14:paraId="65800BDA" w14:textId="77777777" w:rsidR="00E44709" w:rsidRPr="00B35BCF" w:rsidRDefault="00E44709" w:rsidP="00E44709">
      <w:pPr>
        <w:pStyle w:val="2"/>
        <w:pBdr>
          <w:bottom w:val="single" w:sz="6" w:space="1" w:color="auto"/>
        </w:pBdr>
        <w:ind w:left="1"/>
      </w:pPr>
      <w:bookmarkStart w:id="200" w:name="_Toc23945687"/>
      <w:bookmarkStart w:id="201" w:name="_Toc108173287"/>
      <w:bookmarkStart w:id="202" w:name="_Toc157012246"/>
      <w:r w:rsidRPr="00B35BCF">
        <w:t>Health Insurance</w:t>
      </w:r>
      <w:bookmarkEnd w:id="200"/>
      <w:bookmarkEnd w:id="201"/>
      <w:bookmarkEnd w:id="202"/>
      <w:r w:rsidRPr="00B35BCF">
        <w:t xml:space="preserve"> </w:t>
      </w:r>
    </w:p>
    <w:p w14:paraId="7C538D52" w14:textId="127AEB2C" w:rsidR="00E44709" w:rsidRPr="00B35BCF" w:rsidRDefault="00E44709" w:rsidP="00E44709">
      <w:pPr>
        <w:jc w:val="both"/>
        <w:rPr>
          <w:bCs/>
          <w:iCs/>
          <w:sz w:val="24"/>
          <w:szCs w:val="24"/>
        </w:rPr>
      </w:pPr>
      <w:r w:rsidRPr="00B35BCF">
        <w:rPr>
          <w:bCs/>
          <w:iCs/>
          <w:sz w:val="24"/>
          <w:szCs w:val="24"/>
        </w:rPr>
        <w:t xml:space="preserve">On the first day of the calendar month after 90 days of consecutive and successful employment, all full-time </w:t>
      </w:r>
      <w:r w:rsidR="00A15299" w:rsidRPr="00B35BCF">
        <w:rPr>
          <w:bCs/>
          <w:iCs/>
          <w:sz w:val="24"/>
          <w:szCs w:val="24"/>
        </w:rPr>
        <w:t xml:space="preserve">regular </w:t>
      </w:r>
      <w:r w:rsidRPr="00B35BCF">
        <w:rPr>
          <w:bCs/>
          <w:iCs/>
          <w:sz w:val="24"/>
          <w:szCs w:val="24"/>
        </w:rPr>
        <w:t>employees are eligible for coverage by the Company’s group medical insurance.  These benefits are described in detail in the documents furnished to you by Company’s medical insurance company.</w:t>
      </w:r>
      <w:r w:rsidR="00461CA8" w:rsidRPr="00B35BCF">
        <w:rPr>
          <w:bCs/>
          <w:iCs/>
          <w:sz w:val="24"/>
          <w:szCs w:val="24"/>
        </w:rPr>
        <w:t xml:space="preserve"> </w:t>
      </w:r>
    </w:p>
    <w:p w14:paraId="2C618EE8" w14:textId="77777777" w:rsidR="00E44709" w:rsidRPr="00B35BCF" w:rsidRDefault="00E44709" w:rsidP="00E44709">
      <w:pPr>
        <w:jc w:val="both"/>
        <w:rPr>
          <w:bCs/>
          <w:iCs/>
          <w:sz w:val="24"/>
          <w:szCs w:val="24"/>
        </w:rPr>
      </w:pPr>
    </w:p>
    <w:p w14:paraId="35B42789" w14:textId="3DD90D0F" w:rsidR="00E44709" w:rsidRPr="00B35BCF" w:rsidRDefault="00E44709" w:rsidP="00E44709">
      <w:pPr>
        <w:jc w:val="both"/>
        <w:rPr>
          <w:bCs/>
          <w:iCs/>
          <w:sz w:val="24"/>
          <w:szCs w:val="24"/>
        </w:rPr>
      </w:pPr>
      <w:r w:rsidRPr="00B35BCF">
        <w:rPr>
          <w:bCs/>
          <w:iCs/>
          <w:sz w:val="24"/>
          <w:szCs w:val="24"/>
        </w:rPr>
        <w:t xml:space="preserve">You should verify your eligibility for coverage before undergoing treatment in order to ensure that the treatment is covered.  If you have questions about your eligibility for medical benefits or what medical problems are covered by your insurance, or if you need claim forms, please contact </w:t>
      </w:r>
      <w:r w:rsidR="00B965B4">
        <w:rPr>
          <w:rFonts w:eastAsia="Times New Roman"/>
          <w:spacing w:val="-5"/>
          <w:sz w:val="24"/>
          <w:szCs w:val="24"/>
        </w:rPr>
        <w:t>the management</w:t>
      </w:r>
      <w:r w:rsidRPr="00B35BCF">
        <w:rPr>
          <w:bCs/>
          <w:iCs/>
          <w:sz w:val="24"/>
          <w:szCs w:val="24"/>
        </w:rPr>
        <w:t>.</w:t>
      </w:r>
    </w:p>
    <w:p w14:paraId="5B5D70A9" w14:textId="77777777" w:rsidR="00E44709" w:rsidRPr="00B35BCF" w:rsidRDefault="00E44709" w:rsidP="00E44709">
      <w:pPr>
        <w:jc w:val="both"/>
        <w:rPr>
          <w:bCs/>
          <w:iCs/>
          <w:sz w:val="24"/>
          <w:szCs w:val="24"/>
        </w:rPr>
      </w:pPr>
    </w:p>
    <w:p w14:paraId="2AB7DE95" w14:textId="2AFE38B5" w:rsidR="00E44709" w:rsidRPr="00B35BCF" w:rsidRDefault="00E44709" w:rsidP="00E44709">
      <w:pPr>
        <w:jc w:val="both"/>
        <w:rPr>
          <w:bCs/>
          <w:iCs/>
          <w:sz w:val="24"/>
          <w:szCs w:val="24"/>
        </w:rPr>
      </w:pPr>
      <w:r w:rsidRPr="00B35BCF">
        <w:rPr>
          <w:bCs/>
          <w:iCs/>
          <w:sz w:val="24"/>
          <w:szCs w:val="24"/>
        </w:rPr>
        <w:t xml:space="preserve">You must notify </w:t>
      </w:r>
      <w:r w:rsidR="00B965B4">
        <w:rPr>
          <w:rFonts w:eastAsia="Times New Roman"/>
          <w:spacing w:val="-5"/>
          <w:sz w:val="24"/>
          <w:szCs w:val="24"/>
        </w:rPr>
        <w:t>the management</w:t>
      </w:r>
      <w:r w:rsidR="00B965B4" w:rsidRPr="00B35BCF">
        <w:rPr>
          <w:rFonts w:eastAsia="Times New Roman"/>
          <w:spacing w:val="-5"/>
          <w:sz w:val="24"/>
          <w:szCs w:val="24"/>
        </w:rPr>
        <w:t xml:space="preserve"> </w:t>
      </w:r>
      <w:r w:rsidRPr="00B35BCF">
        <w:rPr>
          <w:bCs/>
          <w:iCs/>
          <w:sz w:val="24"/>
          <w:szCs w:val="24"/>
        </w:rPr>
        <w:t>promptly if your address changes</w:t>
      </w:r>
      <w:r w:rsidR="00723F82" w:rsidRPr="00B35BCF">
        <w:rPr>
          <w:bCs/>
          <w:iCs/>
          <w:sz w:val="24"/>
          <w:szCs w:val="24"/>
        </w:rPr>
        <w:t>.</w:t>
      </w:r>
    </w:p>
    <w:p w14:paraId="6AE2D623" w14:textId="77777777" w:rsidR="00E44709" w:rsidRPr="00B35BCF" w:rsidRDefault="00E44709" w:rsidP="00E44709">
      <w:pPr>
        <w:jc w:val="both"/>
        <w:rPr>
          <w:bCs/>
          <w:iCs/>
          <w:sz w:val="24"/>
          <w:szCs w:val="24"/>
        </w:rPr>
      </w:pPr>
    </w:p>
    <w:p w14:paraId="1B3DFF05" w14:textId="08B8AFC3" w:rsidR="00E44709" w:rsidRPr="00B35BCF" w:rsidRDefault="00E44709" w:rsidP="00E44709">
      <w:pPr>
        <w:jc w:val="both"/>
        <w:rPr>
          <w:bCs/>
          <w:iCs/>
          <w:sz w:val="24"/>
          <w:szCs w:val="24"/>
        </w:rPr>
      </w:pPr>
      <w:r w:rsidRPr="00B35BCF">
        <w:rPr>
          <w:bCs/>
          <w:iCs/>
          <w:sz w:val="24"/>
          <w:szCs w:val="24"/>
        </w:rPr>
        <w:t>Company reserves the right to terminate or modify the benefits it offers to its employees</w:t>
      </w:r>
      <w:r w:rsidR="00A15299" w:rsidRPr="00B35BCF">
        <w:rPr>
          <w:bCs/>
          <w:iCs/>
          <w:sz w:val="24"/>
          <w:szCs w:val="24"/>
        </w:rPr>
        <w:t>.</w:t>
      </w:r>
    </w:p>
    <w:p w14:paraId="213ABD62" w14:textId="77777777" w:rsidR="00E44709" w:rsidRPr="00B35BCF" w:rsidRDefault="00E44709" w:rsidP="00C552AB">
      <w:pPr>
        <w:jc w:val="both"/>
        <w:rPr>
          <w:bCs/>
          <w:iCs/>
          <w:sz w:val="24"/>
          <w:szCs w:val="24"/>
        </w:rPr>
      </w:pPr>
    </w:p>
    <w:p w14:paraId="09400B1C" w14:textId="3FD61521" w:rsidR="00C552AB" w:rsidRPr="00B35BCF" w:rsidRDefault="00C552AB" w:rsidP="00C552AB">
      <w:pPr>
        <w:rPr>
          <w:sz w:val="24"/>
          <w:szCs w:val="24"/>
        </w:rPr>
      </w:pPr>
      <w:r w:rsidRPr="00B35BCF">
        <w:rPr>
          <w:lang w:eastAsia="ko-KR"/>
        </w:rPr>
        <w:br w:type="page"/>
      </w:r>
    </w:p>
    <w:p w14:paraId="6DED59AE" w14:textId="67E4CE84" w:rsidR="004B783A" w:rsidRPr="0057030F" w:rsidRDefault="004B783A" w:rsidP="00B6705A">
      <w:pPr>
        <w:pStyle w:val="1"/>
        <w:jc w:val="both"/>
        <w:rPr>
          <w:rFonts w:ascii="Arial" w:hAnsi="Arial"/>
          <w:color w:val="1F497D" w:themeColor="text2"/>
          <w:sz w:val="32"/>
        </w:rPr>
      </w:pPr>
      <w:bookmarkStart w:id="203" w:name="_Toc157012247"/>
      <w:r w:rsidRPr="0057030F">
        <w:rPr>
          <w:rFonts w:ascii="Arial" w:hAnsi="Arial"/>
          <w:color w:val="1F497D" w:themeColor="text2"/>
          <w:sz w:val="32"/>
        </w:rPr>
        <w:lastRenderedPageBreak/>
        <w:t>Company Policies &amp; Practices</w:t>
      </w:r>
      <w:bookmarkEnd w:id="203"/>
      <w:r w:rsidRPr="0057030F">
        <w:rPr>
          <w:rFonts w:ascii="Arial" w:hAnsi="Arial"/>
          <w:color w:val="1F497D" w:themeColor="text2"/>
          <w:sz w:val="32"/>
        </w:rPr>
        <w:t xml:space="preserve">                                                                                                                                                                                                     </w:t>
      </w:r>
    </w:p>
    <w:p w14:paraId="45965502" w14:textId="77777777" w:rsidR="004B783A" w:rsidRPr="00B35BCF" w:rsidRDefault="004B783A" w:rsidP="004B783A">
      <w:pPr>
        <w:jc w:val="both"/>
        <w:rPr>
          <w:sz w:val="24"/>
          <w:szCs w:val="24"/>
        </w:rPr>
      </w:pPr>
    </w:p>
    <w:p w14:paraId="3347FDAD" w14:textId="77777777" w:rsidR="004B783A" w:rsidRPr="00B35BCF" w:rsidRDefault="004B783A" w:rsidP="004B783A">
      <w:pPr>
        <w:pStyle w:val="2"/>
        <w:pBdr>
          <w:bottom w:val="single" w:sz="6" w:space="1" w:color="auto"/>
        </w:pBdr>
      </w:pPr>
      <w:bookmarkStart w:id="204" w:name="_Toc157012248"/>
      <w:r w:rsidRPr="00B35BCF">
        <w:t>Management / Employee Relations</w:t>
      </w:r>
      <w:bookmarkEnd w:id="204"/>
    </w:p>
    <w:p w14:paraId="6BDBA86B" w14:textId="7F09DD43" w:rsidR="004B783A" w:rsidRPr="00B35BCF" w:rsidRDefault="004B783A" w:rsidP="003C3D6D">
      <w:pPr>
        <w:jc w:val="both"/>
        <w:rPr>
          <w:sz w:val="24"/>
          <w:szCs w:val="24"/>
        </w:rPr>
      </w:pPr>
      <w:r w:rsidRPr="00B35BCF">
        <w:rPr>
          <w:sz w:val="24"/>
          <w:szCs w:val="24"/>
        </w:rPr>
        <w:t>Our managers are committed and trained to provide you with the tools and positive working environment for you to do your job to the best of your ability with minimal distractions. You will be treated with respect and dignity by all of our management personnel</w:t>
      </w:r>
      <w:r w:rsidR="00FC6A4B" w:rsidRPr="00B35BCF">
        <w:rPr>
          <w:sz w:val="24"/>
          <w:szCs w:val="24"/>
        </w:rPr>
        <w:t>,</w:t>
      </w:r>
      <w:r w:rsidRPr="00B35BCF">
        <w:rPr>
          <w:sz w:val="24"/>
          <w:szCs w:val="24"/>
        </w:rPr>
        <w:t xml:space="preserve"> and we will try our best to recognize and reward your hard work and accomplishments. </w:t>
      </w:r>
    </w:p>
    <w:p w14:paraId="64D8F127" w14:textId="77777777" w:rsidR="004B783A" w:rsidRPr="00B35BCF" w:rsidRDefault="004B783A" w:rsidP="004B783A">
      <w:pPr>
        <w:ind w:left="720"/>
        <w:jc w:val="both"/>
        <w:rPr>
          <w:sz w:val="24"/>
          <w:szCs w:val="24"/>
        </w:rPr>
      </w:pPr>
    </w:p>
    <w:p w14:paraId="71A84EBD" w14:textId="16204209" w:rsidR="004B783A" w:rsidRPr="00B35BCF" w:rsidRDefault="004B783A" w:rsidP="003C3D6D">
      <w:pPr>
        <w:jc w:val="both"/>
        <w:rPr>
          <w:sz w:val="24"/>
          <w:szCs w:val="24"/>
        </w:rPr>
      </w:pPr>
      <w:r w:rsidRPr="00B35BCF">
        <w:rPr>
          <w:sz w:val="24"/>
          <w:szCs w:val="24"/>
        </w:rPr>
        <w:t>We recognize there may be occasions for misunderstandings and problems to come up. We want to clear up these types of situations in a fair and timely manner</w:t>
      </w:r>
      <w:r w:rsidR="00FC6A4B" w:rsidRPr="00B35BCF">
        <w:rPr>
          <w:sz w:val="24"/>
          <w:szCs w:val="24"/>
        </w:rPr>
        <w:t>,</w:t>
      </w:r>
      <w:r w:rsidRPr="00B35BCF">
        <w:rPr>
          <w:sz w:val="24"/>
          <w:szCs w:val="24"/>
        </w:rPr>
        <w:t xml:space="preserve"> and in order to do this</w:t>
      </w:r>
      <w:r w:rsidR="00FC6A4B" w:rsidRPr="00B35BCF">
        <w:rPr>
          <w:sz w:val="24"/>
          <w:szCs w:val="24"/>
        </w:rPr>
        <w:t>,</w:t>
      </w:r>
      <w:r w:rsidRPr="00B35BCF">
        <w:rPr>
          <w:sz w:val="24"/>
          <w:szCs w:val="24"/>
        </w:rPr>
        <w:t xml:space="preserve"> we need your help in bringing them to our attention. We want you to know that “management is never too busy to be informed of work-related problems, complaints or disputes of any employee.”</w:t>
      </w:r>
    </w:p>
    <w:p w14:paraId="60E1A63D" w14:textId="77777777" w:rsidR="004B783A" w:rsidRPr="00B35BCF" w:rsidRDefault="004B783A" w:rsidP="004B783A">
      <w:pPr>
        <w:ind w:left="720"/>
        <w:jc w:val="both"/>
        <w:rPr>
          <w:sz w:val="24"/>
          <w:szCs w:val="24"/>
        </w:rPr>
      </w:pPr>
    </w:p>
    <w:p w14:paraId="4BB35C7C" w14:textId="025C60C4" w:rsidR="004B783A" w:rsidRPr="00B35BCF" w:rsidRDefault="004B783A" w:rsidP="003C3D6D">
      <w:pPr>
        <w:jc w:val="both"/>
        <w:rPr>
          <w:sz w:val="24"/>
          <w:szCs w:val="24"/>
        </w:rPr>
      </w:pPr>
      <w:r w:rsidRPr="00B35BCF">
        <w:rPr>
          <w:sz w:val="24"/>
          <w:szCs w:val="24"/>
        </w:rPr>
        <w:t>If you have such a problem, you should promptly talk to your manager. They will listen in an open, objective</w:t>
      </w:r>
      <w:r w:rsidR="00FC6A4B" w:rsidRPr="00B35BCF">
        <w:rPr>
          <w:sz w:val="24"/>
          <w:szCs w:val="24"/>
        </w:rPr>
        <w:t>,</w:t>
      </w:r>
      <w:r w:rsidRPr="00B35BCF">
        <w:rPr>
          <w:sz w:val="24"/>
          <w:szCs w:val="24"/>
        </w:rPr>
        <w:t xml:space="preserve"> and courteous manner.  If the problem is not resolved to your satisfaction, you should take up the matter with the </w:t>
      </w:r>
      <w:r w:rsidR="00A15299" w:rsidRPr="00B35BCF">
        <w:rPr>
          <w:sz w:val="24"/>
          <w:szCs w:val="24"/>
        </w:rPr>
        <w:t>management</w:t>
      </w:r>
      <w:r w:rsidRPr="00B35BCF">
        <w:rPr>
          <w:sz w:val="24"/>
          <w:szCs w:val="24"/>
        </w:rPr>
        <w:t>.</w:t>
      </w:r>
    </w:p>
    <w:p w14:paraId="3AEFD139" w14:textId="77777777" w:rsidR="004B783A" w:rsidRPr="00B35BCF" w:rsidRDefault="004B783A" w:rsidP="004B783A">
      <w:pPr>
        <w:ind w:left="720"/>
        <w:jc w:val="both"/>
        <w:rPr>
          <w:sz w:val="24"/>
          <w:szCs w:val="24"/>
        </w:rPr>
      </w:pPr>
    </w:p>
    <w:p w14:paraId="5DA2A435" w14:textId="0605BE3C" w:rsidR="004B783A" w:rsidRPr="00B35BCF" w:rsidRDefault="004B783A" w:rsidP="003C3D6D">
      <w:pPr>
        <w:jc w:val="both"/>
        <w:rPr>
          <w:sz w:val="24"/>
          <w:szCs w:val="24"/>
        </w:rPr>
      </w:pPr>
      <w:r w:rsidRPr="00B35BCF">
        <w:rPr>
          <w:sz w:val="24"/>
          <w:szCs w:val="24"/>
        </w:rPr>
        <w:t>Every necessary action will be taken to resolve a problem or settle a dispute in a fair and equitable manner. We recognize our employees as our most valuable resource</w:t>
      </w:r>
      <w:r w:rsidR="00FC6A4B" w:rsidRPr="00B35BCF">
        <w:rPr>
          <w:sz w:val="24"/>
          <w:szCs w:val="24"/>
        </w:rPr>
        <w:t>,</w:t>
      </w:r>
      <w:r w:rsidRPr="00B35BCF">
        <w:rPr>
          <w:sz w:val="24"/>
          <w:szCs w:val="24"/>
        </w:rPr>
        <w:t xml:space="preserve"> and we take all employee problems and complaints very seriously. No problem is too small or insignificant</w:t>
      </w:r>
      <w:r w:rsidR="00FC6A4B" w:rsidRPr="00B35BCF">
        <w:rPr>
          <w:sz w:val="24"/>
          <w:szCs w:val="24"/>
        </w:rPr>
        <w:t>,</w:t>
      </w:r>
      <w:r w:rsidRPr="00B35BCF">
        <w:rPr>
          <w:sz w:val="24"/>
          <w:szCs w:val="24"/>
        </w:rPr>
        <w:t xml:space="preserve"> and each issue will be given the utmost attention and consideration.</w:t>
      </w:r>
    </w:p>
    <w:p w14:paraId="43826FE1" w14:textId="77777777" w:rsidR="004B783A" w:rsidRPr="00B35BCF" w:rsidRDefault="004B783A" w:rsidP="004B783A">
      <w:pPr>
        <w:jc w:val="both"/>
        <w:rPr>
          <w:sz w:val="24"/>
          <w:szCs w:val="24"/>
        </w:rPr>
      </w:pPr>
    </w:p>
    <w:p w14:paraId="7E0AD06B" w14:textId="77777777" w:rsidR="004B783A" w:rsidRPr="00B35BCF" w:rsidRDefault="004B783A" w:rsidP="004B783A">
      <w:pPr>
        <w:pStyle w:val="2"/>
        <w:pBdr>
          <w:bottom w:val="single" w:sz="6" w:space="1" w:color="auto"/>
        </w:pBdr>
      </w:pPr>
      <w:bookmarkStart w:id="205" w:name="_Toc157012249"/>
      <w:r w:rsidRPr="00B35BCF">
        <w:t>Teamwork</w:t>
      </w:r>
      <w:bookmarkEnd w:id="205"/>
    </w:p>
    <w:p w14:paraId="7FEA9639" w14:textId="59337CE8" w:rsidR="004B783A" w:rsidRPr="00B35BCF" w:rsidRDefault="004B783A" w:rsidP="004B783A">
      <w:pPr>
        <w:jc w:val="both"/>
        <w:rPr>
          <w:sz w:val="24"/>
          <w:szCs w:val="24"/>
        </w:rPr>
      </w:pPr>
      <w:r w:rsidRPr="00B35BCF">
        <w:rPr>
          <w:sz w:val="24"/>
          <w:szCs w:val="24"/>
        </w:rPr>
        <w:t xml:space="preserve">We cannot achieve our goals and provide the highest levels of service to our customers without working together as a team. Teamwork basically boils down to common courtesy and common sense. If a co-worker is overloaded and you’re not, help them in any way you can. It’s only a matter of time before they will return the favor. Pitch in to help a customer whether they are technically yours or not. If another employee hasn’t quite caught on to something and you have, ask if you may suggest another way to do it. Genuine teamwork makes for </w:t>
      </w:r>
      <w:r w:rsidR="00FC6A4B" w:rsidRPr="00B35BCF">
        <w:rPr>
          <w:sz w:val="24"/>
          <w:szCs w:val="24"/>
        </w:rPr>
        <w:t xml:space="preserve">a </w:t>
      </w:r>
      <w:r w:rsidRPr="00B35BCF">
        <w:rPr>
          <w:sz w:val="24"/>
          <w:szCs w:val="24"/>
        </w:rPr>
        <w:t xml:space="preserve">much more enjoyable and satisfying work experience and results in happier (and more generous) customers.  </w:t>
      </w:r>
    </w:p>
    <w:p w14:paraId="78DADE5B" w14:textId="77777777" w:rsidR="008D7523" w:rsidRPr="00B35BCF" w:rsidRDefault="008D7523" w:rsidP="004B783A">
      <w:pPr>
        <w:jc w:val="both"/>
        <w:rPr>
          <w:sz w:val="24"/>
          <w:szCs w:val="24"/>
        </w:rPr>
      </w:pPr>
    </w:p>
    <w:p w14:paraId="2DC5EBE5" w14:textId="77777777" w:rsidR="004B783A" w:rsidRPr="00B35BCF" w:rsidRDefault="004B783A" w:rsidP="004B783A">
      <w:pPr>
        <w:pStyle w:val="2"/>
        <w:pBdr>
          <w:bottom w:val="single" w:sz="6" w:space="1" w:color="auto"/>
        </w:pBdr>
      </w:pPr>
      <w:bookmarkStart w:id="206" w:name="_Toc157012250"/>
      <w:r w:rsidRPr="00B35BCF">
        <w:t>Safety</w:t>
      </w:r>
      <w:bookmarkEnd w:id="206"/>
    </w:p>
    <w:p w14:paraId="1CF77308" w14:textId="77777777" w:rsidR="004B783A" w:rsidRPr="00B35BCF" w:rsidRDefault="004B783A" w:rsidP="004B783A">
      <w:pPr>
        <w:jc w:val="both"/>
        <w:rPr>
          <w:sz w:val="24"/>
          <w:szCs w:val="24"/>
        </w:rPr>
      </w:pPr>
      <w:r w:rsidRPr="00B35BCF">
        <w:rPr>
          <w:sz w:val="24"/>
          <w:szCs w:val="24"/>
        </w:rPr>
        <w:t>Company is committed to maintaining a safe workplace for all of our employees. The time to be conscious about safety is before an accident happens. Safety is everyone’s responsibility and is a regular, ongoing part of everyone’s job.</w:t>
      </w:r>
    </w:p>
    <w:p w14:paraId="5C04AE48" w14:textId="77777777" w:rsidR="004B783A" w:rsidRPr="00B35BCF" w:rsidRDefault="004B783A" w:rsidP="004B783A">
      <w:pPr>
        <w:jc w:val="both"/>
        <w:rPr>
          <w:sz w:val="24"/>
          <w:szCs w:val="24"/>
        </w:rPr>
      </w:pPr>
    </w:p>
    <w:p w14:paraId="3A9ED8B9" w14:textId="13E052F6" w:rsidR="004B783A" w:rsidRPr="00B35BCF" w:rsidRDefault="004B783A" w:rsidP="004B783A">
      <w:pPr>
        <w:jc w:val="both"/>
        <w:rPr>
          <w:sz w:val="24"/>
          <w:szCs w:val="24"/>
        </w:rPr>
      </w:pPr>
      <w:r w:rsidRPr="00B35BCF">
        <w:rPr>
          <w:sz w:val="24"/>
          <w:szCs w:val="24"/>
        </w:rPr>
        <w:t xml:space="preserve">Employee safety and health </w:t>
      </w:r>
      <w:r w:rsidR="00FC6A4B" w:rsidRPr="00B35BCF">
        <w:rPr>
          <w:sz w:val="24"/>
          <w:szCs w:val="24"/>
        </w:rPr>
        <w:t xml:space="preserve">are </w:t>
      </w:r>
      <w:r w:rsidRPr="00B35BCF">
        <w:rPr>
          <w:sz w:val="24"/>
          <w:szCs w:val="24"/>
        </w:rPr>
        <w:t xml:space="preserve">of paramount importance to Company.  Company strongly believes that a clean, safe, and healthy working environment should be provided for all employees, not only in accordance with all applicable laws but as part of its good business practices.  Safety and health </w:t>
      </w:r>
      <w:proofErr w:type="gramStart"/>
      <w:r w:rsidRPr="00B35BCF">
        <w:rPr>
          <w:sz w:val="24"/>
          <w:szCs w:val="24"/>
        </w:rPr>
        <w:t>is</w:t>
      </w:r>
      <w:proofErr w:type="gramEnd"/>
      <w:r w:rsidRPr="00B35BCF">
        <w:rPr>
          <w:sz w:val="24"/>
          <w:szCs w:val="24"/>
        </w:rPr>
        <w:t xml:space="preserve"> </w:t>
      </w:r>
      <w:r w:rsidR="00FC6A4B" w:rsidRPr="00B35BCF">
        <w:rPr>
          <w:sz w:val="24"/>
          <w:szCs w:val="24"/>
        </w:rPr>
        <w:t xml:space="preserve">the </w:t>
      </w:r>
      <w:r w:rsidRPr="00B35BCF">
        <w:rPr>
          <w:sz w:val="24"/>
          <w:szCs w:val="24"/>
        </w:rPr>
        <w:t xml:space="preserve">foremost consideration in all aspects of our operation.  Safety and health issues are the responsibility of every employee, and no employee should perform any duty that is unsafe.  Our goal is to create a work environment that is free from </w:t>
      </w:r>
      <w:r w:rsidRPr="00B35BCF">
        <w:rPr>
          <w:sz w:val="24"/>
          <w:szCs w:val="24"/>
        </w:rPr>
        <w:lastRenderedPageBreak/>
        <w:t>injuries or work-related illnesses.  Meeting this goal will require the cooperation of every employee in detecting and controlling hazardous and potentially hazardous conditions.</w:t>
      </w:r>
    </w:p>
    <w:p w14:paraId="7AECFF81" w14:textId="77777777" w:rsidR="004B783A" w:rsidRPr="00B35BCF" w:rsidRDefault="004B783A" w:rsidP="004B783A">
      <w:pPr>
        <w:jc w:val="both"/>
        <w:rPr>
          <w:sz w:val="24"/>
          <w:szCs w:val="24"/>
        </w:rPr>
      </w:pPr>
    </w:p>
    <w:p w14:paraId="7112F0F2" w14:textId="77777777" w:rsidR="004B783A" w:rsidRPr="00B35BCF" w:rsidRDefault="004B783A" w:rsidP="004B783A">
      <w:pPr>
        <w:jc w:val="both"/>
        <w:rPr>
          <w:sz w:val="24"/>
          <w:szCs w:val="24"/>
        </w:rPr>
      </w:pPr>
      <w:r w:rsidRPr="00B35BCF">
        <w:rPr>
          <w:sz w:val="24"/>
          <w:szCs w:val="24"/>
        </w:rPr>
        <w:t>Accidents and/or injuries must be reported to your supervisor immediately, regardless of how minor they appear to be, so that Company may take corrective action as soon as possible.  Failure to report your own injury may disqualify you from receiving Workers' Compensation benefits, in addition to subjecting you to discipline pursuant to Company policies.</w:t>
      </w:r>
    </w:p>
    <w:p w14:paraId="7EB26221" w14:textId="77777777" w:rsidR="004B783A" w:rsidRPr="00B35BCF" w:rsidRDefault="004B783A" w:rsidP="004B783A">
      <w:pPr>
        <w:jc w:val="both"/>
        <w:rPr>
          <w:sz w:val="24"/>
          <w:szCs w:val="24"/>
        </w:rPr>
      </w:pPr>
    </w:p>
    <w:p w14:paraId="1C6B93B0" w14:textId="4C5615C1" w:rsidR="004B783A" w:rsidRPr="00B35BCF" w:rsidRDefault="004B783A" w:rsidP="004B783A">
      <w:pPr>
        <w:jc w:val="both"/>
        <w:rPr>
          <w:sz w:val="24"/>
          <w:szCs w:val="24"/>
        </w:rPr>
      </w:pPr>
      <w:r w:rsidRPr="00B35BCF">
        <w:rPr>
          <w:sz w:val="24"/>
          <w:szCs w:val="24"/>
        </w:rPr>
        <w:t>All employees are required to observe safety rules and to help ensure that Company is a safe and orderly place to work.  Employees must remember the following basic rules: (1) Observe common safety rules; (2) do not behave reckless</w:t>
      </w:r>
      <w:r w:rsidR="00FC6A4B" w:rsidRPr="00B35BCF">
        <w:rPr>
          <w:sz w:val="24"/>
          <w:szCs w:val="24"/>
        </w:rPr>
        <w:t>ly</w:t>
      </w:r>
      <w:r w:rsidRPr="00B35BCF">
        <w:rPr>
          <w:sz w:val="24"/>
          <w:szCs w:val="24"/>
        </w:rPr>
        <w:t xml:space="preserve"> or carelessly on Company property; (3) keep your work area clean and orderly; (4) do not operate equipment or work in an abusive, unsafe, or improper manner.  Employees who violate any of these rules or who act in an unsafe environment will be subject to discipline, up to and including termination.</w:t>
      </w:r>
    </w:p>
    <w:p w14:paraId="660D789D" w14:textId="77777777" w:rsidR="004B783A" w:rsidRPr="00B35BCF" w:rsidRDefault="004B783A" w:rsidP="004B783A">
      <w:pPr>
        <w:jc w:val="both"/>
        <w:rPr>
          <w:sz w:val="24"/>
          <w:szCs w:val="24"/>
        </w:rPr>
      </w:pPr>
    </w:p>
    <w:p w14:paraId="2DD90949" w14:textId="30B729E8" w:rsidR="004B783A" w:rsidRPr="00B35BCF" w:rsidRDefault="004B783A" w:rsidP="004B783A">
      <w:pPr>
        <w:jc w:val="both"/>
        <w:rPr>
          <w:sz w:val="24"/>
          <w:szCs w:val="24"/>
        </w:rPr>
      </w:pPr>
      <w:r w:rsidRPr="00B35BCF">
        <w:rPr>
          <w:sz w:val="24"/>
          <w:szCs w:val="24"/>
        </w:rPr>
        <w:t xml:space="preserve">Company will also have a safety plan in place, which will be more detailed.  All employees should become familiar with that plan and should direct any questions to </w:t>
      </w:r>
      <w:r w:rsidR="00B965B4">
        <w:rPr>
          <w:rFonts w:eastAsia="Times New Roman"/>
          <w:spacing w:val="-5"/>
          <w:sz w:val="24"/>
          <w:szCs w:val="24"/>
        </w:rPr>
        <w:t>the management</w:t>
      </w:r>
      <w:r w:rsidRPr="00B35BCF">
        <w:rPr>
          <w:sz w:val="24"/>
          <w:szCs w:val="24"/>
        </w:rPr>
        <w:t xml:space="preserve">. </w:t>
      </w:r>
    </w:p>
    <w:p w14:paraId="7A45FEB9" w14:textId="77777777" w:rsidR="004B783A" w:rsidRPr="00B35BCF" w:rsidRDefault="004B783A" w:rsidP="004B783A">
      <w:pPr>
        <w:jc w:val="both"/>
        <w:rPr>
          <w:sz w:val="24"/>
          <w:szCs w:val="24"/>
        </w:rPr>
      </w:pPr>
    </w:p>
    <w:p w14:paraId="6A49EACD" w14:textId="77777777" w:rsidR="004B783A" w:rsidRPr="00B35BCF" w:rsidRDefault="004B783A" w:rsidP="004B783A">
      <w:pPr>
        <w:pStyle w:val="2"/>
        <w:pBdr>
          <w:bottom w:val="single" w:sz="6" w:space="1" w:color="auto"/>
        </w:pBdr>
      </w:pPr>
      <w:bookmarkStart w:id="207" w:name="_Toc157012251"/>
      <w:r w:rsidRPr="00B35BCF">
        <w:t>Accident and Emergency Situations</w:t>
      </w:r>
      <w:bookmarkEnd w:id="207"/>
    </w:p>
    <w:p w14:paraId="30C1B462" w14:textId="10B85F1B" w:rsidR="004B783A" w:rsidRPr="00B35BCF" w:rsidRDefault="004B783A" w:rsidP="004B783A">
      <w:pPr>
        <w:jc w:val="both"/>
        <w:rPr>
          <w:sz w:val="24"/>
          <w:szCs w:val="24"/>
        </w:rPr>
      </w:pPr>
      <w:r w:rsidRPr="00B35BCF">
        <w:rPr>
          <w:sz w:val="24"/>
          <w:szCs w:val="24"/>
        </w:rPr>
        <w:t xml:space="preserve">Report all accidents, no matter how minor they seem, to the manager on duty. In the event of an emergency, like an apparent injury or choking situation, notify a manager immediately. </w:t>
      </w:r>
    </w:p>
    <w:p w14:paraId="1231DB63" w14:textId="77777777" w:rsidR="004B783A" w:rsidRPr="00B35BCF" w:rsidRDefault="004B783A" w:rsidP="004B783A">
      <w:pPr>
        <w:jc w:val="both"/>
        <w:rPr>
          <w:sz w:val="24"/>
          <w:szCs w:val="24"/>
        </w:rPr>
      </w:pPr>
    </w:p>
    <w:p w14:paraId="1DBA18E4" w14:textId="77777777" w:rsidR="004B783A" w:rsidRPr="00B35BCF" w:rsidRDefault="004B783A" w:rsidP="004B783A">
      <w:pPr>
        <w:pStyle w:val="2"/>
        <w:pBdr>
          <w:bottom w:val="single" w:sz="6" w:space="1" w:color="auto"/>
        </w:pBdr>
      </w:pPr>
      <w:bookmarkStart w:id="208" w:name="_Toc157012252"/>
      <w:r w:rsidRPr="00B35BCF">
        <w:t>Crime and Robbery</w:t>
      </w:r>
      <w:bookmarkEnd w:id="208"/>
    </w:p>
    <w:p w14:paraId="0759B7F3" w14:textId="36C0680C" w:rsidR="004B783A" w:rsidRPr="00B35BCF" w:rsidRDefault="004B783A" w:rsidP="004B783A">
      <w:pPr>
        <w:jc w:val="both"/>
        <w:rPr>
          <w:sz w:val="24"/>
          <w:szCs w:val="24"/>
        </w:rPr>
      </w:pPr>
      <w:r w:rsidRPr="00B35BCF">
        <w:rPr>
          <w:sz w:val="24"/>
          <w:szCs w:val="24"/>
        </w:rPr>
        <w:t>If you are ever involved in a robbery, DO NOT RESISTS! Statistics show that people, who resist, are three times more likely to be injured than people who do not resist. The safety of you, your fellow employees</w:t>
      </w:r>
      <w:r w:rsidR="00FC6A4B" w:rsidRPr="00B35BCF">
        <w:rPr>
          <w:sz w:val="24"/>
          <w:szCs w:val="24"/>
        </w:rPr>
        <w:t>,</w:t>
      </w:r>
      <w:r w:rsidRPr="00B35BCF">
        <w:rPr>
          <w:sz w:val="24"/>
          <w:szCs w:val="24"/>
        </w:rPr>
        <w:t xml:space="preserve"> and customers </w:t>
      </w:r>
      <w:r w:rsidR="00FC6A4B" w:rsidRPr="00B35BCF">
        <w:rPr>
          <w:sz w:val="24"/>
          <w:szCs w:val="24"/>
        </w:rPr>
        <w:t xml:space="preserve">is </w:t>
      </w:r>
      <w:r w:rsidRPr="00B35BCF">
        <w:rPr>
          <w:sz w:val="24"/>
          <w:szCs w:val="24"/>
        </w:rPr>
        <w:t>our highest priority. Don’t be a hero</w:t>
      </w:r>
      <w:r w:rsidR="00FC6A4B" w:rsidRPr="00B35BCF">
        <w:rPr>
          <w:sz w:val="24"/>
          <w:szCs w:val="24"/>
        </w:rPr>
        <w:t>. A</w:t>
      </w:r>
      <w:r w:rsidRPr="00B35BCF">
        <w:rPr>
          <w:sz w:val="24"/>
          <w:szCs w:val="24"/>
        </w:rPr>
        <w:t xml:space="preserve">lways cooperate fully and do not resist! </w:t>
      </w:r>
    </w:p>
    <w:p w14:paraId="0E64747F" w14:textId="77777777" w:rsidR="00D472DA" w:rsidRPr="00B35BCF" w:rsidRDefault="00D472DA" w:rsidP="004B783A">
      <w:pPr>
        <w:jc w:val="both"/>
        <w:rPr>
          <w:sz w:val="24"/>
          <w:szCs w:val="24"/>
          <w:lang w:eastAsia="ko-KR"/>
        </w:rPr>
      </w:pPr>
    </w:p>
    <w:p w14:paraId="52D4DF06" w14:textId="77777777" w:rsidR="004B783A" w:rsidRPr="00B35BCF" w:rsidRDefault="004B783A" w:rsidP="004B783A">
      <w:pPr>
        <w:pStyle w:val="2"/>
        <w:pBdr>
          <w:bottom w:val="single" w:sz="6" w:space="1" w:color="auto"/>
        </w:pBdr>
      </w:pPr>
      <w:bookmarkStart w:id="209" w:name="_Toc157012253"/>
      <w:r w:rsidRPr="00B35BCF">
        <w:t>Dress Code</w:t>
      </w:r>
      <w:bookmarkEnd w:id="209"/>
    </w:p>
    <w:p w14:paraId="65DF5E34" w14:textId="77777777" w:rsidR="00D564FD" w:rsidRPr="00B35BCF" w:rsidRDefault="00D564FD" w:rsidP="004775F4">
      <w:pPr>
        <w:jc w:val="both"/>
        <w:rPr>
          <w:sz w:val="24"/>
          <w:szCs w:val="24"/>
          <w:lang w:eastAsia="ko-KR"/>
        </w:rPr>
      </w:pPr>
      <w:r w:rsidRPr="00B35BCF">
        <w:rPr>
          <w:sz w:val="24"/>
          <w:szCs w:val="24"/>
          <w:lang w:eastAsia="ko-KR"/>
        </w:rPr>
        <w:t xml:space="preserve">You should always be neat and clean in accordance with generally accepted personal hygiene standards.  Employees are required to follow all safety regulations regarding shoes or apparel for their work area.  Company expects all employees to exercise appropriate judgment with regard to personal appearance, dress and grooming to be most effective in the performance of their workplace duties.  </w:t>
      </w:r>
    </w:p>
    <w:p w14:paraId="0DC0A051" w14:textId="77777777" w:rsidR="00D564FD" w:rsidRPr="00B35BCF" w:rsidRDefault="00D564FD" w:rsidP="004775F4">
      <w:pPr>
        <w:jc w:val="both"/>
        <w:rPr>
          <w:sz w:val="24"/>
          <w:szCs w:val="24"/>
          <w:lang w:eastAsia="ko-KR"/>
        </w:rPr>
      </w:pPr>
    </w:p>
    <w:p w14:paraId="2A761991" w14:textId="1D7E1B2F" w:rsidR="004775F4" w:rsidRPr="00B35BCF" w:rsidRDefault="004B783A" w:rsidP="004775F4">
      <w:pPr>
        <w:jc w:val="both"/>
        <w:rPr>
          <w:sz w:val="24"/>
          <w:szCs w:val="24"/>
          <w:lang w:eastAsia="ko-KR"/>
        </w:rPr>
      </w:pPr>
      <w:r w:rsidRPr="00B35BCF">
        <w:rPr>
          <w:sz w:val="24"/>
          <w:szCs w:val="24"/>
          <w:lang w:eastAsia="ko-KR"/>
        </w:rPr>
        <w:t xml:space="preserve">Direct any questions regarding </w:t>
      </w:r>
      <w:r w:rsidR="00FC6A4B" w:rsidRPr="00B35BCF">
        <w:rPr>
          <w:sz w:val="24"/>
          <w:szCs w:val="24"/>
          <w:lang w:eastAsia="ko-KR"/>
        </w:rPr>
        <w:t xml:space="preserve">the </w:t>
      </w:r>
      <w:r w:rsidRPr="00B35BCF">
        <w:rPr>
          <w:sz w:val="24"/>
          <w:szCs w:val="24"/>
          <w:lang w:eastAsia="ko-KR"/>
        </w:rPr>
        <w:t xml:space="preserve">dress code to </w:t>
      </w:r>
      <w:r w:rsidR="00B965B4">
        <w:rPr>
          <w:rFonts w:eastAsia="Times New Roman"/>
          <w:spacing w:val="-5"/>
          <w:sz w:val="24"/>
          <w:szCs w:val="24"/>
        </w:rPr>
        <w:t>the management</w:t>
      </w:r>
      <w:r w:rsidRPr="00B35BCF">
        <w:rPr>
          <w:sz w:val="24"/>
          <w:szCs w:val="24"/>
          <w:lang w:eastAsia="ko-KR"/>
        </w:rPr>
        <w:t xml:space="preserve">. </w:t>
      </w:r>
      <w:r w:rsidR="00D564FD" w:rsidRPr="00B35BCF">
        <w:rPr>
          <w:sz w:val="24"/>
          <w:szCs w:val="24"/>
          <w:lang w:eastAsia="ko-KR"/>
        </w:rPr>
        <w:t xml:space="preserve"> </w:t>
      </w:r>
      <w:r w:rsidR="004775F4" w:rsidRPr="00B35BCF">
        <w:rPr>
          <w:sz w:val="24"/>
          <w:szCs w:val="24"/>
          <w:lang w:eastAsia="ko-KR"/>
        </w:rPr>
        <w:t xml:space="preserve">Failure to comply may subject you to disciplinary action. </w:t>
      </w:r>
    </w:p>
    <w:p w14:paraId="0FBFAC24" w14:textId="77777777" w:rsidR="004775F4" w:rsidRPr="00B35BCF" w:rsidRDefault="004775F4" w:rsidP="004775F4">
      <w:pPr>
        <w:jc w:val="both"/>
        <w:rPr>
          <w:sz w:val="24"/>
          <w:szCs w:val="24"/>
          <w:lang w:eastAsia="ko-KR"/>
        </w:rPr>
      </w:pPr>
    </w:p>
    <w:p w14:paraId="473B9A19" w14:textId="48C17162" w:rsidR="004775F4" w:rsidRPr="00B35BCF" w:rsidRDefault="004775F4" w:rsidP="004775F4">
      <w:pPr>
        <w:jc w:val="both"/>
        <w:rPr>
          <w:sz w:val="24"/>
          <w:szCs w:val="24"/>
          <w:lang w:eastAsia="ko-KR"/>
        </w:rPr>
      </w:pPr>
      <w:r w:rsidRPr="00B35BCF">
        <w:rPr>
          <w:sz w:val="24"/>
          <w:szCs w:val="24"/>
          <w:lang w:eastAsia="ko-KR"/>
        </w:rPr>
        <w:t>Employees who need a reasonable accommodation because of religious beliefs, observances</w:t>
      </w:r>
      <w:r w:rsidR="00FC6A4B" w:rsidRPr="00B35BCF">
        <w:rPr>
          <w:sz w:val="24"/>
          <w:szCs w:val="24"/>
          <w:lang w:eastAsia="ko-KR"/>
        </w:rPr>
        <w:t>,</w:t>
      </w:r>
      <w:r w:rsidRPr="00B35BCF">
        <w:rPr>
          <w:sz w:val="24"/>
          <w:szCs w:val="24"/>
          <w:lang w:eastAsia="ko-KR"/>
        </w:rPr>
        <w:t xml:space="preserve"> or practices should contact </w:t>
      </w:r>
      <w:r w:rsidR="00B965B4">
        <w:rPr>
          <w:rFonts w:eastAsia="Times New Roman"/>
          <w:spacing w:val="-5"/>
          <w:sz w:val="24"/>
          <w:szCs w:val="24"/>
        </w:rPr>
        <w:t>the management</w:t>
      </w:r>
      <w:r w:rsidR="00B965B4" w:rsidRPr="00B35BCF">
        <w:rPr>
          <w:rFonts w:eastAsia="Times New Roman"/>
          <w:spacing w:val="-5"/>
          <w:sz w:val="24"/>
          <w:szCs w:val="24"/>
        </w:rPr>
        <w:t xml:space="preserve"> </w:t>
      </w:r>
      <w:r w:rsidRPr="00B35BCF">
        <w:rPr>
          <w:sz w:val="24"/>
          <w:szCs w:val="24"/>
          <w:lang w:eastAsia="ko-KR"/>
        </w:rPr>
        <w:t>with day-to-day personnel responsibility and discuss the need for accommodation.</w:t>
      </w:r>
    </w:p>
    <w:p w14:paraId="76F8DD71" w14:textId="77777777" w:rsidR="00791B99" w:rsidRPr="00B35BCF" w:rsidRDefault="00791B99" w:rsidP="004775F4">
      <w:pPr>
        <w:jc w:val="both"/>
        <w:rPr>
          <w:sz w:val="24"/>
          <w:szCs w:val="24"/>
          <w:lang w:eastAsia="ko-KR"/>
        </w:rPr>
      </w:pPr>
    </w:p>
    <w:p w14:paraId="555BE68D" w14:textId="45A96F33" w:rsidR="004775F4" w:rsidRPr="00B35BCF" w:rsidRDefault="004775F4" w:rsidP="004775F4">
      <w:pPr>
        <w:pStyle w:val="2"/>
        <w:pBdr>
          <w:bottom w:val="single" w:sz="6" w:space="1" w:color="auto"/>
        </w:pBdr>
      </w:pPr>
      <w:bookmarkStart w:id="210" w:name="_Toc106355108"/>
      <w:bookmarkStart w:id="211" w:name="_Toc157012254"/>
      <w:r w:rsidRPr="00B35BCF">
        <w:lastRenderedPageBreak/>
        <w:t>Cell phone / Smartphone Policy</w:t>
      </w:r>
      <w:bookmarkEnd w:id="210"/>
      <w:bookmarkEnd w:id="211"/>
    </w:p>
    <w:p w14:paraId="124126B5" w14:textId="08F430D2" w:rsidR="004B783A" w:rsidRPr="00B35BCF" w:rsidRDefault="00EE3740" w:rsidP="004B783A">
      <w:pPr>
        <w:jc w:val="both"/>
      </w:pPr>
      <w:r w:rsidRPr="00B35BCF">
        <w:rPr>
          <w:bCs/>
          <w:sz w:val="24"/>
          <w:szCs w:val="24"/>
        </w:rPr>
        <w:t xml:space="preserve">Employees are prohibited from using their cell phones or smartphones while on duty to make or receive personal calls, emails, text messages, or other similar electronic communications unless there is an emergency, including disasters or criminal acts. </w:t>
      </w:r>
      <w:r w:rsidR="001D5416">
        <w:rPr>
          <w:bCs/>
          <w:sz w:val="24"/>
          <w:szCs w:val="24"/>
        </w:rPr>
        <w:t xml:space="preserve"> </w:t>
      </w:r>
      <w:r w:rsidRPr="00B35BCF">
        <w:rPr>
          <w:bCs/>
          <w:sz w:val="24"/>
          <w:szCs w:val="24"/>
        </w:rPr>
        <w:t>Usage of a personal cell phone or smartphone, including texting during business hours, will lead to termination of employment without warning.</w:t>
      </w:r>
    </w:p>
    <w:p w14:paraId="661AFBF5" w14:textId="26AE136D" w:rsidR="004775F4" w:rsidRPr="00B16DCD" w:rsidRDefault="004775F4" w:rsidP="004B783A">
      <w:pPr>
        <w:jc w:val="both"/>
        <w:rPr>
          <w:sz w:val="24"/>
          <w:szCs w:val="24"/>
        </w:rPr>
      </w:pPr>
    </w:p>
    <w:p w14:paraId="7F19DD80" w14:textId="77777777" w:rsidR="004775F4" w:rsidRPr="00B35BCF" w:rsidRDefault="004775F4" w:rsidP="004775F4">
      <w:pPr>
        <w:pStyle w:val="2"/>
        <w:pBdr>
          <w:bottom w:val="single" w:sz="6" w:space="1" w:color="auto"/>
        </w:pBdr>
        <w:jc w:val="both"/>
      </w:pPr>
      <w:bookmarkStart w:id="212" w:name="_Toc106355111"/>
      <w:bookmarkStart w:id="213" w:name="_Toc157012255"/>
      <w:r w:rsidRPr="00B35BCF">
        <w:t>Company Property</w:t>
      </w:r>
      <w:bookmarkEnd w:id="212"/>
      <w:bookmarkEnd w:id="213"/>
    </w:p>
    <w:p w14:paraId="7F2C031A" w14:textId="0B264A57" w:rsidR="004775F4" w:rsidRPr="00B35BCF" w:rsidRDefault="004775F4" w:rsidP="004B783A">
      <w:pPr>
        <w:jc w:val="both"/>
      </w:pPr>
      <w:r w:rsidRPr="00B35BCF">
        <w:rPr>
          <w:bCs/>
          <w:sz w:val="24"/>
          <w:szCs w:val="24"/>
        </w:rPr>
        <w:t xml:space="preserve">All Company property must be used for business purposes only. In addition, employees should take care not to engage in willful and/or negligent destruction of the Company’s equipment, facilities, or other property. Employees who are found to have engaged in willful or grossly negligent activity resulting in damage to Company property shall be charged for all such damage. Company equipment and/or facilities may not be used for non-business reasons at any time except with the express written authorization of </w:t>
      </w:r>
      <w:r w:rsidR="007C4307">
        <w:rPr>
          <w:bCs/>
          <w:sz w:val="24"/>
          <w:szCs w:val="24"/>
        </w:rPr>
        <w:t>the Director</w:t>
      </w:r>
      <w:r w:rsidRPr="00B35BCF">
        <w:rPr>
          <w:bCs/>
          <w:sz w:val="24"/>
          <w:szCs w:val="24"/>
        </w:rPr>
        <w:t xml:space="preserve">. Likewise, </w:t>
      </w:r>
      <w:r w:rsidR="00FC6A4B" w:rsidRPr="00B35BCF">
        <w:rPr>
          <w:bCs/>
          <w:sz w:val="24"/>
          <w:szCs w:val="24"/>
        </w:rPr>
        <w:t>the C</w:t>
      </w:r>
      <w:r w:rsidRPr="00B35BCF">
        <w:rPr>
          <w:bCs/>
          <w:sz w:val="24"/>
          <w:szCs w:val="24"/>
        </w:rPr>
        <w:t xml:space="preserve">ompany’s equipment may not be removed from the Company premises without the express written authorization of the </w:t>
      </w:r>
      <w:r w:rsidR="007C4307">
        <w:rPr>
          <w:bCs/>
          <w:sz w:val="24"/>
          <w:szCs w:val="24"/>
        </w:rPr>
        <w:t>Director</w:t>
      </w:r>
      <w:r w:rsidRPr="00B35BCF">
        <w:rPr>
          <w:bCs/>
          <w:sz w:val="24"/>
          <w:szCs w:val="24"/>
        </w:rPr>
        <w:t>. Any Company equipment or property issued to an employee must be returned upon request of Company, or at the time of termination.</w:t>
      </w:r>
    </w:p>
    <w:p w14:paraId="20D62C70" w14:textId="77777777" w:rsidR="004775F4" w:rsidRPr="00B16DCD" w:rsidRDefault="004775F4" w:rsidP="004B783A">
      <w:pPr>
        <w:jc w:val="both"/>
        <w:rPr>
          <w:sz w:val="24"/>
          <w:szCs w:val="24"/>
        </w:rPr>
      </w:pPr>
    </w:p>
    <w:p w14:paraId="6876AA38" w14:textId="77777777" w:rsidR="004B783A" w:rsidRPr="00B35BCF" w:rsidRDefault="004B783A" w:rsidP="004B783A">
      <w:pPr>
        <w:pStyle w:val="2"/>
        <w:pBdr>
          <w:bottom w:val="single" w:sz="6" w:space="1" w:color="auto"/>
        </w:pBdr>
        <w:jc w:val="both"/>
      </w:pPr>
      <w:bookmarkStart w:id="214" w:name="_Toc157012256"/>
      <w:r w:rsidRPr="00B35BCF">
        <w:t>Electronic Communication</w:t>
      </w:r>
      <w:bookmarkEnd w:id="214"/>
    </w:p>
    <w:p w14:paraId="2B6D1697" w14:textId="7A64A7C3" w:rsidR="004B783A" w:rsidRPr="00B35BCF" w:rsidRDefault="004B783A" w:rsidP="00CA69B1">
      <w:pPr>
        <w:spacing w:line="300" w:lineRule="atLeast"/>
        <w:jc w:val="both"/>
        <w:rPr>
          <w:bCs/>
          <w:sz w:val="24"/>
          <w:szCs w:val="24"/>
        </w:rPr>
      </w:pPr>
      <w:r w:rsidRPr="00B35BCF">
        <w:rPr>
          <w:bCs/>
          <w:sz w:val="24"/>
          <w:szCs w:val="24"/>
        </w:rPr>
        <w:t>Many job positions at Company rely on the use of its computer systems and electronic mail for executing day-to-day responsibilities.  It is expected that all employees will use computer hardware and software and electronic mail in accordance with their intended and lawful business purposes.  In this regard, the following rules have been established to govern the use of computers, software, electronic mail, and the internet in the workplace.</w:t>
      </w:r>
    </w:p>
    <w:p w14:paraId="13085615" w14:textId="77777777" w:rsidR="004B783A" w:rsidRPr="00B35BCF" w:rsidRDefault="004B783A" w:rsidP="00CA69B1">
      <w:pPr>
        <w:spacing w:line="300" w:lineRule="atLeast"/>
        <w:jc w:val="both"/>
        <w:rPr>
          <w:bCs/>
          <w:sz w:val="24"/>
          <w:szCs w:val="24"/>
        </w:rPr>
      </w:pPr>
    </w:p>
    <w:p w14:paraId="41DB1216" w14:textId="77777777" w:rsidR="004B783A" w:rsidRPr="00B35BCF" w:rsidRDefault="004B783A" w:rsidP="00CA69B1">
      <w:pPr>
        <w:adjustRightInd w:val="0"/>
        <w:jc w:val="both"/>
        <w:rPr>
          <w:bCs/>
          <w:sz w:val="24"/>
          <w:szCs w:val="24"/>
          <w:u w:val="single"/>
        </w:rPr>
      </w:pPr>
      <w:r w:rsidRPr="00B35BCF">
        <w:rPr>
          <w:bCs/>
          <w:iCs/>
          <w:sz w:val="24"/>
          <w:szCs w:val="24"/>
          <w:u w:val="single"/>
        </w:rPr>
        <w:t>Computer Systems</w:t>
      </w:r>
    </w:p>
    <w:p w14:paraId="0C51A126" w14:textId="77777777" w:rsidR="004B783A" w:rsidRPr="00B35BCF" w:rsidRDefault="004B783A">
      <w:pPr>
        <w:numPr>
          <w:ilvl w:val="0"/>
          <w:numId w:val="16"/>
        </w:numPr>
        <w:jc w:val="both"/>
        <w:rPr>
          <w:bCs/>
          <w:sz w:val="24"/>
          <w:szCs w:val="24"/>
        </w:rPr>
      </w:pPr>
      <w:r w:rsidRPr="00B35BCF">
        <w:rPr>
          <w:bCs/>
          <w:sz w:val="24"/>
          <w:szCs w:val="24"/>
        </w:rPr>
        <w:t>Operation or utilization of Company computer resources for purposes other than those related to the conduct of business is prohibited, except on a minimal basis, and then in accordance with all principles of ethics and good, common sense.</w:t>
      </w:r>
    </w:p>
    <w:p w14:paraId="329FE966" w14:textId="77777777" w:rsidR="004B783A" w:rsidRPr="00B35BCF" w:rsidRDefault="004B783A" w:rsidP="00CA69B1">
      <w:pPr>
        <w:jc w:val="both"/>
        <w:rPr>
          <w:bCs/>
          <w:sz w:val="24"/>
          <w:szCs w:val="24"/>
        </w:rPr>
      </w:pPr>
    </w:p>
    <w:p w14:paraId="3BC9C98B" w14:textId="597949A4" w:rsidR="004B783A" w:rsidRPr="00B35BCF" w:rsidRDefault="004B783A">
      <w:pPr>
        <w:numPr>
          <w:ilvl w:val="0"/>
          <w:numId w:val="16"/>
        </w:numPr>
        <w:jc w:val="both"/>
        <w:rPr>
          <w:bCs/>
          <w:sz w:val="24"/>
          <w:szCs w:val="24"/>
        </w:rPr>
      </w:pPr>
      <w:r w:rsidRPr="00B35BCF">
        <w:rPr>
          <w:bCs/>
          <w:sz w:val="24"/>
          <w:szCs w:val="24"/>
        </w:rPr>
        <w:t>Allowing another person to access the Company's computer resources using your password is prohibited unless approved by</w:t>
      </w:r>
      <w:r w:rsidR="007C4307">
        <w:rPr>
          <w:bCs/>
          <w:sz w:val="24"/>
          <w:szCs w:val="24"/>
        </w:rPr>
        <w:t xml:space="preserve"> </w:t>
      </w:r>
      <w:bookmarkStart w:id="215" w:name="_Hlk156488461"/>
      <w:r w:rsidR="007C4307">
        <w:rPr>
          <w:bCs/>
          <w:sz w:val="24"/>
          <w:szCs w:val="24"/>
        </w:rPr>
        <w:t>the</w:t>
      </w:r>
      <w:r w:rsidRPr="00B35BCF">
        <w:rPr>
          <w:bCs/>
          <w:sz w:val="24"/>
          <w:szCs w:val="24"/>
        </w:rPr>
        <w:t xml:space="preserve"> </w:t>
      </w:r>
      <w:r w:rsidR="007C4307">
        <w:rPr>
          <w:bCs/>
          <w:sz w:val="24"/>
          <w:szCs w:val="24"/>
        </w:rPr>
        <w:t>Director</w:t>
      </w:r>
      <w:bookmarkEnd w:id="215"/>
      <w:r w:rsidRPr="00B35BCF">
        <w:rPr>
          <w:bCs/>
          <w:sz w:val="24"/>
          <w:szCs w:val="24"/>
        </w:rPr>
        <w:t>.</w:t>
      </w:r>
    </w:p>
    <w:p w14:paraId="4745AB05" w14:textId="77777777" w:rsidR="004B783A" w:rsidRPr="00B35BCF" w:rsidRDefault="004B783A" w:rsidP="00CA69B1">
      <w:pPr>
        <w:jc w:val="both"/>
        <w:rPr>
          <w:bCs/>
          <w:sz w:val="24"/>
          <w:szCs w:val="24"/>
        </w:rPr>
      </w:pPr>
    </w:p>
    <w:p w14:paraId="56BEAA45" w14:textId="66B341E6" w:rsidR="004B783A" w:rsidRPr="00B35BCF" w:rsidRDefault="004B783A">
      <w:pPr>
        <w:numPr>
          <w:ilvl w:val="0"/>
          <w:numId w:val="16"/>
        </w:numPr>
        <w:jc w:val="both"/>
        <w:rPr>
          <w:bCs/>
          <w:sz w:val="24"/>
          <w:szCs w:val="24"/>
        </w:rPr>
      </w:pPr>
      <w:r w:rsidRPr="00B35BCF">
        <w:rPr>
          <w:bCs/>
          <w:sz w:val="24"/>
          <w:szCs w:val="24"/>
        </w:rPr>
        <w:t xml:space="preserve">No employee may install, operate, or access software programs on the Company's computer resources without prior written authorization from </w:t>
      </w:r>
      <w:r w:rsidR="007C4307">
        <w:rPr>
          <w:bCs/>
          <w:sz w:val="24"/>
          <w:szCs w:val="24"/>
        </w:rPr>
        <w:t>the</w:t>
      </w:r>
      <w:r w:rsidR="007C4307" w:rsidRPr="00B35BCF">
        <w:rPr>
          <w:bCs/>
          <w:sz w:val="24"/>
          <w:szCs w:val="24"/>
        </w:rPr>
        <w:t xml:space="preserve"> </w:t>
      </w:r>
      <w:r w:rsidR="007C4307">
        <w:rPr>
          <w:bCs/>
          <w:sz w:val="24"/>
          <w:szCs w:val="24"/>
        </w:rPr>
        <w:t>Director</w:t>
      </w:r>
      <w:r w:rsidRPr="00B35BCF">
        <w:rPr>
          <w:bCs/>
          <w:sz w:val="24"/>
          <w:szCs w:val="24"/>
        </w:rPr>
        <w:t xml:space="preserve"> and proper software licensing.</w:t>
      </w:r>
    </w:p>
    <w:p w14:paraId="6B96EF88" w14:textId="77777777" w:rsidR="004B783A" w:rsidRPr="00B35BCF" w:rsidRDefault="004B783A" w:rsidP="00CA69B1">
      <w:pPr>
        <w:pStyle w:val="ac"/>
        <w:ind w:left="0"/>
        <w:jc w:val="both"/>
        <w:rPr>
          <w:bCs/>
          <w:sz w:val="24"/>
          <w:szCs w:val="24"/>
        </w:rPr>
      </w:pPr>
    </w:p>
    <w:p w14:paraId="187025C7" w14:textId="77777777" w:rsidR="004B783A" w:rsidRPr="00B35BCF" w:rsidRDefault="004B783A">
      <w:pPr>
        <w:numPr>
          <w:ilvl w:val="0"/>
          <w:numId w:val="16"/>
        </w:numPr>
        <w:jc w:val="both"/>
        <w:rPr>
          <w:bCs/>
          <w:sz w:val="24"/>
          <w:szCs w:val="24"/>
        </w:rPr>
      </w:pPr>
      <w:r w:rsidRPr="00B35BCF">
        <w:rPr>
          <w:bCs/>
          <w:sz w:val="24"/>
          <w:szCs w:val="24"/>
        </w:rPr>
        <w:t>Every employee is expected to fully cooperate with all efforts to maintain the Company's computer systems.</w:t>
      </w:r>
    </w:p>
    <w:p w14:paraId="66784D16" w14:textId="77777777" w:rsidR="00017AF7" w:rsidRPr="00B35BCF" w:rsidRDefault="00017AF7" w:rsidP="00CA69B1">
      <w:pPr>
        <w:spacing w:line="300" w:lineRule="atLeast"/>
        <w:jc w:val="both"/>
        <w:rPr>
          <w:bCs/>
          <w:sz w:val="24"/>
          <w:szCs w:val="24"/>
        </w:rPr>
      </w:pPr>
    </w:p>
    <w:p w14:paraId="5EB600E0" w14:textId="77777777" w:rsidR="004B783A" w:rsidRPr="00B35BCF" w:rsidRDefault="004B783A" w:rsidP="00CA69B1">
      <w:pPr>
        <w:spacing w:line="300" w:lineRule="atLeast"/>
        <w:jc w:val="both"/>
        <w:rPr>
          <w:bCs/>
          <w:iCs/>
          <w:sz w:val="24"/>
          <w:szCs w:val="24"/>
          <w:u w:val="single"/>
        </w:rPr>
      </w:pPr>
      <w:r w:rsidRPr="00B35BCF">
        <w:rPr>
          <w:bCs/>
          <w:iCs/>
          <w:sz w:val="24"/>
          <w:szCs w:val="24"/>
          <w:u w:val="single"/>
        </w:rPr>
        <w:t>Computer Software Usage</w:t>
      </w:r>
    </w:p>
    <w:p w14:paraId="074C8465" w14:textId="77777777" w:rsidR="004B783A" w:rsidRPr="00B35BCF" w:rsidRDefault="004B783A" w:rsidP="00CA69B1">
      <w:pPr>
        <w:spacing w:line="300" w:lineRule="atLeast"/>
        <w:jc w:val="both"/>
        <w:rPr>
          <w:bCs/>
          <w:i/>
          <w:iCs/>
          <w:sz w:val="24"/>
          <w:szCs w:val="24"/>
        </w:rPr>
      </w:pPr>
      <w:r w:rsidRPr="00B35BCF">
        <w:rPr>
          <w:bCs/>
          <w:sz w:val="24"/>
          <w:szCs w:val="24"/>
        </w:rPr>
        <w:t>Use or copying of any software product in violation of applicable law is strictly prohibited.   Company will not tolerate any unauthorized copying of software.</w:t>
      </w:r>
    </w:p>
    <w:p w14:paraId="1D7FC334" w14:textId="77777777" w:rsidR="004B783A" w:rsidRPr="00B35BCF" w:rsidRDefault="004B783A" w:rsidP="00CA69B1">
      <w:pPr>
        <w:spacing w:line="300" w:lineRule="atLeast"/>
        <w:jc w:val="both"/>
        <w:rPr>
          <w:bCs/>
          <w:sz w:val="24"/>
          <w:szCs w:val="24"/>
        </w:rPr>
      </w:pPr>
    </w:p>
    <w:p w14:paraId="49705152" w14:textId="77777777" w:rsidR="004B783A" w:rsidRPr="00B35BCF" w:rsidRDefault="004B783A" w:rsidP="00CA69B1">
      <w:pPr>
        <w:spacing w:line="300" w:lineRule="atLeast"/>
        <w:jc w:val="both"/>
        <w:rPr>
          <w:bCs/>
          <w:sz w:val="24"/>
          <w:szCs w:val="24"/>
          <w:u w:val="single"/>
        </w:rPr>
      </w:pPr>
      <w:r w:rsidRPr="00B35BCF">
        <w:rPr>
          <w:bCs/>
          <w:iCs/>
          <w:sz w:val="24"/>
          <w:szCs w:val="24"/>
          <w:u w:val="single"/>
        </w:rPr>
        <w:lastRenderedPageBreak/>
        <w:t>E-mail and the Internet</w:t>
      </w:r>
    </w:p>
    <w:p w14:paraId="74EC8FCD" w14:textId="77777777" w:rsidR="004B783A" w:rsidRPr="00B35BCF" w:rsidRDefault="004B783A" w:rsidP="00CA69B1">
      <w:pPr>
        <w:spacing w:line="300" w:lineRule="atLeast"/>
        <w:jc w:val="both"/>
        <w:rPr>
          <w:bCs/>
          <w:sz w:val="24"/>
          <w:szCs w:val="24"/>
        </w:rPr>
      </w:pPr>
      <w:r w:rsidRPr="00B35BCF">
        <w:rPr>
          <w:bCs/>
          <w:sz w:val="24"/>
          <w:szCs w:val="24"/>
        </w:rPr>
        <w:t>Electronic mail can greatly enhance the quality and efficiency of communication among employees, clients, and other involved in our business.  But e-mail can also be misused, with potentially serious consequences.</w:t>
      </w:r>
    </w:p>
    <w:p w14:paraId="3255A395" w14:textId="77777777" w:rsidR="004B783A" w:rsidRPr="00B35BCF" w:rsidRDefault="004B783A" w:rsidP="00CA69B1">
      <w:pPr>
        <w:spacing w:line="300" w:lineRule="atLeast"/>
        <w:ind w:firstLine="851"/>
        <w:jc w:val="both"/>
        <w:rPr>
          <w:bCs/>
          <w:sz w:val="24"/>
          <w:szCs w:val="24"/>
        </w:rPr>
      </w:pPr>
    </w:p>
    <w:p w14:paraId="1A716B90" w14:textId="77777777" w:rsidR="004B783A" w:rsidRPr="00B35BCF" w:rsidRDefault="004B783A" w:rsidP="00CA69B1">
      <w:pPr>
        <w:spacing w:line="300" w:lineRule="atLeast"/>
        <w:jc w:val="both"/>
        <w:rPr>
          <w:bCs/>
          <w:sz w:val="24"/>
          <w:szCs w:val="24"/>
        </w:rPr>
      </w:pPr>
      <w:r w:rsidRPr="00B35BCF">
        <w:rPr>
          <w:bCs/>
          <w:sz w:val="24"/>
          <w:szCs w:val="24"/>
        </w:rPr>
        <w:t>You should respect the rights and sensitivities of recipients and potential recipients or viewers and should ensure that all e-mail messages reflect a professional image.  It is expected that you will use common sense and good judgment when using e-mail and computer systems.</w:t>
      </w:r>
    </w:p>
    <w:p w14:paraId="0C384463" w14:textId="77777777" w:rsidR="004B783A" w:rsidRPr="00B35BCF" w:rsidRDefault="004B783A" w:rsidP="00CA69B1">
      <w:pPr>
        <w:spacing w:line="300" w:lineRule="atLeast"/>
        <w:jc w:val="both"/>
        <w:rPr>
          <w:bCs/>
          <w:sz w:val="24"/>
          <w:szCs w:val="24"/>
        </w:rPr>
      </w:pPr>
    </w:p>
    <w:p w14:paraId="65A451F8" w14:textId="77777777" w:rsidR="004B783A" w:rsidRPr="00B35BCF" w:rsidRDefault="004B783A" w:rsidP="00CA69B1">
      <w:pPr>
        <w:spacing w:line="260" w:lineRule="atLeast"/>
        <w:jc w:val="both"/>
        <w:rPr>
          <w:bCs/>
          <w:sz w:val="24"/>
          <w:szCs w:val="24"/>
        </w:rPr>
      </w:pPr>
      <w:r w:rsidRPr="00B35BCF">
        <w:rPr>
          <w:bCs/>
          <w:sz w:val="24"/>
          <w:szCs w:val="24"/>
        </w:rPr>
        <w:t>Data, information, messages, or communications that are transmitted or stored on the Company's computer system are the records and property of Company.  Employees should bear in mind that Company may access messages sent to or by employees in the ordinary course of business at any time, without notice.</w:t>
      </w:r>
    </w:p>
    <w:p w14:paraId="6BE98649" w14:textId="77777777" w:rsidR="004B783A" w:rsidRPr="00B35BCF" w:rsidRDefault="004B783A" w:rsidP="00CA69B1">
      <w:pPr>
        <w:spacing w:line="260" w:lineRule="atLeast"/>
        <w:jc w:val="both"/>
        <w:rPr>
          <w:bCs/>
          <w:sz w:val="24"/>
          <w:szCs w:val="24"/>
        </w:rPr>
      </w:pPr>
    </w:p>
    <w:p w14:paraId="78D18DA3" w14:textId="77777777" w:rsidR="004B783A" w:rsidRPr="00B35BCF" w:rsidRDefault="004B783A" w:rsidP="00CA69B1">
      <w:pPr>
        <w:spacing w:line="260" w:lineRule="atLeast"/>
        <w:jc w:val="both"/>
        <w:rPr>
          <w:bCs/>
          <w:sz w:val="24"/>
          <w:szCs w:val="24"/>
        </w:rPr>
      </w:pPr>
      <w:r w:rsidRPr="00B35BCF">
        <w:rPr>
          <w:bCs/>
          <w:sz w:val="24"/>
          <w:szCs w:val="24"/>
        </w:rPr>
        <w:t>Employees should operate within the Company's public relations, code of conduct, anti-harassment, and anti-discrimination guidelines.  Employees are expressly prohibited from sending any messages or materials containing obscene, profane, lewd, derogatory, or otherwise potentially offensive language or images.  Violation of these principles will result in discipline, up to and including termination.</w:t>
      </w:r>
    </w:p>
    <w:p w14:paraId="1A338E71" w14:textId="77777777" w:rsidR="004B783A" w:rsidRPr="00B35BCF" w:rsidRDefault="004B783A" w:rsidP="00CA69B1">
      <w:pPr>
        <w:spacing w:line="300" w:lineRule="atLeast"/>
        <w:jc w:val="both"/>
        <w:rPr>
          <w:bCs/>
          <w:sz w:val="24"/>
          <w:szCs w:val="24"/>
        </w:rPr>
      </w:pPr>
    </w:p>
    <w:p w14:paraId="46EC5201" w14:textId="23B78556" w:rsidR="004B783A" w:rsidRPr="00B35BCF" w:rsidRDefault="004B783A" w:rsidP="00CA69B1">
      <w:pPr>
        <w:spacing w:line="260" w:lineRule="atLeast"/>
        <w:jc w:val="both"/>
        <w:rPr>
          <w:bCs/>
          <w:sz w:val="24"/>
          <w:szCs w:val="24"/>
        </w:rPr>
      </w:pPr>
      <w:r w:rsidRPr="00B35BCF">
        <w:rPr>
          <w:bCs/>
          <w:sz w:val="24"/>
          <w:szCs w:val="24"/>
        </w:rPr>
        <w:t xml:space="preserve">Access to the Internet is a privilege that may be revoked by Company at any time and for any reason.  Employees may not use Company resources to obtain, view, download, or otherwise gain access to, distribute, or transmit obscene, pornographic, abusive, or otherwise objectionable materials.  Employees may not use the Internet for any unlawful or unethical purposes, including but not limited to traffic that violates a copyright or trade secret law, distribution of non-Company advertising, propagation of computer worms or viruses, </w:t>
      </w:r>
      <w:r w:rsidR="00FC6A4B" w:rsidRPr="00B35BCF">
        <w:rPr>
          <w:bCs/>
          <w:sz w:val="24"/>
          <w:szCs w:val="24"/>
        </w:rPr>
        <w:t xml:space="preserve">or </w:t>
      </w:r>
      <w:r w:rsidRPr="00B35BCF">
        <w:rPr>
          <w:bCs/>
          <w:sz w:val="24"/>
          <w:szCs w:val="24"/>
        </w:rPr>
        <w:t>attempts to make unauthorized access to another network, or for recreational games.</w:t>
      </w:r>
    </w:p>
    <w:p w14:paraId="7312B8BE" w14:textId="486AA272" w:rsidR="004B783A" w:rsidRPr="00B16DCD" w:rsidRDefault="004B783A" w:rsidP="004B783A">
      <w:pPr>
        <w:rPr>
          <w:sz w:val="24"/>
          <w:szCs w:val="24"/>
        </w:rPr>
      </w:pPr>
    </w:p>
    <w:p w14:paraId="3C5AF247" w14:textId="77777777" w:rsidR="003D2079" w:rsidRPr="00B35BCF" w:rsidRDefault="003D2079" w:rsidP="00CF28E3">
      <w:pPr>
        <w:pStyle w:val="2"/>
        <w:pBdr>
          <w:bottom w:val="single" w:sz="6" w:space="1" w:color="auto"/>
        </w:pBdr>
      </w:pPr>
      <w:bookmarkStart w:id="216" w:name="_Toc84341609"/>
      <w:bookmarkStart w:id="217" w:name="_Toc157012257"/>
      <w:r w:rsidRPr="00B35BCF">
        <w:t>Social Media Network Policy</w:t>
      </w:r>
      <w:bookmarkEnd w:id="216"/>
      <w:bookmarkEnd w:id="217"/>
    </w:p>
    <w:p w14:paraId="080D6C48" w14:textId="77777777" w:rsidR="003D2079" w:rsidRPr="00E43EF7" w:rsidRDefault="003D2079" w:rsidP="003D2079">
      <w:pPr>
        <w:spacing w:line="260" w:lineRule="atLeast"/>
        <w:jc w:val="both"/>
        <w:rPr>
          <w:bCs/>
          <w:sz w:val="24"/>
          <w:szCs w:val="24"/>
        </w:rPr>
      </w:pPr>
      <w:r w:rsidRPr="00B35BCF">
        <w:rPr>
          <w:bCs/>
          <w:sz w:val="24"/>
          <w:szCs w:val="24"/>
        </w:rPr>
        <w:t xml:space="preserve">Social Media Network policies are not to discourage an employee from utilizing social media but rather to clarify the </w:t>
      </w:r>
      <w:r w:rsidRPr="00E43EF7">
        <w:rPr>
          <w:bCs/>
          <w:sz w:val="24"/>
          <w:szCs w:val="24"/>
        </w:rPr>
        <w:t>respective rights and responsibilities of Company and its employees to these new networking opportunities. These policies also protect the privacy, confidentiality, and interests of Company and our current and potential products, employees, partners, customers, and competitors. These policies and guidelines are intended to apply to work-related sites, products, references, personnel, and issues and are not meant to infringe upon your personal interaction or commentary online.</w:t>
      </w:r>
    </w:p>
    <w:p w14:paraId="59933C74" w14:textId="77777777" w:rsidR="00060B96" w:rsidRPr="00E43EF7" w:rsidRDefault="00060B96" w:rsidP="003D2079">
      <w:pPr>
        <w:spacing w:line="260" w:lineRule="atLeast"/>
        <w:jc w:val="both"/>
        <w:rPr>
          <w:bCs/>
          <w:sz w:val="24"/>
          <w:szCs w:val="24"/>
        </w:rPr>
      </w:pPr>
    </w:p>
    <w:p w14:paraId="05FFBB82" w14:textId="21E7884C" w:rsidR="003D2079" w:rsidRPr="00B35BCF" w:rsidRDefault="003D2079" w:rsidP="003D2079">
      <w:pPr>
        <w:spacing w:line="260" w:lineRule="atLeast"/>
        <w:jc w:val="both"/>
        <w:rPr>
          <w:bCs/>
          <w:sz w:val="24"/>
          <w:szCs w:val="24"/>
        </w:rPr>
      </w:pPr>
      <w:r w:rsidRPr="00B35BCF">
        <w:rPr>
          <w:bCs/>
          <w:sz w:val="24"/>
          <w:szCs w:val="24"/>
        </w:rPr>
        <w:t>These policies emphasize that the computer system is to be used for the purpose of the Company’s business only.</w:t>
      </w:r>
    </w:p>
    <w:p w14:paraId="4A649DCE" w14:textId="77777777" w:rsidR="00EE3740" w:rsidRPr="00B35BCF" w:rsidRDefault="00EE3740" w:rsidP="003D2079">
      <w:pPr>
        <w:spacing w:line="260" w:lineRule="atLeast"/>
        <w:jc w:val="both"/>
        <w:rPr>
          <w:bCs/>
          <w:sz w:val="24"/>
          <w:szCs w:val="24"/>
        </w:rPr>
      </w:pPr>
    </w:p>
    <w:p w14:paraId="3EC92A4A" w14:textId="77777777" w:rsidR="003D2079" w:rsidRPr="00B35BCF" w:rsidRDefault="003D2079" w:rsidP="003D2079">
      <w:pPr>
        <w:spacing w:line="260" w:lineRule="atLeast"/>
        <w:rPr>
          <w:bCs/>
          <w:sz w:val="24"/>
          <w:szCs w:val="24"/>
          <w:u w:val="single"/>
        </w:rPr>
      </w:pPr>
      <w:r w:rsidRPr="00B35BCF">
        <w:rPr>
          <w:bCs/>
          <w:sz w:val="24"/>
          <w:szCs w:val="24"/>
          <w:u w:val="single"/>
        </w:rPr>
        <w:t>Employee Code of Conduct for Online Communications</w:t>
      </w:r>
    </w:p>
    <w:p w14:paraId="46683E56" w14:textId="0499E266" w:rsidR="003D2079" w:rsidRPr="00B35BCF" w:rsidRDefault="003D2079">
      <w:pPr>
        <w:numPr>
          <w:ilvl w:val="1"/>
          <w:numId w:val="19"/>
        </w:numPr>
        <w:spacing w:line="260" w:lineRule="atLeast"/>
        <w:ind w:left="709" w:hanging="425"/>
        <w:jc w:val="both"/>
        <w:rPr>
          <w:bCs/>
          <w:sz w:val="24"/>
          <w:szCs w:val="24"/>
        </w:rPr>
      </w:pPr>
      <w:r w:rsidRPr="00B35BCF">
        <w:rPr>
          <w:bCs/>
          <w:sz w:val="24"/>
          <w:szCs w:val="24"/>
        </w:rPr>
        <w:t>The Social Media Network Policy applies to multi-media, social networking websites, blogs</w:t>
      </w:r>
      <w:r w:rsidR="00660A44" w:rsidRPr="00B35BCF">
        <w:rPr>
          <w:bCs/>
          <w:sz w:val="24"/>
          <w:szCs w:val="24"/>
        </w:rPr>
        <w:t>,</w:t>
      </w:r>
      <w:r w:rsidRPr="00B35BCF">
        <w:rPr>
          <w:bCs/>
          <w:sz w:val="24"/>
          <w:szCs w:val="24"/>
        </w:rPr>
        <w:t xml:space="preserve"> and wikis for both professional and personal use. Internet postings </w:t>
      </w:r>
      <w:r w:rsidRPr="00B35BCF">
        <w:rPr>
          <w:bCs/>
          <w:sz w:val="24"/>
          <w:szCs w:val="24"/>
        </w:rPr>
        <w:lastRenderedPageBreak/>
        <w:t>should not disclose any information that is confidential or proprietary to Company or to any third party that has disclosed information to Company.</w:t>
      </w:r>
    </w:p>
    <w:p w14:paraId="282C40D6" w14:textId="77777777" w:rsidR="003D2079" w:rsidRPr="00E43EF7" w:rsidRDefault="003D2079">
      <w:pPr>
        <w:numPr>
          <w:ilvl w:val="1"/>
          <w:numId w:val="19"/>
        </w:numPr>
        <w:spacing w:line="260" w:lineRule="atLeast"/>
        <w:ind w:left="709" w:hanging="425"/>
        <w:jc w:val="both"/>
        <w:rPr>
          <w:bCs/>
          <w:sz w:val="24"/>
          <w:szCs w:val="24"/>
        </w:rPr>
      </w:pPr>
      <w:r w:rsidRPr="00B35BCF">
        <w:rPr>
          <w:bCs/>
          <w:sz w:val="24"/>
          <w:szCs w:val="24"/>
        </w:rPr>
        <w:t xml:space="preserve">Company </w:t>
      </w:r>
      <w:r w:rsidRPr="00E43EF7">
        <w:rPr>
          <w:bCs/>
          <w:sz w:val="24"/>
          <w:szCs w:val="24"/>
        </w:rPr>
        <w:t>encourages you to write knowledgeably, accurately, and to use appropriate professionalism. Despite disclaimers, your Web interaction can result in members of the public forming opinions about Company and its employees, partners, and products.</w:t>
      </w:r>
    </w:p>
    <w:p w14:paraId="44C0122E" w14:textId="77777777" w:rsidR="003D2079" w:rsidRPr="00E43EF7" w:rsidRDefault="003D2079">
      <w:pPr>
        <w:numPr>
          <w:ilvl w:val="1"/>
          <w:numId w:val="19"/>
        </w:numPr>
        <w:spacing w:line="260" w:lineRule="atLeast"/>
        <w:ind w:left="709" w:hanging="425"/>
        <w:jc w:val="both"/>
        <w:rPr>
          <w:bCs/>
          <w:sz w:val="24"/>
          <w:szCs w:val="24"/>
        </w:rPr>
      </w:pPr>
      <w:r w:rsidRPr="00E43EF7">
        <w:rPr>
          <w:bCs/>
          <w:sz w:val="24"/>
          <w:szCs w:val="24"/>
        </w:rPr>
        <w:t xml:space="preserve">Honor the privacy rights of our employees by seeking their permission before writing about or displaying internal company matters that might be considered to be a breach of their privacy and confidentiality. </w:t>
      </w:r>
    </w:p>
    <w:p w14:paraId="178650A5" w14:textId="6F572D24" w:rsidR="003D2079" w:rsidRPr="00E43EF7" w:rsidRDefault="003D2079">
      <w:pPr>
        <w:numPr>
          <w:ilvl w:val="1"/>
          <w:numId w:val="19"/>
        </w:numPr>
        <w:spacing w:line="260" w:lineRule="atLeast"/>
        <w:ind w:left="709" w:hanging="425"/>
        <w:jc w:val="both"/>
        <w:rPr>
          <w:bCs/>
          <w:sz w:val="24"/>
          <w:szCs w:val="24"/>
        </w:rPr>
      </w:pPr>
      <w:commentRangeStart w:id="218"/>
      <w:r w:rsidRPr="00E43EF7">
        <w:rPr>
          <w:bCs/>
          <w:sz w:val="24"/>
          <w:szCs w:val="24"/>
        </w:rPr>
        <w:t xml:space="preserve">You may not sell any product or service that would compete with any of Company's products or services without permission in writing from the </w:t>
      </w:r>
      <w:r w:rsidR="00060B96" w:rsidRPr="00E43EF7">
        <w:rPr>
          <w:bCs/>
          <w:sz w:val="24"/>
          <w:szCs w:val="24"/>
        </w:rPr>
        <w:t>Director</w:t>
      </w:r>
      <w:r w:rsidRPr="00E43EF7">
        <w:rPr>
          <w:bCs/>
          <w:sz w:val="24"/>
          <w:szCs w:val="24"/>
        </w:rPr>
        <w:t xml:space="preserve">. </w:t>
      </w:r>
      <w:commentRangeEnd w:id="218"/>
      <w:r w:rsidR="00B43D1A">
        <w:rPr>
          <w:rStyle w:val="a9"/>
        </w:rPr>
        <w:commentReference w:id="218"/>
      </w:r>
      <w:r w:rsidRPr="00E43EF7">
        <w:rPr>
          <w:bCs/>
          <w:sz w:val="24"/>
          <w:szCs w:val="24"/>
        </w:rPr>
        <w:t xml:space="preserve">This includes, but is not limited to training materials, books, brochures, products, and freelance writing. If in doubt, speak with your manager and/or the </w:t>
      </w:r>
      <w:r w:rsidR="00060B96" w:rsidRPr="00E43EF7">
        <w:rPr>
          <w:bCs/>
          <w:sz w:val="24"/>
          <w:szCs w:val="24"/>
        </w:rPr>
        <w:t>Director</w:t>
      </w:r>
      <w:r w:rsidRPr="00E43EF7">
        <w:rPr>
          <w:bCs/>
          <w:sz w:val="24"/>
          <w:szCs w:val="24"/>
        </w:rPr>
        <w:t>.</w:t>
      </w:r>
    </w:p>
    <w:p w14:paraId="16D08CEE" w14:textId="77777777" w:rsidR="003D2079" w:rsidRPr="00E43EF7" w:rsidRDefault="003D2079" w:rsidP="003D2079">
      <w:pPr>
        <w:spacing w:line="260" w:lineRule="atLeast"/>
        <w:rPr>
          <w:bCs/>
          <w:sz w:val="24"/>
          <w:szCs w:val="24"/>
        </w:rPr>
      </w:pPr>
    </w:p>
    <w:p w14:paraId="59BB48C5" w14:textId="77777777" w:rsidR="003D2079" w:rsidRPr="00E43EF7" w:rsidRDefault="003D2079" w:rsidP="003D2079">
      <w:pPr>
        <w:spacing w:line="260" w:lineRule="atLeast"/>
        <w:rPr>
          <w:bCs/>
          <w:sz w:val="24"/>
          <w:szCs w:val="24"/>
          <w:u w:val="single"/>
        </w:rPr>
      </w:pPr>
      <w:r w:rsidRPr="00E43EF7">
        <w:rPr>
          <w:bCs/>
          <w:sz w:val="24"/>
          <w:szCs w:val="24"/>
          <w:u w:val="single"/>
        </w:rPr>
        <w:t>Employee Code of Conduct for Company Representation in Online Communications</w:t>
      </w:r>
    </w:p>
    <w:p w14:paraId="00E3A442" w14:textId="77777777" w:rsidR="003D2079" w:rsidRPr="00E43EF7" w:rsidRDefault="003D2079">
      <w:pPr>
        <w:numPr>
          <w:ilvl w:val="1"/>
          <w:numId w:val="20"/>
        </w:numPr>
        <w:spacing w:line="260" w:lineRule="atLeast"/>
        <w:ind w:left="709" w:hanging="425"/>
        <w:jc w:val="both"/>
        <w:rPr>
          <w:bCs/>
          <w:sz w:val="24"/>
          <w:szCs w:val="24"/>
        </w:rPr>
      </w:pPr>
      <w:r w:rsidRPr="00E43EF7">
        <w:rPr>
          <w:bCs/>
          <w:sz w:val="24"/>
          <w:szCs w:val="24"/>
        </w:rPr>
        <w:t>If you mention on any website or media platform, Company and/or our current and potential products, employees, partners, customers, and competitors, identify that you are an employee of Company and that the views expressed on are yours alone and do not represent the views of Company. Company reserves the right to request removal or modifications of any media or content that reflects poorly on Company</w:t>
      </w:r>
    </w:p>
    <w:p w14:paraId="382120AA" w14:textId="77777777" w:rsidR="003D2079" w:rsidRPr="00B35BCF" w:rsidRDefault="003D2079">
      <w:pPr>
        <w:numPr>
          <w:ilvl w:val="1"/>
          <w:numId w:val="20"/>
        </w:numPr>
        <w:spacing w:line="260" w:lineRule="atLeast"/>
        <w:ind w:left="709" w:hanging="425"/>
        <w:jc w:val="both"/>
        <w:rPr>
          <w:bCs/>
          <w:sz w:val="24"/>
          <w:szCs w:val="24"/>
        </w:rPr>
      </w:pPr>
      <w:r w:rsidRPr="00E43EF7">
        <w:rPr>
          <w:bCs/>
          <w:sz w:val="24"/>
          <w:szCs w:val="24"/>
        </w:rPr>
        <w:t xml:space="preserve">If you list Company as your place of employment on a personal website (i.e., Facebook, Twitter, etc.), Company </w:t>
      </w:r>
      <w:r w:rsidRPr="00B35BCF">
        <w:rPr>
          <w:bCs/>
          <w:sz w:val="24"/>
          <w:szCs w:val="24"/>
        </w:rPr>
        <w:t>reserves the right to request removal or modification of any media or content that in our sole opinion reflects poorly on Company.  You agree not to post any content that is illegal, obscene, defamatory, threatening or infringing on intellectual property or invasion of privacy or otherwise injurious or objectionable.</w:t>
      </w:r>
    </w:p>
    <w:p w14:paraId="69EEE56F" w14:textId="77777777" w:rsidR="003D2079" w:rsidRPr="00B35BCF" w:rsidRDefault="003D2079">
      <w:pPr>
        <w:numPr>
          <w:ilvl w:val="1"/>
          <w:numId w:val="20"/>
        </w:numPr>
        <w:spacing w:line="260" w:lineRule="atLeast"/>
        <w:ind w:left="709" w:hanging="425"/>
        <w:jc w:val="both"/>
        <w:rPr>
          <w:bCs/>
          <w:sz w:val="24"/>
          <w:szCs w:val="24"/>
        </w:rPr>
      </w:pPr>
      <w:r w:rsidRPr="00B35BCF">
        <w:rPr>
          <w:bCs/>
          <w:sz w:val="24"/>
          <w:szCs w:val="24"/>
        </w:rPr>
        <w:t>If an employee comments on any aspect of the Company's business, they must clearly identify themselves as an employee and include a disclaimer.</w:t>
      </w:r>
    </w:p>
    <w:p w14:paraId="0CE4CA2A" w14:textId="77777777" w:rsidR="003D2079" w:rsidRPr="00B35BCF" w:rsidRDefault="003D2079">
      <w:pPr>
        <w:numPr>
          <w:ilvl w:val="1"/>
          <w:numId w:val="20"/>
        </w:numPr>
        <w:spacing w:line="260" w:lineRule="atLeast"/>
        <w:ind w:left="709" w:hanging="425"/>
        <w:jc w:val="both"/>
        <w:rPr>
          <w:bCs/>
          <w:sz w:val="24"/>
          <w:szCs w:val="24"/>
        </w:rPr>
      </w:pPr>
      <w:r w:rsidRPr="00B35BCF">
        <w:rPr>
          <w:bCs/>
          <w:sz w:val="24"/>
          <w:szCs w:val="24"/>
        </w:rPr>
        <w:t>The disclaimer should be along the lines of "the views expressed are mine alone and do not necessarily reflect the views of Company”.</w:t>
      </w:r>
    </w:p>
    <w:p w14:paraId="402C63E1" w14:textId="77777777" w:rsidR="003D2079" w:rsidRPr="00B35BCF" w:rsidRDefault="003D2079">
      <w:pPr>
        <w:numPr>
          <w:ilvl w:val="1"/>
          <w:numId w:val="20"/>
        </w:numPr>
        <w:spacing w:line="260" w:lineRule="atLeast"/>
        <w:ind w:left="709" w:hanging="425"/>
        <w:jc w:val="both"/>
        <w:rPr>
          <w:bCs/>
          <w:sz w:val="24"/>
          <w:szCs w:val="24"/>
        </w:rPr>
      </w:pPr>
      <w:r w:rsidRPr="00B35BCF">
        <w:rPr>
          <w:bCs/>
          <w:sz w:val="24"/>
          <w:szCs w:val="24"/>
        </w:rPr>
        <w:t xml:space="preserve">Internet postings should not include company logos and/or trademarks unless prior permission was requested and granted by authorized Company personnel. </w:t>
      </w:r>
    </w:p>
    <w:p w14:paraId="0200988B" w14:textId="77777777" w:rsidR="003D2079" w:rsidRPr="00B35BCF" w:rsidRDefault="003D2079">
      <w:pPr>
        <w:numPr>
          <w:ilvl w:val="1"/>
          <w:numId w:val="20"/>
        </w:numPr>
        <w:spacing w:line="260" w:lineRule="atLeast"/>
        <w:ind w:left="709" w:hanging="425"/>
        <w:jc w:val="both"/>
        <w:rPr>
          <w:bCs/>
          <w:sz w:val="24"/>
          <w:szCs w:val="24"/>
        </w:rPr>
      </w:pPr>
      <w:r w:rsidRPr="00B35BCF">
        <w:rPr>
          <w:bCs/>
          <w:sz w:val="24"/>
          <w:szCs w:val="24"/>
        </w:rPr>
        <w:t>Internet postings must be compliant with copyright, privacy, fair use, financial disclosure, and other applicable laws.</w:t>
      </w:r>
    </w:p>
    <w:p w14:paraId="6BE8ABE4" w14:textId="77777777" w:rsidR="003D2079" w:rsidRPr="00B35BCF" w:rsidRDefault="003D2079">
      <w:pPr>
        <w:numPr>
          <w:ilvl w:val="1"/>
          <w:numId w:val="20"/>
        </w:numPr>
        <w:spacing w:line="260" w:lineRule="atLeast"/>
        <w:ind w:left="709" w:hanging="425"/>
        <w:jc w:val="both"/>
        <w:rPr>
          <w:bCs/>
          <w:sz w:val="24"/>
          <w:szCs w:val="24"/>
        </w:rPr>
      </w:pPr>
      <w:r w:rsidRPr="00B35BCF">
        <w:rPr>
          <w:bCs/>
          <w:sz w:val="24"/>
          <w:szCs w:val="24"/>
        </w:rPr>
        <w:t>Employees should neither claim nor imply that they are speaking on Company's behalf.</w:t>
      </w:r>
    </w:p>
    <w:p w14:paraId="581727CA" w14:textId="7F15306C" w:rsidR="003D2079" w:rsidRPr="00B35BCF" w:rsidRDefault="003D2079">
      <w:pPr>
        <w:numPr>
          <w:ilvl w:val="1"/>
          <w:numId w:val="20"/>
        </w:numPr>
        <w:spacing w:line="260" w:lineRule="atLeast"/>
        <w:ind w:left="709" w:hanging="425"/>
        <w:jc w:val="both"/>
        <w:rPr>
          <w:bCs/>
          <w:sz w:val="24"/>
          <w:szCs w:val="24"/>
        </w:rPr>
      </w:pPr>
      <w:r w:rsidRPr="00B35BCF">
        <w:rPr>
          <w:bCs/>
          <w:sz w:val="24"/>
          <w:szCs w:val="24"/>
        </w:rPr>
        <w:t xml:space="preserve">If you should come across any negative information posted about our company or any violation of the social media policies by other employees, you are required to report it to </w:t>
      </w:r>
      <w:r w:rsidR="007C4307">
        <w:rPr>
          <w:bCs/>
          <w:sz w:val="24"/>
          <w:szCs w:val="24"/>
        </w:rPr>
        <w:t>the</w:t>
      </w:r>
      <w:r w:rsidR="007C4307" w:rsidRPr="00B35BCF">
        <w:rPr>
          <w:bCs/>
          <w:sz w:val="24"/>
          <w:szCs w:val="24"/>
        </w:rPr>
        <w:t xml:space="preserve"> </w:t>
      </w:r>
      <w:r w:rsidR="007C4307">
        <w:rPr>
          <w:bCs/>
          <w:sz w:val="24"/>
          <w:szCs w:val="24"/>
        </w:rPr>
        <w:t>Director</w:t>
      </w:r>
      <w:r w:rsidRPr="00B35BCF">
        <w:rPr>
          <w:bCs/>
          <w:sz w:val="24"/>
          <w:szCs w:val="24"/>
        </w:rPr>
        <w:t>.</w:t>
      </w:r>
    </w:p>
    <w:p w14:paraId="0B5E58C3" w14:textId="16626294" w:rsidR="003D2079" w:rsidRPr="00B35BCF" w:rsidRDefault="003D2079">
      <w:pPr>
        <w:numPr>
          <w:ilvl w:val="1"/>
          <w:numId w:val="20"/>
        </w:numPr>
        <w:spacing w:line="260" w:lineRule="atLeast"/>
        <w:ind w:left="709" w:hanging="425"/>
        <w:jc w:val="both"/>
        <w:rPr>
          <w:bCs/>
          <w:sz w:val="24"/>
          <w:szCs w:val="24"/>
        </w:rPr>
      </w:pPr>
      <w:r w:rsidRPr="00B35BCF">
        <w:rPr>
          <w:bCs/>
          <w:sz w:val="24"/>
          <w:szCs w:val="24"/>
        </w:rPr>
        <w:t>Company has the right to monitor employee use of any company owned data storage device which are consistent with the goal of protecting both Company and its employees against misuse and liability resulting in harassment, defamation, breach of confidential or proprietary information or any other inappropriate use.</w:t>
      </w:r>
    </w:p>
    <w:p w14:paraId="716E3F62" w14:textId="7B1FA2A6" w:rsidR="008C4238" w:rsidRPr="00B35BCF" w:rsidRDefault="008C4238" w:rsidP="008C4238">
      <w:pPr>
        <w:spacing w:line="260" w:lineRule="atLeast"/>
        <w:ind w:left="709"/>
        <w:jc w:val="both"/>
        <w:rPr>
          <w:bCs/>
          <w:sz w:val="24"/>
          <w:szCs w:val="24"/>
        </w:rPr>
      </w:pPr>
    </w:p>
    <w:p w14:paraId="07AFBD48" w14:textId="01A84511" w:rsidR="000C217B" w:rsidRPr="00B35BCF" w:rsidRDefault="000C217B" w:rsidP="008C4238">
      <w:pPr>
        <w:spacing w:line="260" w:lineRule="atLeast"/>
        <w:ind w:left="709"/>
        <w:jc w:val="both"/>
        <w:rPr>
          <w:bCs/>
          <w:sz w:val="24"/>
          <w:szCs w:val="24"/>
        </w:rPr>
      </w:pPr>
    </w:p>
    <w:p w14:paraId="2F6E44F7" w14:textId="77777777" w:rsidR="000C217B" w:rsidRPr="00B35BCF" w:rsidRDefault="000C217B" w:rsidP="008C4238">
      <w:pPr>
        <w:spacing w:line="260" w:lineRule="atLeast"/>
        <w:ind w:left="709"/>
        <w:jc w:val="both"/>
        <w:rPr>
          <w:bCs/>
          <w:sz w:val="24"/>
          <w:szCs w:val="24"/>
        </w:rPr>
      </w:pPr>
    </w:p>
    <w:p w14:paraId="19AF0BF8" w14:textId="77777777" w:rsidR="003D2079" w:rsidRPr="00B35BCF" w:rsidRDefault="003D2079" w:rsidP="003D2079">
      <w:pPr>
        <w:spacing w:line="260" w:lineRule="atLeast"/>
        <w:rPr>
          <w:bCs/>
          <w:sz w:val="24"/>
          <w:szCs w:val="24"/>
        </w:rPr>
      </w:pPr>
      <w:r w:rsidRPr="00B35BCF">
        <w:rPr>
          <w:bCs/>
          <w:sz w:val="24"/>
          <w:szCs w:val="24"/>
          <w:u w:val="single"/>
        </w:rPr>
        <w:lastRenderedPageBreak/>
        <w:t>Employee Usage Policy (Re.: Facebook, Instagram, LinkedIn, Twitter, YouTube, etc.)</w:t>
      </w:r>
    </w:p>
    <w:p w14:paraId="6B6AFB5D" w14:textId="77777777" w:rsidR="003D2079" w:rsidRPr="00B35BCF" w:rsidRDefault="003D2079">
      <w:pPr>
        <w:numPr>
          <w:ilvl w:val="1"/>
          <w:numId w:val="21"/>
        </w:numPr>
        <w:spacing w:line="260" w:lineRule="atLeast"/>
        <w:ind w:left="709" w:hanging="425"/>
        <w:jc w:val="both"/>
        <w:rPr>
          <w:bCs/>
          <w:sz w:val="24"/>
          <w:szCs w:val="24"/>
        </w:rPr>
      </w:pPr>
      <w:r w:rsidRPr="00B35BCF">
        <w:rPr>
          <w:bCs/>
          <w:sz w:val="24"/>
          <w:szCs w:val="24"/>
        </w:rPr>
        <w:t xml:space="preserve">Employees are prohibited from engaging in web logging or “blogging” during work hours or while using company equipment. </w:t>
      </w:r>
    </w:p>
    <w:p w14:paraId="023A0990" w14:textId="77777777" w:rsidR="003D2079" w:rsidRPr="00B35BCF" w:rsidRDefault="003D2079">
      <w:pPr>
        <w:numPr>
          <w:ilvl w:val="1"/>
          <w:numId w:val="21"/>
        </w:numPr>
        <w:spacing w:line="260" w:lineRule="atLeast"/>
        <w:ind w:left="709" w:hanging="425"/>
        <w:jc w:val="both"/>
        <w:rPr>
          <w:bCs/>
          <w:sz w:val="24"/>
          <w:szCs w:val="24"/>
        </w:rPr>
      </w:pPr>
      <w:r w:rsidRPr="00B35BCF">
        <w:rPr>
          <w:bCs/>
          <w:sz w:val="24"/>
          <w:szCs w:val="24"/>
        </w:rPr>
        <w:t xml:space="preserve">Employee’s “blogging” (including but not limited to Facebook, Instagram, Twitter, or LinkedIn, YouTube, etc.) outside of work hours and not using company equipment, must adhere to Company’s confidentiality policy and must avoid the disclosure of trade secrets or other information regarding Company or any of its owners, managers, or employees that may constitute trade libel and/or defamation. </w:t>
      </w:r>
    </w:p>
    <w:p w14:paraId="078D86A6" w14:textId="77777777" w:rsidR="003D2079" w:rsidRPr="00B35BCF" w:rsidRDefault="003D2079">
      <w:pPr>
        <w:numPr>
          <w:ilvl w:val="1"/>
          <w:numId w:val="21"/>
        </w:numPr>
        <w:spacing w:line="260" w:lineRule="atLeast"/>
        <w:ind w:left="709" w:hanging="425"/>
        <w:jc w:val="both"/>
        <w:rPr>
          <w:bCs/>
          <w:sz w:val="24"/>
          <w:szCs w:val="24"/>
        </w:rPr>
      </w:pPr>
      <w:r w:rsidRPr="00B35BCF">
        <w:rPr>
          <w:bCs/>
          <w:sz w:val="24"/>
          <w:szCs w:val="24"/>
        </w:rPr>
        <w:t>Corporate blogs, Facebook pages, Twitter accounts, etc., prior approval may be required if the employee is posting about Company and the industry.</w:t>
      </w:r>
    </w:p>
    <w:p w14:paraId="5B733DA9" w14:textId="77777777" w:rsidR="003D2079" w:rsidRPr="00B35BCF" w:rsidRDefault="003D2079">
      <w:pPr>
        <w:numPr>
          <w:ilvl w:val="1"/>
          <w:numId w:val="21"/>
        </w:numPr>
        <w:spacing w:line="260" w:lineRule="atLeast"/>
        <w:ind w:left="709" w:hanging="425"/>
        <w:jc w:val="both"/>
        <w:rPr>
          <w:bCs/>
          <w:sz w:val="24"/>
          <w:szCs w:val="24"/>
        </w:rPr>
      </w:pPr>
      <w:r w:rsidRPr="00B35BCF">
        <w:rPr>
          <w:bCs/>
          <w:sz w:val="24"/>
          <w:szCs w:val="24"/>
        </w:rPr>
        <w:t>Company reserves the right to have certain subjects avoided, to have posts withdrawn, and removal of inappropriate comments.</w:t>
      </w:r>
    </w:p>
    <w:p w14:paraId="6F11656F" w14:textId="77777777" w:rsidR="003D2079" w:rsidRPr="00B35BCF" w:rsidRDefault="003D2079">
      <w:pPr>
        <w:numPr>
          <w:ilvl w:val="1"/>
          <w:numId w:val="21"/>
        </w:numPr>
        <w:spacing w:line="260" w:lineRule="atLeast"/>
        <w:ind w:left="709" w:hanging="425"/>
        <w:jc w:val="both"/>
        <w:rPr>
          <w:bCs/>
          <w:sz w:val="24"/>
          <w:szCs w:val="24"/>
        </w:rPr>
      </w:pPr>
      <w:r w:rsidRPr="00B35BCF">
        <w:rPr>
          <w:bCs/>
          <w:sz w:val="24"/>
          <w:szCs w:val="24"/>
        </w:rPr>
        <w:t>You are solely responsible for any legal implications or any actions for your personal social media site.</w:t>
      </w:r>
    </w:p>
    <w:p w14:paraId="096D3735" w14:textId="77777777" w:rsidR="003D2079" w:rsidRPr="00B35BCF" w:rsidRDefault="003D2079">
      <w:pPr>
        <w:numPr>
          <w:ilvl w:val="1"/>
          <w:numId w:val="21"/>
        </w:numPr>
        <w:spacing w:line="260" w:lineRule="atLeast"/>
        <w:ind w:left="709" w:hanging="425"/>
        <w:rPr>
          <w:bCs/>
          <w:sz w:val="24"/>
          <w:szCs w:val="24"/>
        </w:rPr>
      </w:pPr>
      <w:r w:rsidRPr="00B35BCF">
        <w:rPr>
          <w:bCs/>
          <w:sz w:val="24"/>
          <w:szCs w:val="24"/>
        </w:rPr>
        <w:t>Be advised and govern yourself accordingly that if you publish or post something anywhere online, Company or your co-workers will see it.</w:t>
      </w:r>
    </w:p>
    <w:p w14:paraId="3DEBA4AD" w14:textId="77777777" w:rsidR="003D2079" w:rsidRPr="00B35BCF" w:rsidRDefault="003D2079" w:rsidP="003D2079">
      <w:pPr>
        <w:spacing w:line="260" w:lineRule="atLeast"/>
        <w:ind w:left="709"/>
        <w:rPr>
          <w:bCs/>
          <w:sz w:val="24"/>
          <w:szCs w:val="24"/>
        </w:rPr>
      </w:pPr>
    </w:p>
    <w:p w14:paraId="14195213" w14:textId="77777777" w:rsidR="003D2079" w:rsidRPr="00B35BCF" w:rsidRDefault="003D2079" w:rsidP="003D2079">
      <w:pPr>
        <w:spacing w:line="260" w:lineRule="atLeast"/>
        <w:rPr>
          <w:bCs/>
          <w:sz w:val="24"/>
          <w:szCs w:val="24"/>
        </w:rPr>
      </w:pPr>
      <w:r w:rsidRPr="00B35BCF">
        <w:rPr>
          <w:bCs/>
          <w:sz w:val="24"/>
          <w:szCs w:val="24"/>
          <w:u w:val="single"/>
        </w:rPr>
        <w:t>Employee Personal Social Network Policy</w:t>
      </w:r>
    </w:p>
    <w:p w14:paraId="2A6E527C" w14:textId="77777777" w:rsidR="003D2079" w:rsidRPr="00E43EF7" w:rsidRDefault="003D2079">
      <w:pPr>
        <w:numPr>
          <w:ilvl w:val="1"/>
          <w:numId w:val="22"/>
        </w:numPr>
        <w:spacing w:line="260" w:lineRule="atLeast"/>
        <w:ind w:left="709" w:hanging="425"/>
        <w:jc w:val="both"/>
        <w:rPr>
          <w:bCs/>
          <w:sz w:val="24"/>
          <w:szCs w:val="24"/>
        </w:rPr>
      </w:pPr>
      <w:r w:rsidRPr="00B35BCF">
        <w:rPr>
          <w:bCs/>
          <w:sz w:val="24"/>
          <w:szCs w:val="24"/>
        </w:rPr>
        <w:t xml:space="preserve">You may not </w:t>
      </w:r>
      <w:r w:rsidRPr="00E43EF7">
        <w:rPr>
          <w:bCs/>
          <w:sz w:val="24"/>
          <w:szCs w:val="24"/>
        </w:rPr>
        <w:t>share or disclose confidential and proprietary information of Company. This includes but is not limited to, information about trademarks, upcoming product releases, sales, finances, number of products sold, number of employees, company strategy, and any other information that has not been publicly released by Company.</w:t>
      </w:r>
    </w:p>
    <w:p w14:paraId="655F1FA2" w14:textId="09DA377F" w:rsidR="003D2079" w:rsidRPr="00B35BCF" w:rsidRDefault="003D2079">
      <w:pPr>
        <w:numPr>
          <w:ilvl w:val="1"/>
          <w:numId w:val="22"/>
        </w:numPr>
        <w:spacing w:line="260" w:lineRule="atLeast"/>
        <w:ind w:left="709" w:hanging="425"/>
        <w:jc w:val="both"/>
        <w:rPr>
          <w:bCs/>
          <w:sz w:val="24"/>
          <w:szCs w:val="24"/>
        </w:rPr>
      </w:pPr>
      <w:r w:rsidRPr="00E43EF7">
        <w:rPr>
          <w:bCs/>
          <w:sz w:val="24"/>
          <w:szCs w:val="24"/>
        </w:rPr>
        <w:t xml:space="preserve">The above </w:t>
      </w:r>
      <w:proofErr w:type="gramStart"/>
      <w:r w:rsidRPr="00E43EF7">
        <w:rPr>
          <w:bCs/>
          <w:sz w:val="24"/>
          <w:szCs w:val="24"/>
        </w:rPr>
        <w:t>are</w:t>
      </w:r>
      <w:proofErr w:type="gramEnd"/>
      <w:r w:rsidRPr="00E43EF7">
        <w:rPr>
          <w:bCs/>
          <w:sz w:val="24"/>
          <w:szCs w:val="24"/>
        </w:rPr>
        <w:t xml:space="preserve"> given as examples only and it does not limit what Company considers confidential and proprietary information. If you have any questions about any particular information having already been released publicly or doubts of any kind, speak with your manager and the </w:t>
      </w:r>
      <w:r w:rsidR="00060B96" w:rsidRPr="00E43EF7">
        <w:rPr>
          <w:bCs/>
          <w:sz w:val="24"/>
          <w:szCs w:val="24"/>
        </w:rPr>
        <w:t>Director</w:t>
      </w:r>
      <w:r w:rsidRPr="00E43EF7">
        <w:rPr>
          <w:bCs/>
          <w:sz w:val="24"/>
          <w:szCs w:val="24"/>
        </w:rPr>
        <w:t xml:space="preserve"> before releasing information that could potentially harm Company, or our current and potential products, employees, partners, and customers. Also, be aware of the points made in the non-disclosure </w:t>
      </w:r>
      <w:r w:rsidRPr="00B35BCF">
        <w:rPr>
          <w:bCs/>
          <w:sz w:val="24"/>
          <w:szCs w:val="24"/>
        </w:rPr>
        <w:t>agreement you signed when you joined our company.</w:t>
      </w:r>
    </w:p>
    <w:p w14:paraId="0D4D79B9" w14:textId="77777777" w:rsidR="003D2079" w:rsidRPr="00B35BCF" w:rsidRDefault="003D2079">
      <w:pPr>
        <w:numPr>
          <w:ilvl w:val="1"/>
          <w:numId w:val="22"/>
        </w:numPr>
        <w:spacing w:line="260" w:lineRule="atLeast"/>
        <w:ind w:left="709" w:hanging="425"/>
        <w:jc w:val="both"/>
        <w:rPr>
          <w:bCs/>
          <w:sz w:val="24"/>
          <w:szCs w:val="24"/>
        </w:rPr>
      </w:pPr>
      <w:r w:rsidRPr="00B35BCF">
        <w:rPr>
          <w:bCs/>
          <w:sz w:val="24"/>
          <w:szCs w:val="24"/>
        </w:rPr>
        <w:t>Recognize that you may be held personally liable for anything you write or present online. Employees may be disciplined by Company for commentary, content, or images that are defamatory, pornographic, proprietary, harassing, libelous, or that can create a hostile work environment.</w:t>
      </w:r>
    </w:p>
    <w:p w14:paraId="704368F3" w14:textId="77777777" w:rsidR="003D2079" w:rsidRPr="00B35BCF" w:rsidRDefault="003D2079">
      <w:pPr>
        <w:numPr>
          <w:ilvl w:val="1"/>
          <w:numId w:val="22"/>
        </w:numPr>
        <w:spacing w:line="260" w:lineRule="atLeast"/>
        <w:ind w:left="709" w:hanging="425"/>
        <w:jc w:val="both"/>
        <w:rPr>
          <w:color w:val="FF0000"/>
          <w:lang w:val="x-none"/>
        </w:rPr>
      </w:pPr>
      <w:r w:rsidRPr="00B35BCF">
        <w:rPr>
          <w:bCs/>
          <w:sz w:val="24"/>
          <w:szCs w:val="24"/>
        </w:rPr>
        <w:t>You may also be subject to litigation by company employees, competitors, and any individual or company that views your commentary, content, or images as defamatory, pornographic, proprietary, harassing, libelous or creating a hostile work environment.</w:t>
      </w:r>
    </w:p>
    <w:p w14:paraId="3DE6BCF7" w14:textId="196EF75A" w:rsidR="003D2079" w:rsidRPr="00B35BCF" w:rsidRDefault="003D2079" w:rsidP="004B783A">
      <w:pPr>
        <w:rPr>
          <w:lang w:val="x-none"/>
        </w:rPr>
      </w:pPr>
    </w:p>
    <w:p w14:paraId="5113F775" w14:textId="1E1FE2E2" w:rsidR="003D2079" w:rsidRPr="00B35BCF" w:rsidRDefault="003D2079" w:rsidP="004B783A"/>
    <w:p w14:paraId="484FC79A" w14:textId="70593B2F" w:rsidR="00D97490" w:rsidRPr="00B35BCF" w:rsidRDefault="00D97490" w:rsidP="004B783A"/>
    <w:p w14:paraId="2A406154" w14:textId="457DEA23" w:rsidR="00D97490" w:rsidRPr="00B35BCF" w:rsidRDefault="00D97490" w:rsidP="004B783A"/>
    <w:p w14:paraId="0A8C2905" w14:textId="477FDDEC" w:rsidR="000C217B" w:rsidRPr="00B35BCF" w:rsidRDefault="000C217B" w:rsidP="004B783A"/>
    <w:p w14:paraId="0F718B37" w14:textId="77777777" w:rsidR="000C217B" w:rsidRPr="00B35BCF" w:rsidRDefault="000C217B" w:rsidP="004B783A"/>
    <w:p w14:paraId="7F9B37FD" w14:textId="334E2B95" w:rsidR="00D97490" w:rsidRPr="00B35BCF" w:rsidRDefault="00D97490" w:rsidP="004B783A"/>
    <w:p w14:paraId="30463CB2" w14:textId="77777777" w:rsidR="004B783A" w:rsidRPr="00B35BCF" w:rsidRDefault="004B783A" w:rsidP="004B783A">
      <w:pPr>
        <w:pStyle w:val="2"/>
        <w:pBdr>
          <w:bottom w:val="single" w:sz="6" w:space="1" w:color="auto"/>
        </w:pBdr>
      </w:pPr>
      <w:bookmarkStart w:id="219" w:name="_Toc157012258"/>
      <w:r w:rsidRPr="00B35BCF">
        <w:lastRenderedPageBreak/>
        <w:t>Proprietary &amp; Confidential Information</w:t>
      </w:r>
      <w:bookmarkEnd w:id="219"/>
    </w:p>
    <w:p w14:paraId="11935341" w14:textId="1EEC57E2" w:rsidR="004B783A" w:rsidRPr="00B35BCF" w:rsidRDefault="004B783A" w:rsidP="004B783A">
      <w:pPr>
        <w:spacing w:line="300" w:lineRule="atLeast"/>
        <w:jc w:val="both"/>
        <w:rPr>
          <w:bCs/>
          <w:sz w:val="24"/>
          <w:szCs w:val="24"/>
        </w:rPr>
      </w:pPr>
      <w:r w:rsidRPr="00B35BCF">
        <w:rPr>
          <w:bCs/>
          <w:sz w:val="24"/>
          <w:szCs w:val="24"/>
        </w:rPr>
        <w:t xml:space="preserve">Employees of Company will have access to and become acquainted with trade secrets, confidential information, and variety of private, sensitive, and proprietary information that is confidential and owned by Company or its partners and used regularly in the operation of the Company's business.  Certain employees may be required to sign a Confidentiality Agreement as a condition of their employment or continued employment, but regardless, each employee is required to maintain the confidentiality of the Company's and its partners' trade secrets and confidential, sensitive, and proprietary information and to prevent its disclosure to unauthorized third parties.  Confidential information may not be marked as such.  If you are unsure whether a document or other material contains confidential information, you should err on the side of confidentiality and ask </w:t>
      </w:r>
      <w:r w:rsidR="007C4307" w:rsidRPr="007C4307">
        <w:rPr>
          <w:bCs/>
          <w:sz w:val="24"/>
          <w:szCs w:val="24"/>
        </w:rPr>
        <w:t>the Director</w:t>
      </w:r>
      <w:r w:rsidRPr="00B35BCF">
        <w:rPr>
          <w:bCs/>
          <w:sz w:val="24"/>
          <w:szCs w:val="24"/>
        </w:rPr>
        <w:t>.</w:t>
      </w:r>
    </w:p>
    <w:p w14:paraId="5BEDAF3E" w14:textId="77777777" w:rsidR="004B783A" w:rsidRPr="00B35BCF" w:rsidRDefault="004B783A" w:rsidP="004B783A">
      <w:pPr>
        <w:spacing w:line="300" w:lineRule="atLeast"/>
        <w:jc w:val="both"/>
        <w:rPr>
          <w:bCs/>
          <w:sz w:val="24"/>
          <w:szCs w:val="24"/>
        </w:rPr>
      </w:pPr>
    </w:p>
    <w:p w14:paraId="4868B411" w14:textId="0297E50A" w:rsidR="004B783A" w:rsidRPr="00B35BCF" w:rsidRDefault="004B783A" w:rsidP="004B783A">
      <w:pPr>
        <w:spacing w:line="300" w:lineRule="atLeast"/>
        <w:jc w:val="both"/>
        <w:rPr>
          <w:bCs/>
          <w:sz w:val="24"/>
          <w:szCs w:val="24"/>
        </w:rPr>
      </w:pPr>
      <w:r w:rsidRPr="00B35BCF">
        <w:rPr>
          <w:bCs/>
          <w:sz w:val="24"/>
          <w:szCs w:val="24"/>
        </w:rPr>
        <w:t>As a Company employee, you understand and agree that you (i) shall regard and preserve confidential information as highly confidential and shall not disclose, nor permit to be disclosed, any of the confidential information to any unauthorized person or entity; (ii) shall not photocopy, duplicate, and shall not permit any person to photocopy or duplicate, any of the confidential information for any unauthorized business purpose; (iii) shall not make use of confidential information directly or indirectly for your own benefit or for the benefit of any person or entity other than Company; (iv) shall return to Company all confidential information of a tangible nature immediately upon request or upon termination for any reason; (iv) shall observe this obligation to not improperly use or disclose confidential information even after your employment relationship with Company ceases.</w:t>
      </w:r>
    </w:p>
    <w:p w14:paraId="73D0C225" w14:textId="77777777" w:rsidR="004B783A" w:rsidRPr="00B35BCF" w:rsidRDefault="004B783A" w:rsidP="004B783A">
      <w:pPr>
        <w:spacing w:line="300" w:lineRule="atLeast"/>
        <w:rPr>
          <w:bCs/>
          <w:sz w:val="24"/>
          <w:szCs w:val="24"/>
        </w:rPr>
      </w:pPr>
    </w:p>
    <w:p w14:paraId="2AB4FAB5" w14:textId="221F3F6A" w:rsidR="004B783A" w:rsidRPr="00B35BCF" w:rsidRDefault="004B783A" w:rsidP="004B783A">
      <w:pPr>
        <w:jc w:val="both"/>
        <w:rPr>
          <w:sz w:val="24"/>
          <w:szCs w:val="24"/>
        </w:rPr>
      </w:pPr>
      <w:r w:rsidRPr="00B35BCF">
        <w:rPr>
          <w:sz w:val="24"/>
          <w:szCs w:val="24"/>
        </w:rPr>
        <w:t xml:space="preserve">Any employee who violates this policy will be subject to disciplinary action, up to and including termination.  Moreover, Company specifically reserves the right to take legal action.  It is illegal to steal copy or communicate or transmit a current or former employer’s confidential or proprietary information. Proprietary information is defined as “the whole or any part of any scientific or technical information, design, process, procedure, formula, or improvement that has </w:t>
      </w:r>
      <w:r w:rsidR="002416A7" w:rsidRPr="00B35BCF">
        <w:rPr>
          <w:sz w:val="24"/>
          <w:szCs w:val="24"/>
        </w:rPr>
        <w:t>value,</w:t>
      </w:r>
      <w:r w:rsidRPr="00B35BCF">
        <w:rPr>
          <w:sz w:val="24"/>
          <w:szCs w:val="24"/>
        </w:rPr>
        <w:t xml:space="preserve"> and that the </w:t>
      </w:r>
      <w:r w:rsidR="00060B96" w:rsidRPr="00060B96">
        <w:rPr>
          <w:sz w:val="24"/>
          <w:szCs w:val="24"/>
        </w:rPr>
        <w:t>Director</w:t>
      </w:r>
      <w:r w:rsidRPr="00B35BCF">
        <w:rPr>
          <w:sz w:val="24"/>
          <w:szCs w:val="24"/>
        </w:rPr>
        <w:t xml:space="preserve"> has taken measures to prevent from becoming available to persons other than those selected by the </w:t>
      </w:r>
      <w:r w:rsidR="00060B96" w:rsidRPr="00060B96">
        <w:rPr>
          <w:sz w:val="24"/>
          <w:szCs w:val="24"/>
        </w:rPr>
        <w:t>Director</w:t>
      </w:r>
      <w:r w:rsidRPr="00B35BCF">
        <w:rPr>
          <w:sz w:val="24"/>
          <w:szCs w:val="24"/>
        </w:rPr>
        <w:t xml:space="preserve"> to have access for limited purposes.” Our internal business practices and procedures are of great value to Company.  Employees are not to disclose any proprietary processes or information to any person unless directed to by Company.</w:t>
      </w:r>
    </w:p>
    <w:p w14:paraId="7C02AF91" w14:textId="77777777" w:rsidR="004B783A" w:rsidRPr="00B35BCF" w:rsidRDefault="004B783A" w:rsidP="004B783A"/>
    <w:p w14:paraId="0E164843" w14:textId="77777777" w:rsidR="004B783A" w:rsidRPr="00B35BCF" w:rsidRDefault="004B783A" w:rsidP="004B783A"/>
    <w:p w14:paraId="066D6155" w14:textId="4F655918" w:rsidR="00AA2FAB" w:rsidRPr="00B35BCF" w:rsidRDefault="004B783A" w:rsidP="00954615">
      <w:pPr>
        <w:pStyle w:val="1"/>
        <w:ind w:left="-450" w:right="-450"/>
        <w:rPr>
          <w:sz w:val="22"/>
          <w:szCs w:val="22"/>
          <w:lang w:eastAsia="ko-KR"/>
        </w:rPr>
      </w:pPr>
      <w:r w:rsidRPr="00B35BCF">
        <w:rPr>
          <w:b w:val="0"/>
          <w:bCs w:val="0"/>
          <w:lang w:eastAsia="ko-KR"/>
        </w:rPr>
        <w:br w:type="page"/>
      </w:r>
      <w:bookmarkStart w:id="220" w:name="_Toc23945700"/>
      <w:bookmarkStart w:id="221" w:name="_Toc28612830"/>
      <w:bookmarkStart w:id="222" w:name="_Toc157012259"/>
      <w:r w:rsidR="00B10A60" w:rsidRPr="00B35BCF">
        <w:rPr>
          <w:rFonts w:ascii="Times New Roman" w:hAnsi="Times New Roman" w:cs="Times New Roman"/>
          <w:color w:val="000000"/>
          <w:sz w:val="24"/>
          <w:szCs w:val="24"/>
        </w:rPr>
        <w:lastRenderedPageBreak/>
        <w:t>RECEIPT OF HANDBOOK</w:t>
      </w:r>
      <w:r w:rsidR="00B10A60" w:rsidRPr="00B35BCF">
        <w:rPr>
          <w:rFonts w:ascii="Times New Roman" w:hAnsi="Times New Roman" w:cs="Times New Roman" w:hint="eastAsia"/>
          <w:color w:val="000000"/>
          <w:sz w:val="24"/>
          <w:szCs w:val="24"/>
          <w:lang w:eastAsia="ko-KR"/>
        </w:rPr>
        <w:t xml:space="preserve"> AND </w:t>
      </w:r>
      <w:r w:rsidR="00B10A60" w:rsidRPr="00B35BCF">
        <w:rPr>
          <w:rFonts w:ascii="Times New Roman" w:hAnsi="Times New Roman" w:cs="Times New Roman"/>
          <w:color w:val="000000"/>
          <w:sz w:val="24"/>
          <w:szCs w:val="24"/>
        </w:rPr>
        <w:t>ACKNOWLEDGMENT OF AT-WILL EMPLOYMENT</w:t>
      </w:r>
      <w:bookmarkEnd w:id="220"/>
      <w:r w:rsidR="00B10A60" w:rsidRPr="00B35BCF" w:rsidDel="0054636D">
        <w:rPr>
          <w:rFonts w:ascii="Times New Roman" w:hAnsi="Times New Roman" w:cs="Times New Roman"/>
          <w:color w:val="000000"/>
          <w:sz w:val="24"/>
          <w:szCs w:val="24"/>
        </w:rPr>
        <w:t xml:space="preserve"> </w:t>
      </w:r>
      <w:r w:rsidR="00B10A60" w:rsidRPr="00B35BCF">
        <w:rPr>
          <w:rFonts w:ascii="Times New Roman" w:hAnsi="Times New Roman" w:cs="Times New Roman"/>
          <w:color w:val="000000"/>
          <w:sz w:val="24"/>
          <w:szCs w:val="24"/>
        </w:rPr>
        <w:t>– EMPLOYEE COPY</w:t>
      </w:r>
      <w:bookmarkEnd w:id="221"/>
      <w:bookmarkEnd w:id="222"/>
      <w:r w:rsidR="00B10A60" w:rsidRPr="00B35BCF" w:rsidDel="00D24E10">
        <w:rPr>
          <w:rFonts w:ascii="Times New Roman" w:hAnsi="Times New Roman" w:cs="Times New Roman"/>
          <w:color w:val="000000"/>
          <w:sz w:val="24"/>
          <w:szCs w:val="24"/>
        </w:rPr>
        <w:t xml:space="preserve"> </w:t>
      </w:r>
      <w:bookmarkEnd w:id="191"/>
      <w:bookmarkEnd w:id="192"/>
    </w:p>
    <w:p w14:paraId="2D3BA7E3" w14:textId="77777777" w:rsidR="0030263C" w:rsidRPr="00B35BCF" w:rsidRDefault="0030263C" w:rsidP="00F9561A">
      <w:pPr>
        <w:spacing w:after="120"/>
        <w:ind w:firstLine="720"/>
        <w:jc w:val="both"/>
        <w:rPr>
          <w:sz w:val="22"/>
          <w:szCs w:val="22"/>
          <w:lang w:eastAsia="ko-KR"/>
        </w:rPr>
      </w:pPr>
    </w:p>
    <w:p w14:paraId="65814F4C" w14:textId="4F87BCA3" w:rsidR="004B783A" w:rsidRPr="00B35BCF" w:rsidRDefault="004B783A" w:rsidP="004B783A">
      <w:pPr>
        <w:spacing w:after="120"/>
        <w:ind w:firstLine="720"/>
        <w:jc w:val="both"/>
        <w:rPr>
          <w:sz w:val="22"/>
          <w:szCs w:val="22"/>
        </w:rPr>
      </w:pPr>
      <w:r w:rsidRPr="00B35BCF">
        <w:rPr>
          <w:sz w:val="22"/>
          <w:szCs w:val="22"/>
        </w:rPr>
        <w:t xml:space="preserve">I have received a copy of the </w:t>
      </w:r>
      <w:r w:rsidRPr="00B35BCF">
        <w:rPr>
          <w:i/>
          <w:sz w:val="22"/>
          <w:szCs w:val="22"/>
        </w:rPr>
        <w:t xml:space="preserve">Employee Handbook </w:t>
      </w:r>
      <w:r w:rsidRPr="00B35BCF">
        <w:rPr>
          <w:sz w:val="22"/>
          <w:szCs w:val="22"/>
        </w:rPr>
        <w:t>(“Handbook”) published by my employer</w:t>
      </w:r>
      <w:r w:rsidR="00660A44" w:rsidRPr="00B35BCF">
        <w:rPr>
          <w:sz w:val="22"/>
          <w:szCs w:val="22"/>
        </w:rPr>
        <w:t xml:space="preserve">, </w:t>
      </w:r>
      <w:r w:rsidR="0003464F">
        <w:rPr>
          <w:rFonts w:hint="eastAsia"/>
          <w:sz w:val="24"/>
          <w:szCs w:val="24"/>
          <w:lang w:eastAsia="ko-KR"/>
        </w:rPr>
        <w:t>Fursys America LLC</w:t>
      </w:r>
      <w:r w:rsidR="00F82BAF">
        <w:rPr>
          <w:sz w:val="24"/>
          <w:szCs w:val="24"/>
        </w:rPr>
        <w:t>.</w:t>
      </w:r>
      <w:r w:rsidR="0057030F" w:rsidRPr="0057030F">
        <w:rPr>
          <w:sz w:val="22"/>
          <w:szCs w:val="22"/>
        </w:rPr>
        <w:t xml:space="preserve"> </w:t>
      </w:r>
      <w:r w:rsidRPr="00B35BCF">
        <w:rPr>
          <w:sz w:val="22"/>
          <w:szCs w:val="22"/>
        </w:rPr>
        <w:t>(the “Company”).  I promise to read the Handbook</w:t>
      </w:r>
      <w:r w:rsidR="00FC6A4B" w:rsidRPr="00B35BCF">
        <w:rPr>
          <w:sz w:val="22"/>
          <w:szCs w:val="22"/>
        </w:rPr>
        <w:t>,</w:t>
      </w:r>
      <w:r w:rsidRPr="00B35BCF">
        <w:rPr>
          <w:sz w:val="22"/>
          <w:szCs w:val="22"/>
        </w:rPr>
        <w:t xml:space="preserve"> and I agree to abide by the policies, rules</w:t>
      </w:r>
      <w:r w:rsidR="00FC6A4B" w:rsidRPr="00B35BCF">
        <w:rPr>
          <w:sz w:val="22"/>
          <w:szCs w:val="22"/>
        </w:rPr>
        <w:t>,</w:t>
      </w:r>
      <w:r w:rsidRPr="00B35BCF">
        <w:rPr>
          <w:sz w:val="22"/>
          <w:szCs w:val="22"/>
        </w:rPr>
        <w:t xml:space="preserve"> and regulations contained in it and with any revisions of them made while I am an employee.  I understand that Company expressly reserves the right to change, modify or delete the policies, guidelines, rules and regulations, and benefits contained in the Handbook at the Company’s discretion at any time and from time to time without prior notice.  However, I understand that no statement or representation by a </w:t>
      </w:r>
      <w:r w:rsidR="002416A7" w:rsidRPr="00B35BCF">
        <w:rPr>
          <w:sz w:val="22"/>
          <w:szCs w:val="22"/>
        </w:rPr>
        <w:t>m</w:t>
      </w:r>
      <w:r w:rsidRPr="00B35BCF">
        <w:rPr>
          <w:sz w:val="22"/>
          <w:szCs w:val="22"/>
        </w:rPr>
        <w:t>anager, whether oral or written, can supplement or modify the Handbook or any of the policies, guidelines, rules</w:t>
      </w:r>
      <w:r w:rsidR="00FC6A4B" w:rsidRPr="00B35BCF">
        <w:rPr>
          <w:sz w:val="22"/>
          <w:szCs w:val="22"/>
        </w:rPr>
        <w:t>,</w:t>
      </w:r>
      <w:r w:rsidRPr="00B35BCF">
        <w:rPr>
          <w:sz w:val="22"/>
          <w:szCs w:val="22"/>
        </w:rPr>
        <w:t xml:space="preserve"> regulations, or benefits in it.  Changes may be made only by Company, through its Board of Directors and Officers.  I acknowledge my understanding that any delay or failure by </w:t>
      </w:r>
      <w:r w:rsidR="00B10A60" w:rsidRPr="00B35BCF">
        <w:rPr>
          <w:sz w:val="22"/>
          <w:szCs w:val="22"/>
        </w:rPr>
        <w:t>Company</w:t>
      </w:r>
      <w:r w:rsidRPr="00B35BCF">
        <w:rPr>
          <w:sz w:val="22"/>
          <w:szCs w:val="22"/>
        </w:rPr>
        <w:t xml:space="preserve"> to enforce any Company policy, rule, regulation</w:t>
      </w:r>
      <w:r w:rsidR="00FC6A4B" w:rsidRPr="00B35BCF">
        <w:rPr>
          <w:sz w:val="22"/>
          <w:szCs w:val="22"/>
        </w:rPr>
        <w:t>,</w:t>
      </w:r>
      <w:r w:rsidRPr="00B35BCF">
        <w:rPr>
          <w:sz w:val="22"/>
          <w:szCs w:val="22"/>
        </w:rPr>
        <w:t xml:space="preserve"> or guideline will not constitute a waiver of the Company's right to do so in the future.</w:t>
      </w:r>
    </w:p>
    <w:p w14:paraId="2CCC0787" w14:textId="76BF2320" w:rsidR="004B783A" w:rsidRPr="00B35BCF" w:rsidRDefault="004B783A" w:rsidP="004B783A">
      <w:pPr>
        <w:spacing w:before="120" w:after="120"/>
        <w:ind w:firstLine="720"/>
        <w:jc w:val="both"/>
        <w:rPr>
          <w:sz w:val="22"/>
          <w:szCs w:val="22"/>
        </w:rPr>
      </w:pPr>
      <w:r w:rsidRPr="00B35BCF">
        <w:rPr>
          <w:sz w:val="22"/>
          <w:szCs w:val="22"/>
        </w:rPr>
        <w:t>I understand and acknowledge that my employment relationship with Company is strictly on an "employment-at-will" basis.  In other words, Company may terminate its employment relationship with me, with or without cause, at any time for any lawful reason</w:t>
      </w:r>
      <w:r w:rsidR="00FC6A4B" w:rsidRPr="00B35BCF">
        <w:rPr>
          <w:sz w:val="22"/>
          <w:szCs w:val="22"/>
        </w:rPr>
        <w:t>,</w:t>
      </w:r>
      <w:r w:rsidRPr="00B35BCF">
        <w:rPr>
          <w:sz w:val="22"/>
          <w:szCs w:val="22"/>
        </w:rPr>
        <w:t xml:space="preserve"> and I am free to resign as an employee of Company at any time without prior notice.  I understand that although Company may change other provisions of the Handbook, the “employment-at-will” nature of my employment with Company cannot be modified except in a specific written contract signed by the </w:t>
      </w:r>
      <w:r w:rsidR="00F16124">
        <w:rPr>
          <w:sz w:val="22"/>
          <w:szCs w:val="22"/>
        </w:rPr>
        <w:t>Director</w:t>
      </w:r>
      <w:r w:rsidRPr="00B35BCF">
        <w:rPr>
          <w:sz w:val="22"/>
          <w:szCs w:val="22"/>
        </w:rPr>
        <w:t xml:space="preserve"> of Company.</w:t>
      </w:r>
    </w:p>
    <w:p w14:paraId="2A49959E" w14:textId="3B576AD1" w:rsidR="004B783A" w:rsidRPr="00B35BCF" w:rsidRDefault="004B783A" w:rsidP="004B783A">
      <w:pPr>
        <w:spacing w:before="120" w:after="120"/>
        <w:ind w:firstLine="720"/>
        <w:jc w:val="both"/>
        <w:rPr>
          <w:sz w:val="22"/>
          <w:szCs w:val="22"/>
        </w:rPr>
      </w:pPr>
      <w:r w:rsidRPr="00B35BCF">
        <w:rPr>
          <w:sz w:val="22"/>
          <w:szCs w:val="22"/>
        </w:rPr>
        <w:t xml:space="preserve"> </w:t>
      </w:r>
    </w:p>
    <w:p w14:paraId="0DCF090F" w14:textId="77777777" w:rsidR="00BE32DC" w:rsidRPr="00B35BCF" w:rsidRDefault="00BE32DC" w:rsidP="00BE32DC">
      <w:pPr>
        <w:spacing w:before="480" w:after="200" w:line="276" w:lineRule="auto"/>
        <w:rPr>
          <w:sz w:val="22"/>
          <w:szCs w:val="22"/>
        </w:rPr>
      </w:pPr>
      <w:r w:rsidRPr="00B35BCF">
        <w:rPr>
          <w:sz w:val="22"/>
          <w:szCs w:val="22"/>
        </w:rPr>
        <w:t>__________________</w:t>
      </w:r>
      <w:r w:rsidRPr="00B35BCF">
        <w:rPr>
          <w:sz w:val="22"/>
          <w:szCs w:val="22"/>
        </w:rPr>
        <w:tab/>
      </w:r>
      <w:r w:rsidRPr="00B35BCF">
        <w:rPr>
          <w:sz w:val="22"/>
          <w:szCs w:val="22"/>
        </w:rPr>
        <w:tab/>
      </w:r>
      <w:r w:rsidRPr="00B35BCF">
        <w:rPr>
          <w:sz w:val="22"/>
          <w:szCs w:val="22"/>
        </w:rPr>
        <w:tab/>
        <w:t xml:space="preserve">      </w:t>
      </w:r>
      <w:r w:rsidRPr="00B35BCF">
        <w:rPr>
          <w:sz w:val="22"/>
          <w:szCs w:val="22"/>
          <w:lang w:eastAsia="ko-KR"/>
        </w:rPr>
        <w:t xml:space="preserve">      </w:t>
      </w:r>
      <w:r w:rsidRPr="00B35BCF">
        <w:rPr>
          <w:sz w:val="22"/>
          <w:szCs w:val="22"/>
        </w:rPr>
        <w:t xml:space="preserve"> ___________________________</w:t>
      </w:r>
      <w:r w:rsidRPr="00B35BCF">
        <w:rPr>
          <w:sz w:val="22"/>
          <w:szCs w:val="22"/>
        </w:rPr>
        <w:br/>
      </w:r>
      <w:r w:rsidRPr="00B35BCF">
        <w:rPr>
          <w:sz w:val="22"/>
          <w:szCs w:val="22"/>
        </w:rPr>
        <w:tab/>
        <w:t>Date</w:t>
      </w:r>
      <w:r w:rsidRPr="00B35BCF">
        <w:rPr>
          <w:sz w:val="22"/>
          <w:szCs w:val="22"/>
        </w:rPr>
        <w:tab/>
      </w:r>
      <w:r w:rsidRPr="00B35BCF">
        <w:rPr>
          <w:sz w:val="22"/>
          <w:szCs w:val="22"/>
        </w:rPr>
        <w:tab/>
      </w:r>
      <w:r w:rsidRPr="00B35BCF">
        <w:rPr>
          <w:sz w:val="22"/>
          <w:szCs w:val="22"/>
        </w:rPr>
        <w:tab/>
      </w:r>
      <w:r w:rsidRPr="00B35BCF">
        <w:rPr>
          <w:sz w:val="22"/>
          <w:szCs w:val="22"/>
        </w:rPr>
        <w:tab/>
      </w:r>
      <w:r w:rsidRPr="00B35BCF">
        <w:rPr>
          <w:sz w:val="22"/>
          <w:szCs w:val="22"/>
        </w:rPr>
        <w:tab/>
      </w:r>
      <w:r w:rsidRPr="00B35BCF">
        <w:rPr>
          <w:sz w:val="22"/>
          <w:szCs w:val="22"/>
        </w:rPr>
        <w:tab/>
        <w:t xml:space="preserve">   Signature</w:t>
      </w:r>
    </w:p>
    <w:p w14:paraId="5A9B3214" w14:textId="77777777" w:rsidR="00BE32DC" w:rsidRPr="00B35BCF" w:rsidRDefault="00BE32DC" w:rsidP="00BE32DC">
      <w:pPr>
        <w:spacing w:before="240" w:after="200" w:line="276" w:lineRule="auto"/>
        <w:rPr>
          <w:sz w:val="22"/>
          <w:szCs w:val="22"/>
        </w:rPr>
      </w:pPr>
      <w:r w:rsidRPr="00B35BCF">
        <w:rPr>
          <w:sz w:val="22"/>
          <w:szCs w:val="22"/>
        </w:rPr>
        <w:tab/>
      </w:r>
      <w:r w:rsidRPr="00B35BCF">
        <w:rPr>
          <w:sz w:val="22"/>
          <w:szCs w:val="22"/>
        </w:rPr>
        <w:tab/>
      </w:r>
      <w:r w:rsidRPr="00B35BCF">
        <w:rPr>
          <w:sz w:val="22"/>
          <w:szCs w:val="22"/>
        </w:rPr>
        <w:tab/>
      </w:r>
      <w:r w:rsidRPr="00B35BCF">
        <w:rPr>
          <w:sz w:val="22"/>
          <w:szCs w:val="22"/>
        </w:rPr>
        <w:tab/>
      </w:r>
      <w:r w:rsidRPr="00B35BCF">
        <w:rPr>
          <w:sz w:val="22"/>
          <w:szCs w:val="22"/>
        </w:rPr>
        <w:tab/>
      </w:r>
      <w:r w:rsidRPr="00B35BCF">
        <w:rPr>
          <w:sz w:val="22"/>
          <w:szCs w:val="22"/>
        </w:rPr>
        <w:tab/>
        <w:t>___________________________</w:t>
      </w:r>
      <w:r w:rsidRPr="00B35BCF">
        <w:rPr>
          <w:sz w:val="22"/>
          <w:szCs w:val="22"/>
        </w:rPr>
        <w:br/>
      </w:r>
      <w:r w:rsidRPr="00B35BCF">
        <w:rPr>
          <w:sz w:val="22"/>
          <w:szCs w:val="22"/>
        </w:rPr>
        <w:tab/>
      </w:r>
      <w:r w:rsidRPr="00B35BCF">
        <w:rPr>
          <w:sz w:val="22"/>
          <w:szCs w:val="22"/>
        </w:rPr>
        <w:tab/>
      </w:r>
      <w:r w:rsidRPr="00B35BCF">
        <w:rPr>
          <w:sz w:val="22"/>
          <w:szCs w:val="22"/>
        </w:rPr>
        <w:tab/>
      </w:r>
      <w:r w:rsidRPr="00B35BCF">
        <w:rPr>
          <w:sz w:val="22"/>
          <w:szCs w:val="22"/>
        </w:rPr>
        <w:tab/>
      </w:r>
      <w:r w:rsidRPr="00B35BCF">
        <w:rPr>
          <w:sz w:val="22"/>
          <w:szCs w:val="22"/>
        </w:rPr>
        <w:tab/>
      </w:r>
      <w:r w:rsidRPr="00B35BCF">
        <w:rPr>
          <w:sz w:val="22"/>
          <w:szCs w:val="22"/>
        </w:rPr>
        <w:tab/>
      </w:r>
      <w:r w:rsidRPr="00B35BCF">
        <w:rPr>
          <w:sz w:val="22"/>
          <w:szCs w:val="22"/>
        </w:rPr>
        <w:tab/>
        <w:t>Print or Type Name</w:t>
      </w:r>
    </w:p>
    <w:p w14:paraId="0EDD1ADC" w14:textId="77777777" w:rsidR="00BE32DC" w:rsidRPr="00B35BCF" w:rsidRDefault="00BE32DC">
      <w:pPr>
        <w:numPr>
          <w:ilvl w:val="0"/>
          <w:numId w:val="1"/>
        </w:numPr>
        <w:spacing w:after="200" w:line="276" w:lineRule="auto"/>
        <w:ind w:left="0" w:firstLine="0"/>
        <w:rPr>
          <w:rFonts w:eastAsia="Times New Roman"/>
          <w:sz w:val="22"/>
          <w:szCs w:val="22"/>
        </w:rPr>
      </w:pPr>
      <w:r w:rsidRPr="00B35BCF">
        <w:rPr>
          <w:rFonts w:eastAsia="Times New Roman"/>
          <w:sz w:val="22"/>
          <w:szCs w:val="22"/>
        </w:rPr>
        <w:t>Employee Copy</w:t>
      </w:r>
      <w:r w:rsidRPr="00B35BCF">
        <w:rPr>
          <w:rFonts w:eastAsia="Times New Roman"/>
          <w:sz w:val="22"/>
          <w:szCs w:val="22"/>
        </w:rPr>
        <w:br/>
        <w:t>Retain for Your Records</w:t>
      </w:r>
    </w:p>
    <w:p w14:paraId="535C2B7C" w14:textId="5DA36CD3" w:rsidR="00AA2FAB" w:rsidRPr="00B35BCF" w:rsidRDefault="00AA2FAB" w:rsidP="00877B80">
      <w:pPr>
        <w:pStyle w:val="1"/>
        <w:ind w:left="-450" w:right="-450"/>
        <w:jc w:val="both"/>
        <w:rPr>
          <w:rFonts w:ascii="Times New Roman" w:eastAsia="맑은 고딕" w:hAnsi="Times New Roman" w:cs="Times New Roman"/>
          <w:color w:val="000000"/>
          <w:sz w:val="24"/>
          <w:szCs w:val="24"/>
          <w:lang w:eastAsia="ko-KR"/>
        </w:rPr>
      </w:pPr>
      <w:r w:rsidRPr="00B35BCF">
        <w:rPr>
          <w:sz w:val="22"/>
          <w:szCs w:val="22"/>
        </w:rPr>
        <w:br w:type="page"/>
      </w:r>
      <w:bookmarkStart w:id="223" w:name="_Toc28612831"/>
      <w:bookmarkStart w:id="224" w:name="_Toc157012260"/>
      <w:bookmarkStart w:id="225" w:name="_Toc132256258"/>
      <w:bookmarkStart w:id="226" w:name="_Toc414625079"/>
      <w:r w:rsidR="00B10A60" w:rsidRPr="00B35BCF">
        <w:rPr>
          <w:rFonts w:ascii="Times New Roman" w:hAnsi="Times New Roman" w:cs="Times New Roman"/>
          <w:color w:val="000000"/>
          <w:sz w:val="24"/>
          <w:szCs w:val="24"/>
        </w:rPr>
        <w:lastRenderedPageBreak/>
        <w:t>RECEIPT OF HANDBOOK</w:t>
      </w:r>
      <w:r w:rsidR="00B10A60" w:rsidRPr="00B35BCF">
        <w:rPr>
          <w:rFonts w:ascii="Times New Roman" w:hAnsi="Times New Roman" w:cs="Times New Roman" w:hint="eastAsia"/>
          <w:color w:val="000000"/>
          <w:sz w:val="24"/>
          <w:szCs w:val="24"/>
          <w:lang w:eastAsia="ko-KR"/>
        </w:rPr>
        <w:t xml:space="preserve"> AND </w:t>
      </w:r>
      <w:r w:rsidR="00B10A60" w:rsidRPr="00B35BCF">
        <w:rPr>
          <w:rFonts w:ascii="Times New Roman" w:hAnsi="Times New Roman" w:cs="Times New Roman"/>
          <w:color w:val="000000"/>
          <w:sz w:val="24"/>
          <w:szCs w:val="24"/>
        </w:rPr>
        <w:t>ACKNOWLEDGMENT OF AT-WILL EMPLOYMENT</w:t>
      </w:r>
      <w:r w:rsidR="00B10A60" w:rsidRPr="00B35BCF" w:rsidDel="0054636D">
        <w:rPr>
          <w:rFonts w:ascii="Times New Roman" w:hAnsi="Times New Roman" w:cs="Times New Roman"/>
          <w:color w:val="000000"/>
          <w:sz w:val="24"/>
          <w:szCs w:val="24"/>
        </w:rPr>
        <w:t xml:space="preserve"> </w:t>
      </w:r>
      <w:r w:rsidR="00B10A60" w:rsidRPr="00B35BCF">
        <w:rPr>
          <w:rFonts w:ascii="Times New Roman" w:hAnsi="Times New Roman" w:cs="Times New Roman"/>
          <w:color w:val="000000"/>
          <w:sz w:val="24"/>
          <w:szCs w:val="24"/>
        </w:rPr>
        <w:t>– EMPLOYER COPY</w:t>
      </w:r>
      <w:bookmarkEnd w:id="223"/>
      <w:bookmarkEnd w:id="224"/>
      <w:r w:rsidR="00B10A60" w:rsidRPr="00B35BCF" w:rsidDel="00B10A60">
        <w:rPr>
          <w:rFonts w:ascii="Times New Roman" w:hAnsi="Times New Roman" w:cs="Times New Roman"/>
          <w:color w:val="000000"/>
          <w:sz w:val="24"/>
          <w:szCs w:val="24"/>
        </w:rPr>
        <w:t xml:space="preserve"> </w:t>
      </w:r>
      <w:bookmarkEnd w:id="225"/>
      <w:bookmarkEnd w:id="226"/>
    </w:p>
    <w:p w14:paraId="11FD0B6B" w14:textId="77777777" w:rsidR="00AA2FAB" w:rsidRPr="00B35BCF" w:rsidRDefault="00AA2FAB" w:rsidP="00F9561A">
      <w:pPr>
        <w:spacing w:after="120"/>
        <w:ind w:firstLine="720"/>
        <w:jc w:val="both"/>
        <w:rPr>
          <w:sz w:val="22"/>
          <w:szCs w:val="22"/>
        </w:rPr>
      </w:pPr>
      <w:bookmarkStart w:id="227" w:name="OLE_LINK1"/>
      <w:bookmarkStart w:id="228" w:name="OLE_LINK2"/>
    </w:p>
    <w:bookmarkEnd w:id="227"/>
    <w:bookmarkEnd w:id="228"/>
    <w:p w14:paraId="204177CA" w14:textId="1F26BBCA" w:rsidR="004B783A" w:rsidRPr="00B35BCF" w:rsidRDefault="004B783A" w:rsidP="004B783A">
      <w:pPr>
        <w:spacing w:after="120"/>
        <w:ind w:firstLine="720"/>
        <w:jc w:val="both"/>
        <w:rPr>
          <w:sz w:val="22"/>
          <w:szCs w:val="22"/>
        </w:rPr>
      </w:pPr>
      <w:r w:rsidRPr="00B35BCF">
        <w:rPr>
          <w:sz w:val="22"/>
          <w:szCs w:val="22"/>
        </w:rPr>
        <w:t xml:space="preserve">I have received a copy of the </w:t>
      </w:r>
      <w:r w:rsidRPr="00B35BCF">
        <w:rPr>
          <w:i/>
          <w:sz w:val="22"/>
          <w:szCs w:val="22"/>
        </w:rPr>
        <w:t>Employee Handbook</w:t>
      </w:r>
      <w:r w:rsidRPr="00B35BCF">
        <w:rPr>
          <w:sz w:val="22"/>
          <w:szCs w:val="22"/>
        </w:rPr>
        <w:t xml:space="preserve"> (“Handbook”) published by my employer,</w:t>
      </w:r>
      <w:r w:rsidR="0003464F">
        <w:rPr>
          <w:rFonts w:hint="eastAsia"/>
          <w:sz w:val="24"/>
          <w:szCs w:val="24"/>
          <w:lang w:eastAsia="ko-KR"/>
        </w:rPr>
        <w:t xml:space="preserve"> Fursys America LLC</w:t>
      </w:r>
      <w:r w:rsidR="00F82BAF">
        <w:rPr>
          <w:sz w:val="24"/>
          <w:szCs w:val="24"/>
        </w:rPr>
        <w:t>.</w:t>
      </w:r>
      <w:r w:rsidR="0057030F" w:rsidRPr="0057030F">
        <w:rPr>
          <w:sz w:val="22"/>
          <w:szCs w:val="22"/>
        </w:rPr>
        <w:t xml:space="preserve"> </w:t>
      </w:r>
      <w:r w:rsidRPr="00B35BCF">
        <w:rPr>
          <w:sz w:val="22"/>
          <w:szCs w:val="22"/>
        </w:rPr>
        <w:t>(the “Company”).  I promise to read the Handbook</w:t>
      </w:r>
      <w:r w:rsidR="00FC6A4B" w:rsidRPr="00B35BCF">
        <w:rPr>
          <w:sz w:val="22"/>
          <w:szCs w:val="22"/>
        </w:rPr>
        <w:t>,</w:t>
      </w:r>
      <w:r w:rsidRPr="00B35BCF">
        <w:rPr>
          <w:sz w:val="22"/>
          <w:szCs w:val="22"/>
        </w:rPr>
        <w:t xml:space="preserve"> and I agree to abide by the policies, rules</w:t>
      </w:r>
      <w:r w:rsidR="00FC6A4B" w:rsidRPr="00B35BCF">
        <w:rPr>
          <w:sz w:val="22"/>
          <w:szCs w:val="22"/>
        </w:rPr>
        <w:t>,</w:t>
      </w:r>
      <w:r w:rsidRPr="00B35BCF">
        <w:rPr>
          <w:sz w:val="22"/>
          <w:szCs w:val="22"/>
        </w:rPr>
        <w:t xml:space="preserve"> and regulations contained in it and with any revisions of them made while I am an employee.  I understand that Company expressly reserves the right to change, modify or delete the policies, guidelines, rules and regulations, and benefits contained in the Handbook at the Company’s discretion at any time and from time to time without prior notice.  However, I understand that no statement or representation by a </w:t>
      </w:r>
      <w:r w:rsidRPr="00B35BCF">
        <w:rPr>
          <w:sz w:val="22"/>
          <w:szCs w:val="22"/>
          <w:lang w:eastAsia="ko-KR"/>
        </w:rPr>
        <w:t>manager</w:t>
      </w:r>
      <w:r w:rsidRPr="00B35BCF">
        <w:rPr>
          <w:sz w:val="22"/>
          <w:szCs w:val="22"/>
        </w:rPr>
        <w:t>, whether oral or written, can supplement or modify the Handbook or any of the policies, guidelines, rules</w:t>
      </w:r>
      <w:r w:rsidR="00FC6A4B" w:rsidRPr="00B35BCF">
        <w:rPr>
          <w:sz w:val="22"/>
          <w:szCs w:val="22"/>
        </w:rPr>
        <w:t>,</w:t>
      </w:r>
      <w:r w:rsidRPr="00B35BCF">
        <w:rPr>
          <w:sz w:val="22"/>
          <w:szCs w:val="22"/>
        </w:rPr>
        <w:t xml:space="preserve"> regulations, or benefits in it.  Changes may be made only by Company, through its Board of Directors and Officers.  I acknowledge my understanding that any delay or failure by Company to enforce any Company policy, rule, regulation</w:t>
      </w:r>
      <w:r w:rsidR="00FC6A4B" w:rsidRPr="00B35BCF">
        <w:rPr>
          <w:sz w:val="22"/>
          <w:szCs w:val="22"/>
        </w:rPr>
        <w:t>,</w:t>
      </w:r>
      <w:r w:rsidRPr="00B35BCF">
        <w:rPr>
          <w:sz w:val="22"/>
          <w:szCs w:val="22"/>
        </w:rPr>
        <w:t xml:space="preserve"> or guideline will not constitute a waiver of the Company's right to do so in the future.</w:t>
      </w:r>
    </w:p>
    <w:p w14:paraId="0A9D3729" w14:textId="3BE070F3" w:rsidR="004B783A" w:rsidRPr="00B35BCF" w:rsidRDefault="004B783A" w:rsidP="004B783A">
      <w:pPr>
        <w:spacing w:before="120" w:after="120"/>
        <w:ind w:firstLine="720"/>
        <w:jc w:val="both"/>
        <w:rPr>
          <w:sz w:val="22"/>
          <w:szCs w:val="22"/>
        </w:rPr>
      </w:pPr>
      <w:r w:rsidRPr="00B35BCF">
        <w:rPr>
          <w:sz w:val="22"/>
          <w:szCs w:val="22"/>
        </w:rPr>
        <w:t xml:space="preserve">I understand and acknowledge that my employment relationship with </w:t>
      </w:r>
      <w:r w:rsidR="002524A7" w:rsidRPr="00B35BCF">
        <w:rPr>
          <w:sz w:val="22"/>
          <w:szCs w:val="22"/>
        </w:rPr>
        <w:t>Company</w:t>
      </w:r>
      <w:r w:rsidRPr="00B35BCF">
        <w:rPr>
          <w:sz w:val="22"/>
          <w:szCs w:val="22"/>
        </w:rPr>
        <w:t xml:space="preserve"> is strictly on an "employment-at-will" basis.  In other words, Company may terminate its employment relationship with me, with or without cause, at any time for any lawful reason</w:t>
      </w:r>
      <w:r w:rsidR="00FC6A4B" w:rsidRPr="00B35BCF">
        <w:rPr>
          <w:sz w:val="22"/>
          <w:szCs w:val="22"/>
        </w:rPr>
        <w:t>,</w:t>
      </w:r>
      <w:r w:rsidRPr="00B35BCF">
        <w:rPr>
          <w:sz w:val="22"/>
          <w:szCs w:val="22"/>
        </w:rPr>
        <w:t xml:space="preserve"> and I am free to resign as an employee of Company at any time without prior notice.  I understand that although Company may change other provisions of the Handbook, the “employment-at-will” nature of my employment with Company cannot be modified except in a specific written contract signed by the </w:t>
      </w:r>
      <w:r w:rsidR="00F16124">
        <w:rPr>
          <w:sz w:val="22"/>
          <w:szCs w:val="22"/>
        </w:rPr>
        <w:t>Director</w:t>
      </w:r>
      <w:r w:rsidRPr="00B35BCF">
        <w:rPr>
          <w:sz w:val="22"/>
          <w:szCs w:val="22"/>
        </w:rPr>
        <w:t xml:space="preserve"> of Company.</w:t>
      </w:r>
    </w:p>
    <w:p w14:paraId="3BA736D9" w14:textId="77777777" w:rsidR="00BE32DC" w:rsidRPr="00B35BCF" w:rsidRDefault="00BE32DC" w:rsidP="00BE32DC">
      <w:pPr>
        <w:spacing w:before="480" w:after="200" w:line="276" w:lineRule="auto"/>
        <w:rPr>
          <w:sz w:val="22"/>
          <w:szCs w:val="22"/>
        </w:rPr>
      </w:pPr>
      <w:r w:rsidRPr="00B35BCF">
        <w:rPr>
          <w:sz w:val="22"/>
          <w:szCs w:val="22"/>
        </w:rPr>
        <w:t>__________________</w:t>
      </w:r>
      <w:r w:rsidRPr="00B35BCF">
        <w:rPr>
          <w:sz w:val="22"/>
          <w:szCs w:val="22"/>
        </w:rPr>
        <w:tab/>
      </w:r>
      <w:r w:rsidRPr="00B35BCF">
        <w:rPr>
          <w:sz w:val="22"/>
          <w:szCs w:val="22"/>
        </w:rPr>
        <w:tab/>
      </w:r>
      <w:r w:rsidRPr="00B35BCF">
        <w:rPr>
          <w:sz w:val="22"/>
          <w:szCs w:val="22"/>
        </w:rPr>
        <w:tab/>
      </w:r>
      <w:r w:rsidRPr="00B35BCF">
        <w:rPr>
          <w:sz w:val="22"/>
          <w:szCs w:val="22"/>
          <w:lang w:eastAsia="ko-KR"/>
        </w:rPr>
        <w:tab/>
      </w:r>
      <w:r w:rsidRPr="00B35BCF">
        <w:rPr>
          <w:sz w:val="22"/>
          <w:szCs w:val="22"/>
        </w:rPr>
        <w:t xml:space="preserve"> ___________________________</w:t>
      </w:r>
      <w:r w:rsidRPr="00B35BCF">
        <w:rPr>
          <w:sz w:val="22"/>
          <w:szCs w:val="22"/>
        </w:rPr>
        <w:br/>
      </w:r>
      <w:r w:rsidRPr="00B35BCF">
        <w:rPr>
          <w:sz w:val="22"/>
          <w:szCs w:val="22"/>
        </w:rPr>
        <w:tab/>
        <w:t>Date</w:t>
      </w:r>
      <w:r w:rsidRPr="00B35BCF">
        <w:rPr>
          <w:sz w:val="22"/>
          <w:szCs w:val="22"/>
        </w:rPr>
        <w:tab/>
      </w:r>
      <w:r w:rsidRPr="00B35BCF">
        <w:rPr>
          <w:sz w:val="22"/>
          <w:szCs w:val="22"/>
        </w:rPr>
        <w:tab/>
      </w:r>
      <w:r w:rsidRPr="00B35BCF">
        <w:rPr>
          <w:sz w:val="22"/>
          <w:szCs w:val="22"/>
        </w:rPr>
        <w:tab/>
      </w:r>
      <w:r w:rsidRPr="00B35BCF">
        <w:rPr>
          <w:sz w:val="22"/>
          <w:szCs w:val="22"/>
        </w:rPr>
        <w:tab/>
      </w:r>
      <w:r w:rsidRPr="00B35BCF">
        <w:rPr>
          <w:sz w:val="22"/>
          <w:szCs w:val="22"/>
        </w:rPr>
        <w:tab/>
      </w:r>
      <w:r w:rsidRPr="00B35BCF">
        <w:rPr>
          <w:sz w:val="22"/>
          <w:szCs w:val="22"/>
        </w:rPr>
        <w:tab/>
        <w:t xml:space="preserve">   Signature</w:t>
      </w:r>
    </w:p>
    <w:p w14:paraId="18EFE43F" w14:textId="77777777" w:rsidR="00BE32DC" w:rsidRPr="00B35BCF" w:rsidRDefault="00BE32DC" w:rsidP="00BE32DC">
      <w:pPr>
        <w:spacing w:before="240" w:after="200" w:line="276" w:lineRule="auto"/>
        <w:rPr>
          <w:sz w:val="22"/>
          <w:szCs w:val="22"/>
        </w:rPr>
      </w:pPr>
      <w:r w:rsidRPr="00B35BCF">
        <w:rPr>
          <w:sz w:val="22"/>
          <w:szCs w:val="22"/>
        </w:rPr>
        <w:tab/>
      </w:r>
      <w:r w:rsidRPr="00B35BCF">
        <w:rPr>
          <w:sz w:val="22"/>
          <w:szCs w:val="22"/>
        </w:rPr>
        <w:tab/>
      </w:r>
      <w:r w:rsidRPr="00B35BCF">
        <w:rPr>
          <w:sz w:val="22"/>
          <w:szCs w:val="22"/>
        </w:rPr>
        <w:tab/>
      </w:r>
      <w:r w:rsidRPr="00B35BCF">
        <w:rPr>
          <w:sz w:val="22"/>
          <w:szCs w:val="22"/>
        </w:rPr>
        <w:tab/>
      </w:r>
      <w:r w:rsidRPr="00B35BCF">
        <w:rPr>
          <w:sz w:val="22"/>
          <w:szCs w:val="22"/>
        </w:rPr>
        <w:tab/>
      </w:r>
      <w:r w:rsidRPr="00B35BCF">
        <w:rPr>
          <w:sz w:val="22"/>
          <w:szCs w:val="22"/>
        </w:rPr>
        <w:tab/>
      </w:r>
      <w:r w:rsidRPr="00B35BCF">
        <w:rPr>
          <w:sz w:val="22"/>
          <w:szCs w:val="22"/>
          <w:lang w:eastAsia="ko-KR"/>
        </w:rPr>
        <w:t xml:space="preserve"> </w:t>
      </w:r>
      <w:r w:rsidRPr="00B35BCF">
        <w:rPr>
          <w:sz w:val="22"/>
          <w:szCs w:val="22"/>
        </w:rPr>
        <w:t>___________________________</w:t>
      </w:r>
      <w:r w:rsidRPr="00B35BCF">
        <w:rPr>
          <w:sz w:val="22"/>
          <w:szCs w:val="22"/>
        </w:rPr>
        <w:br/>
      </w:r>
      <w:r w:rsidRPr="00B35BCF">
        <w:rPr>
          <w:sz w:val="22"/>
          <w:szCs w:val="22"/>
        </w:rPr>
        <w:tab/>
      </w:r>
      <w:r w:rsidRPr="00B35BCF">
        <w:rPr>
          <w:sz w:val="22"/>
          <w:szCs w:val="22"/>
        </w:rPr>
        <w:tab/>
      </w:r>
      <w:r w:rsidRPr="00B35BCF">
        <w:rPr>
          <w:sz w:val="22"/>
          <w:szCs w:val="22"/>
        </w:rPr>
        <w:tab/>
      </w:r>
      <w:r w:rsidRPr="00B35BCF">
        <w:rPr>
          <w:sz w:val="22"/>
          <w:szCs w:val="22"/>
        </w:rPr>
        <w:tab/>
      </w:r>
      <w:r w:rsidRPr="00B35BCF">
        <w:rPr>
          <w:sz w:val="22"/>
          <w:szCs w:val="22"/>
        </w:rPr>
        <w:tab/>
      </w:r>
      <w:r w:rsidRPr="00B35BCF">
        <w:rPr>
          <w:sz w:val="22"/>
          <w:szCs w:val="22"/>
        </w:rPr>
        <w:tab/>
      </w:r>
      <w:r w:rsidRPr="00B35BCF">
        <w:rPr>
          <w:sz w:val="22"/>
          <w:szCs w:val="22"/>
        </w:rPr>
        <w:tab/>
        <w:t>Print or Type Name</w:t>
      </w:r>
    </w:p>
    <w:p w14:paraId="46140E51" w14:textId="77777777" w:rsidR="00BE32DC" w:rsidRPr="00B35BCF" w:rsidRDefault="00BE32DC">
      <w:pPr>
        <w:numPr>
          <w:ilvl w:val="0"/>
          <w:numId w:val="1"/>
        </w:numPr>
        <w:spacing w:after="200" w:line="276" w:lineRule="auto"/>
        <w:ind w:left="0" w:firstLine="0"/>
        <w:rPr>
          <w:lang w:eastAsia="ko-KR"/>
        </w:rPr>
      </w:pPr>
      <w:r w:rsidRPr="00B35BCF">
        <w:rPr>
          <w:rFonts w:eastAsia="Times New Roman"/>
          <w:sz w:val="22"/>
          <w:szCs w:val="22"/>
        </w:rPr>
        <w:t>Employer Copy</w:t>
      </w:r>
      <w:r w:rsidRPr="00B35BCF">
        <w:rPr>
          <w:rFonts w:eastAsia="Times New Roman"/>
          <w:sz w:val="22"/>
          <w:szCs w:val="22"/>
        </w:rPr>
        <w:br/>
        <w:t xml:space="preserve">Please Sign and Return to </w:t>
      </w:r>
      <w:r w:rsidRPr="00B35BCF">
        <w:rPr>
          <w:rFonts w:eastAsia="맑은 고딕"/>
          <w:sz w:val="22"/>
          <w:szCs w:val="22"/>
          <w:lang w:eastAsia="ko-KR"/>
        </w:rPr>
        <w:t>Management</w:t>
      </w:r>
    </w:p>
    <w:p w14:paraId="0A761391" w14:textId="77777777" w:rsidR="00830E97" w:rsidRPr="00944634" w:rsidRDefault="00830E97" w:rsidP="00BE32DC">
      <w:pPr>
        <w:spacing w:after="120"/>
        <w:ind w:firstLine="720"/>
        <w:jc w:val="both"/>
        <w:rPr>
          <w:lang w:eastAsia="ko-KR"/>
        </w:rPr>
      </w:pPr>
    </w:p>
    <w:sectPr w:rsidR="00830E97" w:rsidRPr="00944634" w:rsidSect="0030678A">
      <w:footerReference w:type="default" r:id="rId13"/>
      <w:footerReference w:type="first" r:id="rId14"/>
      <w:pgSz w:w="12240" w:h="15840"/>
      <w:pgMar w:top="1440" w:right="1800" w:bottom="1440" w:left="1800" w:header="720" w:footer="720" w:gutter="0"/>
      <w:pgNumType w:fmt="numberInDash"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0" w:author="김현주 (Hyunjoo Kim)" w:date="2024-11-20T15:47:00Z" w:initials="김(K">
    <w:p w14:paraId="5C16BDF5" w14:textId="74F8A4AE" w:rsidR="007D614C" w:rsidRDefault="007D614C">
      <w:pPr>
        <w:pStyle w:val="a8"/>
      </w:pPr>
      <w:r>
        <w:rPr>
          <w:rStyle w:val="a9"/>
        </w:rPr>
        <w:annotationRef/>
      </w:r>
      <w:r>
        <w:rPr>
          <w:rFonts w:hint="eastAsia"/>
          <w:lang w:eastAsia="ko-KR"/>
        </w:rPr>
        <w:t>I</w:t>
      </w:r>
      <w:r>
        <w:rPr>
          <w:lang w:eastAsia="ko-KR"/>
        </w:rPr>
        <w:t>f the legal entity is LLC, Director would not be right term of the</w:t>
      </w:r>
      <w:r w:rsidR="00B43D1A">
        <w:rPr>
          <w:lang w:eastAsia="ko-KR"/>
        </w:rPr>
        <w:t xml:space="preserve"> executive</w:t>
      </w:r>
      <w:r>
        <w:rPr>
          <w:lang w:eastAsia="ko-KR"/>
        </w:rPr>
        <w:t xml:space="preserve">. Please correct in accordance with the form of corporation. </w:t>
      </w:r>
    </w:p>
  </w:comment>
  <w:comment w:id="24" w:author="김현주 (Hyunjoo Kim)" w:date="2024-11-20T17:38:00Z" w:initials="김(K">
    <w:p w14:paraId="1EBEB8AB" w14:textId="77777777" w:rsidR="00220C2D" w:rsidRDefault="00220C2D" w:rsidP="00220C2D">
      <w:pPr>
        <w:pStyle w:val="a8"/>
        <w:rPr>
          <w:lang w:eastAsia="ko-KR"/>
        </w:rPr>
      </w:pPr>
      <w:r>
        <w:rPr>
          <w:rStyle w:val="a9"/>
        </w:rPr>
        <w:annotationRef/>
      </w:r>
      <w:r>
        <w:rPr>
          <w:rFonts w:hint="eastAsia"/>
          <w:lang w:eastAsia="ko-KR"/>
        </w:rPr>
        <w:t>C</w:t>
      </w:r>
      <w:r>
        <w:rPr>
          <w:lang w:eastAsia="ko-KR"/>
        </w:rPr>
        <w:t xml:space="preserve">alifornia Fair Chance Act require strict condition for Criminal History Inquiry. It </w:t>
      </w:r>
      <w:proofErr w:type="gramStart"/>
      <w:r>
        <w:rPr>
          <w:lang w:eastAsia="ko-KR"/>
        </w:rPr>
        <w:t>look</w:t>
      </w:r>
      <w:proofErr w:type="gramEnd"/>
      <w:r>
        <w:rPr>
          <w:lang w:eastAsia="ko-KR"/>
        </w:rPr>
        <w:t xml:space="preserve"> legal except for some detail. Please consider correct as follows.</w:t>
      </w:r>
    </w:p>
    <w:p w14:paraId="15BF4B72" w14:textId="77777777" w:rsidR="00220C2D" w:rsidRDefault="00220C2D" w:rsidP="00220C2D">
      <w:pPr>
        <w:pStyle w:val="a8"/>
        <w:rPr>
          <w:lang w:eastAsia="ko-KR"/>
        </w:rPr>
      </w:pPr>
    </w:p>
    <w:p w14:paraId="66BE074A" w14:textId="77777777" w:rsidR="00220C2D" w:rsidRPr="00CA4366" w:rsidRDefault="00220C2D" w:rsidP="00220C2D">
      <w:pPr>
        <w:spacing w:before="100" w:beforeAutospacing="1" w:after="100" w:afterAutospacing="1"/>
        <w:rPr>
          <w:rFonts w:ascii="굴림" w:eastAsia="굴림" w:hAnsi="굴림" w:cs="굴림"/>
          <w:sz w:val="24"/>
          <w:szCs w:val="24"/>
          <w:lang w:eastAsia="ko-KR"/>
        </w:rPr>
      </w:pPr>
      <w:r w:rsidRPr="00CA4366">
        <w:rPr>
          <w:rFonts w:ascii="굴림" w:eastAsia="굴림" w:hAnsi="굴림" w:cs="굴림"/>
          <w:b/>
          <w:bCs/>
          <w:sz w:val="24"/>
          <w:szCs w:val="24"/>
          <w:lang w:eastAsia="ko-KR"/>
        </w:rPr>
        <w:t>Background Check Policy</w:t>
      </w:r>
    </w:p>
    <w:p w14:paraId="232A8889" w14:textId="77777777" w:rsidR="00220C2D" w:rsidRPr="00CA4366" w:rsidRDefault="00220C2D" w:rsidP="00220C2D">
      <w:pPr>
        <w:spacing w:before="100" w:beforeAutospacing="1" w:after="100" w:afterAutospacing="1"/>
        <w:rPr>
          <w:rFonts w:ascii="굴림" w:eastAsia="굴림" w:hAnsi="굴림" w:cs="굴림"/>
          <w:sz w:val="24"/>
          <w:szCs w:val="24"/>
          <w:lang w:eastAsia="ko-KR"/>
        </w:rPr>
      </w:pPr>
      <w:r w:rsidRPr="00CA4366">
        <w:rPr>
          <w:rFonts w:ascii="굴림" w:eastAsia="굴림" w:hAnsi="굴림" w:cs="굴림"/>
          <w:sz w:val="24"/>
          <w:szCs w:val="24"/>
          <w:lang w:eastAsia="ko-KR"/>
        </w:rPr>
        <w:t xml:space="preserve">In compliance with the California Fair Chance Act (AB 1008), </w:t>
      </w:r>
      <w:r>
        <w:rPr>
          <w:rFonts w:ascii="굴림" w:eastAsia="굴림" w:hAnsi="굴림" w:cs="굴림"/>
          <w:sz w:val="24"/>
          <w:szCs w:val="24"/>
          <w:lang w:eastAsia="ko-KR"/>
        </w:rPr>
        <w:t>Company</w:t>
      </w:r>
      <w:r w:rsidRPr="00CA4366">
        <w:rPr>
          <w:rFonts w:ascii="굴림" w:eastAsia="굴림" w:hAnsi="굴림" w:cs="굴림"/>
          <w:sz w:val="24"/>
          <w:szCs w:val="24"/>
          <w:lang w:eastAsia="ko-KR"/>
        </w:rPr>
        <w:t xml:space="preserve"> will not inquire about or require an applicant to disclose their criminal history until a conditional offer of employment is made.</w:t>
      </w:r>
    </w:p>
    <w:p w14:paraId="31C4C3C4" w14:textId="77777777" w:rsidR="00220C2D" w:rsidRPr="00CA4366" w:rsidRDefault="00220C2D" w:rsidP="00220C2D">
      <w:pPr>
        <w:spacing w:before="100" w:beforeAutospacing="1" w:after="100" w:afterAutospacing="1"/>
        <w:rPr>
          <w:rFonts w:ascii="굴림" w:eastAsia="굴림" w:hAnsi="굴림" w:cs="굴림"/>
          <w:sz w:val="24"/>
          <w:szCs w:val="24"/>
          <w:lang w:eastAsia="ko-KR"/>
        </w:rPr>
      </w:pPr>
      <w:r w:rsidRPr="00CA4366">
        <w:rPr>
          <w:rFonts w:ascii="굴림" w:eastAsia="굴림" w:hAnsi="굴림" w:cs="굴림"/>
          <w:sz w:val="24"/>
          <w:szCs w:val="24"/>
          <w:lang w:eastAsia="ko-KR"/>
        </w:rPr>
        <w:t>Upon extending a conditional offer, the company may conduct a job-related background check, including criminal history, employment verification, professional reference checks, and education confirmation, based on the position’s requirements. Criminal history inquiries will only be conducted if they are directly related to the responsibilities of the position and consistent with business necessity.</w:t>
      </w:r>
    </w:p>
    <w:p w14:paraId="6497016E" w14:textId="77777777" w:rsidR="00220C2D" w:rsidRPr="00CA4366" w:rsidRDefault="00220C2D" w:rsidP="00220C2D">
      <w:pPr>
        <w:spacing w:before="100" w:beforeAutospacing="1" w:after="100" w:afterAutospacing="1"/>
        <w:rPr>
          <w:rFonts w:ascii="굴림" w:eastAsia="굴림" w:hAnsi="굴림" w:cs="굴림"/>
          <w:sz w:val="24"/>
          <w:szCs w:val="24"/>
          <w:lang w:eastAsia="ko-KR"/>
        </w:rPr>
      </w:pPr>
      <w:r w:rsidRPr="00CA4366">
        <w:rPr>
          <w:rFonts w:ascii="굴림" w:eastAsia="굴림" w:hAnsi="굴림" w:cs="굴림"/>
          <w:sz w:val="24"/>
          <w:szCs w:val="24"/>
          <w:lang w:eastAsia="ko-KR"/>
        </w:rPr>
        <w:t>If the company intends to take adverse action based on the results of a criminal history inquiry, the applicant will be provided with:</w:t>
      </w:r>
    </w:p>
    <w:p w14:paraId="101EC0E4" w14:textId="77777777" w:rsidR="00220C2D" w:rsidRPr="00CA4366" w:rsidRDefault="00220C2D" w:rsidP="00220C2D">
      <w:pPr>
        <w:numPr>
          <w:ilvl w:val="0"/>
          <w:numId w:val="27"/>
        </w:numPr>
        <w:spacing w:before="100" w:beforeAutospacing="1" w:after="100" w:afterAutospacing="1"/>
        <w:rPr>
          <w:rFonts w:ascii="굴림" w:eastAsia="굴림" w:hAnsi="굴림" w:cs="굴림"/>
          <w:sz w:val="24"/>
          <w:szCs w:val="24"/>
          <w:lang w:eastAsia="ko-KR"/>
        </w:rPr>
      </w:pPr>
      <w:r w:rsidRPr="00CA4366">
        <w:rPr>
          <w:rFonts w:ascii="굴림" w:eastAsia="굴림" w:hAnsi="굴림" w:cs="굴림"/>
          <w:sz w:val="24"/>
          <w:szCs w:val="24"/>
          <w:lang w:eastAsia="ko-KR"/>
        </w:rPr>
        <w:t>A pre-adverse action notice with a copy of the criminal history report.</w:t>
      </w:r>
    </w:p>
    <w:p w14:paraId="06DA9BD6" w14:textId="77777777" w:rsidR="00220C2D" w:rsidRPr="00CA4366" w:rsidRDefault="00220C2D" w:rsidP="00220C2D">
      <w:pPr>
        <w:numPr>
          <w:ilvl w:val="0"/>
          <w:numId w:val="27"/>
        </w:numPr>
        <w:spacing w:before="100" w:beforeAutospacing="1" w:after="100" w:afterAutospacing="1"/>
        <w:rPr>
          <w:rFonts w:ascii="굴림" w:eastAsia="굴림" w:hAnsi="굴림" w:cs="굴림"/>
          <w:sz w:val="24"/>
          <w:szCs w:val="24"/>
          <w:lang w:eastAsia="ko-KR"/>
        </w:rPr>
      </w:pPr>
      <w:r w:rsidRPr="00CA4366">
        <w:rPr>
          <w:rFonts w:ascii="굴림" w:eastAsia="굴림" w:hAnsi="굴림" w:cs="굴림"/>
          <w:sz w:val="24"/>
          <w:szCs w:val="24"/>
          <w:lang w:eastAsia="ko-KR"/>
        </w:rPr>
        <w:t>A minimum of five (5) business days to respond and correct any inaccuracies or provide additional information.</w:t>
      </w:r>
    </w:p>
    <w:p w14:paraId="0B990C47" w14:textId="77777777" w:rsidR="00220C2D" w:rsidRPr="00CA4366" w:rsidRDefault="00220C2D" w:rsidP="00220C2D">
      <w:pPr>
        <w:spacing w:before="100" w:beforeAutospacing="1" w:after="100" w:afterAutospacing="1"/>
        <w:rPr>
          <w:rFonts w:ascii="굴림" w:eastAsia="굴림" w:hAnsi="굴림" w:cs="굴림"/>
          <w:sz w:val="24"/>
          <w:szCs w:val="24"/>
          <w:lang w:eastAsia="ko-KR"/>
        </w:rPr>
      </w:pPr>
      <w:r>
        <w:rPr>
          <w:rFonts w:ascii="굴림" w:eastAsia="굴림" w:hAnsi="굴림" w:cs="굴림"/>
          <w:sz w:val="24"/>
          <w:szCs w:val="24"/>
          <w:lang w:eastAsia="ko-KR"/>
        </w:rPr>
        <w:t>Company</w:t>
      </w:r>
      <w:r w:rsidRPr="00CA4366">
        <w:rPr>
          <w:rFonts w:ascii="굴림" w:eastAsia="굴림" w:hAnsi="굴림" w:cs="굴림"/>
          <w:sz w:val="24"/>
          <w:szCs w:val="24"/>
          <w:lang w:eastAsia="ko-KR"/>
        </w:rPr>
        <w:t xml:space="preserve"> ensures compliance with all applicable laws and prohibits any form of discrimination during the hiring process.</w:t>
      </w:r>
    </w:p>
    <w:p w14:paraId="0978C7BA" w14:textId="77777777" w:rsidR="00220C2D" w:rsidRPr="00CA4366" w:rsidRDefault="00220C2D" w:rsidP="00220C2D">
      <w:pPr>
        <w:pStyle w:val="a8"/>
        <w:rPr>
          <w:rFonts w:hint="eastAsia"/>
          <w:lang w:eastAsia="ko-KR"/>
        </w:rPr>
      </w:pPr>
    </w:p>
    <w:p w14:paraId="111D6A5C" w14:textId="3085F96E" w:rsidR="00220C2D" w:rsidRDefault="00220C2D">
      <w:pPr>
        <w:pStyle w:val="a8"/>
      </w:pPr>
    </w:p>
  </w:comment>
  <w:comment w:id="33" w:author="김현주 (Hyunjoo Kim)" w:date="2024-11-20T17:27:00Z" w:initials="김(K">
    <w:p w14:paraId="59E15ECC" w14:textId="77777777" w:rsidR="006038AC" w:rsidRDefault="006038AC">
      <w:pPr>
        <w:pStyle w:val="a8"/>
        <w:rPr>
          <w:lang w:eastAsia="ko-KR"/>
        </w:rPr>
      </w:pPr>
      <w:r>
        <w:rPr>
          <w:rStyle w:val="a9"/>
        </w:rPr>
        <w:annotationRef/>
      </w:r>
      <w:r>
        <w:rPr>
          <w:rFonts w:hint="eastAsia"/>
          <w:lang w:eastAsia="ko-KR"/>
        </w:rPr>
        <w:t>T</w:t>
      </w:r>
      <w:r>
        <w:rPr>
          <w:lang w:eastAsia="ko-KR"/>
        </w:rPr>
        <w:t>he term of ‘business need’ is too ambiguous. And it must contain reasonable process to test and terminate employment. So please consider to correct as follows.</w:t>
      </w:r>
    </w:p>
    <w:p w14:paraId="03B5F77F" w14:textId="77777777" w:rsidR="006038AC" w:rsidRDefault="006038AC">
      <w:pPr>
        <w:pStyle w:val="a8"/>
        <w:rPr>
          <w:lang w:eastAsia="ko-KR"/>
        </w:rPr>
      </w:pPr>
    </w:p>
    <w:p w14:paraId="614F95AF" w14:textId="77777777" w:rsidR="006038AC" w:rsidRPr="006038AC" w:rsidRDefault="006038AC" w:rsidP="006038AC">
      <w:pPr>
        <w:spacing w:before="100" w:beforeAutospacing="1" w:after="100" w:afterAutospacing="1"/>
        <w:rPr>
          <w:rFonts w:ascii="굴림" w:eastAsia="굴림" w:hAnsi="굴림" w:cs="굴림"/>
          <w:sz w:val="24"/>
          <w:szCs w:val="24"/>
          <w:lang w:eastAsia="ko-KR"/>
        </w:rPr>
      </w:pPr>
      <w:r w:rsidRPr="006038AC">
        <w:rPr>
          <w:rFonts w:ascii="굴림" w:eastAsia="굴림" w:hAnsi="굴림" w:cs="굴림"/>
          <w:b/>
          <w:bCs/>
          <w:sz w:val="24"/>
          <w:szCs w:val="24"/>
          <w:lang w:eastAsia="ko-KR"/>
        </w:rPr>
        <w:t>Medical Examination and Drug/Alcohol Testing Policy</w:t>
      </w:r>
    </w:p>
    <w:p w14:paraId="452E414D" w14:textId="77777777" w:rsidR="006038AC" w:rsidRPr="006038AC" w:rsidRDefault="006038AC" w:rsidP="006038AC">
      <w:pPr>
        <w:spacing w:before="100" w:beforeAutospacing="1" w:after="100" w:afterAutospacing="1"/>
        <w:rPr>
          <w:rFonts w:ascii="굴림" w:eastAsia="굴림" w:hAnsi="굴림" w:cs="굴림"/>
          <w:sz w:val="24"/>
          <w:szCs w:val="24"/>
          <w:lang w:eastAsia="ko-KR"/>
        </w:rPr>
      </w:pPr>
      <w:r w:rsidRPr="006038AC">
        <w:rPr>
          <w:rFonts w:ascii="굴림" w:eastAsia="굴림" w:hAnsi="굴림" w:cs="굴림"/>
          <w:sz w:val="24"/>
          <w:szCs w:val="24"/>
          <w:lang w:eastAsia="ko-KR"/>
        </w:rPr>
        <w:t>[Company Name] is committed to maintaining a safe and productive workplace. To ensure the safety and well-being of all employees, the company may require a medical examination and/or drug or alcohol testing under the following conditions:</w:t>
      </w:r>
    </w:p>
    <w:p w14:paraId="1A8C01F0" w14:textId="77777777" w:rsidR="006038AC" w:rsidRPr="006038AC" w:rsidRDefault="006038AC" w:rsidP="006038AC">
      <w:pPr>
        <w:numPr>
          <w:ilvl w:val="0"/>
          <w:numId w:val="23"/>
        </w:numPr>
        <w:spacing w:before="100" w:beforeAutospacing="1" w:after="100" w:afterAutospacing="1"/>
        <w:rPr>
          <w:rFonts w:ascii="굴림" w:eastAsia="굴림" w:hAnsi="굴림" w:cs="굴림"/>
          <w:sz w:val="24"/>
          <w:szCs w:val="24"/>
          <w:lang w:eastAsia="ko-KR"/>
        </w:rPr>
      </w:pPr>
      <w:r w:rsidRPr="006038AC">
        <w:rPr>
          <w:rFonts w:ascii="굴림" w:eastAsia="굴림" w:hAnsi="굴림" w:cs="굴림"/>
          <w:b/>
          <w:bCs/>
          <w:sz w:val="24"/>
          <w:szCs w:val="24"/>
          <w:lang w:eastAsia="ko-KR"/>
        </w:rPr>
        <w:t>Reasonable Suspicion</w:t>
      </w:r>
      <w:r w:rsidRPr="006038AC">
        <w:rPr>
          <w:rFonts w:ascii="굴림" w:eastAsia="굴림" w:hAnsi="굴림" w:cs="굴림"/>
          <w:sz w:val="24"/>
          <w:szCs w:val="24"/>
          <w:lang w:eastAsia="ko-KR"/>
        </w:rPr>
        <w:t>:</w:t>
      </w:r>
    </w:p>
    <w:p w14:paraId="08331B4C" w14:textId="77777777" w:rsidR="006038AC" w:rsidRPr="006038AC" w:rsidRDefault="006038AC" w:rsidP="006038AC">
      <w:pPr>
        <w:numPr>
          <w:ilvl w:val="1"/>
          <w:numId w:val="23"/>
        </w:numPr>
        <w:spacing w:before="100" w:beforeAutospacing="1" w:after="100" w:afterAutospacing="1"/>
        <w:rPr>
          <w:rFonts w:ascii="굴림" w:eastAsia="굴림" w:hAnsi="굴림" w:cs="굴림"/>
          <w:sz w:val="24"/>
          <w:szCs w:val="24"/>
          <w:lang w:eastAsia="ko-KR"/>
        </w:rPr>
      </w:pPr>
      <w:r w:rsidRPr="006038AC">
        <w:rPr>
          <w:rFonts w:ascii="굴림" w:eastAsia="굴림" w:hAnsi="굴림" w:cs="굴림"/>
          <w:sz w:val="24"/>
          <w:szCs w:val="24"/>
          <w:lang w:eastAsia="ko-KR"/>
        </w:rPr>
        <w:t>The company has objective and documented evidence that an employee may be under the influence of drugs or alcohol while on duty or at the workplace.</w:t>
      </w:r>
    </w:p>
    <w:p w14:paraId="2BAAF48C" w14:textId="77777777" w:rsidR="006038AC" w:rsidRPr="006038AC" w:rsidRDefault="006038AC" w:rsidP="006038AC">
      <w:pPr>
        <w:numPr>
          <w:ilvl w:val="0"/>
          <w:numId w:val="23"/>
        </w:numPr>
        <w:spacing w:before="100" w:beforeAutospacing="1" w:after="100" w:afterAutospacing="1"/>
        <w:rPr>
          <w:rFonts w:ascii="굴림" w:eastAsia="굴림" w:hAnsi="굴림" w:cs="굴림"/>
          <w:sz w:val="24"/>
          <w:szCs w:val="24"/>
          <w:lang w:eastAsia="ko-KR"/>
        </w:rPr>
      </w:pPr>
      <w:r w:rsidRPr="006038AC">
        <w:rPr>
          <w:rFonts w:ascii="굴림" w:eastAsia="굴림" w:hAnsi="굴림" w:cs="굴림"/>
          <w:b/>
          <w:bCs/>
          <w:sz w:val="24"/>
          <w:szCs w:val="24"/>
          <w:lang w:eastAsia="ko-KR"/>
        </w:rPr>
        <w:t>Business Necessity</w:t>
      </w:r>
      <w:r w:rsidRPr="006038AC">
        <w:rPr>
          <w:rFonts w:ascii="굴림" w:eastAsia="굴림" w:hAnsi="굴림" w:cs="굴림"/>
          <w:sz w:val="24"/>
          <w:szCs w:val="24"/>
          <w:lang w:eastAsia="ko-KR"/>
        </w:rPr>
        <w:t>:</w:t>
      </w:r>
    </w:p>
    <w:p w14:paraId="587472B4" w14:textId="77777777" w:rsidR="006038AC" w:rsidRPr="006038AC" w:rsidRDefault="006038AC" w:rsidP="006038AC">
      <w:pPr>
        <w:numPr>
          <w:ilvl w:val="1"/>
          <w:numId w:val="23"/>
        </w:numPr>
        <w:spacing w:before="100" w:beforeAutospacing="1" w:after="100" w:afterAutospacing="1"/>
        <w:rPr>
          <w:rFonts w:ascii="굴림" w:eastAsia="굴림" w:hAnsi="굴림" w:cs="굴림"/>
          <w:sz w:val="24"/>
          <w:szCs w:val="24"/>
          <w:lang w:eastAsia="ko-KR"/>
        </w:rPr>
      </w:pPr>
      <w:r w:rsidRPr="006038AC">
        <w:rPr>
          <w:rFonts w:ascii="굴림" w:eastAsia="굴림" w:hAnsi="굴림" w:cs="굴림"/>
          <w:sz w:val="24"/>
          <w:szCs w:val="24"/>
          <w:lang w:eastAsia="ko-KR"/>
        </w:rPr>
        <w:t>Testing is required for positions where impairment could endanger the safety of the employee or others or disrupt critical business operations.</w:t>
      </w:r>
    </w:p>
    <w:p w14:paraId="0661470D" w14:textId="77777777" w:rsidR="006038AC" w:rsidRPr="006038AC" w:rsidRDefault="006038AC" w:rsidP="006038AC">
      <w:pPr>
        <w:spacing w:before="100" w:beforeAutospacing="1" w:after="100" w:afterAutospacing="1"/>
        <w:rPr>
          <w:rFonts w:ascii="굴림" w:eastAsia="굴림" w:hAnsi="굴림" w:cs="굴림"/>
          <w:sz w:val="24"/>
          <w:szCs w:val="24"/>
          <w:lang w:eastAsia="ko-KR"/>
        </w:rPr>
      </w:pPr>
      <w:r w:rsidRPr="006038AC">
        <w:rPr>
          <w:rFonts w:ascii="굴림" w:eastAsia="굴림" w:hAnsi="굴림" w:cs="굴림"/>
          <w:b/>
          <w:bCs/>
          <w:sz w:val="24"/>
          <w:szCs w:val="24"/>
          <w:lang w:eastAsia="ko-KR"/>
        </w:rPr>
        <w:t>Testing Procedures</w:t>
      </w:r>
      <w:r w:rsidRPr="006038AC">
        <w:rPr>
          <w:rFonts w:ascii="굴림" w:eastAsia="굴림" w:hAnsi="굴림" w:cs="굴림"/>
          <w:sz w:val="24"/>
          <w:szCs w:val="24"/>
          <w:lang w:eastAsia="ko-KR"/>
        </w:rPr>
        <w:t>:</w:t>
      </w:r>
    </w:p>
    <w:p w14:paraId="5CEF612A" w14:textId="77777777" w:rsidR="006038AC" w:rsidRPr="006038AC" w:rsidRDefault="006038AC" w:rsidP="006038AC">
      <w:pPr>
        <w:numPr>
          <w:ilvl w:val="0"/>
          <w:numId w:val="24"/>
        </w:numPr>
        <w:spacing w:before="100" w:beforeAutospacing="1" w:after="100" w:afterAutospacing="1"/>
        <w:rPr>
          <w:rFonts w:ascii="굴림" w:eastAsia="굴림" w:hAnsi="굴림" w:cs="굴림"/>
          <w:sz w:val="24"/>
          <w:szCs w:val="24"/>
          <w:lang w:eastAsia="ko-KR"/>
        </w:rPr>
      </w:pPr>
      <w:r w:rsidRPr="006038AC">
        <w:rPr>
          <w:rFonts w:ascii="굴림" w:eastAsia="굴림" w:hAnsi="굴림" w:cs="굴림"/>
          <w:sz w:val="24"/>
          <w:szCs w:val="24"/>
          <w:lang w:eastAsia="ko-KR"/>
        </w:rPr>
        <w:t>Testing will be conducted in a confidential manner and by a certified testing facility.</w:t>
      </w:r>
    </w:p>
    <w:p w14:paraId="666F5EDF" w14:textId="77777777" w:rsidR="006038AC" w:rsidRPr="006038AC" w:rsidRDefault="006038AC" w:rsidP="006038AC">
      <w:pPr>
        <w:numPr>
          <w:ilvl w:val="0"/>
          <w:numId w:val="24"/>
        </w:numPr>
        <w:spacing w:before="100" w:beforeAutospacing="1" w:after="100" w:afterAutospacing="1"/>
        <w:rPr>
          <w:rFonts w:ascii="굴림" w:eastAsia="굴림" w:hAnsi="굴림" w:cs="굴림"/>
          <w:sz w:val="24"/>
          <w:szCs w:val="24"/>
          <w:lang w:eastAsia="ko-KR"/>
        </w:rPr>
      </w:pPr>
      <w:r w:rsidRPr="006038AC">
        <w:rPr>
          <w:rFonts w:ascii="굴림" w:eastAsia="굴림" w:hAnsi="굴림" w:cs="굴림"/>
          <w:sz w:val="24"/>
          <w:szCs w:val="24"/>
          <w:lang w:eastAsia="ko-KR"/>
        </w:rPr>
        <w:t>Employees who test positive may have the opportunity to explain the results or provide documentation of prescribed medications.</w:t>
      </w:r>
    </w:p>
    <w:p w14:paraId="59979050" w14:textId="77777777" w:rsidR="006038AC" w:rsidRPr="006038AC" w:rsidRDefault="006038AC" w:rsidP="006038AC">
      <w:pPr>
        <w:spacing w:before="100" w:beforeAutospacing="1" w:after="100" w:afterAutospacing="1"/>
        <w:rPr>
          <w:rFonts w:ascii="굴림" w:eastAsia="굴림" w:hAnsi="굴림" w:cs="굴림"/>
          <w:sz w:val="24"/>
          <w:szCs w:val="24"/>
          <w:lang w:eastAsia="ko-KR"/>
        </w:rPr>
      </w:pPr>
      <w:r w:rsidRPr="006038AC">
        <w:rPr>
          <w:rFonts w:ascii="굴림" w:eastAsia="굴림" w:hAnsi="굴림" w:cs="굴림"/>
          <w:b/>
          <w:bCs/>
          <w:sz w:val="24"/>
          <w:szCs w:val="24"/>
          <w:lang w:eastAsia="ko-KR"/>
        </w:rPr>
        <w:t>Consequences</w:t>
      </w:r>
      <w:r w:rsidRPr="006038AC">
        <w:rPr>
          <w:rFonts w:ascii="굴림" w:eastAsia="굴림" w:hAnsi="굴림" w:cs="굴림"/>
          <w:sz w:val="24"/>
          <w:szCs w:val="24"/>
          <w:lang w:eastAsia="ko-KR"/>
        </w:rPr>
        <w:t>:</w:t>
      </w:r>
    </w:p>
    <w:p w14:paraId="26883E35" w14:textId="77777777" w:rsidR="006038AC" w:rsidRPr="006038AC" w:rsidRDefault="006038AC" w:rsidP="006038AC">
      <w:pPr>
        <w:numPr>
          <w:ilvl w:val="0"/>
          <w:numId w:val="25"/>
        </w:numPr>
        <w:spacing w:before="100" w:beforeAutospacing="1" w:after="100" w:afterAutospacing="1"/>
        <w:rPr>
          <w:rFonts w:ascii="굴림" w:eastAsia="굴림" w:hAnsi="굴림" w:cs="굴림"/>
          <w:sz w:val="24"/>
          <w:szCs w:val="24"/>
          <w:lang w:eastAsia="ko-KR"/>
        </w:rPr>
      </w:pPr>
      <w:r w:rsidRPr="006038AC">
        <w:rPr>
          <w:rFonts w:ascii="굴림" w:eastAsia="굴림" w:hAnsi="굴림" w:cs="굴림"/>
          <w:sz w:val="24"/>
          <w:szCs w:val="24"/>
          <w:lang w:eastAsia="ko-KR"/>
        </w:rPr>
        <w:t>Refusal to submit to testing or confirmed positive test results may result in disciplinary action, up to and including termination of employment.</w:t>
      </w:r>
    </w:p>
    <w:p w14:paraId="53C7355E" w14:textId="77777777" w:rsidR="006038AC" w:rsidRPr="006038AC" w:rsidRDefault="006038AC" w:rsidP="006038AC">
      <w:pPr>
        <w:spacing w:before="100" w:beforeAutospacing="1" w:after="100" w:afterAutospacing="1"/>
        <w:rPr>
          <w:rFonts w:ascii="굴림" w:eastAsia="굴림" w:hAnsi="굴림" w:cs="굴림"/>
          <w:sz w:val="24"/>
          <w:szCs w:val="24"/>
          <w:lang w:eastAsia="ko-KR"/>
        </w:rPr>
      </w:pPr>
      <w:r w:rsidRPr="006038AC">
        <w:rPr>
          <w:rFonts w:ascii="굴림" w:eastAsia="굴림" w:hAnsi="굴림" w:cs="굴림"/>
          <w:b/>
          <w:bCs/>
          <w:sz w:val="24"/>
          <w:szCs w:val="24"/>
          <w:lang w:eastAsia="ko-KR"/>
        </w:rPr>
        <w:t>Privacy Protection</w:t>
      </w:r>
      <w:r w:rsidRPr="006038AC">
        <w:rPr>
          <w:rFonts w:ascii="굴림" w:eastAsia="굴림" w:hAnsi="굴림" w:cs="굴림"/>
          <w:sz w:val="24"/>
          <w:szCs w:val="24"/>
          <w:lang w:eastAsia="ko-KR"/>
        </w:rPr>
        <w:t>:</w:t>
      </w:r>
    </w:p>
    <w:p w14:paraId="1C57473E" w14:textId="77777777" w:rsidR="006038AC" w:rsidRPr="006038AC" w:rsidRDefault="006038AC" w:rsidP="006038AC">
      <w:pPr>
        <w:numPr>
          <w:ilvl w:val="0"/>
          <w:numId w:val="26"/>
        </w:numPr>
        <w:spacing w:before="100" w:beforeAutospacing="1" w:after="100" w:afterAutospacing="1"/>
        <w:rPr>
          <w:rFonts w:ascii="굴림" w:eastAsia="굴림" w:hAnsi="굴림" w:cs="굴림"/>
          <w:sz w:val="24"/>
          <w:szCs w:val="24"/>
          <w:lang w:eastAsia="ko-KR"/>
        </w:rPr>
      </w:pPr>
      <w:r w:rsidRPr="006038AC">
        <w:rPr>
          <w:rFonts w:ascii="굴림" w:eastAsia="굴림" w:hAnsi="굴림" w:cs="굴림"/>
          <w:sz w:val="24"/>
          <w:szCs w:val="24"/>
          <w:lang w:eastAsia="ko-KR"/>
        </w:rPr>
        <w:t>All medical information obtained through testing will be treated as confidential and maintained in compliance with HIPAA and California privacy laws.</w:t>
      </w:r>
    </w:p>
    <w:p w14:paraId="4A5946CF" w14:textId="35FE9C11" w:rsidR="006038AC" w:rsidRPr="006038AC" w:rsidRDefault="006038AC">
      <w:pPr>
        <w:pStyle w:val="a8"/>
        <w:rPr>
          <w:rFonts w:hint="eastAsia"/>
          <w:lang w:eastAsia="ko-KR"/>
        </w:rPr>
      </w:pPr>
    </w:p>
  </w:comment>
  <w:comment w:id="49" w:author="김현주 (Hyunjoo Kim)" w:date="2024-11-20T17:47:00Z" w:initials="김(K">
    <w:p w14:paraId="5652185B" w14:textId="7E788FFA" w:rsidR="00C81BAD" w:rsidRDefault="00C81BAD">
      <w:pPr>
        <w:pStyle w:val="a8"/>
        <w:rPr>
          <w:rFonts w:hint="eastAsia"/>
          <w:lang w:eastAsia="ko-KR"/>
        </w:rPr>
      </w:pPr>
      <w:r>
        <w:rPr>
          <w:rStyle w:val="a9"/>
        </w:rPr>
        <w:annotationRef/>
      </w:r>
      <w:r>
        <w:rPr>
          <w:rFonts w:hint="eastAsia"/>
          <w:lang w:eastAsia="ko-KR"/>
        </w:rPr>
        <w:t>I</w:t>
      </w:r>
      <w:r>
        <w:rPr>
          <w:lang w:eastAsia="ko-KR"/>
        </w:rPr>
        <w:t xml:space="preserve">t would be illegal. </w:t>
      </w:r>
    </w:p>
  </w:comment>
  <w:comment w:id="61" w:author="김현주 (Hyunjoo Kim)" w:date="2024-11-20T17:56:00Z" w:initials="김(K">
    <w:p w14:paraId="7EC4E8DD" w14:textId="3E3C9FF0" w:rsidR="00B0641A" w:rsidRDefault="00B0641A">
      <w:pPr>
        <w:pStyle w:val="a8"/>
        <w:rPr>
          <w:rFonts w:hint="eastAsia"/>
          <w:lang w:eastAsia="ko-KR"/>
        </w:rPr>
      </w:pPr>
      <w:r>
        <w:rPr>
          <w:rStyle w:val="a9"/>
        </w:rPr>
        <w:annotationRef/>
      </w:r>
      <w:r>
        <w:rPr>
          <w:rFonts w:hint="eastAsia"/>
          <w:lang w:eastAsia="ko-KR"/>
        </w:rPr>
        <w:t>T</w:t>
      </w:r>
      <w:r>
        <w:rPr>
          <w:lang w:eastAsia="ko-KR"/>
        </w:rPr>
        <w:t xml:space="preserve">his is too broad. </w:t>
      </w:r>
    </w:p>
  </w:comment>
  <w:comment w:id="70" w:author="김현주 (Hyunjoo Kim)" w:date="2024-11-20T17:58:00Z" w:initials="김(K">
    <w:p w14:paraId="6D0C7217" w14:textId="6CD85663" w:rsidR="00DE4E3A" w:rsidRDefault="00DE4E3A">
      <w:pPr>
        <w:pStyle w:val="a8"/>
        <w:rPr>
          <w:rFonts w:hint="eastAsia"/>
          <w:lang w:eastAsia="ko-KR"/>
        </w:rPr>
      </w:pPr>
      <w:r>
        <w:rPr>
          <w:rStyle w:val="a9"/>
        </w:rPr>
        <w:annotationRef/>
      </w:r>
      <w:r>
        <w:rPr>
          <w:rFonts w:hint="eastAsia"/>
          <w:lang w:eastAsia="ko-KR"/>
        </w:rPr>
        <w:t>I</w:t>
      </w:r>
      <w:r>
        <w:rPr>
          <w:lang w:eastAsia="ko-KR"/>
        </w:rPr>
        <w:t xml:space="preserve">t should be voluntary </w:t>
      </w:r>
      <w:proofErr w:type="gramStart"/>
      <w:r>
        <w:rPr>
          <w:lang w:eastAsia="ko-KR"/>
        </w:rPr>
        <w:t>and  not</w:t>
      </w:r>
      <w:proofErr w:type="gramEnd"/>
      <w:r>
        <w:rPr>
          <w:lang w:eastAsia="ko-KR"/>
        </w:rPr>
        <w:t xml:space="preserve"> infringe personal privacy. </w:t>
      </w:r>
    </w:p>
  </w:comment>
  <w:comment w:id="81" w:author="김현주 (Hyunjoo Kim)" w:date="2024-11-20T16:21:00Z" w:initials="김(K">
    <w:p w14:paraId="4C25D5DD" w14:textId="77777777" w:rsidR="00477124" w:rsidRDefault="00477124">
      <w:pPr>
        <w:pStyle w:val="a8"/>
        <w:rPr>
          <w:lang w:eastAsia="ko-KR"/>
        </w:rPr>
      </w:pPr>
      <w:r>
        <w:rPr>
          <w:rStyle w:val="a9"/>
        </w:rPr>
        <w:annotationRef/>
      </w:r>
      <w:r>
        <w:rPr>
          <w:rFonts w:hint="eastAsia"/>
          <w:lang w:eastAsia="ko-KR"/>
        </w:rPr>
        <w:t>T</w:t>
      </w:r>
      <w:r>
        <w:rPr>
          <w:lang w:eastAsia="ko-KR"/>
        </w:rPr>
        <w:t xml:space="preserve">here a strict condition to be </w:t>
      </w:r>
      <w:r w:rsidR="00CA49F5">
        <w:rPr>
          <w:lang w:eastAsia="ko-KR"/>
        </w:rPr>
        <w:t xml:space="preserve">regulated as Exempt employee. Only some workers such as Professional, Executive, or Administrative workers can be included. Please </w:t>
      </w:r>
      <w:r w:rsidR="00DE4E3A">
        <w:rPr>
          <w:lang w:eastAsia="ko-KR"/>
        </w:rPr>
        <w:t>consider to correct as follows.</w:t>
      </w:r>
    </w:p>
    <w:p w14:paraId="6E568BA4" w14:textId="77777777" w:rsidR="00DE4E3A" w:rsidRDefault="00DE4E3A">
      <w:pPr>
        <w:pStyle w:val="a8"/>
      </w:pPr>
    </w:p>
    <w:p w14:paraId="68780427" w14:textId="77777777" w:rsidR="00DE4E3A" w:rsidRPr="00DE4E3A" w:rsidRDefault="00DE4E3A" w:rsidP="00DE4E3A">
      <w:pPr>
        <w:spacing w:before="100" w:beforeAutospacing="1" w:after="100" w:afterAutospacing="1"/>
        <w:rPr>
          <w:rFonts w:ascii="굴림" w:eastAsia="굴림" w:hAnsi="굴림" w:cs="굴림"/>
          <w:sz w:val="24"/>
          <w:szCs w:val="24"/>
          <w:lang w:eastAsia="ko-KR"/>
        </w:rPr>
      </w:pPr>
      <w:r w:rsidRPr="00DE4E3A">
        <w:rPr>
          <w:rFonts w:ascii="굴림" w:eastAsia="굴림" w:hAnsi="굴림" w:cs="굴림"/>
          <w:sz w:val="24"/>
          <w:szCs w:val="24"/>
          <w:lang w:eastAsia="ko-KR"/>
        </w:rPr>
        <w:t>Exempt employees are not entitled to minimum wage, overtime pay, or certain other provisions under the FLSA and California law. To qualify as exempt, employees must:</w:t>
      </w:r>
    </w:p>
    <w:p w14:paraId="5F444001" w14:textId="77777777" w:rsidR="00DE4E3A" w:rsidRPr="00DE4E3A" w:rsidRDefault="00DE4E3A" w:rsidP="00DE4E3A">
      <w:pPr>
        <w:numPr>
          <w:ilvl w:val="0"/>
          <w:numId w:val="28"/>
        </w:numPr>
        <w:spacing w:before="100" w:beforeAutospacing="1" w:after="100" w:afterAutospacing="1"/>
        <w:rPr>
          <w:rFonts w:ascii="굴림" w:eastAsia="굴림" w:hAnsi="굴림" w:cs="굴림"/>
          <w:sz w:val="24"/>
          <w:szCs w:val="24"/>
          <w:lang w:eastAsia="ko-KR"/>
        </w:rPr>
      </w:pPr>
      <w:r w:rsidRPr="00DE4E3A">
        <w:rPr>
          <w:rFonts w:ascii="굴림" w:eastAsia="굴림" w:hAnsi="굴림" w:cs="굴림"/>
          <w:sz w:val="24"/>
          <w:szCs w:val="24"/>
          <w:lang w:eastAsia="ko-KR"/>
        </w:rPr>
        <w:t>Be paid on a salary basis of at least twice the state minimum wage for full-time employment (40 hours per week).</w:t>
      </w:r>
    </w:p>
    <w:p w14:paraId="58585F85" w14:textId="77777777" w:rsidR="00DE4E3A" w:rsidRPr="00DE4E3A" w:rsidRDefault="00DE4E3A" w:rsidP="00DE4E3A">
      <w:pPr>
        <w:numPr>
          <w:ilvl w:val="0"/>
          <w:numId w:val="28"/>
        </w:numPr>
        <w:spacing w:before="100" w:beforeAutospacing="1" w:after="100" w:afterAutospacing="1"/>
        <w:rPr>
          <w:rFonts w:ascii="굴림" w:eastAsia="굴림" w:hAnsi="굴림" w:cs="굴림"/>
          <w:sz w:val="24"/>
          <w:szCs w:val="24"/>
          <w:lang w:eastAsia="ko-KR"/>
        </w:rPr>
      </w:pPr>
      <w:r w:rsidRPr="00DE4E3A">
        <w:rPr>
          <w:rFonts w:ascii="굴림" w:eastAsia="굴림" w:hAnsi="굴림" w:cs="굴림"/>
          <w:sz w:val="24"/>
          <w:szCs w:val="24"/>
          <w:lang w:eastAsia="ko-KR"/>
        </w:rPr>
        <w:t>Perform job duties that meet the criteria for executive, administrative, or professional exemptions as defined by California law.</w:t>
      </w:r>
    </w:p>
    <w:p w14:paraId="51556681" w14:textId="77777777" w:rsidR="00DE4E3A" w:rsidRPr="00DE4E3A" w:rsidRDefault="00DE4E3A" w:rsidP="00DE4E3A">
      <w:pPr>
        <w:spacing w:before="100" w:beforeAutospacing="1" w:after="100" w:afterAutospacing="1"/>
        <w:rPr>
          <w:rFonts w:ascii="굴림" w:eastAsia="굴림" w:hAnsi="굴림" w:cs="굴림"/>
          <w:sz w:val="24"/>
          <w:szCs w:val="24"/>
          <w:lang w:eastAsia="ko-KR"/>
        </w:rPr>
      </w:pPr>
      <w:r w:rsidRPr="00DE4E3A">
        <w:rPr>
          <w:rFonts w:ascii="굴림" w:eastAsia="굴림" w:hAnsi="굴림" w:cs="굴림"/>
          <w:sz w:val="24"/>
          <w:szCs w:val="24"/>
          <w:lang w:eastAsia="ko-KR"/>
        </w:rPr>
        <w:t>Exempt employees are compensated based on their responsibilities and tasks, not the time required to complete them. This classification is subject to regular review to ensure compliance with applicable laws.</w:t>
      </w:r>
    </w:p>
    <w:p w14:paraId="01B012BB" w14:textId="628A4A70" w:rsidR="00DE4E3A" w:rsidRDefault="00DE4E3A">
      <w:pPr>
        <w:pStyle w:val="a8"/>
      </w:pPr>
      <w:bookmarkStart w:id="82" w:name="_GoBack"/>
      <w:bookmarkEnd w:id="82"/>
    </w:p>
  </w:comment>
  <w:comment w:id="80" w:author="윤현정 (Hyunjeong Yoon)" w:date="2024-11-14T14:23:00Z" w:initials="윤(Y">
    <w:p w14:paraId="55D4EA90" w14:textId="4994DAFF" w:rsidR="00481438" w:rsidRPr="00A16506" w:rsidRDefault="00481438">
      <w:pPr>
        <w:pStyle w:val="a8"/>
        <w:rPr>
          <w:b/>
          <w:lang w:eastAsia="ko-KR"/>
        </w:rPr>
      </w:pPr>
      <w:r>
        <w:rPr>
          <w:rStyle w:val="a9"/>
        </w:rPr>
        <w:annotationRef/>
      </w:r>
      <w:r w:rsidRPr="0089129E">
        <w:rPr>
          <w:rStyle w:val="af2"/>
          <w:rFonts w:hint="eastAsia"/>
          <w:b w:val="0"/>
          <w:lang w:eastAsia="ko-KR"/>
        </w:rPr>
        <w:t>F</w:t>
      </w:r>
      <w:r w:rsidRPr="0089129E">
        <w:rPr>
          <w:rStyle w:val="af2"/>
          <w:b w:val="0"/>
          <w:lang w:eastAsia="ko-KR"/>
        </w:rPr>
        <w:t>LSA 213</w:t>
      </w:r>
      <w:r w:rsidRPr="0089129E">
        <w:rPr>
          <w:rStyle w:val="af2"/>
          <w:rFonts w:hint="eastAsia"/>
          <w:b w:val="0"/>
          <w:lang w:eastAsia="ko-KR"/>
        </w:rPr>
        <w:t>조</w:t>
      </w:r>
      <w:r w:rsidRPr="0089129E">
        <w:rPr>
          <w:rStyle w:val="af2"/>
          <w:rFonts w:hint="eastAsia"/>
          <w:b w:val="0"/>
          <w:lang w:eastAsia="ko-KR"/>
        </w:rPr>
        <w:t xml:space="preserve"> </w:t>
      </w:r>
      <w:r w:rsidRPr="0089129E">
        <w:rPr>
          <w:rStyle w:val="af2"/>
          <w:rFonts w:hint="eastAsia"/>
          <w:b w:val="0"/>
          <w:lang w:eastAsia="ko-KR"/>
        </w:rPr>
        <w:t>근거</w:t>
      </w:r>
      <w:r w:rsidRPr="0089129E">
        <w:rPr>
          <w:rStyle w:val="af2"/>
          <w:rFonts w:hint="eastAsia"/>
          <w:b w:val="0"/>
          <w:lang w:eastAsia="ko-KR"/>
        </w:rPr>
        <w:t xml:space="preserve"> </w:t>
      </w:r>
    </w:p>
  </w:comment>
  <w:comment w:id="90" w:author="윤현정 (Hyunjeong Yoon)" w:date="2024-11-18T16:42:00Z" w:initials="윤(Y">
    <w:p w14:paraId="0DB98D99" w14:textId="02A3BEF5" w:rsidR="00481438" w:rsidRDefault="00481438">
      <w:pPr>
        <w:pStyle w:val="a8"/>
        <w:rPr>
          <w:lang w:eastAsia="ko-KR"/>
        </w:rPr>
      </w:pPr>
      <w:r>
        <w:rPr>
          <w:rStyle w:val="a9"/>
        </w:rPr>
        <w:annotationRef/>
      </w:r>
      <w:r>
        <w:rPr>
          <w:rFonts w:hint="eastAsia"/>
          <w:lang w:eastAsia="ko-KR"/>
        </w:rPr>
        <w:t>특별한</w:t>
      </w:r>
      <w:r>
        <w:rPr>
          <w:rFonts w:hint="eastAsia"/>
          <w:lang w:eastAsia="ko-KR"/>
        </w:rPr>
        <w:t xml:space="preserve"> </w:t>
      </w:r>
      <w:r>
        <w:rPr>
          <w:rFonts w:hint="eastAsia"/>
          <w:lang w:eastAsia="ko-KR"/>
        </w:rPr>
        <w:t>이유가</w:t>
      </w:r>
      <w:r>
        <w:rPr>
          <w:rFonts w:hint="eastAsia"/>
          <w:lang w:eastAsia="ko-KR"/>
        </w:rPr>
        <w:t xml:space="preserve"> </w:t>
      </w:r>
      <w:r>
        <w:rPr>
          <w:rFonts w:hint="eastAsia"/>
          <w:lang w:eastAsia="ko-KR"/>
        </w:rPr>
        <w:t>없다면</w:t>
      </w:r>
      <w:r>
        <w:rPr>
          <w:rFonts w:hint="eastAsia"/>
          <w:lang w:eastAsia="ko-KR"/>
        </w:rPr>
        <w:t xml:space="preserve"> </w:t>
      </w:r>
      <w:r>
        <w:rPr>
          <w:lang w:eastAsia="ko-KR"/>
        </w:rPr>
        <w:t>35</w:t>
      </w:r>
      <w:r>
        <w:rPr>
          <w:rFonts w:hint="eastAsia"/>
          <w:lang w:eastAsia="ko-KR"/>
        </w:rPr>
        <w:t>시간으로</w:t>
      </w:r>
      <w:r>
        <w:rPr>
          <w:rFonts w:hint="eastAsia"/>
          <w:lang w:eastAsia="ko-KR"/>
        </w:rPr>
        <w:t xml:space="preserve"> </w:t>
      </w:r>
      <w:r>
        <w:rPr>
          <w:rFonts w:hint="eastAsia"/>
          <w:lang w:eastAsia="ko-KR"/>
        </w:rPr>
        <w:t>수정하는</w:t>
      </w:r>
      <w:r>
        <w:rPr>
          <w:rFonts w:hint="eastAsia"/>
          <w:lang w:eastAsia="ko-KR"/>
        </w:rPr>
        <w:t xml:space="preserve"> </w:t>
      </w:r>
      <w:r>
        <w:rPr>
          <w:rFonts w:hint="eastAsia"/>
          <w:lang w:eastAsia="ko-KR"/>
        </w:rPr>
        <w:t>것이</w:t>
      </w:r>
      <w:r>
        <w:rPr>
          <w:rFonts w:hint="eastAsia"/>
          <w:lang w:eastAsia="ko-KR"/>
        </w:rPr>
        <w:t xml:space="preserve"> </w:t>
      </w:r>
      <w:r>
        <w:rPr>
          <w:rFonts w:hint="eastAsia"/>
          <w:lang w:eastAsia="ko-KR"/>
        </w:rPr>
        <w:t>적절해</w:t>
      </w:r>
      <w:r>
        <w:rPr>
          <w:rFonts w:hint="eastAsia"/>
          <w:lang w:eastAsia="ko-KR"/>
        </w:rPr>
        <w:t xml:space="preserve"> </w:t>
      </w:r>
      <w:r>
        <w:rPr>
          <w:rFonts w:hint="eastAsia"/>
          <w:lang w:eastAsia="ko-KR"/>
        </w:rPr>
        <w:t>보입니다</w:t>
      </w:r>
      <w:r>
        <w:rPr>
          <w:rFonts w:hint="eastAsia"/>
          <w:lang w:eastAsia="ko-KR"/>
        </w:rPr>
        <w:t>.</w:t>
      </w:r>
      <w:r>
        <w:rPr>
          <w:lang w:eastAsia="ko-KR"/>
        </w:rPr>
        <w:t xml:space="preserve"> </w:t>
      </w:r>
    </w:p>
  </w:comment>
  <w:comment w:id="104" w:author="윤현정 (Hyunjeong Yoon)" w:date="2024-11-18T15:41:00Z" w:initials="윤(Y">
    <w:p w14:paraId="254F0DC1" w14:textId="77777777" w:rsidR="00481438" w:rsidRDefault="00481438" w:rsidP="00653D55">
      <w:pPr>
        <w:pStyle w:val="a8"/>
        <w:rPr>
          <w:lang w:eastAsia="ko-KR"/>
        </w:rPr>
      </w:pPr>
      <w:r>
        <w:rPr>
          <w:rStyle w:val="a9"/>
        </w:rPr>
        <w:annotationRef/>
      </w:r>
      <w:r>
        <w:rPr>
          <w:rFonts w:hint="eastAsia"/>
          <w:lang w:eastAsia="ko-KR"/>
        </w:rPr>
        <w:t>F</w:t>
      </w:r>
      <w:r>
        <w:rPr>
          <w:lang w:eastAsia="ko-KR"/>
        </w:rPr>
        <w:t xml:space="preserve">LSA </w:t>
      </w:r>
      <w:proofErr w:type="gramStart"/>
      <w:r>
        <w:rPr>
          <w:rFonts w:hint="eastAsia"/>
          <w:lang w:eastAsia="ko-KR"/>
        </w:rPr>
        <w:t>제</w:t>
      </w:r>
      <w:r>
        <w:rPr>
          <w:rFonts w:hint="eastAsia"/>
          <w:lang w:eastAsia="ko-KR"/>
        </w:rPr>
        <w:t xml:space="preserve"> </w:t>
      </w:r>
      <w:r>
        <w:rPr>
          <w:lang w:eastAsia="ko-KR"/>
        </w:rPr>
        <w:t>207</w:t>
      </w:r>
      <w:proofErr w:type="gramEnd"/>
      <w:r>
        <w:rPr>
          <w:rFonts w:hint="eastAsia"/>
          <w:lang w:eastAsia="ko-KR"/>
        </w:rPr>
        <w:t>조</w:t>
      </w:r>
    </w:p>
    <w:p w14:paraId="64CF64BA" w14:textId="77777777" w:rsidR="00481438" w:rsidRDefault="00481438" w:rsidP="00653D55">
      <w:pPr>
        <w:pStyle w:val="a8"/>
        <w:rPr>
          <w:lang w:eastAsia="ko-KR"/>
        </w:rPr>
      </w:pPr>
      <w:r>
        <w:t>(a) Employees engaged in interstate commerce; additional applicability to employees pursuant to subsequent amendatory provisions (1) Except as otherwise provided in this section, no employer shall employ any of his employees who in any workweek is engaged in commerce or in the production of goods for commerce, or is employed in an enterprise engaged in commerce or in the production of goods for commerce, for a workweek longer than forty hours unless such employee receives compensation for his employment in excess of the hours above specified at a rate not less than one and one-half times the regular rate at which he is employed.</w:t>
      </w:r>
    </w:p>
    <w:p w14:paraId="69BB9548" w14:textId="5C5ADFF8" w:rsidR="00481438" w:rsidRDefault="00481438">
      <w:pPr>
        <w:pStyle w:val="a8"/>
      </w:pPr>
    </w:p>
  </w:comment>
  <w:comment w:id="122" w:author="김현주 (Hyunjoo Kim)" w:date="2024-11-20T17:15:00Z" w:initials="김(K">
    <w:p w14:paraId="220A6C9B" w14:textId="14B68149" w:rsidR="00B43D1A" w:rsidRDefault="00B43D1A">
      <w:pPr>
        <w:pStyle w:val="a8"/>
        <w:rPr>
          <w:rFonts w:hint="eastAsia"/>
          <w:lang w:eastAsia="ko-KR"/>
        </w:rPr>
      </w:pPr>
      <w:r>
        <w:rPr>
          <w:rStyle w:val="a9"/>
        </w:rPr>
        <w:annotationRef/>
      </w:r>
      <w:r>
        <w:rPr>
          <w:lang w:eastAsia="ko-KR"/>
        </w:rPr>
        <w:t xml:space="preserve">Consider to include Anti-retaliation policy as independent chapter. It’s mandatory. </w:t>
      </w:r>
    </w:p>
  </w:comment>
  <w:comment w:id="159" w:author="윤현정 (Hyunjeong Yoon)" w:date="2024-11-18T10:47:00Z" w:initials="윤(Y">
    <w:p w14:paraId="2C5A4A8C" w14:textId="4B57DAF3" w:rsidR="00481438" w:rsidRDefault="00481438">
      <w:pPr>
        <w:pStyle w:val="a8"/>
        <w:rPr>
          <w:lang w:eastAsia="ko-KR"/>
        </w:rPr>
      </w:pPr>
      <w:r>
        <w:rPr>
          <w:rStyle w:val="a9"/>
        </w:rPr>
        <w:annotationRef/>
      </w:r>
      <w:r>
        <w:rPr>
          <w:rFonts w:hint="eastAsia"/>
          <w:lang w:eastAsia="ko-KR"/>
        </w:rPr>
        <w:t>근로기준법상</w:t>
      </w:r>
      <w:r>
        <w:rPr>
          <w:rFonts w:hint="eastAsia"/>
          <w:lang w:eastAsia="ko-KR"/>
        </w:rPr>
        <w:t xml:space="preserve"> </w:t>
      </w:r>
      <w:r>
        <w:rPr>
          <w:rFonts w:hint="eastAsia"/>
          <w:lang w:eastAsia="ko-KR"/>
        </w:rPr>
        <w:t>이월조항을</w:t>
      </w:r>
      <w:r>
        <w:rPr>
          <w:rFonts w:hint="eastAsia"/>
          <w:lang w:eastAsia="ko-KR"/>
        </w:rPr>
        <w:t xml:space="preserve"> </w:t>
      </w:r>
      <w:r>
        <w:rPr>
          <w:rFonts w:hint="eastAsia"/>
          <w:lang w:eastAsia="ko-KR"/>
        </w:rPr>
        <w:t>적용할</w:t>
      </w:r>
      <w:r>
        <w:rPr>
          <w:rFonts w:hint="eastAsia"/>
          <w:lang w:eastAsia="ko-KR"/>
        </w:rPr>
        <w:t xml:space="preserve"> </w:t>
      </w:r>
      <w:r>
        <w:rPr>
          <w:rFonts w:hint="eastAsia"/>
          <w:lang w:eastAsia="ko-KR"/>
        </w:rPr>
        <w:t>필요는</w:t>
      </w:r>
      <w:r>
        <w:rPr>
          <w:rFonts w:hint="eastAsia"/>
          <w:lang w:eastAsia="ko-KR"/>
        </w:rPr>
        <w:t xml:space="preserve"> </w:t>
      </w:r>
      <w:r>
        <w:rPr>
          <w:rFonts w:hint="eastAsia"/>
          <w:lang w:eastAsia="ko-KR"/>
        </w:rPr>
        <w:t>없어보입니다</w:t>
      </w:r>
      <w:r>
        <w:rPr>
          <w:rFonts w:hint="eastAsia"/>
          <w:lang w:eastAsia="ko-KR"/>
        </w:rPr>
        <w:t>.</w:t>
      </w:r>
      <w:r>
        <w:rPr>
          <w:lang w:eastAsia="ko-KR"/>
        </w:rPr>
        <w:t xml:space="preserve"> </w:t>
      </w:r>
    </w:p>
  </w:comment>
  <w:comment w:id="160" w:author="윤현정 (Hyunjeong Yoon)" w:date="2024-11-18T10:47:00Z" w:initials="윤(Y">
    <w:p w14:paraId="140A28F2" w14:textId="73DFF04E" w:rsidR="00481438" w:rsidRDefault="00481438">
      <w:pPr>
        <w:pStyle w:val="a8"/>
        <w:rPr>
          <w:lang w:eastAsia="ko-KR"/>
        </w:rPr>
      </w:pPr>
      <w:r>
        <w:rPr>
          <w:rStyle w:val="a9"/>
        </w:rPr>
        <w:annotationRef/>
      </w:r>
      <w:r>
        <w:rPr>
          <w:rFonts w:hint="eastAsia"/>
          <w:lang w:eastAsia="ko-KR"/>
        </w:rPr>
        <w:t>5</w:t>
      </w:r>
      <w:r>
        <w:rPr>
          <w:rFonts w:hint="eastAsia"/>
          <w:lang w:eastAsia="ko-KR"/>
        </w:rPr>
        <w:t>년차</w:t>
      </w:r>
      <w:r>
        <w:rPr>
          <w:rFonts w:hint="eastAsia"/>
          <w:lang w:eastAsia="ko-KR"/>
        </w:rPr>
        <w:t xml:space="preserve"> </w:t>
      </w:r>
      <w:r>
        <w:rPr>
          <w:rFonts w:hint="eastAsia"/>
          <w:lang w:eastAsia="ko-KR"/>
        </w:rPr>
        <w:t>이상부터는</w:t>
      </w:r>
      <w:r>
        <w:rPr>
          <w:rFonts w:hint="eastAsia"/>
          <w:lang w:eastAsia="ko-KR"/>
        </w:rPr>
        <w:t xml:space="preserve"> </w:t>
      </w:r>
      <w:r>
        <w:rPr>
          <w:rFonts w:hint="eastAsia"/>
          <w:lang w:eastAsia="ko-KR"/>
        </w:rPr>
        <w:t>연차부여일</w:t>
      </w:r>
      <w:r>
        <w:rPr>
          <w:rFonts w:hint="eastAsia"/>
          <w:lang w:eastAsia="ko-KR"/>
        </w:rPr>
        <w:t xml:space="preserve"> </w:t>
      </w:r>
      <w:r>
        <w:rPr>
          <w:rFonts w:hint="eastAsia"/>
          <w:lang w:eastAsia="ko-KR"/>
        </w:rPr>
        <w:t>수가</w:t>
      </w:r>
      <w:r>
        <w:rPr>
          <w:rFonts w:hint="eastAsia"/>
          <w:lang w:eastAsia="ko-KR"/>
        </w:rPr>
        <w:t xml:space="preserve"> </w:t>
      </w:r>
      <w:r>
        <w:rPr>
          <w:rFonts w:hint="eastAsia"/>
          <w:lang w:eastAsia="ko-KR"/>
        </w:rPr>
        <w:t>늘어나지</w:t>
      </w:r>
      <w:r>
        <w:rPr>
          <w:rFonts w:hint="eastAsia"/>
          <w:lang w:eastAsia="ko-KR"/>
        </w:rPr>
        <w:t xml:space="preserve"> </w:t>
      </w:r>
      <w:r>
        <w:rPr>
          <w:rFonts w:hint="eastAsia"/>
          <w:lang w:eastAsia="ko-KR"/>
        </w:rPr>
        <w:t>않는데</w:t>
      </w:r>
      <w:r>
        <w:rPr>
          <w:rFonts w:hint="eastAsia"/>
          <w:lang w:eastAsia="ko-KR"/>
        </w:rPr>
        <w:t xml:space="preserve"> </w:t>
      </w:r>
      <w:r>
        <w:rPr>
          <w:rFonts w:hint="eastAsia"/>
          <w:lang w:eastAsia="ko-KR"/>
        </w:rPr>
        <w:t>이</w:t>
      </w:r>
      <w:r>
        <w:rPr>
          <w:rFonts w:hint="eastAsia"/>
          <w:lang w:eastAsia="ko-KR"/>
        </w:rPr>
        <w:t xml:space="preserve"> </w:t>
      </w:r>
      <w:r>
        <w:rPr>
          <w:rFonts w:hint="eastAsia"/>
          <w:lang w:eastAsia="ko-KR"/>
        </w:rPr>
        <w:t>경우</w:t>
      </w:r>
      <w:r>
        <w:rPr>
          <w:rFonts w:hint="eastAsia"/>
          <w:lang w:eastAsia="ko-KR"/>
        </w:rPr>
        <w:t xml:space="preserve"> </w:t>
      </w:r>
      <w:r>
        <w:rPr>
          <w:rFonts w:hint="eastAsia"/>
          <w:lang w:eastAsia="ko-KR"/>
        </w:rPr>
        <w:t>한국에서</w:t>
      </w:r>
      <w:r>
        <w:rPr>
          <w:rFonts w:hint="eastAsia"/>
          <w:lang w:eastAsia="ko-KR"/>
        </w:rPr>
        <w:t xml:space="preserve"> </w:t>
      </w:r>
      <w:r>
        <w:rPr>
          <w:rFonts w:hint="eastAsia"/>
          <w:lang w:eastAsia="ko-KR"/>
        </w:rPr>
        <w:t>부여되는</w:t>
      </w:r>
      <w:r>
        <w:rPr>
          <w:rFonts w:hint="eastAsia"/>
          <w:lang w:eastAsia="ko-KR"/>
        </w:rPr>
        <w:t xml:space="preserve"> </w:t>
      </w:r>
      <w:r>
        <w:rPr>
          <w:rFonts w:hint="eastAsia"/>
          <w:lang w:eastAsia="ko-KR"/>
        </w:rPr>
        <w:t>연차일수와</w:t>
      </w:r>
      <w:r>
        <w:rPr>
          <w:rFonts w:hint="eastAsia"/>
          <w:lang w:eastAsia="ko-KR"/>
        </w:rPr>
        <w:t xml:space="preserve"> </w:t>
      </w:r>
      <w:r>
        <w:rPr>
          <w:rFonts w:hint="eastAsia"/>
          <w:lang w:eastAsia="ko-KR"/>
        </w:rPr>
        <w:t>차이가</w:t>
      </w:r>
      <w:r>
        <w:rPr>
          <w:rFonts w:hint="eastAsia"/>
          <w:lang w:eastAsia="ko-KR"/>
        </w:rPr>
        <w:t xml:space="preserve"> </w:t>
      </w:r>
      <w:r>
        <w:rPr>
          <w:rFonts w:hint="eastAsia"/>
          <w:lang w:eastAsia="ko-KR"/>
        </w:rPr>
        <w:t>발생할</w:t>
      </w:r>
      <w:r>
        <w:rPr>
          <w:rFonts w:hint="eastAsia"/>
          <w:lang w:eastAsia="ko-KR"/>
        </w:rPr>
        <w:t xml:space="preserve"> </w:t>
      </w:r>
      <w:r>
        <w:rPr>
          <w:rFonts w:hint="eastAsia"/>
          <w:lang w:eastAsia="ko-KR"/>
        </w:rPr>
        <w:t>수</w:t>
      </w:r>
      <w:r>
        <w:rPr>
          <w:rFonts w:hint="eastAsia"/>
          <w:lang w:eastAsia="ko-KR"/>
        </w:rPr>
        <w:t xml:space="preserve"> </w:t>
      </w:r>
      <w:r>
        <w:rPr>
          <w:rFonts w:hint="eastAsia"/>
          <w:lang w:eastAsia="ko-KR"/>
        </w:rPr>
        <w:t>있습니다</w:t>
      </w:r>
      <w:r>
        <w:rPr>
          <w:rFonts w:hint="eastAsia"/>
          <w:lang w:eastAsia="ko-KR"/>
        </w:rPr>
        <w:t>.</w:t>
      </w:r>
      <w:r>
        <w:rPr>
          <w:lang w:eastAsia="ko-KR"/>
        </w:rPr>
        <w:t xml:space="preserve"> </w:t>
      </w:r>
    </w:p>
  </w:comment>
  <w:comment w:id="161" w:author="김현주 (Hyunjoo Kim)" w:date="2024-11-20T16:37:00Z" w:initials="김(K">
    <w:p w14:paraId="6409EA00" w14:textId="54959051" w:rsidR="005F72E1" w:rsidRDefault="005F72E1">
      <w:pPr>
        <w:pStyle w:val="a8"/>
        <w:rPr>
          <w:rFonts w:hint="eastAsia"/>
          <w:lang w:eastAsia="ko-KR"/>
        </w:rPr>
      </w:pPr>
      <w:r>
        <w:rPr>
          <w:rStyle w:val="a9"/>
        </w:rPr>
        <w:annotationRef/>
      </w:r>
      <w:r>
        <w:rPr>
          <w:rFonts w:hint="eastAsia"/>
          <w:lang w:eastAsia="ko-KR"/>
        </w:rPr>
        <w:t>I</w:t>
      </w:r>
      <w:r>
        <w:rPr>
          <w:lang w:eastAsia="ko-KR"/>
        </w:rPr>
        <w:t xml:space="preserve">t is not mandatory by the California law to give paid vacation of 1 day bi- annually. </w:t>
      </w:r>
    </w:p>
  </w:comment>
  <w:comment w:id="164" w:author="김현주 (Hyunjoo Kim)" w:date="2024-11-20T16:58:00Z" w:initials="김(K">
    <w:p w14:paraId="269FE59E" w14:textId="297461BE" w:rsidR="000D0B35" w:rsidRDefault="000D0B35">
      <w:pPr>
        <w:pStyle w:val="a8"/>
        <w:rPr>
          <w:rFonts w:hint="eastAsia"/>
          <w:lang w:eastAsia="ko-KR"/>
        </w:rPr>
      </w:pPr>
      <w:r>
        <w:rPr>
          <w:rStyle w:val="a9"/>
        </w:rPr>
        <w:annotationRef/>
      </w:r>
      <w:r>
        <w:rPr>
          <w:rFonts w:hint="eastAsia"/>
          <w:lang w:eastAsia="ko-KR"/>
        </w:rPr>
        <w:t>U</w:t>
      </w:r>
      <w:r>
        <w:rPr>
          <w:lang w:eastAsia="ko-KR"/>
        </w:rPr>
        <w:t xml:space="preserve">nder the Californian Law, all employees are eligible for paid sick leave of up to 24 hours (or 3 days). 5 days are not mandatory. </w:t>
      </w:r>
    </w:p>
  </w:comment>
  <w:comment w:id="165" w:author="김현주 (Hyunjoo Kim)" w:date="2024-11-20T17:04:00Z" w:initials="김(K">
    <w:p w14:paraId="26D3FE09" w14:textId="77777777" w:rsidR="00D4582B" w:rsidRDefault="00D4582B" w:rsidP="00D4582B">
      <w:pPr>
        <w:rPr>
          <w:lang w:eastAsia="ko-KR"/>
        </w:rPr>
      </w:pPr>
      <w:r>
        <w:rPr>
          <w:rStyle w:val="a9"/>
        </w:rPr>
        <w:annotationRef/>
      </w:r>
      <w:proofErr w:type="gramStart"/>
      <w:r>
        <w:rPr>
          <w:rFonts w:hAnsi="Symbol"/>
        </w:rPr>
        <w:t></w:t>
      </w:r>
      <w:r>
        <w:t xml:space="preserve">  Employees</w:t>
      </w:r>
      <w:proofErr w:type="gramEnd"/>
      <w:r>
        <w:t xml:space="preserve"> accrue one hour of paid sick leave for every 30 hours worked, beginning on their first day of employment.</w:t>
      </w:r>
    </w:p>
    <w:p w14:paraId="5641375A" w14:textId="2DC57058" w:rsidR="00D4582B" w:rsidRPr="00B35BCF" w:rsidRDefault="00D4582B" w:rsidP="00D4582B">
      <w:pPr>
        <w:pStyle w:val="2"/>
        <w:pBdr>
          <w:bottom w:val="single" w:sz="6" w:space="1" w:color="auto"/>
        </w:pBdr>
        <w:jc w:val="both"/>
      </w:pPr>
      <w:proofErr w:type="gramStart"/>
      <w:r>
        <w:rPr>
          <w:rFonts w:hAnsi="Symbol"/>
        </w:rPr>
        <w:t></w:t>
      </w:r>
      <w:r>
        <w:t xml:space="preserve">  Accrual</w:t>
      </w:r>
      <w:proofErr w:type="gramEnd"/>
      <w:r>
        <w:t xml:space="preserve"> is capped at 48 hours (or 6 days) annually.</w:t>
      </w:r>
    </w:p>
    <w:p w14:paraId="2F922DFC" w14:textId="15FAEC20" w:rsidR="00D4582B" w:rsidRDefault="00D4582B">
      <w:pPr>
        <w:pStyle w:val="a8"/>
      </w:pPr>
    </w:p>
  </w:comment>
  <w:comment w:id="181" w:author="김현주 (Hyunjoo Kim)" w:date="2024-11-20T17:13:00Z" w:initials="김(K">
    <w:p w14:paraId="78E36865" w14:textId="49F6F464" w:rsidR="00B43D1A" w:rsidRDefault="00B43D1A">
      <w:pPr>
        <w:pStyle w:val="a8"/>
        <w:rPr>
          <w:rFonts w:hint="eastAsia"/>
          <w:lang w:eastAsia="ko-KR"/>
        </w:rPr>
      </w:pPr>
      <w:r>
        <w:rPr>
          <w:rStyle w:val="a9"/>
        </w:rPr>
        <w:annotationRef/>
      </w:r>
      <w:r>
        <w:rPr>
          <w:rFonts w:hint="eastAsia"/>
          <w:lang w:eastAsia="ko-KR"/>
        </w:rPr>
        <w:t>C</w:t>
      </w:r>
      <w:r>
        <w:rPr>
          <w:lang w:eastAsia="ko-KR"/>
        </w:rPr>
        <w:t xml:space="preserve">rime victim’s leave =&gt; is as far as I know mandatory. Please review this and include. </w:t>
      </w:r>
    </w:p>
  </w:comment>
  <w:comment w:id="218" w:author="김현주 (Hyunjoo Kim)" w:date="2024-11-20T17:21:00Z" w:initials="김(K">
    <w:p w14:paraId="01D294FC" w14:textId="2432D7C2" w:rsidR="00B43D1A" w:rsidRDefault="00B43D1A">
      <w:pPr>
        <w:pStyle w:val="a8"/>
        <w:rPr>
          <w:rFonts w:hint="eastAsia"/>
          <w:lang w:eastAsia="ko-KR"/>
        </w:rPr>
      </w:pPr>
      <w:r>
        <w:rPr>
          <w:rStyle w:val="a9"/>
        </w:rPr>
        <w:annotationRef/>
      </w:r>
      <w:r>
        <w:rPr>
          <w:rFonts w:hint="eastAsia"/>
          <w:lang w:eastAsia="ko-KR"/>
        </w:rPr>
        <w:t>P</w:t>
      </w:r>
      <w:r>
        <w:rPr>
          <w:lang w:eastAsia="ko-KR"/>
        </w:rPr>
        <w:t>lease review this again whether i</w:t>
      </w:r>
      <w:r w:rsidR="00734654">
        <w:rPr>
          <w:lang w:eastAsia="ko-KR"/>
        </w:rPr>
        <w:t xml:space="preserve">t can breach Californian law that prohibit Non-compete Agreement.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C16BDF5" w15:done="0"/>
  <w15:commentEx w15:paraId="111D6A5C" w15:done="0"/>
  <w15:commentEx w15:paraId="4A5946CF" w15:done="0"/>
  <w15:commentEx w15:paraId="5652185B" w15:done="0"/>
  <w15:commentEx w15:paraId="7EC4E8DD" w15:done="0"/>
  <w15:commentEx w15:paraId="6D0C7217" w15:done="0"/>
  <w15:commentEx w15:paraId="01B012BB" w15:done="0"/>
  <w15:commentEx w15:paraId="55D4EA90" w15:done="0"/>
  <w15:commentEx w15:paraId="0DB98D99" w15:done="0"/>
  <w15:commentEx w15:paraId="69BB9548" w15:done="0"/>
  <w15:commentEx w15:paraId="220A6C9B" w15:done="0"/>
  <w15:commentEx w15:paraId="2C5A4A8C" w15:done="0"/>
  <w15:commentEx w15:paraId="140A28F2" w15:done="0"/>
  <w15:commentEx w15:paraId="6409EA00" w15:done="0"/>
  <w15:commentEx w15:paraId="269FE59E" w15:done="0"/>
  <w15:commentEx w15:paraId="2F922DFC" w15:done="0"/>
  <w15:commentEx w15:paraId="78E36865" w15:done="0"/>
  <w15:commentEx w15:paraId="01D294F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C16BDF5" w16cid:durableId="2AE882F9"/>
  <w16cid:commentId w16cid:paraId="111D6A5C" w16cid:durableId="2AE89CFA"/>
  <w16cid:commentId w16cid:paraId="4A5946CF" w16cid:durableId="2AE89A66"/>
  <w16cid:commentId w16cid:paraId="5652185B" w16cid:durableId="2AE89F29"/>
  <w16cid:commentId w16cid:paraId="7EC4E8DD" w16cid:durableId="2AE8A141"/>
  <w16cid:commentId w16cid:paraId="6D0C7217" w16cid:durableId="2AE8A1B3"/>
  <w16cid:commentId w16cid:paraId="01B012BB" w16cid:durableId="2AE88AF5"/>
  <w16cid:commentId w16cid:paraId="55D4EA90" w16cid:durableId="2AE0866B"/>
  <w16cid:commentId w16cid:paraId="0DB98D99" w16cid:durableId="2AE5ECE8"/>
  <w16cid:commentId w16cid:paraId="69BB9548" w16cid:durableId="2AE5DE9F"/>
  <w16cid:commentId w16cid:paraId="220A6C9B" w16cid:durableId="2AE897AF"/>
  <w16cid:commentId w16cid:paraId="2C5A4A8C" w16cid:durableId="2AE599A6"/>
  <w16cid:commentId w16cid:paraId="140A28F2" w16cid:durableId="2AE599C7"/>
  <w16cid:commentId w16cid:paraId="6409EA00" w16cid:durableId="2AE88ED7"/>
  <w16cid:commentId w16cid:paraId="269FE59E" w16cid:durableId="2AE893C9"/>
  <w16cid:commentId w16cid:paraId="2F922DFC" w16cid:durableId="2AE8952F"/>
  <w16cid:commentId w16cid:paraId="78E36865" w16cid:durableId="2AE8972B"/>
  <w16cid:commentId w16cid:paraId="01D294FC" w16cid:durableId="2AE8993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6858EF" w14:textId="77777777" w:rsidR="00805295" w:rsidRDefault="00805295">
      <w:r>
        <w:separator/>
      </w:r>
    </w:p>
  </w:endnote>
  <w:endnote w:type="continuationSeparator" w:id="0">
    <w:p w14:paraId="63DAEF92" w14:textId="77777777" w:rsidR="00805295" w:rsidRDefault="008052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Charlemagne Std">
    <w:altName w:val="Calibri"/>
    <w:panose1 w:val="00000000000000000000"/>
    <w:charset w:val="00"/>
    <w:family w:val="decorative"/>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바탕체">
    <w:altName w:val="BatangChe"/>
    <w:panose1 w:val="02030609000101010101"/>
    <w:charset w:val="81"/>
    <w:family w:val="roman"/>
    <w:pitch w:val="fixed"/>
    <w:sig w:usb0="B00002AF" w:usb1="69D77CFB" w:usb2="00000030" w:usb3="00000000" w:csb0="000800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crosoft YaHei">
    <w:panose1 w:val="020B0503020204020204"/>
    <w:charset w:val="86"/>
    <w:family w:val="swiss"/>
    <w:pitch w:val="variable"/>
    <w:sig w:usb0="80000287" w:usb1="2ACF3C50" w:usb2="00000016" w:usb3="00000000" w:csb0="0004001F" w:csb1="00000000"/>
  </w:font>
  <w:font w:name="Adobe Heiti Std R">
    <w:altName w:val="Yu Gothic"/>
    <w:panose1 w:val="00000000000000000000"/>
    <w:charset w:val="80"/>
    <w:family w:val="swiss"/>
    <w:notTrueType/>
    <w:pitch w:val="variable"/>
    <w:sig w:usb0="00000207" w:usb1="0A0F1810" w:usb2="00000016" w:usb3="00000000" w:csb0="00060007" w:csb1="00000000"/>
  </w:font>
  <w:font w:name="Verdana">
    <w:panose1 w:val="020B0604030504040204"/>
    <w:charset w:val="00"/>
    <w:family w:val="swiss"/>
    <w:pitch w:val="variable"/>
    <w:sig w:usb0="A00006FF" w:usb1="4000205B" w:usb2="00000010" w:usb3="00000000" w:csb0="0000019F" w:csb1="00000000"/>
  </w:font>
  <w:font w:name="Arial Black">
    <w:panose1 w:val="020B0A04020102020204"/>
    <w:charset w:val="00"/>
    <w:family w:val="swiss"/>
    <w:pitch w:val="variable"/>
    <w:sig w:usb0="A00002AF" w:usb1="400078FB" w:usb2="00000000" w:usb3="00000000" w:csb0="0000009F" w:csb1="00000000"/>
  </w:font>
  <w:font w:name="굴림">
    <w:altName w:val="Gulim"/>
    <w:panose1 w:val="020B0600000101010101"/>
    <w:charset w:val="81"/>
    <w:family w:val="modern"/>
    <w:pitch w:val="variable"/>
    <w:sig w:usb0="B00002AF" w:usb1="69D77CFB" w:usb2="00000030" w:usb3="00000000" w:csb0="0008009F" w:csb1="00000000"/>
  </w:font>
  <w:font w:name="궁서체">
    <w:altName w:val="GungsuhChe"/>
    <w:panose1 w:val="02030609000101010101"/>
    <w:charset w:val="81"/>
    <w:family w:val="roman"/>
    <w:pitch w:val="fixed"/>
    <w:sig w:usb0="B00002AF" w:usb1="69D77CFB" w:usb2="00000030" w:usb3="00000000" w:csb0="0008009F" w:csb1="00000000"/>
  </w:font>
  <w:font w:name="Calisto MT">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3A6352" w14:textId="0A316E81" w:rsidR="00481438" w:rsidRDefault="00481438" w:rsidP="00B56EB3">
    <w:pPr>
      <w:pStyle w:val="a3"/>
      <w:framePr w:wrap="around" w:vAnchor="text" w:hAnchor="margin" w:xAlign="right" w:y="1"/>
      <w:rPr>
        <w:rStyle w:val="a4"/>
      </w:rPr>
    </w:pPr>
    <w:r>
      <w:rPr>
        <w:rStyle w:val="a4"/>
      </w:rPr>
      <w:fldChar w:fldCharType="begin"/>
    </w:r>
    <w:r>
      <w:rPr>
        <w:rStyle w:val="a4"/>
      </w:rPr>
      <w:instrText xml:space="preserve">PAGE  </w:instrText>
    </w:r>
    <w:r>
      <w:rPr>
        <w:rStyle w:val="a4"/>
      </w:rPr>
      <w:fldChar w:fldCharType="separate"/>
    </w:r>
    <w:r>
      <w:rPr>
        <w:rStyle w:val="a4"/>
        <w:noProof/>
      </w:rPr>
      <w:t>- 4 -</w:t>
    </w:r>
    <w:r>
      <w:rPr>
        <w:rStyle w:val="a4"/>
      </w:rPr>
      <w:fldChar w:fldCharType="end"/>
    </w:r>
  </w:p>
  <w:p w14:paraId="0C013887" w14:textId="77777777" w:rsidR="00481438" w:rsidRDefault="00481438" w:rsidP="00206F83">
    <w:pPr>
      <w:pStyle w:val="a3"/>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25302A" w14:textId="44822F7A" w:rsidR="00481438" w:rsidRPr="00635579" w:rsidRDefault="00481438" w:rsidP="00EC10B2">
    <w:pPr>
      <w:pStyle w:val="a3"/>
      <w:pBdr>
        <w:top w:val="single" w:sz="4" w:space="1" w:color="D9D9D9"/>
      </w:pBdr>
      <w:tabs>
        <w:tab w:val="left" w:pos="7172"/>
        <w:tab w:val="left" w:pos="7336"/>
        <w:tab w:val="right" w:pos="8640"/>
      </w:tabs>
      <w:rPr>
        <w:rFonts w:ascii="Calisto MT" w:hAnsi="Calisto MT" w:cs="Calibri"/>
      </w:rPr>
    </w:pPr>
    <w:r>
      <w:rPr>
        <w:rFonts w:ascii="Calisto MT" w:hAnsi="Calisto MT" w:cs="Calibri"/>
      </w:rPr>
      <w:tab/>
      <w:t xml:space="preserve">   </w:t>
    </w:r>
    <w:r>
      <w:rPr>
        <w:rFonts w:ascii="Calisto MT" w:hAnsi="Calisto MT" w:cs="Calibri"/>
      </w:rPr>
      <w:tab/>
    </w:r>
    <w:r w:rsidRPr="00635579">
      <w:rPr>
        <w:rFonts w:ascii="Calisto MT" w:hAnsi="Calisto MT" w:cs="Calibri"/>
      </w:rPr>
      <w:fldChar w:fldCharType="begin"/>
    </w:r>
    <w:r w:rsidRPr="00635579">
      <w:rPr>
        <w:rFonts w:ascii="Calisto MT" w:hAnsi="Calisto MT" w:cs="Calibri"/>
      </w:rPr>
      <w:instrText xml:space="preserve"> PAGE   \* MERGEFORMAT </w:instrText>
    </w:r>
    <w:r w:rsidRPr="00635579">
      <w:rPr>
        <w:rFonts w:ascii="Calisto MT" w:hAnsi="Calisto MT" w:cs="Calibri"/>
      </w:rPr>
      <w:fldChar w:fldCharType="separate"/>
    </w:r>
    <w:r>
      <w:rPr>
        <w:rFonts w:ascii="Calisto MT" w:hAnsi="Calisto MT" w:cs="Calibri"/>
        <w:noProof/>
      </w:rPr>
      <w:t>- 10 -</w:t>
    </w:r>
    <w:r w:rsidRPr="00635579">
      <w:rPr>
        <w:rFonts w:ascii="Calisto MT" w:hAnsi="Calisto MT" w:cs="Calibri"/>
        <w:noProof/>
      </w:rPr>
      <w:fldChar w:fldCharType="end"/>
    </w:r>
    <w:r w:rsidRPr="00635579">
      <w:rPr>
        <w:rFonts w:ascii="Calisto MT" w:hAnsi="Calisto MT" w:cs="Calibri"/>
      </w:rPr>
      <w:t xml:space="preserve"> | </w:t>
    </w:r>
    <w:r w:rsidRPr="00635579">
      <w:rPr>
        <w:rFonts w:ascii="Calisto MT" w:hAnsi="Calisto MT" w:cs="Calibri"/>
        <w:color w:val="808080"/>
        <w:spacing w:val="60"/>
      </w:rPr>
      <w:t>Page</w:t>
    </w:r>
  </w:p>
  <w:p w14:paraId="5BB5824A" w14:textId="1E9DD66F" w:rsidR="00481438" w:rsidRDefault="00481438" w:rsidP="00635579">
    <w:pPr>
      <w:pStyle w:val="a3"/>
      <w:pBdr>
        <w:top w:val="single" w:sz="4" w:space="1" w:color="D9D9D9"/>
      </w:pBdr>
      <w:tabs>
        <w:tab w:val="right" w:pos="8640"/>
      </w:tabs>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173FF3" w14:textId="6A3827DB" w:rsidR="00481438" w:rsidRPr="00635579" w:rsidRDefault="00481438" w:rsidP="00B3198F">
    <w:pPr>
      <w:pStyle w:val="a3"/>
      <w:pBdr>
        <w:top w:val="single" w:sz="4" w:space="1" w:color="D9D9D9"/>
      </w:pBdr>
      <w:tabs>
        <w:tab w:val="right" w:pos="8640"/>
      </w:tabs>
      <w:jc w:val="right"/>
      <w:rPr>
        <w:rFonts w:ascii="Calisto MT" w:hAnsi="Calisto MT"/>
      </w:rPr>
    </w:pPr>
    <w:r w:rsidRPr="00635579">
      <w:rPr>
        <w:rFonts w:ascii="Calisto MT" w:hAnsi="Calisto MT"/>
      </w:rPr>
      <w:tab/>
    </w:r>
    <w:r w:rsidRPr="00635579">
      <w:rPr>
        <w:rFonts w:ascii="Calisto MT" w:hAnsi="Calisto MT"/>
      </w:rPr>
      <w:fldChar w:fldCharType="begin"/>
    </w:r>
    <w:r w:rsidRPr="00635579">
      <w:rPr>
        <w:rFonts w:ascii="Calisto MT" w:hAnsi="Calisto MT"/>
      </w:rPr>
      <w:instrText xml:space="preserve"> PAGE   \* MERGEFORMAT </w:instrText>
    </w:r>
    <w:r w:rsidRPr="00635579">
      <w:rPr>
        <w:rFonts w:ascii="Calisto MT" w:hAnsi="Calisto MT"/>
      </w:rPr>
      <w:fldChar w:fldCharType="separate"/>
    </w:r>
    <w:r>
      <w:rPr>
        <w:rFonts w:ascii="Calisto MT" w:hAnsi="Calisto MT"/>
        <w:noProof/>
      </w:rPr>
      <w:t>- 1 -</w:t>
    </w:r>
    <w:r w:rsidRPr="00635579">
      <w:rPr>
        <w:rFonts w:ascii="Calisto MT" w:hAnsi="Calisto MT"/>
        <w:noProof/>
      </w:rPr>
      <w:fldChar w:fldCharType="end"/>
    </w:r>
    <w:r w:rsidRPr="00635579">
      <w:rPr>
        <w:rFonts w:ascii="Calisto MT" w:hAnsi="Calisto MT"/>
      </w:rPr>
      <w:t xml:space="preserve"> | </w:t>
    </w:r>
    <w:r w:rsidRPr="00635579">
      <w:rPr>
        <w:rFonts w:ascii="Calisto MT" w:hAnsi="Calisto MT"/>
        <w:color w:val="808080"/>
        <w:spacing w:val="60"/>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7A3C9E" w14:textId="77777777" w:rsidR="00805295" w:rsidRDefault="00805295">
      <w:r>
        <w:separator/>
      </w:r>
    </w:p>
  </w:footnote>
  <w:footnote w:type="continuationSeparator" w:id="0">
    <w:p w14:paraId="2A7E50BC" w14:textId="77777777" w:rsidR="00805295" w:rsidRDefault="008052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DF2473"/>
    <w:multiLevelType w:val="hybridMultilevel"/>
    <w:tmpl w:val="11AEBB2E"/>
    <w:lvl w:ilvl="0" w:tplc="F3E89CE6">
      <w:start w:val="1"/>
      <w:numFmt w:val="lowerLetter"/>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214418"/>
    <w:multiLevelType w:val="hybridMultilevel"/>
    <w:tmpl w:val="D3C0EA4A"/>
    <w:lvl w:ilvl="0" w:tplc="0409000F">
      <w:start w:val="1"/>
      <w:numFmt w:val="decimal"/>
      <w:lvlText w:val="%1."/>
      <w:lvlJc w:val="left"/>
      <w:pPr>
        <w:ind w:left="720" w:hanging="360"/>
      </w:pPr>
    </w:lvl>
    <w:lvl w:ilvl="1" w:tplc="04090019">
      <w:start w:val="1"/>
      <w:numFmt w:val="bullet"/>
      <w:lvlText w:val="o"/>
      <w:lvlJc w:val="left"/>
      <w:pPr>
        <w:ind w:left="1440" w:hanging="360"/>
      </w:pPr>
      <w:rPr>
        <w:rFonts w:ascii="Courier New" w:hAnsi="Courier New" w:cs="Courier New" w:hint="default"/>
      </w:rPr>
    </w:lvl>
    <w:lvl w:ilvl="2" w:tplc="0409001B">
      <w:start w:val="1"/>
      <w:numFmt w:val="bullet"/>
      <w:lvlText w:val=""/>
      <w:lvlJc w:val="left"/>
      <w:pPr>
        <w:ind w:left="2160" w:hanging="360"/>
      </w:pPr>
      <w:rPr>
        <w:rFonts w:ascii="Wingdings" w:hAnsi="Wingdings" w:hint="default"/>
      </w:rPr>
    </w:lvl>
    <w:lvl w:ilvl="3" w:tplc="0409000F">
      <w:start w:val="1"/>
      <w:numFmt w:val="bullet"/>
      <w:lvlText w:val=""/>
      <w:lvlJc w:val="left"/>
      <w:pPr>
        <w:ind w:left="2880" w:hanging="360"/>
      </w:pPr>
      <w:rPr>
        <w:rFonts w:ascii="Symbol" w:hAnsi="Symbol" w:hint="default"/>
      </w:rPr>
    </w:lvl>
    <w:lvl w:ilvl="4" w:tplc="04090019">
      <w:start w:val="1"/>
      <w:numFmt w:val="bullet"/>
      <w:lvlText w:val="o"/>
      <w:lvlJc w:val="left"/>
      <w:pPr>
        <w:ind w:left="3600" w:hanging="360"/>
      </w:pPr>
      <w:rPr>
        <w:rFonts w:ascii="Courier New" w:hAnsi="Courier New" w:cs="Courier New" w:hint="default"/>
      </w:rPr>
    </w:lvl>
    <w:lvl w:ilvl="5" w:tplc="0409001B">
      <w:start w:val="1"/>
      <w:numFmt w:val="bullet"/>
      <w:lvlText w:val=""/>
      <w:lvlJc w:val="left"/>
      <w:pPr>
        <w:ind w:left="4320" w:hanging="360"/>
      </w:pPr>
      <w:rPr>
        <w:rFonts w:ascii="Wingdings" w:hAnsi="Wingdings" w:hint="default"/>
      </w:rPr>
    </w:lvl>
    <w:lvl w:ilvl="6" w:tplc="0409000F">
      <w:start w:val="1"/>
      <w:numFmt w:val="bullet"/>
      <w:lvlText w:val=""/>
      <w:lvlJc w:val="left"/>
      <w:pPr>
        <w:ind w:left="5040" w:hanging="360"/>
      </w:pPr>
      <w:rPr>
        <w:rFonts w:ascii="Symbol" w:hAnsi="Symbol" w:hint="default"/>
      </w:rPr>
    </w:lvl>
    <w:lvl w:ilvl="7" w:tplc="04090019">
      <w:start w:val="1"/>
      <w:numFmt w:val="bullet"/>
      <w:lvlText w:val="o"/>
      <w:lvlJc w:val="left"/>
      <w:pPr>
        <w:ind w:left="5760" w:hanging="360"/>
      </w:pPr>
      <w:rPr>
        <w:rFonts w:ascii="Courier New" w:hAnsi="Courier New" w:cs="Courier New" w:hint="default"/>
      </w:rPr>
    </w:lvl>
    <w:lvl w:ilvl="8" w:tplc="0409001B">
      <w:start w:val="1"/>
      <w:numFmt w:val="bullet"/>
      <w:lvlText w:val=""/>
      <w:lvlJc w:val="left"/>
      <w:pPr>
        <w:ind w:left="6480" w:hanging="360"/>
      </w:pPr>
      <w:rPr>
        <w:rFonts w:ascii="Wingdings" w:hAnsi="Wingdings" w:hint="default"/>
      </w:rPr>
    </w:lvl>
  </w:abstractNum>
  <w:abstractNum w:abstractNumId="2" w15:restartNumberingAfterBreak="0">
    <w:nsid w:val="0ECD04B2"/>
    <w:multiLevelType w:val="multilevel"/>
    <w:tmpl w:val="90D0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962AE"/>
    <w:multiLevelType w:val="hybridMultilevel"/>
    <w:tmpl w:val="ED0C70A0"/>
    <w:lvl w:ilvl="0" w:tplc="F3E89CE6">
      <w:start w:val="1"/>
      <w:numFmt w:val="lowerLetter"/>
      <w:lvlText w:val="(%1)"/>
      <w:lvlJc w:val="left"/>
      <w:pPr>
        <w:ind w:left="720" w:hanging="360"/>
      </w:pPr>
      <w:rPr>
        <w:rFonts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3D0B70"/>
    <w:multiLevelType w:val="hybridMultilevel"/>
    <w:tmpl w:val="D3B45064"/>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89B1507"/>
    <w:multiLevelType w:val="hybridMultilevel"/>
    <w:tmpl w:val="CEA63750"/>
    <w:lvl w:ilvl="0" w:tplc="04090001">
      <w:start w:val="1"/>
      <w:numFmt w:val="bullet"/>
      <w:lvlText w:val=""/>
      <w:lvlJc w:val="left"/>
      <w:pPr>
        <w:ind w:left="1800" w:hanging="360"/>
      </w:pPr>
      <w:rPr>
        <w:rFonts w:ascii="Symbol" w:hAnsi="Symbol" w:hint="default"/>
      </w:rPr>
    </w:lvl>
    <w:lvl w:ilvl="1" w:tplc="04090001">
      <w:start w:val="1"/>
      <w:numFmt w:val="bullet"/>
      <w:lvlText w:val=""/>
      <w:lvlJc w:val="left"/>
      <w:pPr>
        <w:ind w:left="2520" w:hanging="360"/>
      </w:pPr>
      <w:rPr>
        <w:rFonts w:ascii="Symbol" w:hAnsi="Symbol"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0936150"/>
    <w:multiLevelType w:val="multilevel"/>
    <w:tmpl w:val="2B76A7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49178B"/>
    <w:multiLevelType w:val="hybridMultilevel"/>
    <w:tmpl w:val="6C243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3A51F5"/>
    <w:multiLevelType w:val="hybridMultilevel"/>
    <w:tmpl w:val="C6CAB72E"/>
    <w:lvl w:ilvl="0" w:tplc="04090001">
      <w:start w:val="1"/>
      <w:numFmt w:val="bullet"/>
      <w:lvlText w:val=""/>
      <w:lvlJc w:val="left"/>
      <w:pPr>
        <w:ind w:left="719" w:hanging="360"/>
      </w:pPr>
      <w:rPr>
        <w:rFonts w:ascii="Symbol" w:hAnsi="Symbol" w:hint="default"/>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9" w15:restartNumberingAfterBreak="0">
    <w:nsid w:val="2E257767"/>
    <w:multiLevelType w:val="hybridMultilevel"/>
    <w:tmpl w:val="07C46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98624D"/>
    <w:multiLevelType w:val="hybridMultilevel"/>
    <w:tmpl w:val="F26486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4655159"/>
    <w:multiLevelType w:val="hybridMultilevel"/>
    <w:tmpl w:val="6AF6B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623A13"/>
    <w:multiLevelType w:val="multilevel"/>
    <w:tmpl w:val="560EB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CF7058"/>
    <w:multiLevelType w:val="hybridMultilevel"/>
    <w:tmpl w:val="BE984EF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CA17E6"/>
    <w:multiLevelType w:val="hybridMultilevel"/>
    <w:tmpl w:val="F934E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C876B0"/>
    <w:multiLevelType w:val="hybridMultilevel"/>
    <w:tmpl w:val="2E2E1522"/>
    <w:lvl w:ilvl="0" w:tplc="3E4C4FE0">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6" w15:restartNumberingAfterBreak="0">
    <w:nsid w:val="52F42207"/>
    <w:multiLevelType w:val="hybridMultilevel"/>
    <w:tmpl w:val="2EF25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F71443"/>
    <w:multiLevelType w:val="hybridMultilevel"/>
    <w:tmpl w:val="336C2950"/>
    <w:lvl w:ilvl="0" w:tplc="0409000F">
      <w:start w:val="1"/>
      <w:numFmt w:val="decimal"/>
      <w:lvlText w:val="%1."/>
      <w:lvlJc w:val="left"/>
      <w:pPr>
        <w:ind w:left="1440" w:hanging="360"/>
      </w:pPr>
    </w:lvl>
    <w:lvl w:ilvl="1" w:tplc="D8A83780">
      <w:start w:val="1"/>
      <w:numFmt w:val="lowerRoman"/>
      <w:lvlText w:val="(%2)"/>
      <w:lvlJc w:val="left"/>
      <w:pPr>
        <w:ind w:left="2520" w:hanging="720"/>
      </w:pPr>
      <w:rPr>
        <w:rFonts w:hint="default"/>
      </w:rPr>
    </w:lvl>
    <w:lvl w:ilvl="2" w:tplc="4072C04E">
      <w:start w:val="1"/>
      <w:numFmt w:val="decimal"/>
      <w:lvlText w:val="(%3)"/>
      <w:lvlJc w:val="left"/>
      <w:pPr>
        <w:ind w:left="342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5C3B0BC6"/>
    <w:multiLevelType w:val="hybridMultilevel"/>
    <w:tmpl w:val="9C90E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DC76308"/>
    <w:multiLevelType w:val="hybridMultilevel"/>
    <w:tmpl w:val="073CF150"/>
    <w:lvl w:ilvl="0" w:tplc="3E4C4FE0">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0" w15:restartNumberingAfterBreak="0">
    <w:nsid w:val="5E00649E"/>
    <w:multiLevelType w:val="multilevel"/>
    <w:tmpl w:val="9190B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1926A00"/>
    <w:multiLevelType w:val="hybridMultilevel"/>
    <w:tmpl w:val="B10CCDA4"/>
    <w:lvl w:ilvl="0" w:tplc="04090001">
      <w:start w:val="1"/>
      <w:numFmt w:val="bullet"/>
      <w:lvlText w:val=""/>
      <w:lvlJc w:val="left"/>
      <w:pPr>
        <w:ind w:left="720" w:hanging="360"/>
      </w:pPr>
      <w:rPr>
        <w:rFonts w:ascii="Symbol" w:hAnsi="Symbol" w:hint="default"/>
      </w:rPr>
    </w:lvl>
    <w:lvl w:ilvl="1" w:tplc="A2925CF4">
      <w:start w:val="1"/>
      <w:numFmt w:val="bullet"/>
      <w:lvlText w:val=""/>
      <w:lvlJc w:val="left"/>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3268F1"/>
    <w:multiLevelType w:val="multilevel"/>
    <w:tmpl w:val="71CE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85249C"/>
    <w:multiLevelType w:val="hybridMultilevel"/>
    <w:tmpl w:val="37AAD3C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6EC446C"/>
    <w:multiLevelType w:val="hybridMultilevel"/>
    <w:tmpl w:val="27460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E6573FD"/>
    <w:multiLevelType w:val="hybridMultilevel"/>
    <w:tmpl w:val="1A36D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7C21F49"/>
    <w:multiLevelType w:val="multilevel"/>
    <w:tmpl w:val="B56E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755FDA"/>
    <w:multiLevelType w:val="hybridMultilevel"/>
    <w:tmpl w:val="EB888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24"/>
  </w:num>
  <w:num w:numId="3">
    <w:abstractNumId w:val="8"/>
  </w:num>
  <w:num w:numId="4">
    <w:abstractNumId w:val="17"/>
  </w:num>
  <w:num w:numId="5">
    <w:abstractNumId w:val="7"/>
  </w:num>
  <w:num w:numId="6">
    <w:abstractNumId w:val="27"/>
  </w:num>
  <w:num w:numId="7">
    <w:abstractNumId w:val="16"/>
  </w:num>
  <w:num w:numId="8">
    <w:abstractNumId w:val="14"/>
  </w:num>
  <w:num w:numId="9">
    <w:abstractNumId w:val="18"/>
  </w:num>
  <w:num w:numId="10">
    <w:abstractNumId w:val="3"/>
  </w:num>
  <w:num w:numId="11">
    <w:abstractNumId w:val="0"/>
  </w:num>
  <w:num w:numId="12">
    <w:abstractNumId w:val="9"/>
  </w:num>
  <w:num w:numId="13">
    <w:abstractNumId w:val="11"/>
  </w:num>
  <w:num w:numId="14">
    <w:abstractNumId w:val="13"/>
  </w:num>
  <w:num w:numId="15">
    <w:abstractNumId w:val="25"/>
  </w:num>
  <w:num w:numId="16">
    <w:abstractNumId w:val="1"/>
    <w:lvlOverride w:ilvl="0">
      <w:startOverride w:val="1"/>
    </w:lvlOverride>
    <w:lvlOverride w:ilvl="1"/>
    <w:lvlOverride w:ilvl="2"/>
    <w:lvlOverride w:ilvl="3"/>
    <w:lvlOverride w:ilvl="4"/>
    <w:lvlOverride w:ilvl="5"/>
    <w:lvlOverride w:ilvl="6"/>
    <w:lvlOverride w:ilvl="7"/>
    <w:lvlOverride w:ilvl="8"/>
  </w:num>
  <w:num w:numId="17">
    <w:abstractNumId w:val="19"/>
  </w:num>
  <w:num w:numId="18">
    <w:abstractNumId w:val="15"/>
  </w:num>
  <w:num w:numId="19">
    <w:abstractNumId w:val="4"/>
  </w:num>
  <w:num w:numId="20">
    <w:abstractNumId w:val="5"/>
  </w:num>
  <w:num w:numId="21">
    <w:abstractNumId w:val="23"/>
  </w:num>
  <w:num w:numId="22">
    <w:abstractNumId w:val="21"/>
  </w:num>
  <w:num w:numId="23">
    <w:abstractNumId w:val="6"/>
  </w:num>
  <w:num w:numId="24">
    <w:abstractNumId w:val="12"/>
  </w:num>
  <w:num w:numId="25">
    <w:abstractNumId w:val="26"/>
  </w:num>
  <w:num w:numId="26">
    <w:abstractNumId w:val="22"/>
  </w:num>
  <w:num w:numId="27">
    <w:abstractNumId w:val="2"/>
  </w:num>
  <w:num w:numId="28">
    <w:abstractNumId w:val="20"/>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김현주 (Hyunjoo Kim)">
    <w15:presenceInfo w15:providerId="AD" w15:userId="S-1-5-21-1736683614-2563811058-4185544484-1001"/>
  </w15:person>
  <w15:person w15:author="윤현정 (Hyunjeong Yoon)">
    <w15:presenceInfo w15:providerId="AD" w15:userId="S-1-5-21-1411857757-1093800567-2771014706-10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bQ0MDOxNLEwsDQxNzRQ0lEKTi0uzszPAykwqQUAmMPnkiwAAAA="/>
  </w:docVars>
  <w:rsids>
    <w:rsidRoot w:val="00206F83"/>
    <w:rsid w:val="00006CEA"/>
    <w:rsid w:val="000100A6"/>
    <w:rsid w:val="00011359"/>
    <w:rsid w:val="0001142C"/>
    <w:rsid w:val="000125A6"/>
    <w:rsid w:val="00015208"/>
    <w:rsid w:val="00016793"/>
    <w:rsid w:val="00017AF7"/>
    <w:rsid w:val="00021A5C"/>
    <w:rsid w:val="00023E10"/>
    <w:rsid w:val="00024079"/>
    <w:rsid w:val="000249CC"/>
    <w:rsid w:val="00024E5D"/>
    <w:rsid w:val="00024F03"/>
    <w:rsid w:val="0002573B"/>
    <w:rsid w:val="00025FDB"/>
    <w:rsid w:val="00027F10"/>
    <w:rsid w:val="0003230C"/>
    <w:rsid w:val="0003464F"/>
    <w:rsid w:val="00034DFF"/>
    <w:rsid w:val="00035CCB"/>
    <w:rsid w:val="00036DE6"/>
    <w:rsid w:val="00037484"/>
    <w:rsid w:val="00037768"/>
    <w:rsid w:val="000379B6"/>
    <w:rsid w:val="00037B94"/>
    <w:rsid w:val="0004059E"/>
    <w:rsid w:val="000407D4"/>
    <w:rsid w:val="000425FB"/>
    <w:rsid w:val="000431A5"/>
    <w:rsid w:val="00044D5F"/>
    <w:rsid w:val="00050049"/>
    <w:rsid w:val="00050183"/>
    <w:rsid w:val="000507AC"/>
    <w:rsid w:val="000576DA"/>
    <w:rsid w:val="00060B96"/>
    <w:rsid w:val="000648DD"/>
    <w:rsid w:val="00066561"/>
    <w:rsid w:val="00070692"/>
    <w:rsid w:val="0007132F"/>
    <w:rsid w:val="0007149D"/>
    <w:rsid w:val="000745A4"/>
    <w:rsid w:val="00077643"/>
    <w:rsid w:val="00080B9F"/>
    <w:rsid w:val="000818EF"/>
    <w:rsid w:val="000871D8"/>
    <w:rsid w:val="000902E8"/>
    <w:rsid w:val="00091C1B"/>
    <w:rsid w:val="00094303"/>
    <w:rsid w:val="00097EAE"/>
    <w:rsid w:val="000A08AD"/>
    <w:rsid w:val="000A1DAA"/>
    <w:rsid w:val="000A3E15"/>
    <w:rsid w:val="000A560D"/>
    <w:rsid w:val="000B1E10"/>
    <w:rsid w:val="000B3BD3"/>
    <w:rsid w:val="000B5ED9"/>
    <w:rsid w:val="000B66F0"/>
    <w:rsid w:val="000C023E"/>
    <w:rsid w:val="000C06F4"/>
    <w:rsid w:val="000C0E93"/>
    <w:rsid w:val="000C11D2"/>
    <w:rsid w:val="000C1214"/>
    <w:rsid w:val="000C217B"/>
    <w:rsid w:val="000C2BA4"/>
    <w:rsid w:val="000C3DD1"/>
    <w:rsid w:val="000C4086"/>
    <w:rsid w:val="000C4EA3"/>
    <w:rsid w:val="000C6278"/>
    <w:rsid w:val="000C7A1F"/>
    <w:rsid w:val="000D0B35"/>
    <w:rsid w:val="000D46D0"/>
    <w:rsid w:val="000D508F"/>
    <w:rsid w:val="000D60DF"/>
    <w:rsid w:val="000E14CE"/>
    <w:rsid w:val="000E3755"/>
    <w:rsid w:val="000E7539"/>
    <w:rsid w:val="000F07A9"/>
    <w:rsid w:val="000F20B7"/>
    <w:rsid w:val="000F210B"/>
    <w:rsid w:val="000F6890"/>
    <w:rsid w:val="000F7AF1"/>
    <w:rsid w:val="001032EA"/>
    <w:rsid w:val="0010470D"/>
    <w:rsid w:val="00115118"/>
    <w:rsid w:val="00115B70"/>
    <w:rsid w:val="00123625"/>
    <w:rsid w:val="00127CC7"/>
    <w:rsid w:val="00130A03"/>
    <w:rsid w:val="00130BDE"/>
    <w:rsid w:val="00130E35"/>
    <w:rsid w:val="00132408"/>
    <w:rsid w:val="00132552"/>
    <w:rsid w:val="00133865"/>
    <w:rsid w:val="00133BF9"/>
    <w:rsid w:val="001344F6"/>
    <w:rsid w:val="00134C45"/>
    <w:rsid w:val="0013530E"/>
    <w:rsid w:val="00143EF7"/>
    <w:rsid w:val="001440E3"/>
    <w:rsid w:val="001450A0"/>
    <w:rsid w:val="00145354"/>
    <w:rsid w:val="001453EF"/>
    <w:rsid w:val="00147704"/>
    <w:rsid w:val="00150589"/>
    <w:rsid w:val="00150E13"/>
    <w:rsid w:val="001514E3"/>
    <w:rsid w:val="0015240E"/>
    <w:rsid w:val="00153813"/>
    <w:rsid w:val="00153B7D"/>
    <w:rsid w:val="00154F86"/>
    <w:rsid w:val="00156CE5"/>
    <w:rsid w:val="0015709A"/>
    <w:rsid w:val="00160F16"/>
    <w:rsid w:val="00163F6B"/>
    <w:rsid w:val="00164199"/>
    <w:rsid w:val="001655F5"/>
    <w:rsid w:val="00166E95"/>
    <w:rsid w:val="00170A64"/>
    <w:rsid w:val="0017448E"/>
    <w:rsid w:val="0017453B"/>
    <w:rsid w:val="001760D2"/>
    <w:rsid w:val="00177224"/>
    <w:rsid w:val="0017755D"/>
    <w:rsid w:val="0018313B"/>
    <w:rsid w:val="0018342D"/>
    <w:rsid w:val="00186B53"/>
    <w:rsid w:val="00190867"/>
    <w:rsid w:val="00191083"/>
    <w:rsid w:val="00192FB6"/>
    <w:rsid w:val="0019649B"/>
    <w:rsid w:val="0019733D"/>
    <w:rsid w:val="00197F4B"/>
    <w:rsid w:val="001B39A2"/>
    <w:rsid w:val="001B5DC0"/>
    <w:rsid w:val="001C1DCB"/>
    <w:rsid w:val="001C2A99"/>
    <w:rsid w:val="001C2C50"/>
    <w:rsid w:val="001C4C9B"/>
    <w:rsid w:val="001D0C59"/>
    <w:rsid w:val="001D224D"/>
    <w:rsid w:val="001D5416"/>
    <w:rsid w:val="001D5876"/>
    <w:rsid w:val="001D724F"/>
    <w:rsid w:val="001D7808"/>
    <w:rsid w:val="001D7EC5"/>
    <w:rsid w:val="001E00D0"/>
    <w:rsid w:val="001E166F"/>
    <w:rsid w:val="001E1960"/>
    <w:rsid w:val="001E220C"/>
    <w:rsid w:val="001E3DC8"/>
    <w:rsid w:val="001E574E"/>
    <w:rsid w:val="001E6945"/>
    <w:rsid w:val="001E7392"/>
    <w:rsid w:val="001F12C7"/>
    <w:rsid w:val="001F3BC5"/>
    <w:rsid w:val="00200A87"/>
    <w:rsid w:val="00205AEA"/>
    <w:rsid w:val="00206F83"/>
    <w:rsid w:val="0020706D"/>
    <w:rsid w:val="0021016F"/>
    <w:rsid w:val="002143D4"/>
    <w:rsid w:val="00216441"/>
    <w:rsid w:val="0021757B"/>
    <w:rsid w:val="00217AEB"/>
    <w:rsid w:val="00220C2D"/>
    <w:rsid w:val="00222A4C"/>
    <w:rsid w:val="00230D9E"/>
    <w:rsid w:val="0023486B"/>
    <w:rsid w:val="002358E8"/>
    <w:rsid w:val="00240155"/>
    <w:rsid w:val="00241353"/>
    <w:rsid w:val="002416A7"/>
    <w:rsid w:val="00242477"/>
    <w:rsid w:val="002437F3"/>
    <w:rsid w:val="002440BA"/>
    <w:rsid w:val="0024512C"/>
    <w:rsid w:val="00245766"/>
    <w:rsid w:val="0024632E"/>
    <w:rsid w:val="00246948"/>
    <w:rsid w:val="002505FA"/>
    <w:rsid w:val="002510E9"/>
    <w:rsid w:val="0025192A"/>
    <w:rsid w:val="002524A7"/>
    <w:rsid w:val="00256059"/>
    <w:rsid w:val="002574BF"/>
    <w:rsid w:val="00257587"/>
    <w:rsid w:val="00257F0F"/>
    <w:rsid w:val="00263A8F"/>
    <w:rsid w:val="00263D61"/>
    <w:rsid w:val="00263F99"/>
    <w:rsid w:val="00265669"/>
    <w:rsid w:val="0026626E"/>
    <w:rsid w:val="002718D3"/>
    <w:rsid w:val="0027216C"/>
    <w:rsid w:val="00272B4D"/>
    <w:rsid w:val="00273329"/>
    <w:rsid w:val="0027380A"/>
    <w:rsid w:val="0027519C"/>
    <w:rsid w:val="00276958"/>
    <w:rsid w:val="00276E65"/>
    <w:rsid w:val="00280495"/>
    <w:rsid w:val="002816F5"/>
    <w:rsid w:val="002816FE"/>
    <w:rsid w:val="00281762"/>
    <w:rsid w:val="00282DA6"/>
    <w:rsid w:val="00285607"/>
    <w:rsid w:val="00286CE6"/>
    <w:rsid w:val="002874DD"/>
    <w:rsid w:val="0028750A"/>
    <w:rsid w:val="00290802"/>
    <w:rsid w:val="00292CCC"/>
    <w:rsid w:val="00296E5A"/>
    <w:rsid w:val="002A0A1C"/>
    <w:rsid w:val="002A0C0B"/>
    <w:rsid w:val="002A3A8B"/>
    <w:rsid w:val="002B1E1B"/>
    <w:rsid w:val="002B267C"/>
    <w:rsid w:val="002B79AE"/>
    <w:rsid w:val="002C06FA"/>
    <w:rsid w:val="002C197D"/>
    <w:rsid w:val="002C220D"/>
    <w:rsid w:val="002C2A50"/>
    <w:rsid w:val="002C4445"/>
    <w:rsid w:val="002C4A5F"/>
    <w:rsid w:val="002D12ED"/>
    <w:rsid w:val="002D4E49"/>
    <w:rsid w:val="002E0B9E"/>
    <w:rsid w:val="002E2E53"/>
    <w:rsid w:val="002E32C1"/>
    <w:rsid w:val="002E7807"/>
    <w:rsid w:val="002F07A8"/>
    <w:rsid w:val="002F32C3"/>
    <w:rsid w:val="002F4AC6"/>
    <w:rsid w:val="00300256"/>
    <w:rsid w:val="003014C1"/>
    <w:rsid w:val="0030263C"/>
    <w:rsid w:val="00303956"/>
    <w:rsid w:val="003041D3"/>
    <w:rsid w:val="0030678A"/>
    <w:rsid w:val="00307752"/>
    <w:rsid w:val="0031178E"/>
    <w:rsid w:val="0031206E"/>
    <w:rsid w:val="00314336"/>
    <w:rsid w:val="003162E6"/>
    <w:rsid w:val="00316A2D"/>
    <w:rsid w:val="003202D5"/>
    <w:rsid w:val="00323D27"/>
    <w:rsid w:val="00323D45"/>
    <w:rsid w:val="00324B70"/>
    <w:rsid w:val="003271BF"/>
    <w:rsid w:val="00330F1A"/>
    <w:rsid w:val="0033137D"/>
    <w:rsid w:val="0033268B"/>
    <w:rsid w:val="00334A31"/>
    <w:rsid w:val="003366C8"/>
    <w:rsid w:val="00336A3C"/>
    <w:rsid w:val="00345273"/>
    <w:rsid w:val="00354B37"/>
    <w:rsid w:val="003552CE"/>
    <w:rsid w:val="003567D0"/>
    <w:rsid w:val="00356BB4"/>
    <w:rsid w:val="00361A0E"/>
    <w:rsid w:val="00361FC5"/>
    <w:rsid w:val="003624CF"/>
    <w:rsid w:val="00366977"/>
    <w:rsid w:val="003704BA"/>
    <w:rsid w:val="003716C3"/>
    <w:rsid w:val="00371C55"/>
    <w:rsid w:val="00373A01"/>
    <w:rsid w:val="00375722"/>
    <w:rsid w:val="003759B3"/>
    <w:rsid w:val="003773D3"/>
    <w:rsid w:val="00377953"/>
    <w:rsid w:val="00381C3C"/>
    <w:rsid w:val="00383074"/>
    <w:rsid w:val="00392DF8"/>
    <w:rsid w:val="00396DBA"/>
    <w:rsid w:val="003A040E"/>
    <w:rsid w:val="003A1476"/>
    <w:rsid w:val="003A2878"/>
    <w:rsid w:val="003A6331"/>
    <w:rsid w:val="003A6455"/>
    <w:rsid w:val="003A6941"/>
    <w:rsid w:val="003A7686"/>
    <w:rsid w:val="003A76DB"/>
    <w:rsid w:val="003A79DC"/>
    <w:rsid w:val="003A7F6F"/>
    <w:rsid w:val="003B0DB2"/>
    <w:rsid w:val="003B588A"/>
    <w:rsid w:val="003B6093"/>
    <w:rsid w:val="003B6B55"/>
    <w:rsid w:val="003C1159"/>
    <w:rsid w:val="003C2CA6"/>
    <w:rsid w:val="003C3D6D"/>
    <w:rsid w:val="003C64CE"/>
    <w:rsid w:val="003C7229"/>
    <w:rsid w:val="003D2079"/>
    <w:rsid w:val="003D2558"/>
    <w:rsid w:val="003D3300"/>
    <w:rsid w:val="003D39BE"/>
    <w:rsid w:val="003D73B2"/>
    <w:rsid w:val="003E39F1"/>
    <w:rsid w:val="003E4574"/>
    <w:rsid w:val="003E496F"/>
    <w:rsid w:val="003E587D"/>
    <w:rsid w:val="003E640B"/>
    <w:rsid w:val="003E7A69"/>
    <w:rsid w:val="003F084C"/>
    <w:rsid w:val="003F25CC"/>
    <w:rsid w:val="003F3379"/>
    <w:rsid w:val="003F3C85"/>
    <w:rsid w:val="003F49D1"/>
    <w:rsid w:val="003F4A21"/>
    <w:rsid w:val="003F70B5"/>
    <w:rsid w:val="004006A4"/>
    <w:rsid w:val="00401A29"/>
    <w:rsid w:val="00403033"/>
    <w:rsid w:val="00404C46"/>
    <w:rsid w:val="00404F94"/>
    <w:rsid w:val="004169C6"/>
    <w:rsid w:val="00426668"/>
    <w:rsid w:val="00430093"/>
    <w:rsid w:val="00436F5D"/>
    <w:rsid w:val="00444704"/>
    <w:rsid w:val="004462E0"/>
    <w:rsid w:val="00447DC7"/>
    <w:rsid w:val="00450EC6"/>
    <w:rsid w:val="004515BA"/>
    <w:rsid w:val="004550AC"/>
    <w:rsid w:val="00455DE9"/>
    <w:rsid w:val="004618C6"/>
    <w:rsid w:val="00461C9E"/>
    <w:rsid w:val="00461CA8"/>
    <w:rsid w:val="00461CBE"/>
    <w:rsid w:val="00463512"/>
    <w:rsid w:val="00465215"/>
    <w:rsid w:val="00465C15"/>
    <w:rsid w:val="00466D65"/>
    <w:rsid w:val="00466EA9"/>
    <w:rsid w:val="0047234A"/>
    <w:rsid w:val="004763FE"/>
    <w:rsid w:val="00477124"/>
    <w:rsid w:val="004775F4"/>
    <w:rsid w:val="00477649"/>
    <w:rsid w:val="00480D05"/>
    <w:rsid w:val="00481438"/>
    <w:rsid w:val="0048152D"/>
    <w:rsid w:val="00485BF7"/>
    <w:rsid w:val="00487F76"/>
    <w:rsid w:val="00491053"/>
    <w:rsid w:val="00492FA8"/>
    <w:rsid w:val="004A09B1"/>
    <w:rsid w:val="004A31B2"/>
    <w:rsid w:val="004A354D"/>
    <w:rsid w:val="004A45AA"/>
    <w:rsid w:val="004A5C6D"/>
    <w:rsid w:val="004B0CF4"/>
    <w:rsid w:val="004B145E"/>
    <w:rsid w:val="004B1681"/>
    <w:rsid w:val="004B49E6"/>
    <w:rsid w:val="004B5986"/>
    <w:rsid w:val="004B691D"/>
    <w:rsid w:val="004B783A"/>
    <w:rsid w:val="004C0A56"/>
    <w:rsid w:val="004C305C"/>
    <w:rsid w:val="004C612B"/>
    <w:rsid w:val="004C76B8"/>
    <w:rsid w:val="004D11B5"/>
    <w:rsid w:val="004D13CE"/>
    <w:rsid w:val="004D3CF8"/>
    <w:rsid w:val="004D48F5"/>
    <w:rsid w:val="004D7BE7"/>
    <w:rsid w:val="004E6765"/>
    <w:rsid w:val="004F2426"/>
    <w:rsid w:val="004F31D3"/>
    <w:rsid w:val="004F62DB"/>
    <w:rsid w:val="004F6942"/>
    <w:rsid w:val="005004CE"/>
    <w:rsid w:val="0050196C"/>
    <w:rsid w:val="005059A6"/>
    <w:rsid w:val="005061AE"/>
    <w:rsid w:val="005101B6"/>
    <w:rsid w:val="00510CEB"/>
    <w:rsid w:val="00511003"/>
    <w:rsid w:val="00511679"/>
    <w:rsid w:val="005130A5"/>
    <w:rsid w:val="005167FC"/>
    <w:rsid w:val="005205A7"/>
    <w:rsid w:val="005246DE"/>
    <w:rsid w:val="005273CB"/>
    <w:rsid w:val="00527B92"/>
    <w:rsid w:val="00530E5C"/>
    <w:rsid w:val="0054054F"/>
    <w:rsid w:val="005418B3"/>
    <w:rsid w:val="005449DE"/>
    <w:rsid w:val="00551AC1"/>
    <w:rsid w:val="00552140"/>
    <w:rsid w:val="00560DB0"/>
    <w:rsid w:val="00561CCC"/>
    <w:rsid w:val="00564E1E"/>
    <w:rsid w:val="00570080"/>
    <w:rsid w:val="0057030F"/>
    <w:rsid w:val="00571845"/>
    <w:rsid w:val="00573406"/>
    <w:rsid w:val="00575823"/>
    <w:rsid w:val="00577C64"/>
    <w:rsid w:val="005829E3"/>
    <w:rsid w:val="00585A25"/>
    <w:rsid w:val="00585FA8"/>
    <w:rsid w:val="00587CF5"/>
    <w:rsid w:val="00587E8F"/>
    <w:rsid w:val="00591E89"/>
    <w:rsid w:val="0059231B"/>
    <w:rsid w:val="005A2D52"/>
    <w:rsid w:val="005A414C"/>
    <w:rsid w:val="005A5376"/>
    <w:rsid w:val="005A5780"/>
    <w:rsid w:val="005A6B5D"/>
    <w:rsid w:val="005B31AB"/>
    <w:rsid w:val="005B3C80"/>
    <w:rsid w:val="005B7FE0"/>
    <w:rsid w:val="005C0347"/>
    <w:rsid w:val="005C08BD"/>
    <w:rsid w:val="005C3C7E"/>
    <w:rsid w:val="005C79D1"/>
    <w:rsid w:val="005D1FA9"/>
    <w:rsid w:val="005D24EB"/>
    <w:rsid w:val="005D3FC3"/>
    <w:rsid w:val="005E2DF9"/>
    <w:rsid w:val="005E2F1F"/>
    <w:rsid w:val="005E55D9"/>
    <w:rsid w:val="005E7BCA"/>
    <w:rsid w:val="005F0500"/>
    <w:rsid w:val="005F251C"/>
    <w:rsid w:val="005F25EB"/>
    <w:rsid w:val="005F2876"/>
    <w:rsid w:val="005F43C0"/>
    <w:rsid w:val="005F72E1"/>
    <w:rsid w:val="00600C03"/>
    <w:rsid w:val="006038AC"/>
    <w:rsid w:val="00605D01"/>
    <w:rsid w:val="0061303F"/>
    <w:rsid w:val="00613DEC"/>
    <w:rsid w:val="00614C7A"/>
    <w:rsid w:val="0061618A"/>
    <w:rsid w:val="0062095C"/>
    <w:rsid w:val="00622B65"/>
    <w:rsid w:val="0062559D"/>
    <w:rsid w:val="0063068D"/>
    <w:rsid w:val="00634A0B"/>
    <w:rsid w:val="00635579"/>
    <w:rsid w:val="0064025D"/>
    <w:rsid w:val="006422AB"/>
    <w:rsid w:val="006428B5"/>
    <w:rsid w:val="00642E73"/>
    <w:rsid w:val="006441EB"/>
    <w:rsid w:val="006448A2"/>
    <w:rsid w:val="00646050"/>
    <w:rsid w:val="0065007A"/>
    <w:rsid w:val="00653D55"/>
    <w:rsid w:val="0065474E"/>
    <w:rsid w:val="00655E4F"/>
    <w:rsid w:val="00656092"/>
    <w:rsid w:val="00656908"/>
    <w:rsid w:val="0066078A"/>
    <w:rsid w:val="00660A44"/>
    <w:rsid w:val="00663E0B"/>
    <w:rsid w:val="0066552E"/>
    <w:rsid w:val="00666768"/>
    <w:rsid w:val="006674D2"/>
    <w:rsid w:val="006717CD"/>
    <w:rsid w:val="00674713"/>
    <w:rsid w:val="006753B1"/>
    <w:rsid w:val="0067666A"/>
    <w:rsid w:val="00676C89"/>
    <w:rsid w:val="00682D38"/>
    <w:rsid w:val="00687F9A"/>
    <w:rsid w:val="006923EE"/>
    <w:rsid w:val="0069297D"/>
    <w:rsid w:val="00693412"/>
    <w:rsid w:val="00694163"/>
    <w:rsid w:val="00696071"/>
    <w:rsid w:val="00697572"/>
    <w:rsid w:val="00697E9C"/>
    <w:rsid w:val="006A12A7"/>
    <w:rsid w:val="006A4953"/>
    <w:rsid w:val="006A4BCB"/>
    <w:rsid w:val="006A5B43"/>
    <w:rsid w:val="006A6553"/>
    <w:rsid w:val="006B1A6D"/>
    <w:rsid w:val="006B5464"/>
    <w:rsid w:val="006B5F28"/>
    <w:rsid w:val="006B71DC"/>
    <w:rsid w:val="006C0A7F"/>
    <w:rsid w:val="006C2BF9"/>
    <w:rsid w:val="006C3A7F"/>
    <w:rsid w:val="006C3BD2"/>
    <w:rsid w:val="006C6455"/>
    <w:rsid w:val="006D17DC"/>
    <w:rsid w:val="006D1953"/>
    <w:rsid w:val="006D37F2"/>
    <w:rsid w:val="006D4769"/>
    <w:rsid w:val="006D678A"/>
    <w:rsid w:val="006E0D46"/>
    <w:rsid w:val="006E2707"/>
    <w:rsid w:val="006E5C01"/>
    <w:rsid w:val="006E7913"/>
    <w:rsid w:val="006F0A4F"/>
    <w:rsid w:val="006F6073"/>
    <w:rsid w:val="006F7293"/>
    <w:rsid w:val="00700A95"/>
    <w:rsid w:val="007012E4"/>
    <w:rsid w:val="00705D4D"/>
    <w:rsid w:val="00706AA1"/>
    <w:rsid w:val="00707A1C"/>
    <w:rsid w:val="007108F7"/>
    <w:rsid w:val="00710A1F"/>
    <w:rsid w:val="00710E81"/>
    <w:rsid w:val="00712F98"/>
    <w:rsid w:val="0071393D"/>
    <w:rsid w:val="007149F1"/>
    <w:rsid w:val="00715A23"/>
    <w:rsid w:val="00717F56"/>
    <w:rsid w:val="00721325"/>
    <w:rsid w:val="00723871"/>
    <w:rsid w:val="00723F82"/>
    <w:rsid w:val="00726142"/>
    <w:rsid w:val="00726989"/>
    <w:rsid w:val="00730AE4"/>
    <w:rsid w:val="00730B88"/>
    <w:rsid w:val="00730EAC"/>
    <w:rsid w:val="00733D24"/>
    <w:rsid w:val="00734654"/>
    <w:rsid w:val="00737643"/>
    <w:rsid w:val="00740C67"/>
    <w:rsid w:val="00743061"/>
    <w:rsid w:val="007449D6"/>
    <w:rsid w:val="007472BB"/>
    <w:rsid w:val="00751278"/>
    <w:rsid w:val="00752799"/>
    <w:rsid w:val="00752A01"/>
    <w:rsid w:val="00752E0A"/>
    <w:rsid w:val="00756461"/>
    <w:rsid w:val="00756D16"/>
    <w:rsid w:val="00762709"/>
    <w:rsid w:val="00762A70"/>
    <w:rsid w:val="0076325C"/>
    <w:rsid w:val="007655AE"/>
    <w:rsid w:val="00765F9F"/>
    <w:rsid w:val="0076714F"/>
    <w:rsid w:val="007769E6"/>
    <w:rsid w:val="00777F7E"/>
    <w:rsid w:val="00781E3B"/>
    <w:rsid w:val="007830F9"/>
    <w:rsid w:val="0078332E"/>
    <w:rsid w:val="0078790B"/>
    <w:rsid w:val="00791B99"/>
    <w:rsid w:val="007920EA"/>
    <w:rsid w:val="00795244"/>
    <w:rsid w:val="00795733"/>
    <w:rsid w:val="00796FA4"/>
    <w:rsid w:val="00797A87"/>
    <w:rsid w:val="007A24AB"/>
    <w:rsid w:val="007A2E7D"/>
    <w:rsid w:val="007A4DB3"/>
    <w:rsid w:val="007A66F3"/>
    <w:rsid w:val="007C00F5"/>
    <w:rsid w:val="007C0544"/>
    <w:rsid w:val="007C2029"/>
    <w:rsid w:val="007C3EB6"/>
    <w:rsid w:val="007C4307"/>
    <w:rsid w:val="007C5DE9"/>
    <w:rsid w:val="007C65EC"/>
    <w:rsid w:val="007C700A"/>
    <w:rsid w:val="007D41D2"/>
    <w:rsid w:val="007D5ADC"/>
    <w:rsid w:val="007D614C"/>
    <w:rsid w:val="007E684A"/>
    <w:rsid w:val="007E7A5E"/>
    <w:rsid w:val="007F0347"/>
    <w:rsid w:val="007F3AF4"/>
    <w:rsid w:val="007F4516"/>
    <w:rsid w:val="00801523"/>
    <w:rsid w:val="0080297F"/>
    <w:rsid w:val="00805295"/>
    <w:rsid w:val="008100D1"/>
    <w:rsid w:val="00810D62"/>
    <w:rsid w:val="00811378"/>
    <w:rsid w:val="00811E56"/>
    <w:rsid w:val="008129A7"/>
    <w:rsid w:val="00815633"/>
    <w:rsid w:val="00816392"/>
    <w:rsid w:val="0082219E"/>
    <w:rsid w:val="00824292"/>
    <w:rsid w:val="00824921"/>
    <w:rsid w:val="008275AA"/>
    <w:rsid w:val="008279C1"/>
    <w:rsid w:val="00830E97"/>
    <w:rsid w:val="00831900"/>
    <w:rsid w:val="0083236F"/>
    <w:rsid w:val="00832FDE"/>
    <w:rsid w:val="008365A6"/>
    <w:rsid w:val="00837AC2"/>
    <w:rsid w:val="008404B7"/>
    <w:rsid w:val="00841045"/>
    <w:rsid w:val="0084349F"/>
    <w:rsid w:val="00846B0A"/>
    <w:rsid w:val="00846B80"/>
    <w:rsid w:val="008472A9"/>
    <w:rsid w:val="00853232"/>
    <w:rsid w:val="008538BF"/>
    <w:rsid w:val="0085496F"/>
    <w:rsid w:val="008560BC"/>
    <w:rsid w:val="00856D45"/>
    <w:rsid w:val="0086356F"/>
    <w:rsid w:val="00870381"/>
    <w:rsid w:val="008713EC"/>
    <w:rsid w:val="008745E8"/>
    <w:rsid w:val="00874C8E"/>
    <w:rsid w:val="00875247"/>
    <w:rsid w:val="00875B5D"/>
    <w:rsid w:val="00875E30"/>
    <w:rsid w:val="00877B80"/>
    <w:rsid w:val="00877F29"/>
    <w:rsid w:val="00880A6E"/>
    <w:rsid w:val="00882656"/>
    <w:rsid w:val="008831DE"/>
    <w:rsid w:val="00883E34"/>
    <w:rsid w:val="00890C9F"/>
    <w:rsid w:val="0089129E"/>
    <w:rsid w:val="008914C0"/>
    <w:rsid w:val="00891FCC"/>
    <w:rsid w:val="0089211C"/>
    <w:rsid w:val="00896F12"/>
    <w:rsid w:val="008A32CD"/>
    <w:rsid w:val="008A34AF"/>
    <w:rsid w:val="008A52E8"/>
    <w:rsid w:val="008B1DE1"/>
    <w:rsid w:val="008B5055"/>
    <w:rsid w:val="008B7B22"/>
    <w:rsid w:val="008C129F"/>
    <w:rsid w:val="008C4238"/>
    <w:rsid w:val="008C5294"/>
    <w:rsid w:val="008C6E7B"/>
    <w:rsid w:val="008D43C9"/>
    <w:rsid w:val="008D7523"/>
    <w:rsid w:val="008D7C6C"/>
    <w:rsid w:val="008E0D36"/>
    <w:rsid w:val="008E1737"/>
    <w:rsid w:val="008E59A9"/>
    <w:rsid w:val="008F076A"/>
    <w:rsid w:val="008F0DE5"/>
    <w:rsid w:val="008F29D7"/>
    <w:rsid w:val="008F4752"/>
    <w:rsid w:val="008F755D"/>
    <w:rsid w:val="009001FD"/>
    <w:rsid w:val="009008DF"/>
    <w:rsid w:val="00901BC6"/>
    <w:rsid w:val="009109D4"/>
    <w:rsid w:val="00912DC0"/>
    <w:rsid w:val="00913530"/>
    <w:rsid w:val="00913BE5"/>
    <w:rsid w:val="00913F22"/>
    <w:rsid w:val="00915F35"/>
    <w:rsid w:val="00917B93"/>
    <w:rsid w:val="00921377"/>
    <w:rsid w:val="00921576"/>
    <w:rsid w:val="00922286"/>
    <w:rsid w:val="00922298"/>
    <w:rsid w:val="009269AB"/>
    <w:rsid w:val="00930500"/>
    <w:rsid w:val="0093069F"/>
    <w:rsid w:val="00931D30"/>
    <w:rsid w:val="0093234C"/>
    <w:rsid w:val="00933D01"/>
    <w:rsid w:val="00937B6C"/>
    <w:rsid w:val="009423A2"/>
    <w:rsid w:val="00942BDD"/>
    <w:rsid w:val="00942DDD"/>
    <w:rsid w:val="00943575"/>
    <w:rsid w:val="009438B1"/>
    <w:rsid w:val="00944634"/>
    <w:rsid w:val="00944E56"/>
    <w:rsid w:val="00946908"/>
    <w:rsid w:val="00947535"/>
    <w:rsid w:val="00954615"/>
    <w:rsid w:val="00955C05"/>
    <w:rsid w:val="00955CB7"/>
    <w:rsid w:val="00960DC4"/>
    <w:rsid w:val="0096290E"/>
    <w:rsid w:val="00963BEA"/>
    <w:rsid w:val="00963D10"/>
    <w:rsid w:val="00967F41"/>
    <w:rsid w:val="0097065F"/>
    <w:rsid w:val="00973913"/>
    <w:rsid w:val="009744E0"/>
    <w:rsid w:val="00980243"/>
    <w:rsid w:val="0098672B"/>
    <w:rsid w:val="00987A6D"/>
    <w:rsid w:val="00990C30"/>
    <w:rsid w:val="00991409"/>
    <w:rsid w:val="00993F13"/>
    <w:rsid w:val="00994020"/>
    <w:rsid w:val="009955DE"/>
    <w:rsid w:val="009A1629"/>
    <w:rsid w:val="009A1A9D"/>
    <w:rsid w:val="009A7143"/>
    <w:rsid w:val="009B3E5D"/>
    <w:rsid w:val="009B4902"/>
    <w:rsid w:val="009B525E"/>
    <w:rsid w:val="009B6E1E"/>
    <w:rsid w:val="009C1E36"/>
    <w:rsid w:val="009C375F"/>
    <w:rsid w:val="009C4D0D"/>
    <w:rsid w:val="009C714F"/>
    <w:rsid w:val="009D2BED"/>
    <w:rsid w:val="009D2F3B"/>
    <w:rsid w:val="009D3421"/>
    <w:rsid w:val="009F10AD"/>
    <w:rsid w:val="009F1D4F"/>
    <w:rsid w:val="009F710D"/>
    <w:rsid w:val="00A024D6"/>
    <w:rsid w:val="00A04316"/>
    <w:rsid w:val="00A04A8B"/>
    <w:rsid w:val="00A05028"/>
    <w:rsid w:val="00A06487"/>
    <w:rsid w:val="00A067FA"/>
    <w:rsid w:val="00A07D28"/>
    <w:rsid w:val="00A108E0"/>
    <w:rsid w:val="00A15299"/>
    <w:rsid w:val="00A16506"/>
    <w:rsid w:val="00A21722"/>
    <w:rsid w:val="00A225E6"/>
    <w:rsid w:val="00A2676A"/>
    <w:rsid w:val="00A27BDC"/>
    <w:rsid w:val="00A32801"/>
    <w:rsid w:val="00A35020"/>
    <w:rsid w:val="00A3530B"/>
    <w:rsid w:val="00A3540B"/>
    <w:rsid w:val="00A3612E"/>
    <w:rsid w:val="00A407A4"/>
    <w:rsid w:val="00A43C50"/>
    <w:rsid w:val="00A43EBE"/>
    <w:rsid w:val="00A46505"/>
    <w:rsid w:val="00A52DF1"/>
    <w:rsid w:val="00A535B2"/>
    <w:rsid w:val="00A535B6"/>
    <w:rsid w:val="00A5435B"/>
    <w:rsid w:val="00A543F4"/>
    <w:rsid w:val="00A55C49"/>
    <w:rsid w:val="00A61650"/>
    <w:rsid w:val="00A630C4"/>
    <w:rsid w:val="00A645C2"/>
    <w:rsid w:val="00A6770E"/>
    <w:rsid w:val="00A72BDE"/>
    <w:rsid w:val="00A7514B"/>
    <w:rsid w:val="00A82656"/>
    <w:rsid w:val="00A826FF"/>
    <w:rsid w:val="00A84427"/>
    <w:rsid w:val="00A84A92"/>
    <w:rsid w:val="00A84C6B"/>
    <w:rsid w:val="00A87D2E"/>
    <w:rsid w:val="00A9094F"/>
    <w:rsid w:val="00A9142C"/>
    <w:rsid w:val="00A91844"/>
    <w:rsid w:val="00A92BD2"/>
    <w:rsid w:val="00A9310A"/>
    <w:rsid w:val="00A936CF"/>
    <w:rsid w:val="00A958B3"/>
    <w:rsid w:val="00A95EB0"/>
    <w:rsid w:val="00AA227E"/>
    <w:rsid w:val="00AA265D"/>
    <w:rsid w:val="00AA2FAB"/>
    <w:rsid w:val="00AA3206"/>
    <w:rsid w:val="00AA40D1"/>
    <w:rsid w:val="00AA67A6"/>
    <w:rsid w:val="00AA77CE"/>
    <w:rsid w:val="00AB1312"/>
    <w:rsid w:val="00AB1971"/>
    <w:rsid w:val="00AB1CA0"/>
    <w:rsid w:val="00AB59BF"/>
    <w:rsid w:val="00AB765B"/>
    <w:rsid w:val="00AC26A2"/>
    <w:rsid w:val="00AC7081"/>
    <w:rsid w:val="00AC7728"/>
    <w:rsid w:val="00AD1401"/>
    <w:rsid w:val="00AD356F"/>
    <w:rsid w:val="00AD3E0D"/>
    <w:rsid w:val="00AD42C1"/>
    <w:rsid w:val="00AE24DD"/>
    <w:rsid w:val="00AE41FF"/>
    <w:rsid w:val="00AE5772"/>
    <w:rsid w:val="00AF2776"/>
    <w:rsid w:val="00AF40A4"/>
    <w:rsid w:val="00AF4380"/>
    <w:rsid w:val="00AF79DB"/>
    <w:rsid w:val="00AF7B4F"/>
    <w:rsid w:val="00B00477"/>
    <w:rsid w:val="00B0130F"/>
    <w:rsid w:val="00B02FB1"/>
    <w:rsid w:val="00B03EC9"/>
    <w:rsid w:val="00B04880"/>
    <w:rsid w:val="00B0641A"/>
    <w:rsid w:val="00B10A60"/>
    <w:rsid w:val="00B1130B"/>
    <w:rsid w:val="00B1565A"/>
    <w:rsid w:val="00B16DCD"/>
    <w:rsid w:val="00B23F0E"/>
    <w:rsid w:val="00B242CD"/>
    <w:rsid w:val="00B24DCE"/>
    <w:rsid w:val="00B25F1A"/>
    <w:rsid w:val="00B3198F"/>
    <w:rsid w:val="00B35BCF"/>
    <w:rsid w:val="00B35FF9"/>
    <w:rsid w:val="00B364A4"/>
    <w:rsid w:val="00B401F6"/>
    <w:rsid w:val="00B41FFB"/>
    <w:rsid w:val="00B420A4"/>
    <w:rsid w:val="00B421BA"/>
    <w:rsid w:val="00B43D1A"/>
    <w:rsid w:val="00B4567F"/>
    <w:rsid w:val="00B461A8"/>
    <w:rsid w:val="00B46E7C"/>
    <w:rsid w:val="00B51271"/>
    <w:rsid w:val="00B52677"/>
    <w:rsid w:val="00B52D05"/>
    <w:rsid w:val="00B5317B"/>
    <w:rsid w:val="00B54044"/>
    <w:rsid w:val="00B56EB3"/>
    <w:rsid w:val="00B616F4"/>
    <w:rsid w:val="00B6199C"/>
    <w:rsid w:val="00B624CD"/>
    <w:rsid w:val="00B62E3A"/>
    <w:rsid w:val="00B63ACD"/>
    <w:rsid w:val="00B66A96"/>
    <w:rsid w:val="00B6705A"/>
    <w:rsid w:val="00B67A14"/>
    <w:rsid w:val="00B70F16"/>
    <w:rsid w:val="00B7658E"/>
    <w:rsid w:val="00B77211"/>
    <w:rsid w:val="00B77EB1"/>
    <w:rsid w:val="00B77F4D"/>
    <w:rsid w:val="00B81B8A"/>
    <w:rsid w:val="00B81DF1"/>
    <w:rsid w:val="00B82E1E"/>
    <w:rsid w:val="00B85323"/>
    <w:rsid w:val="00B85A1D"/>
    <w:rsid w:val="00B85EE0"/>
    <w:rsid w:val="00B91064"/>
    <w:rsid w:val="00B92AB9"/>
    <w:rsid w:val="00B935E3"/>
    <w:rsid w:val="00B965B4"/>
    <w:rsid w:val="00BA1B16"/>
    <w:rsid w:val="00BA2C51"/>
    <w:rsid w:val="00BA3FE6"/>
    <w:rsid w:val="00BB0FF6"/>
    <w:rsid w:val="00BB1DDA"/>
    <w:rsid w:val="00BC0636"/>
    <w:rsid w:val="00BC1A00"/>
    <w:rsid w:val="00BC1C8E"/>
    <w:rsid w:val="00BC1FC1"/>
    <w:rsid w:val="00BC38FC"/>
    <w:rsid w:val="00BC637A"/>
    <w:rsid w:val="00BD04AA"/>
    <w:rsid w:val="00BD0568"/>
    <w:rsid w:val="00BD263F"/>
    <w:rsid w:val="00BD69C5"/>
    <w:rsid w:val="00BD7975"/>
    <w:rsid w:val="00BE32DC"/>
    <w:rsid w:val="00BE5F43"/>
    <w:rsid w:val="00BE62CF"/>
    <w:rsid w:val="00BF3E0B"/>
    <w:rsid w:val="00BF5401"/>
    <w:rsid w:val="00BF6A70"/>
    <w:rsid w:val="00C013DA"/>
    <w:rsid w:val="00C01BF5"/>
    <w:rsid w:val="00C0215A"/>
    <w:rsid w:val="00C03A98"/>
    <w:rsid w:val="00C0448D"/>
    <w:rsid w:val="00C11004"/>
    <w:rsid w:val="00C12376"/>
    <w:rsid w:val="00C12560"/>
    <w:rsid w:val="00C14375"/>
    <w:rsid w:val="00C14739"/>
    <w:rsid w:val="00C14B76"/>
    <w:rsid w:val="00C14E16"/>
    <w:rsid w:val="00C15BAA"/>
    <w:rsid w:val="00C15BDA"/>
    <w:rsid w:val="00C15F20"/>
    <w:rsid w:val="00C17C25"/>
    <w:rsid w:val="00C218F4"/>
    <w:rsid w:val="00C22C00"/>
    <w:rsid w:val="00C247AC"/>
    <w:rsid w:val="00C3261B"/>
    <w:rsid w:val="00C33AB9"/>
    <w:rsid w:val="00C37F35"/>
    <w:rsid w:val="00C40792"/>
    <w:rsid w:val="00C41216"/>
    <w:rsid w:val="00C47935"/>
    <w:rsid w:val="00C53C92"/>
    <w:rsid w:val="00C54BDC"/>
    <w:rsid w:val="00C552AB"/>
    <w:rsid w:val="00C56B94"/>
    <w:rsid w:val="00C60C84"/>
    <w:rsid w:val="00C60D5A"/>
    <w:rsid w:val="00C6267B"/>
    <w:rsid w:val="00C62EE6"/>
    <w:rsid w:val="00C6477B"/>
    <w:rsid w:val="00C67991"/>
    <w:rsid w:val="00C7049D"/>
    <w:rsid w:val="00C70EDE"/>
    <w:rsid w:val="00C7152B"/>
    <w:rsid w:val="00C718BF"/>
    <w:rsid w:val="00C723F4"/>
    <w:rsid w:val="00C72997"/>
    <w:rsid w:val="00C745A6"/>
    <w:rsid w:val="00C747C0"/>
    <w:rsid w:val="00C81BAD"/>
    <w:rsid w:val="00C83043"/>
    <w:rsid w:val="00C8366E"/>
    <w:rsid w:val="00C852DF"/>
    <w:rsid w:val="00C85B7C"/>
    <w:rsid w:val="00C87BBE"/>
    <w:rsid w:val="00C910BB"/>
    <w:rsid w:val="00C915AE"/>
    <w:rsid w:val="00C91C6A"/>
    <w:rsid w:val="00C95B85"/>
    <w:rsid w:val="00C96A6F"/>
    <w:rsid w:val="00CA0153"/>
    <w:rsid w:val="00CA1BFF"/>
    <w:rsid w:val="00CA1FD6"/>
    <w:rsid w:val="00CA4366"/>
    <w:rsid w:val="00CA49F5"/>
    <w:rsid w:val="00CA587B"/>
    <w:rsid w:val="00CA5D47"/>
    <w:rsid w:val="00CA613B"/>
    <w:rsid w:val="00CA6498"/>
    <w:rsid w:val="00CA69B1"/>
    <w:rsid w:val="00CB0DC5"/>
    <w:rsid w:val="00CB19A7"/>
    <w:rsid w:val="00CB2154"/>
    <w:rsid w:val="00CB3706"/>
    <w:rsid w:val="00CC0BA0"/>
    <w:rsid w:val="00CC1530"/>
    <w:rsid w:val="00CC678C"/>
    <w:rsid w:val="00CC74BA"/>
    <w:rsid w:val="00CD114E"/>
    <w:rsid w:val="00CD4FD4"/>
    <w:rsid w:val="00CD5BF8"/>
    <w:rsid w:val="00CD751F"/>
    <w:rsid w:val="00CE1431"/>
    <w:rsid w:val="00CE157C"/>
    <w:rsid w:val="00CE1C61"/>
    <w:rsid w:val="00CE2171"/>
    <w:rsid w:val="00CF070F"/>
    <w:rsid w:val="00CF093A"/>
    <w:rsid w:val="00CF0A0D"/>
    <w:rsid w:val="00CF0BC5"/>
    <w:rsid w:val="00CF28E3"/>
    <w:rsid w:val="00CF3BAB"/>
    <w:rsid w:val="00CF504D"/>
    <w:rsid w:val="00CF5C46"/>
    <w:rsid w:val="00CF7E0C"/>
    <w:rsid w:val="00D00547"/>
    <w:rsid w:val="00D021CC"/>
    <w:rsid w:val="00D025E6"/>
    <w:rsid w:val="00D05FAF"/>
    <w:rsid w:val="00D11F0B"/>
    <w:rsid w:val="00D14347"/>
    <w:rsid w:val="00D147A6"/>
    <w:rsid w:val="00D16E1D"/>
    <w:rsid w:val="00D16F3E"/>
    <w:rsid w:val="00D20591"/>
    <w:rsid w:val="00D21B49"/>
    <w:rsid w:val="00D2267E"/>
    <w:rsid w:val="00D232B4"/>
    <w:rsid w:val="00D251E5"/>
    <w:rsid w:val="00D26C13"/>
    <w:rsid w:val="00D26EC3"/>
    <w:rsid w:val="00D27B87"/>
    <w:rsid w:val="00D30146"/>
    <w:rsid w:val="00D319AB"/>
    <w:rsid w:val="00D31CEC"/>
    <w:rsid w:val="00D32495"/>
    <w:rsid w:val="00D32521"/>
    <w:rsid w:val="00D33074"/>
    <w:rsid w:val="00D33737"/>
    <w:rsid w:val="00D34528"/>
    <w:rsid w:val="00D428BD"/>
    <w:rsid w:val="00D4582B"/>
    <w:rsid w:val="00D45D5A"/>
    <w:rsid w:val="00D470F8"/>
    <w:rsid w:val="00D472DA"/>
    <w:rsid w:val="00D47B95"/>
    <w:rsid w:val="00D50431"/>
    <w:rsid w:val="00D51022"/>
    <w:rsid w:val="00D53AD0"/>
    <w:rsid w:val="00D564FD"/>
    <w:rsid w:val="00D5726C"/>
    <w:rsid w:val="00D578DA"/>
    <w:rsid w:val="00D60734"/>
    <w:rsid w:val="00D60D25"/>
    <w:rsid w:val="00D6274A"/>
    <w:rsid w:val="00D64BF7"/>
    <w:rsid w:val="00D651C7"/>
    <w:rsid w:val="00D65830"/>
    <w:rsid w:val="00D67206"/>
    <w:rsid w:val="00D67370"/>
    <w:rsid w:val="00D70B0E"/>
    <w:rsid w:val="00D71158"/>
    <w:rsid w:val="00D71FA7"/>
    <w:rsid w:val="00D72561"/>
    <w:rsid w:val="00D759C7"/>
    <w:rsid w:val="00D8094F"/>
    <w:rsid w:val="00D811C2"/>
    <w:rsid w:val="00D81498"/>
    <w:rsid w:val="00D82745"/>
    <w:rsid w:val="00D86645"/>
    <w:rsid w:val="00D910C0"/>
    <w:rsid w:val="00D97490"/>
    <w:rsid w:val="00D97697"/>
    <w:rsid w:val="00DA02E1"/>
    <w:rsid w:val="00DA05DB"/>
    <w:rsid w:val="00DA13FB"/>
    <w:rsid w:val="00DA2732"/>
    <w:rsid w:val="00DA50D3"/>
    <w:rsid w:val="00DA74E1"/>
    <w:rsid w:val="00DA769C"/>
    <w:rsid w:val="00DB0C69"/>
    <w:rsid w:val="00DB0CB3"/>
    <w:rsid w:val="00DB42AC"/>
    <w:rsid w:val="00DC1430"/>
    <w:rsid w:val="00DC5C9E"/>
    <w:rsid w:val="00DD03AD"/>
    <w:rsid w:val="00DD0FF4"/>
    <w:rsid w:val="00DD7F2F"/>
    <w:rsid w:val="00DE4819"/>
    <w:rsid w:val="00DE4E3A"/>
    <w:rsid w:val="00DE5C32"/>
    <w:rsid w:val="00DE7722"/>
    <w:rsid w:val="00DF0DA7"/>
    <w:rsid w:val="00DF23BC"/>
    <w:rsid w:val="00DF3493"/>
    <w:rsid w:val="00DF5481"/>
    <w:rsid w:val="00DF5676"/>
    <w:rsid w:val="00DF6B14"/>
    <w:rsid w:val="00E00334"/>
    <w:rsid w:val="00E01756"/>
    <w:rsid w:val="00E053CF"/>
    <w:rsid w:val="00E05B9D"/>
    <w:rsid w:val="00E06D9C"/>
    <w:rsid w:val="00E079B8"/>
    <w:rsid w:val="00E12293"/>
    <w:rsid w:val="00E129B3"/>
    <w:rsid w:val="00E16F05"/>
    <w:rsid w:val="00E173CB"/>
    <w:rsid w:val="00E17A0F"/>
    <w:rsid w:val="00E20307"/>
    <w:rsid w:val="00E209D2"/>
    <w:rsid w:val="00E2341A"/>
    <w:rsid w:val="00E242C2"/>
    <w:rsid w:val="00E331F3"/>
    <w:rsid w:val="00E345F6"/>
    <w:rsid w:val="00E34750"/>
    <w:rsid w:val="00E43EF7"/>
    <w:rsid w:val="00E44709"/>
    <w:rsid w:val="00E44C7E"/>
    <w:rsid w:val="00E479CD"/>
    <w:rsid w:val="00E5006B"/>
    <w:rsid w:val="00E51666"/>
    <w:rsid w:val="00E525FD"/>
    <w:rsid w:val="00E54271"/>
    <w:rsid w:val="00E5449A"/>
    <w:rsid w:val="00E54664"/>
    <w:rsid w:val="00E56DBA"/>
    <w:rsid w:val="00E57501"/>
    <w:rsid w:val="00E62F22"/>
    <w:rsid w:val="00E65FE3"/>
    <w:rsid w:val="00E66DC7"/>
    <w:rsid w:val="00E7558D"/>
    <w:rsid w:val="00E76114"/>
    <w:rsid w:val="00E80F4D"/>
    <w:rsid w:val="00E81C23"/>
    <w:rsid w:val="00E83EA5"/>
    <w:rsid w:val="00E87C16"/>
    <w:rsid w:val="00E90D3C"/>
    <w:rsid w:val="00E94A4F"/>
    <w:rsid w:val="00E94FB0"/>
    <w:rsid w:val="00EA032A"/>
    <w:rsid w:val="00EA10DE"/>
    <w:rsid w:val="00EA27D3"/>
    <w:rsid w:val="00EA4F61"/>
    <w:rsid w:val="00EA5239"/>
    <w:rsid w:val="00EA6F30"/>
    <w:rsid w:val="00EA70CC"/>
    <w:rsid w:val="00EA7623"/>
    <w:rsid w:val="00EA7F04"/>
    <w:rsid w:val="00EB042B"/>
    <w:rsid w:val="00EB0985"/>
    <w:rsid w:val="00EB0FA8"/>
    <w:rsid w:val="00EB2064"/>
    <w:rsid w:val="00EB2993"/>
    <w:rsid w:val="00EC10B2"/>
    <w:rsid w:val="00EC3306"/>
    <w:rsid w:val="00EC378A"/>
    <w:rsid w:val="00EC660D"/>
    <w:rsid w:val="00EC68E9"/>
    <w:rsid w:val="00ED1B77"/>
    <w:rsid w:val="00ED6A89"/>
    <w:rsid w:val="00EE0519"/>
    <w:rsid w:val="00EE0782"/>
    <w:rsid w:val="00EE3740"/>
    <w:rsid w:val="00EE5CE8"/>
    <w:rsid w:val="00EF52AE"/>
    <w:rsid w:val="00EF7111"/>
    <w:rsid w:val="00F00B01"/>
    <w:rsid w:val="00F01919"/>
    <w:rsid w:val="00F03DDB"/>
    <w:rsid w:val="00F041B4"/>
    <w:rsid w:val="00F06A63"/>
    <w:rsid w:val="00F10FCD"/>
    <w:rsid w:val="00F12814"/>
    <w:rsid w:val="00F130C3"/>
    <w:rsid w:val="00F140E4"/>
    <w:rsid w:val="00F16124"/>
    <w:rsid w:val="00F23E6F"/>
    <w:rsid w:val="00F2798D"/>
    <w:rsid w:val="00F31558"/>
    <w:rsid w:val="00F32DA2"/>
    <w:rsid w:val="00F35480"/>
    <w:rsid w:val="00F3793A"/>
    <w:rsid w:val="00F37E1E"/>
    <w:rsid w:val="00F4116D"/>
    <w:rsid w:val="00F45DB2"/>
    <w:rsid w:val="00F46988"/>
    <w:rsid w:val="00F4776D"/>
    <w:rsid w:val="00F51732"/>
    <w:rsid w:val="00F52B11"/>
    <w:rsid w:val="00F54431"/>
    <w:rsid w:val="00F55499"/>
    <w:rsid w:val="00F5564E"/>
    <w:rsid w:val="00F56A4F"/>
    <w:rsid w:val="00F6450F"/>
    <w:rsid w:val="00F66506"/>
    <w:rsid w:val="00F67F8D"/>
    <w:rsid w:val="00F7361A"/>
    <w:rsid w:val="00F74651"/>
    <w:rsid w:val="00F75D6B"/>
    <w:rsid w:val="00F75E5C"/>
    <w:rsid w:val="00F77D12"/>
    <w:rsid w:val="00F80C74"/>
    <w:rsid w:val="00F8236A"/>
    <w:rsid w:val="00F82BAF"/>
    <w:rsid w:val="00F86DE9"/>
    <w:rsid w:val="00F87B30"/>
    <w:rsid w:val="00F90031"/>
    <w:rsid w:val="00F909ED"/>
    <w:rsid w:val="00F91832"/>
    <w:rsid w:val="00F93A58"/>
    <w:rsid w:val="00F9561A"/>
    <w:rsid w:val="00F95E7D"/>
    <w:rsid w:val="00FA284E"/>
    <w:rsid w:val="00FA5555"/>
    <w:rsid w:val="00FA57F7"/>
    <w:rsid w:val="00FA6B39"/>
    <w:rsid w:val="00FB0843"/>
    <w:rsid w:val="00FB0CA6"/>
    <w:rsid w:val="00FB111C"/>
    <w:rsid w:val="00FB374B"/>
    <w:rsid w:val="00FB75F1"/>
    <w:rsid w:val="00FC209D"/>
    <w:rsid w:val="00FC25C0"/>
    <w:rsid w:val="00FC3082"/>
    <w:rsid w:val="00FC3A79"/>
    <w:rsid w:val="00FC3F4B"/>
    <w:rsid w:val="00FC58CE"/>
    <w:rsid w:val="00FC594D"/>
    <w:rsid w:val="00FC64D1"/>
    <w:rsid w:val="00FC6A4B"/>
    <w:rsid w:val="00FD016E"/>
    <w:rsid w:val="00FD1C5C"/>
    <w:rsid w:val="00FD2DCF"/>
    <w:rsid w:val="00FD3E78"/>
    <w:rsid w:val="00FD786F"/>
    <w:rsid w:val="00FE1789"/>
    <w:rsid w:val="00FE57E6"/>
    <w:rsid w:val="00FF0980"/>
    <w:rsid w:val="00FF1976"/>
    <w:rsid w:val="00FF350C"/>
    <w:rsid w:val="00FF4512"/>
    <w:rsid w:val="00FF707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7F9FC0"/>
  <w15:docId w15:val="{79B3E889-3E93-4A39-9FC5-3F1114514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바탕" w:hAnsi="Times New Roman" w:cs="Times New Roman"/>
        <w:lang w:val="en-US" w:eastAsia="ko-KR"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uiPriority="0"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uiPriority="0"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0B3BD3"/>
    <w:rPr>
      <w:lang w:eastAsia="en-US"/>
    </w:rPr>
  </w:style>
  <w:style w:type="paragraph" w:styleId="1">
    <w:name w:val="heading 1"/>
    <w:basedOn w:val="a"/>
    <w:next w:val="a"/>
    <w:link w:val="1Char"/>
    <w:qFormat/>
    <w:rsid w:val="0097065F"/>
    <w:pPr>
      <w:keepNext/>
      <w:spacing w:before="240" w:after="60"/>
      <w:outlineLvl w:val="0"/>
    </w:pPr>
    <w:rPr>
      <w:rFonts w:ascii="Charlemagne Std" w:hAnsi="Charlemagne Std" w:cs="Arial"/>
      <w:b/>
      <w:bCs/>
      <w:color w:val="4F6228"/>
      <w:kern w:val="32"/>
      <w:sz w:val="40"/>
      <w:szCs w:val="32"/>
    </w:rPr>
  </w:style>
  <w:style w:type="paragraph" w:styleId="2">
    <w:name w:val="heading 2"/>
    <w:basedOn w:val="a"/>
    <w:next w:val="a"/>
    <w:link w:val="2Char"/>
    <w:uiPriority w:val="9"/>
    <w:unhideWhenUsed/>
    <w:qFormat/>
    <w:rsid w:val="0097065F"/>
    <w:pPr>
      <w:keepNext/>
      <w:outlineLvl w:val="1"/>
    </w:pPr>
    <w:rPr>
      <w:rFonts w:ascii="Arial" w:eastAsia="맑은 고딕" w:hAnsi="Arial"/>
      <w:b/>
      <w:i/>
      <w:sz w:val="26"/>
    </w:rPr>
  </w:style>
  <w:style w:type="paragraph" w:styleId="3">
    <w:name w:val="heading 3"/>
    <w:basedOn w:val="a"/>
    <w:next w:val="1"/>
    <w:link w:val="3Char"/>
    <w:qFormat/>
    <w:rsid w:val="00830E97"/>
    <w:pPr>
      <w:keepNext/>
      <w:spacing w:before="240" w:after="60"/>
      <w:outlineLvl w:val="2"/>
    </w:pPr>
    <w:rPr>
      <w:rFonts w:ascii="Arial" w:hAnsi="Arial" w:cs="Arial"/>
      <w:b/>
      <w:bCs/>
      <w:sz w:val="26"/>
      <w:szCs w:val="26"/>
    </w:rPr>
  </w:style>
  <w:style w:type="paragraph" w:styleId="4">
    <w:name w:val="heading 4"/>
    <w:basedOn w:val="a"/>
    <w:next w:val="a"/>
    <w:link w:val="4Char"/>
    <w:qFormat/>
    <w:rsid w:val="00EA7623"/>
    <w:pPr>
      <w:keepNext/>
      <w:tabs>
        <w:tab w:val="num" w:pos="864"/>
      </w:tabs>
      <w:spacing w:before="240" w:after="240"/>
      <w:ind w:left="864" w:hanging="864"/>
      <w:jc w:val="center"/>
      <w:outlineLvl w:val="3"/>
    </w:pPr>
    <w:rPr>
      <w:rFonts w:ascii="Arial" w:eastAsia="Times New Roman" w:hAnsi="Arial"/>
      <w:sz w:val="28"/>
    </w:rPr>
  </w:style>
  <w:style w:type="paragraph" w:styleId="5">
    <w:name w:val="heading 5"/>
    <w:basedOn w:val="a"/>
    <w:next w:val="a"/>
    <w:link w:val="5Char"/>
    <w:qFormat/>
    <w:rsid w:val="00EA7623"/>
    <w:pPr>
      <w:tabs>
        <w:tab w:val="num" w:pos="1008"/>
      </w:tabs>
      <w:spacing w:before="240" w:after="60"/>
      <w:ind w:left="1008" w:hanging="1008"/>
      <w:outlineLvl w:val="4"/>
    </w:pPr>
    <w:rPr>
      <w:rFonts w:eastAsia="Times New Roman"/>
      <w:b/>
      <w:bCs/>
      <w:i/>
      <w:iCs/>
      <w:sz w:val="26"/>
      <w:szCs w:val="26"/>
    </w:rPr>
  </w:style>
  <w:style w:type="paragraph" w:styleId="6">
    <w:name w:val="heading 6"/>
    <w:basedOn w:val="a"/>
    <w:next w:val="a"/>
    <w:link w:val="6Char"/>
    <w:qFormat/>
    <w:rsid w:val="00EA7623"/>
    <w:pPr>
      <w:tabs>
        <w:tab w:val="num" w:pos="1152"/>
      </w:tabs>
      <w:spacing w:before="240" w:after="60"/>
      <w:ind w:left="1152" w:hanging="1152"/>
      <w:outlineLvl w:val="5"/>
    </w:pPr>
    <w:rPr>
      <w:rFonts w:eastAsia="Times New Roman"/>
      <w:b/>
      <w:bCs/>
      <w:sz w:val="22"/>
      <w:szCs w:val="22"/>
    </w:rPr>
  </w:style>
  <w:style w:type="paragraph" w:styleId="7">
    <w:name w:val="heading 7"/>
    <w:basedOn w:val="a"/>
    <w:next w:val="a"/>
    <w:link w:val="7Char"/>
    <w:uiPriority w:val="9"/>
    <w:unhideWhenUsed/>
    <w:qFormat/>
    <w:rsid w:val="001E6945"/>
    <w:pPr>
      <w:keepNext/>
      <w:ind w:leftChars="700" w:left="700" w:hangingChars="200" w:hanging="2000"/>
      <w:outlineLvl w:val="6"/>
    </w:pPr>
  </w:style>
  <w:style w:type="paragraph" w:styleId="8">
    <w:name w:val="heading 8"/>
    <w:basedOn w:val="a"/>
    <w:next w:val="a"/>
    <w:qFormat/>
    <w:rsid w:val="00206F83"/>
    <w:pPr>
      <w:keepNext/>
      <w:shd w:val="clear" w:color="auto" w:fill="000000"/>
      <w:jc w:val="center"/>
      <w:outlineLvl w:val="7"/>
    </w:pPr>
    <w:rPr>
      <w:rFonts w:ascii="Arial" w:hAnsi="Arial" w:cs="Arial"/>
      <w:b/>
      <w:bCs/>
      <w:sz w:val="24"/>
      <w:szCs w:val="24"/>
    </w:rPr>
  </w:style>
  <w:style w:type="paragraph" w:styleId="9">
    <w:name w:val="heading 9"/>
    <w:basedOn w:val="a"/>
    <w:next w:val="a"/>
    <w:link w:val="9Char"/>
    <w:qFormat/>
    <w:rsid w:val="00EA7623"/>
    <w:pPr>
      <w:tabs>
        <w:tab w:val="num" w:pos="1584"/>
      </w:tabs>
      <w:spacing w:before="240" w:after="60"/>
      <w:ind w:left="1584" w:hanging="1584"/>
      <w:outlineLvl w:val="8"/>
    </w:pPr>
    <w:rPr>
      <w:rFonts w:ascii="Arial" w:eastAsia="Times New Roman" w:hAnsi="Arial"/>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rsid w:val="00206F83"/>
    <w:pPr>
      <w:tabs>
        <w:tab w:val="center" w:pos="4419"/>
        <w:tab w:val="right" w:pos="8838"/>
      </w:tabs>
    </w:pPr>
  </w:style>
  <w:style w:type="character" w:styleId="a4">
    <w:name w:val="page number"/>
    <w:basedOn w:val="a0"/>
    <w:rsid w:val="00206F83"/>
  </w:style>
  <w:style w:type="paragraph" w:customStyle="1" w:styleId="RO-TOC1">
    <w:name w:val="RO- TOC1"/>
    <w:basedOn w:val="a3"/>
    <w:rsid w:val="00206F83"/>
    <w:pPr>
      <w:tabs>
        <w:tab w:val="clear" w:pos="4419"/>
        <w:tab w:val="clear" w:pos="8838"/>
        <w:tab w:val="right" w:leader="dot" w:pos="8640"/>
      </w:tabs>
      <w:spacing w:before="120"/>
    </w:pPr>
    <w:rPr>
      <w:b/>
      <w:bCs/>
      <w:smallCaps/>
    </w:rPr>
  </w:style>
  <w:style w:type="paragraph" w:customStyle="1" w:styleId="RO-TOC2">
    <w:name w:val="RO- TOC2"/>
    <w:basedOn w:val="a"/>
    <w:rsid w:val="00206F83"/>
    <w:pPr>
      <w:tabs>
        <w:tab w:val="left" w:pos="360"/>
        <w:tab w:val="right" w:leader="dot" w:pos="8640"/>
      </w:tabs>
      <w:spacing w:before="60"/>
      <w:ind w:left="360"/>
    </w:pPr>
  </w:style>
  <w:style w:type="paragraph" w:styleId="a5">
    <w:name w:val="header"/>
    <w:basedOn w:val="a"/>
    <w:link w:val="Char0"/>
    <w:rsid w:val="00206F83"/>
    <w:pPr>
      <w:tabs>
        <w:tab w:val="center" w:pos="4419"/>
        <w:tab w:val="right" w:pos="8838"/>
      </w:tabs>
    </w:pPr>
  </w:style>
  <w:style w:type="paragraph" w:customStyle="1" w:styleId="RO-Header1">
    <w:name w:val="RO-Header1"/>
    <w:basedOn w:val="3"/>
    <w:rsid w:val="00830E97"/>
    <w:pPr>
      <w:shd w:val="clear" w:color="auto" w:fill="000000"/>
      <w:spacing w:before="0" w:after="0"/>
    </w:pPr>
    <w:rPr>
      <w:sz w:val="32"/>
      <w:szCs w:val="32"/>
    </w:rPr>
  </w:style>
  <w:style w:type="paragraph" w:customStyle="1" w:styleId="RO-BodyText">
    <w:name w:val="RO - Body Text"/>
    <w:basedOn w:val="3"/>
    <w:link w:val="RO-BodyTextChar"/>
    <w:rsid w:val="00830E97"/>
    <w:pPr>
      <w:spacing w:before="120" w:after="120"/>
      <w:ind w:left="2880"/>
    </w:pPr>
    <w:rPr>
      <w:rFonts w:ascii="Times New Roman" w:hAnsi="Times New Roman" w:cs="Times New Roman"/>
      <w:b w:val="0"/>
      <w:bCs w:val="0"/>
      <w:sz w:val="24"/>
      <w:szCs w:val="24"/>
    </w:rPr>
  </w:style>
  <w:style w:type="paragraph" w:customStyle="1" w:styleId="RO-Heading2">
    <w:name w:val="RO - Heading 2"/>
    <w:basedOn w:val="1"/>
    <w:rsid w:val="00830E97"/>
    <w:pPr>
      <w:pBdr>
        <w:bottom w:val="single" w:sz="4" w:space="1" w:color="auto"/>
      </w:pBdr>
      <w:spacing w:before="0" w:after="120"/>
      <w:ind w:left="2700" w:hanging="2700"/>
    </w:pPr>
    <w:rPr>
      <w:kern w:val="0"/>
      <w:sz w:val="28"/>
      <w:szCs w:val="28"/>
    </w:rPr>
  </w:style>
  <w:style w:type="paragraph" w:customStyle="1" w:styleId="RO-Header3">
    <w:name w:val="RO - Header 3"/>
    <w:basedOn w:val="1"/>
    <w:rsid w:val="00830E97"/>
    <w:pPr>
      <w:pBdr>
        <w:bottom w:val="single" w:sz="4" w:space="1" w:color="auto"/>
      </w:pBdr>
      <w:spacing w:before="120" w:after="120"/>
      <w:ind w:left="2700"/>
    </w:pPr>
    <w:rPr>
      <w:kern w:val="0"/>
      <w:sz w:val="24"/>
      <w:szCs w:val="24"/>
    </w:rPr>
  </w:style>
  <w:style w:type="paragraph" w:customStyle="1" w:styleId="RO-Numbers">
    <w:name w:val="RO - Numbers"/>
    <w:basedOn w:val="RO-BodyText"/>
    <w:rsid w:val="00830E97"/>
    <w:pPr>
      <w:tabs>
        <w:tab w:val="num" w:pos="1440"/>
      </w:tabs>
      <w:ind w:left="1440" w:hanging="360"/>
    </w:pPr>
  </w:style>
  <w:style w:type="paragraph" w:customStyle="1" w:styleId="RO-Bullet">
    <w:name w:val="RO-Bullet"/>
    <w:basedOn w:val="a"/>
    <w:rsid w:val="00830E97"/>
    <w:pPr>
      <w:tabs>
        <w:tab w:val="num" w:pos="3240"/>
      </w:tabs>
      <w:spacing w:after="120"/>
      <w:ind w:left="3240" w:hanging="360"/>
    </w:pPr>
    <w:rPr>
      <w:sz w:val="24"/>
      <w:szCs w:val="24"/>
    </w:rPr>
  </w:style>
  <w:style w:type="paragraph" w:customStyle="1" w:styleId="RO-BodyTextTight">
    <w:name w:val="RO - Body Text Tight"/>
    <w:basedOn w:val="RO-BodyText"/>
    <w:rsid w:val="00830E97"/>
    <w:pPr>
      <w:spacing w:before="0" w:after="0"/>
    </w:pPr>
  </w:style>
  <w:style w:type="paragraph" w:styleId="a6">
    <w:name w:val="Body Text"/>
    <w:basedOn w:val="a"/>
    <w:link w:val="Char1"/>
    <w:rsid w:val="006C3A7F"/>
    <w:rPr>
      <w:sz w:val="24"/>
      <w:szCs w:val="24"/>
    </w:rPr>
  </w:style>
  <w:style w:type="paragraph" w:styleId="a7">
    <w:name w:val="Balloon Text"/>
    <w:basedOn w:val="a"/>
    <w:link w:val="Char2"/>
    <w:uiPriority w:val="99"/>
    <w:semiHidden/>
    <w:unhideWhenUsed/>
    <w:rsid w:val="00C12560"/>
    <w:rPr>
      <w:rFonts w:ascii="Tahoma" w:hAnsi="Tahoma"/>
      <w:sz w:val="16"/>
      <w:szCs w:val="16"/>
    </w:rPr>
  </w:style>
  <w:style w:type="character" w:customStyle="1" w:styleId="Char2">
    <w:name w:val="풍선 도움말 텍스트 Char"/>
    <w:link w:val="a7"/>
    <w:uiPriority w:val="99"/>
    <w:semiHidden/>
    <w:rsid w:val="00C12560"/>
    <w:rPr>
      <w:rFonts w:ascii="Tahoma" w:hAnsi="Tahoma" w:cs="Tahoma"/>
      <w:sz w:val="16"/>
      <w:szCs w:val="16"/>
      <w:lang w:eastAsia="en-US"/>
    </w:rPr>
  </w:style>
  <w:style w:type="character" w:customStyle="1" w:styleId="2Char">
    <w:name w:val="제목 2 Char"/>
    <w:link w:val="2"/>
    <w:uiPriority w:val="9"/>
    <w:rsid w:val="0097065F"/>
    <w:rPr>
      <w:rFonts w:ascii="Arial" w:eastAsia="맑은 고딕" w:hAnsi="Arial"/>
      <w:b/>
      <w:i/>
      <w:sz w:val="26"/>
      <w:lang w:eastAsia="en-US"/>
    </w:rPr>
  </w:style>
  <w:style w:type="character" w:customStyle="1" w:styleId="7Char">
    <w:name w:val="제목 7 Char"/>
    <w:link w:val="7"/>
    <w:uiPriority w:val="9"/>
    <w:semiHidden/>
    <w:rsid w:val="001E6945"/>
    <w:rPr>
      <w:lang w:eastAsia="en-US"/>
    </w:rPr>
  </w:style>
  <w:style w:type="paragraph" w:styleId="a8">
    <w:name w:val="annotation text"/>
    <w:basedOn w:val="a"/>
    <w:link w:val="Char3"/>
    <w:uiPriority w:val="99"/>
    <w:unhideWhenUsed/>
    <w:rsid w:val="001E6945"/>
  </w:style>
  <w:style w:type="character" w:customStyle="1" w:styleId="Char3">
    <w:name w:val="메모 텍스트 Char"/>
    <w:link w:val="a8"/>
    <w:uiPriority w:val="99"/>
    <w:rsid w:val="001E6945"/>
    <w:rPr>
      <w:lang w:eastAsia="en-US"/>
    </w:rPr>
  </w:style>
  <w:style w:type="character" w:styleId="a9">
    <w:name w:val="annotation reference"/>
    <w:uiPriority w:val="99"/>
    <w:semiHidden/>
    <w:unhideWhenUsed/>
    <w:rsid w:val="001E6945"/>
    <w:rPr>
      <w:sz w:val="16"/>
      <w:szCs w:val="16"/>
    </w:rPr>
  </w:style>
  <w:style w:type="character" w:customStyle="1" w:styleId="4Char">
    <w:name w:val="제목 4 Char"/>
    <w:link w:val="4"/>
    <w:rsid w:val="00EA7623"/>
    <w:rPr>
      <w:rFonts w:ascii="Arial" w:eastAsia="Times New Roman" w:hAnsi="Arial" w:cs="Arial"/>
      <w:sz w:val="28"/>
      <w:lang w:eastAsia="en-US"/>
    </w:rPr>
  </w:style>
  <w:style w:type="character" w:customStyle="1" w:styleId="5Char">
    <w:name w:val="제목 5 Char"/>
    <w:link w:val="5"/>
    <w:rsid w:val="00EA7623"/>
    <w:rPr>
      <w:rFonts w:eastAsia="Times New Roman"/>
      <w:b/>
      <w:bCs/>
      <w:i/>
      <w:iCs/>
      <w:sz w:val="26"/>
      <w:szCs w:val="26"/>
      <w:lang w:eastAsia="en-US"/>
    </w:rPr>
  </w:style>
  <w:style w:type="character" w:customStyle="1" w:styleId="6Char">
    <w:name w:val="제목 6 Char"/>
    <w:link w:val="6"/>
    <w:rsid w:val="00EA7623"/>
    <w:rPr>
      <w:rFonts w:eastAsia="Times New Roman"/>
      <w:b/>
      <w:bCs/>
      <w:sz w:val="22"/>
      <w:szCs w:val="22"/>
      <w:lang w:eastAsia="en-US"/>
    </w:rPr>
  </w:style>
  <w:style w:type="character" w:customStyle="1" w:styleId="9Char">
    <w:name w:val="제목 9 Char"/>
    <w:link w:val="9"/>
    <w:rsid w:val="00EA7623"/>
    <w:rPr>
      <w:rFonts w:ascii="Arial" w:eastAsia="Times New Roman" w:hAnsi="Arial" w:cs="Arial"/>
      <w:sz w:val="22"/>
      <w:szCs w:val="22"/>
      <w:lang w:eastAsia="en-US"/>
    </w:rPr>
  </w:style>
  <w:style w:type="paragraph" w:styleId="aa">
    <w:name w:val="Date"/>
    <w:basedOn w:val="a"/>
    <w:next w:val="a"/>
    <w:link w:val="Char4"/>
    <w:rsid w:val="0003230C"/>
    <w:pPr>
      <w:widowControl w:val="0"/>
      <w:wordWrap w:val="0"/>
      <w:adjustRightInd w:val="0"/>
      <w:spacing w:line="360" w:lineRule="atLeast"/>
      <w:jc w:val="both"/>
      <w:textAlignment w:val="baseline"/>
    </w:pPr>
    <w:rPr>
      <w:rFonts w:eastAsia="바탕체"/>
    </w:rPr>
  </w:style>
  <w:style w:type="character" w:customStyle="1" w:styleId="Char4">
    <w:name w:val="날짜 Char"/>
    <w:link w:val="aa"/>
    <w:rsid w:val="0003230C"/>
    <w:rPr>
      <w:rFonts w:eastAsia="바탕체"/>
    </w:rPr>
  </w:style>
  <w:style w:type="paragraph" w:styleId="10">
    <w:name w:val="toc 1"/>
    <w:basedOn w:val="a"/>
    <w:next w:val="a"/>
    <w:autoRedefine/>
    <w:uiPriority w:val="39"/>
    <w:rsid w:val="00D05FAF"/>
    <w:pPr>
      <w:widowControl w:val="0"/>
      <w:tabs>
        <w:tab w:val="left" w:pos="8370"/>
      </w:tabs>
      <w:autoSpaceDE w:val="0"/>
      <w:autoSpaceDN w:val="0"/>
      <w:adjustRightInd w:val="0"/>
      <w:spacing w:line="360" w:lineRule="auto"/>
    </w:pPr>
    <w:rPr>
      <w:rFonts w:ascii="Times New Roman Bold" w:eastAsia="맑은 고딕" w:hAnsi="Times New Roman Bold"/>
      <w:b/>
      <w:caps/>
      <w:sz w:val="24"/>
      <w:szCs w:val="24"/>
    </w:rPr>
  </w:style>
  <w:style w:type="paragraph" w:styleId="20">
    <w:name w:val="toc 2"/>
    <w:basedOn w:val="a"/>
    <w:next w:val="a"/>
    <w:autoRedefine/>
    <w:uiPriority w:val="39"/>
    <w:rsid w:val="00E5006B"/>
    <w:pPr>
      <w:widowControl w:val="0"/>
      <w:tabs>
        <w:tab w:val="right" w:leader="dot" w:pos="8630"/>
      </w:tabs>
      <w:autoSpaceDE w:val="0"/>
      <w:autoSpaceDN w:val="0"/>
      <w:adjustRightInd w:val="0"/>
      <w:spacing w:line="360" w:lineRule="auto"/>
      <w:ind w:left="245"/>
      <w:jc w:val="distribute"/>
    </w:pPr>
    <w:rPr>
      <w:rFonts w:eastAsia="맑은 고딕"/>
      <w:smallCaps/>
      <w:noProof/>
      <w:sz w:val="24"/>
      <w:szCs w:val="24"/>
    </w:rPr>
  </w:style>
  <w:style w:type="character" w:styleId="ab">
    <w:name w:val="Hyperlink"/>
    <w:uiPriority w:val="99"/>
    <w:rsid w:val="00377953"/>
    <w:rPr>
      <w:color w:val="0000FF"/>
      <w:u w:val="single"/>
    </w:rPr>
  </w:style>
  <w:style w:type="character" w:customStyle="1" w:styleId="3Char">
    <w:name w:val="제목 3 Char"/>
    <w:link w:val="3"/>
    <w:rsid w:val="00377953"/>
    <w:rPr>
      <w:rFonts w:ascii="Arial" w:hAnsi="Arial" w:cs="Arial"/>
      <w:b/>
      <w:bCs/>
      <w:sz w:val="26"/>
      <w:szCs w:val="26"/>
      <w:lang w:eastAsia="en-US"/>
    </w:rPr>
  </w:style>
  <w:style w:type="character" w:customStyle="1" w:styleId="Char">
    <w:name w:val="바닥글 Char"/>
    <w:link w:val="a3"/>
    <w:uiPriority w:val="99"/>
    <w:rsid w:val="00C7152B"/>
    <w:rPr>
      <w:lang w:eastAsia="en-US"/>
    </w:rPr>
  </w:style>
  <w:style w:type="paragraph" w:styleId="ac">
    <w:name w:val="List Paragraph"/>
    <w:basedOn w:val="a"/>
    <w:uiPriority w:val="34"/>
    <w:qFormat/>
    <w:rsid w:val="00AF79DB"/>
    <w:pPr>
      <w:ind w:left="720"/>
    </w:pPr>
  </w:style>
  <w:style w:type="character" w:styleId="ad">
    <w:name w:val="FollowedHyperlink"/>
    <w:uiPriority w:val="99"/>
    <w:semiHidden/>
    <w:unhideWhenUsed/>
    <w:rsid w:val="00856D45"/>
    <w:rPr>
      <w:color w:val="800080"/>
      <w:u w:val="single"/>
    </w:rPr>
  </w:style>
  <w:style w:type="paragraph" w:styleId="ae">
    <w:name w:val="No Spacing"/>
    <w:link w:val="Char5"/>
    <w:uiPriority w:val="1"/>
    <w:qFormat/>
    <w:rsid w:val="000379B6"/>
    <w:rPr>
      <w:rFonts w:ascii="Calibri" w:eastAsia="MS Mincho" w:hAnsi="Calibri" w:cs="Arial"/>
      <w:sz w:val="22"/>
      <w:szCs w:val="22"/>
      <w:lang w:eastAsia="ja-JP"/>
    </w:rPr>
  </w:style>
  <w:style w:type="character" w:customStyle="1" w:styleId="Char5">
    <w:name w:val="간격 없음 Char"/>
    <w:link w:val="ae"/>
    <w:uiPriority w:val="1"/>
    <w:rsid w:val="000379B6"/>
    <w:rPr>
      <w:rFonts w:ascii="Calibri" w:eastAsia="MS Mincho" w:hAnsi="Calibri" w:cs="Arial"/>
      <w:sz w:val="22"/>
      <w:szCs w:val="22"/>
      <w:lang w:eastAsia="ja-JP"/>
    </w:rPr>
  </w:style>
  <w:style w:type="character" w:customStyle="1" w:styleId="1Char">
    <w:name w:val="제목 1 Char"/>
    <w:link w:val="1"/>
    <w:rsid w:val="0097065F"/>
    <w:rPr>
      <w:rFonts w:ascii="Charlemagne Std" w:hAnsi="Charlemagne Std" w:cs="Arial"/>
      <w:b/>
      <w:bCs/>
      <w:color w:val="4F6228"/>
      <w:kern w:val="32"/>
      <w:sz w:val="40"/>
      <w:szCs w:val="32"/>
      <w:lang w:eastAsia="en-US"/>
    </w:rPr>
  </w:style>
  <w:style w:type="paragraph" w:styleId="TOC">
    <w:name w:val="TOC Heading"/>
    <w:basedOn w:val="1"/>
    <w:next w:val="a"/>
    <w:uiPriority w:val="39"/>
    <w:semiHidden/>
    <w:unhideWhenUsed/>
    <w:qFormat/>
    <w:rsid w:val="00C40792"/>
    <w:pPr>
      <w:keepLines/>
      <w:spacing w:before="480" w:after="0" w:line="276" w:lineRule="auto"/>
      <w:outlineLvl w:val="9"/>
    </w:pPr>
    <w:rPr>
      <w:rFonts w:ascii="Cambria" w:eastAsia="MS Gothic" w:hAnsi="Cambria" w:cs="Times New Roman"/>
      <w:color w:val="365F91"/>
      <w:kern w:val="0"/>
      <w:sz w:val="28"/>
      <w:szCs w:val="28"/>
      <w:lang w:eastAsia="ja-JP"/>
    </w:rPr>
  </w:style>
  <w:style w:type="paragraph" w:styleId="30">
    <w:name w:val="toc 3"/>
    <w:basedOn w:val="a"/>
    <w:next w:val="a"/>
    <w:autoRedefine/>
    <w:uiPriority w:val="39"/>
    <w:unhideWhenUsed/>
    <w:rsid w:val="00A06487"/>
    <w:pPr>
      <w:tabs>
        <w:tab w:val="right" w:pos="9062"/>
      </w:tabs>
      <w:ind w:left="400"/>
    </w:pPr>
  </w:style>
  <w:style w:type="paragraph" w:styleId="af">
    <w:name w:val="annotation subject"/>
    <w:basedOn w:val="a8"/>
    <w:next w:val="a8"/>
    <w:link w:val="Char6"/>
    <w:uiPriority w:val="99"/>
    <w:semiHidden/>
    <w:unhideWhenUsed/>
    <w:rsid w:val="007A4DB3"/>
    <w:rPr>
      <w:b/>
      <w:bCs/>
    </w:rPr>
  </w:style>
  <w:style w:type="character" w:customStyle="1" w:styleId="Char6">
    <w:name w:val="메모 주제 Char"/>
    <w:link w:val="af"/>
    <w:uiPriority w:val="99"/>
    <w:semiHidden/>
    <w:rsid w:val="007A4DB3"/>
    <w:rPr>
      <w:b/>
      <w:bCs/>
      <w:lang w:eastAsia="en-US"/>
    </w:rPr>
  </w:style>
  <w:style w:type="paragraph" w:styleId="af0">
    <w:name w:val="Normal (Web)"/>
    <w:basedOn w:val="a"/>
    <w:uiPriority w:val="99"/>
    <w:rsid w:val="00BE32DC"/>
    <w:pPr>
      <w:spacing w:before="100" w:beforeAutospacing="1" w:after="100" w:afterAutospacing="1"/>
    </w:pPr>
    <w:rPr>
      <w:rFonts w:eastAsia="Times New Roman"/>
      <w:sz w:val="24"/>
      <w:szCs w:val="24"/>
    </w:rPr>
  </w:style>
  <w:style w:type="character" w:customStyle="1" w:styleId="Char1">
    <w:name w:val="본문 Char"/>
    <w:link w:val="a6"/>
    <w:rsid w:val="00EA5239"/>
    <w:rPr>
      <w:sz w:val="24"/>
      <w:szCs w:val="24"/>
      <w:lang w:eastAsia="en-US"/>
    </w:rPr>
  </w:style>
  <w:style w:type="paragraph" w:styleId="af1">
    <w:name w:val="Plain Text"/>
    <w:basedOn w:val="a"/>
    <w:link w:val="Char7"/>
    <w:semiHidden/>
    <w:unhideWhenUsed/>
    <w:rsid w:val="00C22C00"/>
    <w:rPr>
      <w:rFonts w:ascii="Courier New" w:eastAsia="Times New Roman" w:hAnsi="Courier New"/>
    </w:rPr>
  </w:style>
  <w:style w:type="character" w:customStyle="1" w:styleId="Char7">
    <w:name w:val="글자만 Char"/>
    <w:link w:val="af1"/>
    <w:semiHidden/>
    <w:rsid w:val="00C22C00"/>
    <w:rPr>
      <w:rFonts w:ascii="Courier New" w:eastAsia="Times New Roman" w:hAnsi="Courier New"/>
      <w:lang w:eastAsia="en-US"/>
    </w:rPr>
  </w:style>
  <w:style w:type="character" w:customStyle="1" w:styleId="Char0">
    <w:name w:val="머리글 Char"/>
    <w:link w:val="a5"/>
    <w:rsid w:val="00D26EC3"/>
    <w:rPr>
      <w:lang w:eastAsia="en-US"/>
    </w:rPr>
  </w:style>
  <w:style w:type="character" w:styleId="af2">
    <w:name w:val="Strong"/>
    <w:uiPriority w:val="22"/>
    <w:qFormat/>
    <w:rsid w:val="00D26EC3"/>
    <w:rPr>
      <w:b/>
      <w:bCs/>
    </w:rPr>
  </w:style>
  <w:style w:type="paragraph" w:customStyle="1" w:styleId="BB2">
    <w:name w:val="BB 2"/>
    <w:basedOn w:val="a"/>
    <w:link w:val="BB2Char"/>
    <w:qFormat/>
    <w:rsid w:val="0027216C"/>
    <w:pPr>
      <w:keepNext/>
      <w:pBdr>
        <w:bottom w:val="single" w:sz="6" w:space="1" w:color="auto"/>
      </w:pBdr>
      <w:outlineLvl w:val="1"/>
    </w:pPr>
    <w:rPr>
      <w:rFonts w:ascii="Arial" w:eastAsia="맑은 고딕" w:hAnsi="Arial"/>
      <w:b/>
      <w:i/>
      <w:sz w:val="26"/>
    </w:rPr>
  </w:style>
  <w:style w:type="character" w:customStyle="1" w:styleId="BB2Char">
    <w:name w:val="BB 2 Char"/>
    <w:basedOn w:val="a0"/>
    <w:link w:val="BB2"/>
    <w:rsid w:val="0027216C"/>
    <w:rPr>
      <w:rFonts w:ascii="Arial" w:eastAsia="맑은 고딕" w:hAnsi="Arial"/>
      <w:b/>
      <w:i/>
      <w:sz w:val="26"/>
      <w:lang w:eastAsia="en-US"/>
    </w:rPr>
  </w:style>
  <w:style w:type="paragraph" w:styleId="af3">
    <w:name w:val="Revision"/>
    <w:hidden/>
    <w:uiPriority w:val="99"/>
    <w:semiHidden/>
    <w:rsid w:val="0082219E"/>
    <w:rPr>
      <w:lang w:eastAsia="en-US"/>
    </w:rPr>
  </w:style>
  <w:style w:type="paragraph" w:customStyle="1" w:styleId="Default">
    <w:name w:val="Default"/>
    <w:uiPriority w:val="99"/>
    <w:rsid w:val="00CF3BAB"/>
    <w:pPr>
      <w:autoSpaceDE w:val="0"/>
      <w:autoSpaceDN w:val="0"/>
      <w:adjustRightInd w:val="0"/>
    </w:pPr>
    <w:rPr>
      <w:rFonts w:eastAsia="맑은 고딕"/>
      <w:color w:val="000000"/>
      <w:sz w:val="24"/>
      <w:szCs w:val="24"/>
    </w:rPr>
  </w:style>
  <w:style w:type="paragraph" w:customStyle="1" w:styleId="HB-Heading1">
    <w:name w:val="HB - Heading 1"/>
    <w:basedOn w:val="a"/>
    <w:link w:val="HB-Heading1Char"/>
    <w:qFormat/>
    <w:rsid w:val="00CF3BAB"/>
    <w:pPr>
      <w:keepNext/>
      <w:spacing w:before="120" w:after="120"/>
      <w:jc w:val="both"/>
      <w:outlineLvl w:val="2"/>
    </w:pPr>
    <w:rPr>
      <w:rFonts w:ascii="Arial" w:eastAsia="Microsoft YaHei" w:hAnsi="Arial" w:cs="Arial"/>
      <w:b/>
      <w:bCs/>
      <w:color w:val="1F3864"/>
      <w:sz w:val="32"/>
      <w:szCs w:val="32"/>
      <w:lang w:val="x-none"/>
    </w:rPr>
  </w:style>
  <w:style w:type="paragraph" w:customStyle="1" w:styleId="HB-Heading2">
    <w:name w:val="HB - Heading 2"/>
    <w:basedOn w:val="a"/>
    <w:link w:val="HB-Heading2Char"/>
    <w:qFormat/>
    <w:rsid w:val="00CF3BAB"/>
    <w:pPr>
      <w:keepNext/>
      <w:pBdr>
        <w:bottom w:val="single" w:sz="6" w:space="1" w:color="auto"/>
      </w:pBdr>
      <w:outlineLvl w:val="1"/>
    </w:pPr>
    <w:rPr>
      <w:rFonts w:ascii="Arial" w:eastAsia="맑은 고딕" w:hAnsi="Arial"/>
      <w:b/>
      <w:i/>
      <w:sz w:val="26"/>
      <w:lang w:eastAsia="ko-KR"/>
    </w:rPr>
  </w:style>
  <w:style w:type="character" w:customStyle="1" w:styleId="HB-Heading1Char">
    <w:name w:val="HB - Heading 1 Char"/>
    <w:link w:val="HB-Heading1"/>
    <w:rsid w:val="00CF3BAB"/>
    <w:rPr>
      <w:rFonts w:ascii="Arial" w:eastAsia="Microsoft YaHei" w:hAnsi="Arial" w:cs="Arial"/>
      <w:b/>
      <w:bCs/>
      <w:color w:val="1F3864"/>
      <w:sz w:val="32"/>
      <w:szCs w:val="32"/>
      <w:lang w:val="x-none" w:eastAsia="en-US"/>
    </w:rPr>
  </w:style>
  <w:style w:type="character" w:customStyle="1" w:styleId="HB-Heading2Char">
    <w:name w:val="HB - Heading 2 Char"/>
    <w:basedOn w:val="a0"/>
    <w:link w:val="HB-Heading2"/>
    <w:rsid w:val="00CF3BAB"/>
    <w:rPr>
      <w:rFonts w:ascii="Arial" w:eastAsia="맑은 고딕" w:hAnsi="Arial"/>
      <w:b/>
      <w:i/>
      <w:sz w:val="26"/>
    </w:rPr>
  </w:style>
  <w:style w:type="character" w:customStyle="1" w:styleId="RO-BodyTextChar">
    <w:name w:val="RO - Body Text Char"/>
    <w:link w:val="RO-BodyText"/>
    <w:rsid w:val="00C552AB"/>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053597">
      <w:bodyDiv w:val="1"/>
      <w:marLeft w:val="0"/>
      <w:marRight w:val="0"/>
      <w:marTop w:val="0"/>
      <w:marBottom w:val="0"/>
      <w:divBdr>
        <w:top w:val="none" w:sz="0" w:space="0" w:color="auto"/>
        <w:left w:val="none" w:sz="0" w:space="0" w:color="auto"/>
        <w:bottom w:val="none" w:sz="0" w:space="0" w:color="auto"/>
        <w:right w:val="none" w:sz="0" w:space="0" w:color="auto"/>
      </w:divBdr>
    </w:div>
    <w:div w:id="39091307">
      <w:bodyDiv w:val="1"/>
      <w:marLeft w:val="0"/>
      <w:marRight w:val="0"/>
      <w:marTop w:val="0"/>
      <w:marBottom w:val="0"/>
      <w:divBdr>
        <w:top w:val="none" w:sz="0" w:space="0" w:color="auto"/>
        <w:left w:val="none" w:sz="0" w:space="0" w:color="auto"/>
        <w:bottom w:val="none" w:sz="0" w:space="0" w:color="auto"/>
        <w:right w:val="none" w:sz="0" w:space="0" w:color="auto"/>
      </w:divBdr>
    </w:div>
    <w:div w:id="170410251">
      <w:bodyDiv w:val="1"/>
      <w:marLeft w:val="0"/>
      <w:marRight w:val="0"/>
      <w:marTop w:val="0"/>
      <w:marBottom w:val="0"/>
      <w:divBdr>
        <w:top w:val="none" w:sz="0" w:space="0" w:color="auto"/>
        <w:left w:val="none" w:sz="0" w:space="0" w:color="auto"/>
        <w:bottom w:val="none" w:sz="0" w:space="0" w:color="auto"/>
        <w:right w:val="none" w:sz="0" w:space="0" w:color="auto"/>
      </w:divBdr>
    </w:div>
    <w:div w:id="204565207">
      <w:bodyDiv w:val="1"/>
      <w:marLeft w:val="0"/>
      <w:marRight w:val="0"/>
      <w:marTop w:val="0"/>
      <w:marBottom w:val="0"/>
      <w:divBdr>
        <w:top w:val="none" w:sz="0" w:space="0" w:color="auto"/>
        <w:left w:val="none" w:sz="0" w:space="0" w:color="auto"/>
        <w:bottom w:val="none" w:sz="0" w:space="0" w:color="auto"/>
        <w:right w:val="none" w:sz="0" w:space="0" w:color="auto"/>
      </w:divBdr>
    </w:div>
    <w:div w:id="245960155">
      <w:bodyDiv w:val="1"/>
      <w:marLeft w:val="0"/>
      <w:marRight w:val="0"/>
      <w:marTop w:val="0"/>
      <w:marBottom w:val="0"/>
      <w:divBdr>
        <w:top w:val="none" w:sz="0" w:space="0" w:color="auto"/>
        <w:left w:val="none" w:sz="0" w:space="0" w:color="auto"/>
        <w:bottom w:val="none" w:sz="0" w:space="0" w:color="auto"/>
        <w:right w:val="none" w:sz="0" w:space="0" w:color="auto"/>
      </w:divBdr>
    </w:div>
    <w:div w:id="253052207">
      <w:bodyDiv w:val="1"/>
      <w:marLeft w:val="0"/>
      <w:marRight w:val="0"/>
      <w:marTop w:val="0"/>
      <w:marBottom w:val="0"/>
      <w:divBdr>
        <w:top w:val="none" w:sz="0" w:space="0" w:color="auto"/>
        <w:left w:val="none" w:sz="0" w:space="0" w:color="auto"/>
        <w:bottom w:val="none" w:sz="0" w:space="0" w:color="auto"/>
        <w:right w:val="none" w:sz="0" w:space="0" w:color="auto"/>
      </w:divBdr>
    </w:div>
    <w:div w:id="253713072">
      <w:bodyDiv w:val="1"/>
      <w:marLeft w:val="0"/>
      <w:marRight w:val="0"/>
      <w:marTop w:val="0"/>
      <w:marBottom w:val="0"/>
      <w:divBdr>
        <w:top w:val="none" w:sz="0" w:space="0" w:color="auto"/>
        <w:left w:val="none" w:sz="0" w:space="0" w:color="auto"/>
        <w:bottom w:val="none" w:sz="0" w:space="0" w:color="auto"/>
        <w:right w:val="none" w:sz="0" w:space="0" w:color="auto"/>
      </w:divBdr>
    </w:div>
    <w:div w:id="309099324">
      <w:bodyDiv w:val="1"/>
      <w:marLeft w:val="0"/>
      <w:marRight w:val="0"/>
      <w:marTop w:val="0"/>
      <w:marBottom w:val="0"/>
      <w:divBdr>
        <w:top w:val="none" w:sz="0" w:space="0" w:color="auto"/>
        <w:left w:val="none" w:sz="0" w:space="0" w:color="auto"/>
        <w:bottom w:val="none" w:sz="0" w:space="0" w:color="auto"/>
        <w:right w:val="none" w:sz="0" w:space="0" w:color="auto"/>
      </w:divBdr>
    </w:div>
    <w:div w:id="311446483">
      <w:bodyDiv w:val="1"/>
      <w:marLeft w:val="0"/>
      <w:marRight w:val="0"/>
      <w:marTop w:val="0"/>
      <w:marBottom w:val="0"/>
      <w:divBdr>
        <w:top w:val="none" w:sz="0" w:space="0" w:color="auto"/>
        <w:left w:val="none" w:sz="0" w:space="0" w:color="auto"/>
        <w:bottom w:val="none" w:sz="0" w:space="0" w:color="auto"/>
        <w:right w:val="none" w:sz="0" w:space="0" w:color="auto"/>
      </w:divBdr>
    </w:div>
    <w:div w:id="377752933">
      <w:bodyDiv w:val="1"/>
      <w:marLeft w:val="0"/>
      <w:marRight w:val="0"/>
      <w:marTop w:val="0"/>
      <w:marBottom w:val="0"/>
      <w:divBdr>
        <w:top w:val="none" w:sz="0" w:space="0" w:color="auto"/>
        <w:left w:val="none" w:sz="0" w:space="0" w:color="auto"/>
        <w:bottom w:val="none" w:sz="0" w:space="0" w:color="auto"/>
        <w:right w:val="none" w:sz="0" w:space="0" w:color="auto"/>
      </w:divBdr>
    </w:div>
    <w:div w:id="503860830">
      <w:bodyDiv w:val="1"/>
      <w:marLeft w:val="0"/>
      <w:marRight w:val="0"/>
      <w:marTop w:val="0"/>
      <w:marBottom w:val="0"/>
      <w:divBdr>
        <w:top w:val="none" w:sz="0" w:space="0" w:color="auto"/>
        <w:left w:val="none" w:sz="0" w:space="0" w:color="auto"/>
        <w:bottom w:val="none" w:sz="0" w:space="0" w:color="auto"/>
        <w:right w:val="none" w:sz="0" w:space="0" w:color="auto"/>
      </w:divBdr>
    </w:div>
    <w:div w:id="522593103">
      <w:bodyDiv w:val="1"/>
      <w:marLeft w:val="0"/>
      <w:marRight w:val="0"/>
      <w:marTop w:val="0"/>
      <w:marBottom w:val="0"/>
      <w:divBdr>
        <w:top w:val="none" w:sz="0" w:space="0" w:color="auto"/>
        <w:left w:val="none" w:sz="0" w:space="0" w:color="auto"/>
        <w:bottom w:val="none" w:sz="0" w:space="0" w:color="auto"/>
        <w:right w:val="none" w:sz="0" w:space="0" w:color="auto"/>
      </w:divBdr>
    </w:div>
    <w:div w:id="530924483">
      <w:bodyDiv w:val="1"/>
      <w:marLeft w:val="0"/>
      <w:marRight w:val="0"/>
      <w:marTop w:val="0"/>
      <w:marBottom w:val="0"/>
      <w:divBdr>
        <w:top w:val="none" w:sz="0" w:space="0" w:color="auto"/>
        <w:left w:val="none" w:sz="0" w:space="0" w:color="auto"/>
        <w:bottom w:val="none" w:sz="0" w:space="0" w:color="auto"/>
        <w:right w:val="none" w:sz="0" w:space="0" w:color="auto"/>
      </w:divBdr>
    </w:div>
    <w:div w:id="570584798">
      <w:bodyDiv w:val="1"/>
      <w:marLeft w:val="0"/>
      <w:marRight w:val="0"/>
      <w:marTop w:val="0"/>
      <w:marBottom w:val="0"/>
      <w:divBdr>
        <w:top w:val="none" w:sz="0" w:space="0" w:color="auto"/>
        <w:left w:val="none" w:sz="0" w:space="0" w:color="auto"/>
        <w:bottom w:val="none" w:sz="0" w:space="0" w:color="auto"/>
        <w:right w:val="none" w:sz="0" w:space="0" w:color="auto"/>
      </w:divBdr>
    </w:div>
    <w:div w:id="603920948">
      <w:bodyDiv w:val="1"/>
      <w:marLeft w:val="0"/>
      <w:marRight w:val="0"/>
      <w:marTop w:val="0"/>
      <w:marBottom w:val="0"/>
      <w:divBdr>
        <w:top w:val="none" w:sz="0" w:space="0" w:color="auto"/>
        <w:left w:val="none" w:sz="0" w:space="0" w:color="auto"/>
        <w:bottom w:val="none" w:sz="0" w:space="0" w:color="auto"/>
        <w:right w:val="none" w:sz="0" w:space="0" w:color="auto"/>
      </w:divBdr>
    </w:div>
    <w:div w:id="656301687">
      <w:bodyDiv w:val="1"/>
      <w:marLeft w:val="0"/>
      <w:marRight w:val="0"/>
      <w:marTop w:val="0"/>
      <w:marBottom w:val="0"/>
      <w:divBdr>
        <w:top w:val="none" w:sz="0" w:space="0" w:color="auto"/>
        <w:left w:val="none" w:sz="0" w:space="0" w:color="auto"/>
        <w:bottom w:val="none" w:sz="0" w:space="0" w:color="auto"/>
        <w:right w:val="none" w:sz="0" w:space="0" w:color="auto"/>
      </w:divBdr>
    </w:div>
    <w:div w:id="686835366">
      <w:bodyDiv w:val="1"/>
      <w:marLeft w:val="0"/>
      <w:marRight w:val="0"/>
      <w:marTop w:val="0"/>
      <w:marBottom w:val="0"/>
      <w:divBdr>
        <w:top w:val="none" w:sz="0" w:space="0" w:color="auto"/>
        <w:left w:val="none" w:sz="0" w:space="0" w:color="auto"/>
        <w:bottom w:val="none" w:sz="0" w:space="0" w:color="auto"/>
        <w:right w:val="none" w:sz="0" w:space="0" w:color="auto"/>
      </w:divBdr>
    </w:div>
    <w:div w:id="827475354">
      <w:bodyDiv w:val="1"/>
      <w:marLeft w:val="0"/>
      <w:marRight w:val="0"/>
      <w:marTop w:val="0"/>
      <w:marBottom w:val="0"/>
      <w:divBdr>
        <w:top w:val="none" w:sz="0" w:space="0" w:color="auto"/>
        <w:left w:val="none" w:sz="0" w:space="0" w:color="auto"/>
        <w:bottom w:val="none" w:sz="0" w:space="0" w:color="auto"/>
        <w:right w:val="none" w:sz="0" w:space="0" w:color="auto"/>
      </w:divBdr>
    </w:div>
    <w:div w:id="870916754">
      <w:bodyDiv w:val="1"/>
      <w:marLeft w:val="0"/>
      <w:marRight w:val="0"/>
      <w:marTop w:val="0"/>
      <w:marBottom w:val="0"/>
      <w:divBdr>
        <w:top w:val="none" w:sz="0" w:space="0" w:color="auto"/>
        <w:left w:val="none" w:sz="0" w:space="0" w:color="auto"/>
        <w:bottom w:val="none" w:sz="0" w:space="0" w:color="auto"/>
        <w:right w:val="none" w:sz="0" w:space="0" w:color="auto"/>
      </w:divBdr>
    </w:div>
    <w:div w:id="901795425">
      <w:bodyDiv w:val="1"/>
      <w:marLeft w:val="0"/>
      <w:marRight w:val="0"/>
      <w:marTop w:val="0"/>
      <w:marBottom w:val="0"/>
      <w:divBdr>
        <w:top w:val="none" w:sz="0" w:space="0" w:color="auto"/>
        <w:left w:val="none" w:sz="0" w:space="0" w:color="auto"/>
        <w:bottom w:val="none" w:sz="0" w:space="0" w:color="auto"/>
        <w:right w:val="none" w:sz="0" w:space="0" w:color="auto"/>
      </w:divBdr>
    </w:div>
    <w:div w:id="919560641">
      <w:bodyDiv w:val="1"/>
      <w:marLeft w:val="0"/>
      <w:marRight w:val="0"/>
      <w:marTop w:val="0"/>
      <w:marBottom w:val="0"/>
      <w:divBdr>
        <w:top w:val="none" w:sz="0" w:space="0" w:color="auto"/>
        <w:left w:val="none" w:sz="0" w:space="0" w:color="auto"/>
        <w:bottom w:val="none" w:sz="0" w:space="0" w:color="auto"/>
        <w:right w:val="none" w:sz="0" w:space="0" w:color="auto"/>
      </w:divBdr>
    </w:div>
    <w:div w:id="964040590">
      <w:bodyDiv w:val="1"/>
      <w:marLeft w:val="0"/>
      <w:marRight w:val="0"/>
      <w:marTop w:val="0"/>
      <w:marBottom w:val="0"/>
      <w:divBdr>
        <w:top w:val="none" w:sz="0" w:space="0" w:color="auto"/>
        <w:left w:val="none" w:sz="0" w:space="0" w:color="auto"/>
        <w:bottom w:val="none" w:sz="0" w:space="0" w:color="auto"/>
        <w:right w:val="none" w:sz="0" w:space="0" w:color="auto"/>
      </w:divBdr>
    </w:div>
    <w:div w:id="1056466915">
      <w:bodyDiv w:val="1"/>
      <w:marLeft w:val="0"/>
      <w:marRight w:val="0"/>
      <w:marTop w:val="0"/>
      <w:marBottom w:val="0"/>
      <w:divBdr>
        <w:top w:val="none" w:sz="0" w:space="0" w:color="auto"/>
        <w:left w:val="none" w:sz="0" w:space="0" w:color="auto"/>
        <w:bottom w:val="none" w:sz="0" w:space="0" w:color="auto"/>
        <w:right w:val="none" w:sz="0" w:space="0" w:color="auto"/>
      </w:divBdr>
    </w:div>
    <w:div w:id="1278636366">
      <w:bodyDiv w:val="1"/>
      <w:marLeft w:val="0"/>
      <w:marRight w:val="0"/>
      <w:marTop w:val="0"/>
      <w:marBottom w:val="0"/>
      <w:divBdr>
        <w:top w:val="none" w:sz="0" w:space="0" w:color="auto"/>
        <w:left w:val="none" w:sz="0" w:space="0" w:color="auto"/>
        <w:bottom w:val="none" w:sz="0" w:space="0" w:color="auto"/>
        <w:right w:val="none" w:sz="0" w:space="0" w:color="auto"/>
      </w:divBdr>
    </w:div>
    <w:div w:id="1307667559">
      <w:bodyDiv w:val="1"/>
      <w:marLeft w:val="0"/>
      <w:marRight w:val="0"/>
      <w:marTop w:val="0"/>
      <w:marBottom w:val="0"/>
      <w:divBdr>
        <w:top w:val="none" w:sz="0" w:space="0" w:color="auto"/>
        <w:left w:val="none" w:sz="0" w:space="0" w:color="auto"/>
        <w:bottom w:val="none" w:sz="0" w:space="0" w:color="auto"/>
        <w:right w:val="none" w:sz="0" w:space="0" w:color="auto"/>
      </w:divBdr>
    </w:div>
    <w:div w:id="1307707521">
      <w:bodyDiv w:val="1"/>
      <w:marLeft w:val="0"/>
      <w:marRight w:val="0"/>
      <w:marTop w:val="0"/>
      <w:marBottom w:val="0"/>
      <w:divBdr>
        <w:top w:val="none" w:sz="0" w:space="0" w:color="auto"/>
        <w:left w:val="none" w:sz="0" w:space="0" w:color="auto"/>
        <w:bottom w:val="none" w:sz="0" w:space="0" w:color="auto"/>
        <w:right w:val="none" w:sz="0" w:space="0" w:color="auto"/>
      </w:divBdr>
    </w:div>
    <w:div w:id="1441873226">
      <w:bodyDiv w:val="1"/>
      <w:marLeft w:val="0"/>
      <w:marRight w:val="0"/>
      <w:marTop w:val="0"/>
      <w:marBottom w:val="0"/>
      <w:divBdr>
        <w:top w:val="none" w:sz="0" w:space="0" w:color="auto"/>
        <w:left w:val="none" w:sz="0" w:space="0" w:color="auto"/>
        <w:bottom w:val="none" w:sz="0" w:space="0" w:color="auto"/>
        <w:right w:val="none" w:sz="0" w:space="0" w:color="auto"/>
      </w:divBdr>
    </w:div>
    <w:div w:id="1464814607">
      <w:bodyDiv w:val="1"/>
      <w:marLeft w:val="0"/>
      <w:marRight w:val="0"/>
      <w:marTop w:val="0"/>
      <w:marBottom w:val="0"/>
      <w:divBdr>
        <w:top w:val="none" w:sz="0" w:space="0" w:color="auto"/>
        <w:left w:val="none" w:sz="0" w:space="0" w:color="auto"/>
        <w:bottom w:val="none" w:sz="0" w:space="0" w:color="auto"/>
        <w:right w:val="none" w:sz="0" w:space="0" w:color="auto"/>
      </w:divBdr>
    </w:div>
    <w:div w:id="1550149468">
      <w:bodyDiv w:val="1"/>
      <w:marLeft w:val="0"/>
      <w:marRight w:val="0"/>
      <w:marTop w:val="0"/>
      <w:marBottom w:val="0"/>
      <w:divBdr>
        <w:top w:val="none" w:sz="0" w:space="0" w:color="auto"/>
        <w:left w:val="none" w:sz="0" w:space="0" w:color="auto"/>
        <w:bottom w:val="none" w:sz="0" w:space="0" w:color="auto"/>
        <w:right w:val="none" w:sz="0" w:space="0" w:color="auto"/>
      </w:divBdr>
      <w:divsChild>
        <w:div w:id="173617211">
          <w:marLeft w:val="0"/>
          <w:marRight w:val="0"/>
          <w:marTop w:val="0"/>
          <w:marBottom w:val="0"/>
          <w:divBdr>
            <w:top w:val="none" w:sz="0" w:space="0" w:color="auto"/>
            <w:left w:val="none" w:sz="0" w:space="0" w:color="auto"/>
            <w:bottom w:val="none" w:sz="0" w:space="0" w:color="auto"/>
            <w:right w:val="none" w:sz="0" w:space="0" w:color="auto"/>
          </w:divBdr>
        </w:div>
        <w:div w:id="348070964">
          <w:marLeft w:val="0"/>
          <w:marRight w:val="0"/>
          <w:marTop w:val="0"/>
          <w:marBottom w:val="0"/>
          <w:divBdr>
            <w:top w:val="none" w:sz="0" w:space="0" w:color="auto"/>
            <w:left w:val="none" w:sz="0" w:space="0" w:color="auto"/>
            <w:bottom w:val="none" w:sz="0" w:space="0" w:color="auto"/>
            <w:right w:val="none" w:sz="0" w:space="0" w:color="auto"/>
          </w:divBdr>
        </w:div>
        <w:div w:id="528181163">
          <w:marLeft w:val="0"/>
          <w:marRight w:val="0"/>
          <w:marTop w:val="0"/>
          <w:marBottom w:val="0"/>
          <w:divBdr>
            <w:top w:val="none" w:sz="0" w:space="0" w:color="auto"/>
            <w:left w:val="none" w:sz="0" w:space="0" w:color="auto"/>
            <w:bottom w:val="none" w:sz="0" w:space="0" w:color="auto"/>
            <w:right w:val="none" w:sz="0" w:space="0" w:color="auto"/>
          </w:divBdr>
        </w:div>
        <w:div w:id="663750635">
          <w:marLeft w:val="0"/>
          <w:marRight w:val="0"/>
          <w:marTop w:val="0"/>
          <w:marBottom w:val="0"/>
          <w:divBdr>
            <w:top w:val="none" w:sz="0" w:space="0" w:color="auto"/>
            <w:left w:val="none" w:sz="0" w:space="0" w:color="auto"/>
            <w:bottom w:val="none" w:sz="0" w:space="0" w:color="auto"/>
            <w:right w:val="none" w:sz="0" w:space="0" w:color="auto"/>
          </w:divBdr>
        </w:div>
        <w:div w:id="791751326">
          <w:marLeft w:val="0"/>
          <w:marRight w:val="0"/>
          <w:marTop w:val="0"/>
          <w:marBottom w:val="0"/>
          <w:divBdr>
            <w:top w:val="none" w:sz="0" w:space="0" w:color="auto"/>
            <w:left w:val="none" w:sz="0" w:space="0" w:color="auto"/>
            <w:bottom w:val="none" w:sz="0" w:space="0" w:color="auto"/>
            <w:right w:val="none" w:sz="0" w:space="0" w:color="auto"/>
          </w:divBdr>
        </w:div>
        <w:div w:id="1184704759">
          <w:marLeft w:val="0"/>
          <w:marRight w:val="0"/>
          <w:marTop w:val="0"/>
          <w:marBottom w:val="0"/>
          <w:divBdr>
            <w:top w:val="none" w:sz="0" w:space="0" w:color="auto"/>
            <w:left w:val="none" w:sz="0" w:space="0" w:color="auto"/>
            <w:bottom w:val="none" w:sz="0" w:space="0" w:color="auto"/>
            <w:right w:val="none" w:sz="0" w:space="0" w:color="auto"/>
          </w:divBdr>
        </w:div>
        <w:div w:id="1315717400">
          <w:marLeft w:val="0"/>
          <w:marRight w:val="0"/>
          <w:marTop w:val="0"/>
          <w:marBottom w:val="0"/>
          <w:divBdr>
            <w:top w:val="none" w:sz="0" w:space="0" w:color="auto"/>
            <w:left w:val="none" w:sz="0" w:space="0" w:color="auto"/>
            <w:bottom w:val="none" w:sz="0" w:space="0" w:color="auto"/>
            <w:right w:val="none" w:sz="0" w:space="0" w:color="auto"/>
          </w:divBdr>
        </w:div>
        <w:div w:id="1356883170">
          <w:marLeft w:val="0"/>
          <w:marRight w:val="0"/>
          <w:marTop w:val="0"/>
          <w:marBottom w:val="0"/>
          <w:divBdr>
            <w:top w:val="none" w:sz="0" w:space="0" w:color="auto"/>
            <w:left w:val="none" w:sz="0" w:space="0" w:color="auto"/>
            <w:bottom w:val="none" w:sz="0" w:space="0" w:color="auto"/>
            <w:right w:val="none" w:sz="0" w:space="0" w:color="auto"/>
          </w:divBdr>
        </w:div>
        <w:div w:id="1489401920">
          <w:marLeft w:val="0"/>
          <w:marRight w:val="0"/>
          <w:marTop w:val="0"/>
          <w:marBottom w:val="0"/>
          <w:divBdr>
            <w:top w:val="none" w:sz="0" w:space="0" w:color="auto"/>
            <w:left w:val="none" w:sz="0" w:space="0" w:color="auto"/>
            <w:bottom w:val="none" w:sz="0" w:space="0" w:color="auto"/>
            <w:right w:val="none" w:sz="0" w:space="0" w:color="auto"/>
          </w:divBdr>
        </w:div>
        <w:div w:id="1697540676">
          <w:marLeft w:val="0"/>
          <w:marRight w:val="0"/>
          <w:marTop w:val="0"/>
          <w:marBottom w:val="0"/>
          <w:divBdr>
            <w:top w:val="none" w:sz="0" w:space="0" w:color="auto"/>
            <w:left w:val="none" w:sz="0" w:space="0" w:color="auto"/>
            <w:bottom w:val="none" w:sz="0" w:space="0" w:color="auto"/>
            <w:right w:val="none" w:sz="0" w:space="0" w:color="auto"/>
          </w:divBdr>
        </w:div>
        <w:div w:id="1748964340">
          <w:marLeft w:val="0"/>
          <w:marRight w:val="0"/>
          <w:marTop w:val="0"/>
          <w:marBottom w:val="0"/>
          <w:divBdr>
            <w:top w:val="none" w:sz="0" w:space="0" w:color="auto"/>
            <w:left w:val="none" w:sz="0" w:space="0" w:color="auto"/>
            <w:bottom w:val="none" w:sz="0" w:space="0" w:color="auto"/>
            <w:right w:val="none" w:sz="0" w:space="0" w:color="auto"/>
          </w:divBdr>
        </w:div>
        <w:div w:id="2069568528">
          <w:marLeft w:val="0"/>
          <w:marRight w:val="0"/>
          <w:marTop w:val="0"/>
          <w:marBottom w:val="0"/>
          <w:divBdr>
            <w:top w:val="none" w:sz="0" w:space="0" w:color="auto"/>
            <w:left w:val="none" w:sz="0" w:space="0" w:color="auto"/>
            <w:bottom w:val="none" w:sz="0" w:space="0" w:color="auto"/>
            <w:right w:val="none" w:sz="0" w:space="0" w:color="auto"/>
          </w:divBdr>
        </w:div>
      </w:divsChild>
    </w:div>
    <w:div w:id="1597128922">
      <w:bodyDiv w:val="1"/>
      <w:marLeft w:val="0"/>
      <w:marRight w:val="0"/>
      <w:marTop w:val="0"/>
      <w:marBottom w:val="0"/>
      <w:divBdr>
        <w:top w:val="none" w:sz="0" w:space="0" w:color="auto"/>
        <w:left w:val="none" w:sz="0" w:space="0" w:color="auto"/>
        <w:bottom w:val="none" w:sz="0" w:space="0" w:color="auto"/>
        <w:right w:val="none" w:sz="0" w:space="0" w:color="auto"/>
      </w:divBdr>
    </w:div>
    <w:div w:id="1695233029">
      <w:bodyDiv w:val="1"/>
      <w:marLeft w:val="0"/>
      <w:marRight w:val="0"/>
      <w:marTop w:val="0"/>
      <w:marBottom w:val="0"/>
      <w:divBdr>
        <w:top w:val="none" w:sz="0" w:space="0" w:color="auto"/>
        <w:left w:val="none" w:sz="0" w:space="0" w:color="auto"/>
        <w:bottom w:val="none" w:sz="0" w:space="0" w:color="auto"/>
        <w:right w:val="none" w:sz="0" w:space="0" w:color="auto"/>
      </w:divBdr>
    </w:div>
    <w:div w:id="1743672601">
      <w:bodyDiv w:val="1"/>
      <w:marLeft w:val="0"/>
      <w:marRight w:val="0"/>
      <w:marTop w:val="0"/>
      <w:marBottom w:val="0"/>
      <w:divBdr>
        <w:top w:val="none" w:sz="0" w:space="0" w:color="auto"/>
        <w:left w:val="none" w:sz="0" w:space="0" w:color="auto"/>
        <w:bottom w:val="none" w:sz="0" w:space="0" w:color="auto"/>
        <w:right w:val="none" w:sz="0" w:space="0" w:color="auto"/>
      </w:divBdr>
    </w:div>
    <w:div w:id="1767650716">
      <w:bodyDiv w:val="1"/>
      <w:marLeft w:val="0"/>
      <w:marRight w:val="0"/>
      <w:marTop w:val="0"/>
      <w:marBottom w:val="0"/>
      <w:divBdr>
        <w:top w:val="none" w:sz="0" w:space="0" w:color="auto"/>
        <w:left w:val="none" w:sz="0" w:space="0" w:color="auto"/>
        <w:bottom w:val="none" w:sz="0" w:space="0" w:color="auto"/>
        <w:right w:val="none" w:sz="0" w:space="0" w:color="auto"/>
      </w:divBdr>
    </w:div>
    <w:div w:id="1810976201">
      <w:bodyDiv w:val="1"/>
      <w:marLeft w:val="0"/>
      <w:marRight w:val="0"/>
      <w:marTop w:val="0"/>
      <w:marBottom w:val="0"/>
      <w:divBdr>
        <w:top w:val="none" w:sz="0" w:space="0" w:color="auto"/>
        <w:left w:val="none" w:sz="0" w:space="0" w:color="auto"/>
        <w:bottom w:val="none" w:sz="0" w:space="0" w:color="auto"/>
        <w:right w:val="none" w:sz="0" w:space="0" w:color="auto"/>
      </w:divBdr>
    </w:div>
    <w:div w:id="1923483672">
      <w:bodyDiv w:val="1"/>
      <w:marLeft w:val="0"/>
      <w:marRight w:val="0"/>
      <w:marTop w:val="0"/>
      <w:marBottom w:val="0"/>
      <w:divBdr>
        <w:top w:val="none" w:sz="0" w:space="0" w:color="auto"/>
        <w:left w:val="none" w:sz="0" w:space="0" w:color="auto"/>
        <w:bottom w:val="none" w:sz="0" w:space="0" w:color="auto"/>
        <w:right w:val="none" w:sz="0" w:space="0" w:color="auto"/>
      </w:divBdr>
    </w:div>
    <w:div w:id="2107731195">
      <w:bodyDiv w:val="1"/>
      <w:marLeft w:val="0"/>
      <w:marRight w:val="0"/>
      <w:marTop w:val="0"/>
      <w:marBottom w:val="0"/>
      <w:divBdr>
        <w:top w:val="none" w:sz="0" w:space="0" w:color="auto"/>
        <w:left w:val="none" w:sz="0" w:space="0" w:color="auto"/>
        <w:bottom w:val="none" w:sz="0" w:space="0" w:color="auto"/>
        <w:right w:val="none" w:sz="0" w:space="0" w:color="auto"/>
      </w:divBdr>
    </w:div>
    <w:div w:id="21427683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D526279-C4D4-485F-AE0C-3114D3B27B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49</Pages>
  <Words>16927</Words>
  <Characters>96487</Characters>
  <Application>Microsoft Office Word</Application>
  <DocSecurity>0</DocSecurity>
  <Lines>804</Lines>
  <Paragraphs>226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113188</CharactersWithSpaces>
  <SharedDoc>false</SharedDoc>
  <HLinks>
    <vt:vector size="378" baseType="variant">
      <vt:variant>
        <vt:i4>1507389</vt:i4>
      </vt:variant>
      <vt:variant>
        <vt:i4>371</vt:i4>
      </vt:variant>
      <vt:variant>
        <vt:i4>0</vt:i4>
      </vt:variant>
      <vt:variant>
        <vt:i4>5</vt:i4>
      </vt:variant>
      <vt:variant>
        <vt:lpwstr/>
      </vt:variant>
      <vt:variant>
        <vt:lpwstr>_Toc422838820</vt:lpwstr>
      </vt:variant>
      <vt:variant>
        <vt:i4>1310781</vt:i4>
      </vt:variant>
      <vt:variant>
        <vt:i4>365</vt:i4>
      </vt:variant>
      <vt:variant>
        <vt:i4>0</vt:i4>
      </vt:variant>
      <vt:variant>
        <vt:i4>5</vt:i4>
      </vt:variant>
      <vt:variant>
        <vt:lpwstr/>
      </vt:variant>
      <vt:variant>
        <vt:lpwstr>_Toc422838819</vt:lpwstr>
      </vt:variant>
      <vt:variant>
        <vt:i4>1310781</vt:i4>
      </vt:variant>
      <vt:variant>
        <vt:i4>359</vt:i4>
      </vt:variant>
      <vt:variant>
        <vt:i4>0</vt:i4>
      </vt:variant>
      <vt:variant>
        <vt:i4>5</vt:i4>
      </vt:variant>
      <vt:variant>
        <vt:lpwstr/>
      </vt:variant>
      <vt:variant>
        <vt:lpwstr>_Toc422838818</vt:lpwstr>
      </vt:variant>
      <vt:variant>
        <vt:i4>1310781</vt:i4>
      </vt:variant>
      <vt:variant>
        <vt:i4>353</vt:i4>
      </vt:variant>
      <vt:variant>
        <vt:i4>0</vt:i4>
      </vt:variant>
      <vt:variant>
        <vt:i4>5</vt:i4>
      </vt:variant>
      <vt:variant>
        <vt:lpwstr/>
      </vt:variant>
      <vt:variant>
        <vt:lpwstr>_Toc422838817</vt:lpwstr>
      </vt:variant>
      <vt:variant>
        <vt:i4>1310781</vt:i4>
      </vt:variant>
      <vt:variant>
        <vt:i4>347</vt:i4>
      </vt:variant>
      <vt:variant>
        <vt:i4>0</vt:i4>
      </vt:variant>
      <vt:variant>
        <vt:i4>5</vt:i4>
      </vt:variant>
      <vt:variant>
        <vt:lpwstr/>
      </vt:variant>
      <vt:variant>
        <vt:lpwstr>_Toc422838816</vt:lpwstr>
      </vt:variant>
      <vt:variant>
        <vt:i4>1310781</vt:i4>
      </vt:variant>
      <vt:variant>
        <vt:i4>341</vt:i4>
      </vt:variant>
      <vt:variant>
        <vt:i4>0</vt:i4>
      </vt:variant>
      <vt:variant>
        <vt:i4>5</vt:i4>
      </vt:variant>
      <vt:variant>
        <vt:lpwstr/>
      </vt:variant>
      <vt:variant>
        <vt:lpwstr>_Toc422838815</vt:lpwstr>
      </vt:variant>
      <vt:variant>
        <vt:i4>1310781</vt:i4>
      </vt:variant>
      <vt:variant>
        <vt:i4>335</vt:i4>
      </vt:variant>
      <vt:variant>
        <vt:i4>0</vt:i4>
      </vt:variant>
      <vt:variant>
        <vt:i4>5</vt:i4>
      </vt:variant>
      <vt:variant>
        <vt:lpwstr/>
      </vt:variant>
      <vt:variant>
        <vt:lpwstr>_Toc422838814</vt:lpwstr>
      </vt:variant>
      <vt:variant>
        <vt:i4>1310781</vt:i4>
      </vt:variant>
      <vt:variant>
        <vt:i4>329</vt:i4>
      </vt:variant>
      <vt:variant>
        <vt:i4>0</vt:i4>
      </vt:variant>
      <vt:variant>
        <vt:i4>5</vt:i4>
      </vt:variant>
      <vt:variant>
        <vt:lpwstr/>
      </vt:variant>
      <vt:variant>
        <vt:lpwstr>_Toc422838813</vt:lpwstr>
      </vt:variant>
      <vt:variant>
        <vt:i4>1310781</vt:i4>
      </vt:variant>
      <vt:variant>
        <vt:i4>323</vt:i4>
      </vt:variant>
      <vt:variant>
        <vt:i4>0</vt:i4>
      </vt:variant>
      <vt:variant>
        <vt:i4>5</vt:i4>
      </vt:variant>
      <vt:variant>
        <vt:lpwstr/>
      </vt:variant>
      <vt:variant>
        <vt:lpwstr>_Toc422838812</vt:lpwstr>
      </vt:variant>
      <vt:variant>
        <vt:i4>1310781</vt:i4>
      </vt:variant>
      <vt:variant>
        <vt:i4>317</vt:i4>
      </vt:variant>
      <vt:variant>
        <vt:i4>0</vt:i4>
      </vt:variant>
      <vt:variant>
        <vt:i4>5</vt:i4>
      </vt:variant>
      <vt:variant>
        <vt:lpwstr/>
      </vt:variant>
      <vt:variant>
        <vt:lpwstr>_Toc422838811</vt:lpwstr>
      </vt:variant>
      <vt:variant>
        <vt:i4>1310781</vt:i4>
      </vt:variant>
      <vt:variant>
        <vt:i4>311</vt:i4>
      </vt:variant>
      <vt:variant>
        <vt:i4>0</vt:i4>
      </vt:variant>
      <vt:variant>
        <vt:i4>5</vt:i4>
      </vt:variant>
      <vt:variant>
        <vt:lpwstr/>
      </vt:variant>
      <vt:variant>
        <vt:lpwstr>_Toc422838810</vt:lpwstr>
      </vt:variant>
      <vt:variant>
        <vt:i4>1376317</vt:i4>
      </vt:variant>
      <vt:variant>
        <vt:i4>305</vt:i4>
      </vt:variant>
      <vt:variant>
        <vt:i4>0</vt:i4>
      </vt:variant>
      <vt:variant>
        <vt:i4>5</vt:i4>
      </vt:variant>
      <vt:variant>
        <vt:lpwstr/>
      </vt:variant>
      <vt:variant>
        <vt:lpwstr>_Toc422838809</vt:lpwstr>
      </vt:variant>
      <vt:variant>
        <vt:i4>1376317</vt:i4>
      </vt:variant>
      <vt:variant>
        <vt:i4>299</vt:i4>
      </vt:variant>
      <vt:variant>
        <vt:i4>0</vt:i4>
      </vt:variant>
      <vt:variant>
        <vt:i4>5</vt:i4>
      </vt:variant>
      <vt:variant>
        <vt:lpwstr/>
      </vt:variant>
      <vt:variant>
        <vt:lpwstr>_Toc422838808</vt:lpwstr>
      </vt:variant>
      <vt:variant>
        <vt:i4>1376317</vt:i4>
      </vt:variant>
      <vt:variant>
        <vt:i4>293</vt:i4>
      </vt:variant>
      <vt:variant>
        <vt:i4>0</vt:i4>
      </vt:variant>
      <vt:variant>
        <vt:i4>5</vt:i4>
      </vt:variant>
      <vt:variant>
        <vt:lpwstr/>
      </vt:variant>
      <vt:variant>
        <vt:lpwstr>_Toc422838807</vt:lpwstr>
      </vt:variant>
      <vt:variant>
        <vt:i4>1376317</vt:i4>
      </vt:variant>
      <vt:variant>
        <vt:i4>287</vt:i4>
      </vt:variant>
      <vt:variant>
        <vt:i4>0</vt:i4>
      </vt:variant>
      <vt:variant>
        <vt:i4>5</vt:i4>
      </vt:variant>
      <vt:variant>
        <vt:lpwstr/>
      </vt:variant>
      <vt:variant>
        <vt:lpwstr>_Toc422838806</vt:lpwstr>
      </vt:variant>
      <vt:variant>
        <vt:i4>1376317</vt:i4>
      </vt:variant>
      <vt:variant>
        <vt:i4>281</vt:i4>
      </vt:variant>
      <vt:variant>
        <vt:i4>0</vt:i4>
      </vt:variant>
      <vt:variant>
        <vt:i4>5</vt:i4>
      </vt:variant>
      <vt:variant>
        <vt:lpwstr/>
      </vt:variant>
      <vt:variant>
        <vt:lpwstr>_Toc422838805</vt:lpwstr>
      </vt:variant>
      <vt:variant>
        <vt:i4>1376317</vt:i4>
      </vt:variant>
      <vt:variant>
        <vt:i4>275</vt:i4>
      </vt:variant>
      <vt:variant>
        <vt:i4>0</vt:i4>
      </vt:variant>
      <vt:variant>
        <vt:i4>5</vt:i4>
      </vt:variant>
      <vt:variant>
        <vt:lpwstr/>
      </vt:variant>
      <vt:variant>
        <vt:lpwstr>_Toc422838804</vt:lpwstr>
      </vt:variant>
      <vt:variant>
        <vt:i4>1376317</vt:i4>
      </vt:variant>
      <vt:variant>
        <vt:i4>269</vt:i4>
      </vt:variant>
      <vt:variant>
        <vt:i4>0</vt:i4>
      </vt:variant>
      <vt:variant>
        <vt:i4>5</vt:i4>
      </vt:variant>
      <vt:variant>
        <vt:lpwstr/>
      </vt:variant>
      <vt:variant>
        <vt:lpwstr>_Toc422838803</vt:lpwstr>
      </vt:variant>
      <vt:variant>
        <vt:i4>1376317</vt:i4>
      </vt:variant>
      <vt:variant>
        <vt:i4>263</vt:i4>
      </vt:variant>
      <vt:variant>
        <vt:i4>0</vt:i4>
      </vt:variant>
      <vt:variant>
        <vt:i4>5</vt:i4>
      </vt:variant>
      <vt:variant>
        <vt:lpwstr/>
      </vt:variant>
      <vt:variant>
        <vt:lpwstr>_Toc422838802</vt:lpwstr>
      </vt:variant>
      <vt:variant>
        <vt:i4>1376317</vt:i4>
      </vt:variant>
      <vt:variant>
        <vt:i4>257</vt:i4>
      </vt:variant>
      <vt:variant>
        <vt:i4>0</vt:i4>
      </vt:variant>
      <vt:variant>
        <vt:i4>5</vt:i4>
      </vt:variant>
      <vt:variant>
        <vt:lpwstr/>
      </vt:variant>
      <vt:variant>
        <vt:lpwstr>_Toc422838801</vt:lpwstr>
      </vt:variant>
      <vt:variant>
        <vt:i4>1376317</vt:i4>
      </vt:variant>
      <vt:variant>
        <vt:i4>251</vt:i4>
      </vt:variant>
      <vt:variant>
        <vt:i4>0</vt:i4>
      </vt:variant>
      <vt:variant>
        <vt:i4>5</vt:i4>
      </vt:variant>
      <vt:variant>
        <vt:lpwstr/>
      </vt:variant>
      <vt:variant>
        <vt:lpwstr>_Toc422838800</vt:lpwstr>
      </vt:variant>
      <vt:variant>
        <vt:i4>1835058</vt:i4>
      </vt:variant>
      <vt:variant>
        <vt:i4>245</vt:i4>
      </vt:variant>
      <vt:variant>
        <vt:i4>0</vt:i4>
      </vt:variant>
      <vt:variant>
        <vt:i4>5</vt:i4>
      </vt:variant>
      <vt:variant>
        <vt:lpwstr/>
      </vt:variant>
      <vt:variant>
        <vt:lpwstr>_Toc422838799</vt:lpwstr>
      </vt:variant>
      <vt:variant>
        <vt:i4>1835058</vt:i4>
      </vt:variant>
      <vt:variant>
        <vt:i4>239</vt:i4>
      </vt:variant>
      <vt:variant>
        <vt:i4>0</vt:i4>
      </vt:variant>
      <vt:variant>
        <vt:i4>5</vt:i4>
      </vt:variant>
      <vt:variant>
        <vt:lpwstr/>
      </vt:variant>
      <vt:variant>
        <vt:lpwstr>_Toc422838798</vt:lpwstr>
      </vt:variant>
      <vt:variant>
        <vt:i4>1835058</vt:i4>
      </vt:variant>
      <vt:variant>
        <vt:i4>233</vt:i4>
      </vt:variant>
      <vt:variant>
        <vt:i4>0</vt:i4>
      </vt:variant>
      <vt:variant>
        <vt:i4>5</vt:i4>
      </vt:variant>
      <vt:variant>
        <vt:lpwstr/>
      </vt:variant>
      <vt:variant>
        <vt:lpwstr>_Toc422838797</vt:lpwstr>
      </vt:variant>
      <vt:variant>
        <vt:i4>1835058</vt:i4>
      </vt:variant>
      <vt:variant>
        <vt:i4>227</vt:i4>
      </vt:variant>
      <vt:variant>
        <vt:i4>0</vt:i4>
      </vt:variant>
      <vt:variant>
        <vt:i4>5</vt:i4>
      </vt:variant>
      <vt:variant>
        <vt:lpwstr/>
      </vt:variant>
      <vt:variant>
        <vt:lpwstr>_Toc422838796</vt:lpwstr>
      </vt:variant>
      <vt:variant>
        <vt:i4>1835058</vt:i4>
      </vt:variant>
      <vt:variant>
        <vt:i4>221</vt:i4>
      </vt:variant>
      <vt:variant>
        <vt:i4>0</vt:i4>
      </vt:variant>
      <vt:variant>
        <vt:i4>5</vt:i4>
      </vt:variant>
      <vt:variant>
        <vt:lpwstr/>
      </vt:variant>
      <vt:variant>
        <vt:lpwstr>_Toc422838795</vt:lpwstr>
      </vt:variant>
      <vt:variant>
        <vt:i4>1835058</vt:i4>
      </vt:variant>
      <vt:variant>
        <vt:i4>215</vt:i4>
      </vt:variant>
      <vt:variant>
        <vt:i4>0</vt:i4>
      </vt:variant>
      <vt:variant>
        <vt:i4>5</vt:i4>
      </vt:variant>
      <vt:variant>
        <vt:lpwstr/>
      </vt:variant>
      <vt:variant>
        <vt:lpwstr>_Toc422838794</vt:lpwstr>
      </vt:variant>
      <vt:variant>
        <vt:i4>1835058</vt:i4>
      </vt:variant>
      <vt:variant>
        <vt:i4>209</vt:i4>
      </vt:variant>
      <vt:variant>
        <vt:i4>0</vt:i4>
      </vt:variant>
      <vt:variant>
        <vt:i4>5</vt:i4>
      </vt:variant>
      <vt:variant>
        <vt:lpwstr/>
      </vt:variant>
      <vt:variant>
        <vt:lpwstr>_Toc422838793</vt:lpwstr>
      </vt:variant>
      <vt:variant>
        <vt:i4>1835058</vt:i4>
      </vt:variant>
      <vt:variant>
        <vt:i4>203</vt:i4>
      </vt:variant>
      <vt:variant>
        <vt:i4>0</vt:i4>
      </vt:variant>
      <vt:variant>
        <vt:i4>5</vt:i4>
      </vt:variant>
      <vt:variant>
        <vt:lpwstr/>
      </vt:variant>
      <vt:variant>
        <vt:lpwstr>_Toc422838792</vt:lpwstr>
      </vt:variant>
      <vt:variant>
        <vt:i4>1835058</vt:i4>
      </vt:variant>
      <vt:variant>
        <vt:i4>197</vt:i4>
      </vt:variant>
      <vt:variant>
        <vt:i4>0</vt:i4>
      </vt:variant>
      <vt:variant>
        <vt:i4>5</vt:i4>
      </vt:variant>
      <vt:variant>
        <vt:lpwstr/>
      </vt:variant>
      <vt:variant>
        <vt:lpwstr>_Toc422838791</vt:lpwstr>
      </vt:variant>
      <vt:variant>
        <vt:i4>1835058</vt:i4>
      </vt:variant>
      <vt:variant>
        <vt:i4>191</vt:i4>
      </vt:variant>
      <vt:variant>
        <vt:i4>0</vt:i4>
      </vt:variant>
      <vt:variant>
        <vt:i4>5</vt:i4>
      </vt:variant>
      <vt:variant>
        <vt:lpwstr/>
      </vt:variant>
      <vt:variant>
        <vt:lpwstr>_Toc422838790</vt:lpwstr>
      </vt:variant>
      <vt:variant>
        <vt:i4>1900594</vt:i4>
      </vt:variant>
      <vt:variant>
        <vt:i4>185</vt:i4>
      </vt:variant>
      <vt:variant>
        <vt:i4>0</vt:i4>
      </vt:variant>
      <vt:variant>
        <vt:i4>5</vt:i4>
      </vt:variant>
      <vt:variant>
        <vt:lpwstr/>
      </vt:variant>
      <vt:variant>
        <vt:lpwstr>_Toc422838789</vt:lpwstr>
      </vt:variant>
      <vt:variant>
        <vt:i4>1900594</vt:i4>
      </vt:variant>
      <vt:variant>
        <vt:i4>179</vt:i4>
      </vt:variant>
      <vt:variant>
        <vt:i4>0</vt:i4>
      </vt:variant>
      <vt:variant>
        <vt:i4>5</vt:i4>
      </vt:variant>
      <vt:variant>
        <vt:lpwstr/>
      </vt:variant>
      <vt:variant>
        <vt:lpwstr>_Toc422838788</vt:lpwstr>
      </vt:variant>
      <vt:variant>
        <vt:i4>1900594</vt:i4>
      </vt:variant>
      <vt:variant>
        <vt:i4>173</vt:i4>
      </vt:variant>
      <vt:variant>
        <vt:i4>0</vt:i4>
      </vt:variant>
      <vt:variant>
        <vt:i4>5</vt:i4>
      </vt:variant>
      <vt:variant>
        <vt:lpwstr/>
      </vt:variant>
      <vt:variant>
        <vt:lpwstr>_Toc422838787</vt:lpwstr>
      </vt:variant>
      <vt:variant>
        <vt:i4>1900594</vt:i4>
      </vt:variant>
      <vt:variant>
        <vt:i4>167</vt:i4>
      </vt:variant>
      <vt:variant>
        <vt:i4>0</vt:i4>
      </vt:variant>
      <vt:variant>
        <vt:i4>5</vt:i4>
      </vt:variant>
      <vt:variant>
        <vt:lpwstr/>
      </vt:variant>
      <vt:variant>
        <vt:lpwstr>_Toc422838786</vt:lpwstr>
      </vt:variant>
      <vt:variant>
        <vt:i4>1900594</vt:i4>
      </vt:variant>
      <vt:variant>
        <vt:i4>161</vt:i4>
      </vt:variant>
      <vt:variant>
        <vt:i4>0</vt:i4>
      </vt:variant>
      <vt:variant>
        <vt:i4>5</vt:i4>
      </vt:variant>
      <vt:variant>
        <vt:lpwstr/>
      </vt:variant>
      <vt:variant>
        <vt:lpwstr>_Toc422838785</vt:lpwstr>
      </vt:variant>
      <vt:variant>
        <vt:i4>1900594</vt:i4>
      </vt:variant>
      <vt:variant>
        <vt:i4>155</vt:i4>
      </vt:variant>
      <vt:variant>
        <vt:i4>0</vt:i4>
      </vt:variant>
      <vt:variant>
        <vt:i4>5</vt:i4>
      </vt:variant>
      <vt:variant>
        <vt:lpwstr/>
      </vt:variant>
      <vt:variant>
        <vt:lpwstr>_Toc422838784</vt:lpwstr>
      </vt:variant>
      <vt:variant>
        <vt:i4>1900594</vt:i4>
      </vt:variant>
      <vt:variant>
        <vt:i4>149</vt:i4>
      </vt:variant>
      <vt:variant>
        <vt:i4>0</vt:i4>
      </vt:variant>
      <vt:variant>
        <vt:i4>5</vt:i4>
      </vt:variant>
      <vt:variant>
        <vt:lpwstr/>
      </vt:variant>
      <vt:variant>
        <vt:lpwstr>_Toc422838783</vt:lpwstr>
      </vt:variant>
      <vt:variant>
        <vt:i4>1900594</vt:i4>
      </vt:variant>
      <vt:variant>
        <vt:i4>143</vt:i4>
      </vt:variant>
      <vt:variant>
        <vt:i4>0</vt:i4>
      </vt:variant>
      <vt:variant>
        <vt:i4>5</vt:i4>
      </vt:variant>
      <vt:variant>
        <vt:lpwstr/>
      </vt:variant>
      <vt:variant>
        <vt:lpwstr>_Toc422838782</vt:lpwstr>
      </vt:variant>
      <vt:variant>
        <vt:i4>1900594</vt:i4>
      </vt:variant>
      <vt:variant>
        <vt:i4>137</vt:i4>
      </vt:variant>
      <vt:variant>
        <vt:i4>0</vt:i4>
      </vt:variant>
      <vt:variant>
        <vt:i4>5</vt:i4>
      </vt:variant>
      <vt:variant>
        <vt:lpwstr/>
      </vt:variant>
      <vt:variant>
        <vt:lpwstr>_Toc422838781</vt:lpwstr>
      </vt:variant>
      <vt:variant>
        <vt:i4>1900594</vt:i4>
      </vt:variant>
      <vt:variant>
        <vt:i4>131</vt:i4>
      </vt:variant>
      <vt:variant>
        <vt:i4>0</vt:i4>
      </vt:variant>
      <vt:variant>
        <vt:i4>5</vt:i4>
      </vt:variant>
      <vt:variant>
        <vt:lpwstr/>
      </vt:variant>
      <vt:variant>
        <vt:lpwstr>_Toc422838780</vt:lpwstr>
      </vt:variant>
      <vt:variant>
        <vt:i4>1179698</vt:i4>
      </vt:variant>
      <vt:variant>
        <vt:i4>125</vt:i4>
      </vt:variant>
      <vt:variant>
        <vt:i4>0</vt:i4>
      </vt:variant>
      <vt:variant>
        <vt:i4>5</vt:i4>
      </vt:variant>
      <vt:variant>
        <vt:lpwstr/>
      </vt:variant>
      <vt:variant>
        <vt:lpwstr>_Toc422838779</vt:lpwstr>
      </vt:variant>
      <vt:variant>
        <vt:i4>1179698</vt:i4>
      </vt:variant>
      <vt:variant>
        <vt:i4>119</vt:i4>
      </vt:variant>
      <vt:variant>
        <vt:i4>0</vt:i4>
      </vt:variant>
      <vt:variant>
        <vt:i4>5</vt:i4>
      </vt:variant>
      <vt:variant>
        <vt:lpwstr/>
      </vt:variant>
      <vt:variant>
        <vt:lpwstr>_Toc422838778</vt:lpwstr>
      </vt:variant>
      <vt:variant>
        <vt:i4>1179698</vt:i4>
      </vt:variant>
      <vt:variant>
        <vt:i4>113</vt:i4>
      </vt:variant>
      <vt:variant>
        <vt:i4>0</vt:i4>
      </vt:variant>
      <vt:variant>
        <vt:i4>5</vt:i4>
      </vt:variant>
      <vt:variant>
        <vt:lpwstr/>
      </vt:variant>
      <vt:variant>
        <vt:lpwstr>_Toc422838777</vt:lpwstr>
      </vt:variant>
      <vt:variant>
        <vt:i4>1179698</vt:i4>
      </vt:variant>
      <vt:variant>
        <vt:i4>107</vt:i4>
      </vt:variant>
      <vt:variant>
        <vt:i4>0</vt:i4>
      </vt:variant>
      <vt:variant>
        <vt:i4>5</vt:i4>
      </vt:variant>
      <vt:variant>
        <vt:lpwstr/>
      </vt:variant>
      <vt:variant>
        <vt:lpwstr>_Toc422838776</vt:lpwstr>
      </vt:variant>
      <vt:variant>
        <vt:i4>1179698</vt:i4>
      </vt:variant>
      <vt:variant>
        <vt:i4>101</vt:i4>
      </vt:variant>
      <vt:variant>
        <vt:i4>0</vt:i4>
      </vt:variant>
      <vt:variant>
        <vt:i4>5</vt:i4>
      </vt:variant>
      <vt:variant>
        <vt:lpwstr/>
      </vt:variant>
      <vt:variant>
        <vt:lpwstr>_Toc422838775</vt:lpwstr>
      </vt:variant>
      <vt:variant>
        <vt:i4>1179698</vt:i4>
      </vt:variant>
      <vt:variant>
        <vt:i4>95</vt:i4>
      </vt:variant>
      <vt:variant>
        <vt:i4>0</vt:i4>
      </vt:variant>
      <vt:variant>
        <vt:i4>5</vt:i4>
      </vt:variant>
      <vt:variant>
        <vt:lpwstr/>
      </vt:variant>
      <vt:variant>
        <vt:lpwstr>_Toc422838774</vt:lpwstr>
      </vt:variant>
      <vt:variant>
        <vt:i4>1179698</vt:i4>
      </vt:variant>
      <vt:variant>
        <vt:i4>89</vt:i4>
      </vt:variant>
      <vt:variant>
        <vt:i4>0</vt:i4>
      </vt:variant>
      <vt:variant>
        <vt:i4>5</vt:i4>
      </vt:variant>
      <vt:variant>
        <vt:lpwstr/>
      </vt:variant>
      <vt:variant>
        <vt:lpwstr>_Toc422838773</vt:lpwstr>
      </vt:variant>
      <vt:variant>
        <vt:i4>1179698</vt:i4>
      </vt:variant>
      <vt:variant>
        <vt:i4>83</vt:i4>
      </vt:variant>
      <vt:variant>
        <vt:i4>0</vt:i4>
      </vt:variant>
      <vt:variant>
        <vt:i4>5</vt:i4>
      </vt:variant>
      <vt:variant>
        <vt:lpwstr/>
      </vt:variant>
      <vt:variant>
        <vt:lpwstr>_Toc422838772</vt:lpwstr>
      </vt:variant>
      <vt:variant>
        <vt:i4>1179698</vt:i4>
      </vt:variant>
      <vt:variant>
        <vt:i4>77</vt:i4>
      </vt:variant>
      <vt:variant>
        <vt:i4>0</vt:i4>
      </vt:variant>
      <vt:variant>
        <vt:i4>5</vt:i4>
      </vt:variant>
      <vt:variant>
        <vt:lpwstr/>
      </vt:variant>
      <vt:variant>
        <vt:lpwstr>_Toc422838771</vt:lpwstr>
      </vt:variant>
      <vt:variant>
        <vt:i4>1179698</vt:i4>
      </vt:variant>
      <vt:variant>
        <vt:i4>71</vt:i4>
      </vt:variant>
      <vt:variant>
        <vt:i4>0</vt:i4>
      </vt:variant>
      <vt:variant>
        <vt:i4>5</vt:i4>
      </vt:variant>
      <vt:variant>
        <vt:lpwstr/>
      </vt:variant>
      <vt:variant>
        <vt:lpwstr>_Toc422838770</vt:lpwstr>
      </vt:variant>
      <vt:variant>
        <vt:i4>1245234</vt:i4>
      </vt:variant>
      <vt:variant>
        <vt:i4>65</vt:i4>
      </vt:variant>
      <vt:variant>
        <vt:i4>0</vt:i4>
      </vt:variant>
      <vt:variant>
        <vt:i4>5</vt:i4>
      </vt:variant>
      <vt:variant>
        <vt:lpwstr/>
      </vt:variant>
      <vt:variant>
        <vt:lpwstr>_Toc422838769</vt:lpwstr>
      </vt:variant>
      <vt:variant>
        <vt:i4>1245234</vt:i4>
      </vt:variant>
      <vt:variant>
        <vt:i4>59</vt:i4>
      </vt:variant>
      <vt:variant>
        <vt:i4>0</vt:i4>
      </vt:variant>
      <vt:variant>
        <vt:i4>5</vt:i4>
      </vt:variant>
      <vt:variant>
        <vt:lpwstr/>
      </vt:variant>
      <vt:variant>
        <vt:lpwstr>_Toc422838768</vt:lpwstr>
      </vt:variant>
      <vt:variant>
        <vt:i4>1245234</vt:i4>
      </vt:variant>
      <vt:variant>
        <vt:i4>53</vt:i4>
      </vt:variant>
      <vt:variant>
        <vt:i4>0</vt:i4>
      </vt:variant>
      <vt:variant>
        <vt:i4>5</vt:i4>
      </vt:variant>
      <vt:variant>
        <vt:lpwstr/>
      </vt:variant>
      <vt:variant>
        <vt:lpwstr>_Toc422838767</vt:lpwstr>
      </vt:variant>
      <vt:variant>
        <vt:i4>1245234</vt:i4>
      </vt:variant>
      <vt:variant>
        <vt:i4>47</vt:i4>
      </vt:variant>
      <vt:variant>
        <vt:i4>0</vt:i4>
      </vt:variant>
      <vt:variant>
        <vt:i4>5</vt:i4>
      </vt:variant>
      <vt:variant>
        <vt:lpwstr/>
      </vt:variant>
      <vt:variant>
        <vt:lpwstr>_Toc422838766</vt:lpwstr>
      </vt:variant>
      <vt:variant>
        <vt:i4>1245234</vt:i4>
      </vt:variant>
      <vt:variant>
        <vt:i4>41</vt:i4>
      </vt:variant>
      <vt:variant>
        <vt:i4>0</vt:i4>
      </vt:variant>
      <vt:variant>
        <vt:i4>5</vt:i4>
      </vt:variant>
      <vt:variant>
        <vt:lpwstr/>
      </vt:variant>
      <vt:variant>
        <vt:lpwstr>_Toc422838765</vt:lpwstr>
      </vt:variant>
      <vt:variant>
        <vt:i4>1245234</vt:i4>
      </vt:variant>
      <vt:variant>
        <vt:i4>35</vt:i4>
      </vt:variant>
      <vt:variant>
        <vt:i4>0</vt:i4>
      </vt:variant>
      <vt:variant>
        <vt:i4>5</vt:i4>
      </vt:variant>
      <vt:variant>
        <vt:lpwstr/>
      </vt:variant>
      <vt:variant>
        <vt:lpwstr>_Toc422838764</vt:lpwstr>
      </vt:variant>
      <vt:variant>
        <vt:i4>1245234</vt:i4>
      </vt:variant>
      <vt:variant>
        <vt:i4>29</vt:i4>
      </vt:variant>
      <vt:variant>
        <vt:i4>0</vt:i4>
      </vt:variant>
      <vt:variant>
        <vt:i4>5</vt:i4>
      </vt:variant>
      <vt:variant>
        <vt:lpwstr/>
      </vt:variant>
      <vt:variant>
        <vt:lpwstr>_Toc422838763</vt:lpwstr>
      </vt:variant>
      <vt:variant>
        <vt:i4>1245234</vt:i4>
      </vt:variant>
      <vt:variant>
        <vt:i4>23</vt:i4>
      </vt:variant>
      <vt:variant>
        <vt:i4>0</vt:i4>
      </vt:variant>
      <vt:variant>
        <vt:i4>5</vt:i4>
      </vt:variant>
      <vt:variant>
        <vt:lpwstr/>
      </vt:variant>
      <vt:variant>
        <vt:lpwstr>_Toc422838762</vt:lpwstr>
      </vt:variant>
      <vt:variant>
        <vt:i4>1245234</vt:i4>
      </vt:variant>
      <vt:variant>
        <vt:i4>17</vt:i4>
      </vt:variant>
      <vt:variant>
        <vt:i4>0</vt:i4>
      </vt:variant>
      <vt:variant>
        <vt:i4>5</vt:i4>
      </vt:variant>
      <vt:variant>
        <vt:lpwstr/>
      </vt:variant>
      <vt:variant>
        <vt:lpwstr>_Toc422838761</vt:lpwstr>
      </vt:variant>
      <vt:variant>
        <vt:i4>1245234</vt:i4>
      </vt:variant>
      <vt:variant>
        <vt:i4>11</vt:i4>
      </vt:variant>
      <vt:variant>
        <vt:i4>0</vt:i4>
      </vt:variant>
      <vt:variant>
        <vt:i4>5</vt:i4>
      </vt:variant>
      <vt:variant>
        <vt:lpwstr/>
      </vt:variant>
      <vt:variant>
        <vt:lpwstr>_Toc422838760</vt:lpwstr>
      </vt:variant>
      <vt:variant>
        <vt:i4>1048626</vt:i4>
      </vt:variant>
      <vt:variant>
        <vt:i4>5</vt:i4>
      </vt:variant>
      <vt:variant>
        <vt:i4>0</vt:i4>
      </vt:variant>
      <vt:variant>
        <vt:i4>5</vt:i4>
      </vt:variant>
      <vt:variant>
        <vt:lpwstr/>
      </vt:variant>
      <vt:variant>
        <vt:lpwstr>_Toc422838759</vt:lpwstr>
      </vt:variant>
      <vt:variant>
        <vt:i4>1048626</vt:i4>
      </vt:variant>
      <vt:variant>
        <vt:i4>2</vt:i4>
      </vt:variant>
      <vt:variant>
        <vt:i4>0</vt:i4>
      </vt:variant>
      <vt:variant>
        <vt:i4>5</vt:i4>
      </vt:variant>
      <vt:variant>
        <vt:lpwstr/>
      </vt:variant>
      <vt:variant>
        <vt:lpwstr>_Toc422838758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Chuck Jeong</dc:creator>
  <cp:keywords/>
  <dc:description/>
  <cp:lastModifiedBy>김현주 (Hyunjoo Kim)</cp:lastModifiedBy>
  <cp:revision>10</cp:revision>
  <dcterms:created xsi:type="dcterms:W3CDTF">2024-11-20T06:51:00Z</dcterms:created>
  <dcterms:modified xsi:type="dcterms:W3CDTF">2024-11-20T09:03:00Z</dcterms:modified>
</cp:coreProperties>
</file>