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44FE42" w14:textId="77777777" w:rsidR="007E7538" w:rsidRPr="00092986" w:rsidRDefault="007E7538" w:rsidP="004B74CC">
      <w:pPr>
        <w:spacing w:before="0" w:line="240" w:lineRule="auto"/>
        <w:jc w:val="center"/>
        <w:rPr>
          <w:rFonts w:ascii="Arial" w:hAnsi="Arial" w:cs="Arial"/>
          <w:b/>
          <w:bCs/>
          <w:sz w:val="20"/>
        </w:rPr>
      </w:pPr>
      <w:bookmarkStart w:id="0" w:name="ufd01"/>
      <w:r w:rsidRPr="00092986">
        <w:rPr>
          <w:rFonts w:ascii="Arial" w:hAnsi="Arial" w:cs="Arial"/>
          <w:b/>
          <w:bCs/>
          <w:caps/>
          <w:sz w:val="20"/>
        </w:rPr>
        <w:t>Services</w:t>
      </w:r>
      <w:r w:rsidRPr="00092986">
        <w:rPr>
          <w:rFonts w:ascii="Arial" w:hAnsi="Arial" w:cs="Arial"/>
          <w:b/>
          <w:bCs/>
          <w:sz w:val="20"/>
        </w:rPr>
        <w:t xml:space="preserve"> AGREEMENT</w:t>
      </w:r>
    </w:p>
    <w:p w14:paraId="54DB02D7" w14:textId="77777777" w:rsidR="007E7538" w:rsidRPr="00092986" w:rsidRDefault="007E7538" w:rsidP="004B74CC">
      <w:pPr>
        <w:spacing w:before="0" w:line="240" w:lineRule="auto"/>
        <w:jc w:val="both"/>
        <w:rPr>
          <w:rFonts w:ascii="Arial" w:hAnsi="Arial" w:cs="Arial"/>
          <w:b/>
          <w:bCs/>
          <w:sz w:val="20"/>
        </w:rPr>
      </w:pPr>
    </w:p>
    <w:p w14:paraId="7108DC47" w14:textId="77777777" w:rsidR="007E7538" w:rsidRPr="00092986" w:rsidRDefault="007E7538" w:rsidP="004B74CC">
      <w:pPr>
        <w:spacing w:before="0" w:line="240" w:lineRule="auto"/>
        <w:jc w:val="both"/>
        <w:rPr>
          <w:rFonts w:ascii="Arial" w:hAnsi="Arial" w:cs="Arial"/>
          <w:b/>
          <w:bCs/>
          <w:sz w:val="20"/>
        </w:rPr>
      </w:pPr>
    </w:p>
    <w:p w14:paraId="7BF77864" w14:textId="77777777" w:rsidR="007E7538" w:rsidRPr="00092986" w:rsidRDefault="007E7538" w:rsidP="004B74CC">
      <w:pPr>
        <w:spacing w:before="0" w:line="240" w:lineRule="auto"/>
        <w:jc w:val="both"/>
        <w:rPr>
          <w:rFonts w:ascii="Arial" w:hAnsi="Arial" w:cs="Arial"/>
          <w:b/>
          <w:bCs/>
          <w:sz w:val="20"/>
        </w:rPr>
      </w:pPr>
      <w:r w:rsidRPr="00092986">
        <w:rPr>
          <w:rFonts w:ascii="Arial" w:hAnsi="Arial" w:cs="Arial"/>
          <w:b/>
          <w:bCs/>
          <w:sz w:val="20"/>
        </w:rPr>
        <w:t xml:space="preserve">This Agreement </w:t>
      </w:r>
      <w:r w:rsidR="00DF4D8F" w:rsidRPr="00092986">
        <w:rPr>
          <w:rFonts w:ascii="Arial" w:hAnsi="Arial" w:cs="Arial"/>
          <w:sz w:val="20"/>
        </w:rPr>
        <w:t>is made on</w:t>
      </w:r>
      <w:r w:rsidR="007A1143" w:rsidRPr="00092986">
        <w:rPr>
          <w:rFonts w:ascii="Arial" w:hAnsi="Arial" w:cs="Arial"/>
          <w:sz w:val="20"/>
        </w:rPr>
        <w:t xml:space="preserve"> </w:t>
      </w:r>
      <w:r w:rsidR="00DF4D8F" w:rsidRPr="00092986">
        <w:rPr>
          <w:rFonts w:ascii="Arial" w:hAnsi="Arial" w:cs="Arial"/>
          <w:b/>
          <w:bCs/>
          <w:sz w:val="20"/>
        </w:rPr>
        <w:t>[</w:t>
      </w:r>
      <w:r w:rsidR="00DF4D8F" w:rsidRPr="00092986">
        <w:rPr>
          <w:rFonts w:ascii="Arial" w:hAnsi="Arial" w:cs="Arial"/>
          <w:b/>
          <w:bCs/>
          <w:sz w:val="20"/>
          <w:highlight w:val="yellow"/>
        </w:rPr>
        <w:t>insert date</w:t>
      </w:r>
      <w:r w:rsidRPr="00092986">
        <w:rPr>
          <w:rFonts w:ascii="Arial" w:hAnsi="Arial" w:cs="Arial"/>
          <w:b/>
          <w:bCs/>
          <w:sz w:val="20"/>
        </w:rPr>
        <w:t>]</w:t>
      </w:r>
      <w:r w:rsidRPr="00092986">
        <w:rPr>
          <w:rFonts w:ascii="Arial" w:hAnsi="Arial" w:cs="Arial"/>
          <w:b/>
          <w:bCs/>
          <w:sz w:val="20"/>
        </w:rPr>
        <w:tab/>
      </w:r>
      <w:r w:rsidRPr="00092986">
        <w:rPr>
          <w:rFonts w:ascii="Arial" w:hAnsi="Arial" w:cs="Arial"/>
          <w:b/>
          <w:bCs/>
          <w:sz w:val="20"/>
        </w:rPr>
        <w:tab/>
      </w:r>
      <w:r w:rsidRPr="00092986">
        <w:rPr>
          <w:rFonts w:ascii="Arial" w:hAnsi="Arial" w:cs="Arial"/>
          <w:b/>
          <w:bCs/>
          <w:sz w:val="20"/>
        </w:rPr>
        <w:tab/>
      </w:r>
    </w:p>
    <w:p w14:paraId="5FD2840B" w14:textId="77777777" w:rsidR="007E7538" w:rsidRPr="00092986" w:rsidRDefault="007E7538" w:rsidP="004B74CC">
      <w:pPr>
        <w:spacing w:before="0" w:line="240" w:lineRule="auto"/>
        <w:jc w:val="both"/>
        <w:rPr>
          <w:rFonts w:ascii="Arial" w:hAnsi="Arial" w:cs="Arial"/>
          <w:b/>
          <w:bCs/>
          <w:sz w:val="20"/>
        </w:rPr>
      </w:pPr>
      <w:r w:rsidRPr="00092986">
        <w:rPr>
          <w:rFonts w:ascii="Arial" w:hAnsi="Arial" w:cs="Arial"/>
          <w:b/>
          <w:bCs/>
          <w:sz w:val="20"/>
        </w:rPr>
        <w:t xml:space="preserve"> </w:t>
      </w:r>
      <w:r w:rsidRPr="00092986">
        <w:rPr>
          <w:rFonts w:ascii="Arial" w:hAnsi="Arial" w:cs="Arial"/>
          <w:b/>
          <w:bCs/>
          <w:sz w:val="20"/>
        </w:rPr>
        <w:tab/>
      </w:r>
      <w:r w:rsidRPr="00092986">
        <w:rPr>
          <w:rFonts w:ascii="Arial" w:hAnsi="Arial" w:cs="Arial"/>
          <w:b/>
          <w:bCs/>
          <w:sz w:val="20"/>
        </w:rPr>
        <w:tab/>
      </w:r>
      <w:r w:rsidRPr="00092986">
        <w:rPr>
          <w:rFonts w:ascii="Arial" w:hAnsi="Arial" w:cs="Arial"/>
          <w:b/>
          <w:bCs/>
          <w:sz w:val="20"/>
        </w:rPr>
        <w:tab/>
      </w:r>
      <w:r w:rsidRPr="00092986">
        <w:rPr>
          <w:rFonts w:ascii="Arial" w:hAnsi="Arial" w:cs="Arial"/>
          <w:b/>
          <w:bCs/>
          <w:sz w:val="20"/>
        </w:rPr>
        <w:tab/>
      </w:r>
      <w:r w:rsidRPr="00092986">
        <w:rPr>
          <w:rFonts w:ascii="Arial" w:hAnsi="Arial" w:cs="Arial"/>
          <w:b/>
          <w:bCs/>
          <w:sz w:val="20"/>
        </w:rPr>
        <w:tab/>
      </w:r>
    </w:p>
    <w:p w14:paraId="2A20939B" w14:textId="77777777" w:rsidR="007E7538" w:rsidRPr="00092986" w:rsidRDefault="007E7538" w:rsidP="004B74CC">
      <w:pPr>
        <w:spacing w:before="0" w:line="240" w:lineRule="auto"/>
        <w:jc w:val="both"/>
        <w:rPr>
          <w:rFonts w:ascii="Arial" w:hAnsi="Arial" w:cs="Arial"/>
          <w:b/>
          <w:bCs/>
          <w:sz w:val="20"/>
        </w:rPr>
      </w:pPr>
      <w:r w:rsidRPr="00092986">
        <w:rPr>
          <w:rFonts w:ascii="Arial" w:hAnsi="Arial" w:cs="Arial"/>
          <w:b/>
          <w:bCs/>
          <w:sz w:val="20"/>
        </w:rPr>
        <w:t>Between</w:t>
      </w:r>
    </w:p>
    <w:p w14:paraId="3ECB7395" w14:textId="77777777" w:rsidR="00CB23CF" w:rsidRPr="00092986" w:rsidRDefault="00CB23CF" w:rsidP="004B74CC">
      <w:pPr>
        <w:spacing w:before="0" w:line="240" w:lineRule="auto"/>
        <w:jc w:val="both"/>
        <w:rPr>
          <w:rFonts w:ascii="Arial" w:hAnsi="Arial" w:cs="Arial"/>
          <w:sz w:val="20"/>
          <w:lang w:val="en-US"/>
        </w:rPr>
      </w:pPr>
    </w:p>
    <w:p w14:paraId="1E1DDF8A" w14:textId="0A248805" w:rsidR="007E7538" w:rsidRPr="00092986" w:rsidRDefault="003D1036" w:rsidP="00590B02">
      <w:pPr>
        <w:numPr>
          <w:ilvl w:val="0"/>
          <w:numId w:val="16"/>
        </w:numPr>
        <w:spacing w:before="0" w:line="240" w:lineRule="auto"/>
        <w:ind w:hanging="720"/>
        <w:jc w:val="both"/>
        <w:rPr>
          <w:rFonts w:ascii="Arial" w:hAnsi="Arial" w:cs="Arial"/>
          <w:sz w:val="20"/>
          <w:lang w:val="en-US"/>
        </w:rPr>
      </w:pPr>
      <w:r w:rsidRPr="00092986">
        <w:rPr>
          <w:rFonts w:ascii="Arial" w:hAnsi="Arial" w:cs="Arial"/>
          <w:b/>
          <w:caps/>
          <w:sz w:val="20"/>
          <w:lang w:val="en-US"/>
        </w:rPr>
        <w:t xml:space="preserve">AbbVie </w:t>
      </w:r>
      <w:r w:rsidR="00AE2FDF" w:rsidRPr="00092986">
        <w:rPr>
          <w:rFonts w:ascii="Arial" w:hAnsi="Arial" w:cs="Arial"/>
          <w:b/>
          <w:caps/>
          <w:sz w:val="20"/>
          <w:lang w:val="en-US"/>
        </w:rPr>
        <w:t>LTD.</w:t>
      </w:r>
      <w:r w:rsidR="003C2B65" w:rsidRPr="00092986">
        <w:rPr>
          <w:rFonts w:ascii="Arial" w:hAnsi="Arial" w:cs="Arial"/>
          <w:caps/>
          <w:sz w:val="20"/>
          <w:lang w:val="en-US"/>
        </w:rPr>
        <w:t xml:space="preserve">, </w:t>
      </w:r>
      <w:r w:rsidR="003C2B65" w:rsidRPr="00092986">
        <w:rPr>
          <w:rFonts w:ascii="Arial" w:hAnsi="Arial" w:cs="Arial"/>
          <w:bCs/>
          <w:sz w:val="20"/>
          <w:lang w:val="en-GB"/>
        </w:rPr>
        <w:t xml:space="preserve">a company incorporated in and according to the laws of </w:t>
      </w:r>
      <w:r w:rsidR="00AE2FDF" w:rsidRPr="00092986">
        <w:rPr>
          <w:rFonts w:ascii="Arial" w:hAnsi="Arial" w:cs="Arial"/>
          <w:bCs/>
          <w:sz w:val="20"/>
          <w:lang w:val="en-GB"/>
        </w:rPr>
        <w:t>the Republic of Korea</w:t>
      </w:r>
      <w:r w:rsidR="003C2B65" w:rsidRPr="00092986">
        <w:rPr>
          <w:rFonts w:ascii="Arial" w:hAnsi="Arial" w:cs="Arial"/>
          <w:bCs/>
          <w:sz w:val="20"/>
          <w:lang w:val="en-GB"/>
        </w:rPr>
        <w:t>, having its registered office</w:t>
      </w:r>
      <w:r w:rsidR="00AE2FDF" w:rsidRPr="00092986">
        <w:rPr>
          <w:rFonts w:ascii="Arial" w:hAnsi="Arial" w:cs="Arial"/>
          <w:bCs/>
          <w:sz w:val="20"/>
          <w:lang w:val="en-GB"/>
        </w:rPr>
        <w:t xml:space="preserve"> at</w:t>
      </w:r>
      <w:r w:rsidR="003C2B65" w:rsidRPr="00092986">
        <w:rPr>
          <w:rFonts w:ascii="Arial" w:hAnsi="Arial" w:cs="Arial"/>
          <w:bCs/>
          <w:sz w:val="20"/>
          <w:lang w:val="en-GB"/>
        </w:rPr>
        <w:t xml:space="preserve"> </w:t>
      </w:r>
      <w:r w:rsidR="00AE2FDF" w:rsidRPr="00092986">
        <w:rPr>
          <w:rFonts w:ascii="Arial" w:hAnsi="Arial" w:cs="Arial"/>
          <w:bCs/>
          <w:sz w:val="20"/>
          <w:lang w:val="en-US"/>
        </w:rPr>
        <w:t xml:space="preserve">6 Floor, 421, </w:t>
      </w:r>
      <w:proofErr w:type="spellStart"/>
      <w:r w:rsidR="00AE2FDF" w:rsidRPr="00092986">
        <w:rPr>
          <w:rFonts w:ascii="Arial" w:hAnsi="Arial" w:cs="Arial"/>
          <w:bCs/>
          <w:sz w:val="20"/>
          <w:lang w:val="en-US"/>
        </w:rPr>
        <w:t>Yeongdong-daero</w:t>
      </w:r>
      <w:proofErr w:type="spellEnd"/>
      <w:r w:rsidR="00AE2FDF" w:rsidRPr="00092986">
        <w:rPr>
          <w:rFonts w:ascii="Arial" w:hAnsi="Arial" w:cs="Arial"/>
          <w:bCs/>
          <w:sz w:val="20"/>
          <w:lang w:val="en-US"/>
        </w:rPr>
        <w:t xml:space="preserve">, </w:t>
      </w:r>
      <w:proofErr w:type="spellStart"/>
      <w:r w:rsidR="00AE2FDF" w:rsidRPr="00092986">
        <w:rPr>
          <w:rFonts w:ascii="Arial" w:hAnsi="Arial" w:cs="Arial"/>
          <w:bCs/>
          <w:sz w:val="20"/>
          <w:lang w:val="en-US"/>
        </w:rPr>
        <w:t>Kangnam-ku</w:t>
      </w:r>
      <w:proofErr w:type="spellEnd"/>
      <w:r w:rsidR="00AE2FDF" w:rsidRPr="00092986">
        <w:rPr>
          <w:rFonts w:ascii="Arial" w:hAnsi="Arial" w:cs="Arial"/>
          <w:bCs/>
          <w:sz w:val="20"/>
          <w:lang w:val="en-US"/>
        </w:rPr>
        <w:t>, Seoul (Daechi-dong), Korea</w:t>
      </w:r>
      <w:r w:rsidR="00AE2FDF" w:rsidRPr="00092986" w:rsidDel="003C2B65">
        <w:rPr>
          <w:rFonts w:ascii="Arial" w:hAnsi="Arial" w:cs="Arial"/>
          <w:bCs/>
          <w:sz w:val="20"/>
          <w:lang w:val="en-US"/>
        </w:rPr>
        <w:t xml:space="preserve"> </w:t>
      </w:r>
      <w:r w:rsidR="007E7538" w:rsidRPr="00092986">
        <w:rPr>
          <w:rFonts w:ascii="Arial" w:hAnsi="Arial" w:cs="Arial"/>
          <w:sz w:val="20"/>
          <w:lang w:val="en-US"/>
        </w:rPr>
        <w:t>(“</w:t>
      </w:r>
      <w:r w:rsidR="0095197C" w:rsidRPr="00092986">
        <w:rPr>
          <w:rFonts w:ascii="Arial" w:hAnsi="Arial" w:cs="Arial"/>
          <w:b/>
          <w:sz w:val="20"/>
          <w:u w:val="single"/>
          <w:lang w:val="en-US"/>
        </w:rPr>
        <w:t>AbbVie</w:t>
      </w:r>
      <w:r w:rsidR="007E7538" w:rsidRPr="00092986">
        <w:rPr>
          <w:rFonts w:ascii="Arial" w:hAnsi="Arial" w:cs="Arial"/>
          <w:sz w:val="20"/>
          <w:lang w:val="en-US"/>
        </w:rPr>
        <w:t>”)</w:t>
      </w:r>
      <w:r w:rsidR="005C509E" w:rsidRPr="00092986">
        <w:rPr>
          <w:rFonts w:ascii="Arial" w:hAnsi="Arial" w:cs="Arial"/>
          <w:sz w:val="20"/>
          <w:lang w:val="en-US"/>
        </w:rPr>
        <w:t xml:space="preserve"> </w:t>
      </w:r>
      <w:r w:rsidR="007E7538" w:rsidRPr="00092986">
        <w:rPr>
          <w:rFonts w:ascii="Arial" w:hAnsi="Arial" w:cs="Arial"/>
          <w:sz w:val="20"/>
          <w:lang w:val="en-US"/>
        </w:rPr>
        <w:t xml:space="preserve">and </w:t>
      </w:r>
    </w:p>
    <w:p w14:paraId="7B1584C0" w14:textId="77777777" w:rsidR="003D1036" w:rsidRPr="00092986" w:rsidRDefault="003D1036" w:rsidP="004B74CC">
      <w:pPr>
        <w:spacing w:before="0" w:line="240" w:lineRule="auto"/>
        <w:jc w:val="both"/>
        <w:rPr>
          <w:rFonts w:ascii="Arial" w:hAnsi="Arial" w:cs="Arial"/>
          <w:sz w:val="20"/>
          <w:lang w:val="en-US"/>
        </w:rPr>
      </w:pPr>
    </w:p>
    <w:p w14:paraId="57DBF556" w14:textId="77777777" w:rsidR="00410CB5" w:rsidRDefault="007E7538" w:rsidP="007A700A">
      <w:pPr>
        <w:numPr>
          <w:ilvl w:val="0"/>
          <w:numId w:val="16"/>
        </w:numPr>
        <w:spacing w:before="0" w:line="240" w:lineRule="auto"/>
        <w:ind w:hanging="720"/>
        <w:jc w:val="both"/>
        <w:rPr>
          <w:rFonts w:ascii="Arial" w:hAnsi="Arial" w:cs="Arial"/>
          <w:sz w:val="20"/>
        </w:rPr>
      </w:pPr>
      <w:r w:rsidRPr="00410CB5">
        <w:rPr>
          <w:rFonts w:ascii="Arial" w:hAnsi="Arial" w:cs="Arial"/>
          <w:b/>
          <w:bCs/>
          <w:sz w:val="20"/>
        </w:rPr>
        <w:fldChar w:fldCharType="begin"/>
      </w:r>
      <w:r w:rsidRPr="00410CB5">
        <w:rPr>
          <w:rFonts w:ascii="Arial" w:hAnsi="Arial" w:cs="Arial"/>
          <w:b/>
          <w:bCs/>
          <w:sz w:val="20"/>
        </w:rPr>
        <w:instrText>ask CONSULTANT "What is the name of the consultant?"</w:instrText>
      </w:r>
      <w:r w:rsidRPr="00410CB5">
        <w:rPr>
          <w:rFonts w:ascii="Arial" w:hAnsi="Arial" w:cs="Arial"/>
          <w:b/>
          <w:bCs/>
          <w:sz w:val="20"/>
        </w:rPr>
        <w:fldChar w:fldCharType="separate"/>
      </w:r>
      <w:bookmarkStart w:id="1" w:name="CONSULTANT"/>
      <w:r w:rsidRPr="00410CB5">
        <w:rPr>
          <w:rFonts w:ascii="Arial" w:hAnsi="Arial" w:cs="Arial"/>
          <w:b/>
          <w:bCs/>
          <w:sz w:val="20"/>
        </w:rPr>
        <w:t>[...consultant company...]</w:t>
      </w:r>
      <w:bookmarkEnd w:id="1"/>
      <w:r w:rsidRPr="00410CB5">
        <w:rPr>
          <w:rFonts w:ascii="Arial" w:hAnsi="Arial" w:cs="Arial"/>
          <w:b/>
          <w:bCs/>
          <w:sz w:val="20"/>
        </w:rPr>
        <w:fldChar w:fldCharType="end"/>
      </w:r>
      <w:r w:rsidR="00095BBB" w:rsidRPr="00410CB5">
        <w:rPr>
          <w:rFonts w:ascii="72" w:hAnsi="72" w:cs="72"/>
          <w:b/>
          <w:bCs/>
          <w:color w:val="363636"/>
          <w:sz w:val="21"/>
          <w:szCs w:val="21"/>
        </w:rPr>
        <w:t>FURSYS</w:t>
      </w:r>
      <w:r w:rsidR="00095BBB" w:rsidRPr="00410CB5">
        <w:rPr>
          <w:rFonts w:ascii="Arial" w:hAnsi="Arial" w:cs="Arial" w:hint="eastAsia"/>
          <w:bCs/>
          <w:sz w:val="20"/>
          <w:lang w:eastAsia="ko-KR"/>
        </w:rPr>
        <w:t>,</w:t>
      </w:r>
      <w:r w:rsidR="00DE1773" w:rsidRPr="00410CB5">
        <w:rPr>
          <w:rFonts w:ascii="Arial" w:hAnsi="Arial" w:cs="Arial"/>
          <w:bCs/>
          <w:sz w:val="20"/>
        </w:rPr>
        <w:t xml:space="preserve"> a company incorporated in and </w:t>
      </w:r>
      <w:r w:rsidR="00EE1044" w:rsidRPr="00410CB5">
        <w:rPr>
          <w:rFonts w:ascii="Arial" w:hAnsi="Arial" w:cs="Arial"/>
          <w:sz w:val="20"/>
        </w:rPr>
        <w:t xml:space="preserve">having its principal place of business at </w:t>
      </w:r>
      <w:r w:rsidR="00095BBB" w:rsidRPr="00410CB5">
        <w:rPr>
          <w:rFonts w:ascii="Arial" w:hAnsi="Arial" w:cs="Arial"/>
          <w:sz w:val="20"/>
        </w:rPr>
        <w:t xml:space="preserve">311, </w:t>
      </w:r>
      <w:proofErr w:type="spellStart"/>
      <w:r w:rsidR="00095BBB" w:rsidRPr="00410CB5">
        <w:rPr>
          <w:rFonts w:ascii="Arial" w:hAnsi="Arial" w:cs="Arial"/>
          <w:sz w:val="20"/>
        </w:rPr>
        <w:t>Ogeum-ro</w:t>
      </w:r>
      <w:proofErr w:type="spellEnd"/>
      <w:r w:rsidR="00095BBB" w:rsidRPr="00410CB5">
        <w:rPr>
          <w:rFonts w:ascii="Arial" w:hAnsi="Arial" w:cs="Arial" w:hint="eastAsia"/>
          <w:sz w:val="20"/>
        </w:rPr>
        <w:t xml:space="preserve">, </w:t>
      </w:r>
      <w:proofErr w:type="spellStart"/>
      <w:r w:rsidR="00095BBB" w:rsidRPr="00410CB5">
        <w:rPr>
          <w:rFonts w:ascii="Arial" w:hAnsi="Arial" w:cs="Arial"/>
          <w:sz w:val="20"/>
        </w:rPr>
        <w:t>Songpa-gu</w:t>
      </w:r>
      <w:proofErr w:type="spellEnd"/>
      <w:r w:rsidR="00095BBB" w:rsidRPr="00410CB5">
        <w:rPr>
          <w:rFonts w:ascii="Arial" w:hAnsi="Arial" w:cs="Arial" w:hint="eastAsia"/>
          <w:sz w:val="20"/>
        </w:rPr>
        <w:t xml:space="preserve">, </w:t>
      </w:r>
      <w:r w:rsidR="00095BBB" w:rsidRPr="00410CB5">
        <w:rPr>
          <w:rFonts w:ascii="Arial" w:hAnsi="Arial" w:cs="Arial"/>
          <w:sz w:val="20"/>
        </w:rPr>
        <w:t>Seoul</w:t>
      </w:r>
      <w:r w:rsidR="00095BBB" w:rsidRPr="00410CB5">
        <w:rPr>
          <w:rFonts w:ascii="Arial" w:hAnsi="Arial" w:cs="Arial" w:hint="eastAsia"/>
          <w:sz w:val="20"/>
        </w:rPr>
        <w:t>, Korea</w:t>
      </w:r>
      <w:r w:rsidR="00EE1044" w:rsidRPr="00410CB5">
        <w:rPr>
          <w:rFonts w:ascii="Arial" w:hAnsi="Arial" w:cs="Arial"/>
          <w:b/>
          <w:bCs/>
          <w:sz w:val="20"/>
        </w:rPr>
        <w:t xml:space="preserve"> </w:t>
      </w:r>
      <w:r w:rsidRPr="00410CB5">
        <w:rPr>
          <w:rFonts w:ascii="Arial" w:hAnsi="Arial" w:cs="Arial"/>
          <w:sz w:val="20"/>
        </w:rPr>
        <w:t>(</w:t>
      </w:r>
      <w:r w:rsidR="001408D2" w:rsidRPr="00410CB5">
        <w:rPr>
          <w:rFonts w:ascii="Arial" w:hAnsi="Arial" w:cs="Arial"/>
          <w:sz w:val="20"/>
        </w:rPr>
        <w:t xml:space="preserve">the </w:t>
      </w:r>
      <w:r w:rsidRPr="00410CB5">
        <w:rPr>
          <w:rFonts w:ascii="Arial" w:hAnsi="Arial" w:cs="Arial"/>
          <w:sz w:val="20"/>
        </w:rPr>
        <w:t>“</w:t>
      </w:r>
      <w:r w:rsidR="007A1143" w:rsidRPr="00410CB5">
        <w:rPr>
          <w:rFonts w:ascii="Arial" w:hAnsi="Arial" w:cs="Arial"/>
          <w:b/>
          <w:sz w:val="20"/>
          <w:u w:val="single"/>
        </w:rPr>
        <w:t>Service</w:t>
      </w:r>
      <w:r w:rsidR="007A1143" w:rsidRPr="00410CB5">
        <w:rPr>
          <w:rFonts w:ascii="Arial" w:hAnsi="Arial" w:cs="Arial"/>
          <w:sz w:val="20"/>
          <w:u w:val="single"/>
        </w:rPr>
        <w:t xml:space="preserve"> </w:t>
      </w:r>
      <w:r w:rsidRPr="00410CB5">
        <w:rPr>
          <w:rFonts w:ascii="Arial" w:hAnsi="Arial" w:cs="Arial"/>
          <w:b/>
          <w:sz w:val="20"/>
          <w:u w:val="single"/>
        </w:rPr>
        <w:t>Provider</w:t>
      </w:r>
      <w:r w:rsidRPr="00410CB5">
        <w:rPr>
          <w:rFonts w:ascii="Arial" w:hAnsi="Arial" w:cs="Arial"/>
          <w:sz w:val="20"/>
        </w:rPr>
        <w:t xml:space="preserve">”), </w:t>
      </w:r>
      <w:r w:rsidR="00410CB5">
        <w:rPr>
          <w:rFonts w:ascii="Arial" w:hAnsi="Arial" w:cs="Arial" w:hint="eastAsia"/>
          <w:sz w:val="20"/>
          <w:lang w:eastAsia="ko-KR"/>
        </w:rPr>
        <w:t xml:space="preserve"> </w:t>
      </w:r>
    </w:p>
    <w:p w14:paraId="2C5FBA7C" w14:textId="77777777" w:rsidR="00410CB5" w:rsidRDefault="00410CB5" w:rsidP="00410CB5">
      <w:pPr>
        <w:pStyle w:val="afc"/>
        <w:rPr>
          <w:rFonts w:ascii="Arial" w:hAnsi="Arial" w:cs="Arial"/>
          <w:sz w:val="20"/>
        </w:rPr>
      </w:pPr>
    </w:p>
    <w:p w14:paraId="37AB5981" w14:textId="6F3B7A9E" w:rsidR="001E4970" w:rsidRPr="00410CB5" w:rsidRDefault="001E4970" w:rsidP="00410CB5">
      <w:pPr>
        <w:spacing w:before="0" w:line="240" w:lineRule="auto"/>
        <w:ind w:left="720"/>
        <w:jc w:val="both"/>
        <w:rPr>
          <w:rFonts w:ascii="Arial" w:hAnsi="Arial" w:cs="Arial"/>
          <w:sz w:val="20"/>
        </w:rPr>
      </w:pPr>
      <w:r w:rsidRPr="00410CB5">
        <w:rPr>
          <w:rFonts w:ascii="Arial" w:hAnsi="Arial" w:cs="Arial"/>
          <w:sz w:val="20"/>
        </w:rPr>
        <w:t>each a “</w:t>
      </w:r>
      <w:r w:rsidRPr="00410CB5">
        <w:rPr>
          <w:rFonts w:ascii="Arial" w:hAnsi="Arial" w:cs="Arial"/>
          <w:b/>
          <w:sz w:val="20"/>
          <w:u w:val="single"/>
        </w:rPr>
        <w:t>Party</w:t>
      </w:r>
      <w:r w:rsidRPr="00410CB5">
        <w:rPr>
          <w:rFonts w:ascii="Arial" w:hAnsi="Arial" w:cs="Arial"/>
          <w:sz w:val="20"/>
        </w:rPr>
        <w:t>” and collectively, the “</w:t>
      </w:r>
      <w:r w:rsidRPr="00410CB5">
        <w:rPr>
          <w:rFonts w:ascii="Arial" w:hAnsi="Arial" w:cs="Arial"/>
          <w:b/>
          <w:sz w:val="20"/>
          <w:u w:val="single"/>
        </w:rPr>
        <w:t>Parties</w:t>
      </w:r>
      <w:r w:rsidRPr="00410CB5">
        <w:rPr>
          <w:rFonts w:ascii="Arial" w:hAnsi="Arial" w:cs="Arial"/>
          <w:sz w:val="20"/>
        </w:rPr>
        <w:t>”.</w:t>
      </w:r>
    </w:p>
    <w:p w14:paraId="4395893F" w14:textId="77777777" w:rsidR="001E4970" w:rsidRPr="00092986" w:rsidRDefault="001E4970" w:rsidP="004B74CC">
      <w:pPr>
        <w:spacing w:before="0" w:line="240" w:lineRule="auto"/>
        <w:jc w:val="both"/>
        <w:rPr>
          <w:rFonts w:ascii="Arial" w:hAnsi="Arial" w:cs="Arial"/>
          <w:sz w:val="20"/>
        </w:rPr>
      </w:pPr>
    </w:p>
    <w:p w14:paraId="5ABF187E" w14:textId="77777777" w:rsidR="007E7538" w:rsidRPr="00092986" w:rsidRDefault="007E7538" w:rsidP="004B74CC">
      <w:pPr>
        <w:spacing w:before="0" w:line="240" w:lineRule="auto"/>
        <w:jc w:val="both"/>
        <w:rPr>
          <w:rFonts w:ascii="Arial" w:hAnsi="Arial" w:cs="Arial"/>
          <w:b/>
          <w:bCs/>
          <w:sz w:val="20"/>
        </w:rPr>
      </w:pPr>
      <w:r w:rsidRPr="00092986">
        <w:rPr>
          <w:rFonts w:ascii="Arial" w:hAnsi="Arial" w:cs="Arial"/>
          <w:b/>
          <w:bCs/>
          <w:sz w:val="20"/>
        </w:rPr>
        <w:t>It is agreed as follows:</w:t>
      </w:r>
    </w:p>
    <w:p w14:paraId="701B751C" w14:textId="77777777" w:rsidR="007E7538" w:rsidRPr="00092986" w:rsidRDefault="007E7538" w:rsidP="004B74CC">
      <w:pPr>
        <w:spacing w:before="0" w:line="240" w:lineRule="auto"/>
        <w:jc w:val="both"/>
        <w:rPr>
          <w:rFonts w:ascii="Arial" w:hAnsi="Arial" w:cs="Arial"/>
          <w:b/>
          <w:bCs/>
          <w:sz w:val="20"/>
        </w:rPr>
      </w:pPr>
    </w:p>
    <w:p w14:paraId="68689D1E" w14:textId="77777777" w:rsidR="00584BBB" w:rsidRPr="00092986" w:rsidRDefault="007E7538" w:rsidP="00095C66">
      <w:pPr>
        <w:numPr>
          <w:ilvl w:val="0"/>
          <w:numId w:val="18"/>
        </w:numPr>
        <w:spacing w:before="0" w:line="240" w:lineRule="auto"/>
        <w:ind w:hanging="720"/>
        <w:jc w:val="both"/>
        <w:rPr>
          <w:rFonts w:ascii="Arial" w:hAnsi="Arial" w:cs="Arial"/>
          <w:sz w:val="20"/>
        </w:rPr>
      </w:pPr>
      <w:r w:rsidRPr="00092986">
        <w:rPr>
          <w:rFonts w:ascii="Arial" w:hAnsi="Arial" w:cs="Arial"/>
          <w:b/>
          <w:sz w:val="20"/>
          <w:u w:val="single"/>
        </w:rPr>
        <w:t>Description of Services</w:t>
      </w:r>
      <w:r w:rsidRPr="00092986">
        <w:rPr>
          <w:rFonts w:ascii="Arial" w:hAnsi="Arial" w:cs="Arial"/>
          <w:b/>
          <w:sz w:val="20"/>
        </w:rPr>
        <w:t>.</w:t>
      </w:r>
      <w:r w:rsidRPr="00092986">
        <w:rPr>
          <w:rFonts w:ascii="Arial" w:hAnsi="Arial" w:cs="Arial"/>
          <w:sz w:val="20"/>
        </w:rPr>
        <w:t xml:space="preserve"> </w:t>
      </w:r>
    </w:p>
    <w:p w14:paraId="1060821C" w14:textId="77777777" w:rsidR="00584BBB" w:rsidRPr="00092986" w:rsidRDefault="00584BBB" w:rsidP="00584BBB">
      <w:pPr>
        <w:spacing w:before="0" w:line="240" w:lineRule="auto"/>
        <w:ind w:left="720"/>
        <w:jc w:val="both"/>
        <w:rPr>
          <w:rFonts w:ascii="Arial" w:hAnsi="Arial" w:cs="Arial"/>
          <w:b/>
          <w:sz w:val="20"/>
        </w:rPr>
      </w:pPr>
    </w:p>
    <w:p w14:paraId="616C2976" w14:textId="77777777" w:rsidR="007E7538" w:rsidRDefault="001408D2" w:rsidP="00584BBB">
      <w:pPr>
        <w:spacing w:before="0" w:line="240" w:lineRule="auto"/>
        <w:ind w:left="720"/>
        <w:jc w:val="both"/>
        <w:rPr>
          <w:rFonts w:ascii="Arial" w:hAnsi="Arial" w:cs="Arial"/>
          <w:sz w:val="20"/>
        </w:rPr>
      </w:pPr>
      <w:r w:rsidRPr="00092986">
        <w:rPr>
          <w:rFonts w:ascii="Arial" w:hAnsi="Arial" w:cs="Arial"/>
          <w:sz w:val="20"/>
        </w:rPr>
        <w:t xml:space="preserve">The </w:t>
      </w:r>
      <w:r w:rsidR="007A1143" w:rsidRPr="00092986">
        <w:rPr>
          <w:rFonts w:ascii="Arial" w:hAnsi="Arial" w:cs="Arial"/>
          <w:sz w:val="20"/>
        </w:rPr>
        <w:t xml:space="preserve">Service </w:t>
      </w:r>
      <w:r w:rsidR="007E7538" w:rsidRPr="00092986">
        <w:rPr>
          <w:rFonts w:ascii="Arial" w:hAnsi="Arial" w:cs="Arial"/>
          <w:sz w:val="20"/>
        </w:rPr>
        <w:t xml:space="preserve">Provider shall provide </w:t>
      </w:r>
      <w:r w:rsidR="0095197C" w:rsidRPr="00092986">
        <w:rPr>
          <w:rFonts w:ascii="Arial" w:hAnsi="Arial" w:cs="Arial"/>
          <w:sz w:val="20"/>
        </w:rPr>
        <w:t>AbbVie</w:t>
      </w:r>
      <w:r w:rsidR="007E7538" w:rsidRPr="00092986">
        <w:rPr>
          <w:rFonts w:ascii="Arial" w:hAnsi="Arial" w:cs="Arial"/>
          <w:sz w:val="20"/>
        </w:rPr>
        <w:t xml:space="preserve"> the following </w:t>
      </w:r>
      <w:r w:rsidR="0011658E">
        <w:rPr>
          <w:rFonts w:ascii="Arial" w:hAnsi="Arial" w:cs="Arial"/>
          <w:sz w:val="20"/>
        </w:rPr>
        <w:t xml:space="preserve">goods and/or </w:t>
      </w:r>
      <w:r w:rsidR="007E7538" w:rsidRPr="00092986">
        <w:rPr>
          <w:rFonts w:ascii="Arial" w:hAnsi="Arial" w:cs="Arial"/>
          <w:sz w:val="20"/>
        </w:rPr>
        <w:t>services (the “</w:t>
      </w:r>
      <w:r w:rsidR="0011658E">
        <w:rPr>
          <w:rFonts w:ascii="Arial" w:hAnsi="Arial" w:cs="Arial"/>
          <w:b/>
          <w:sz w:val="20"/>
          <w:u w:val="single"/>
        </w:rPr>
        <w:t xml:space="preserve">Goods and/or </w:t>
      </w:r>
      <w:r w:rsidR="007E7538" w:rsidRPr="00092986">
        <w:rPr>
          <w:rFonts w:ascii="Arial" w:hAnsi="Arial" w:cs="Arial"/>
          <w:b/>
          <w:sz w:val="20"/>
          <w:u w:val="single"/>
        </w:rPr>
        <w:t>Services</w:t>
      </w:r>
      <w:r w:rsidR="007E7538" w:rsidRPr="00092986">
        <w:rPr>
          <w:rFonts w:ascii="Arial" w:hAnsi="Arial" w:cs="Arial"/>
          <w:sz w:val="20"/>
        </w:rPr>
        <w:t>”):</w:t>
      </w:r>
    </w:p>
    <w:p w14:paraId="3224AA80" w14:textId="77777777" w:rsidR="00095BBB" w:rsidRDefault="00095BBB" w:rsidP="00584BBB">
      <w:pPr>
        <w:spacing w:before="0" w:line="240" w:lineRule="auto"/>
        <w:ind w:left="720"/>
        <w:jc w:val="both"/>
        <w:rPr>
          <w:rFonts w:ascii="Arial" w:hAnsi="Arial" w:cs="Arial"/>
          <w:sz w:val="20"/>
          <w:lang w:eastAsia="ko-KR"/>
        </w:rPr>
      </w:pPr>
    </w:p>
    <w:p w14:paraId="78A0922B" w14:textId="7BDF4211" w:rsidR="00095BBB" w:rsidRPr="00095BBB" w:rsidRDefault="00410CB5" w:rsidP="00095BBB">
      <w:pPr>
        <w:pStyle w:val="afc"/>
        <w:numPr>
          <w:ilvl w:val="0"/>
          <w:numId w:val="39"/>
        </w:numPr>
        <w:spacing w:before="0" w:line="240" w:lineRule="auto"/>
        <w:jc w:val="both"/>
        <w:rPr>
          <w:rFonts w:ascii="Arial" w:hAnsi="Arial" w:cs="Arial"/>
          <w:sz w:val="20"/>
          <w:lang w:eastAsia="ko-KR"/>
        </w:rPr>
      </w:pPr>
      <w:r>
        <w:rPr>
          <w:rFonts w:ascii="Arial" w:hAnsi="Arial" w:cs="Arial" w:hint="eastAsia"/>
          <w:sz w:val="20"/>
          <w:lang w:eastAsia="ko-KR"/>
        </w:rPr>
        <w:t xml:space="preserve">Provide and install Office Lockers (Product </w:t>
      </w:r>
      <w:proofErr w:type="gramStart"/>
      <w:r>
        <w:rPr>
          <w:rFonts w:ascii="Arial" w:hAnsi="Arial" w:cs="Arial" w:hint="eastAsia"/>
          <w:sz w:val="20"/>
          <w:lang w:eastAsia="ko-KR"/>
        </w:rPr>
        <w:t>code :</w:t>
      </w:r>
      <w:proofErr w:type="gramEnd"/>
      <w:r>
        <w:rPr>
          <w:rFonts w:ascii="Arial" w:hAnsi="Arial" w:cs="Arial" w:hint="eastAsia"/>
          <w:sz w:val="20"/>
          <w:lang w:eastAsia="ko-KR"/>
        </w:rPr>
        <w:t xml:space="preserve"> CCC054HDN / CCC54HEN)</w:t>
      </w:r>
    </w:p>
    <w:p w14:paraId="0D7F840A" w14:textId="77777777" w:rsidR="007E7538" w:rsidRPr="00092986" w:rsidRDefault="007E7538" w:rsidP="004B74CC">
      <w:pPr>
        <w:spacing w:before="0" w:line="240" w:lineRule="auto"/>
        <w:jc w:val="both"/>
        <w:rPr>
          <w:rFonts w:ascii="Arial" w:hAnsi="Arial" w:cs="Arial"/>
          <w:sz w:val="20"/>
        </w:rPr>
      </w:pPr>
    </w:p>
    <w:p w14:paraId="43E29468" w14:textId="77777777" w:rsidR="007E7538" w:rsidRPr="00092986" w:rsidRDefault="007E7538" w:rsidP="004B74CC">
      <w:pPr>
        <w:spacing w:before="0" w:line="240" w:lineRule="auto"/>
        <w:jc w:val="both"/>
        <w:rPr>
          <w:rFonts w:ascii="Arial" w:hAnsi="Arial" w:cs="Arial"/>
          <w:b/>
          <w:bCs/>
          <w:sz w:val="20"/>
        </w:rPr>
      </w:pPr>
    </w:p>
    <w:p w14:paraId="666424A2" w14:textId="77777777" w:rsidR="007E7538" w:rsidRPr="00092986" w:rsidRDefault="00A83AE3" w:rsidP="00584BBB">
      <w:pPr>
        <w:spacing w:before="0" w:line="240" w:lineRule="auto"/>
        <w:ind w:left="720"/>
        <w:jc w:val="both"/>
        <w:rPr>
          <w:rFonts w:ascii="Arial" w:hAnsi="Arial" w:cs="Arial"/>
          <w:sz w:val="20"/>
        </w:rPr>
      </w:pPr>
      <w:bookmarkStart w:id="2" w:name="Opt011A"/>
      <w:bookmarkStart w:id="3" w:name="ufd02"/>
      <w:bookmarkEnd w:id="0"/>
      <w:r w:rsidRPr="00092986">
        <w:rPr>
          <w:rFonts w:ascii="Arial" w:hAnsi="Arial" w:cs="Arial"/>
          <w:sz w:val="20"/>
        </w:rPr>
        <w:t>T</w:t>
      </w:r>
      <w:r w:rsidR="007E7538" w:rsidRPr="00092986">
        <w:rPr>
          <w:rFonts w:ascii="Arial" w:hAnsi="Arial" w:cs="Arial"/>
          <w:sz w:val="20"/>
        </w:rPr>
        <w:t xml:space="preserve">his Agreement shall </w:t>
      </w:r>
      <w:r w:rsidRPr="00092986">
        <w:rPr>
          <w:rFonts w:ascii="Arial" w:hAnsi="Arial" w:cs="Arial"/>
          <w:sz w:val="20"/>
        </w:rPr>
        <w:t xml:space="preserve">be effective as of </w:t>
      </w:r>
      <w:r w:rsidR="007E7538" w:rsidRPr="002D3503">
        <w:rPr>
          <w:rFonts w:ascii="Arial" w:hAnsi="Arial" w:cs="Arial"/>
          <w:b/>
          <w:bCs/>
          <w:color w:val="FF0000"/>
          <w:sz w:val="20"/>
        </w:rPr>
        <w:fldChar w:fldCharType="begin"/>
      </w:r>
      <w:r w:rsidR="007E7538" w:rsidRPr="002D3503">
        <w:rPr>
          <w:rFonts w:ascii="Arial" w:hAnsi="Arial" w:cs="Arial"/>
          <w:b/>
          <w:bCs/>
          <w:color w:val="FF0000"/>
          <w:sz w:val="20"/>
        </w:rPr>
        <w:instrText>ask COMMDATE "What is the date of the start of services, e.g. January 15, 1993?"</w:instrText>
      </w:r>
      <w:r w:rsidR="007E7538" w:rsidRPr="002D3503">
        <w:rPr>
          <w:rFonts w:ascii="Arial" w:hAnsi="Arial" w:cs="Arial"/>
          <w:b/>
          <w:bCs/>
          <w:color w:val="FF0000"/>
          <w:sz w:val="20"/>
        </w:rPr>
        <w:fldChar w:fldCharType="separate"/>
      </w:r>
      <w:bookmarkStart w:id="4" w:name="COMMDATE"/>
      <w:r w:rsidR="007E7538" w:rsidRPr="002D3503">
        <w:rPr>
          <w:rFonts w:ascii="Arial" w:hAnsi="Arial" w:cs="Arial"/>
          <w:b/>
          <w:bCs/>
          <w:color w:val="FF0000"/>
          <w:sz w:val="20"/>
        </w:rPr>
        <w:t>[...start date...]</w:t>
      </w:r>
      <w:bookmarkEnd w:id="4"/>
      <w:r w:rsidR="007E7538" w:rsidRPr="002D3503">
        <w:rPr>
          <w:rFonts w:ascii="Arial" w:hAnsi="Arial" w:cs="Arial"/>
          <w:b/>
          <w:bCs/>
          <w:color w:val="FF0000"/>
          <w:sz w:val="20"/>
        </w:rPr>
        <w:fldChar w:fldCharType="end"/>
      </w:r>
      <w:r w:rsidR="007E7538" w:rsidRPr="002D3503">
        <w:rPr>
          <w:rFonts w:ascii="Arial" w:hAnsi="Arial" w:cs="Arial"/>
          <w:b/>
          <w:bCs/>
          <w:color w:val="FF0000"/>
          <w:sz w:val="20"/>
        </w:rPr>
        <w:t>[</w:t>
      </w:r>
      <w:r w:rsidR="007E7538" w:rsidRPr="002D3503">
        <w:rPr>
          <w:rFonts w:ascii="Arial" w:hAnsi="Arial" w:cs="Arial"/>
          <w:b/>
          <w:bCs/>
          <w:color w:val="FF0000"/>
          <w:sz w:val="20"/>
          <w:highlight w:val="yellow"/>
        </w:rPr>
        <w:t>add date</w:t>
      </w:r>
      <w:r w:rsidR="007E7538" w:rsidRPr="002D3503">
        <w:rPr>
          <w:rFonts w:ascii="Arial" w:hAnsi="Arial" w:cs="Arial"/>
          <w:b/>
          <w:bCs/>
          <w:color w:val="FF0000"/>
          <w:sz w:val="20"/>
        </w:rPr>
        <w:t>]</w:t>
      </w:r>
      <w:r w:rsidR="007E7538" w:rsidRPr="00092986">
        <w:rPr>
          <w:rFonts w:ascii="Arial" w:hAnsi="Arial" w:cs="Arial"/>
          <w:sz w:val="20"/>
        </w:rPr>
        <w:t xml:space="preserve"> (the </w:t>
      </w:r>
      <w:r w:rsidR="007E7538" w:rsidRPr="00092986">
        <w:rPr>
          <w:rFonts w:ascii="Arial" w:hAnsi="Arial" w:cs="Arial"/>
          <w:b/>
          <w:bCs/>
          <w:sz w:val="20"/>
        </w:rPr>
        <w:t>“</w:t>
      </w:r>
      <w:r w:rsidR="007E7538" w:rsidRPr="00092986">
        <w:rPr>
          <w:rFonts w:ascii="Arial" w:hAnsi="Arial" w:cs="Arial"/>
          <w:b/>
          <w:sz w:val="20"/>
          <w:u w:val="single"/>
        </w:rPr>
        <w:t>Effective Date</w:t>
      </w:r>
      <w:r w:rsidR="007E7538" w:rsidRPr="00092986">
        <w:rPr>
          <w:rFonts w:ascii="Arial" w:hAnsi="Arial" w:cs="Arial"/>
          <w:b/>
          <w:bCs/>
          <w:sz w:val="20"/>
        </w:rPr>
        <w:t>”</w:t>
      </w:r>
      <w:r w:rsidR="007E7538" w:rsidRPr="00092986">
        <w:rPr>
          <w:rFonts w:ascii="Arial" w:hAnsi="Arial" w:cs="Arial"/>
          <w:sz w:val="20"/>
        </w:rPr>
        <w:t xml:space="preserve">) and </w:t>
      </w:r>
      <w:r w:rsidRPr="00092986">
        <w:rPr>
          <w:rFonts w:ascii="Arial" w:hAnsi="Arial" w:cs="Arial"/>
          <w:sz w:val="20"/>
        </w:rPr>
        <w:t xml:space="preserve">terminate </w:t>
      </w:r>
      <w:r w:rsidR="007E7538" w:rsidRPr="00092986">
        <w:rPr>
          <w:rFonts w:ascii="Arial" w:hAnsi="Arial" w:cs="Arial"/>
          <w:sz w:val="20"/>
        </w:rPr>
        <w:t xml:space="preserve">on </w:t>
      </w:r>
      <w:r w:rsidR="007E7538" w:rsidRPr="002D3503">
        <w:rPr>
          <w:rFonts w:ascii="Arial" w:hAnsi="Arial" w:cs="Arial"/>
          <w:b/>
          <w:bCs/>
          <w:color w:val="FF0000"/>
          <w:sz w:val="20"/>
        </w:rPr>
        <w:fldChar w:fldCharType="begin"/>
      </w:r>
      <w:r w:rsidR="007E7538" w:rsidRPr="002D3503">
        <w:rPr>
          <w:rFonts w:ascii="Arial" w:hAnsi="Arial" w:cs="Arial"/>
          <w:b/>
          <w:bCs/>
          <w:color w:val="FF0000"/>
          <w:sz w:val="20"/>
        </w:rPr>
        <w:instrText>ask ENDDATE "What is the completion date for the services, e.g. September 15, 1994?"</w:instrText>
      </w:r>
      <w:r w:rsidR="007E7538" w:rsidRPr="002D3503">
        <w:rPr>
          <w:rFonts w:ascii="Arial" w:hAnsi="Arial" w:cs="Arial"/>
          <w:b/>
          <w:bCs/>
          <w:color w:val="FF0000"/>
          <w:sz w:val="20"/>
        </w:rPr>
        <w:fldChar w:fldCharType="separate"/>
      </w:r>
      <w:bookmarkStart w:id="5" w:name="ENDDATE"/>
      <w:r w:rsidR="007E7538" w:rsidRPr="002D3503">
        <w:rPr>
          <w:rFonts w:ascii="Arial" w:hAnsi="Arial" w:cs="Arial"/>
          <w:b/>
          <w:bCs/>
          <w:color w:val="FF0000"/>
          <w:sz w:val="20"/>
        </w:rPr>
        <w:t>[...completion date...]</w:t>
      </w:r>
      <w:bookmarkEnd w:id="5"/>
      <w:r w:rsidR="007E7538" w:rsidRPr="002D3503">
        <w:rPr>
          <w:rFonts w:ascii="Arial" w:hAnsi="Arial" w:cs="Arial"/>
          <w:b/>
          <w:bCs/>
          <w:color w:val="FF0000"/>
          <w:sz w:val="20"/>
        </w:rPr>
        <w:fldChar w:fldCharType="end"/>
      </w:r>
      <w:r w:rsidR="007E7538" w:rsidRPr="002D3503">
        <w:rPr>
          <w:rFonts w:ascii="Arial" w:hAnsi="Arial" w:cs="Arial"/>
          <w:b/>
          <w:bCs/>
          <w:color w:val="FF0000"/>
          <w:sz w:val="20"/>
        </w:rPr>
        <w:t>[</w:t>
      </w:r>
      <w:r w:rsidR="007E7538" w:rsidRPr="002D3503">
        <w:rPr>
          <w:rFonts w:ascii="Arial" w:hAnsi="Arial" w:cs="Arial"/>
          <w:b/>
          <w:bCs/>
          <w:color w:val="FF0000"/>
          <w:sz w:val="20"/>
          <w:highlight w:val="yellow"/>
        </w:rPr>
        <w:t>add date</w:t>
      </w:r>
      <w:r w:rsidR="007E7538" w:rsidRPr="002D3503">
        <w:rPr>
          <w:rFonts w:ascii="Arial" w:hAnsi="Arial" w:cs="Arial"/>
          <w:b/>
          <w:bCs/>
          <w:color w:val="FF0000"/>
          <w:sz w:val="20"/>
        </w:rPr>
        <w:t>]</w:t>
      </w:r>
      <w:r w:rsidR="00B55FBD" w:rsidRPr="00092986">
        <w:rPr>
          <w:rFonts w:ascii="Arial" w:hAnsi="Arial" w:cs="Arial"/>
          <w:b/>
          <w:bCs/>
          <w:sz w:val="20"/>
        </w:rPr>
        <w:t xml:space="preserve"> </w:t>
      </w:r>
      <w:r w:rsidR="00B55FBD" w:rsidRPr="00092986">
        <w:rPr>
          <w:rFonts w:ascii="Arial" w:hAnsi="Arial" w:cs="Arial"/>
          <w:bCs/>
          <w:sz w:val="20"/>
        </w:rPr>
        <w:t>(the “</w:t>
      </w:r>
      <w:r w:rsidR="00B55FBD" w:rsidRPr="00092986">
        <w:rPr>
          <w:rFonts w:ascii="Arial" w:hAnsi="Arial" w:cs="Arial"/>
          <w:b/>
          <w:bCs/>
          <w:sz w:val="20"/>
          <w:u w:val="single"/>
        </w:rPr>
        <w:t>Term</w:t>
      </w:r>
      <w:r w:rsidR="00B55FBD" w:rsidRPr="00092986">
        <w:rPr>
          <w:rFonts w:ascii="Arial" w:hAnsi="Arial" w:cs="Arial"/>
          <w:bCs/>
          <w:sz w:val="20"/>
        </w:rPr>
        <w:t>”)</w:t>
      </w:r>
      <w:r w:rsidR="007E7538" w:rsidRPr="00092986">
        <w:rPr>
          <w:rFonts w:ascii="Arial" w:hAnsi="Arial" w:cs="Arial"/>
          <w:sz w:val="20"/>
        </w:rPr>
        <w:t>, unless</w:t>
      </w:r>
      <w:r w:rsidR="001E4970" w:rsidRPr="00092986">
        <w:rPr>
          <w:rFonts w:ascii="Arial" w:hAnsi="Arial" w:cs="Arial"/>
          <w:sz w:val="20"/>
        </w:rPr>
        <w:t>: (a)</w:t>
      </w:r>
      <w:r w:rsidR="007E7538" w:rsidRPr="00092986">
        <w:rPr>
          <w:rFonts w:ascii="Arial" w:hAnsi="Arial" w:cs="Arial"/>
          <w:sz w:val="20"/>
        </w:rPr>
        <w:t xml:space="preserve"> terminated earlier as provided for in this Agreement</w:t>
      </w:r>
      <w:r w:rsidR="001E4970" w:rsidRPr="00092986">
        <w:rPr>
          <w:rFonts w:ascii="Arial" w:hAnsi="Arial" w:cs="Arial"/>
          <w:sz w:val="20"/>
        </w:rPr>
        <w:t xml:space="preserve">; or (b) extended by the </w:t>
      </w:r>
      <w:r w:rsidR="008C0769" w:rsidRPr="00092986">
        <w:rPr>
          <w:rFonts w:ascii="Arial" w:hAnsi="Arial" w:cs="Arial"/>
          <w:sz w:val="20"/>
        </w:rPr>
        <w:t>Parties by mutual written agreement.</w:t>
      </w:r>
      <w:bookmarkEnd w:id="2"/>
    </w:p>
    <w:p w14:paraId="2ADE464D" w14:textId="77777777" w:rsidR="007E7538" w:rsidRPr="00092986" w:rsidRDefault="007E7538" w:rsidP="004B74CC">
      <w:pPr>
        <w:spacing w:before="0" w:line="240" w:lineRule="auto"/>
        <w:jc w:val="both"/>
        <w:rPr>
          <w:rFonts w:ascii="Arial" w:hAnsi="Arial" w:cs="Arial"/>
          <w:sz w:val="20"/>
        </w:rPr>
      </w:pPr>
    </w:p>
    <w:p w14:paraId="2C3BBD95" w14:textId="77777777" w:rsidR="00584BBB" w:rsidRPr="00092986" w:rsidRDefault="007E7538" w:rsidP="00095C66">
      <w:pPr>
        <w:numPr>
          <w:ilvl w:val="0"/>
          <w:numId w:val="18"/>
        </w:numPr>
        <w:spacing w:before="0" w:line="240" w:lineRule="auto"/>
        <w:ind w:hanging="720"/>
        <w:jc w:val="both"/>
        <w:rPr>
          <w:rFonts w:ascii="Arial" w:hAnsi="Arial" w:cs="Arial"/>
          <w:sz w:val="20"/>
        </w:rPr>
      </w:pPr>
      <w:r w:rsidRPr="00092986">
        <w:rPr>
          <w:rFonts w:ascii="Arial" w:hAnsi="Arial" w:cs="Arial"/>
          <w:b/>
          <w:sz w:val="20"/>
          <w:u w:val="single"/>
        </w:rPr>
        <w:t>Compensation</w:t>
      </w:r>
      <w:r w:rsidRPr="00092986">
        <w:rPr>
          <w:rFonts w:ascii="Arial" w:hAnsi="Arial" w:cs="Arial"/>
          <w:sz w:val="20"/>
        </w:rPr>
        <w:t xml:space="preserve">. </w:t>
      </w:r>
    </w:p>
    <w:p w14:paraId="0AE4CD28" w14:textId="77777777" w:rsidR="00584BBB" w:rsidRPr="00092986" w:rsidRDefault="00584BBB" w:rsidP="00584BBB">
      <w:pPr>
        <w:spacing w:before="0" w:line="240" w:lineRule="auto"/>
        <w:ind w:left="720"/>
        <w:jc w:val="both"/>
        <w:rPr>
          <w:rFonts w:ascii="Arial" w:hAnsi="Arial" w:cs="Arial"/>
          <w:sz w:val="20"/>
        </w:rPr>
      </w:pPr>
    </w:p>
    <w:p w14:paraId="22579CDF" w14:textId="77777777" w:rsidR="00307C75" w:rsidRDefault="001408D2" w:rsidP="00307C75">
      <w:pPr>
        <w:spacing w:before="0" w:line="240" w:lineRule="auto"/>
        <w:ind w:left="720"/>
        <w:jc w:val="both"/>
        <w:rPr>
          <w:rFonts w:ascii="Arial" w:hAnsi="Arial" w:cs="Arial"/>
          <w:sz w:val="20"/>
          <w:lang w:eastAsia="ko-KR"/>
        </w:rPr>
      </w:pPr>
      <w:r w:rsidRPr="00092986">
        <w:rPr>
          <w:rFonts w:ascii="Arial" w:hAnsi="Arial" w:cs="Arial"/>
          <w:sz w:val="20"/>
        </w:rPr>
        <w:t xml:space="preserve">The </w:t>
      </w:r>
      <w:r w:rsidR="007A1143" w:rsidRPr="00092986">
        <w:rPr>
          <w:rFonts w:ascii="Arial" w:hAnsi="Arial" w:cs="Arial"/>
          <w:sz w:val="20"/>
        </w:rPr>
        <w:t xml:space="preserve">Service </w:t>
      </w:r>
      <w:r w:rsidR="007E7538" w:rsidRPr="00092986">
        <w:rPr>
          <w:rFonts w:ascii="Arial" w:hAnsi="Arial" w:cs="Arial"/>
          <w:sz w:val="20"/>
        </w:rPr>
        <w:t xml:space="preserve">Provider shall be compensated by </w:t>
      </w:r>
      <w:r w:rsidR="0095197C" w:rsidRPr="00092986">
        <w:rPr>
          <w:rFonts w:ascii="Arial" w:hAnsi="Arial" w:cs="Arial"/>
          <w:sz w:val="20"/>
        </w:rPr>
        <w:t>AbbVie</w:t>
      </w:r>
      <w:r w:rsidR="007E7538" w:rsidRPr="00092986">
        <w:rPr>
          <w:rFonts w:ascii="Arial" w:hAnsi="Arial" w:cs="Arial"/>
          <w:sz w:val="20"/>
        </w:rPr>
        <w:t xml:space="preserve"> for providing the </w:t>
      </w:r>
      <w:r w:rsidR="0011658E">
        <w:rPr>
          <w:rFonts w:ascii="Arial" w:hAnsi="Arial" w:cs="Arial"/>
          <w:sz w:val="20"/>
        </w:rPr>
        <w:t xml:space="preserve">Goods and/or </w:t>
      </w:r>
      <w:r w:rsidR="007E7538" w:rsidRPr="00092986">
        <w:rPr>
          <w:rFonts w:ascii="Arial" w:hAnsi="Arial" w:cs="Arial"/>
          <w:sz w:val="20"/>
        </w:rPr>
        <w:t xml:space="preserve">Services described above </w:t>
      </w:r>
      <w:r w:rsidR="00307C75">
        <w:rPr>
          <w:rFonts w:ascii="Arial" w:hAnsi="Arial" w:cs="Arial" w:hint="eastAsia"/>
          <w:sz w:val="20"/>
          <w:lang w:eastAsia="ko-KR"/>
        </w:rPr>
        <w:t>as set forth in Exhibit A</w:t>
      </w:r>
      <w:r w:rsidR="00307C75">
        <w:rPr>
          <w:rFonts w:ascii="Arial" w:hAnsi="Arial" w:cs="Arial"/>
          <w:sz w:val="20"/>
          <w:lang w:eastAsia="ko-KR"/>
        </w:rPr>
        <w:t xml:space="preserve"> (Service Fees)</w:t>
      </w:r>
    </w:p>
    <w:p w14:paraId="23363DEB" w14:textId="6C76BDAE" w:rsidR="007E7538" w:rsidRPr="00092986" w:rsidRDefault="007E7538" w:rsidP="00307C75">
      <w:pPr>
        <w:spacing w:before="0" w:line="240" w:lineRule="auto"/>
        <w:ind w:left="720"/>
        <w:jc w:val="both"/>
        <w:rPr>
          <w:rFonts w:ascii="Arial" w:hAnsi="Arial" w:cs="Arial"/>
          <w:sz w:val="20"/>
        </w:rPr>
      </w:pPr>
      <w:r w:rsidRPr="00092986">
        <w:rPr>
          <w:rFonts w:ascii="Arial" w:hAnsi="Arial" w:cs="Arial"/>
          <w:sz w:val="20"/>
        </w:rPr>
        <w:t xml:space="preserve"> </w:t>
      </w:r>
    </w:p>
    <w:p w14:paraId="0950DBDC" w14:textId="2BBEF6C3" w:rsidR="00476C44" w:rsidRPr="00092986" w:rsidRDefault="007E7538" w:rsidP="00584BBB">
      <w:pPr>
        <w:spacing w:before="0" w:line="240" w:lineRule="auto"/>
        <w:ind w:left="720"/>
        <w:jc w:val="both"/>
        <w:rPr>
          <w:rFonts w:ascii="Arial" w:hAnsi="Arial" w:cs="Arial"/>
          <w:sz w:val="20"/>
        </w:rPr>
      </w:pPr>
      <w:r w:rsidRPr="00092986">
        <w:rPr>
          <w:rFonts w:ascii="Arial" w:hAnsi="Arial" w:cs="Arial"/>
          <w:sz w:val="20"/>
        </w:rPr>
        <w:t xml:space="preserve">Total compensation under this Agreement shall not exceed </w:t>
      </w:r>
      <w:r w:rsidRPr="00095BBB">
        <w:rPr>
          <w:rFonts w:ascii="Arial" w:hAnsi="Arial" w:cs="Arial"/>
          <w:b/>
          <w:bCs/>
          <w:sz w:val="20"/>
        </w:rPr>
        <w:fldChar w:fldCharType="begin"/>
      </w:r>
      <w:r w:rsidRPr="00095BBB">
        <w:rPr>
          <w:rFonts w:ascii="Arial" w:hAnsi="Arial" w:cs="Arial"/>
          <w:b/>
          <w:bCs/>
          <w:sz w:val="20"/>
        </w:rPr>
        <w:instrText>ask MAXCOMP "What is the maximum compensation under the agreement, e.g. One Thousand Dollars ($1,000.00)?"</w:instrText>
      </w:r>
      <w:r w:rsidRPr="00095BBB">
        <w:rPr>
          <w:rFonts w:ascii="Arial" w:hAnsi="Arial" w:cs="Arial"/>
          <w:b/>
          <w:bCs/>
          <w:sz w:val="20"/>
        </w:rPr>
        <w:fldChar w:fldCharType="separate"/>
      </w:r>
      <w:bookmarkStart w:id="6" w:name="MAXCOMP"/>
      <w:r w:rsidRPr="00095BBB">
        <w:rPr>
          <w:rFonts w:ascii="Arial" w:hAnsi="Arial" w:cs="Arial"/>
          <w:b/>
          <w:bCs/>
          <w:sz w:val="20"/>
        </w:rPr>
        <w:t>[...amount in words ($00.00)...]</w:t>
      </w:r>
      <w:bookmarkEnd w:id="6"/>
      <w:r w:rsidRPr="00095BBB">
        <w:rPr>
          <w:rFonts w:ascii="Arial" w:hAnsi="Arial" w:cs="Arial"/>
          <w:b/>
          <w:bCs/>
          <w:sz w:val="20"/>
        </w:rPr>
        <w:fldChar w:fldCharType="end"/>
      </w:r>
      <w:r w:rsidR="00095BBB" w:rsidRPr="00095BBB">
        <w:rPr>
          <w:rFonts w:ascii="Arial" w:hAnsi="Arial" w:cs="Arial" w:hint="eastAsia"/>
          <w:b/>
          <w:bCs/>
          <w:sz w:val="20"/>
          <w:lang w:eastAsia="ko-KR"/>
        </w:rPr>
        <w:t>2,474,000</w:t>
      </w:r>
      <w:r w:rsidRPr="00095BBB">
        <w:rPr>
          <w:rFonts w:ascii="Arial" w:hAnsi="Arial" w:cs="Arial"/>
          <w:b/>
          <w:bCs/>
          <w:sz w:val="20"/>
        </w:rPr>
        <w:t xml:space="preserve"> </w:t>
      </w:r>
      <w:r w:rsidR="00095BBB" w:rsidRPr="00095BBB">
        <w:rPr>
          <w:rFonts w:ascii="Arial" w:hAnsi="Arial" w:cs="Arial" w:hint="eastAsia"/>
          <w:b/>
          <w:bCs/>
          <w:sz w:val="20"/>
          <w:lang w:eastAsia="ko-KR"/>
        </w:rPr>
        <w:t>KRW</w:t>
      </w:r>
      <w:r w:rsidR="00BF1499" w:rsidRPr="00BF1499">
        <w:rPr>
          <w:rFonts w:ascii="Arial" w:hAnsi="Arial" w:cs="Arial" w:hint="eastAsia"/>
          <w:sz w:val="20"/>
          <w:lang w:eastAsia="ko-KR"/>
        </w:rPr>
        <w:t>(excluding VAT)</w:t>
      </w:r>
      <w:r w:rsidRPr="00095BBB">
        <w:rPr>
          <w:rFonts w:ascii="Arial" w:hAnsi="Arial" w:cs="Arial"/>
          <w:sz w:val="20"/>
        </w:rPr>
        <w:t xml:space="preserve"> </w:t>
      </w:r>
      <w:r w:rsidRPr="00092986">
        <w:rPr>
          <w:rFonts w:ascii="Arial" w:hAnsi="Arial" w:cs="Arial"/>
          <w:sz w:val="20"/>
        </w:rPr>
        <w:t>(the “</w:t>
      </w:r>
      <w:r w:rsidRPr="00092986">
        <w:rPr>
          <w:rFonts w:ascii="Arial" w:hAnsi="Arial" w:cs="Arial"/>
          <w:b/>
          <w:sz w:val="20"/>
          <w:u w:val="single"/>
        </w:rPr>
        <w:t>Fee</w:t>
      </w:r>
      <w:r w:rsidRPr="00092986">
        <w:rPr>
          <w:rFonts w:ascii="Arial" w:hAnsi="Arial" w:cs="Arial"/>
          <w:sz w:val="20"/>
        </w:rPr>
        <w:t xml:space="preserve">”), without </w:t>
      </w:r>
      <w:r w:rsidR="0095197C" w:rsidRPr="00092986">
        <w:rPr>
          <w:rFonts w:ascii="Arial" w:hAnsi="Arial" w:cs="Arial"/>
          <w:sz w:val="20"/>
        </w:rPr>
        <w:t>AbbVie</w:t>
      </w:r>
      <w:r w:rsidRPr="00092986">
        <w:rPr>
          <w:rFonts w:ascii="Arial" w:hAnsi="Arial" w:cs="Arial"/>
          <w:sz w:val="20"/>
        </w:rPr>
        <w:t>’s prior written approval.</w:t>
      </w:r>
      <w:r w:rsidR="007A1143" w:rsidRPr="00092986">
        <w:rPr>
          <w:rFonts w:ascii="Arial" w:hAnsi="Arial" w:cs="Arial"/>
          <w:sz w:val="20"/>
        </w:rPr>
        <w:t xml:space="preserve"> </w:t>
      </w:r>
      <w:r w:rsidRPr="00092986">
        <w:rPr>
          <w:rFonts w:ascii="Arial" w:hAnsi="Arial" w:cs="Arial"/>
          <w:sz w:val="20"/>
        </w:rPr>
        <w:t xml:space="preserve">Any amounts payable under this </w:t>
      </w:r>
      <w:r w:rsidR="00DE1773" w:rsidRPr="00092986">
        <w:rPr>
          <w:rFonts w:ascii="Arial" w:hAnsi="Arial" w:cs="Arial"/>
          <w:sz w:val="20"/>
        </w:rPr>
        <w:t xml:space="preserve">Agreement will be paid within </w:t>
      </w:r>
      <w:r w:rsidR="0066518E">
        <w:rPr>
          <w:rFonts w:ascii="Arial" w:hAnsi="Arial" w:cs="Arial"/>
          <w:sz w:val="20"/>
        </w:rPr>
        <w:t>ninety (</w:t>
      </w:r>
      <w:r w:rsidR="003F4828">
        <w:rPr>
          <w:rFonts w:ascii="Arial" w:hAnsi="Arial" w:cs="Arial"/>
          <w:sz w:val="20"/>
        </w:rPr>
        <w:t>90</w:t>
      </w:r>
      <w:r w:rsidR="0066518E">
        <w:rPr>
          <w:rFonts w:ascii="Arial" w:hAnsi="Arial" w:cs="Arial"/>
          <w:sz w:val="20"/>
        </w:rPr>
        <w:t>)</w:t>
      </w:r>
      <w:r w:rsidRPr="00092986">
        <w:rPr>
          <w:rFonts w:ascii="Arial" w:hAnsi="Arial" w:cs="Arial"/>
          <w:sz w:val="20"/>
        </w:rPr>
        <w:t xml:space="preserve"> days </w:t>
      </w:r>
      <w:r w:rsidR="00366AB8">
        <w:rPr>
          <w:rFonts w:ascii="Arial" w:hAnsi="Arial" w:cs="Arial"/>
          <w:sz w:val="20"/>
        </w:rPr>
        <w:t>from</w:t>
      </w:r>
      <w:r w:rsidRPr="00092986">
        <w:rPr>
          <w:rFonts w:ascii="Arial" w:hAnsi="Arial" w:cs="Arial"/>
          <w:sz w:val="20"/>
        </w:rPr>
        <w:t xml:space="preserve"> </w:t>
      </w:r>
      <w:r w:rsidR="00A158F4" w:rsidRPr="00095BBB">
        <w:rPr>
          <w:rFonts w:ascii="Arial" w:hAnsi="Arial"/>
          <w:sz w:val="20"/>
        </w:rPr>
        <w:t xml:space="preserve">issuance </w:t>
      </w:r>
      <w:r w:rsidRPr="00095BBB">
        <w:rPr>
          <w:rFonts w:ascii="Arial" w:hAnsi="Arial"/>
          <w:sz w:val="20"/>
        </w:rPr>
        <w:t>of an invoice</w:t>
      </w:r>
      <w:r w:rsidRPr="00095BBB">
        <w:rPr>
          <w:rFonts w:ascii="Arial" w:hAnsi="Arial" w:cs="Arial"/>
          <w:sz w:val="20"/>
        </w:rPr>
        <w:t>, unless otherwise specified above.</w:t>
      </w:r>
      <w:r w:rsidR="007A1143" w:rsidRPr="00092986">
        <w:rPr>
          <w:rFonts w:ascii="Arial" w:hAnsi="Arial" w:cs="Arial"/>
          <w:sz w:val="20"/>
        </w:rPr>
        <w:t xml:space="preserve"> </w:t>
      </w:r>
    </w:p>
    <w:p w14:paraId="7E0F323A" w14:textId="77777777" w:rsidR="00476C44" w:rsidRPr="00092986" w:rsidRDefault="00476C44" w:rsidP="00584BBB">
      <w:pPr>
        <w:spacing w:before="0" w:line="240" w:lineRule="auto"/>
        <w:ind w:left="720"/>
        <w:jc w:val="both"/>
        <w:rPr>
          <w:rFonts w:ascii="Arial" w:hAnsi="Arial" w:cs="Arial"/>
          <w:sz w:val="20"/>
        </w:rPr>
      </w:pPr>
    </w:p>
    <w:p w14:paraId="2806DAD3" w14:textId="77777777" w:rsidR="00476C44" w:rsidRPr="00092986" w:rsidRDefault="007E7538" w:rsidP="00584BBB">
      <w:pPr>
        <w:spacing w:before="0" w:line="240" w:lineRule="auto"/>
        <w:ind w:left="720"/>
        <w:jc w:val="both"/>
        <w:rPr>
          <w:rFonts w:ascii="Arial" w:hAnsi="Arial" w:cs="Arial"/>
          <w:sz w:val="20"/>
        </w:rPr>
      </w:pPr>
      <w:r w:rsidRPr="00092986">
        <w:rPr>
          <w:rFonts w:ascii="Arial" w:hAnsi="Arial" w:cs="Arial"/>
          <w:sz w:val="20"/>
        </w:rPr>
        <w:t xml:space="preserve">Travel and out-of-pocket expenses </w:t>
      </w:r>
      <w:r w:rsidR="00E9095E" w:rsidRPr="00092986">
        <w:rPr>
          <w:rFonts w:ascii="Arial" w:hAnsi="Arial" w:cs="Arial"/>
          <w:sz w:val="20"/>
        </w:rPr>
        <w:t>(“</w:t>
      </w:r>
      <w:r w:rsidR="00E9095E" w:rsidRPr="00092986">
        <w:rPr>
          <w:rFonts w:ascii="Arial" w:hAnsi="Arial" w:cs="Arial"/>
          <w:b/>
          <w:sz w:val="20"/>
          <w:u w:val="single"/>
        </w:rPr>
        <w:t>Travel and Out-of-Pocket Expenses</w:t>
      </w:r>
      <w:r w:rsidR="00E9095E" w:rsidRPr="00092986">
        <w:rPr>
          <w:rFonts w:ascii="Arial" w:hAnsi="Arial" w:cs="Arial"/>
          <w:sz w:val="20"/>
        </w:rPr>
        <w:t xml:space="preserve">”) </w:t>
      </w:r>
      <w:r w:rsidRPr="00092986">
        <w:rPr>
          <w:rFonts w:ascii="Arial" w:hAnsi="Arial" w:cs="Arial"/>
          <w:sz w:val="20"/>
        </w:rPr>
        <w:t>will be reimbursed only</w:t>
      </w:r>
      <w:r w:rsidR="00476C44" w:rsidRPr="00092986">
        <w:rPr>
          <w:rFonts w:ascii="Arial" w:hAnsi="Arial" w:cs="Arial"/>
          <w:sz w:val="20"/>
        </w:rPr>
        <w:t xml:space="preserve"> if</w:t>
      </w:r>
      <w:r w:rsidR="005854F7" w:rsidRPr="00092986">
        <w:rPr>
          <w:rFonts w:ascii="Arial" w:hAnsi="Arial" w:cs="Arial"/>
          <w:sz w:val="20"/>
        </w:rPr>
        <w:t xml:space="preserve"> such expenses</w:t>
      </w:r>
      <w:r w:rsidR="00476C44" w:rsidRPr="00092986">
        <w:rPr>
          <w:rFonts w:ascii="Arial" w:hAnsi="Arial" w:cs="Arial"/>
          <w:sz w:val="20"/>
        </w:rPr>
        <w:t>:</w:t>
      </w:r>
      <w:r w:rsidRPr="00092986">
        <w:rPr>
          <w:rFonts w:ascii="Arial" w:hAnsi="Arial" w:cs="Arial"/>
          <w:sz w:val="20"/>
        </w:rPr>
        <w:t xml:space="preserve"> </w:t>
      </w:r>
    </w:p>
    <w:p w14:paraId="2A059EF4" w14:textId="77777777" w:rsidR="00476C44" w:rsidRPr="00092986" w:rsidRDefault="00476C44" w:rsidP="00584BBB">
      <w:pPr>
        <w:spacing w:before="0" w:line="240" w:lineRule="auto"/>
        <w:ind w:left="720"/>
        <w:jc w:val="both"/>
        <w:rPr>
          <w:rFonts w:ascii="Arial" w:hAnsi="Arial" w:cs="Arial"/>
          <w:sz w:val="20"/>
        </w:rPr>
      </w:pPr>
    </w:p>
    <w:p w14:paraId="34AFC95D" w14:textId="77777777" w:rsidR="00476C44" w:rsidRPr="00092986" w:rsidRDefault="00476C44" w:rsidP="00095C66">
      <w:pPr>
        <w:numPr>
          <w:ilvl w:val="0"/>
          <w:numId w:val="19"/>
        </w:numPr>
        <w:spacing w:before="0" w:line="240" w:lineRule="auto"/>
        <w:ind w:left="1080"/>
        <w:jc w:val="both"/>
        <w:rPr>
          <w:rFonts w:ascii="Arial" w:hAnsi="Arial" w:cs="Arial"/>
          <w:sz w:val="20"/>
        </w:rPr>
      </w:pPr>
      <w:r w:rsidRPr="00092986">
        <w:rPr>
          <w:rFonts w:ascii="Arial" w:hAnsi="Arial" w:cs="Arial"/>
          <w:sz w:val="20"/>
        </w:rPr>
        <w:t>have been previously approved in writing by AbbVie;</w:t>
      </w:r>
    </w:p>
    <w:p w14:paraId="56CCBCA4" w14:textId="77777777" w:rsidR="00476C44" w:rsidRPr="00092986" w:rsidRDefault="00476C44" w:rsidP="00476C44">
      <w:pPr>
        <w:spacing w:before="0" w:line="240" w:lineRule="auto"/>
        <w:ind w:left="1080"/>
        <w:jc w:val="both"/>
        <w:rPr>
          <w:rFonts w:ascii="Arial" w:hAnsi="Arial" w:cs="Arial"/>
          <w:sz w:val="20"/>
        </w:rPr>
      </w:pPr>
    </w:p>
    <w:p w14:paraId="076DC0D7" w14:textId="77777777" w:rsidR="005854F7" w:rsidRPr="00092986" w:rsidRDefault="007E7538" w:rsidP="00095C66">
      <w:pPr>
        <w:numPr>
          <w:ilvl w:val="0"/>
          <w:numId w:val="19"/>
        </w:numPr>
        <w:spacing w:before="0" w:line="240" w:lineRule="auto"/>
        <w:ind w:left="1080"/>
        <w:jc w:val="both"/>
        <w:rPr>
          <w:rFonts w:ascii="Arial" w:hAnsi="Arial" w:cs="Arial"/>
          <w:sz w:val="20"/>
        </w:rPr>
      </w:pPr>
      <w:r w:rsidRPr="00092986">
        <w:rPr>
          <w:rFonts w:ascii="Arial" w:hAnsi="Arial" w:cs="Arial"/>
          <w:sz w:val="20"/>
        </w:rPr>
        <w:t xml:space="preserve">relate </w:t>
      </w:r>
      <w:r w:rsidR="00476C44" w:rsidRPr="00092986">
        <w:rPr>
          <w:rFonts w:ascii="Arial" w:hAnsi="Arial" w:cs="Arial"/>
          <w:sz w:val="20"/>
        </w:rPr>
        <w:t xml:space="preserve">directly </w:t>
      </w:r>
      <w:r w:rsidRPr="00092986">
        <w:rPr>
          <w:rFonts w:ascii="Arial" w:hAnsi="Arial" w:cs="Arial"/>
          <w:sz w:val="20"/>
        </w:rPr>
        <w:t xml:space="preserve">to the </w:t>
      </w:r>
      <w:r w:rsidR="0011658E">
        <w:rPr>
          <w:rFonts w:ascii="Arial" w:hAnsi="Arial" w:cs="Arial"/>
          <w:sz w:val="20"/>
        </w:rPr>
        <w:t xml:space="preserve">Goods and/or </w:t>
      </w:r>
      <w:r w:rsidRPr="00092986">
        <w:rPr>
          <w:rFonts w:ascii="Arial" w:hAnsi="Arial" w:cs="Arial"/>
          <w:sz w:val="20"/>
        </w:rPr>
        <w:t>Services provided</w:t>
      </w:r>
      <w:r w:rsidR="005854F7" w:rsidRPr="00092986">
        <w:rPr>
          <w:rFonts w:ascii="Arial" w:hAnsi="Arial" w:cs="Arial"/>
          <w:sz w:val="20"/>
        </w:rPr>
        <w:t>;</w:t>
      </w:r>
      <w:r w:rsidR="00DE1773" w:rsidRPr="00092986">
        <w:rPr>
          <w:rFonts w:ascii="Arial" w:hAnsi="Arial" w:cs="Arial"/>
          <w:sz w:val="20"/>
        </w:rPr>
        <w:t xml:space="preserve"> </w:t>
      </w:r>
      <w:r w:rsidRPr="00092986">
        <w:rPr>
          <w:rFonts w:ascii="Arial" w:hAnsi="Arial" w:cs="Arial"/>
          <w:sz w:val="20"/>
        </w:rPr>
        <w:t xml:space="preserve">and </w:t>
      </w:r>
    </w:p>
    <w:p w14:paraId="188BA2BE" w14:textId="77777777" w:rsidR="005854F7" w:rsidRPr="00092986" w:rsidRDefault="005854F7" w:rsidP="005854F7">
      <w:pPr>
        <w:spacing w:before="0" w:line="240" w:lineRule="auto"/>
        <w:ind w:left="1080"/>
        <w:jc w:val="both"/>
        <w:rPr>
          <w:rFonts w:ascii="Arial" w:hAnsi="Arial" w:cs="Arial"/>
          <w:sz w:val="20"/>
        </w:rPr>
      </w:pPr>
    </w:p>
    <w:p w14:paraId="3FEF1410" w14:textId="77777777" w:rsidR="005854F7" w:rsidRPr="00092986" w:rsidRDefault="005854F7" w:rsidP="00095C66">
      <w:pPr>
        <w:numPr>
          <w:ilvl w:val="0"/>
          <w:numId w:val="19"/>
        </w:numPr>
        <w:spacing w:before="0" w:line="240" w:lineRule="auto"/>
        <w:ind w:left="1080"/>
        <w:jc w:val="both"/>
        <w:rPr>
          <w:rFonts w:ascii="Arial" w:hAnsi="Arial" w:cs="Arial"/>
          <w:sz w:val="20"/>
        </w:rPr>
      </w:pPr>
      <w:r w:rsidRPr="00092986">
        <w:rPr>
          <w:rFonts w:ascii="Arial" w:hAnsi="Arial" w:cs="Arial"/>
          <w:sz w:val="20"/>
        </w:rPr>
        <w:t>are substantiated by</w:t>
      </w:r>
      <w:r w:rsidR="007E7538" w:rsidRPr="00092986">
        <w:rPr>
          <w:rFonts w:ascii="Arial" w:hAnsi="Arial" w:cs="Arial"/>
          <w:sz w:val="20"/>
        </w:rPr>
        <w:t xml:space="preserve"> detailed invoices (with third party invoices, as appropriate)</w:t>
      </w:r>
      <w:r w:rsidR="00DF4D8F" w:rsidRPr="00092986">
        <w:rPr>
          <w:rFonts w:ascii="Arial" w:hAnsi="Arial" w:cs="Arial"/>
          <w:sz w:val="20"/>
        </w:rPr>
        <w:t xml:space="preserve"> evidencing such expenditures</w:t>
      </w:r>
      <w:r w:rsidRPr="00092986">
        <w:rPr>
          <w:rFonts w:ascii="Arial" w:hAnsi="Arial" w:cs="Arial"/>
          <w:sz w:val="20"/>
        </w:rPr>
        <w:t xml:space="preserve"> (as AbbVie may request</w:t>
      </w:r>
      <w:r w:rsidR="008D47ED" w:rsidRPr="00092986">
        <w:rPr>
          <w:rFonts w:ascii="Arial" w:hAnsi="Arial" w:cs="Arial"/>
          <w:sz w:val="20"/>
        </w:rPr>
        <w:t>)</w:t>
      </w:r>
      <w:r w:rsidR="00DF4D8F" w:rsidRPr="00092986">
        <w:rPr>
          <w:rFonts w:ascii="Arial" w:hAnsi="Arial" w:cs="Arial"/>
          <w:sz w:val="20"/>
        </w:rPr>
        <w:t xml:space="preserve">. </w:t>
      </w:r>
    </w:p>
    <w:p w14:paraId="51E176C3" w14:textId="77777777" w:rsidR="005854F7" w:rsidRPr="00092986" w:rsidRDefault="005854F7" w:rsidP="005854F7">
      <w:pPr>
        <w:spacing w:before="0" w:line="240" w:lineRule="auto"/>
        <w:ind w:left="1080"/>
        <w:jc w:val="both"/>
        <w:rPr>
          <w:rFonts w:ascii="Arial" w:hAnsi="Arial" w:cs="Arial"/>
          <w:bCs/>
          <w:sz w:val="20"/>
        </w:rPr>
      </w:pPr>
    </w:p>
    <w:p w14:paraId="3DCE62FD" w14:textId="77777777" w:rsidR="00584BBB" w:rsidRPr="00092986" w:rsidRDefault="007E7538" w:rsidP="00095C66">
      <w:pPr>
        <w:keepNext/>
        <w:numPr>
          <w:ilvl w:val="0"/>
          <w:numId w:val="18"/>
        </w:numPr>
        <w:spacing w:before="0" w:line="240" w:lineRule="auto"/>
        <w:ind w:hanging="720"/>
        <w:jc w:val="both"/>
        <w:rPr>
          <w:rFonts w:ascii="Arial" w:hAnsi="Arial" w:cs="Arial"/>
          <w:sz w:val="20"/>
        </w:rPr>
      </w:pPr>
      <w:r w:rsidRPr="00092986">
        <w:rPr>
          <w:rFonts w:ascii="Arial" w:hAnsi="Arial" w:cs="Arial"/>
          <w:b/>
          <w:sz w:val="20"/>
          <w:u w:val="single"/>
        </w:rPr>
        <w:t>Terms and Conditions</w:t>
      </w:r>
      <w:r w:rsidRPr="00092986">
        <w:rPr>
          <w:rFonts w:ascii="Arial" w:hAnsi="Arial" w:cs="Arial"/>
          <w:b/>
          <w:sz w:val="20"/>
        </w:rPr>
        <w:t>.</w:t>
      </w:r>
      <w:r w:rsidR="007A1143" w:rsidRPr="00092986">
        <w:rPr>
          <w:rFonts w:ascii="Arial" w:hAnsi="Arial" w:cs="Arial"/>
          <w:sz w:val="20"/>
        </w:rPr>
        <w:t xml:space="preserve"> </w:t>
      </w:r>
    </w:p>
    <w:p w14:paraId="31B84792" w14:textId="77777777" w:rsidR="00584BBB" w:rsidRPr="00092986" w:rsidRDefault="00584BBB" w:rsidP="005854F7">
      <w:pPr>
        <w:keepNext/>
        <w:spacing w:before="0" w:line="240" w:lineRule="auto"/>
        <w:ind w:left="720"/>
        <w:jc w:val="both"/>
        <w:rPr>
          <w:rFonts w:ascii="Arial" w:hAnsi="Arial" w:cs="Arial"/>
          <w:b/>
          <w:sz w:val="20"/>
        </w:rPr>
      </w:pPr>
    </w:p>
    <w:p w14:paraId="059E86B5" w14:textId="77777777" w:rsidR="007E7538" w:rsidRPr="00092986" w:rsidRDefault="00231F95" w:rsidP="005854F7">
      <w:pPr>
        <w:keepNext/>
        <w:spacing w:before="0" w:line="240" w:lineRule="auto"/>
        <w:ind w:left="720"/>
        <w:jc w:val="both"/>
        <w:rPr>
          <w:rFonts w:ascii="Arial" w:hAnsi="Arial" w:cs="Arial"/>
          <w:sz w:val="20"/>
        </w:rPr>
      </w:pPr>
      <w:r w:rsidRPr="00092986">
        <w:rPr>
          <w:rFonts w:ascii="Arial" w:hAnsi="Arial" w:cs="Arial"/>
          <w:sz w:val="20"/>
        </w:rPr>
        <w:t xml:space="preserve">The </w:t>
      </w:r>
      <w:r w:rsidR="007A1143" w:rsidRPr="00092986">
        <w:rPr>
          <w:rFonts w:ascii="Arial" w:hAnsi="Arial" w:cs="Arial"/>
          <w:sz w:val="20"/>
        </w:rPr>
        <w:t xml:space="preserve">Service </w:t>
      </w:r>
      <w:r w:rsidR="007E7538" w:rsidRPr="00092986">
        <w:rPr>
          <w:rFonts w:ascii="Arial" w:hAnsi="Arial" w:cs="Arial"/>
          <w:sz w:val="20"/>
        </w:rPr>
        <w:t>Provider has read and agrees to the Terms and Conditions attached to this Agreement and accepts those Terms and Conditions by signing and returning this Agreement, or by commencing performance of the Agreement.</w:t>
      </w:r>
    </w:p>
    <w:p w14:paraId="2DA278FD" w14:textId="77777777" w:rsidR="007E7538" w:rsidRPr="00092986" w:rsidRDefault="007E7538" w:rsidP="004B74CC">
      <w:pPr>
        <w:spacing w:before="0" w:line="240" w:lineRule="auto"/>
        <w:rPr>
          <w:rFonts w:ascii="Arial" w:hAnsi="Arial" w:cs="Arial"/>
          <w:sz w:val="20"/>
        </w:rPr>
      </w:pPr>
    </w:p>
    <w:tbl>
      <w:tblPr>
        <w:tblW w:w="10065" w:type="dxa"/>
        <w:tblLayout w:type="fixed"/>
        <w:tblLook w:val="0000" w:firstRow="0" w:lastRow="0" w:firstColumn="0" w:lastColumn="0" w:noHBand="0" w:noVBand="0"/>
      </w:tblPr>
      <w:tblGrid>
        <w:gridCol w:w="5516"/>
        <w:gridCol w:w="4549"/>
      </w:tblGrid>
      <w:tr w:rsidR="0066518E" w:rsidRPr="004B74CC" w14:paraId="6E6E0604" w14:textId="77777777" w:rsidTr="00410CB5">
        <w:trPr>
          <w:cantSplit/>
        </w:trPr>
        <w:tc>
          <w:tcPr>
            <w:tcW w:w="5516" w:type="dxa"/>
          </w:tcPr>
          <w:p w14:paraId="4D085455" w14:textId="77777777" w:rsidR="0066518E" w:rsidRPr="005339BE" w:rsidRDefault="0066518E" w:rsidP="00365F4D">
            <w:pPr>
              <w:keepNext/>
              <w:spacing w:before="0" w:line="240" w:lineRule="auto"/>
              <w:rPr>
                <w:rFonts w:ascii="Arial" w:hAnsi="Arial" w:cs="Arial"/>
                <w:sz w:val="20"/>
              </w:rPr>
            </w:pPr>
            <w:r w:rsidRPr="005339BE">
              <w:rPr>
                <w:rFonts w:ascii="Arial" w:hAnsi="Arial" w:cs="Arial"/>
                <w:sz w:val="20"/>
              </w:rPr>
              <w:lastRenderedPageBreak/>
              <w:t xml:space="preserve">Signed for and on behalf of </w:t>
            </w:r>
          </w:p>
          <w:p w14:paraId="53981339" w14:textId="147F89A2" w:rsidR="0066518E" w:rsidRPr="004B74CC" w:rsidRDefault="00095BBB" w:rsidP="00365F4D">
            <w:pPr>
              <w:keepNext/>
              <w:spacing w:before="0" w:line="240" w:lineRule="auto"/>
              <w:rPr>
                <w:rFonts w:ascii="Arial" w:hAnsi="Arial" w:cs="Arial"/>
                <w:b/>
                <w:bCs/>
                <w:sz w:val="20"/>
                <w:lang w:eastAsia="ko-KR"/>
              </w:rPr>
            </w:pPr>
            <w:r>
              <w:rPr>
                <w:rFonts w:ascii="Arial" w:hAnsi="Arial" w:cs="Arial" w:hint="eastAsia"/>
                <w:b/>
                <w:bCs/>
                <w:sz w:val="20"/>
                <w:lang w:eastAsia="ko-KR"/>
              </w:rPr>
              <w:t>FURSYS</w:t>
            </w:r>
          </w:p>
          <w:p w14:paraId="0C266374" w14:textId="77777777" w:rsidR="0066518E" w:rsidRPr="004B74CC" w:rsidRDefault="0066518E" w:rsidP="00365F4D">
            <w:pPr>
              <w:keepNext/>
              <w:spacing w:before="0" w:line="240" w:lineRule="auto"/>
              <w:rPr>
                <w:rFonts w:ascii="Arial" w:hAnsi="Arial" w:cs="Arial"/>
                <w:b/>
                <w:bCs/>
                <w:sz w:val="20"/>
              </w:rPr>
            </w:pPr>
          </w:p>
          <w:p w14:paraId="37C20247" w14:textId="77777777" w:rsidR="0066518E" w:rsidRPr="004B74CC" w:rsidRDefault="0066518E" w:rsidP="00365F4D">
            <w:pPr>
              <w:keepNext/>
              <w:spacing w:before="0" w:line="240" w:lineRule="auto"/>
              <w:rPr>
                <w:rFonts w:ascii="Arial" w:hAnsi="Arial" w:cs="Arial"/>
                <w:b/>
                <w:bCs/>
                <w:sz w:val="20"/>
              </w:rPr>
            </w:pPr>
            <w:r w:rsidRPr="004B74CC">
              <w:rPr>
                <w:rFonts w:ascii="Arial" w:hAnsi="Arial" w:cs="Arial"/>
                <w:b/>
                <w:bCs/>
                <w:sz w:val="20"/>
              </w:rPr>
              <w:fldChar w:fldCharType="begin"/>
            </w:r>
            <w:r w:rsidRPr="004B74CC">
              <w:rPr>
                <w:rFonts w:ascii="Arial" w:hAnsi="Arial" w:cs="Arial"/>
                <w:b/>
                <w:bCs/>
                <w:sz w:val="20"/>
              </w:rPr>
              <w:instrText>ask CONTSTREET "Enter the street address of the Contractor?  Use Shift+Enter for multiple line street addresses."</w:instrText>
            </w:r>
            <w:r w:rsidRPr="004B74CC">
              <w:rPr>
                <w:rFonts w:ascii="Arial" w:hAnsi="Arial" w:cs="Arial"/>
                <w:b/>
                <w:bCs/>
                <w:sz w:val="20"/>
              </w:rPr>
              <w:fldChar w:fldCharType="separate"/>
            </w:r>
            <w:r w:rsidRPr="004B74CC">
              <w:rPr>
                <w:rFonts w:ascii="Arial" w:hAnsi="Arial" w:cs="Arial"/>
                <w:b/>
                <w:bCs/>
                <w:sz w:val="20"/>
              </w:rPr>
              <w:t>[...street address...]</w:t>
            </w:r>
            <w:r w:rsidRPr="004B74CC">
              <w:rPr>
                <w:rFonts w:ascii="Arial" w:hAnsi="Arial" w:cs="Arial"/>
                <w:b/>
                <w:bCs/>
                <w:sz w:val="20"/>
              </w:rPr>
              <w:fldChar w:fldCharType="end"/>
            </w:r>
          </w:p>
        </w:tc>
        <w:tc>
          <w:tcPr>
            <w:tcW w:w="4549" w:type="dxa"/>
          </w:tcPr>
          <w:p w14:paraId="28DE2CEB" w14:textId="7A4FF917" w:rsidR="0066518E" w:rsidRPr="004B74CC" w:rsidRDefault="0066518E" w:rsidP="0066518E">
            <w:pPr>
              <w:keepNext/>
              <w:spacing w:before="0" w:line="240" w:lineRule="auto"/>
              <w:rPr>
                <w:rFonts w:ascii="Arial" w:hAnsi="Arial" w:cs="Arial"/>
                <w:b/>
                <w:sz w:val="20"/>
              </w:rPr>
            </w:pPr>
            <w:r w:rsidRPr="005339BE">
              <w:rPr>
                <w:rFonts w:ascii="Arial" w:hAnsi="Arial" w:cs="Arial"/>
                <w:sz w:val="20"/>
              </w:rPr>
              <w:t>Signed for and on behalf of</w:t>
            </w:r>
            <w:r w:rsidRPr="004B74CC">
              <w:rPr>
                <w:rFonts w:ascii="Arial" w:hAnsi="Arial" w:cs="Arial"/>
                <w:b/>
                <w:sz w:val="20"/>
              </w:rPr>
              <w:br/>
            </w:r>
            <w:r w:rsidRPr="00095BBB">
              <w:rPr>
                <w:rFonts w:ascii="Arial Bold" w:hAnsi="Arial Bold" w:cs="Arial"/>
                <w:b/>
                <w:caps/>
                <w:sz w:val="20"/>
              </w:rPr>
              <w:t>AbbVie Ltd.</w:t>
            </w:r>
            <w:r w:rsidR="002B4DC2" w:rsidRPr="00095BBB">
              <w:rPr>
                <w:rFonts w:ascii="Arial Bold" w:hAnsi="Arial Bold" w:cs="Arial"/>
                <w:b/>
                <w:caps/>
                <w:sz w:val="20"/>
              </w:rPr>
              <w:t xml:space="preserve"> </w:t>
            </w:r>
            <w:r w:rsidRPr="004B74CC">
              <w:rPr>
                <w:rFonts w:ascii="Arial" w:hAnsi="Arial" w:cs="Arial"/>
                <w:b/>
                <w:smallCaps/>
                <w:sz w:val="20"/>
              </w:rPr>
              <w:br/>
            </w:r>
            <w:r w:rsidRPr="004B74CC">
              <w:rPr>
                <w:rFonts w:ascii="Arial" w:hAnsi="Arial" w:cs="Arial"/>
                <w:sz w:val="20"/>
              </w:rPr>
              <w:fldChar w:fldCharType="begin"/>
            </w:r>
            <w:r w:rsidRPr="004B74CC">
              <w:rPr>
                <w:rFonts w:ascii="Arial" w:hAnsi="Arial" w:cs="Arial"/>
                <w:sz w:val="20"/>
              </w:rPr>
              <w:instrText>ask KOSTREET "Enter the street address of the KO entity?  Use Shift+Enter for multiple line street addresses."</w:instrText>
            </w:r>
            <w:r w:rsidRPr="004B74CC">
              <w:rPr>
                <w:rFonts w:ascii="Arial" w:hAnsi="Arial" w:cs="Arial"/>
                <w:sz w:val="20"/>
              </w:rPr>
              <w:fldChar w:fldCharType="separate"/>
            </w:r>
            <w:r w:rsidRPr="004B74CC">
              <w:rPr>
                <w:rFonts w:ascii="Arial" w:hAnsi="Arial" w:cs="Arial"/>
                <w:sz w:val="20"/>
              </w:rPr>
              <w:t>One Coca-Cola Plaza, N.W.</w:t>
            </w:r>
            <w:r w:rsidRPr="004B74CC">
              <w:rPr>
                <w:rFonts w:ascii="Arial" w:hAnsi="Arial" w:cs="Arial"/>
                <w:sz w:val="20"/>
              </w:rPr>
              <w:fldChar w:fldCharType="end"/>
            </w:r>
          </w:p>
        </w:tc>
      </w:tr>
      <w:tr w:rsidR="0066518E" w:rsidRPr="004B74CC" w14:paraId="29D5D26E" w14:textId="77777777" w:rsidTr="00410CB5">
        <w:trPr>
          <w:cantSplit/>
        </w:trPr>
        <w:tc>
          <w:tcPr>
            <w:tcW w:w="5516" w:type="dxa"/>
          </w:tcPr>
          <w:p w14:paraId="0DE9AEB5" w14:textId="77777777" w:rsidR="0066518E" w:rsidRPr="004B74CC" w:rsidRDefault="0066518E" w:rsidP="00365F4D">
            <w:pPr>
              <w:keepNext/>
              <w:spacing w:before="0" w:line="240" w:lineRule="auto"/>
              <w:rPr>
                <w:rFonts w:ascii="Arial" w:hAnsi="Arial" w:cs="Arial"/>
                <w:sz w:val="20"/>
              </w:rPr>
            </w:pPr>
            <w:r w:rsidRPr="004B74CC">
              <w:rPr>
                <w:rFonts w:ascii="Arial" w:hAnsi="Arial" w:cs="Arial"/>
                <w:sz w:val="20"/>
              </w:rPr>
              <w:t>By:  _______________________________________</w:t>
            </w:r>
          </w:p>
          <w:p w14:paraId="58E014EB" w14:textId="77777777" w:rsidR="0066518E" w:rsidRPr="004B74CC" w:rsidRDefault="0066518E" w:rsidP="00365F4D">
            <w:pPr>
              <w:keepNext/>
              <w:spacing w:before="0" w:line="240" w:lineRule="auto"/>
              <w:rPr>
                <w:rFonts w:ascii="Arial" w:hAnsi="Arial" w:cs="Arial"/>
                <w:sz w:val="20"/>
              </w:rPr>
            </w:pPr>
          </w:p>
        </w:tc>
        <w:tc>
          <w:tcPr>
            <w:tcW w:w="4549" w:type="dxa"/>
          </w:tcPr>
          <w:p w14:paraId="278F59EF" w14:textId="77777777" w:rsidR="0066518E" w:rsidRDefault="0066518E" w:rsidP="00365F4D">
            <w:pPr>
              <w:keepNext/>
              <w:spacing w:before="0" w:line="240" w:lineRule="auto"/>
              <w:rPr>
                <w:rFonts w:ascii="Arial" w:hAnsi="Arial" w:cs="Arial"/>
                <w:sz w:val="20"/>
              </w:rPr>
            </w:pPr>
            <w:r w:rsidRPr="004B74CC">
              <w:rPr>
                <w:rFonts w:ascii="Arial" w:hAnsi="Arial" w:cs="Arial"/>
                <w:sz w:val="20"/>
              </w:rPr>
              <w:t>By: ______________________________________</w:t>
            </w:r>
          </w:p>
          <w:p w14:paraId="4179E224" w14:textId="77777777" w:rsidR="0066518E" w:rsidRPr="004B74CC" w:rsidRDefault="0066518E" w:rsidP="00365F4D">
            <w:pPr>
              <w:keepNext/>
              <w:spacing w:before="0" w:line="240" w:lineRule="auto"/>
              <w:rPr>
                <w:rFonts w:ascii="Arial" w:hAnsi="Arial" w:cs="Arial"/>
                <w:sz w:val="20"/>
              </w:rPr>
            </w:pPr>
          </w:p>
          <w:p w14:paraId="7BE56161" w14:textId="77777777" w:rsidR="0066518E" w:rsidRPr="004B74CC" w:rsidRDefault="0066518E" w:rsidP="00365F4D">
            <w:pPr>
              <w:keepNext/>
              <w:spacing w:before="0" w:line="240" w:lineRule="auto"/>
              <w:rPr>
                <w:rFonts w:ascii="Arial" w:hAnsi="Arial" w:cs="Arial"/>
                <w:sz w:val="20"/>
              </w:rPr>
            </w:pPr>
          </w:p>
        </w:tc>
      </w:tr>
      <w:tr w:rsidR="0066518E" w:rsidRPr="004B74CC" w14:paraId="1125B332" w14:textId="77777777" w:rsidTr="00410CB5">
        <w:trPr>
          <w:cantSplit/>
        </w:trPr>
        <w:tc>
          <w:tcPr>
            <w:tcW w:w="5516" w:type="dxa"/>
          </w:tcPr>
          <w:p w14:paraId="0AF69A1C" w14:textId="77777777" w:rsidR="0066518E" w:rsidRPr="004B74CC" w:rsidRDefault="0066518E" w:rsidP="00365F4D">
            <w:pPr>
              <w:keepNext/>
              <w:spacing w:before="0" w:line="240" w:lineRule="auto"/>
              <w:rPr>
                <w:rFonts w:ascii="Arial" w:hAnsi="Arial" w:cs="Arial"/>
                <w:sz w:val="20"/>
              </w:rPr>
            </w:pPr>
            <w:r w:rsidRPr="004B74CC">
              <w:rPr>
                <w:rFonts w:ascii="Arial" w:hAnsi="Arial" w:cs="Arial"/>
                <w:sz w:val="20"/>
              </w:rPr>
              <w:t>Title:</w:t>
            </w:r>
            <w:r w:rsidRPr="004B74CC">
              <w:rPr>
                <w:rFonts w:ascii="Arial" w:hAnsi="Arial" w:cs="Arial"/>
                <w:sz w:val="20"/>
              </w:rPr>
              <w:tab/>
              <w:t>_____________________________________</w:t>
            </w:r>
          </w:p>
          <w:p w14:paraId="3182D6F9" w14:textId="77777777" w:rsidR="0066518E" w:rsidRPr="004B74CC" w:rsidRDefault="0066518E" w:rsidP="00365F4D">
            <w:pPr>
              <w:keepNext/>
              <w:spacing w:before="0" w:line="240" w:lineRule="auto"/>
              <w:rPr>
                <w:rFonts w:ascii="Arial" w:hAnsi="Arial" w:cs="Arial"/>
                <w:sz w:val="20"/>
              </w:rPr>
            </w:pPr>
            <w:r w:rsidRPr="004B74CC">
              <w:rPr>
                <w:rFonts w:ascii="Arial" w:hAnsi="Arial" w:cs="Arial"/>
                <w:sz w:val="20"/>
              </w:rPr>
              <w:fldChar w:fldCharType="begin"/>
            </w:r>
            <w:r w:rsidRPr="004B74CC">
              <w:rPr>
                <w:rFonts w:ascii="Arial" w:hAnsi="Arial" w:cs="Arial"/>
                <w:sz w:val="20"/>
              </w:rPr>
              <w:instrText xml:space="preserve">ask CONSSIGN "Will the individual consultant be rquired to sign the Agreement (Y or N)?" </w:instrText>
            </w:r>
            <w:r w:rsidRPr="004B74CC">
              <w:rPr>
                <w:rFonts w:ascii="Arial" w:hAnsi="Arial" w:cs="Arial"/>
                <w:sz w:val="20"/>
              </w:rPr>
              <w:fldChar w:fldCharType="separate"/>
            </w:r>
            <w:r w:rsidRPr="004B74CC">
              <w:rPr>
                <w:rFonts w:ascii="Arial" w:hAnsi="Arial" w:cs="Arial"/>
                <w:sz w:val="20"/>
              </w:rPr>
              <w:t>Y</w:t>
            </w:r>
            <w:r w:rsidRPr="004B74CC">
              <w:rPr>
                <w:rFonts w:ascii="Arial" w:hAnsi="Arial" w:cs="Arial"/>
                <w:sz w:val="20"/>
              </w:rPr>
              <w:fldChar w:fldCharType="end"/>
            </w:r>
            <w:r w:rsidRPr="004B74CC">
              <w:rPr>
                <w:rFonts w:ascii="Arial" w:hAnsi="Arial" w:cs="Arial"/>
                <w:sz w:val="20"/>
              </w:rPr>
              <w:t xml:space="preserve"> </w:t>
            </w:r>
          </w:p>
        </w:tc>
        <w:tc>
          <w:tcPr>
            <w:tcW w:w="4549" w:type="dxa"/>
          </w:tcPr>
          <w:p w14:paraId="037DEE25" w14:textId="77777777" w:rsidR="0066518E" w:rsidRPr="004B74CC" w:rsidRDefault="0066518E" w:rsidP="00365F4D">
            <w:pPr>
              <w:keepNext/>
              <w:spacing w:before="0" w:line="240" w:lineRule="auto"/>
              <w:rPr>
                <w:rFonts w:ascii="Arial" w:hAnsi="Arial" w:cs="Arial"/>
                <w:sz w:val="20"/>
              </w:rPr>
            </w:pPr>
            <w:r w:rsidRPr="004B74CC">
              <w:rPr>
                <w:rFonts w:ascii="Arial" w:hAnsi="Arial" w:cs="Arial"/>
                <w:sz w:val="20"/>
              </w:rPr>
              <w:t>Title:  ____________________________________</w:t>
            </w:r>
          </w:p>
        </w:tc>
      </w:tr>
      <w:tr w:rsidR="007E7538" w:rsidRPr="001E0217" w14:paraId="771727AC" w14:textId="77777777" w:rsidTr="00410CB5">
        <w:trPr>
          <w:cantSplit/>
        </w:trPr>
        <w:tc>
          <w:tcPr>
            <w:tcW w:w="5516" w:type="dxa"/>
          </w:tcPr>
          <w:p w14:paraId="6E585004" w14:textId="77777777" w:rsidR="007E7538" w:rsidRPr="001E0217" w:rsidRDefault="007E7538" w:rsidP="007A1143">
            <w:pPr>
              <w:keepNext/>
              <w:spacing w:before="0" w:line="240" w:lineRule="auto"/>
              <w:rPr>
                <w:rFonts w:ascii="Arial" w:hAnsi="Arial" w:cs="Arial"/>
                <w:b/>
                <w:bCs/>
                <w:sz w:val="20"/>
              </w:rPr>
            </w:pPr>
          </w:p>
        </w:tc>
        <w:tc>
          <w:tcPr>
            <w:tcW w:w="4549" w:type="dxa"/>
          </w:tcPr>
          <w:p w14:paraId="4D0294E6" w14:textId="77777777" w:rsidR="007E7538" w:rsidRPr="001E0217" w:rsidRDefault="007E7538" w:rsidP="003D2EFD">
            <w:pPr>
              <w:keepNext/>
              <w:spacing w:before="0" w:line="240" w:lineRule="auto"/>
              <w:rPr>
                <w:rFonts w:ascii="Arial" w:hAnsi="Arial" w:cs="Arial"/>
                <w:b/>
                <w:sz w:val="20"/>
              </w:rPr>
            </w:pPr>
          </w:p>
        </w:tc>
      </w:tr>
      <w:tr w:rsidR="007E7538" w:rsidRPr="001E0217" w14:paraId="3558BFCA" w14:textId="77777777" w:rsidTr="00410CB5">
        <w:trPr>
          <w:cantSplit/>
        </w:trPr>
        <w:tc>
          <w:tcPr>
            <w:tcW w:w="5516" w:type="dxa"/>
          </w:tcPr>
          <w:p w14:paraId="4E59F5CF" w14:textId="77777777" w:rsidR="007E7538" w:rsidRPr="001E0217" w:rsidRDefault="007E7538" w:rsidP="007A1143">
            <w:pPr>
              <w:keepNext/>
              <w:spacing w:before="0" w:line="240" w:lineRule="auto"/>
              <w:rPr>
                <w:rFonts w:ascii="Arial" w:hAnsi="Arial" w:cs="Arial"/>
                <w:sz w:val="20"/>
              </w:rPr>
            </w:pPr>
          </w:p>
        </w:tc>
        <w:tc>
          <w:tcPr>
            <w:tcW w:w="4549" w:type="dxa"/>
          </w:tcPr>
          <w:p w14:paraId="6C37D7A5" w14:textId="77777777" w:rsidR="007E7538" w:rsidRPr="001E0217" w:rsidRDefault="007E7538" w:rsidP="007A1143">
            <w:pPr>
              <w:keepNext/>
              <w:spacing w:before="0" w:line="240" w:lineRule="auto"/>
              <w:rPr>
                <w:rFonts w:ascii="Arial" w:hAnsi="Arial" w:cs="Arial"/>
                <w:sz w:val="20"/>
              </w:rPr>
            </w:pPr>
          </w:p>
        </w:tc>
      </w:tr>
      <w:tr w:rsidR="007E7538" w:rsidRPr="001E0217" w14:paraId="6184D750" w14:textId="77777777" w:rsidTr="00410CB5">
        <w:trPr>
          <w:cantSplit/>
        </w:trPr>
        <w:tc>
          <w:tcPr>
            <w:tcW w:w="5516" w:type="dxa"/>
          </w:tcPr>
          <w:p w14:paraId="28C2831F" w14:textId="77777777" w:rsidR="007E7538" w:rsidRPr="001E0217" w:rsidRDefault="007E7538" w:rsidP="007A1143">
            <w:pPr>
              <w:keepNext/>
              <w:spacing w:before="0" w:line="240" w:lineRule="auto"/>
              <w:rPr>
                <w:rFonts w:ascii="Arial" w:hAnsi="Arial" w:cs="Arial"/>
                <w:sz w:val="20"/>
              </w:rPr>
            </w:pPr>
          </w:p>
        </w:tc>
        <w:tc>
          <w:tcPr>
            <w:tcW w:w="4549" w:type="dxa"/>
          </w:tcPr>
          <w:p w14:paraId="492D14D4" w14:textId="77777777" w:rsidR="007E7538" w:rsidRPr="001E0217" w:rsidRDefault="007E7538" w:rsidP="007A1143">
            <w:pPr>
              <w:keepNext/>
              <w:spacing w:before="0" w:line="240" w:lineRule="auto"/>
              <w:rPr>
                <w:rFonts w:ascii="Arial" w:hAnsi="Arial" w:cs="Arial"/>
                <w:sz w:val="20"/>
              </w:rPr>
            </w:pPr>
          </w:p>
        </w:tc>
      </w:tr>
    </w:tbl>
    <w:p w14:paraId="40451126" w14:textId="77777777" w:rsidR="007E7538" w:rsidRPr="00092986" w:rsidRDefault="007E7538" w:rsidP="004B74CC">
      <w:pPr>
        <w:spacing w:before="0" w:line="240" w:lineRule="auto"/>
        <w:rPr>
          <w:rFonts w:ascii="Arial" w:hAnsi="Arial" w:cs="Arial"/>
          <w:sz w:val="20"/>
          <w:lang w:val="en-US"/>
        </w:rPr>
      </w:pPr>
    </w:p>
    <w:p w14:paraId="69BBD2F8" w14:textId="77777777" w:rsidR="00A31861" w:rsidRDefault="00815C20" w:rsidP="00A31861">
      <w:pPr>
        <w:spacing w:before="0" w:line="240" w:lineRule="auto"/>
        <w:jc w:val="center"/>
        <w:rPr>
          <w:rFonts w:ascii="Arial" w:hAnsi="Arial" w:cs="Arial"/>
          <w:b/>
          <w:sz w:val="20"/>
          <w:lang w:eastAsia="ko-KR"/>
        </w:rPr>
      </w:pPr>
      <w:r>
        <w:rPr>
          <w:rFonts w:ascii="Arial" w:hAnsi="Arial" w:cs="Arial"/>
          <w:b/>
          <w:sz w:val="20"/>
        </w:rPr>
        <w:br w:type="page"/>
      </w:r>
      <w:r w:rsidR="0066518E" w:rsidDel="0066518E">
        <w:rPr>
          <w:rFonts w:ascii="Arial" w:hAnsi="Arial" w:cs="Arial" w:hint="eastAsia"/>
          <w:b/>
          <w:sz w:val="20"/>
          <w:lang w:eastAsia="ko-KR"/>
        </w:rPr>
        <w:lastRenderedPageBreak/>
        <w:t xml:space="preserve"> </w:t>
      </w:r>
      <w:r w:rsidR="00A31861">
        <w:rPr>
          <w:rFonts w:ascii="Arial" w:hAnsi="Arial" w:cs="Arial" w:hint="eastAsia"/>
          <w:b/>
          <w:sz w:val="20"/>
          <w:lang w:eastAsia="ko-KR"/>
        </w:rPr>
        <w:t>Exhibit A</w:t>
      </w:r>
    </w:p>
    <w:p w14:paraId="65995A85" w14:textId="77777777" w:rsidR="00A31861" w:rsidRDefault="00A31861" w:rsidP="00A31861">
      <w:pPr>
        <w:spacing w:before="0" w:line="240" w:lineRule="auto"/>
        <w:jc w:val="center"/>
        <w:rPr>
          <w:rFonts w:ascii="Arial" w:hAnsi="Arial" w:cs="Arial"/>
          <w:b/>
          <w:sz w:val="20"/>
          <w:u w:val="single"/>
          <w:lang w:eastAsia="ko-KR"/>
        </w:rPr>
      </w:pPr>
      <w:r w:rsidRPr="007F6635">
        <w:rPr>
          <w:rFonts w:ascii="Arial" w:hAnsi="Arial" w:cs="Arial" w:hint="eastAsia"/>
          <w:b/>
          <w:sz w:val="20"/>
          <w:u w:val="single"/>
          <w:lang w:eastAsia="ko-KR"/>
        </w:rPr>
        <w:t>Service Fee</w:t>
      </w:r>
      <w:r>
        <w:rPr>
          <w:rFonts w:ascii="Arial" w:hAnsi="Arial" w:cs="Arial"/>
          <w:b/>
          <w:sz w:val="20"/>
          <w:u w:val="single"/>
          <w:lang w:eastAsia="ko-KR"/>
        </w:rPr>
        <w:t>s</w:t>
      </w:r>
    </w:p>
    <w:p w14:paraId="070677C6" w14:textId="473285C5" w:rsidR="00A31861" w:rsidRDefault="00A31861" w:rsidP="0066518E">
      <w:pPr>
        <w:spacing w:before="0" w:line="240" w:lineRule="auto"/>
        <w:jc w:val="center"/>
        <w:rPr>
          <w:rFonts w:ascii="Arial" w:hAnsi="Arial" w:cs="Arial"/>
          <w:b/>
          <w:sz w:val="20"/>
          <w:lang w:eastAsia="ko-KR"/>
        </w:rPr>
      </w:pPr>
    </w:p>
    <w:p w14:paraId="56417CAF" w14:textId="77777777" w:rsidR="00A31861" w:rsidRDefault="00A31861" w:rsidP="0066518E">
      <w:pPr>
        <w:spacing w:before="0" w:line="240" w:lineRule="auto"/>
        <w:jc w:val="center"/>
        <w:rPr>
          <w:rFonts w:ascii="Arial" w:hAnsi="Arial" w:cs="Arial"/>
          <w:b/>
          <w:sz w:val="20"/>
          <w:lang w:eastAsia="ko-KR"/>
        </w:rPr>
      </w:pPr>
    </w:p>
    <w:p w14:paraId="5EF6AA90" w14:textId="77777777" w:rsidR="00A31861" w:rsidRDefault="00A31861" w:rsidP="0066518E">
      <w:pPr>
        <w:spacing w:before="0" w:line="240" w:lineRule="auto"/>
        <w:jc w:val="center"/>
        <w:rPr>
          <w:rFonts w:ascii="Arial" w:hAnsi="Arial" w:cs="Arial"/>
          <w:b/>
          <w:sz w:val="20"/>
          <w:lang w:eastAsia="ko-KR"/>
        </w:rPr>
      </w:pPr>
    </w:p>
    <w:p w14:paraId="13ABBEA1" w14:textId="77777777" w:rsidR="00A31861" w:rsidRDefault="00A31861" w:rsidP="0066518E">
      <w:pPr>
        <w:spacing w:before="0" w:line="240" w:lineRule="auto"/>
        <w:jc w:val="center"/>
        <w:rPr>
          <w:rFonts w:ascii="Arial" w:hAnsi="Arial" w:cs="Arial"/>
          <w:b/>
          <w:sz w:val="20"/>
          <w:lang w:eastAsia="ko-KR"/>
        </w:rPr>
      </w:pPr>
    </w:p>
    <w:p w14:paraId="6DCC0CDB" w14:textId="77777777" w:rsidR="00A31861" w:rsidRDefault="00A31861" w:rsidP="0066518E">
      <w:pPr>
        <w:spacing w:before="0" w:line="240" w:lineRule="auto"/>
        <w:jc w:val="center"/>
        <w:rPr>
          <w:rFonts w:ascii="Arial" w:hAnsi="Arial" w:cs="Arial"/>
          <w:b/>
          <w:sz w:val="20"/>
          <w:lang w:eastAsia="ko-KR"/>
        </w:rPr>
      </w:pPr>
    </w:p>
    <w:p w14:paraId="161181B9" w14:textId="77777777" w:rsidR="00A31861" w:rsidRDefault="00A31861" w:rsidP="0066518E">
      <w:pPr>
        <w:spacing w:before="0" w:line="240" w:lineRule="auto"/>
        <w:jc w:val="center"/>
        <w:rPr>
          <w:rFonts w:ascii="Arial" w:hAnsi="Arial" w:cs="Arial"/>
          <w:b/>
          <w:sz w:val="20"/>
          <w:lang w:eastAsia="ko-KR"/>
        </w:rPr>
      </w:pPr>
    </w:p>
    <w:p w14:paraId="7C1AFF3A" w14:textId="77777777" w:rsidR="00A31861" w:rsidRDefault="00A31861" w:rsidP="0066518E">
      <w:pPr>
        <w:spacing w:before="0" w:line="240" w:lineRule="auto"/>
        <w:jc w:val="center"/>
        <w:rPr>
          <w:rFonts w:ascii="Arial" w:hAnsi="Arial" w:cs="Arial"/>
          <w:b/>
          <w:sz w:val="20"/>
          <w:lang w:eastAsia="ko-KR"/>
        </w:rPr>
      </w:pPr>
    </w:p>
    <w:p w14:paraId="4C4920DE" w14:textId="77777777" w:rsidR="00A31861" w:rsidRDefault="00A31861" w:rsidP="0066518E">
      <w:pPr>
        <w:spacing w:before="0" w:line="240" w:lineRule="auto"/>
        <w:jc w:val="center"/>
        <w:rPr>
          <w:rFonts w:ascii="Arial" w:hAnsi="Arial" w:cs="Arial"/>
          <w:b/>
          <w:sz w:val="20"/>
          <w:lang w:eastAsia="ko-KR"/>
        </w:rPr>
      </w:pPr>
    </w:p>
    <w:p w14:paraId="1475BD8F" w14:textId="77777777" w:rsidR="00A31861" w:rsidRDefault="00A31861" w:rsidP="0066518E">
      <w:pPr>
        <w:spacing w:before="0" w:line="240" w:lineRule="auto"/>
        <w:jc w:val="center"/>
        <w:rPr>
          <w:rFonts w:ascii="Arial" w:hAnsi="Arial" w:cs="Arial"/>
          <w:b/>
          <w:sz w:val="20"/>
          <w:lang w:eastAsia="ko-KR"/>
        </w:rPr>
      </w:pPr>
    </w:p>
    <w:p w14:paraId="0B5A3B9F" w14:textId="77777777" w:rsidR="00A31861" w:rsidRDefault="00A31861" w:rsidP="0066518E">
      <w:pPr>
        <w:spacing w:before="0" w:line="240" w:lineRule="auto"/>
        <w:jc w:val="center"/>
        <w:rPr>
          <w:rFonts w:ascii="Arial" w:hAnsi="Arial" w:cs="Arial"/>
          <w:b/>
          <w:sz w:val="20"/>
          <w:lang w:eastAsia="ko-KR"/>
        </w:rPr>
      </w:pPr>
    </w:p>
    <w:p w14:paraId="7030EF4E" w14:textId="77777777" w:rsidR="00A31861" w:rsidRDefault="00A31861" w:rsidP="0066518E">
      <w:pPr>
        <w:spacing w:before="0" w:line="240" w:lineRule="auto"/>
        <w:jc w:val="center"/>
        <w:rPr>
          <w:rFonts w:ascii="Arial" w:hAnsi="Arial" w:cs="Arial"/>
          <w:b/>
          <w:sz w:val="20"/>
          <w:lang w:eastAsia="ko-KR"/>
        </w:rPr>
      </w:pPr>
    </w:p>
    <w:p w14:paraId="20A8A9E4" w14:textId="77777777" w:rsidR="00A31861" w:rsidRDefault="00A31861" w:rsidP="0066518E">
      <w:pPr>
        <w:spacing w:before="0" w:line="240" w:lineRule="auto"/>
        <w:jc w:val="center"/>
        <w:rPr>
          <w:rFonts w:ascii="Arial" w:hAnsi="Arial" w:cs="Arial"/>
          <w:b/>
          <w:sz w:val="20"/>
          <w:lang w:eastAsia="ko-KR"/>
        </w:rPr>
      </w:pPr>
    </w:p>
    <w:p w14:paraId="32AEDD34" w14:textId="77777777" w:rsidR="00A31861" w:rsidRDefault="00A31861" w:rsidP="0066518E">
      <w:pPr>
        <w:spacing w:before="0" w:line="240" w:lineRule="auto"/>
        <w:jc w:val="center"/>
        <w:rPr>
          <w:rFonts w:ascii="Arial" w:hAnsi="Arial" w:cs="Arial"/>
          <w:b/>
          <w:sz w:val="20"/>
          <w:lang w:eastAsia="ko-KR"/>
        </w:rPr>
      </w:pPr>
    </w:p>
    <w:p w14:paraId="48D6E338" w14:textId="77777777" w:rsidR="00A31861" w:rsidRDefault="00A31861" w:rsidP="0066518E">
      <w:pPr>
        <w:spacing w:before="0" w:line="240" w:lineRule="auto"/>
        <w:jc w:val="center"/>
        <w:rPr>
          <w:rFonts w:ascii="Arial" w:hAnsi="Arial" w:cs="Arial"/>
          <w:b/>
          <w:sz w:val="20"/>
          <w:lang w:eastAsia="ko-KR"/>
        </w:rPr>
      </w:pPr>
    </w:p>
    <w:p w14:paraId="4DEC8B1F" w14:textId="77777777" w:rsidR="00A31861" w:rsidRDefault="00A31861" w:rsidP="0066518E">
      <w:pPr>
        <w:spacing w:before="0" w:line="240" w:lineRule="auto"/>
        <w:jc w:val="center"/>
        <w:rPr>
          <w:rFonts w:ascii="Arial" w:hAnsi="Arial" w:cs="Arial"/>
          <w:b/>
          <w:sz w:val="20"/>
          <w:lang w:eastAsia="ko-KR"/>
        </w:rPr>
      </w:pPr>
    </w:p>
    <w:p w14:paraId="12A05A76" w14:textId="77777777" w:rsidR="00A31861" w:rsidRDefault="00A31861" w:rsidP="0066518E">
      <w:pPr>
        <w:spacing w:before="0" w:line="240" w:lineRule="auto"/>
        <w:jc w:val="center"/>
        <w:rPr>
          <w:rFonts w:ascii="Arial" w:hAnsi="Arial" w:cs="Arial"/>
          <w:b/>
          <w:sz w:val="20"/>
          <w:lang w:eastAsia="ko-KR"/>
        </w:rPr>
      </w:pPr>
    </w:p>
    <w:p w14:paraId="212D7874" w14:textId="77777777" w:rsidR="00A31861" w:rsidRDefault="00A31861" w:rsidP="0066518E">
      <w:pPr>
        <w:spacing w:before="0" w:line="240" w:lineRule="auto"/>
        <w:jc w:val="center"/>
        <w:rPr>
          <w:rFonts w:ascii="Arial" w:hAnsi="Arial" w:cs="Arial"/>
          <w:b/>
          <w:sz w:val="20"/>
          <w:lang w:eastAsia="ko-KR"/>
        </w:rPr>
      </w:pPr>
    </w:p>
    <w:p w14:paraId="12A95601" w14:textId="77777777" w:rsidR="00A31861" w:rsidRDefault="00A31861" w:rsidP="0066518E">
      <w:pPr>
        <w:spacing w:before="0" w:line="240" w:lineRule="auto"/>
        <w:jc w:val="center"/>
        <w:rPr>
          <w:rFonts w:ascii="Arial" w:hAnsi="Arial" w:cs="Arial"/>
          <w:b/>
          <w:sz w:val="20"/>
          <w:lang w:eastAsia="ko-KR"/>
        </w:rPr>
      </w:pPr>
    </w:p>
    <w:p w14:paraId="2E0D12EF" w14:textId="77777777" w:rsidR="00A31861" w:rsidRDefault="00A31861" w:rsidP="0066518E">
      <w:pPr>
        <w:spacing w:before="0" w:line="240" w:lineRule="auto"/>
        <w:jc w:val="center"/>
        <w:rPr>
          <w:rFonts w:ascii="Arial" w:hAnsi="Arial" w:cs="Arial"/>
          <w:b/>
          <w:sz w:val="20"/>
          <w:lang w:eastAsia="ko-KR"/>
        </w:rPr>
      </w:pPr>
    </w:p>
    <w:p w14:paraId="6CCEE6C7" w14:textId="77777777" w:rsidR="00A31861" w:rsidRDefault="00A31861" w:rsidP="0066518E">
      <w:pPr>
        <w:spacing w:before="0" w:line="240" w:lineRule="auto"/>
        <w:jc w:val="center"/>
        <w:rPr>
          <w:rFonts w:ascii="Arial" w:hAnsi="Arial" w:cs="Arial"/>
          <w:b/>
          <w:sz w:val="20"/>
          <w:lang w:eastAsia="ko-KR"/>
        </w:rPr>
      </w:pPr>
    </w:p>
    <w:p w14:paraId="1CE6FC37" w14:textId="77777777" w:rsidR="00A31861" w:rsidRDefault="00A31861" w:rsidP="0066518E">
      <w:pPr>
        <w:spacing w:before="0" w:line="240" w:lineRule="auto"/>
        <w:jc w:val="center"/>
        <w:rPr>
          <w:rFonts w:ascii="Arial" w:hAnsi="Arial" w:cs="Arial"/>
          <w:b/>
          <w:sz w:val="20"/>
          <w:lang w:eastAsia="ko-KR"/>
        </w:rPr>
      </w:pPr>
    </w:p>
    <w:p w14:paraId="4B801C52" w14:textId="77777777" w:rsidR="00A31861" w:rsidRDefault="00A31861" w:rsidP="0066518E">
      <w:pPr>
        <w:spacing w:before="0" w:line="240" w:lineRule="auto"/>
        <w:jc w:val="center"/>
        <w:rPr>
          <w:rFonts w:ascii="Arial" w:hAnsi="Arial" w:cs="Arial"/>
          <w:b/>
          <w:sz w:val="20"/>
          <w:lang w:eastAsia="ko-KR"/>
        </w:rPr>
      </w:pPr>
    </w:p>
    <w:p w14:paraId="706CB1A1" w14:textId="77777777" w:rsidR="00A31861" w:rsidRDefault="00A31861" w:rsidP="0066518E">
      <w:pPr>
        <w:spacing w:before="0" w:line="240" w:lineRule="auto"/>
        <w:jc w:val="center"/>
        <w:rPr>
          <w:rFonts w:ascii="Arial" w:hAnsi="Arial" w:cs="Arial"/>
          <w:b/>
          <w:sz w:val="20"/>
          <w:lang w:eastAsia="ko-KR"/>
        </w:rPr>
      </w:pPr>
    </w:p>
    <w:p w14:paraId="0C11E05E" w14:textId="77777777" w:rsidR="00A31861" w:rsidRDefault="00A31861" w:rsidP="0066518E">
      <w:pPr>
        <w:spacing w:before="0" w:line="240" w:lineRule="auto"/>
        <w:jc w:val="center"/>
        <w:rPr>
          <w:rFonts w:ascii="Arial" w:hAnsi="Arial" w:cs="Arial"/>
          <w:b/>
          <w:sz w:val="20"/>
          <w:lang w:eastAsia="ko-KR"/>
        </w:rPr>
      </w:pPr>
    </w:p>
    <w:p w14:paraId="38CE5FEE" w14:textId="77777777" w:rsidR="00A31861" w:rsidRDefault="00A31861" w:rsidP="0066518E">
      <w:pPr>
        <w:spacing w:before="0" w:line="240" w:lineRule="auto"/>
        <w:jc w:val="center"/>
        <w:rPr>
          <w:rFonts w:ascii="Arial" w:hAnsi="Arial" w:cs="Arial"/>
          <w:b/>
          <w:sz w:val="20"/>
          <w:lang w:eastAsia="ko-KR"/>
        </w:rPr>
      </w:pPr>
    </w:p>
    <w:p w14:paraId="03EF6401" w14:textId="77777777" w:rsidR="00A31861" w:rsidRDefault="00A31861" w:rsidP="0066518E">
      <w:pPr>
        <w:spacing w:before="0" w:line="240" w:lineRule="auto"/>
        <w:jc w:val="center"/>
        <w:rPr>
          <w:rFonts w:ascii="Arial" w:hAnsi="Arial" w:cs="Arial"/>
          <w:b/>
          <w:sz w:val="20"/>
          <w:lang w:eastAsia="ko-KR"/>
        </w:rPr>
      </w:pPr>
    </w:p>
    <w:p w14:paraId="48FC6A13" w14:textId="77777777" w:rsidR="00A31861" w:rsidRDefault="00A31861" w:rsidP="0066518E">
      <w:pPr>
        <w:spacing w:before="0" w:line="240" w:lineRule="auto"/>
        <w:jc w:val="center"/>
        <w:rPr>
          <w:rFonts w:ascii="Arial" w:hAnsi="Arial" w:cs="Arial"/>
          <w:b/>
          <w:sz w:val="20"/>
          <w:lang w:eastAsia="ko-KR"/>
        </w:rPr>
      </w:pPr>
    </w:p>
    <w:p w14:paraId="056EEF88" w14:textId="77777777" w:rsidR="00A31861" w:rsidRDefault="00A31861" w:rsidP="0066518E">
      <w:pPr>
        <w:spacing w:before="0" w:line="240" w:lineRule="auto"/>
        <w:jc w:val="center"/>
        <w:rPr>
          <w:rFonts w:ascii="Arial" w:hAnsi="Arial" w:cs="Arial"/>
          <w:b/>
          <w:sz w:val="20"/>
          <w:lang w:eastAsia="ko-KR"/>
        </w:rPr>
      </w:pPr>
    </w:p>
    <w:p w14:paraId="5B4A342D" w14:textId="77777777" w:rsidR="00A31861" w:rsidRDefault="00A31861" w:rsidP="0066518E">
      <w:pPr>
        <w:spacing w:before="0" w:line="240" w:lineRule="auto"/>
        <w:jc w:val="center"/>
        <w:rPr>
          <w:rFonts w:ascii="Arial" w:hAnsi="Arial" w:cs="Arial"/>
          <w:b/>
          <w:sz w:val="20"/>
          <w:lang w:eastAsia="ko-KR"/>
        </w:rPr>
      </w:pPr>
    </w:p>
    <w:p w14:paraId="1E574D5C" w14:textId="77777777" w:rsidR="00A31861" w:rsidRDefault="00A31861" w:rsidP="0066518E">
      <w:pPr>
        <w:spacing w:before="0" w:line="240" w:lineRule="auto"/>
        <w:jc w:val="center"/>
        <w:rPr>
          <w:rFonts w:ascii="Arial" w:hAnsi="Arial" w:cs="Arial"/>
          <w:b/>
          <w:sz w:val="20"/>
          <w:lang w:eastAsia="ko-KR"/>
        </w:rPr>
      </w:pPr>
    </w:p>
    <w:p w14:paraId="1B52ED76" w14:textId="77777777" w:rsidR="00A31861" w:rsidRDefault="00A31861" w:rsidP="0066518E">
      <w:pPr>
        <w:spacing w:before="0" w:line="240" w:lineRule="auto"/>
        <w:jc w:val="center"/>
        <w:rPr>
          <w:rFonts w:ascii="Arial" w:hAnsi="Arial" w:cs="Arial"/>
          <w:b/>
          <w:sz w:val="20"/>
          <w:lang w:eastAsia="ko-KR"/>
        </w:rPr>
      </w:pPr>
    </w:p>
    <w:p w14:paraId="7BA46405" w14:textId="77777777" w:rsidR="00A31861" w:rsidRDefault="00A31861" w:rsidP="0066518E">
      <w:pPr>
        <w:spacing w:before="0" w:line="240" w:lineRule="auto"/>
        <w:jc w:val="center"/>
        <w:rPr>
          <w:rFonts w:ascii="Arial" w:hAnsi="Arial" w:cs="Arial"/>
          <w:b/>
          <w:sz w:val="20"/>
          <w:lang w:eastAsia="ko-KR"/>
        </w:rPr>
      </w:pPr>
    </w:p>
    <w:p w14:paraId="07087A6D" w14:textId="77777777" w:rsidR="00A31861" w:rsidRDefault="00A31861" w:rsidP="0066518E">
      <w:pPr>
        <w:spacing w:before="0" w:line="240" w:lineRule="auto"/>
        <w:jc w:val="center"/>
        <w:rPr>
          <w:rFonts w:ascii="Arial" w:hAnsi="Arial" w:cs="Arial"/>
          <w:b/>
          <w:sz w:val="20"/>
          <w:lang w:eastAsia="ko-KR"/>
        </w:rPr>
      </w:pPr>
    </w:p>
    <w:p w14:paraId="138EA3DA" w14:textId="77777777" w:rsidR="00A31861" w:rsidRDefault="00A31861" w:rsidP="0066518E">
      <w:pPr>
        <w:spacing w:before="0" w:line="240" w:lineRule="auto"/>
        <w:jc w:val="center"/>
        <w:rPr>
          <w:rFonts w:ascii="Arial" w:hAnsi="Arial" w:cs="Arial"/>
          <w:b/>
          <w:sz w:val="20"/>
          <w:lang w:eastAsia="ko-KR"/>
        </w:rPr>
      </w:pPr>
    </w:p>
    <w:p w14:paraId="7C9A3CC6" w14:textId="77777777" w:rsidR="00A31861" w:rsidRDefault="00A31861" w:rsidP="0066518E">
      <w:pPr>
        <w:spacing w:before="0" w:line="240" w:lineRule="auto"/>
        <w:jc w:val="center"/>
        <w:rPr>
          <w:rFonts w:ascii="Arial" w:hAnsi="Arial" w:cs="Arial"/>
          <w:b/>
          <w:sz w:val="20"/>
          <w:lang w:eastAsia="ko-KR"/>
        </w:rPr>
      </w:pPr>
    </w:p>
    <w:p w14:paraId="4679C25B" w14:textId="77777777" w:rsidR="00A31861" w:rsidRDefault="00A31861" w:rsidP="0066518E">
      <w:pPr>
        <w:spacing w:before="0" w:line="240" w:lineRule="auto"/>
        <w:jc w:val="center"/>
        <w:rPr>
          <w:rFonts w:ascii="Arial" w:hAnsi="Arial" w:cs="Arial"/>
          <w:b/>
          <w:sz w:val="20"/>
          <w:lang w:eastAsia="ko-KR"/>
        </w:rPr>
      </w:pPr>
    </w:p>
    <w:p w14:paraId="5C3FEDBF" w14:textId="77777777" w:rsidR="00A31861" w:rsidRDefault="00A31861" w:rsidP="0066518E">
      <w:pPr>
        <w:spacing w:before="0" w:line="240" w:lineRule="auto"/>
        <w:jc w:val="center"/>
        <w:rPr>
          <w:rFonts w:ascii="Arial" w:hAnsi="Arial" w:cs="Arial"/>
          <w:b/>
          <w:sz w:val="20"/>
          <w:lang w:eastAsia="ko-KR"/>
        </w:rPr>
      </w:pPr>
    </w:p>
    <w:p w14:paraId="1906760A" w14:textId="77777777" w:rsidR="00A31861" w:rsidRDefault="00A31861" w:rsidP="0066518E">
      <w:pPr>
        <w:spacing w:before="0" w:line="240" w:lineRule="auto"/>
        <w:jc w:val="center"/>
        <w:rPr>
          <w:rFonts w:ascii="Arial" w:hAnsi="Arial" w:cs="Arial"/>
          <w:b/>
          <w:sz w:val="20"/>
          <w:lang w:eastAsia="ko-KR"/>
        </w:rPr>
      </w:pPr>
    </w:p>
    <w:p w14:paraId="0323EC82" w14:textId="77777777" w:rsidR="00A31861" w:rsidRDefault="00A31861" w:rsidP="0066518E">
      <w:pPr>
        <w:spacing w:before="0" w:line="240" w:lineRule="auto"/>
        <w:jc w:val="center"/>
        <w:rPr>
          <w:rFonts w:ascii="Arial" w:hAnsi="Arial" w:cs="Arial"/>
          <w:b/>
          <w:sz w:val="20"/>
          <w:lang w:eastAsia="ko-KR"/>
        </w:rPr>
      </w:pPr>
    </w:p>
    <w:p w14:paraId="4BFA7A20" w14:textId="77777777" w:rsidR="00A31861" w:rsidRDefault="00A31861" w:rsidP="0066518E">
      <w:pPr>
        <w:spacing w:before="0" w:line="240" w:lineRule="auto"/>
        <w:jc w:val="center"/>
        <w:rPr>
          <w:rFonts w:ascii="Arial" w:hAnsi="Arial" w:cs="Arial"/>
          <w:b/>
          <w:sz w:val="20"/>
          <w:lang w:eastAsia="ko-KR"/>
        </w:rPr>
      </w:pPr>
    </w:p>
    <w:p w14:paraId="2B4544EF" w14:textId="77777777" w:rsidR="00A31861" w:rsidRDefault="00A31861" w:rsidP="0066518E">
      <w:pPr>
        <w:spacing w:before="0" w:line="240" w:lineRule="auto"/>
        <w:jc w:val="center"/>
        <w:rPr>
          <w:rFonts w:ascii="Arial" w:hAnsi="Arial" w:cs="Arial"/>
          <w:b/>
          <w:sz w:val="20"/>
          <w:lang w:eastAsia="ko-KR"/>
        </w:rPr>
      </w:pPr>
    </w:p>
    <w:p w14:paraId="0D393659" w14:textId="77777777" w:rsidR="00A31861" w:rsidRDefault="00A31861" w:rsidP="0066518E">
      <w:pPr>
        <w:spacing w:before="0" w:line="240" w:lineRule="auto"/>
        <w:jc w:val="center"/>
        <w:rPr>
          <w:rFonts w:ascii="Arial" w:hAnsi="Arial" w:cs="Arial"/>
          <w:b/>
          <w:sz w:val="20"/>
          <w:lang w:eastAsia="ko-KR"/>
        </w:rPr>
      </w:pPr>
    </w:p>
    <w:p w14:paraId="3A27FD37" w14:textId="77777777" w:rsidR="00A31861" w:rsidRDefault="00A31861" w:rsidP="0066518E">
      <w:pPr>
        <w:spacing w:before="0" w:line="240" w:lineRule="auto"/>
        <w:jc w:val="center"/>
        <w:rPr>
          <w:rFonts w:ascii="Arial" w:hAnsi="Arial" w:cs="Arial"/>
          <w:b/>
          <w:sz w:val="20"/>
          <w:lang w:eastAsia="ko-KR"/>
        </w:rPr>
      </w:pPr>
    </w:p>
    <w:p w14:paraId="062081F2" w14:textId="77777777" w:rsidR="00A31861" w:rsidRDefault="00A31861" w:rsidP="0066518E">
      <w:pPr>
        <w:spacing w:before="0" w:line="240" w:lineRule="auto"/>
        <w:jc w:val="center"/>
        <w:rPr>
          <w:rFonts w:ascii="Arial" w:hAnsi="Arial" w:cs="Arial"/>
          <w:b/>
          <w:sz w:val="20"/>
          <w:lang w:eastAsia="ko-KR"/>
        </w:rPr>
      </w:pPr>
    </w:p>
    <w:p w14:paraId="5034BC46" w14:textId="77777777" w:rsidR="00A31861" w:rsidRDefault="00A31861" w:rsidP="0066518E">
      <w:pPr>
        <w:spacing w:before="0" w:line="240" w:lineRule="auto"/>
        <w:jc w:val="center"/>
        <w:rPr>
          <w:rFonts w:ascii="Arial" w:hAnsi="Arial" w:cs="Arial"/>
          <w:b/>
          <w:sz w:val="20"/>
          <w:lang w:eastAsia="ko-KR"/>
        </w:rPr>
      </w:pPr>
    </w:p>
    <w:p w14:paraId="1559239F" w14:textId="77777777" w:rsidR="00A31861" w:rsidRDefault="00A31861" w:rsidP="0066518E">
      <w:pPr>
        <w:spacing w:before="0" w:line="240" w:lineRule="auto"/>
        <w:jc w:val="center"/>
        <w:rPr>
          <w:rFonts w:ascii="Arial" w:hAnsi="Arial" w:cs="Arial"/>
          <w:b/>
          <w:sz w:val="20"/>
          <w:lang w:eastAsia="ko-KR"/>
        </w:rPr>
      </w:pPr>
    </w:p>
    <w:p w14:paraId="136EEDDE" w14:textId="77777777" w:rsidR="00A31861" w:rsidRDefault="00A31861" w:rsidP="0066518E">
      <w:pPr>
        <w:spacing w:before="0" w:line="240" w:lineRule="auto"/>
        <w:jc w:val="center"/>
        <w:rPr>
          <w:rFonts w:ascii="Arial" w:hAnsi="Arial" w:cs="Arial"/>
          <w:b/>
          <w:sz w:val="20"/>
          <w:lang w:eastAsia="ko-KR"/>
        </w:rPr>
      </w:pPr>
    </w:p>
    <w:p w14:paraId="49DEF0B1" w14:textId="77777777" w:rsidR="00A31861" w:rsidRDefault="00A31861" w:rsidP="0066518E">
      <w:pPr>
        <w:spacing w:before="0" w:line="240" w:lineRule="auto"/>
        <w:jc w:val="center"/>
        <w:rPr>
          <w:rFonts w:ascii="Arial" w:hAnsi="Arial" w:cs="Arial"/>
          <w:b/>
          <w:sz w:val="20"/>
          <w:lang w:eastAsia="ko-KR"/>
        </w:rPr>
      </w:pPr>
    </w:p>
    <w:p w14:paraId="763C995F" w14:textId="77777777" w:rsidR="00A31861" w:rsidRDefault="00A31861" w:rsidP="0066518E">
      <w:pPr>
        <w:spacing w:before="0" w:line="240" w:lineRule="auto"/>
        <w:jc w:val="center"/>
        <w:rPr>
          <w:rFonts w:ascii="Arial" w:hAnsi="Arial" w:cs="Arial"/>
          <w:b/>
          <w:sz w:val="20"/>
          <w:lang w:eastAsia="ko-KR"/>
        </w:rPr>
      </w:pPr>
    </w:p>
    <w:p w14:paraId="355F0F2E" w14:textId="77777777" w:rsidR="00A31861" w:rsidRDefault="00A31861" w:rsidP="0066518E">
      <w:pPr>
        <w:spacing w:before="0" w:line="240" w:lineRule="auto"/>
        <w:jc w:val="center"/>
        <w:rPr>
          <w:rFonts w:ascii="Arial" w:hAnsi="Arial" w:cs="Arial"/>
          <w:b/>
          <w:sz w:val="20"/>
          <w:lang w:eastAsia="ko-KR"/>
        </w:rPr>
      </w:pPr>
    </w:p>
    <w:p w14:paraId="26689DB3" w14:textId="77777777" w:rsidR="00A31861" w:rsidRDefault="00A31861" w:rsidP="0066518E">
      <w:pPr>
        <w:spacing w:before="0" w:line="240" w:lineRule="auto"/>
        <w:jc w:val="center"/>
        <w:rPr>
          <w:rFonts w:ascii="Arial" w:hAnsi="Arial" w:cs="Arial"/>
          <w:b/>
          <w:sz w:val="20"/>
          <w:lang w:eastAsia="ko-KR"/>
        </w:rPr>
      </w:pPr>
    </w:p>
    <w:p w14:paraId="5E5AAECD" w14:textId="77777777" w:rsidR="00A31861" w:rsidRDefault="00A31861" w:rsidP="0066518E">
      <w:pPr>
        <w:spacing w:before="0" w:line="240" w:lineRule="auto"/>
        <w:jc w:val="center"/>
        <w:rPr>
          <w:rFonts w:ascii="Arial" w:hAnsi="Arial" w:cs="Arial"/>
          <w:b/>
          <w:sz w:val="20"/>
          <w:lang w:eastAsia="ko-KR"/>
        </w:rPr>
      </w:pPr>
    </w:p>
    <w:p w14:paraId="4BABD1F3" w14:textId="77777777" w:rsidR="00A31861" w:rsidRDefault="00A31861" w:rsidP="0066518E">
      <w:pPr>
        <w:spacing w:before="0" w:line="240" w:lineRule="auto"/>
        <w:jc w:val="center"/>
        <w:rPr>
          <w:rFonts w:ascii="Arial" w:hAnsi="Arial" w:cs="Arial"/>
          <w:b/>
          <w:sz w:val="20"/>
          <w:lang w:eastAsia="ko-KR"/>
        </w:rPr>
      </w:pPr>
    </w:p>
    <w:p w14:paraId="7E573CA9" w14:textId="77777777" w:rsidR="00A31861" w:rsidRDefault="00A31861" w:rsidP="0066518E">
      <w:pPr>
        <w:spacing w:before="0" w:line="240" w:lineRule="auto"/>
        <w:jc w:val="center"/>
        <w:rPr>
          <w:rFonts w:ascii="Arial" w:hAnsi="Arial" w:cs="Arial"/>
          <w:b/>
          <w:sz w:val="20"/>
          <w:lang w:eastAsia="ko-KR"/>
        </w:rPr>
      </w:pPr>
    </w:p>
    <w:p w14:paraId="6F208D08" w14:textId="77777777" w:rsidR="00A31861" w:rsidRDefault="00A31861" w:rsidP="00410CB5">
      <w:pPr>
        <w:spacing w:before="0" w:line="240" w:lineRule="auto"/>
        <w:rPr>
          <w:rFonts w:ascii="Arial" w:hAnsi="Arial" w:cs="Arial"/>
          <w:b/>
          <w:sz w:val="20"/>
          <w:lang w:eastAsia="ko-KR"/>
        </w:rPr>
      </w:pPr>
    </w:p>
    <w:p w14:paraId="34AFA6A9" w14:textId="694EA7DA" w:rsidR="000024F2" w:rsidRPr="00D05DF0" w:rsidRDefault="000024F2" w:rsidP="0066518E">
      <w:pPr>
        <w:spacing w:before="0" w:line="240" w:lineRule="auto"/>
        <w:jc w:val="center"/>
        <w:rPr>
          <w:rFonts w:ascii="Arial" w:eastAsia="PMingLiU" w:hAnsi="Arial" w:cs="Arial"/>
          <w:b/>
          <w:sz w:val="20"/>
          <w:lang w:val="en-US" w:eastAsia="zh-TW"/>
        </w:rPr>
      </w:pPr>
      <w:r w:rsidRPr="00D05DF0">
        <w:rPr>
          <w:rFonts w:ascii="Arial" w:eastAsia="PMingLiU" w:hAnsi="Arial" w:cs="Arial"/>
          <w:b/>
          <w:sz w:val="20"/>
          <w:lang w:val="en-US" w:eastAsia="zh-TW"/>
        </w:rPr>
        <w:lastRenderedPageBreak/>
        <w:t xml:space="preserve">TERMS AND CONDITIONS </w:t>
      </w:r>
    </w:p>
    <w:p w14:paraId="519982A7" w14:textId="32AECF16" w:rsidR="000024F2" w:rsidRPr="00D05DF0" w:rsidRDefault="000024F2" w:rsidP="000024F2">
      <w:pPr>
        <w:autoSpaceDE w:val="0"/>
        <w:autoSpaceDN w:val="0"/>
        <w:adjustRightInd w:val="0"/>
        <w:spacing w:before="0" w:line="240" w:lineRule="auto"/>
        <w:jc w:val="both"/>
        <w:rPr>
          <w:rFonts w:ascii="Arial" w:eastAsia="PMingLiU" w:hAnsi="Arial" w:cs="Arial"/>
          <w:sz w:val="20"/>
          <w:lang w:val="en-US" w:eastAsia="zh-TW"/>
        </w:rPr>
      </w:pPr>
      <w:r w:rsidRPr="00D05DF0">
        <w:rPr>
          <w:rFonts w:ascii="Arial" w:hAnsi="Arial" w:cs="Arial"/>
          <w:sz w:val="20"/>
          <w:lang w:val="en-US"/>
        </w:rPr>
        <w:t xml:space="preserve">Except where expressly otherwise agreed in </w:t>
      </w:r>
      <w:proofErr w:type="gramStart"/>
      <w:r w:rsidRPr="00D05DF0">
        <w:rPr>
          <w:rFonts w:ascii="Arial" w:hAnsi="Arial" w:cs="Arial"/>
          <w:sz w:val="20"/>
          <w:lang w:val="en-US"/>
        </w:rPr>
        <w:t xml:space="preserve">a </w:t>
      </w:r>
      <w:r w:rsidRPr="00D05DF0">
        <w:rPr>
          <w:rFonts w:ascii="Arial" w:eastAsia="PMingLiU" w:hAnsi="Arial" w:cs="Arial"/>
          <w:sz w:val="20"/>
          <w:lang w:val="en-US" w:eastAsia="zh-TW"/>
        </w:rPr>
        <w:t xml:space="preserve"> separate</w:t>
      </w:r>
      <w:proofErr w:type="gramEnd"/>
      <w:r w:rsidRPr="00D05DF0">
        <w:rPr>
          <w:rFonts w:ascii="Arial" w:eastAsia="PMingLiU" w:hAnsi="Arial" w:cs="Arial"/>
          <w:sz w:val="20"/>
          <w:lang w:val="en-US" w:eastAsia="zh-TW"/>
        </w:rPr>
        <w:t>, written agreement executed by AbbVie</w:t>
      </w:r>
      <w:r w:rsidR="00DE23D3">
        <w:rPr>
          <w:rFonts w:ascii="Arial" w:eastAsia="PMingLiU" w:hAnsi="Arial" w:cs="Arial"/>
          <w:sz w:val="20"/>
          <w:lang w:val="en-US" w:eastAsia="zh-TW"/>
        </w:rPr>
        <w:t>,</w:t>
      </w:r>
      <w:r w:rsidR="00B25FA2" w:rsidRPr="00B25FA2">
        <w:t xml:space="preserve"> </w:t>
      </w:r>
      <w:r w:rsidRPr="00D05DF0">
        <w:rPr>
          <w:rFonts w:ascii="Arial" w:eastAsia="PMingLiU" w:hAnsi="Arial" w:cs="Arial"/>
          <w:sz w:val="20"/>
          <w:lang w:val="en-US" w:eastAsia="zh-TW"/>
        </w:rPr>
        <w:t>AbbVie will only purchase Goods and/or Services from the Service Provider on the basis of these terms and conditions. The below terms shall apply to all purchases of Goods and/or Services by AbbVie from the Service Provider to the exclusion of all other terms and conditions including any terms or conditions that the Service Provider may purport to apply under any quotation, confirmation of order, delivery notice and/or any other similar document</w:t>
      </w:r>
      <w:r w:rsidR="00A01E70" w:rsidRPr="00F84E7E">
        <w:rPr>
          <w:rFonts w:ascii="Arial" w:eastAsia="PMingLiU" w:hAnsi="Arial" w:cs="Arial"/>
          <w:sz w:val="20"/>
          <w:lang w:val="en-US" w:eastAsia="zh-TW"/>
        </w:rPr>
        <w:t>.</w:t>
      </w:r>
    </w:p>
    <w:p w14:paraId="093611AB" w14:textId="77777777" w:rsidR="000024F2" w:rsidRPr="00D05DF0" w:rsidRDefault="000024F2" w:rsidP="000024F2">
      <w:pPr>
        <w:autoSpaceDE w:val="0"/>
        <w:autoSpaceDN w:val="0"/>
        <w:adjustRightInd w:val="0"/>
        <w:spacing w:before="0" w:line="240" w:lineRule="auto"/>
        <w:jc w:val="both"/>
        <w:rPr>
          <w:rFonts w:ascii="Arial" w:eastAsia="PMingLiU" w:hAnsi="Arial" w:cs="Arial"/>
          <w:sz w:val="20"/>
          <w:lang w:val="en-US" w:eastAsia="zh-TW"/>
        </w:rPr>
      </w:pPr>
    </w:p>
    <w:p w14:paraId="7A508E28" w14:textId="77777777" w:rsidR="000024F2" w:rsidRPr="00D05DF0" w:rsidRDefault="000024F2" w:rsidP="00CD131F">
      <w:pPr>
        <w:numPr>
          <w:ilvl w:val="0"/>
          <w:numId w:val="23"/>
        </w:numPr>
        <w:autoSpaceDE w:val="0"/>
        <w:autoSpaceDN w:val="0"/>
        <w:adjustRightInd w:val="0"/>
        <w:spacing w:before="0" w:line="240" w:lineRule="auto"/>
        <w:ind w:left="360"/>
        <w:jc w:val="both"/>
        <w:rPr>
          <w:rFonts w:ascii="Arial" w:eastAsia="PMingLiU" w:hAnsi="Arial" w:cs="Arial"/>
          <w:b/>
          <w:sz w:val="20"/>
          <w:lang w:val="en-US" w:eastAsia="zh-TW"/>
        </w:rPr>
      </w:pPr>
      <w:r w:rsidRPr="00D05DF0">
        <w:rPr>
          <w:rFonts w:ascii="Arial" w:eastAsia="PMingLiU" w:hAnsi="Arial" w:cs="Arial"/>
          <w:b/>
          <w:sz w:val="20"/>
          <w:lang w:val="en-US" w:eastAsia="zh-TW"/>
        </w:rPr>
        <w:t>DEFINITION</w:t>
      </w:r>
    </w:p>
    <w:p w14:paraId="7F6A87D8" w14:textId="77777777" w:rsidR="009C70D5" w:rsidRPr="00D05DF0" w:rsidRDefault="005878AC" w:rsidP="000024F2">
      <w:pPr>
        <w:autoSpaceDE w:val="0"/>
        <w:autoSpaceDN w:val="0"/>
        <w:adjustRightInd w:val="0"/>
        <w:spacing w:before="0" w:line="240" w:lineRule="auto"/>
        <w:jc w:val="both"/>
        <w:rPr>
          <w:rFonts w:ascii="Arial" w:eastAsia="PMingLiU" w:hAnsi="Arial" w:cs="Arial"/>
          <w:sz w:val="20"/>
          <w:lang w:val="en-US" w:eastAsia="zh-TW"/>
        </w:rPr>
      </w:pPr>
      <w:r>
        <w:rPr>
          <w:rFonts w:ascii="Arial" w:eastAsia="PMingLiU" w:hAnsi="Arial" w:cs="Arial"/>
          <w:sz w:val="20"/>
          <w:lang w:val="en-US" w:eastAsia="zh-TW"/>
        </w:rPr>
        <w:t xml:space="preserve">1.1 </w:t>
      </w:r>
      <w:r w:rsidR="000024F2" w:rsidRPr="00D05DF0">
        <w:rPr>
          <w:rFonts w:ascii="Arial" w:eastAsia="PMingLiU" w:hAnsi="Arial" w:cs="Arial"/>
          <w:sz w:val="20"/>
          <w:lang w:val="en-US" w:eastAsia="zh-TW"/>
        </w:rPr>
        <w:t>As used herein, the following defined terms shall have the meanings given below:</w:t>
      </w:r>
    </w:p>
    <w:p w14:paraId="34EA584A" w14:textId="77777777" w:rsidR="009C70D5" w:rsidRDefault="009C70D5" w:rsidP="00CD131F">
      <w:pPr>
        <w:numPr>
          <w:ilvl w:val="0"/>
          <w:numId w:val="22"/>
        </w:numPr>
        <w:autoSpaceDE w:val="0"/>
        <w:autoSpaceDN w:val="0"/>
        <w:adjustRightInd w:val="0"/>
        <w:spacing w:before="0" w:line="240" w:lineRule="auto"/>
        <w:ind w:left="360"/>
        <w:jc w:val="both"/>
        <w:rPr>
          <w:rFonts w:ascii="Arial" w:eastAsia="PMingLiU" w:hAnsi="Arial" w:cs="Arial"/>
          <w:sz w:val="20"/>
          <w:lang w:val="en-US" w:eastAsia="zh-TW"/>
        </w:rPr>
      </w:pPr>
      <w:r w:rsidRPr="009C70D5">
        <w:rPr>
          <w:rFonts w:ascii="Arial" w:eastAsia="PMingLiU" w:hAnsi="Arial" w:cs="Arial"/>
          <w:sz w:val="20"/>
          <w:lang w:val="en-US" w:eastAsia="zh-TW"/>
        </w:rPr>
        <w:t>“</w:t>
      </w:r>
      <w:r w:rsidRPr="009C70D5">
        <w:rPr>
          <w:rFonts w:ascii="Arial" w:eastAsia="PMingLiU" w:hAnsi="Arial" w:cs="Arial"/>
          <w:b/>
          <w:bCs/>
          <w:sz w:val="20"/>
          <w:lang w:val="en-US" w:eastAsia="zh-TW"/>
        </w:rPr>
        <w:t>AbbVie Data</w:t>
      </w:r>
      <w:r w:rsidRPr="009C70D5">
        <w:rPr>
          <w:rFonts w:ascii="Arial" w:eastAsia="PMingLiU" w:hAnsi="Arial" w:cs="Arial"/>
          <w:sz w:val="20"/>
          <w:lang w:val="en-US" w:eastAsia="zh-TW"/>
        </w:rPr>
        <w:t xml:space="preserve">” shall mean data which, regardless of medium, AbbVie controls by determining how, it is </w:t>
      </w:r>
      <w:r>
        <w:rPr>
          <w:rFonts w:ascii="Arial" w:eastAsia="PMingLiU" w:hAnsi="Arial" w:cs="Arial"/>
          <w:sz w:val="20"/>
          <w:lang w:val="en-US" w:eastAsia="zh-TW"/>
        </w:rPr>
        <w:t>P</w:t>
      </w:r>
      <w:r w:rsidRPr="009C70D5">
        <w:rPr>
          <w:rFonts w:ascii="Arial" w:eastAsia="PMingLiU" w:hAnsi="Arial" w:cs="Arial"/>
          <w:sz w:val="20"/>
          <w:lang w:val="en-US" w:eastAsia="zh-TW"/>
        </w:rPr>
        <w:t xml:space="preserve">rocessed, including through third parties such as </w:t>
      </w:r>
      <w:r w:rsidR="00163100" w:rsidRPr="00F84E7E">
        <w:rPr>
          <w:rFonts w:ascii="Arial" w:eastAsia="PMingLiU" w:hAnsi="Arial" w:cs="Arial"/>
          <w:sz w:val="20"/>
          <w:lang w:val="en-US" w:eastAsia="zh-TW"/>
        </w:rPr>
        <w:t>S</w:t>
      </w:r>
      <w:r w:rsidR="00163100">
        <w:rPr>
          <w:rFonts w:ascii="Arial" w:eastAsia="PMingLiU" w:hAnsi="Arial" w:cs="Arial"/>
          <w:sz w:val="20"/>
          <w:lang w:val="en-US" w:eastAsia="zh-TW"/>
        </w:rPr>
        <w:t>ervice Provider</w:t>
      </w:r>
      <w:r w:rsidRPr="009C70D5">
        <w:rPr>
          <w:rFonts w:ascii="Arial" w:eastAsia="PMingLiU" w:hAnsi="Arial" w:cs="Arial"/>
          <w:sz w:val="20"/>
          <w:lang w:val="en-US" w:eastAsia="zh-TW"/>
        </w:rPr>
        <w:t>. AbbVie Data includes AbbVie Personal Information and AbbVie’s Confidential Information.</w:t>
      </w:r>
    </w:p>
    <w:p w14:paraId="1D49DB3D" w14:textId="77777777" w:rsidR="009C70D5" w:rsidRDefault="000024F2" w:rsidP="00CD131F">
      <w:pPr>
        <w:numPr>
          <w:ilvl w:val="0"/>
          <w:numId w:val="22"/>
        </w:numPr>
        <w:autoSpaceDE w:val="0"/>
        <w:autoSpaceDN w:val="0"/>
        <w:adjustRightInd w:val="0"/>
        <w:spacing w:before="0" w:line="240" w:lineRule="auto"/>
        <w:ind w:left="360"/>
        <w:jc w:val="both"/>
        <w:rPr>
          <w:rFonts w:ascii="Arial" w:eastAsia="PMingLiU" w:hAnsi="Arial" w:cs="Arial"/>
          <w:sz w:val="20"/>
          <w:lang w:val="en-US" w:eastAsia="zh-TW"/>
        </w:rPr>
      </w:pPr>
      <w:r w:rsidRPr="009C70D5">
        <w:rPr>
          <w:rFonts w:ascii="Arial" w:eastAsia="PMingLiU" w:hAnsi="Arial" w:cs="Arial"/>
          <w:sz w:val="20"/>
          <w:lang w:val="en-US" w:eastAsia="zh-TW"/>
        </w:rPr>
        <w:t>"</w:t>
      </w:r>
      <w:r w:rsidRPr="009C70D5">
        <w:rPr>
          <w:rFonts w:ascii="Arial" w:eastAsia="PMingLiU" w:hAnsi="Arial" w:cs="Arial"/>
          <w:b/>
          <w:sz w:val="20"/>
          <w:lang w:val="en-US" w:eastAsia="zh-TW"/>
        </w:rPr>
        <w:t>Affiliates</w:t>
      </w:r>
      <w:r w:rsidRPr="009C70D5">
        <w:rPr>
          <w:rFonts w:ascii="Arial" w:eastAsia="PMingLiU" w:hAnsi="Arial" w:cs="Arial"/>
          <w:sz w:val="20"/>
          <w:lang w:val="en-US" w:eastAsia="zh-TW"/>
        </w:rPr>
        <w:t xml:space="preserve">" means </w:t>
      </w:r>
      <w:r w:rsidRPr="009C70D5">
        <w:rPr>
          <w:rFonts w:ascii="Arial" w:eastAsia="PMingLiU" w:hAnsi="Arial" w:cs="Arial"/>
          <w:sz w:val="20"/>
          <w:lang w:val="en-GB" w:eastAsia="zh-TW"/>
        </w:rPr>
        <w:t>any entity that controls, is controlled by, or is under common control with such a party.  For the purposes of this definition, a party will be deemed to control another entity if it owns or controls, directly or indirectly, more than fifty percent (50%) of the voting equity (or other comparable ownership interest for an entity other than a company)</w:t>
      </w:r>
      <w:r w:rsidRPr="009C70D5">
        <w:rPr>
          <w:rFonts w:ascii="Arial" w:eastAsia="PMingLiU" w:hAnsi="Arial" w:cs="Arial"/>
          <w:sz w:val="20"/>
          <w:lang w:val="en-US" w:eastAsia="zh-TW"/>
        </w:rPr>
        <w:t>.</w:t>
      </w:r>
    </w:p>
    <w:p w14:paraId="356C6A29" w14:textId="77777777" w:rsidR="009C70D5" w:rsidRPr="009C70D5" w:rsidRDefault="000024F2" w:rsidP="00CD131F">
      <w:pPr>
        <w:numPr>
          <w:ilvl w:val="0"/>
          <w:numId w:val="22"/>
        </w:numPr>
        <w:autoSpaceDE w:val="0"/>
        <w:autoSpaceDN w:val="0"/>
        <w:adjustRightInd w:val="0"/>
        <w:spacing w:before="0" w:line="240" w:lineRule="auto"/>
        <w:ind w:left="360"/>
        <w:jc w:val="both"/>
        <w:rPr>
          <w:rFonts w:ascii="Arial" w:eastAsia="PMingLiU" w:hAnsi="Arial" w:cs="Arial"/>
          <w:sz w:val="20"/>
          <w:lang w:val="en-US" w:eastAsia="zh-TW"/>
        </w:rPr>
      </w:pPr>
      <w:r w:rsidRPr="009C70D5">
        <w:rPr>
          <w:rFonts w:ascii="Arial" w:eastAsia="PMingLiU" w:hAnsi="Arial" w:cs="Arial"/>
          <w:sz w:val="20"/>
          <w:lang w:val="en-US" w:eastAsia="zh-TW"/>
        </w:rPr>
        <w:t>"</w:t>
      </w:r>
      <w:r w:rsidRPr="009C70D5">
        <w:rPr>
          <w:rFonts w:ascii="Arial" w:eastAsia="PMingLiU" w:hAnsi="Arial" w:cs="Arial"/>
          <w:b/>
          <w:sz w:val="20"/>
          <w:lang w:val="en-US" w:eastAsia="zh-TW"/>
        </w:rPr>
        <w:t>Confidential Information</w:t>
      </w:r>
      <w:r w:rsidRPr="009C70D5">
        <w:rPr>
          <w:rFonts w:ascii="Arial" w:eastAsia="PMingLiU" w:hAnsi="Arial" w:cs="Arial"/>
          <w:sz w:val="20"/>
          <w:lang w:val="en-US" w:eastAsia="zh-TW"/>
        </w:rPr>
        <w:t xml:space="preserve">" means all information, data and materials of or regarding AbbVie or its business that is marked or otherwise designated as confidential, or that would be regarded as confidential by a reasonable business person, and includes but is not limited to the existence and terms of this Agreement and all methods, processes, techniques, shop practices, formulae, compounds, compositions, organisms, equipment, designs, drawings, blueprints, specifications, research data, marketing and sales information, customer lists, plans and information provided or know-how and trade secrets owned by AbbVie, but excludes information which is: (i) already known by the Service Provider at the time of disclosure to the Service Provider as evidenced by its written records; (ii) in the public domain other than because of a breach of this Agreement, any other confidentiality obligations or any applicable law by Service Provider; or (iii) disclosed to Service Provider by a third party having a right to make such disclosure without breach of confidentiality or any applicable law. </w:t>
      </w:r>
    </w:p>
    <w:p w14:paraId="1B3166D0" w14:textId="6EC19C4A" w:rsidR="009C70D5" w:rsidRPr="00FB2A7A" w:rsidRDefault="000024F2" w:rsidP="00A158F4">
      <w:pPr>
        <w:numPr>
          <w:ilvl w:val="0"/>
          <w:numId w:val="22"/>
        </w:numPr>
        <w:autoSpaceDE w:val="0"/>
        <w:autoSpaceDN w:val="0"/>
        <w:adjustRightInd w:val="0"/>
        <w:spacing w:before="0" w:line="240" w:lineRule="auto"/>
        <w:ind w:left="360"/>
        <w:jc w:val="both"/>
        <w:rPr>
          <w:rFonts w:ascii="Arial" w:eastAsia="PMingLiU" w:hAnsi="Arial" w:cs="Arial"/>
          <w:sz w:val="20"/>
          <w:lang w:val="en-US" w:eastAsia="zh-TW"/>
        </w:rPr>
      </w:pPr>
      <w:r w:rsidRPr="009C70D5">
        <w:rPr>
          <w:rFonts w:ascii="Arial" w:eastAsia="PMingLiU" w:hAnsi="Arial" w:cs="Arial"/>
          <w:sz w:val="20"/>
          <w:lang w:val="en-US" w:eastAsia="zh-TW"/>
        </w:rPr>
        <w:t>"</w:t>
      </w:r>
      <w:r w:rsidRPr="00A158F4">
        <w:rPr>
          <w:rFonts w:ascii="Arial" w:eastAsia="PMingLiU" w:hAnsi="Arial" w:cs="Arial"/>
          <w:b/>
          <w:bCs/>
          <w:sz w:val="20"/>
          <w:lang w:val="en-US" w:eastAsia="zh-TW"/>
        </w:rPr>
        <w:t>Delivery Documents</w:t>
      </w:r>
      <w:r w:rsidRPr="009C70D5">
        <w:rPr>
          <w:rFonts w:ascii="Arial" w:eastAsia="PMingLiU" w:hAnsi="Arial" w:cs="Arial"/>
          <w:sz w:val="20"/>
          <w:lang w:val="en-US" w:eastAsia="zh-TW"/>
        </w:rPr>
        <w:t xml:space="preserve">" means such documentation regarding the Goods and/or Services as the Service Provider would </w:t>
      </w:r>
      <w:r w:rsidRPr="00FB2A7A">
        <w:rPr>
          <w:rFonts w:ascii="Arial" w:eastAsia="PMingLiU" w:hAnsi="Arial" w:cs="Arial"/>
          <w:sz w:val="20"/>
          <w:lang w:val="en-US" w:eastAsia="zh-TW"/>
        </w:rPr>
        <w:t xml:space="preserve">customarily provide to its customers in respect of those Goods and/or Services and such documentation as is specified on this Agreement. </w:t>
      </w:r>
    </w:p>
    <w:p w14:paraId="5141EAB7" w14:textId="77777777" w:rsidR="009C70D5" w:rsidRPr="00FB2A7A" w:rsidRDefault="009C70D5" w:rsidP="00CD131F">
      <w:pPr>
        <w:numPr>
          <w:ilvl w:val="0"/>
          <w:numId w:val="22"/>
        </w:numPr>
        <w:autoSpaceDE w:val="0"/>
        <w:autoSpaceDN w:val="0"/>
        <w:adjustRightInd w:val="0"/>
        <w:spacing w:before="0" w:line="240" w:lineRule="auto"/>
        <w:ind w:left="360"/>
        <w:jc w:val="both"/>
        <w:rPr>
          <w:rFonts w:ascii="Arial" w:eastAsia="PMingLiU" w:hAnsi="Arial" w:cs="Arial"/>
          <w:sz w:val="20"/>
          <w:lang w:val="en-US" w:eastAsia="zh-TW"/>
        </w:rPr>
      </w:pPr>
      <w:r w:rsidRPr="00FB2A7A">
        <w:rPr>
          <w:rFonts w:ascii="Arial" w:eastAsia="PMingLiU" w:hAnsi="Arial" w:cs="Arial"/>
          <w:sz w:val="20"/>
          <w:lang w:val="en-US" w:eastAsia="zh-TW"/>
        </w:rPr>
        <w:t>“</w:t>
      </w:r>
      <w:r w:rsidRPr="00FB2A7A">
        <w:rPr>
          <w:rFonts w:ascii="Arial" w:eastAsia="PMingLiU" w:hAnsi="Arial" w:cs="Arial"/>
          <w:b/>
          <w:bCs/>
          <w:sz w:val="20"/>
          <w:lang w:val="en-US" w:eastAsia="zh-TW"/>
        </w:rPr>
        <w:t>Goods</w:t>
      </w:r>
      <w:r w:rsidRPr="00FB2A7A">
        <w:rPr>
          <w:rFonts w:ascii="Arial" w:eastAsia="PMingLiU" w:hAnsi="Arial" w:cs="Arial"/>
          <w:sz w:val="20"/>
          <w:lang w:val="en-US" w:eastAsia="zh-TW"/>
        </w:rPr>
        <w:t xml:space="preserve">” means each product supplied by </w:t>
      </w:r>
      <w:r w:rsidR="00163100" w:rsidRPr="00FB2A7A">
        <w:rPr>
          <w:rFonts w:ascii="Arial" w:eastAsia="PMingLiU" w:hAnsi="Arial" w:cs="Arial"/>
          <w:sz w:val="20"/>
          <w:lang w:val="en-US" w:eastAsia="zh-TW"/>
        </w:rPr>
        <w:t xml:space="preserve">Service Provider </w:t>
      </w:r>
      <w:r w:rsidRPr="00FB2A7A">
        <w:rPr>
          <w:rFonts w:ascii="Arial" w:eastAsia="PMingLiU" w:hAnsi="Arial" w:cs="Arial"/>
          <w:sz w:val="20"/>
          <w:lang w:val="en-US" w:eastAsia="zh-TW"/>
        </w:rPr>
        <w:t>Supplier to AbbVie as identified in the Agreement and/or Purchase Order.</w:t>
      </w:r>
    </w:p>
    <w:p w14:paraId="68D64E50" w14:textId="77777777" w:rsidR="000024F2" w:rsidRDefault="000024F2" w:rsidP="00CD131F">
      <w:pPr>
        <w:numPr>
          <w:ilvl w:val="0"/>
          <w:numId w:val="22"/>
        </w:numPr>
        <w:autoSpaceDE w:val="0"/>
        <w:autoSpaceDN w:val="0"/>
        <w:adjustRightInd w:val="0"/>
        <w:spacing w:before="0" w:line="240" w:lineRule="auto"/>
        <w:ind w:left="360"/>
        <w:jc w:val="both"/>
        <w:rPr>
          <w:rFonts w:ascii="Arial" w:eastAsia="PMingLiU" w:hAnsi="Arial" w:cs="Arial"/>
          <w:sz w:val="20"/>
          <w:lang w:val="en-US" w:eastAsia="zh-TW"/>
        </w:rPr>
      </w:pPr>
      <w:r w:rsidRPr="00FB2A7A">
        <w:rPr>
          <w:rFonts w:ascii="Arial" w:eastAsia="PMingLiU" w:hAnsi="Arial" w:cs="Arial"/>
          <w:sz w:val="20"/>
          <w:lang w:val="en-US" w:eastAsia="zh-TW"/>
        </w:rPr>
        <w:t>(d) "</w:t>
      </w:r>
      <w:r w:rsidRPr="00FB2A7A">
        <w:rPr>
          <w:rFonts w:ascii="Arial" w:eastAsia="PMingLiU" w:hAnsi="Arial" w:cs="Arial"/>
          <w:b/>
          <w:sz w:val="20"/>
          <w:lang w:val="en-US" w:eastAsia="zh-TW"/>
        </w:rPr>
        <w:t>Intellectual Property Rights</w:t>
      </w:r>
      <w:r w:rsidRPr="00FB2A7A">
        <w:rPr>
          <w:rFonts w:ascii="Arial" w:eastAsia="PMingLiU" w:hAnsi="Arial" w:cs="Arial"/>
          <w:sz w:val="20"/>
          <w:lang w:val="en-US" w:eastAsia="zh-TW"/>
        </w:rPr>
        <w:t>" means</w:t>
      </w:r>
      <w:r w:rsidRPr="009C70D5">
        <w:rPr>
          <w:rFonts w:ascii="Arial" w:eastAsia="PMingLiU" w:hAnsi="Arial" w:cs="Arial"/>
          <w:sz w:val="20"/>
          <w:lang w:val="en-US" w:eastAsia="zh-TW"/>
        </w:rPr>
        <w:t xml:space="preserve"> all rights in or to any copyright, patents, database rights, registered design or other design rights, utility model, moral right, trademark (whether registered or not and including any rights in get up or trade dress), brand name, service mark, trade name, eligible layout right, chip topography right and any other intellectual property rights whether registrable or not and wherever existing in the world, including all renewals, extensions and revivals of, and all rights to apply for, any such rights.</w:t>
      </w:r>
    </w:p>
    <w:p w14:paraId="0087391E" w14:textId="77777777" w:rsidR="0041626A" w:rsidRPr="009C70D5" w:rsidRDefault="0041626A" w:rsidP="00CD131F">
      <w:pPr>
        <w:numPr>
          <w:ilvl w:val="0"/>
          <w:numId w:val="22"/>
        </w:numPr>
        <w:autoSpaceDE w:val="0"/>
        <w:autoSpaceDN w:val="0"/>
        <w:adjustRightInd w:val="0"/>
        <w:spacing w:before="0" w:line="240" w:lineRule="auto"/>
        <w:ind w:left="360"/>
        <w:jc w:val="both"/>
        <w:rPr>
          <w:rFonts w:ascii="Arial" w:eastAsia="PMingLiU" w:hAnsi="Arial" w:cs="Arial"/>
          <w:sz w:val="20"/>
          <w:lang w:val="en-US" w:eastAsia="zh-TW"/>
        </w:rPr>
      </w:pPr>
      <w:r w:rsidRPr="0041626A">
        <w:rPr>
          <w:rFonts w:ascii="Arial" w:eastAsia="PMingLiU" w:hAnsi="Arial" w:cs="Arial"/>
          <w:sz w:val="20"/>
          <w:lang w:val="en-US" w:eastAsia="zh-TW"/>
        </w:rPr>
        <w:t>“</w:t>
      </w:r>
      <w:r w:rsidRPr="0041626A">
        <w:rPr>
          <w:rFonts w:ascii="Arial" w:eastAsia="PMingLiU" w:hAnsi="Arial" w:cs="Arial"/>
          <w:b/>
          <w:bCs/>
          <w:sz w:val="20"/>
          <w:lang w:val="en-US" w:eastAsia="zh-TW"/>
        </w:rPr>
        <w:t>Personal Information</w:t>
      </w:r>
      <w:r w:rsidRPr="0041626A">
        <w:rPr>
          <w:rFonts w:ascii="Arial" w:eastAsia="PMingLiU" w:hAnsi="Arial" w:cs="Arial"/>
          <w:sz w:val="20"/>
          <w:lang w:val="en-US" w:eastAsia="zh-TW"/>
        </w:rPr>
        <w:t>” shall mean any information or set of information relating to an individual that identifies that individual or could reasonably be used to identify such individual, or which applicable law treats as protected personal information. “</w:t>
      </w:r>
      <w:r w:rsidRPr="0041626A">
        <w:rPr>
          <w:rFonts w:ascii="Arial" w:eastAsia="PMingLiU" w:hAnsi="Arial" w:cs="Arial"/>
          <w:b/>
          <w:bCs/>
          <w:sz w:val="20"/>
          <w:lang w:val="en-US" w:eastAsia="zh-TW"/>
        </w:rPr>
        <w:t>AbbVie Personal Information</w:t>
      </w:r>
      <w:r w:rsidRPr="0041626A">
        <w:rPr>
          <w:rFonts w:ascii="Arial" w:eastAsia="PMingLiU" w:hAnsi="Arial" w:cs="Arial"/>
          <w:sz w:val="20"/>
          <w:lang w:val="en-US" w:eastAsia="zh-TW"/>
        </w:rPr>
        <w:t>” shall refer to Personal Information that is Processed (defined below) for or on behalf of AbbVie and for which AbbVie is the data controller (or similar term under applicable law) as defined under applicable data protection laws.</w:t>
      </w:r>
    </w:p>
    <w:p w14:paraId="5EA6F682" w14:textId="77777777" w:rsidR="0041626A" w:rsidRDefault="000024F2" w:rsidP="00CD131F">
      <w:pPr>
        <w:numPr>
          <w:ilvl w:val="0"/>
          <w:numId w:val="22"/>
        </w:numPr>
        <w:autoSpaceDE w:val="0"/>
        <w:autoSpaceDN w:val="0"/>
        <w:adjustRightInd w:val="0"/>
        <w:spacing w:before="0" w:line="240" w:lineRule="auto"/>
        <w:ind w:left="360"/>
        <w:jc w:val="both"/>
        <w:rPr>
          <w:rFonts w:ascii="Arial" w:eastAsia="PMingLiU" w:hAnsi="Arial" w:cs="Arial"/>
          <w:sz w:val="20"/>
          <w:lang w:val="en-US" w:eastAsia="zh-TW"/>
        </w:rPr>
      </w:pPr>
      <w:r w:rsidRPr="0041626A">
        <w:rPr>
          <w:rFonts w:ascii="Arial" w:eastAsia="PMingLiU" w:hAnsi="Arial" w:cs="Arial"/>
          <w:sz w:val="20"/>
          <w:lang w:val="en-US" w:eastAsia="zh-TW"/>
        </w:rPr>
        <w:t>“</w:t>
      </w:r>
      <w:r w:rsidRPr="0041626A">
        <w:rPr>
          <w:rFonts w:ascii="Arial" w:eastAsia="PMingLiU" w:hAnsi="Arial" w:cs="Arial"/>
          <w:b/>
          <w:sz w:val="20"/>
          <w:lang w:val="en-US" w:eastAsia="zh-TW"/>
        </w:rPr>
        <w:t>Price</w:t>
      </w:r>
      <w:r w:rsidRPr="0041626A">
        <w:rPr>
          <w:rFonts w:ascii="Arial" w:eastAsia="PMingLiU" w:hAnsi="Arial" w:cs="Arial"/>
          <w:sz w:val="20"/>
          <w:lang w:val="en-US" w:eastAsia="zh-TW"/>
        </w:rPr>
        <w:t>” means the purchase price for Goods or Services supplied by Service Provider to AbbVie as identified in this Agreement.</w:t>
      </w:r>
    </w:p>
    <w:p w14:paraId="464BC56D" w14:textId="77777777" w:rsidR="000024F2" w:rsidRPr="00FB2A7A" w:rsidRDefault="0041626A" w:rsidP="00CD131F">
      <w:pPr>
        <w:numPr>
          <w:ilvl w:val="0"/>
          <w:numId w:val="22"/>
        </w:numPr>
        <w:autoSpaceDE w:val="0"/>
        <w:autoSpaceDN w:val="0"/>
        <w:adjustRightInd w:val="0"/>
        <w:spacing w:before="0" w:line="240" w:lineRule="auto"/>
        <w:ind w:left="360"/>
        <w:jc w:val="both"/>
        <w:rPr>
          <w:rFonts w:ascii="Arial" w:eastAsia="PMingLiU" w:hAnsi="Arial" w:cs="Arial"/>
          <w:sz w:val="20"/>
          <w:lang w:val="en-US" w:eastAsia="zh-TW"/>
        </w:rPr>
      </w:pPr>
      <w:r w:rsidRPr="0041626A">
        <w:rPr>
          <w:rFonts w:ascii="Arial" w:eastAsia="PMingLiU" w:hAnsi="Arial" w:cs="Arial"/>
          <w:sz w:val="20"/>
          <w:lang w:val="en-US" w:eastAsia="zh-TW"/>
        </w:rPr>
        <w:t>“</w:t>
      </w:r>
      <w:r w:rsidRPr="0041626A">
        <w:rPr>
          <w:rFonts w:ascii="Arial" w:eastAsia="PMingLiU" w:hAnsi="Arial" w:cs="Arial"/>
          <w:b/>
          <w:bCs/>
          <w:sz w:val="20"/>
          <w:lang w:val="en-US" w:eastAsia="zh-TW"/>
        </w:rPr>
        <w:t>Processing</w:t>
      </w:r>
      <w:r w:rsidRPr="0041626A">
        <w:rPr>
          <w:rFonts w:ascii="Arial" w:eastAsia="PMingLiU" w:hAnsi="Arial" w:cs="Arial"/>
          <w:sz w:val="20"/>
          <w:lang w:val="en-US" w:eastAsia="zh-TW"/>
        </w:rPr>
        <w:t xml:space="preserve">” (and its conjugates, including without limitation “Process”) shall mean any operation or set of operations that is performed upon Personal Information, including without limitation collecting, selling, renting, leasing, disseminating, making available, recording, retaining, altering, using, disclosing, accessing, </w:t>
      </w:r>
      <w:r w:rsidRPr="00FB2A7A">
        <w:rPr>
          <w:rFonts w:ascii="Arial" w:eastAsia="PMingLiU" w:hAnsi="Arial" w:cs="Arial"/>
          <w:sz w:val="20"/>
          <w:lang w:val="en-US" w:eastAsia="zh-TW"/>
        </w:rPr>
        <w:t>transferring, or destroying.</w:t>
      </w:r>
    </w:p>
    <w:p w14:paraId="63E1B0A0" w14:textId="77777777" w:rsidR="0041626A" w:rsidRPr="00FB2A7A" w:rsidRDefault="0041626A" w:rsidP="00CD131F">
      <w:pPr>
        <w:numPr>
          <w:ilvl w:val="0"/>
          <w:numId w:val="22"/>
        </w:numPr>
        <w:autoSpaceDE w:val="0"/>
        <w:autoSpaceDN w:val="0"/>
        <w:adjustRightInd w:val="0"/>
        <w:spacing w:before="0" w:line="240" w:lineRule="auto"/>
        <w:ind w:left="360"/>
        <w:jc w:val="both"/>
        <w:rPr>
          <w:rFonts w:ascii="Arial" w:eastAsia="PMingLiU" w:hAnsi="Arial" w:cs="Arial"/>
          <w:sz w:val="20"/>
          <w:lang w:val="en-US" w:eastAsia="zh-TW"/>
        </w:rPr>
      </w:pPr>
      <w:r w:rsidRPr="00FB2A7A">
        <w:rPr>
          <w:rFonts w:ascii="Arial" w:eastAsia="PMingLiU" w:hAnsi="Arial" w:cs="Arial"/>
          <w:sz w:val="20"/>
          <w:lang w:val="en-US" w:eastAsia="zh-TW"/>
        </w:rPr>
        <w:t>“</w:t>
      </w:r>
      <w:r w:rsidRPr="00FB2A7A">
        <w:rPr>
          <w:rFonts w:ascii="Arial" w:eastAsia="PMingLiU" w:hAnsi="Arial" w:cs="Arial"/>
          <w:b/>
          <w:bCs/>
          <w:sz w:val="20"/>
          <w:lang w:val="en-US" w:eastAsia="zh-TW"/>
        </w:rPr>
        <w:t>Services</w:t>
      </w:r>
      <w:r w:rsidRPr="00FB2A7A">
        <w:rPr>
          <w:rFonts w:ascii="Arial" w:eastAsia="PMingLiU" w:hAnsi="Arial" w:cs="Arial"/>
          <w:sz w:val="20"/>
          <w:lang w:val="en-US" w:eastAsia="zh-TW"/>
        </w:rPr>
        <w:t xml:space="preserve">” means the activities that </w:t>
      </w:r>
      <w:r w:rsidR="00163100" w:rsidRPr="00FB2A7A">
        <w:rPr>
          <w:rFonts w:ascii="Arial" w:eastAsia="PMingLiU" w:hAnsi="Arial" w:cs="Arial"/>
          <w:sz w:val="20"/>
          <w:lang w:val="en-US" w:eastAsia="zh-TW"/>
        </w:rPr>
        <w:t xml:space="preserve">Service Provider </w:t>
      </w:r>
      <w:r w:rsidRPr="00FB2A7A">
        <w:rPr>
          <w:rFonts w:ascii="Arial" w:eastAsia="PMingLiU" w:hAnsi="Arial" w:cs="Arial"/>
          <w:sz w:val="20"/>
          <w:lang w:val="en-US" w:eastAsia="zh-TW"/>
        </w:rPr>
        <w:t>Supplier shall perform for AbbVie as identified in the Agreement</w:t>
      </w:r>
      <w:r w:rsidR="00FB2A7A">
        <w:rPr>
          <w:rFonts w:ascii="Arial" w:eastAsia="PMingLiU" w:hAnsi="Arial" w:cs="Arial"/>
          <w:sz w:val="20"/>
          <w:lang w:val="en-US" w:eastAsia="zh-TW"/>
        </w:rPr>
        <w:t xml:space="preserve"> and/or Purchase Order</w:t>
      </w:r>
      <w:r w:rsidRPr="00FB2A7A">
        <w:rPr>
          <w:rFonts w:ascii="Arial" w:eastAsia="PMingLiU" w:hAnsi="Arial" w:cs="Arial"/>
          <w:sz w:val="20"/>
          <w:lang w:val="en-US" w:eastAsia="zh-TW"/>
        </w:rPr>
        <w:t>.</w:t>
      </w:r>
    </w:p>
    <w:p w14:paraId="6441D5A5" w14:textId="77777777" w:rsidR="000024F2" w:rsidRPr="0041626A" w:rsidRDefault="000024F2" w:rsidP="00CD131F">
      <w:pPr>
        <w:numPr>
          <w:ilvl w:val="0"/>
          <w:numId w:val="22"/>
        </w:numPr>
        <w:autoSpaceDE w:val="0"/>
        <w:autoSpaceDN w:val="0"/>
        <w:adjustRightInd w:val="0"/>
        <w:spacing w:before="0" w:line="240" w:lineRule="auto"/>
        <w:ind w:left="360"/>
        <w:jc w:val="both"/>
        <w:rPr>
          <w:rFonts w:ascii="Arial" w:eastAsia="PMingLiU" w:hAnsi="Arial" w:cs="Arial"/>
          <w:sz w:val="20"/>
          <w:lang w:val="en-US" w:eastAsia="zh-TW"/>
        </w:rPr>
      </w:pPr>
      <w:r w:rsidRPr="0041626A">
        <w:rPr>
          <w:rFonts w:ascii="Arial" w:eastAsia="PMingLiU" w:hAnsi="Arial" w:cs="Arial"/>
          <w:sz w:val="20"/>
          <w:lang w:val="en-US" w:eastAsia="zh-TW"/>
        </w:rPr>
        <w:t>(f) "</w:t>
      </w:r>
      <w:r w:rsidRPr="0041626A">
        <w:rPr>
          <w:rFonts w:ascii="Arial" w:eastAsia="PMingLiU" w:hAnsi="Arial" w:cs="Arial"/>
          <w:b/>
          <w:sz w:val="20"/>
          <w:lang w:val="en-US" w:eastAsia="zh-TW"/>
        </w:rPr>
        <w:t>VAT</w:t>
      </w:r>
      <w:r w:rsidRPr="0041626A">
        <w:rPr>
          <w:rFonts w:ascii="Arial" w:eastAsia="PMingLiU" w:hAnsi="Arial" w:cs="Arial"/>
          <w:sz w:val="20"/>
          <w:lang w:val="en-US" w:eastAsia="zh-TW"/>
        </w:rPr>
        <w:t xml:space="preserve">" means value added tax or any substantially similar tax. </w:t>
      </w:r>
    </w:p>
    <w:p w14:paraId="4CAE0DE2" w14:textId="77777777" w:rsidR="000024F2" w:rsidRPr="00D05DF0" w:rsidRDefault="000024F2" w:rsidP="000024F2">
      <w:pPr>
        <w:autoSpaceDE w:val="0"/>
        <w:autoSpaceDN w:val="0"/>
        <w:adjustRightInd w:val="0"/>
        <w:spacing w:before="0" w:line="240" w:lineRule="auto"/>
        <w:jc w:val="both"/>
        <w:rPr>
          <w:rFonts w:ascii="Arial" w:eastAsia="PMingLiU" w:hAnsi="Arial" w:cs="Arial"/>
          <w:sz w:val="20"/>
          <w:lang w:val="en-US" w:eastAsia="zh-TW"/>
        </w:rPr>
      </w:pPr>
    </w:p>
    <w:p w14:paraId="4C576301" w14:textId="77777777" w:rsidR="005878AC" w:rsidRDefault="000024F2" w:rsidP="00CD131F">
      <w:pPr>
        <w:numPr>
          <w:ilvl w:val="0"/>
          <w:numId w:val="23"/>
        </w:numPr>
        <w:autoSpaceDE w:val="0"/>
        <w:autoSpaceDN w:val="0"/>
        <w:adjustRightInd w:val="0"/>
        <w:spacing w:before="0" w:line="240" w:lineRule="auto"/>
        <w:ind w:left="360"/>
        <w:jc w:val="both"/>
        <w:rPr>
          <w:rFonts w:ascii="Arial" w:eastAsia="PMingLiU" w:hAnsi="Arial" w:cs="Arial"/>
          <w:b/>
          <w:sz w:val="20"/>
          <w:lang w:val="en-US" w:eastAsia="zh-TW"/>
        </w:rPr>
      </w:pPr>
      <w:r w:rsidRPr="00D05DF0">
        <w:rPr>
          <w:rFonts w:ascii="Arial" w:eastAsia="PMingLiU" w:hAnsi="Arial" w:cs="Arial"/>
          <w:b/>
          <w:sz w:val="20"/>
          <w:lang w:val="en-US" w:eastAsia="zh-TW"/>
        </w:rPr>
        <w:t>WARRANTIES AND LIABILITY</w:t>
      </w:r>
    </w:p>
    <w:p w14:paraId="4F7DF747" w14:textId="77777777" w:rsidR="003753D9" w:rsidRPr="005878AC" w:rsidRDefault="000024F2" w:rsidP="00CD131F">
      <w:pPr>
        <w:numPr>
          <w:ilvl w:val="1"/>
          <w:numId w:val="23"/>
        </w:numPr>
        <w:autoSpaceDE w:val="0"/>
        <w:autoSpaceDN w:val="0"/>
        <w:adjustRightInd w:val="0"/>
        <w:spacing w:before="0" w:line="240" w:lineRule="auto"/>
        <w:ind w:left="360"/>
        <w:jc w:val="both"/>
        <w:rPr>
          <w:rFonts w:ascii="Arial" w:eastAsia="PMingLiU" w:hAnsi="Arial" w:cs="Arial"/>
          <w:b/>
          <w:sz w:val="20"/>
          <w:lang w:val="en-US" w:eastAsia="zh-TW"/>
        </w:rPr>
      </w:pPr>
      <w:r w:rsidRPr="005878AC">
        <w:rPr>
          <w:rFonts w:ascii="Arial" w:eastAsia="PMingLiU" w:hAnsi="Arial" w:cs="Arial"/>
          <w:sz w:val="20"/>
          <w:lang w:val="en-US" w:eastAsia="zh-TW"/>
        </w:rPr>
        <w:t>The Service Provider warrants and represents that all Goods (including all their components) supplied to AbbVie hereunder shall:</w:t>
      </w:r>
    </w:p>
    <w:p w14:paraId="2E84376F" w14:textId="77777777" w:rsidR="003753D9" w:rsidRPr="003753D9" w:rsidRDefault="000024F2" w:rsidP="00CD131F">
      <w:pPr>
        <w:numPr>
          <w:ilvl w:val="0"/>
          <w:numId w:val="24"/>
        </w:numPr>
        <w:autoSpaceDE w:val="0"/>
        <w:autoSpaceDN w:val="0"/>
        <w:adjustRightInd w:val="0"/>
        <w:spacing w:before="0" w:line="240" w:lineRule="auto"/>
        <w:ind w:left="720" w:hanging="270"/>
        <w:jc w:val="both"/>
        <w:rPr>
          <w:rFonts w:ascii="Arial" w:eastAsia="PMingLiU" w:hAnsi="Arial" w:cs="Arial"/>
          <w:sz w:val="20"/>
          <w:lang w:val="en-US" w:eastAsia="zh-TW"/>
        </w:rPr>
      </w:pPr>
      <w:r w:rsidRPr="003753D9">
        <w:rPr>
          <w:rFonts w:ascii="Arial" w:eastAsia="PMingLiU" w:hAnsi="Arial" w:cs="Arial"/>
          <w:sz w:val="20"/>
          <w:lang w:val="en-US" w:eastAsia="zh-TW"/>
        </w:rPr>
        <w:t>be free from all defects in design and workmanship (except to the extent that the design has been</w:t>
      </w:r>
      <w:r w:rsidR="003753D9">
        <w:rPr>
          <w:rFonts w:ascii="Arial" w:eastAsia="PMingLiU" w:hAnsi="Arial" w:cs="Arial"/>
          <w:sz w:val="20"/>
          <w:lang w:val="en-US" w:eastAsia="zh-TW"/>
        </w:rPr>
        <w:t xml:space="preserve"> </w:t>
      </w:r>
      <w:r w:rsidRPr="003753D9">
        <w:rPr>
          <w:rFonts w:ascii="Arial" w:eastAsia="PMingLiU" w:hAnsi="Arial" w:cs="Arial"/>
          <w:sz w:val="20"/>
          <w:lang w:val="en-US" w:eastAsia="zh-TW"/>
        </w:rPr>
        <w:t>provided by AbbVie and the Service Provider has complied with such design in supplying the Goods);</w:t>
      </w:r>
    </w:p>
    <w:p w14:paraId="214F7298" w14:textId="77777777" w:rsidR="003753D9" w:rsidRPr="003753D9" w:rsidRDefault="000024F2" w:rsidP="00CD131F">
      <w:pPr>
        <w:numPr>
          <w:ilvl w:val="0"/>
          <w:numId w:val="24"/>
        </w:numPr>
        <w:autoSpaceDE w:val="0"/>
        <w:autoSpaceDN w:val="0"/>
        <w:adjustRightInd w:val="0"/>
        <w:spacing w:before="0" w:line="240" w:lineRule="auto"/>
        <w:ind w:left="720" w:hanging="270"/>
        <w:jc w:val="both"/>
        <w:rPr>
          <w:rFonts w:ascii="Arial" w:eastAsia="PMingLiU" w:hAnsi="Arial" w:cs="Arial"/>
          <w:sz w:val="20"/>
          <w:lang w:val="en-US" w:eastAsia="zh-TW"/>
        </w:rPr>
      </w:pPr>
      <w:r w:rsidRPr="003753D9">
        <w:rPr>
          <w:rFonts w:ascii="Arial" w:eastAsia="PMingLiU" w:hAnsi="Arial" w:cs="Arial"/>
          <w:sz w:val="20"/>
          <w:lang w:val="en-US" w:eastAsia="zh-TW"/>
        </w:rPr>
        <w:t>be of the best workmanship and of proper material; and</w:t>
      </w:r>
    </w:p>
    <w:p w14:paraId="7FEBFFD1" w14:textId="1F23E8D8" w:rsidR="000024F2" w:rsidRPr="003753D9" w:rsidDel="0003350D" w:rsidRDefault="000024F2" w:rsidP="00343F07">
      <w:pPr>
        <w:numPr>
          <w:ilvl w:val="1"/>
          <w:numId w:val="23"/>
        </w:numPr>
        <w:autoSpaceDE w:val="0"/>
        <w:autoSpaceDN w:val="0"/>
        <w:adjustRightInd w:val="0"/>
        <w:spacing w:before="0" w:line="240" w:lineRule="auto"/>
        <w:ind w:left="360"/>
        <w:jc w:val="both"/>
        <w:rPr>
          <w:del w:id="7" w:author="만든 이"/>
          <w:rFonts w:ascii="Arial" w:eastAsia="PMingLiU" w:hAnsi="Arial" w:cs="Arial"/>
          <w:sz w:val="20"/>
          <w:lang w:val="en-US" w:eastAsia="zh-TW"/>
        </w:rPr>
      </w:pPr>
      <w:r w:rsidRPr="0003350D">
        <w:rPr>
          <w:rFonts w:ascii="Arial" w:eastAsia="PMingLiU" w:hAnsi="Arial" w:cs="Arial"/>
          <w:sz w:val="20"/>
          <w:lang w:val="en-US" w:eastAsia="zh-TW"/>
        </w:rPr>
        <w:lastRenderedPageBreak/>
        <w:t xml:space="preserve">be of acceptable quality </w:t>
      </w:r>
      <w:commentRangeStart w:id="8"/>
      <w:del w:id="9" w:author="만든 이">
        <w:r w:rsidRPr="003753D9" w:rsidDel="0003350D">
          <w:rPr>
            <w:rFonts w:ascii="Arial" w:eastAsia="PMingLiU" w:hAnsi="Arial" w:cs="Arial"/>
            <w:sz w:val="20"/>
            <w:lang w:val="en-US" w:eastAsia="zh-TW"/>
          </w:rPr>
          <w:delText>and fit for the purpose made known to the Service Provider either expressly or by implication.</w:delText>
        </w:r>
      </w:del>
      <w:commentRangeEnd w:id="8"/>
      <w:r w:rsidR="0003350D">
        <w:rPr>
          <w:rStyle w:val="a5"/>
          <w:color w:val="FF00FF"/>
          <w:sz w:val="18"/>
        </w:rPr>
        <w:commentReference w:id="8"/>
      </w:r>
    </w:p>
    <w:p w14:paraId="1BC1E386" w14:textId="77777777" w:rsidR="000024F2" w:rsidRPr="0003350D" w:rsidRDefault="000024F2" w:rsidP="00343F07">
      <w:pPr>
        <w:numPr>
          <w:ilvl w:val="1"/>
          <w:numId w:val="23"/>
        </w:numPr>
        <w:autoSpaceDE w:val="0"/>
        <w:autoSpaceDN w:val="0"/>
        <w:adjustRightInd w:val="0"/>
        <w:spacing w:before="0" w:line="240" w:lineRule="auto"/>
        <w:ind w:left="360"/>
        <w:jc w:val="both"/>
        <w:rPr>
          <w:rFonts w:ascii="Arial" w:eastAsia="PMingLiU" w:hAnsi="Arial" w:cs="Arial"/>
          <w:sz w:val="20"/>
          <w:lang w:val="en-US" w:eastAsia="zh-TW"/>
        </w:rPr>
      </w:pPr>
      <w:r w:rsidRPr="0003350D">
        <w:rPr>
          <w:rFonts w:ascii="Arial" w:eastAsia="PMingLiU" w:hAnsi="Arial" w:cs="Arial"/>
          <w:sz w:val="20"/>
          <w:lang w:val="en-US" w:eastAsia="zh-TW"/>
        </w:rPr>
        <w:t xml:space="preserve">The Service Provider shall provide the Services to AbbVie with reasonable skill, due care and diligence by using suitably skilled, experienced and qualified personnel and if the personnel are named in this Agreement, the Service Provider shall not use any other personnel other than those named this Agreement to provide the Services. </w:t>
      </w:r>
    </w:p>
    <w:p w14:paraId="7842430C" w14:textId="77777777" w:rsidR="003753D9" w:rsidRPr="00D05DF0" w:rsidRDefault="000024F2" w:rsidP="00CD131F">
      <w:pPr>
        <w:numPr>
          <w:ilvl w:val="1"/>
          <w:numId w:val="23"/>
        </w:numPr>
        <w:autoSpaceDE w:val="0"/>
        <w:autoSpaceDN w:val="0"/>
        <w:adjustRightInd w:val="0"/>
        <w:spacing w:before="0" w:line="240" w:lineRule="auto"/>
        <w:ind w:left="360"/>
        <w:jc w:val="both"/>
        <w:rPr>
          <w:rFonts w:ascii="Arial" w:eastAsia="PMingLiU" w:hAnsi="Arial" w:cs="Arial"/>
          <w:sz w:val="20"/>
          <w:lang w:val="en-US" w:eastAsia="zh-TW"/>
        </w:rPr>
      </w:pPr>
      <w:r w:rsidRPr="00D05DF0">
        <w:rPr>
          <w:rFonts w:ascii="Arial" w:eastAsia="PMingLiU" w:hAnsi="Arial" w:cs="Arial"/>
          <w:sz w:val="20"/>
          <w:lang w:val="en-US" w:eastAsia="zh-TW"/>
        </w:rPr>
        <w:t>The Service Provider warrants that the Goods and/or Services will comply with:</w:t>
      </w:r>
    </w:p>
    <w:p w14:paraId="21132C7B" w14:textId="77777777" w:rsidR="003753D9" w:rsidRPr="003753D9" w:rsidRDefault="000024F2" w:rsidP="00CD131F">
      <w:pPr>
        <w:numPr>
          <w:ilvl w:val="0"/>
          <w:numId w:val="25"/>
        </w:numPr>
        <w:autoSpaceDE w:val="0"/>
        <w:autoSpaceDN w:val="0"/>
        <w:adjustRightInd w:val="0"/>
        <w:spacing w:before="0" w:line="240" w:lineRule="auto"/>
        <w:ind w:left="720" w:hanging="270"/>
        <w:jc w:val="both"/>
        <w:rPr>
          <w:rFonts w:ascii="Arial" w:eastAsia="PMingLiU" w:hAnsi="Arial" w:cs="Arial"/>
          <w:sz w:val="20"/>
          <w:lang w:val="en-US" w:eastAsia="zh-TW"/>
        </w:rPr>
      </w:pPr>
      <w:r w:rsidRPr="003753D9">
        <w:rPr>
          <w:rFonts w:ascii="Arial" w:eastAsia="PMingLiU" w:hAnsi="Arial" w:cs="Arial"/>
          <w:sz w:val="20"/>
          <w:lang w:val="en-US" w:eastAsia="zh-TW"/>
        </w:rPr>
        <w:t>the specifications and requirements stipulated on this Agreement and any other applicable specifications</w:t>
      </w:r>
      <w:r w:rsidR="003753D9">
        <w:rPr>
          <w:rFonts w:ascii="Arial" w:eastAsia="PMingLiU" w:hAnsi="Arial" w:cs="Arial"/>
          <w:sz w:val="20"/>
          <w:lang w:val="en-US" w:eastAsia="zh-TW"/>
        </w:rPr>
        <w:t xml:space="preserve"> </w:t>
      </w:r>
      <w:r w:rsidRPr="003753D9">
        <w:rPr>
          <w:rFonts w:ascii="Arial" w:eastAsia="PMingLiU" w:hAnsi="Arial" w:cs="Arial"/>
          <w:sz w:val="20"/>
          <w:lang w:val="en-US" w:eastAsia="zh-TW"/>
        </w:rPr>
        <w:t>and requirements as notified to the Service Provider by AbbVie from time to time; and</w:t>
      </w:r>
    </w:p>
    <w:p w14:paraId="779E2DBE" w14:textId="77777777" w:rsidR="000024F2" w:rsidRPr="003753D9" w:rsidRDefault="000024F2" w:rsidP="00CD131F">
      <w:pPr>
        <w:numPr>
          <w:ilvl w:val="0"/>
          <w:numId w:val="25"/>
        </w:numPr>
        <w:autoSpaceDE w:val="0"/>
        <w:autoSpaceDN w:val="0"/>
        <w:adjustRightInd w:val="0"/>
        <w:spacing w:before="0" w:line="240" w:lineRule="auto"/>
        <w:ind w:left="720" w:hanging="270"/>
        <w:jc w:val="both"/>
        <w:rPr>
          <w:rFonts w:ascii="Arial" w:eastAsia="PMingLiU" w:hAnsi="Arial" w:cs="Arial"/>
          <w:sz w:val="20"/>
          <w:lang w:val="en-US" w:eastAsia="zh-TW"/>
        </w:rPr>
      </w:pPr>
      <w:r w:rsidRPr="003753D9">
        <w:rPr>
          <w:rFonts w:ascii="Arial" w:eastAsia="PMingLiU" w:hAnsi="Arial" w:cs="Arial"/>
          <w:sz w:val="20"/>
          <w:lang w:val="en-US" w:eastAsia="zh-TW"/>
        </w:rPr>
        <w:t>all applicable laws, regulations and guidelines of the relevant authorities, and industry codes of practice.</w:t>
      </w:r>
    </w:p>
    <w:p w14:paraId="0A4DC1AC" w14:textId="77777777" w:rsidR="000024F2" w:rsidRPr="00D05DF0" w:rsidRDefault="000024F2" w:rsidP="00CD131F">
      <w:pPr>
        <w:numPr>
          <w:ilvl w:val="1"/>
          <w:numId w:val="23"/>
        </w:numPr>
        <w:autoSpaceDE w:val="0"/>
        <w:autoSpaceDN w:val="0"/>
        <w:adjustRightInd w:val="0"/>
        <w:spacing w:before="0" w:line="240" w:lineRule="auto"/>
        <w:ind w:left="360"/>
        <w:jc w:val="both"/>
        <w:rPr>
          <w:rFonts w:ascii="Arial" w:eastAsia="PMingLiU" w:hAnsi="Arial" w:cs="Arial"/>
          <w:sz w:val="20"/>
          <w:lang w:val="en-US" w:eastAsia="zh-TW"/>
        </w:rPr>
      </w:pPr>
      <w:r w:rsidRPr="00D05DF0">
        <w:rPr>
          <w:rFonts w:ascii="Arial" w:eastAsia="PMingLiU" w:hAnsi="Arial" w:cs="Arial"/>
          <w:sz w:val="20"/>
          <w:lang w:val="en-US" w:eastAsia="zh-TW"/>
        </w:rPr>
        <w:t>If the Goods or Services that the Service Provider and/or its agents and/or sub-contractors need to carry out or perform on AbbVie's and/or its Affiliates’ or customers' premises, the Service Provider shall ensure that the Service Provider, its agents and its sub-contractors comply with all safety, security and on-site regulations or rules as may be applicable from time to time and with which AbbVie requires the Service Provider to comply in the course of performing pursuant to this Agreement.</w:t>
      </w:r>
    </w:p>
    <w:p w14:paraId="640B8979" w14:textId="77777777" w:rsidR="000024F2" w:rsidRPr="00D05DF0" w:rsidRDefault="000024F2" w:rsidP="000024F2">
      <w:pPr>
        <w:autoSpaceDE w:val="0"/>
        <w:autoSpaceDN w:val="0"/>
        <w:adjustRightInd w:val="0"/>
        <w:spacing w:before="0" w:line="240" w:lineRule="auto"/>
        <w:jc w:val="both"/>
        <w:rPr>
          <w:rFonts w:ascii="Arial" w:eastAsia="PMingLiU" w:hAnsi="Arial" w:cs="Arial"/>
          <w:sz w:val="20"/>
          <w:lang w:val="en-US" w:eastAsia="zh-TW"/>
        </w:rPr>
      </w:pPr>
    </w:p>
    <w:p w14:paraId="29A5C452" w14:textId="77777777" w:rsidR="000024F2" w:rsidRPr="00D05DF0" w:rsidRDefault="000024F2" w:rsidP="00CD131F">
      <w:pPr>
        <w:numPr>
          <w:ilvl w:val="0"/>
          <w:numId w:val="23"/>
        </w:numPr>
        <w:autoSpaceDE w:val="0"/>
        <w:autoSpaceDN w:val="0"/>
        <w:adjustRightInd w:val="0"/>
        <w:spacing w:before="0" w:line="240" w:lineRule="auto"/>
        <w:ind w:left="360"/>
        <w:jc w:val="both"/>
        <w:rPr>
          <w:rFonts w:ascii="Arial" w:eastAsia="PMingLiU" w:hAnsi="Arial" w:cs="Arial"/>
          <w:b/>
          <w:sz w:val="20"/>
          <w:lang w:val="en-US" w:eastAsia="zh-TW"/>
        </w:rPr>
      </w:pPr>
      <w:r w:rsidRPr="00D05DF0">
        <w:rPr>
          <w:rFonts w:ascii="Arial" w:eastAsia="PMingLiU" w:hAnsi="Arial" w:cs="Arial"/>
          <w:b/>
          <w:sz w:val="20"/>
          <w:lang w:val="en-US" w:eastAsia="zh-TW"/>
        </w:rPr>
        <w:t>DELIVERY/TRANSPORT/PACKING</w:t>
      </w:r>
    </w:p>
    <w:p w14:paraId="57693DB4" w14:textId="77777777" w:rsidR="000024F2" w:rsidRPr="00D05DF0" w:rsidRDefault="000024F2" w:rsidP="00CD131F">
      <w:pPr>
        <w:numPr>
          <w:ilvl w:val="1"/>
          <w:numId w:val="23"/>
        </w:numPr>
        <w:autoSpaceDE w:val="0"/>
        <w:autoSpaceDN w:val="0"/>
        <w:adjustRightInd w:val="0"/>
        <w:spacing w:before="0" w:line="240" w:lineRule="auto"/>
        <w:ind w:left="360"/>
        <w:jc w:val="both"/>
        <w:rPr>
          <w:rFonts w:ascii="Arial" w:eastAsia="PMingLiU" w:hAnsi="Arial" w:cs="Arial"/>
          <w:sz w:val="20"/>
          <w:lang w:val="en-US" w:eastAsia="zh-TW"/>
        </w:rPr>
      </w:pPr>
      <w:r w:rsidRPr="00D05DF0">
        <w:rPr>
          <w:rFonts w:ascii="Arial" w:eastAsia="PMingLiU" w:hAnsi="Arial" w:cs="Arial"/>
          <w:sz w:val="20"/>
          <w:lang w:val="en-US" w:eastAsia="zh-TW"/>
        </w:rPr>
        <w:t>The Service Provider shall comply strictly with all delivery or performance instructions given by AbbVie and the failure or refusal to do so may result in the delivery of Goods and/or the provision of Services being rejected or refused, and the Service Provider shall be responsible for any additional costs incurred resulting therefrom.</w:t>
      </w:r>
    </w:p>
    <w:p w14:paraId="7B70F9E7" w14:textId="77777777" w:rsidR="000024F2" w:rsidRPr="00D05DF0" w:rsidRDefault="000024F2" w:rsidP="00CD131F">
      <w:pPr>
        <w:numPr>
          <w:ilvl w:val="1"/>
          <w:numId w:val="23"/>
        </w:numPr>
        <w:autoSpaceDE w:val="0"/>
        <w:autoSpaceDN w:val="0"/>
        <w:adjustRightInd w:val="0"/>
        <w:spacing w:before="0" w:line="240" w:lineRule="auto"/>
        <w:ind w:left="360"/>
        <w:jc w:val="both"/>
        <w:rPr>
          <w:rFonts w:ascii="Arial" w:eastAsia="PMingLiU" w:hAnsi="Arial" w:cs="Arial"/>
          <w:sz w:val="20"/>
          <w:lang w:val="en-US" w:eastAsia="zh-TW"/>
        </w:rPr>
      </w:pPr>
      <w:r w:rsidRPr="00D05DF0">
        <w:rPr>
          <w:rFonts w:ascii="Arial" w:eastAsia="PMingLiU" w:hAnsi="Arial" w:cs="Arial"/>
          <w:sz w:val="20"/>
          <w:lang w:val="en-US" w:eastAsia="zh-TW"/>
        </w:rPr>
        <w:t>All Goods shall be delivered to the address</w:t>
      </w:r>
      <w:r w:rsidR="001D12BD">
        <w:rPr>
          <w:rFonts w:ascii="Arial" w:eastAsia="PMingLiU" w:hAnsi="Arial" w:cs="Arial"/>
          <w:sz w:val="20"/>
          <w:lang w:val="en-US" w:eastAsia="zh-TW"/>
        </w:rPr>
        <w:t xml:space="preserve"> and in accordance with the incoterms </w:t>
      </w:r>
      <w:r w:rsidRPr="00D05DF0">
        <w:rPr>
          <w:rFonts w:ascii="Arial" w:eastAsia="PMingLiU" w:hAnsi="Arial" w:cs="Arial"/>
          <w:sz w:val="20"/>
          <w:lang w:val="en-US" w:eastAsia="zh-TW"/>
        </w:rPr>
        <w:t>specified in this Agreement</w:t>
      </w:r>
      <w:r w:rsidR="00734FBF">
        <w:rPr>
          <w:rFonts w:ascii="Arial" w:eastAsia="PMingLiU" w:hAnsi="Arial" w:cs="Arial"/>
          <w:sz w:val="20"/>
          <w:lang w:val="en-US" w:eastAsia="zh-TW"/>
        </w:rPr>
        <w:t>.</w:t>
      </w:r>
    </w:p>
    <w:p w14:paraId="3830191E" w14:textId="77777777" w:rsidR="000024F2" w:rsidRPr="00D05DF0" w:rsidRDefault="000024F2" w:rsidP="00CD131F">
      <w:pPr>
        <w:numPr>
          <w:ilvl w:val="1"/>
          <w:numId w:val="23"/>
        </w:numPr>
        <w:autoSpaceDE w:val="0"/>
        <w:autoSpaceDN w:val="0"/>
        <w:adjustRightInd w:val="0"/>
        <w:spacing w:before="0" w:line="240" w:lineRule="auto"/>
        <w:ind w:left="360"/>
        <w:jc w:val="both"/>
        <w:rPr>
          <w:rFonts w:ascii="Arial" w:eastAsia="PMingLiU" w:hAnsi="Arial" w:cs="Arial"/>
          <w:sz w:val="20"/>
          <w:lang w:val="en-US" w:eastAsia="zh-TW"/>
        </w:rPr>
      </w:pPr>
      <w:r w:rsidRPr="00D05DF0">
        <w:rPr>
          <w:rFonts w:ascii="Arial" w:eastAsia="PMingLiU" w:hAnsi="Arial" w:cs="Arial"/>
          <w:sz w:val="20"/>
          <w:lang w:val="en-US" w:eastAsia="zh-TW"/>
        </w:rPr>
        <w:t xml:space="preserve">AbbVie shall not be deemed to have accepted any Goods until AbbVie has had a reasonable time, being no less than 30 days from receipt of the Goods, to inspect them following receipt of delivery by AbbVie.  </w:t>
      </w:r>
    </w:p>
    <w:p w14:paraId="284053AA" w14:textId="77777777" w:rsidR="000024F2" w:rsidRPr="00D05DF0" w:rsidRDefault="000024F2" w:rsidP="00CD131F">
      <w:pPr>
        <w:numPr>
          <w:ilvl w:val="1"/>
          <w:numId w:val="23"/>
        </w:numPr>
        <w:autoSpaceDE w:val="0"/>
        <w:autoSpaceDN w:val="0"/>
        <w:adjustRightInd w:val="0"/>
        <w:spacing w:before="0" w:line="240" w:lineRule="auto"/>
        <w:ind w:left="360"/>
        <w:jc w:val="both"/>
        <w:rPr>
          <w:rFonts w:ascii="Arial" w:eastAsia="PMingLiU" w:hAnsi="Arial" w:cs="Arial"/>
          <w:sz w:val="20"/>
          <w:lang w:val="en-US" w:eastAsia="zh-TW"/>
        </w:rPr>
      </w:pPr>
      <w:r w:rsidRPr="00D05DF0">
        <w:rPr>
          <w:rFonts w:ascii="Arial" w:eastAsia="PMingLiU" w:hAnsi="Arial" w:cs="Arial"/>
          <w:sz w:val="20"/>
          <w:lang w:val="en-US" w:eastAsia="zh-TW"/>
        </w:rPr>
        <w:t>If AbbVie considers that the Goods do not meet the required standards or specifications and rejects the Goods, without limiting any other rights or remedies AbbVie may have, AbbVie shall be entitled to return the same to Service Provider and at Service Provider’s expense for transportation both to and from AbbVie and all related labor and packing costs with no obligation to pay for the Goods.</w:t>
      </w:r>
      <w:r w:rsidR="00734FBF">
        <w:rPr>
          <w:rFonts w:ascii="Arial" w:eastAsia="PMingLiU" w:hAnsi="Arial" w:cs="Arial"/>
          <w:sz w:val="20"/>
          <w:lang w:val="en-US" w:eastAsia="zh-TW"/>
        </w:rPr>
        <w:t xml:space="preserve"> </w:t>
      </w:r>
      <w:r w:rsidR="00734FBF" w:rsidRPr="00734FBF">
        <w:rPr>
          <w:rFonts w:ascii="Arial" w:eastAsia="PMingLiU" w:hAnsi="Arial" w:cs="Arial"/>
          <w:sz w:val="20"/>
          <w:lang w:val="en-US" w:eastAsia="zh-TW"/>
        </w:rPr>
        <w:t>No Goods returned as defective shall be replaced without the written permission of an authorized agent of AbbVie.</w:t>
      </w:r>
      <w:r w:rsidRPr="00D05DF0">
        <w:rPr>
          <w:rFonts w:ascii="Arial" w:eastAsia="PMingLiU" w:hAnsi="Arial" w:cs="Arial"/>
          <w:sz w:val="20"/>
          <w:lang w:val="en-US" w:eastAsia="zh-TW"/>
        </w:rPr>
        <w:t xml:space="preserve"> </w:t>
      </w:r>
    </w:p>
    <w:p w14:paraId="46D66A56" w14:textId="77777777" w:rsidR="000024F2" w:rsidRPr="00D05DF0" w:rsidRDefault="000024F2" w:rsidP="00CD131F">
      <w:pPr>
        <w:numPr>
          <w:ilvl w:val="1"/>
          <w:numId w:val="23"/>
        </w:numPr>
        <w:autoSpaceDE w:val="0"/>
        <w:autoSpaceDN w:val="0"/>
        <w:adjustRightInd w:val="0"/>
        <w:spacing w:before="0" w:line="240" w:lineRule="auto"/>
        <w:ind w:left="360"/>
        <w:jc w:val="both"/>
        <w:rPr>
          <w:rFonts w:ascii="Arial" w:eastAsia="PMingLiU" w:hAnsi="Arial" w:cs="Arial"/>
          <w:sz w:val="20"/>
          <w:lang w:val="en-US" w:eastAsia="zh-TW"/>
        </w:rPr>
      </w:pPr>
      <w:r w:rsidRPr="00D05DF0">
        <w:rPr>
          <w:rFonts w:ascii="Arial" w:eastAsia="PMingLiU" w:hAnsi="Arial" w:cs="Arial"/>
          <w:sz w:val="20"/>
          <w:lang w:val="en-US" w:eastAsia="zh-TW"/>
        </w:rPr>
        <w:t xml:space="preserve">Any Goods not rejected by AbbVie within the applicable timeframe of AbbVie’s receipt of same in conformance with clause 3.3, shall be deemed accepted, except for Goods that are found later to have had latent defect(s) that were not reasonably discoverable by AbbVie after receipt of delivery of such Goods. </w:t>
      </w:r>
    </w:p>
    <w:p w14:paraId="2ABA4D52" w14:textId="77777777" w:rsidR="000024F2" w:rsidRPr="00D05DF0" w:rsidRDefault="000024F2" w:rsidP="00CD131F">
      <w:pPr>
        <w:numPr>
          <w:ilvl w:val="1"/>
          <w:numId w:val="23"/>
        </w:numPr>
        <w:autoSpaceDE w:val="0"/>
        <w:autoSpaceDN w:val="0"/>
        <w:adjustRightInd w:val="0"/>
        <w:spacing w:before="0" w:line="240" w:lineRule="auto"/>
        <w:ind w:left="360"/>
        <w:jc w:val="both"/>
        <w:rPr>
          <w:rFonts w:ascii="Arial" w:eastAsia="PMingLiU" w:hAnsi="Arial" w:cs="Arial"/>
          <w:sz w:val="20"/>
          <w:lang w:val="en-US" w:eastAsia="zh-TW"/>
        </w:rPr>
      </w:pPr>
      <w:r w:rsidRPr="00D05DF0">
        <w:rPr>
          <w:rFonts w:ascii="Arial" w:eastAsia="PMingLiU" w:hAnsi="Arial" w:cs="Arial"/>
          <w:sz w:val="20"/>
          <w:lang w:val="en-US" w:eastAsia="zh-TW"/>
        </w:rPr>
        <w:t>Prior payment by AbbVie for Goods and/or Services shall not be deemed to constitute acceptance of such Goods and/or Services.</w:t>
      </w:r>
    </w:p>
    <w:p w14:paraId="483501BB" w14:textId="77777777" w:rsidR="000024F2" w:rsidRPr="00D05DF0" w:rsidRDefault="000024F2" w:rsidP="000024F2">
      <w:pPr>
        <w:autoSpaceDE w:val="0"/>
        <w:autoSpaceDN w:val="0"/>
        <w:adjustRightInd w:val="0"/>
        <w:spacing w:before="0" w:line="240" w:lineRule="auto"/>
        <w:jc w:val="both"/>
        <w:rPr>
          <w:rFonts w:ascii="Arial" w:eastAsia="PMingLiU" w:hAnsi="Arial" w:cs="Arial"/>
          <w:b/>
          <w:sz w:val="20"/>
          <w:lang w:val="en-US" w:eastAsia="zh-TW"/>
        </w:rPr>
      </w:pPr>
    </w:p>
    <w:p w14:paraId="34902C97" w14:textId="77777777" w:rsidR="000024F2" w:rsidRPr="00D05DF0" w:rsidRDefault="000024F2" w:rsidP="00CD131F">
      <w:pPr>
        <w:numPr>
          <w:ilvl w:val="0"/>
          <w:numId w:val="23"/>
        </w:numPr>
        <w:autoSpaceDE w:val="0"/>
        <w:autoSpaceDN w:val="0"/>
        <w:adjustRightInd w:val="0"/>
        <w:spacing w:before="0" w:line="240" w:lineRule="auto"/>
        <w:ind w:left="360"/>
        <w:jc w:val="both"/>
        <w:rPr>
          <w:rFonts w:ascii="Arial" w:eastAsia="PMingLiU" w:hAnsi="Arial" w:cs="Arial"/>
          <w:b/>
          <w:sz w:val="20"/>
          <w:lang w:val="en-US" w:eastAsia="zh-TW"/>
        </w:rPr>
      </w:pPr>
      <w:r w:rsidRPr="00D05DF0">
        <w:rPr>
          <w:rFonts w:ascii="Arial" w:eastAsia="PMingLiU" w:hAnsi="Arial" w:cs="Arial"/>
          <w:b/>
          <w:sz w:val="20"/>
          <w:lang w:val="en-US" w:eastAsia="zh-TW"/>
        </w:rPr>
        <w:t>DOCUMENTATION</w:t>
      </w:r>
    </w:p>
    <w:p w14:paraId="1A0B658A" w14:textId="77777777" w:rsidR="000024F2" w:rsidRPr="00D05DF0" w:rsidRDefault="000024F2" w:rsidP="00CD131F">
      <w:pPr>
        <w:numPr>
          <w:ilvl w:val="1"/>
          <w:numId w:val="23"/>
        </w:numPr>
        <w:autoSpaceDE w:val="0"/>
        <w:autoSpaceDN w:val="0"/>
        <w:adjustRightInd w:val="0"/>
        <w:spacing w:before="0" w:line="240" w:lineRule="auto"/>
        <w:ind w:left="360"/>
        <w:jc w:val="both"/>
        <w:rPr>
          <w:rFonts w:ascii="Arial" w:eastAsia="PMingLiU" w:hAnsi="Arial" w:cs="Arial"/>
          <w:sz w:val="20"/>
          <w:lang w:val="en-US" w:eastAsia="zh-TW"/>
        </w:rPr>
      </w:pPr>
      <w:r w:rsidRPr="00D05DF0">
        <w:rPr>
          <w:rFonts w:ascii="Arial" w:eastAsia="PMingLiU" w:hAnsi="Arial" w:cs="Arial"/>
          <w:sz w:val="20"/>
          <w:lang w:val="en-US" w:eastAsia="zh-TW"/>
        </w:rPr>
        <w:t xml:space="preserve">The Service Provider shall on the </w:t>
      </w:r>
      <w:r w:rsidR="005E2BD4">
        <w:rPr>
          <w:rFonts w:ascii="Arial" w:eastAsia="PMingLiU" w:hAnsi="Arial" w:cs="Arial"/>
          <w:sz w:val="20"/>
          <w:lang w:val="en-US" w:eastAsia="zh-TW"/>
        </w:rPr>
        <w:t>d</w:t>
      </w:r>
      <w:r w:rsidRPr="00D05DF0">
        <w:rPr>
          <w:rFonts w:ascii="Arial" w:eastAsia="PMingLiU" w:hAnsi="Arial" w:cs="Arial"/>
          <w:sz w:val="20"/>
          <w:lang w:val="en-US" w:eastAsia="zh-TW"/>
        </w:rPr>
        <w:t xml:space="preserve">elivery </w:t>
      </w:r>
      <w:r w:rsidR="005E2BD4">
        <w:rPr>
          <w:rFonts w:ascii="Arial" w:eastAsia="PMingLiU" w:hAnsi="Arial" w:cs="Arial"/>
          <w:sz w:val="20"/>
          <w:lang w:val="en-US" w:eastAsia="zh-TW"/>
        </w:rPr>
        <w:t>d</w:t>
      </w:r>
      <w:r w:rsidRPr="00D05DF0">
        <w:rPr>
          <w:rFonts w:ascii="Arial" w:eastAsia="PMingLiU" w:hAnsi="Arial" w:cs="Arial"/>
          <w:sz w:val="20"/>
          <w:lang w:val="en-US" w:eastAsia="zh-TW"/>
        </w:rPr>
        <w:t xml:space="preserve">ate or such other date as is agreed in writing with AbbVie provide AbbVie with the </w:t>
      </w:r>
      <w:r w:rsidR="005E2BD4">
        <w:rPr>
          <w:rFonts w:ascii="Arial" w:eastAsia="PMingLiU" w:hAnsi="Arial" w:cs="Arial"/>
          <w:sz w:val="20"/>
          <w:lang w:val="en-US" w:eastAsia="zh-TW"/>
        </w:rPr>
        <w:t>d</w:t>
      </w:r>
      <w:r w:rsidRPr="00D05DF0">
        <w:rPr>
          <w:rFonts w:ascii="Arial" w:eastAsia="PMingLiU" w:hAnsi="Arial" w:cs="Arial"/>
          <w:sz w:val="20"/>
          <w:lang w:val="en-US" w:eastAsia="zh-TW"/>
        </w:rPr>
        <w:t xml:space="preserve">elivery </w:t>
      </w:r>
      <w:r w:rsidR="005E2BD4">
        <w:rPr>
          <w:rFonts w:ascii="Arial" w:eastAsia="PMingLiU" w:hAnsi="Arial" w:cs="Arial"/>
          <w:sz w:val="20"/>
          <w:lang w:val="en-US" w:eastAsia="zh-TW"/>
        </w:rPr>
        <w:t>d</w:t>
      </w:r>
      <w:r w:rsidRPr="00D05DF0">
        <w:rPr>
          <w:rFonts w:ascii="Arial" w:eastAsia="PMingLiU" w:hAnsi="Arial" w:cs="Arial"/>
          <w:sz w:val="20"/>
          <w:lang w:val="en-US" w:eastAsia="zh-TW"/>
        </w:rPr>
        <w:t>ocuments.</w:t>
      </w:r>
    </w:p>
    <w:p w14:paraId="424319F4" w14:textId="77777777" w:rsidR="000024F2" w:rsidRPr="00D05DF0" w:rsidRDefault="000024F2" w:rsidP="00CD131F">
      <w:pPr>
        <w:numPr>
          <w:ilvl w:val="1"/>
          <w:numId w:val="23"/>
        </w:numPr>
        <w:autoSpaceDE w:val="0"/>
        <w:autoSpaceDN w:val="0"/>
        <w:adjustRightInd w:val="0"/>
        <w:spacing w:before="0" w:line="240" w:lineRule="auto"/>
        <w:ind w:left="360"/>
        <w:jc w:val="both"/>
        <w:rPr>
          <w:rFonts w:ascii="Arial" w:eastAsia="PMingLiU" w:hAnsi="Arial" w:cs="Arial"/>
          <w:sz w:val="20"/>
          <w:lang w:val="en-US" w:eastAsia="zh-TW"/>
        </w:rPr>
      </w:pPr>
      <w:r w:rsidRPr="00D05DF0">
        <w:rPr>
          <w:rFonts w:ascii="Arial" w:eastAsia="PMingLiU" w:hAnsi="Arial" w:cs="Arial"/>
          <w:sz w:val="20"/>
          <w:lang w:val="en-US" w:eastAsia="zh-TW"/>
        </w:rPr>
        <w:t>The Service Provider shall mark clearly this Agreement</w:t>
      </w:r>
      <w:r w:rsidR="005E2BD4">
        <w:rPr>
          <w:rFonts w:ascii="Arial" w:eastAsia="PMingLiU" w:hAnsi="Arial" w:cs="Arial"/>
          <w:sz w:val="20"/>
          <w:lang w:val="en-US" w:eastAsia="zh-TW"/>
        </w:rPr>
        <w:t xml:space="preserve"> reference and/or</w:t>
      </w:r>
      <w:r w:rsidRPr="00D05DF0">
        <w:rPr>
          <w:rFonts w:ascii="Arial" w:eastAsia="PMingLiU" w:hAnsi="Arial" w:cs="Arial"/>
          <w:sz w:val="20"/>
          <w:lang w:val="en-US" w:eastAsia="zh-TW"/>
        </w:rPr>
        <w:t xml:space="preserve"> </w:t>
      </w:r>
      <w:r w:rsidR="00DB69FD">
        <w:rPr>
          <w:rFonts w:ascii="Arial" w:eastAsia="PMingLiU" w:hAnsi="Arial" w:cs="Arial"/>
          <w:sz w:val="20"/>
          <w:lang w:val="en-US" w:eastAsia="zh-TW"/>
        </w:rPr>
        <w:t xml:space="preserve">purchase order </w:t>
      </w:r>
      <w:r w:rsidR="005E2BD4">
        <w:rPr>
          <w:rFonts w:ascii="Arial" w:eastAsia="PMingLiU" w:hAnsi="Arial" w:cs="Arial"/>
          <w:sz w:val="20"/>
          <w:lang w:val="en-US" w:eastAsia="zh-TW"/>
        </w:rPr>
        <w:t>n</w:t>
      </w:r>
      <w:r w:rsidRPr="00D05DF0">
        <w:rPr>
          <w:rFonts w:ascii="Arial" w:eastAsia="PMingLiU" w:hAnsi="Arial" w:cs="Arial"/>
          <w:sz w:val="20"/>
          <w:lang w:val="en-US" w:eastAsia="zh-TW"/>
        </w:rPr>
        <w:t>umber on invoices, monthly statements and all other correspondence or documents relating to this Agreement.</w:t>
      </w:r>
    </w:p>
    <w:p w14:paraId="23476FAC" w14:textId="77777777" w:rsidR="000024F2" w:rsidRPr="00D05DF0" w:rsidRDefault="000024F2" w:rsidP="000024F2">
      <w:pPr>
        <w:autoSpaceDE w:val="0"/>
        <w:autoSpaceDN w:val="0"/>
        <w:adjustRightInd w:val="0"/>
        <w:spacing w:before="0" w:line="240" w:lineRule="auto"/>
        <w:jc w:val="both"/>
        <w:rPr>
          <w:rFonts w:ascii="Arial" w:eastAsia="PMingLiU" w:hAnsi="Arial" w:cs="Arial"/>
          <w:b/>
          <w:sz w:val="20"/>
          <w:lang w:val="en-US" w:eastAsia="zh-TW"/>
        </w:rPr>
      </w:pPr>
    </w:p>
    <w:p w14:paraId="0693DEA6" w14:textId="77777777" w:rsidR="000024F2" w:rsidRPr="00D05DF0" w:rsidRDefault="000024F2" w:rsidP="00CD131F">
      <w:pPr>
        <w:numPr>
          <w:ilvl w:val="0"/>
          <w:numId w:val="23"/>
        </w:numPr>
        <w:autoSpaceDE w:val="0"/>
        <w:autoSpaceDN w:val="0"/>
        <w:adjustRightInd w:val="0"/>
        <w:spacing w:before="0" w:line="240" w:lineRule="auto"/>
        <w:ind w:left="360"/>
        <w:jc w:val="both"/>
        <w:rPr>
          <w:rFonts w:ascii="Arial" w:eastAsia="PMingLiU" w:hAnsi="Arial" w:cs="Arial"/>
          <w:b/>
          <w:sz w:val="20"/>
          <w:lang w:val="en-US" w:eastAsia="zh-TW"/>
        </w:rPr>
      </w:pPr>
      <w:r w:rsidRPr="00D05DF0">
        <w:rPr>
          <w:rFonts w:ascii="Arial" w:eastAsia="PMingLiU" w:hAnsi="Arial" w:cs="Arial"/>
          <w:b/>
          <w:sz w:val="20"/>
          <w:lang w:val="en-US" w:eastAsia="zh-TW"/>
        </w:rPr>
        <w:t>TITLE AND RISK OF LOSS</w:t>
      </w:r>
    </w:p>
    <w:p w14:paraId="71D12C84" w14:textId="172935D1" w:rsidR="000024F2" w:rsidRDefault="000024F2" w:rsidP="00CD131F">
      <w:pPr>
        <w:numPr>
          <w:ilvl w:val="1"/>
          <w:numId w:val="23"/>
        </w:numPr>
        <w:autoSpaceDE w:val="0"/>
        <w:autoSpaceDN w:val="0"/>
        <w:adjustRightInd w:val="0"/>
        <w:spacing w:before="0" w:line="240" w:lineRule="auto"/>
        <w:ind w:left="360"/>
        <w:jc w:val="both"/>
        <w:rPr>
          <w:ins w:id="10" w:author="만든 이"/>
          <w:rFonts w:ascii="Arial" w:eastAsia="PMingLiU" w:hAnsi="Arial" w:cs="Arial"/>
          <w:sz w:val="20"/>
          <w:lang w:val="en-US" w:eastAsia="zh-TW"/>
        </w:rPr>
      </w:pPr>
      <w:r w:rsidRPr="00D05DF0">
        <w:rPr>
          <w:rFonts w:ascii="Arial" w:eastAsia="PMingLiU" w:hAnsi="Arial" w:cs="Arial"/>
          <w:sz w:val="20"/>
          <w:lang w:val="en-US" w:eastAsia="zh-TW"/>
        </w:rPr>
        <w:t>Title and risk of loss or damage to the Goods shall not pass to AbbVie until the Goods have been delivered to AbbVie or a party/parties designated in writing by AbbVie and confirmed by authorized personnel of AbbVie to be in accordance with this Agreement. Passing of title in the Goods shall not prejudice any right of rejection or any other legal rights or remedies that AbbVie may have under this Agreement.</w:t>
      </w:r>
    </w:p>
    <w:p w14:paraId="79398D98" w14:textId="66DC65E1" w:rsidR="00C9132C" w:rsidRPr="00C9132C" w:rsidRDefault="00C9132C" w:rsidP="00C9132C">
      <w:pPr>
        <w:numPr>
          <w:ilvl w:val="1"/>
          <w:numId w:val="23"/>
        </w:numPr>
        <w:autoSpaceDE w:val="0"/>
        <w:autoSpaceDN w:val="0"/>
        <w:adjustRightInd w:val="0"/>
        <w:spacing w:before="0" w:line="240" w:lineRule="auto"/>
        <w:jc w:val="both"/>
        <w:rPr>
          <w:ins w:id="11" w:author="만든 이"/>
          <w:rFonts w:ascii="Arial" w:eastAsia="PMingLiU" w:hAnsi="Arial" w:cs="Arial"/>
          <w:sz w:val="20"/>
          <w:lang w:val="en-US" w:eastAsia="zh-TW"/>
        </w:rPr>
      </w:pPr>
      <w:ins w:id="12" w:author="만든 이">
        <w:r w:rsidRPr="00C9132C">
          <w:rPr>
            <w:rFonts w:ascii="Arial" w:eastAsia="PMingLiU" w:hAnsi="Arial" w:cs="Arial"/>
            <w:sz w:val="20"/>
            <w:lang w:val="en-US" w:eastAsia="zh-TW"/>
          </w:rPr>
          <w:t xml:space="preserve">The risk and control of the "goods" shall transfer from the </w:t>
        </w:r>
        <w:r>
          <w:rPr>
            <w:rFonts w:ascii="Arial" w:eastAsia="PMingLiU" w:hAnsi="Arial" w:cs="Arial"/>
            <w:sz w:val="20"/>
            <w:lang w:val="en-US" w:eastAsia="zh-TW"/>
          </w:rPr>
          <w:t>AbbVie</w:t>
        </w:r>
        <w:r w:rsidRPr="00C9132C">
          <w:rPr>
            <w:rFonts w:ascii="Arial" w:eastAsia="PMingLiU" w:hAnsi="Arial" w:cs="Arial"/>
            <w:sz w:val="20"/>
            <w:lang w:val="en-US" w:eastAsia="zh-TW"/>
          </w:rPr>
          <w:t xml:space="preserve"> to the </w:t>
        </w:r>
        <w:r>
          <w:rPr>
            <w:rFonts w:ascii="Arial" w:eastAsia="PMingLiU" w:hAnsi="Arial" w:cs="Arial"/>
            <w:sz w:val="20"/>
            <w:lang w:val="en-US" w:eastAsia="zh-TW"/>
          </w:rPr>
          <w:t>Service Provider</w:t>
        </w:r>
        <w:r w:rsidRPr="00C9132C">
          <w:rPr>
            <w:rFonts w:ascii="Arial" w:eastAsia="PMingLiU" w:hAnsi="Arial" w:cs="Arial"/>
            <w:sz w:val="20"/>
            <w:lang w:val="en-US" w:eastAsia="zh-TW"/>
          </w:rPr>
          <w:t xml:space="preserve"> upon delivery to the </w:t>
        </w:r>
        <w:r>
          <w:rPr>
            <w:rFonts w:ascii="Arial" w:eastAsia="PMingLiU" w:hAnsi="Arial" w:cs="Arial"/>
            <w:sz w:val="20"/>
            <w:lang w:val="en-US" w:eastAsia="zh-TW"/>
          </w:rPr>
          <w:t>Service Provider</w:t>
        </w:r>
        <w:r w:rsidRPr="00C9132C">
          <w:rPr>
            <w:rFonts w:ascii="Arial" w:eastAsia="PMingLiU" w:hAnsi="Arial" w:cs="Arial"/>
            <w:sz w:val="20"/>
            <w:lang w:val="en-US" w:eastAsia="zh-TW"/>
          </w:rPr>
          <w:t>. From the moment of</w:t>
        </w:r>
        <w:r>
          <w:rPr>
            <w:rFonts w:ascii="Arial" w:eastAsia="PMingLiU" w:hAnsi="Arial" w:cs="Arial"/>
            <w:sz w:val="20"/>
            <w:lang w:val="en-US" w:eastAsia="zh-TW"/>
          </w:rPr>
          <w:t xml:space="preserve"> delivery</w:t>
        </w:r>
        <w:r w:rsidRPr="00C9132C">
          <w:rPr>
            <w:rFonts w:ascii="Arial" w:eastAsia="PMingLiU" w:hAnsi="Arial" w:cs="Arial"/>
            <w:sz w:val="20"/>
            <w:lang w:val="en-US" w:eastAsia="zh-TW"/>
          </w:rPr>
          <w:t xml:space="preserve">, the </w:t>
        </w:r>
        <w:r>
          <w:rPr>
            <w:rFonts w:ascii="Arial" w:eastAsia="PMingLiU" w:hAnsi="Arial" w:cs="Arial"/>
            <w:sz w:val="20"/>
            <w:lang w:val="en-US" w:eastAsia="zh-TW"/>
          </w:rPr>
          <w:t>Service Provider</w:t>
        </w:r>
        <w:r w:rsidRPr="00C9132C">
          <w:rPr>
            <w:rFonts w:ascii="Arial" w:eastAsia="PMingLiU" w:hAnsi="Arial" w:cs="Arial"/>
            <w:sz w:val="20"/>
            <w:lang w:val="en-US" w:eastAsia="zh-TW"/>
          </w:rPr>
          <w:t xml:space="preserve"> shall have the right to use and enjoy the economic benefits of the "goods."</w:t>
        </w:r>
      </w:ins>
    </w:p>
    <w:p w14:paraId="21167D51" w14:textId="7DD3242D" w:rsidR="00C9132C" w:rsidRPr="00C9132C" w:rsidRDefault="00C9132C" w:rsidP="00C9132C">
      <w:pPr>
        <w:numPr>
          <w:ilvl w:val="1"/>
          <w:numId w:val="23"/>
        </w:numPr>
        <w:autoSpaceDE w:val="0"/>
        <w:autoSpaceDN w:val="0"/>
        <w:adjustRightInd w:val="0"/>
        <w:spacing w:before="0" w:line="240" w:lineRule="auto"/>
        <w:jc w:val="both"/>
        <w:rPr>
          <w:ins w:id="13" w:author="만든 이"/>
          <w:rFonts w:ascii="Arial" w:eastAsia="PMingLiU" w:hAnsi="Arial" w:cs="Arial"/>
          <w:sz w:val="20"/>
          <w:lang w:val="en-US" w:eastAsia="zh-TW"/>
        </w:rPr>
      </w:pPr>
      <w:ins w:id="14" w:author="만든 이">
        <w:r w:rsidRPr="00C9132C">
          <w:rPr>
            <w:rFonts w:ascii="Arial" w:eastAsia="PMingLiU" w:hAnsi="Arial" w:cs="Arial"/>
            <w:sz w:val="20"/>
            <w:lang w:val="en-US" w:eastAsia="zh-TW"/>
          </w:rPr>
          <w:t xml:space="preserve">The ownership of the "goods" shall remain with the </w:t>
        </w:r>
        <w:r>
          <w:rPr>
            <w:rFonts w:ascii="Arial" w:eastAsia="PMingLiU" w:hAnsi="Arial" w:cs="Arial"/>
            <w:sz w:val="20"/>
            <w:lang w:val="en-US" w:eastAsia="zh-TW"/>
          </w:rPr>
          <w:t>Service Provider</w:t>
        </w:r>
        <w:r w:rsidRPr="00C9132C">
          <w:rPr>
            <w:rFonts w:ascii="Arial" w:eastAsia="PMingLiU" w:hAnsi="Arial" w:cs="Arial"/>
            <w:sz w:val="20"/>
            <w:lang w:val="en-US" w:eastAsia="zh-TW"/>
          </w:rPr>
          <w:t xml:space="preserve"> until the </w:t>
        </w:r>
        <w:r>
          <w:rPr>
            <w:rFonts w:ascii="Arial" w:eastAsia="PMingLiU" w:hAnsi="Arial" w:cs="Arial"/>
            <w:sz w:val="20"/>
            <w:lang w:val="en-US" w:eastAsia="zh-TW"/>
          </w:rPr>
          <w:t xml:space="preserve">AbbVie </w:t>
        </w:r>
        <w:r w:rsidRPr="00C9132C">
          <w:rPr>
            <w:rFonts w:ascii="Arial" w:eastAsia="PMingLiU" w:hAnsi="Arial" w:cs="Arial"/>
            <w:sz w:val="20"/>
            <w:lang w:val="en-US" w:eastAsia="zh-TW"/>
          </w:rPr>
          <w:t xml:space="preserve">has paid the full amount. However, this retention of ownership does not restrict the </w:t>
        </w:r>
        <w:r>
          <w:rPr>
            <w:rFonts w:ascii="Arial" w:eastAsia="PMingLiU" w:hAnsi="Arial" w:cs="Arial"/>
            <w:sz w:val="20"/>
            <w:lang w:val="en-US" w:eastAsia="zh-TW"/>
          </w:rPr>
          <w:t xml:space="preserve">AbbVie </w:t>
        </w:r>
        <w:r w:rsidRPr="00C9132C">
          <w:rPr>
            <w:rFonts w:ascii="Arial" w:eastAsia="PMingLiU" w:hAnsi="Arial" w:cs="Arial"/>
            <w:sz w:val="20"/>
            <w:lang w:val="en-US" w:eastAsia="zh-TW"/>
          </w:rPr>
          <w:t>from using and disposing of the "goods" in a practical manner.</w:t>
        </w:r>
      </w:ins>
    </w:p>
    <w:p w14:paraId="7B37EF18" w14:textId="01B51CA2" w:rsidR="00C9132C" w:rsidRPr="00C9132C" w:rsidRDefault="00C9132C" w:rsidP="00C9132C">
      <w:pPr>
        <w:numPr>
          <w:ilvl w:val="1"/>
          <w:numId w:val="23"/>
        </w:numPr>
        <w:autoSpaceDE w:val="0"/>
        <w:autoSpaceDN w:val="0"/>
        <w:adjustRightInd w:val="0"/>
        <w:spacing w:before="0" w:line="240" w:lineRule="auto"/>
        <w:jc w:val="both"/>
        <w:rPr>
          <w:ins w:id="15" w:author="만든 이"/>
          <w:rFonts w:ascii="Arial" w:eastAsia="PMingLiU" w:hAnsi="Arial" w:cs="Arial"/>
          <w:sz w:val="20"/>
          <w:lang w:val="en-US" w:eastAsia="zh-TW"/>
        </w:rPr>
      </w:pPr>
      <w:ins w:id="16" w:author="만든 이">
        <w:r w:rsidRPr="00C9132C">
          <w:rPr>
            <w:rFonts w:ascii="Arial" w:eastAsia="PMingLiU" w:hAnsi="Arial" w:cs="Arial"/>
            <w:sz w:val="20"/>
            <w:lang w:val="en-US" w:eastAsia="zh-TW"/>
          </w:rPr>
          <w:t xml:space="preserve">In the event that the </w:t>
        </w:r>
        <w:r w:rsidRPr="00C9132C">
          <w:rPr>
            <w:rFonts w:ascii="Arial" w:eastAsia="PMingLiU" w:hAnsi="Arial" w:cs="Arial"/>
            <w:sz w:val="20"/>
            <w:lang w:val="en-US" w:eastAsia="zh-TW"/>
          </w:rPr>
          <w:t>Service Provider</w:t>
        </w:r>
        <w:r w:rsidRPr="00C9132C">
          <w:rPr>
            <w:rFonts w:ascii="Arial" w:eastAsia="PMingLiU" w:hAnsi="Arial" w:cs="Arial"/>
            <w:sz w:val="20"/>
            <w:lang w:val="en-US" w:eastAsia="zh-TW"/>
          </w:rPr>
          <w:t xml:space="preserve"> fails to make the payment, the </w:t>
        </w:r>
        <w:r w:rsidRPr="00C9132C">
          <w:rPr>
            <w:rFonts w:ascii="Arial" w:eastAsia="PMingLiU" w:hAnsi="Arial" w:cs="Arial"/>
            <w:sz w:val="20"/>
            <w:lang w:val="en-US" w:eastAsia="zh-TW"/>
          </w:rPr>
          <w:t>AbbVie</w:t>
        </w:r>
        <w:r w:rsidRPr="00C9132C">
          <w:rPr>
            <w:rFonts w:ascii="Arial" w:eastAsia="PMingLiU" w:hAnsi="Arial" w:cs="Arial"/>
            <w:sz w:val="20"/>
            <w:lang w:val="en-US" w:eastAsia="zh-TW"/>
          </w:rPr>
          <w:t xml:space="preserve"> has the right to repossess the "goods" only under certain conditions, and such actions shall not fundamentally restrict the </w:t>
        </w:r>
        <w:r>
          <w:rPr>
            <w:rFonts w:ascii="Arial" w:eastAsia="PMingLiU" w:hAnsi="Arial" w:cs="Arial"/>
            <w:sz w:val="20"/>
            <w:lang w:val="en-US" w:eastAsia="zh-TW"/>
          </w:rPr>
          <w:t>AbbVie</w:t>
        </w:r>
        <w:r w:rsidRPr="00C9132C">
          <w:rPr>
            <w:rFonts w:ascii="Arial" w:eastAsia="PMingLiU" w:hAnsi="Arial" w:cs="Arial"/>
            <w:sz w:val="20"/>
            <w:lang w:val="en-US" w:eastAsia="zh-TW"/>
          </w:rPr>
          <w:t xml:space="preserve"> control over the "goods."</w:t>
        </w:r>
      </w:ins>
    </w:p>
    <w:p w14:paraId="42A94888" w14:textId="6A91A0DB" w:rsidR="00C9132C" w:rsidRPr="00C9132C" w:rsidRDefault="00C9132C" w:rsidP="00C9132C">
      <w:pPr>
        <w:numPr>
          <w:ilvl w:val="1"/>
          <w:numId w:val="23"/>
        </w:numPr>
        <w:autoSpaceDE w:val="0"/>
        <w:autoSpaceDN w:val="0"/>
        <w:adjustRightInd w:val="0"/>
        <w:spacing w:before="0" w:line="240" w:lineRule="auto"/>
        <w:jc w:val="both"/>
        <w:rPr>
          <w:ins w:id="17" w:author="만든 이"/>
          <w:rFonts w:ascii="Arial" w:eastAsia="PMingLiU" w:hAnsi="Arial" w:cs="Arial"/>
          <w:sz w:val="20"/>
          <w:lang w:val="en-US" w:eastAsia="zh-TW"/>
        </w:rPr>
      </w:pPr>
      <w:ins w:id="18" w:author="만든 이">
        <w:r w:rsidRPr="00C9132C">
          <w:rPr>
            <w:rFonts w:ascii="Arial" w:eastAsia="PMingLiU" w:hAnsi="Arial" w:cs="Arial"/>
            <w:sz w:val="20"/>
            <w:lang w:val="en-US" w:eastAsia="zh-TW"/>
          </w:rPr>
          <w:t xml:space="preserve">In the event of non-payment, the </w:t>
        </w:r>
        <w:r>
          <w:rPr>
            <w:rFonts w:ascii="Arial" w:eastAsia="PMingLiU" w:hAnsi="Arial" w:cs="Arial"/>
            <w:sz w:val="20"/>
            <w:lang w:val="en-US" w:eastAsia="zh-TW"/>
          </w:rPr>
          <w:t>Service Provider</w:t>
        </w:r>
        <w:r w:rsidRPr="00C9132C">
          <w:rPr>
            <w:rFonts w:ascii="Arial" w:eastAsia="PMingLiU" w:hAnsi="Arial" w:cs="Arial"/>
            <w:sz w:val="20"/>
            <w:lang w:val="en-US" w:eastAsia="zh-TW"/>
          </w:rPr>
          <w:t xml:space="preserve"> shall request payment by setting an appropriate period for the </w:t>
        </w:r>
        <w:r>
          <w:rPr>
            <w:rFonts w:ascii="Arial" w:eastAsia="PMingLiU" w:hAnsi="Arial" w:cs="Arial"/>
            <w:sz w:val="20"/>
            <w:lang w:val="en-US" w:eastAsia="zh-TW"/>
          </w:rPr>
          <w:t>AbbVie,</w:t>
        </w:r>
        <w:r w:rsidRPr="00C9132C">
          <w:rPr>
            <w:rFonts w:ascii="Arial" w:eastAsia="PMingLiU" w:hAnsi="Arial" w:cs="Arial"/>
            <w:sz w:val="20"/>
            <w:lang w:val="en-US" w:eastAsia="zh-TW"/>
          </w:rPr>
          <w:t xml:space="preserve"> and if payment is still not made after this period, the </w:t>
        </w:r>
        <w:r>
          <w:rPr>
            <w:rFonts w:ascii="Arial" w:eastAsia="PMingLiU" w:hAnsi="Arial" w:cs="Arial"/>
            <w:sz w:val="20"/>
            <w:lang w:val="en-US" w:eastAsia="zh-TW"/>
          </w:rPr>
          <w:t>Service Provider</w:t>
        </w:r>
        <w:r w:rsidRPr="00C9132C">
          <w:rPr>
            <w:rFonts w:ascii="Arial" w:eastAsia="PMingLiU" w:hAnsi="Arial" w:cs="Arial"/>
            <w:sz w:val="20"/>
            <w:lang w:val="en-US" w:eastAsia="zh-TW"/>
          </w:rPr>
          <w:t xml:space="preserve"> may repossess the "goods," to which the </w:t>
        </w:r>
        <w:r w:rsidR="00071A3C">
          <w:rPr>
            <w:rFonts w:ascii="Arial" w:eastAsia="PMingLiU" w:hAnsi="Arial" w:cs="Arial"/>
            <w:sz w:val="20"/>
            <w:lang w:val="en-US" w:eastAsia="zh-TW"/>
          </w:rPr>
          <w:t xml:space="preserve">AbbVie </w:t>
        </w:r>
        <w:r w:rsidRPr="00C9132C">
          <w:rPr>
            <w:rFonts w:ascii="Arial" w:eastAsia="PMingLiU" w:hAnsi="Arial" w:cs="Arial"/>
            <w:sz w:val="20"/>
            <w:lang w:val="en-US" w:eastAsia="zh-TW"/>
          </w:rPr>
          <w:t>agrees.</w:t>
        </w:r>
      </w:ins>
    </w:p>
    <w:p w14:paraId="230256BD" w14:textId="6C801050" w:rsidR="00C9132C" w:rsidRPr="00D05DF0" w:rsidDel="00071A3C" w:rsidRDefault="00C9132C" w:rsidP="00071A3C">
      <w:pPr>
        <w:autoSpaceDE w:val="0"/>
        <w:autoSpaceDN w:val="0"/>
        <w:adjustRightInd w:val="0"/>
        <w:spacing w:before="0" w:line="240" w:lineRule="auto"/>
        <w:ind w:left="720"/>
        <w:jc w:val="both"/>
        <w:rPr>
          <w:del w:id="19" w:author="만든 이"/>
          <w:rFonts w:ascii="Arial" w:eastAsia="PMingLiU" w:hAnsi="Arial" w:cs="Arial"/>
          <w:sz w:val="20"/>
          <w:lang w:val="en-US" w:eastAsia="zh-TW"/>
        </w:rPr>
      </w:pPr>
      <w:bookmarkStart w:id="20" w:name="_GoBack"/>
      <w:bookmarkEnd w:id="20"/>
    </w:p>
    <w:p w14:paraId="00A5B639" w14:textId="77777777" w:rsidR="000024F2" w:rsidRPr="00D05DF0" w:rsidRDefault="000024F2" w:rsidP="000024F2">
      <w:pPr>
        <w:autoSpaceDE w:val="0"/>
        <w:autoSpaceDN w:val="0"/>
        <w:adjustRightInd w:val="0"/>
        <w:spacing w:before="0" w:line="240" w:lineRule="auto"/>
        <w:jc w:val="both"/>
        <w:rPr>
          <w:rFonts w:ascii="Arial" w:eastAsia="PMingLiU" w:hAnsi="Arial" w:cs="Arial"/>
          <w:b/>
          <w:sz w:val="20"/>
          <w:lang w:val="en-US" w:eastAsia="zh-TW"/>
        </w:rPr>
      </w:pPr>
    </w:p>
    <w:p w14:paraId="704C5C54" w14:textId="77777777" w:rsidR="000024F2" w:rsidRPr="00D05DF0" w:rsidRDefault="000024F2" w:rsidP="00CD131F">
      <w:pPr>
        <w:numPr>
          <w:ilvl w:val="0"/>
          <w:numId w:val="23"/>
        </w:numPr>
        <w:autoSpaceDE w:val="0"/>
        <w:autoSpaceDN w:val="0"/>
        <w:adjustRightInd w:val="0"/>
        <w:spacing w:before="0" w:line="240" w:lineRule="auto"/>
        <w:ind w:left="360"/>
        <w:jc w:val="both"/>
        <w:rPr>
          <w:rFonts w:ascii="Arial" w:eastAsia="PMingLiU" w:hAnsi="Arial" w:cs="Arial"/>
          <w:b/>
          <w:sz w:val="20"/>
          <w:lang w:val="en-US" w:eastAsia="zh-TW"/>
        </w:rPr>
      </w:pPr>
      <w:r w:rsidRPr="00D05DF0">
        <w:rPr>
          <w:rFonts w:ascii="Arial" w:eastAsia="PMingLiU" w:hAnsi="Arial" w:cs="Arial"/>
          <w:b/>
          <w:sz w:val="20"/>
          <w:lang w:val="en-US" w:eastAsia="zh-TW"/>
        </w:rPr>
        <w:t>PRICE AND PAYMENT</w:t>
      </w:r>
    </w:p>
    <w:p w14:paraId="3C7F087D" w14:textId="77777777" w:rsidR="000024F2" w:rsidRPr="00D05DF0" w:rsidRDefault="000024F2" w:rsidP="00CD131F">
      <w:pPr>
        <w:numPr>
          <w:ilvl w:val="1"/>
          <w:numId w:val="23"/>
        </w:numPr>
        <w:autoSpaceDE w:val="0"/>
        <w:autoSpaceDN w:val="0"/>
        <w:adjustRightInd w:val="0"/>
        <w:spacing w:before="0" w:line="240" w:lineRule="auto"/>
        <w:ind w:left="360"/>
        <w:jc w:val="both"/>
        <w:rPr>
          <w:rFonts w:ascii="Arial" w:eastAsia="PMingLiU" w:hAnsi="Arial" w:cs="Arial"/>
          <w:sz w:val="20"/>
          <w:lang w:val="en-US" w:eastAsia="zh-TW"/>
        </w:rPr>
      </w:pPr>
      <w:r w:rsidRPr="00D05DF0">
        <w:rPr>
          <w:rFonts w:ascii="Arial" w:eastAsia="PMingLiU" w:hAnsi="Arial" w:cs="Arial"/>
          <w:sz w:val="20"/>
          <w:lang w:val="en-US" w:eastAsia="zh-TW"/>
        </w:rPr>
        <w:t>The Price of the Goods and/or Services shall be inclusive of all costs of manufacture, delivery, transportation,  insurance</w:t>
      </w:r>
      <w:r w:rsidR="00901F20" w:rsidRPr="00D05DF0">
        <w:rPr>
          <w:rFonts w:ascii="Arial" w:eastAsia="PMingLiU" w:hAnsi="Arial" w:cs="Arial"/>
          <w:sz w:val="20"/>
          <w:lang w:val="en-US" w:eastAsia="zh-TW"/>
        </w:rPr>
        <w:t>, VAT</w:t>
      </w:r>
      <w:r w:rsidRPr="00D05DF0">
        <w:rPr>
          <w:rFonts w:ascii="Arial" w:eastAsia="PMingLiU" w:hAnsi="Arial" w:cs="Arial"/>
          <w:sz w:val="20"/>
          <w:lang w:val="en-US" w:eastAsia="zh-TW"/>
        </w:rPr>
        <w:t xml:space="preserve"> and/or other levies imposed by the relevant authority on the Goods and/or Services. No additional charges will be paid by AbbVie. </w:t>
      </w:r>
    </w:p>
    <w:p w14:paraId="70758018" w14:textId="77777777" w:rsidR="000024F2" w:rsidRPr="00D05DF0" w:rsidRDefault="000024F2" w:rsidP="00CD131F">
      <w:pPr>
        <w:numPr>
          <w:ilvl w:val="1"/>
          <w:numId w:val="23"/>
        </w:numPr>
        <w:autoSpaceDE w:val="0"/>
        <w:autoSpaceDN w:val="0"/>
        <w:adjustRightInd w:val="0"/>
        <w:spacing w:before="0" w:line="240" w:lineRule="auto"/>
        <w:ind w:left="360"/>
        <w:jc w:val="both"/>
        <w:rPr>
          <w:rFonts w:ascii="Arial" w:eastAsia="PMingLiU" w:hAnsi="Arial" w:cs="Arial"/>
          <w:sz w:val="20"/>
          <w:lang w:val="en-US" w:eastAsia="zh-TW"/>
        </w:rPr>
      </w:pPr>
      <w:r w:rsidRPr="00D05DF0">
        <w:rPr>
          <w:rFonts w:ascii="Arial" w:eastAsia="PMingLiU" w:hAnsi="Arial" w:cs="Arial"/>
          <w:sz w:val="20"/>
          <w:lang w:val="en-US" w:eastAsia="zh-TW"/>
        </w:rPr>
        <w:t>All payments are contingent upon the delivery of the Goods and/or the performance of the Services conforming with this Agreement and the receipt of the Delivery Documents to the satisfaction of AbbVie.</w:t>
      </w:r>
    </w:p>
    <w:p w14:paraId="66C00D01" w14:textId="77777777" w:rsidR="000024F2" w:rsidRPr="00D05DF0" w:rsidRDefault="000024F2" w:rsidP="00CD131F">
      <w:pPr>
        <w:numPr>
          <w:ilvl w:val="1"/>
          <w:numId w:val="23"/>
        </w:numPr>
        <w:autoSpaceDE w:val="0"/>
        <w:autoSpaceDN w:val="0"/>
        <w:adjustRightInd w:val="0"/>
        <w:spacing w:before="0" w:line="240" w:lineRule="auto"/>
        <w:ind w:left="360"/>
        <w:jc w:val="both"/>
        <w:rPr>
          <w:rFonts w:ascii="Arial" w:eastAsia="PMingLiU" w:hAnsi="Arial" w:cs="Arial"/>
          <w:sz w:val="20"/>
          <w:lang w:val="en-US" w:eastAsia="zh-TW"/>
        </w:rPr>
      </w:pPr>
      <w:r w:rsidRPr="00D05DF0">
        <w:rPr>
          <w:rFonts w:ascii="Arial" w:eastAsia="PMingLiU" w:hAnsi="Arial" w:cs="Arial"/>
          <w:sz w:val="20"/>
          <w:lang w:val="en-US" w:eastAsia="zh-TW"/>
        </w:rPr>
        <w:t>Payment will be made in accordance with this Agreement.</w:t>
      </w:r>
    </w:p>
    <w:p w14:paraId="70BFDBF7" w14:textId="563A7004" w:rsidR="000024F2" w:rsidRPr="00D05DF0" w:rsidRDefault="00E02D78" w:rsidP="00CD131F">
      <w:pPr>
        <w:numPr>
          <w:ilvl w:val="1"/>
          <w:numId w:val="23"/>
        </w:numPr>
        <w:autoSpaceDE w:val="0"/>
        <w:autoSpaceDN w:val="0"/>
        <w:adjustRightInd w:val="0"/>
        <w:spacing w:before="0" w:line="240" w:lineRule="auto"/>
        <w:ind w:left="360"/>
        <w:jc w:val="both"/>
        <w:rPr>
          <w:rFonts w:ascii="Arial" w:eastAsia="PMingLiU" w:hAnsi="Arial" w:cs="Arial"/>
          <w:sz w:val="20"/>
          <w:lang w:val="en-US" w:eastAsia="zh-TW"/>
        </w:rPr>
      </w:pPr>
      <w:commentRangeStart w:id="21"/>
      <w:r>
        <w:rPr>
          <w:rFonts w:ascii="Arial" w:eastAsia="PMingLiU" w:hAnsi="Arial" w:cs="Arial"/>
          <w:sz w:val="20"/>
          <w:lang w:val="en-US" w:eastAsia="zh-TW"/>
        </w:rPr>
        <w:t xml:space="preserve">Subject to the </w:t>
      </w:r>
      <w:r w:rsidR="000024F2" w:rsidRPr="00D05DF0">
        <w:rPr>
          <w:rFonts w:ascii="Arial" w:eastAsia="PMingLiU" w:hAnsi="Arial" w:cs="Arial"/>
          <w:sz w:val="20"/>
          <w:lang w:val="en-US" w:eastAsia="zh-TW"/>
        </w:rPr>
        <w:t>terms</w:t>
      </w:r>
      <w:r w:rsidR="005E2BD4">
        <w:rPr>
          <w:rFonts w:ascii="Arial" w:eastAsia="PMingLiU" w:hAnsi="Arial" w:cs="Arial"/>
          <w:sz w:val="20"/>
          <w:lang w:val="en-US" w:eastAsia="zh-TW"/>
        </w:rPr>
        <w:t xml:space="preserve"> hereof</w:t>
      </w:r>
      <w:r w:rsidR="000024F2" w:rsidRPr="00D05DF0">
        <w:rPr>
          <w:rFonts w:ascii="Arial" w:eastAsia="PMingLiU" w:hAnsi="Arial" w:cs="Arial"/>
          <w:sz w:val="20"/>
          <w:lang w:val="en-US" w:eastAsia="zh-TW"/>
        </w:rPr>
        <w:t xml:space="preserve">, payments will be made by AbbVie to the Service Provider </w:t>
      </w:r>
      <w:r>
        <w:rPr>
          <w:rFonts w:ascii="Arial" w:eastAsia="PMingLiU" w:hAnsi="Arial" w:cs="Arial"/>
          <w:sz w:val="20"/>
          <w:lang w:val="en-US" w:eastAsia="zh-TW"/>
        </w:rPr>
        <w:t xml:space="preserve">in accordance with and within the number of days </w:t>
      </w:r>
      <w:r w:rsidR="005E2BD4">
        <w:rPr>
          <w:rFonts w:ascii="Arial" w:eastAsia="PMingLiU" w:hAnsi="Arial" w:cs="Arial"/>
          <w:sz w:val="20"/>
          <w:lang w:val="en-US" w:eastAsia="zh-TW"/>
        </w:rPr>
        <w:t>specified in</w:t>
      </w:r>
      <w:r w:rsidR="004110CD">
        <w:rPr>
          <w:rFonts w:ascii="Arial" w:eastAsia="PMingLiU" w:hAnsi="Arial" w:cs="Arial"/>
          <w:sz w:val="20"/>
          <w:lang w:val="en-US" w:eastAsia="zh-TW"/>
        </w:rPr>
        <w:t xml:space="preserve"> the Agreement </w:t>
      </w:r>
      <w:commentRangeEnd w:id="21"/>
      <w:r w:rsidR="00C9132C">
        <w:rPr>
          <w:rStyle w:val="a5"/>
          <w:color w:val="FF00FF"/>
          <w:sz w:val="18"/>
        </w:rPr>
        <w:commentReference w:id="21"/>
      </w:r>
      <w:r w:rsidR="004110CD">
        <w:rPr>
          <w:rFonts w:ascii="Arial" w:eastAsia="PMingLiU" w:hAnsi="Arial" w:cs="Arial"/>
          <w:sz w:val="20"/>
          <w:lang w:val="en-US" w:eastAsia="zh-TW"/>
        </w:rPr>
        <w:t xml:space="preserve">calculated </w:t>
      </w:r>
      <w:r w:rsidR="005E2BD4">
        <w:rPr>
          <w:rFonts w:ascii="Arial" w:eastAsia="PMingLiU" w:hAnsi="Arial" w:cs="Arial"/>
          <w:sz w:val="20"/>
          <w:lang w:val="en-US" w:eastAsia="zh-TW"/>
        </w:rPr>
        <w:t xml:space="preserve">based </w:t>
      </w:r>
      <w:proofErr w:type="gramStart"/>
      <w:r w:rsidR="005E2BD4">
        <w:rPr>
          <w:rFonts w:ascii="Arial" w:eastAsia="PMingLiU" w:hAnsi="Arial" w:cs="Arial"/>
          <w:sz w:val="20"/>
          <w:lang w:val="en-US" w:eastAsia="zh-TW"/>
        </w:rPr>
        <w:t xml:space="preserve">on </w:t>
      </w:r>
      <w:r w:rsidR="004110CD">
        <w:rPr>
          <w:rFonts w:ascii="Arial" w:eastAsia="PMingLiU" w:hAnsi="Arial" w:cs="Arial"/>
          <w:sz w:val="20"/>
          <w:lang w:val="en-US" w:eastAsia="zh-TW"/>
        </w:rPr>
        <w:t xml:space="preserve"> the</w:t>
      </w:r>
      <w:proofErr w:type="gramEnd"/>
      <w:r w:rsidR="004110CD">
        <w:rPr>
          <w:rFonts w:ascii="Arial" w:eastAsia="PMingLiU" w:hAnsi="Arial" w:cs="Arial"/>
          <w:sz w:val="20"/>
          <w:lang w:val="en-US" w:eastAsia="zh-TW"/>
        </w:rPr>
        <w:t xml:space="preserve"> </w:t>
      </w:r>
      <w:r w:rsidR="000024F2" w:rsidRPr="00D05DF0">
        <w:rPr>
          <w:rFonts w:ascii="Arial" w:eastAsia="PMingLiU" w:hAnsi="Arial" w:cs="Arial"/>
          <w:sz w:val="20"/>
          <w:lang w:val="en-US" w:eastAsia="zh-TW"/>
        </w:rPr>
        <w:t xml:space="preserve">date of receipt by AbbVie of a correct and complete invoice (with </w:t>
      </w:r>
      <w:r w:rsidR="004110CD">
        <w:rPr>
          <w:rFonts w:ascii="Arial" w:eastAsia="PMingLiU" w:hAnsi="Arial" w:cs="Arial"/>
          <w:sz w:val="20"/>
          <w:lang w:val="en-US" w:eastAsia="zh-TW"/>
        </w:rPr>
        <w:t xml:space="preserve">such invoice to contain </w:t>
      </w:r>
      <w:r w:rsidR="000024F2" w:rsidRPr="00D05DF0">
        <w:rPr>
          <w:rFonts w:ascii="Arial" w:eastAsia="PMingLiU" w:hAnsi="Arial" w:cs="Arial"/>
          <w:sz w:val="20"/>
          <w:lang w:val="en-US" w:eastAsia="zh-TW"/>
        </w:rPr>
        <w:t>information on this Agreement, number and details of the Goods or Services supplied)</w:t>
      </w:r>
      <w:r w:rsidR="004110CD">
        <w:rPr>
          <w:rFonts w:ascii="Arial" w:eastAsia="PMingLiU" w:hAnsi="Arial" w:cs="Arial"/>
          <w:sz w:val="20"/>
          <w:lang w:val="en-US" w:eastAsia="zh-TW"/>
        </w:rPr>
        <w:t>.</w:t>
      </w:r>
      <w:ins w:id="22" w:author="만든 이">
        <w:r w:rsidR="00C9132C" w:rsidRPr="00C9132C">
          <w:rPr>
            <w:rFonts w:ascii="Segoe UI" w:hAnsi="Segoe UI" w:cs="Segoe UI"/>
            <w:color w:val="0D0D0D"/>
            <w:shd w:val="clear" w:color="auto" w:fill="FFFFFF"/>
          </w:rPr>
          <w:t xml:space="preserve"> </w:t>
        </w:r>
        <w:r w:rsidR="00C9132C" w:rsidRPr="00C9132C">
          <w:rPr>
            <w:rFonts w:ascii="Arial" w:eastAsia="PMingLiU" w:hAnsi="Arial" w:cs="Arial"/>
            <w:sz w:val="20"/>
            <w:lang w:val="en-US" w:eastAsia="zh-TW"/>
          </w:rPr>
          <w:t xml:space="preserve">If the </w:t>
        </w:r>
        <w:r w:rsidR="00C9132C" w:rsidRPr="00C9132C">
          <w:rPr>
            <w:rFonts w:ascii="Arial" w:eastAsia="PMingLiU" w:hAnsi="Arial" w:cs="Arial" w:hint="eastAsia"/>
            <w:sz w:val="20"/>
            <w:lang w:val="en-US" w:eastAsia="zh-TW"/>
          </w:rPr>
          <w:t>A</w:t>
        </w:r>
        <w:r w:rsidR="00C9132C" w:rsidRPr="00C9132C">
          <w:rPr>
            <w:rFonts w:ascii="Arial" w:eastAsia="PMingLiU" w:hAnsi="Arial" w:cs="Arial"/>
            <w:sz w:val="20"/>
            <w:lang w:val="en-US" w:eastAsia="zh-TW"/>
          </w:rPr>
          <w:t>bbVie</w:t>
        </w:r>
        <w:r w:rsidR="00C9132C">
          <w:rPr>
            <w:rFonts w:ascii="바탕" w:eastAsia="바탕" w:hAnsi="바탕" w:cs="바탕"/>
            <w:sz w:val="20"/>
            <w:lang w:val="en-US" w:eastAsia="ko-KR"/>
          </w:rPr>
          <w:t xml:space="preserve"> </w:t>
        </w:r>
        <w:r w:rsidR="00C9132C" w:rsidRPr="00C9132C">
          <w:rPr>
            <w:rFonts w:ascii="Arial" w:eastAsia="PMingLiU" w:hAnsi="Arial" w:cs="Arial"/>
            <w:sz w:val="20"/>
            <w:lang w:val="en-US" w:eastAsia="zh-TW"/>
          </w:rPr>
          <w:t>delays the payment, they shall be liable for late interest at an annual rate of 12%.</w:t>
        </w:r>
      </w:ins>
      <w:r w:rsidR="000024F2" w:rsidRPr="00D05DF0">
        <w:rPr>
          <w:rFonts w:ascii="Arial" w:eastAsia="PMingLiU" w:hAnsi="Arial" w:cs="Arial"/>
          <w:sz w:val="20"/>
          <w:lang w:val="en-US" w:eastAsia="zh-TW"/>
        </w:rPr>
        <w:t xml:space="preserve"> All payments will be made without prejudice to AbbVie's rights and remedies (whether at law or hereunder) if the Goods or performance of the Services are unsatisfactory or are not in accordance with this Agreement. If AbbVie disputes an invoiced amount, in whole or in part, AbbVie may withhold the disputed amount until the dispute has been resolved in good faith by the parties.</w:t>
      </w:r>
    </w:p>
    <w:p w14:paraId="0B66958F" w14:textId="77777777" w:rsidR="000024F2" w:rsidRPr="00D05DF0" w:rsidRDefault="000024F2" w:rsidP="00CD131F">
      <w:pPr>
        <w:numPr>
          <w:ilvl w:val="1"/>
          <w:numId w:val="23"/>
        </w:numPr>
        <w:autoSpaceDE w:val="0"/>
        <w:autoSpaceDN w:val="0"/>
        <w:adjustRightInd w:val="0"/>
        <w:spacing w:before="0" w:line="240" w:lineRule="auto"/>
        <w:ind w:left="360"/>
        <w:jc w:val="both"/>
        <w:rPr>
          <w:rFonts w:ascii="Arial" w:eastAsia="PMingLiU" w:hAnsi="Arial" w:cs="Arial"/>
          <w:sz w:val="20"/>
          <w:lang w:val="en-US" w:eastAsia="zh-TW"/>
        </w:rPr>
      </w:pPr>
      <w:r w:rsidRPr="00D05DF0">
        <w:rPr>
          <w:rFonts w:ascii="Arial" w:eastAsia="PMingLiU" w:hAnsi="Arial" w:cs="Arial"/>
          <w:sz w:val="20"/>
          <w:lang w:val="en-US" w:eastAsia="zh-TW"/>
        </w:rPr>
        <w:t>Except as required by applicable law, AbbVie shall not be responsible for paying interest on late payments owed to Service Provider.</w:t>
      </w:r>
    </w:p>
    <w:p w14:paraId="7984481E" w14:textId="77777777" w:rsidR="000024F2" w:rsidRPr="00D05DF0" w:rsidRDefault="000024F2" w:rsidP="00CD131F">
      <w:pPr>
        <w:numPr>
          <w:ilvl w:val="1"/>
          <w:numId w:val="23"/>
        </w:numPr>
        <w:autoSpaceDE w:val="0"/>
        <w:autoSpaceDN w:val="0"/>
        <w:adjustRightInd w:val="0"/>
        <w:spacing w:before="0" w:line="240" w:lineRule="auto"/>
        <w:ind w:left="360"/>
        <w:jc w:val="both"/>
        <w:rPr>
          <w:rFonts w:ascii="Arial" w:eastAsia="PMingLiU" w:hAnsi="Arial" w:cs="Arial"/>
          <w:sz w:val="20"/>
          <w:lang w:val="en-US" w:eastAsia="zh-TW"/>
        </w:rPr>
      </w:pPr>
      <w:r w:rsidRPr="00D05DF0">
        <w:rPr>
          <w:rFonts w:ascii="Arial" w:eastAsia="PMingLiU" w:hAnsi="Arial" w:cs="Arial"/>
          <w:sz w:val="20"/>
          <w:lang w:val="en-US" w:eastAsia="zh-TW"/>
        </w:rPr>
        <w:t>If required by applicable laws, AbbVie shall deduct withholding tax (if any) on any amount payable to the Service Provider and pay the same to the relevant tax authority and thereafter furnish to the Service Provider, evidence of such payment. The amount net of withholding tax will be paid to the Service Provider as the withholding tax will be borne by the Service Provider.</w:t>
      </w:r>
    </w:p>
    <w:p w14:paraId="62CF9770" w14:textId="77777777" w:rsidR="000024F2" w:rsidRPr="00D05DF0" w:rsidRDefault="000024F2" w:rsidP="000024F2">
      <w:pPr>
        <w:autoSpaceDE w:val="0"/>
        <w:autoSpaceDN w:val="0"/>
        <w:adjustRightInd w:val="0"/>
        <w:spacing w:before="0" w:line="240" w:lineRule="auto"/>
        <w:jc w:val="both"/>
        <w:rPr>
          <w:rFonts w:ascii="Arial" w:eastAsia="PMingLiU" w:hAnsi="Arial" w:cs="Arial"/>
          <w:sz w:val="20"/>
          <w:lang w:val="en-US" w:eastAsia="zh-TW"/>
        </w:rPr>
      </w:pPr>
    </w:p>
    <w:p w14:paraId="50F19D4C" w14:textId="77777777" w:rsidR="000024F2" w:rsidRPr="00D05DF0" w:rsidRDefault="000024F2" w:rsidP="00CD131F">
      <w:pPr>
        <w:numPr>
          <w:ilvl w:val="0"/>
          <w:numId w:val="23"/>
        </w:numPr>
        <w:autoSpaceDE w:val="0"/>
        <w:autoSpaceDN w:val="0"/>
        <w:adjustRightInd w:val="0"/>
        <w:spacing w:before="0" w:line="240" w:lineRule="auto"/>
        <w:ind w:left="360"/>
        <w:jc w:val="both"/>
        <w:rPr>
          <w:rFonts w:ascii="Arial" w:eastAsia="PMingLiU" w:hAnsi="Arial" w:cs="Arial"/>
          <w:b/>
          <w:sz w:val="20"/>
          <w:lang w:val="en-US" w:eastAsia="zh-TW"/>
        </w:rPr>
      </w:pPr>
      <w:r w:rsidRPr="00D05DF0">
        <w:rPr>
          <w:rFonts w:ascii="Arial" w:eastAsia="PMingLiU" w:hAnsi="Arial" w:cs="Arial"/>
          <w:b/>
          <w:sz w:val="20"/>
          <w:lang w:val="en-US" w:eastAsia="zh-TW"/>
        </w:rPr>
        <w:t>INTELLECTUAL PROPERTY</w:t>
      </w:r>
    </w:p>
    <w:p w14:paraId="602C3EE1" w14:textId="77777777" w:rsidR="000024F2" w:rsidRPr="00D05DF0" w:rsidRDefault="000024F2" w:rsidP="00CD131F">
      <w:pPr>
        <w:numPr>
          <w:ilvl w:val="1"/>
          <w:numId w:val="23"/>
        </w:numPr>
        <w:autoSpaceDE w:val="0"/>
        <w:autoSpaceDN w:val="0"/>
        <w:adjustRightInd w:val="0"/>
        <w:spacing w:before="0" w:line="240" w:lineRule="auto"/>
        <w:ind w:left="360"/>
        <w:jc w:val="both"/>
        <w:rPr>
          <w:rFonts w:ascii="Arial" w:eastAsia="PMingLiU" w:hAnsi="Arial" w:cs="Arial"/>
          <w:sz w:val="20"/>
          <w:lang w:val="en-US" w:eastAsia="zh-TW"/>
        </w:rPr>
      </w:pPr>
      <w:r w:rsidRPr="00D05DF0">
        <w:rPr>
          <w:rFonts w:ascii="Arial" w:eastAsia="PMingLiU" w:hAnsi="Arial" w:cs="Arial"/>
          <w:sz w:val="20"/>
          <w:lang w:val="en-US" w:eastAsia="zh-TW"/>
        </w:rPr>
        <w:t>The Service Provider acknowledges that, in connection with the provision of any Goods and/or Services to AbbVie, the Service Provider may develop works and/or materials ("</w:t>
      </w:r>
      <w:r w:rsidRPr="004110CD">
        <w:rPr>
          <w:rFonts w:ascii="Arial" w:eastAsia="PMingLiU" w:hAnsi="Arial" w:cs="Arial"/>
          <w:b/>
          <w:bCs/>
          <w:sz w:val="20"/>
          <w:lang w:val="en-US" w:eastAsia="zh-TW"/>
        </w:rPr>
        <w:t>Works</w:t>
      </w:r>
      <w:r w:rsidRPr="00D05DF0">
        <w:rPr>
          <w:rFonts w:ascii="Arial" w:eastAsia="PMingLiU" w:hAnsi="Arial" w:cs="Arial"/>
          <w:sz w:val="20"/>
          <w:lang w:val="en-US" w:eastAsia="zh-TW"/>
        </w:rPr>
        <w:t>"). The Service Provider hereby grants to AbbVie a royalty-free, transferable, sub-licensable, perpetual right to all Intellectual Property Rights subsisting in or relating to any Works to the extent reasonably required for AbbVie to enjoy the full benefit of the Goods and/or Services supplied by the Service Provider</w:t>
      </w:r>
    </w:p>
    <w:p w14:paraId="1C752883" w14:textId="77777777" w:rsidR="000024F2" w:rsidRPr="00D05DF0" w:rsidRDefault="000024F2" w:rsidP="00CD131F">
      <w:pPr>
        <w:numPr>
          <w:ilvl w:val="1"/>
          <w:numId w:val="23"/>
        </w:numPr>
        <w:autoSpaceDE w:val="0"/>
        <w:autoSpaceDN w:val="0"/>
        <w:adjustRightInd w:val="0"/>
        <w:spacing w:before="0" w:line="240" w:lineRule="auto"/>
        <w:ind w:left="360"/>
        <w:jc w:val="both"/>
        <w:rPr>
          <w:rFonts w:ascii="Arial" w:eastAsia="PMingLiU" w:hAnsi="Arial" w:cs="Arial"/>
          <w:sz w:val="20"/>
          <w:lang w:val="en-US" w:eastAsia="zh-TW"/>
        </w:rPr>
      </w:pPr>
      <w:r w:rsidRPr="00D05DF0">
        <w:rPr>
          <w:rFonts w:ascii="Arial" w:eastAsia="PMingLiU" w:hAnsi="Arial" w:cs="Arial"/>
          <w:sz w:val="20"/>
          <w:lang w:val="en-US" w:eastAsia="zh-TW"/>
        </w:rPr>
        <w:t>The Service Provider agrees that the Service Provider will not gain any right, title, benefit or interest in trademarks, names, logos, other intellectual property or goodwill of AbbVie or AbbVie's Affiliates ("</w:t>
      </w:r>
      <w:r w:rsidRPr="004110CD">
        <w:rPr>
          <w:rFonts w:ascii="Arial" w:eastAsia="PMingLiU" w:hAnsi="Arial" w:cs="Arial"/>
          <w:b/>
          <w:bCs/>
          <w:sz w:val="20"/>
          <w:lang w:val="en-US" w:eastAsia="zh-TW"/>
        </w:rPr>
        <w:t>AbbVie IP</w:t>
      </w:r>
      <w:r w:rsidRPr="00D05DF0">
        <w:rPr>
          <w:rFonts w:ascii="Arial" w:eastAsia="PMingLiU" w:hAnsi="Arial" w:cs="Arial"/>
          <w:sz w:val="20"/>
          <w:lang w:val="en-US" w:eastAsia="zh-TW"/>
        </w:rPr>
        <w:t>") and shall not make any use of the same, without AbbVie’s prior written approval.</w:t>
      </w:r>
    </w:p>
    <w:p w14:paraId="559FFD35" w14:textId="77777777" w:rsidR="000024F2" w:rsidRPr="00D05DF0" w:rsidRDefault="000024F2" w:rsidP="00CD131F">
      <w:pPr>
        <w:numPr>
          <w:ilvl w:val="1"/>
          <w:numId w:val="23"/>
        </w:numPr>
        <w:autoSpaceDE w:val="0"/>
        <w:autoSpaceDN w:val="0"/>
        <w:adjustRightInd w:val="0"/>
        <w:spacing w:before="0" w:line="240" w:lineRule="auto"/>
        <w:ind w:left="360"/>
        <w:jc w:val="both"/>
        <w:rPr>
          <w:rFonts w:ascii="Arial" w:eastAsia="PMingLiU" w:hAnsi="Arial" w:cs="Arial"/>
          <w:sz w:val="20"/>
          <w:lang w:val="en-US" w:eastAsia="zh-TW"/>
        </w:rPr>
      </w:pPr>
      <w:r w:rsidRPr="00D05DF0">
        <w:rPr>
          <w:rFonts w:ascii="Arial" w:eastAsia="PMingLiU" w:hAnsi="Arial" w:cs="Arial"/>
          <w:sz w:val="20"/>
          <w:lang w:val="en-US" w:eastAsia="zh-TW"/>
        </w:rPr>
        <w:t>Any Goods, Services or Works created in connection with this Agreement that incorporate AbbVie IP are supplied or provided by the Service Provider to AbbVie on a sole and exclusive basis. The Service Provider shall not supply the same or similar goods, services or Works to any other party or dispose of them in any way whatsoever other than to AbbVie.</w:t>
      </w:r>
    </w:p>
    <w:p w14:paraId="75C1CF5D" w14:textId="77777777" w:rsidR="000024F2" w:rsidRPr="00D05DF0" w:rsidRDefault="000024F2" w:rsidP="00CD131F">
      <w:pPr>
        <w:numPr>
          <w:ilvl w:val="1"/>
          <w:numId w:val="23"/>
        </w:numPr>
        <w:autoSpaceDE w:val="0"/>
        <w:autoSpaceDN w:val="0"/>
        <w:adjustRightInd w:val="0"/>
        <w:spacing w:before="0" w:line="240" w:lineRule="auto"/>
        <w:ind w:left="360"/>
        <w:jc w:val="both"/>
        <w:rPr>
          <w:rFonts w:ascii="Arial" w:eastAsia="PMingLiU" w:hAnsi="Arial" w:cs="Arial"/>
          <w:sz w:val="20"/>
          <w:lang w:val="en-US" w:eastAsia="zh-TW"/>
        </w:rPr>
      </w:pPr>
      <w:r w:rsidRPr="00D05DF0">
        <w:rPr>
          <w:rFonts w:ascii="Arial" w:eastAsia="PMingLiU" w:hAnsi="Arial" w:cs="Arial"/>
          <w:sz w:val="20"/>
          <w:lang w:val="en-US" w:eastAsia="zh-TW"/>
        </w:rPr>
        <w:t>The Service Provider warrants that the Goods and/or Services and the provision and use of them as contemplated and any assignment or license of the Works to AbbVie will not infringe any Intellectual Property Rights of any third party anywhere in the world.</w:t>
      </w:r>
    </w:p>
    <w:p w14:paraId="273D1F51" w14:textId="77777777" w:rsidR="000024F2" w:rsidRPr="00D05DF0" w:rsidRDefault="000024F2" w:rsidP="00CD131F">
      <w:pPr>
        <w:numPr>
          <w:ilvl w:val="1"/>
          <w:numId w:val="23"/>
        </w:numPr>
        <w:autoSpaceDE w:val="0"/>
        <w:autoSpaceDN w:val="0"/>
        <w:adjustRightInd w:val="0"/>
        <w:spacing w:before="0" w:line="240" w:lineRule="auto"/>
        <w:ind w:left="360"/>
        <w:jc w:val="both"/>
        <w:rPr>
          <w:rFonts w:ascii="Arial" w:eastAsia="PMingLiU" w:hAnsi="Arial" w:cs="Arial"/>
          <w:sz w:val="20"/>
          <w:lang w:val="en-US" w:eastAsia="zh-TW"/>
        </w:rPr>
      </w:pPr>
      <w:r w:rsidRPr="00D05DF0">
        <w:rPr>
          <w:rFonts w:ascii="Arial" w:eastAsia="PMingLiU" w:hAnsi="Arial" w:cs="Arial"/>
          <w:sz w:val="20"/>
          <w:lang w:val="en-US" w:eastAsia="zh-TW"/>
        </w:rPr>
        <w:t>The Service Provider shall not do or attempt to do anything calculated or likely to damage any AbbVie IP or the reputation of AbbVie or AbbVie's Affiliates, or of any of their products.</w:t>
      </w:r>
    </w:p>
    <w:p w14:paraId="6EE73C11" w14:textId="77777777" w:rsidR="000024F2" w:rsidRPr="004110CD" w:rsidRDefault="000024F2" w:rsidP="00CD131F">
      <w:pPr>
        <w:numPr>
          <w:ilvl w:val="1"/>
          <w:numId w:val="23"/>
        </w:numPr>
        <w:autoSpaceDE w:val="0"/>
        <w:autoSpaceDN w:val="0"/>
        <w:adjustRightInd w:val="0"/>
        <w:spacing w:before="0" w:line="240" w:lineRule="auto"/>
        <w:ind w:left="360"/>
        <w:jc w:val="both"/>
        <w:rPr>
          <w:rFonts w:ascii="Arial" w:eastAsia="PMingLiU" w:hAnsi="Arial" w:cs="Arial"/>
          <w:sz w:val="20"/>
          <w:lang w:val="en-US" w:eastAsia="zh-TW"/>
        </w:rPr>
      </w:pPr>
      <w:r w:rsidRPr="00D05DF0">
        <w:rPr>
          <w:rFonts w:ascii="Arial" w:eastAsia="PMingLiU" w:hAnsi="Arial" w:cs="Arial"/>
          <w:sz w:val="20"/>
          <w:lang w:val="en-US" w:eastAsia="zh-TW"/>
        </w:rPr>
        <w:t>The Service Provider shall immediately notify AbbVie in writing of any excess Goods produced bearing the AbbVie IP that are not supplied to AbbVie. Unless AbbVie requires otherwise, all of such Goods shall be destroyed in such manner and at such time stipulated by AbbVie.</w:t>
      </w:r>
    </w:p>
    <w:p w14:paraId="37F8499E" w14:textId="77777777" w:rsidR="000024F2" w:rsidRPr="00D05DF0" w:rsidRDefault="000024F2" w:rsidP="000024F2">
      <w:pPr>
        <w:autoSpaceDE w:val="0"/>
        <w:autoSpaceDN w:val="0"/>
        <w:adjustRightInd w:val="0"/>
        <w:spacing w:before="0" w:line="240" w:lineRule="auto"/>
        <w:jc w:val="both"/>
        <w:rPr>
          <w:rFonts w:ascii="Arial" w:eastAsia="PMingLiU" w:hAnsi="Arial" w:cs="Arial"/>
          <w:b/>
          <w:sz w:val="20"/>
          <w:lang w:val="en-US" w:eastAsia="zh-TW"/>
        </w:rPr>
      </w:pPr>
    </w:p>
    <w:p w14:paraId="4B2D0C89" w14:textId="77777777" w:rsidR="000024F2" w:rsidRPr="00D05DF0" w:rsidRDefault="000024F2" w:rsidP="00CD131F">
      <w:pPr>
        <w:numPr>
          <w:ilvl w:val="0"/>
          <w:numId w:val="23"/>
        </w:numPr>
        <w:autoSpaceDE w:val="0"/>
        <w:autoSpaceDN w:val="0"/>
        <w:adjustRightInd w:val="0"/>
        <w:spacing w:before="0" w:line="240" w:lineRule="auto"/>
        <w:ind w:left="360"/>
        <w:jc w:val="both"/>
        <w:rPr>
          <w:rFonts w:ascii="Arial" w:eastAsia="PMingLiU" w:hAnsi="Arial" w:cs="Arial"/>
          <w:b/>
          <w:sz w:val="20"/>
          <w:lang w:val="en-US" w:eastAsia="zh-TW"/>
        </w:rPr>
      </w:pPr>
      <w:r w:rsidRPr="00D05DF0">
        <w:rPr>
          <w:rFonts w:ascii="Arial" w:eastAsia="PMingLiU" w:hAnsi="Arial" w:cs="Arial"/>
          <w:b/>
          <w:sz w:val="20"/>
          <w:lang w:val="en-US" w:eastAsia="zh-TW"/>
        </w:rPr>
        <w:t>CONFIDENTIALITY</w:t>
      </w:r>
    </w:p>
    <w:p w14:paraId="1A46D151" w14:textId="77777777" w:rsidR="00B740BF" w:rsidRPr="00D05DF0" w:rsidRDefault="000024F2" w:rsidP="00CD131F">
      <w:pPr>
        <w:numPr>
          <w:ilvl w:val="1"/>
          <w:numId w:val="23"/>
        </w:numPr>
        <w:autoSpaceDE w:val="0"/>
        <w:autoSpaceDN w:val="0"/>
        <w:adjustRightInd w:val="0"/>
        <w:spacing w:before="0" w:line="240" w:lineRule="auto"/>
        <w:ind w:left="360"/>
        <w:jc w:val="both"/>
        <w:rPr>
          <w:rFonts w:ascii="Arial" w:eastAsia="PMingLiU" w:hAnsi="Arial" w:cs="Arial"/>
          <w:sz w:val="20"/>
          <w:lang w:val="en-US" w:eastAsia="zh-TW"/>
        </w:rPr>
      </w:pPr>
      <w:r w:rsidRPr="00D05DF0">
        <w:rPr>
          <w:rFonts w:ascii="Arial" w:eastAsia="PMingLiU" w:hAnsi="Arial" w:cs="Arial"/>
          <w:sz w:val="20"/>
          <w:lang w:val="en-US" w:eastAsia="zh-TW"/>
        </w:rPr>
        <w:t>During the term of this Agreement and for a period of five (5) years thereafter, Service Provider shall not use any Confidential Information of AbbVie other than for the purposes of this Agreement and shall not disclose such Confidential Information except:</w:t>
      </w:r>
    </w:p>
    <w:p w14:paraId="29D8D955" w14:textId="77777777" w:rsidR="00B740BF" w:rsidRPr="00B740BF" w:rsidRDefault="00B740BF" w:rsidP="00CD131F">
      <w:pPr>
        <w:numPr>
          <w:ilvl w:val="0"/>
          <w:numId w:val="26"/>
        </w:numPr>
        <w:autoSpaceDE w:val="0"/>
        <w:autoSpaceDN w:val="0"/>
        <w:adjustRightInd w:val="0"/>
        <w:spacing w:before="0" w:line="240" w:lineRule="auto"/>
        <w:ind w:left="720"/>
        <w:jc w:val="both"/>
        <w:rPr>
          <w:rFonts w:ascii="Arial" w:eastAsia="PMingLiU" w:hAnsi="Arial" w:cs="Arial"/>
          <w:sz w:val="20"/>
          <w:lang w:val="en-US" w:eastAsia="zh-TW"/>
        </w:rPr>
      </w:pPr>
      <w:r>
        <w:rPr>
          <w:rFonts w:ascii="Arial" w:eastAsia="PMingLiU" w:hAnsi="Arial" w:cs="Arial"/>
          <w:sz w:val="20"/>
          <w:lang w:val="en-US" w:eastAsia="zh-TW"/>
        </w:rPr>
        <w:t>T</w:t>
      </w:r>
      <w:r w:rsidR="000024F2" w:rsidRPr="00B740BF">
        <w:rPr>
          <w:rFonts w:ascii="Arial" w:eastAsia="PMingLiU" w:hAnsi="Arial" w:cs="Arial"/>
          <w:sz w:val="20"/>
          <w:lang w:val="en-US" w:eastAsia="zh-TW"/>
        </w:rPr>
        <w:t>o the extent required by law or requirement of a competent authority; or</w:t>
      </w:r>
    </w:p>
    <w:p w14:paraId="7F166199" w14:textId="77777777" w:rsidR="000024F2" w:rsidRPr="00B740BF" w:rsidRDefault="000024F2" w:rsidP="00CD131F">
      <w:pPr>
        <w:numPr>
          <w:ilvl w:val="0"/>
          <w:numId w:val="26"/>
        </w:numPr>
        <w:autoSpaceDE w:val="0"/>
        <w:autoSpaceDN w:val="0"/>
        <w:adjustRightInd w:val="0"/>
        <w:spacing w:before="0" w:line="240" w:lineRule="auto"/>
        <w:ind w:left="720"/>
        <w:jc w:val="both"/>
        <w:rPr>
          <w:rFonts w:ascii="Arial" w:eastAsia="PMingLiU" w:hAnsi="Arial" w:cs="Arial"/>
          <w:sz w:val="20"/>
          <w:lang w:val="en-US" w:eastAsia="zh-TW"/>
        </w:rPr>
      </w:pPr>
      <w:r w:rsidRPr="00B740BF">
        <w:rPr>
          <w:rFonts w:ascii="Arial" w:eastAsia="PMingLiU" w:hAnsi="Arial" w:cs="Arial"/>
          <w:sz w:val="20"/>
          <w:lang w:val="en-US" w:eastAsia="zh-TW"/>
        </w:rPr>
        <w:t>Service Provider's Affiliates, legal advisers, auditors, insurers, subcontractors and employees who have a need to have access to such information in connection with their employment or engagement by AbbVie, provided that the Service Provider advises each of them of the confidentiality obligations set out in this clause 8.</w:t>
      </w:r>
    </w:p>
    <w:p w14:paraId="18AB34FA" w14:textId="77777777" w:rsidR="00B740BF" w:rsidRPr="00D05DF0" w:rsidRDefault="000024F2" w:rsidP="00CD131F">
      <w:pPr>
        <w:numPr>
          <w:ilvl w:val="1"/>
          <w:numId w:val="23"/>
        </w:numPr>
        <w:autoSpaceDE w:val="0"/>
        <w:autoSpaceDN w:val="0"/>
        <w:adjustRightInd w:val="0"/>
        <w:spacing w:before="0" w:line="240" w:lineRule="auto"/>
        <w:ind w:left="360"/>
        <w:jc w:val="both"/>
        <w:rPr>
          <w:rFonts w:ascii="Arial" w:eastAsia="PMingLiU" w:hAnsi="Arial" w:cs="Arial"/>
          <w:sz w:val="20"/>
          <w:lang w:val="en-US" w:eastAsia="zh-TW"/>
        </w:rPr>
      </w:pPr>
      <w:r w:rsidRPr="00D05DF0">
        <w:rPr>
          <w:rFonts w:ascii="Arial" w:eastAsia="PMingLiU" w:hAnsi="Arial" w:cs="Arial"/>
          <w:sz w:val="20"/>
          <w:lang w:val="en-US" w:eastAsia="zh-TW"/>
        </w:rPr>
        <w:lastRenderedPageBreak/>
        <w:t>Service Provider agrees to use the same means as it uses to protect its own Confidential Information but in no event less than reasonable means, to prevent the unauthorized disclosure and to protect the confidentiality of AbbVie’s Confidential Information.</w:t>
      </w:r>
    </w:p>
    <w:p w14:paraId="7B1C212D" w14:textId="77777777" w:rsidR="00B740BF" w:rsidRPr="00B740BF" w:rsidRDefault="000024F2" w:rsidP="00CD131F">
      <w:pPr>
        <w:numPr>
          <w:ilvl w:val="1"/>
          <w:numId w:val="23"/>
        </w:numPr>
        <w:autoSpaceDE w:val="0"/>
        <w:autoSpaceDN w:val="0"/>
        <w:adjustRightInd w:val="0"/>
        <w:spacing w:before="0" w:line="240" w:lineRule="auto"/>
        <w:ind w:left="360"/>
        <w:jc w:val="both"/>
        <w:rPr>
          <w:rFonts w:ascii="Arial" w:eastAsia="PMingLiU" w:hAnsi="Arial" w:cs="Arial"/>
          <w:sz w:val="20"/>
          <w:lang w:val="en-US" w:eastAsia="zh-TW"/>
        </w:rPr>
      </w:pPr>
      <w:r w:rsidRPr="00B740BF">
        <w:rPr>
          <w:rFonts w:ascii="Arial" w:eastAsia="PMingLiU" w:hAnsi="Arial" w:cs="Arial"/>
          <w:sz w:val="20"/>
          <w:lang w:val="en-US" w:eastAsia="zh-TW"/>
        </w:rPr>
        <w:t xml:space="preserve">The Service Provider shall not present or publish, nor submit for publication, any deliverables or other materials resulting from the Goods or Services without AbbVie’s prior written approval. </w:t>
      </w:r>
    </w:p>
    <w:p w14:paraId="0131AAB2" w14:textId="77777777" w:rsidR="000024F2" w:rsidRPr="00B740BF" w:rsidRDefault="000024F2" w:rsidP="00CD131F">
      <w:pPr>
        <w:numPr>
          <w:ilvl w:val="1"/>
          <w:numId w:val="23"/>
        </w:numPr>
        <w:autoSpaceDE w:val="0"/>
        <w:autoSpaceDN w:val="0"/>
        <w:adjustRightInd w:val="0"/>
        <w:spacing w:before="0" w:line="240" w:lineRule="auto"/>
        <w:ind w:left="360"/>
        <w:jc w:val="both"/>
        <w:rPr>
          <w:rFonts w:ascii="Arial" w:eastAsia="PMingLiU" w:hAnsi="Arial" w:cs="Arial"/>
          <w:sz w:val="20"/>
          <w:lang w:val="en-US" w:eastAsia="zh-TW"/>
        </w:rPr>
      </w:pPr>
      <w:r w:rsidRPr="00B740BF">
        <w:rPr>
          <w:rFonts w:ascii="Arial" w:eastAsia="PMingLiU" w:hAnsi="Arial" w:cs="Arial"/>
          <w:sz w:val="20"/>
          <w:lang w:val="en-US" w:eastAsia="zh-TW"/>
        </w:rPr>
        <w:t>Service Provider shall not use AbbVie’s name in any publicity, advertising or announcement, or in any way publicize its relationship with AbbVie or its Affiliates, without AbbVie’s prior written approval.  Service Provider shall ensure that its employees and personnel comply with this clause 8.4.</w:t>
      </w:r>
    </w:p>
    <w:p w14:paraId="696E1F24" w14:textId="77777777" w:rsidR="000024F2" w:rsidRPr="00D05DF0" w:rsidRDefault="000024F2" w:rsidP="000024F2">
      <w:pPr>
        <w:autoSpaceDE w:val="0"/>
        <w:autoSpaceDN w:val="0"/>
        <w:adjustRightInd w:val="0"/>
        <w:spacing w:before="0" w:line="240" w:lineRule="auto"/>
        <w:jc w:val="both"/>
        <w:rPr>
          <w:rFonts w:ascii="Arial" w:eastAsia="PMingLiU" w:hAnsi="Arial" w:cs="Arial"/>
          <w:b/>
          <w:sz w:val="20"/>
          <w:lang w:val="en-US" w:eastAsia="zh-TW"/>
        </w:rPr>
      </w:pPr>
    </w:p>
    <w:p w14:paraId="40AD95ED" w14:textId="77777777" w:rsidR="000024F2" w:rsidRPr="00D05DF0" w:rsidRDefault="000024F2" w:rsidP="00CD131F">
      <w:pPr>
        <w:numPr>
          <w:ilvl w:val="0"/>
          <w:numId w:val="23"/>
        </w:numPr>
        <w:autoSpaceDE w:val="0"/>
        <w:autoSpaceDN w:val="0"/>
        <w:adjustRightInd w:val="0"/>
        <w:spacing w:before="0" w:line="240" w:lineRule="auto"/>
        <w:ind w:left="360"/>
        <w:jc w:val="both"/>
        <w:rPr>
          <w:rFonts w:ascii="Arial" w:eastAsia="PMingLiU" w:hAnsi="Arial" w:cs="Arial"/>
          <w:b/>
          <w:sz w:val="20"/>
          <w:lang w:val="en-US" w:eastAsia="zh-TW"/>
        </w:rPr>
      </w:pPr>
      <w:r w:rsidRPr="00D05DF0">
        <w:rPr>
          <w:rFonts w:ascii="Arial" w:eastAsia="PMingLiU" w:hAnsi="Arial" w:cs="Arial"/>
          <w:b/>
          <w:sz w:val="20"/>
          <w:lang w:val="en-US" w:eastAsia="zh-TW"/>
        </w:rPr>
        <w:t>INDEMNIFICATION AND INSURANCE</w:t>
      </w:r>
    </w:p>
    <w:p w14:paraId="5E5D6EFA" w14:textId="77777777" w:rsidR="000024F2" w:rsidRPr="00D05DF0" w:rsidRDefault="000024F2" w:rsidP="00CD131F">
      <w:pPr>
        <w:numPr>
          <w:ilvl w:val="1"/>
          <w:numId w:val="23"/>
        </w:numPr>
        <w:autoSpaceDE w:val="0"/>
        <w:autoSpaceDN w:val="0"/>
        <w:adjustRightInd w:val="0"/>
        <w:spacing w:before="0" w:line="240" w:lineRule="auto"/>
        <w:ind w:left="360"/>
        <w:jc w:val="both"/>
        <w:rPr>
          <w:rFonts w:ascii="Arial" w:eastAsia="PMingLiU" w:hAnsi="Arial" w:cs="Arial"/>
          <w:sz w:val="20"/>
          <w:lang w:val="en-US" w:eastAsia="zh-TW"/>
        </w:rPr>
      </w:pPr>
      <w:r w:rsidRPr="00D05DF0">
        <w:rPr>
          <w:rFonts w:ascii="Arial" w:eastAsia="PMingLiU" w:hAnsi="Arial" w:cs="Arial"/>
          <w:sz w:val="20"/>
          <w:lang w:val="en-US" w:eastAsia="zh-TW"/>
        </w:rPr>
        <w:t>Subject to clause 9.2 below, the Service Provider shall indemnify and keep AbbVie indemnified in full and at all times against all claims, loss, demands, actions, damages, costs, expenses (including legal expenses) and liabilities whatsoever awarded against or incurred, sustained, suffered or paid by AbbVie and its Affiliates ("</w:t>
      </w:r>
      <w:r w:rsidRPr="00EE478F">
        <w:rPr>
          <w:rFonts w:ascii="Arial" w:eastAsia="PMingLiU" w:hAnsi="Arial" w:cs="Arial"/>
          <w:b/>
          <w:bCs/>
          <w:sz w:val="20"/>
          <w:lang w:val="en-US" w:eastAsia="zh-TW"/>
        </w:rPr>
        <w:t>Loss</w:t>
      </w:r>
      <w:r w:rsidRPr="00D05DF0">
        <w:rPr>
          <w:rFonts w:ascii="Arial" w:eastAsia="PMingLiU" w:hAnsi="Arial" w:cs="Arial"/>
          <w:sz w:val="20"/>
          <w:lang w:val="en-US" w:eastAsia="zh-TW"/>
        </w:rPr>
        <w:t>") to the extent resulting from or arising in connection with:</w:t>
      </w:r>
    </w:p>
    <w:p w14:paraId="41774A68" w14:textId="77777777" w:rsidR="000024F2" w:rsidRPr="00D05DF0" w:rsidRDefault="000024F2" w:rsidP="00CD131F">
      <w:pPr>
        <w:numPr>
          <w:ilvl w:val="0"/>
          <w:numId w:val="27"/>
        </w:numPr>
        <w:autoSpaceDE w:val="0"/>
        <w:autoSpaceDN w:val="0"/>
        <w:adjustRightInd w:val="0"/>
        <w:spacing w:before="0" w:line="240" w:lineRule="auto"/>
        <w:ind w:left="720"/>
        <w:jc w:val="both"/>
        <w:rPr>
          <w:rFonts w:ascii="Arial" w:eastAsia="PMingLiU" w:hAnsi="Arial" w:cs="Arial"/>
          <w:sz w:val="20"/>
          <w:lang w:val="en-US" w:eastAsia="zh-TW"/>
        </w:rPr>
      </w:pPr>
      <w:r w:rsidRPr="00D05DF0">
        <w:rPr>
          <w:rFonts w:ascii="Arial" w:eastAsia="PMingLiU" w:hAnsi="Arial" w:cs="Arial"/>
          <w:sz w:val="20"/>
          <w:lang w:val="en-US" w:eastAsia="zh-TW"/>
        </w:rPr>
        <w:t>any claim that the Goods and/or Services infringe, or their importation, use or resale infringes, or the assignment of the Works to AbbVie infringes, the Intellectual Property Rights of any other person anywhere in the world;</w:t>
      </w:r>
    </w:p>
    <w:p w14:paraId="186E4C9A" w14:textId="77777777" w:rsidR="000024F2" w:rsidRPr="00D05DF0" w:rsidRDefault="000024F2" w:rsidP="00CD131F">
      <w:pPr>
        <w:numPr>
          <w:ilvl w:val="0"/>
          <w:numId w:val="27"/>
        </w:numPr>
        <w:autoSpaceDE w:val="0"/>
        <w:autoSpaceDN w:val="0"/>
        <w:adjustRightInd w:val="0"/>
        <w:spacing w:before="0" w:line="240" w:lineRule="auto"/>
        <w:ind w:left="720"/>
        <w:jc w:val="both"/>
        <w:rPr>
          <w:rFonts w:ascii="Arial" w:eastAsia="PMingLiU" w:hAnsi="Arial" w:cs="Arial"/>
          <w:sz w:val="20"/>
          <w:lang w:val="en-US" w:eastAsia="zh-TW"/>
        </w:rPr>
      </w:pPr>
      <w:r w:rsidRPr="00D05DF0">
        <w:rPr>
          <w:rFonts w:ascii="Arial" w:eastAsia="PMingLiU" w:hAnsi="Arial" w:cs="Arial"/>
          <w:sz w:val="20"/>
          <w:lang w:val="en-US" w:eastAsia="zh-TW"/>
        </w:rPr>
        <w:t>any liability to consumers in respect of the Goods and/or Services; and</w:t>
      </w:r>
    </w:p>
    <w:p w14:paraId="5A7D7B19" w14:textId="77777777" w:rsidR="000024F2" w:rsidRPr="00D05DF0" w:rsidRDefault="000024F2" w:rsidP="00CD131F">
      <w:pPr>
        <w:numPr>
          <w:ilvl w:val="0"/>
          <w:numId w:val="27"/>
        </w:numPr>
        <w:autoSpaceDE w:val="0"/>
        <w:autoSpaceDN w:val="0"/>
        <w:adjustRightInd w:val="0"/>
        <w:spacing w:before="0" w:line="240" w:lineRule="auto"/>
        <w:ind w:left="720"/>
        <w:jc w:val="both"/>
        <w:rPr>
          <w:rFonts w:ascii="Arial" w:eastAsia="PMingLiU" w:hAnsi="Arial" w:cs="Arial"/>
          <w:sz w:val="20"/>
          <w:lang w:val="en-US" w:eastAsia="zh-TW"/>
        </w:rPr>
      </w:pPr>
      <w:r w:rsidRPr="00D05DF0">
        <w:rPr>
          <w:rFonts w:ascii="Arial" w:eastAsia="PMingLiU" w:hAnsi="Arial" w:cs="Arial"/>
          <w:sz w:val="20"/>
          <w:lang w:val="en-US" w:eastAsia="zh-TW"/>
        </w:rPr>
        <w:t xml:space="preserve">injury to the Service Provider’s employees or damage to tangible property in the course of providing services or materials to AbbVie. </w:t>
      </w:r>
    </w:p>
    <w:p w14:paraId="1AE84F0B" w14:textId="77777777" w:rsidR="000024F2" w:rsidRPr="00D05DF0" w:rsidRDefault="000024F2" w:rsidP="00EE478F">
      <w:pPr>
        <w:autoSpaceDE w:val="0"/>
        <w:autoSpaceDN w:val="0"/>
        <w:adjustRightInd w:val="0"/>
        <w:spacing w:before="0" w:line="240" w:lineRule="auto"/>
        <w:ind w:firstLine="360"/>
        <w:jc w:val="both"/>
        <w:rPr>
          <w:rFonts w:ascii="Arial" w:eastAsia="PMingLiU" w:hAnsi="Arial" w:cs="Arial"/>
          <w:sz w:val="20"/>
          <w:lang w:val="en-US" w:eastAsia="zh-TW"/>
        </w:rPr>
      </w:pPr>
      <w:r w:rsidRPr="00D05DF0">
        <w:rPr>
          <w:rFonts w:ascii="Arial" w:eastAsia="PMingLiU" w:hAnsi="Arial" w:cs="Arial"/>
          <w:sz w:val="20"/>
          <w:lang w:val="en-US" w:eastAsia="zh-TW"/>
        </w:rPr>
        <w:t xml:space="preserve">The Service Provider shall at the request of AbbVie defend any such claim, action or lawsuit at its cost. </w:t>
      </w:r>
    </w:p>
    <w:p w14:paraId="5D2D0E1E" w14:textId="77777777" w:rsidR="000024F2" w:rsidRPr="00D05DF0" w:rsidRDefault="000024F2" w:rsidP="00CD131F">
      <w:pPr>
        <w:numPr>
          <w:ilvl w:val="1"/>
          <w:numId w:val="23"/>
        </w:numPr>
        <w:autoSpaceDE w:val="0"/>
        <w:autoSpaceDN w:val="0"/>
        <w:adjustRightInd w:val="0"/>
        <w:spacing w:before="0" w:line="240" w:lineRule="auto"/>
        <w:ind w:left="360"/>
        <w:jc w:val="both"/>
        <w:rPr>
          <w:rFonts w:ascii="Arial" w:eastAsia="PMingLiU" w:hAnsi="Arial" w:cs="Arial"/>
          <w:sz w:val="20"/>
          <w:lang w:val="en-US" w:eastAsia="zh-TW"/>
        </w:rPr>
      </w:pPr>
      <w:r w:rsidRPr="00D05DF0">
        <w:rPr>
          <w:rFonts w:ascii="Arial" w:eastAsia="PMingLiU" w:hAnsi="Arial" w:cs="Arial"/>
          <w:sz w:val="20"/>
          <w:lang w:val="en-US" w:eastAsia="zh-TW"/>
        </w:rPr>
        <w:t>The Service Provider's indemnification obligations above do not apply to the extent the Loss arises from AbbVie's negligence, breach of contract or unlawful conduct.</w:t>
      </w:r>
    </w:p>
    <w:p w14:paraId="24838CC9" w14:textId="77777777" w:rsidR="000024F2" w:rsidRPr="00D05DF0" w:rsidRDefault="000024F2" w:rsidP="00CD131F">
      <w:pPr>
        <w:numPr>
          <w:ilvl w:val="1"/>
          <w:numId w:val="23"/>
        </w:numPr>
        <w:autoSpaceDE w:val="0"/>
        <w:autoSpaceDN w:val="0"/>
        <w:adjustRightInd w:val="0"/>
        <w:spacing w:before="0" w:line="240" w:lineRule="auto"/>
        <w:ind w:left="360"/>
        <w:jc w:val="both"/>
        <w:rPr>
          <w:rFonts w:ascii="Arial" w:eastAsia="PMingLiU" w:hAnsi="Arial" w:cs="Arial"/>
          <w:sz w:val="20"/>
          <w:lang w:val="en-US" w:eastAsia="zh-TW"/>
        </w:rPr>
      </w:pPr>
      <w:r w:rsidRPr="00D05DF0">
        <w:rPr>
          <w:rFonts w:ascii="Arial" w:eastAsia="PMingLiU" w:hAnsi="Arial" w:cs="Arial"/>
          <w:sz w:val="20"/>
          <w:lang w:val="en-US" w:eastAsia="zh-TW"/>
        </w:rPr>
        <w:t xml:space="preserve">The Service Provider shall maintain in force appropriate policies of insurance with a reputable insurer in respect of its liabilities under this Agreement and as required by applicable law, including by maintaining the following types of coverage at a minimum, (i) Commercial General / Public Liability Insurance, (ii) Automobile Liability Insurance (with a single limit of liability including all owned, non-owned and hired vehicles), (iii) Workers’ Compensation / Employer’s Liability Insurance, and (iv) with respect to the provisioning of Services only, Professional Liability/Errors and Omissions Insurance. Further, Service Provider shall promptly provide AbbVie, upon request, with evidence of such insurance and payment of the premiums thereon. </w:t>
      </w:r>
    </w:p>
    <w:p w14:paraId="65BCC678" w14:textId="77777777" w:rsidR="000024F2" w:rsidRPr="00D05DF0" w:rsidRDefault="000024F2" w:rsidP="000024F2">
      <w:pPr>
        <w:spacing w:before="0" w:line="240" w:lineRule="auto"/>
        <w:jc w:val="both"/>
        <w:rPr>
          <w:rFonts w:ascii="Arial" w:eastAsia="PMingLiU" w:hAnsi="Arial" w:cs="Arial"/>
          <w:bCs/>
          <w:sz w:val="20"/>
          <w:lang w:val="en-GB" w:eastAsia="zh-TW"/>
        </w:rPr>
      </w:pPr>
    </w:p>
    <w:p w14:paraId="1616E66D" w14:textId="77777777" w:rsidR="000024F2" w:rsidRPr="00D05DF0" w:rsidRDefault="000024F2" w:rsidP="00CD131F">
      <w:pPr>
        <w:numPr>
          <w:ilvl w:val="0"/>
          <w:numId w:val="23"/>
        </w:numPr>
        <w:autoSpaceDE w:val="0"/>
        <w:autoSpaceDN w:val="0"/>
        <w:adjustRightInd w:val="0"/>
        <w:spacing w:before="0" w:line="240" w:lineRule="auto"/>
        <w:ind w:left="360"/>
        <w:jc w:val="both"/>
        <w:rPr>
          <w:rFonts w:ascii="Arial" w:eastAsia="PMingLiU" w:hAnsi="Arial" w:cs="Arial"/>
          <w:b/>
          <w:sz w:val="20"/>
          <w:lang w:val="en-US" w:eastAsia="zh-TW"/>
        </w:rPr>
      </w:pPr>
      <w:r w:rsidRPr="00D05DF0">
        <w:rPr>
          <w:rFonts w:ascii="Arial" w:eastAsia="PMingLiU" w:hAnsi="Arial" w:cs="Arial"/>
          <w:b/>
          <w:sz w:val="20"/>
          <w:lang w:val="en-US" w:eastAsia="zh-TW"/>
        </w:rPr>
        <w:t xml:space="preserve">BREACH, TERMINATION AND CANCELLATION </w:t>
      </w:r>
    </w:p>
    <w:p w14:paraId="0792AE9B" w14:textId="77777777" w:rsidR="000024F2" w:rsidRPr="00D05DF0" w:rsidRDefault="000024F2" w:rsidP="00CD131F">
      <w:pPr>
        <w:numPr>
          <w:ilvl w:val="1"/>
          <w:numId w:val="23"/>
        </w:numPr>
        <w:autoSpaceDE w:val="0"/>
        <w:autoSpaceDN w:val="0"/>
        <w:adjustRightInd w:val="0"/>
        <w:spacing w:before="0" w:line="240" w:lineRule="auto"/>
        <w:ind w:left="360" w:hanging="450"/>
        <w:jc w:val="both"/>
        <w:rPr>
          <w:rFonts w:ascii="Arial" w:eastAsia="PMingLiU" w:hAnsi="Arial" w:cs="Arial"/>
          <w:sz w:val="20"/>
          <w:lang w:val="en-US" w:eastAsia="zh-TW"/>
        </w:rPr>
      </w:pPr>
      <w:r w:rsidRPr="00D05DF0">
        <w:rPr>
          <w:rFonts w:ascii="Arial" w:eastAsia="PMingLiU" w:hAnsi="Arial" w:cs="Arial"/>
          <w:sz w:val="20"/>
          <w:lang w:val="en-US" w:eastAsia="zh-TW"/>
        </w:rPr>
        <w:t>Without prejudice to any of its rights or remedies at law, if the Goods and/or Services are not supplied or performed in accordance with this Agreement, AbbVie shall be entitled, at its absolute discretion:-</w:t>
      </w:r>
    </w:p>
    <w:p w14:paraId="21411CF8" w14:textId="77777777" w:rsidR="000024F2" w:rsidRPr="00D05DF0" w:rsidRDefault="00EE478F" w:rsidP="00CD131F">
      <w:pPr>
        <w:numPr>
          <w:ilvl w:val="0"/>
          <w:numId w:val="28"/>
        </w:numPr>
        <w:autoSpaceDE w:val="0"/>
        <w:autoSpaceDN w:val="0"/>
        <w:adjustRightInd w:val="0"/>
        <w:spacing w:before="0" w:line="240" w:lineRule="auto"/>
        <w:ind w:left="720"/>
        <w:jc w:val="both"/>
        <w:rPr>
          <w:rFonts w:ascii="Arial" w:eastAsia="PMingLiU" w:hAnsi="Arial" w:cs="Arial"/>
          <w:sz w:val="20"/>
          <w:lang w:val="en-US" w:eastAsia="zh-TW"/>
        </w:rPr>
      </w:pPr>
      <w:r>
        <w:rPr>
          <w:rFonts w:ascii="Arial" w:eastAsia="PMingLiU" w:hAnsi="Arial" w:cs="Arial"/>
          <w:sz w:val="20"/>
          <w:lang w:val="en-US" w:eastAsia="zh-TW"/>
        </w:rPr>
        <w:t>To</w:t>
      </w:r>
      <w:r w:rsidR="000024F2" w:rsidRPr="00D05DF0">
        <w:rPr>
          <w:rFonts w:ascii="Arial" w:eastAsia="PMingLiU" w:hAnsi="Arial" w:cs="Arial"/>
          <w:sz w:val="20"/>
          <w:lang w:val="en-US" w:eastAsia="zh-TW"/>
        </w:rPr>
        <w:t xml:space="preserve"> terminate this Agreement immediately by written notice to the Service Provider; or</w:t>
      </w:r>
    </w:p>
    <w:p w14:paraId="5A011375" w14:textId="77777777" w:rsidR="000024F2" w:rsidRPr="00D05DF0" w:rsidRDefault="00EE478F" w:rsidP="00CD131F">
      <w:pPr>
        <w:numPr>
          <w:ilvl w:val="0"/>
          <w:numId w:val="28"/>
        </w:numPr>
        <w:autoSpaceDE w:val="0"/>
        <w:autoSpaceDN w:val="0"/>
        <w:adjustRightInd w:val="0"/>
        <w:spacing w:before="0" w:line="240" w:lineRule="auto"/>
        <w:ind w:left="720"/>
        <w:jc w:val="both"/>
        <w:rPr>
          <w:rFonts w:ascii="Arial" w:eastAsia="PMingLiU" w:hAnsi="Arial" w:cs="Arial"/>
          <w:sz w:val="20"/>
          <w:lang w:val="en-US" w:eastAsia="zh-TW"/>
        </w:rPr>
      </w:pPr>
      <w:r>
        <w:rPr>
          <w:rFonts w:ascii="Arial" w:eastAsia="PMingLiU" w:hAnsi="Arial" w:cs="Arial"/>
          <w:sz w:val="20"/>
          <w:lang w:val="en-US" w:eastAsia="zh-TW"/>
        </w:rPr>
        <w:t xml:space="preserve">To </w:t>
      </w:r>
      <w:r w:rsidR="000024F2" w:rsidRPr="00D05DF0">
        <w:rPr>
          <w:rFonts w:ascii="Arial" w:eastAsia="PMingLiU" w:hAnsi="Arial" w:cs="Arial"/>
          <w:sz w:val="20"/>
          <w:lang w:val="en-US" w:eastAsia="zh-TW"/>
        </w:rPr>
        <w:t>require the Service Provider to repair the Goods or to supply replacement Goods and/or Services (as the case may be) in accordance with this Agreement within 10 days from the date of AbbVie's notice to the Service Provider specifying the nature of the non-compliance with this Agreement, and if the Service Provider fails, refuses or neglects to do so, AbbVie shall be entitled either:</w:t>
      </w:r>
    </w:p>
    <w:p w14:paraId="765466A3" w14:textId="77777777" w:rsidR="00EE478F" w:rsidRPr="00D05DF0" w:rsidRDefault="00EE478F" w:rsidP="00CD131F">
      <w:pPr>
        <w:numPr>
          <w:ilvl w:val="0"/>
          <w:numId w:val="29"/>
        </w:numPr>
        <w:tabs>
          <w:tab w:val="left" w:pos="900"/>
        </w:tabs>
        <w:autoSpaceDE w:val="0"/>
        <w:autoSpaceDN w:val="0"/>
        <w:adjustRightInd w:val="0"/>
        <w:spacing w:before="0" w:line="240" w:lineRule="auto"/>
        <w:ind w:hanging="360"/>
        <w:jc w:val="both"/>
        <w:rPr>
          <w:rFonts w:ascii="Arial" w:eastAsia="PMingLiU" w:hAnsi="Arial" w:cs="Arial"/>
          <w:sz w:val="20"/>
          <w:lang w:val="en-US" w:eastAsia="zh-TW"/>
        </w:rPr>
      </w:pPr>
      <w:r>
        <w:rPr>
          <w:rFonts w:ascii="Arial" w:eastAsia="PMingLiU" w:hAnsi="Arial" w:cs="Arial"/>
          <w:sz w:val="20"/>
          <w:lang w:val="en-US" w:eastAsia="zh-TW"/>
        </w:rPr>
        <w:t>To</w:t>
      </w:r>
      <w:r w:rsidR="000024F2" w:rsidRPr="00D05DF0">
        <w:rPr>
          <w:rFonts w:ascii="Arial" w:eastAsia="PMingLiU" w:hAnsi="Arial" w:cs="Arial"/>
          <w:sz w:val="20"/>
          <w:lang w:val="en-US" w:eastAsia="zh-TW"/>
        </w:rPr>
        <w:t xml:space="preserve"> replace or repair such Goods and/or Services at the Service Provider's cost; or</w:t>
      </w:r>
    </w:p>
    <w:p w14:paraId="1EF27414" w14:textId="77777777" w:rsidR="000024F2" w:rsidRPr="00EE478F" w:rsidRDefault="00EE478F" w:rsidP="00CD131F">
      <w:pPr>
        <w:numPr>
          <w:ilvl w:val="0"/>
          <w:numId w:val="29"/>
        </w:numPr>
        <w:tabs>
          <w:tab w:val="left" w:pos="900"/>
        </w:tabs>
        <w:autoSpaceDE w:val="0"/>
        <w:autoSpaceDN w:val="0"/>
        <w:adjustRightInd w:val="0"/>
        <w:spacing w:before="0" w:line="240" w:lineRule="auto"/>
        <w:ind w:hanging="360"/>
        <w:jc w:val="both"/>
        <w:rPr>
          <w:rFonts w:ascii="Arial" w:eastAsia="PMingLiU" w:hAnsi="Arial" w:cs="Arial"/>
          <w:sz w:val="20"/>
          <w:lang w:val="en-US" w:eastAsia="zh-TW"/>
        </w:rPr>
      </w:pPr>
      <w:r>
        <w:rPr>
          <w:rFonts w:ascii="Arial" w:eastAsia="PMingLiU" w:hAnsi="Arial" w:cs="Arial"/>
          <w:sz w:val="20"/>
          <w:lang w:val="en-US" w:eastAsia="zh-TW"/>
        </w:rPr>
        <w:t>T</w:t>
      </w:r>
      <w:r w:rsidR="000024F2" w:rsidRPr="00EE478F">
        <w:rPr>
          <w:rFonts w:ascii="Arial" w:eastAsia="PMingLiU" w:hAnsi="Arial" w:cs="Arial"/>
          <w:sz w:val="20"/>
          <w:lang w:val="en-US" w:eastAsia="zh-TW"/>
        </w:rPr>
        <w:t>o terminate this Agreement immediately by written notice to the Service Provider.</w:t>
      </w:r>
    </w:p>
    <w:p w14:paraId="565BD64A" w14:textId="77777777" w:rsidR="000024F2" w:rsidRPr="00D05DF0" w:rsidRDefault="000024F2" w:rsidP="00CD131F">
      <w:pPr>
        <w:numPr>
          <w:ilvl w:val="1"/>
          <w:numId w:val="23"/>
        </w:numPr>
        <w:autoSpaceDE w:val="0"/>
        <w:autoSpaceDN w:val="0"/>
        <w:adjustRightInd w:val="0"/>
        <w:spacing w:before="0" w:line="240" w:lineRule="auto"/>
        <w:ind w:left="360" w:hanging="450"/>
        <w:jc w:val="both"/>
        <w:rPr>
          <w:rFonts w:ascii="Arial" w:eastAsia="PMingLiU" w:hAnsi="Arial" w:cs="Arial"/>
          <w:sz w:val="20"/>
          <w:lang w:val="en-US" w:eastAsia="zh-TW"/>
        </w:rPr>
      </w:pPr>
      <w:r w:rsidRPr="00D05DF0">
        <w:rPr>
          <w:rFonts w:ascii="Arial" w:eastAsia="PMingLiU" w:hAnsi="Arial" w:cs="Arial"/>
          <w:sz w:val="20"/>
          <w:lang w:val="en-US" w:eastAsia="zh-TW"/>
        </w:rPr>
        <w:t>AbbVie shall be entitled to terminate this Agreement immediately, by written notice without any liability to the Service Provider, if: -</w:t>
      </w:r>
    </w:p>
    <w:p w14:paraId="1C38C979" w14:textId="77777777" w:rsidR="000024F2" w:rsidRPr="00D05DF0" w:rsidRDefault="00FE69B6" w:rsidP="00CD131F">
      <w:pPr>
        <w:numPr>
          <w:ilvl w:val="0"/>
          <w:numId w:val="30"/>
        </w:numPr>
        <w:autoSpaceDE w:val="0"/>
        <w:autoSpaceDN w:val="0"/>
        <w:adjustRightInd w:val="0"/>
        <w:spacing w:before="0" w:line="240" w:lineRule="auto"/>
        <w:ind w:left="720"/>
        <w:jc w:val="both"/>
        <w:rPr>
          <w:rFonts w:ascii="Arial" w:eastAsia="PMingLiU" w:hAnsi="Arial" w:cs="Arial"/>
          <w:sz w:val="20"/>
          <w:lang w:val="en-US" w:eastAsia="zh-TW"/>
        </w:rPr>
      </w:pPr>
      <w:r>
        <w:rPr>
          <w:rFonts w:ascii="Arial" w:eastAsia="PMingLiU" w:hAnsi="Arial" w:cs="Arial"/>
          <w:sz w:val="20"/>
          <w:lang w:val="en-US" w:eastAsia="zh-TW"/>
        </w:rPr>
        <w:t>T</w:t>
      </w:r>
      <w:r w:rsidR="000024F2" w:rsidRPr="00D05DF0">
        <w:rPr>
          <w:rFonts w:ascii="Arial" w:eastAsia="PMingLiU" w:hAnsi="Arial" w:cs="Arial"/>
          <w:sz w:val="20"/>
          <w:lang w:val="en-US" w:eastAsia="zh-TW"/>
        </w:rPr>
        <w:t>he Service Provider makes any arrangement with its creditors, becomes subject to an administration order or goes into bankruptcy, liquidation, or receivership;</w:t>
      </w:r>
    </w:p>
    <w:p w14:paraId="4995F2B6" w14:textId="77777777" w:rsidR="000024F2" w:rsidRPr="00D05DF0" w:rsidRDefault="00FE69B6" w:rsidP="00CD131F">
      <w:pPr>
        <w:numPr>
          <w:ilvl w:val="0"/>
          <w:numId w:val="30"/>
        </w:numPr>
        <w:autoSpaceDE w:val="0"/>
        <w:autoSpaceDN w:val="0"/>
        <w:adjustRightInd w:val="0"/>
        <w:spacing w:before="0" w:line="240" w:lineRule="auto"/>
        <w:ind w:left="720"/>
        <w:jc w:val="both"/>
        <w:rPr>
          <w:rFonts w:ascii="Arial" w:eastAsia="PMingLiU" w:hAnsi="Arial" w:cs="Arial"/>
          <w:sz w:val="20"/>
          <w:lang w:val="en-US" w:eastAsia="zh-TW"/>
        </w:rPr>
      </w:pPr>
      <w:r>
        <w:rPr>
          <w:rFonts w:ascii="Arial" w:eastAsia="PMingLiU" w:hAnsi="Arial" w:cs="Arial"/>
          <w:sz w:val="20"/>
          <w:lang w:val="en-US" w:eastAsia="zh-TW"/>
        </w:rPr>
        <w:t>A</w:t>
      </w:r>
      <w:r w:rsidR="000024F2" w:rsidRPr="00D05DF0">
        <w:rPr>
          <w:rFonts w:ascii="Arial" w:eastAsia="PMingLiU" w:hAnsi="Arial" w:cs="Arial"/>
          <w:sz w:val="20"/>
          <w:lang w:val="en-US" w:eastAsia="zh-TW"/>
        </w:rPr>
        <w:t xml:space="preserve"> receiver, trustee or liquidator or equivalent person is appointed over any of the Service Provider's property or assets;</w:t>
      </w:r>
    </w:p>
    <w:p w14:paraId="188CFC19" w14:textId="77777777" w:rsidR="000024F2" w:rsidRPr="00D05DF0" w:rsidRDefault="00FE69B6" w:rsidP="00CD131F">
      <w:pPr>
        <w:numPr>
          <w:ilvl w:val="0"/>
          <w:numId w:val="30"/>
        </w:numPr>
        <w:autoSpaceDE w:val="0"/>
        <w:autoSpaceDN w:val="0"/>
        <w:adjustRightInd w:val="0"/>
        <w:spacing w:before="0" w:line="240" w:lineRule="auto"/>
        <w:ind w:left="720"/>
        <w:jc w:val="both"/>
        <w:rPr>
          <w:rFonts w:ascii="Arial" w:eastAsia="PMingLiU" w:hAnsi="Arial" w:cs="Arial"/>
          <w:sz w:val="20"/>
          <w:lang w:val="en-US" w:eastAsia="zh-TW"/>
        </w:rPr>
      </w:pPr>
      <w:r>
        <w:rPr>
          <w:rFonts w:ascii="Arial" w:eastAsia="PMingLiU" w:hAnsi="Arial" w:cs="Arial"/>
          <w:sz w:val="20"/>
          <w:lang w:val="en-US" w:eastAsia="zh-TW"/>
        </w:rPr>
        <w:t>T</w:t>
      </w:r>
      <w:r w:rsidR="000024F2" w:rsidRPr="00D05DF0">
        <w:rPr>
          <w:rFonts w:ascii="Arial" w:eastAsia="PMingLiU" w:hAnsi="Arial" w:cs="Arial"/>
          <w:sz w:val="20"/>
          <w:lang w:val="en-US" w:eastAsia="zh-TW"/>
        </w:rPr>
        <w:t>he making or filing of an application for winding up is presented against the Service Provider under any law relating to bankruptcy or insolvency and such petition is not set aside within 30 days of its presentation in court upon an application by the Service Provider;</w:t>
      </w:r>
    </w:p>
    <w:p w14:paraId="73B00599" w14:textId="77777777" w:rsidR="000024F2" w:rsidRPr="00D05DF0" w:rsidRDefault="00FE69B6" w:rsidP="00CD131F">
      <w:pPr>
        <w:numPr>
          <w:ilvl w:val="0"/>
          <w:numId w:val="30"/>
        </w:numPr>
        <w:autoSpaceDE w:val="0"/>
        <w:autoSpaceDN w:val="0"/>
        <w:adjustRightInd w:val="0"/>
        <w:spacing w:before="0" w:line="240" w:lineRule="auto"/>
        <w:ind w:left="720"/>
        <w:jc w:val="both"/>
        <w:rPr>
          <w:rFonts w:ascii="Arial" w:eastAsia="PMingLiU" w:hAnsi="Arial" w:cs="Arial"/>
          <w:sz w:val="20"/>
          <w:lang w:val="en-US" w:eastAsia="zh-TW"/>
        </w:rPr>
      </w:pPr>
      <w:r>
        <w:rPr>
          <w:rFonts w:ascii="Arial" w:eastAsia="PMingLiU" w:hAnsi="Arial" w:cs="Arial"/>
          <w:sz w:val="20"/>
          <w:lang w:val="en-US" w:eastAsia="zh-TW"/>
        </w:rPr>
        <w:t>T</w:t>
      </w:r>
      <w:r w:rsidR="000024F2" w:rsidRPr="00D05DF0">
        <w:rPr>
          <w:rFonts w:ascii="Arial" w:eastAsia="PMingLiU" w:hAnsi="Arial" w:cs="Arial"/>
          <w:sz w:val="20"/>
          <w:lang w:val="en-US" w:eastAsia="zh-TW"/>
        </w:rPr>
        <w:t>he Service Provider becomes unable to pay its debts generally as they become due, or ceases or threatens to cease to carry on any part of its business; or</w:t>
      </w:r>
    </w:p>
    <w:p w14:paraId="42D3B977" w14:textId="77777777" w:rsidR="000024F2" w:rsidRPr="00FE69B6" w:rsidRDefault="000024F2" w:rsidP="00CD131F">
      <w:pPr>
        <w:numPr>
          <w:ilvl w:val="0"/>
          <w:numId w:val="30"/>
        </w:numPr>
        <w:autoSpaceDE w:val="0"/>
        <w:autoSpaceDN w:val="0"/>
        <w:adjustRightInd w:val="0"/>
        <w:spacing w:before="0" w:line="240" w:lineRule="auto"/>
        <w:ind w:left="720"/>
        <w:jc w:val="both"/>
        <w:rPr>
          <w:rFonts w:ascii="Arial" w:eastAsia="PMingLiU" w:hAnsi="Arial" w:cs="Arial"/>
          <w:sz w:val="20"/>
          <w:lang w:val="en-US" w:eastAsia="zh-TW"/>
        </w:rPr>
      </w:pPr>
      <w:r w:rsidRPr="00D05DF0">
        <w:rPr>
          <w:rFonts w:ascii="Arial" w:eastAsia="PMingLiU" w:hAnsi="Arial" w:cs="Arial"/>
          <w:sz w:val="20"/>
          <w:lang w:val="en-US" w:eastAsia="zh-TW"/>
        </w:rPr>
        <w:t xml:space="preserve">AbbVie reasonably considers that any of the events set out in Clauses </w:t>
      </w:r>
      <w:r w:rsidRPr="00FE69B6">
        <w:rPr>
          <w:rFonts w:ascii="Arial" w:eastAsia="PMingLiU" w:hAnsi="Arial" w:cs="Arial"/>
          <w:sz w:val="20"/>
          <w:lang w:val="en-US" w:eastAsia="zh-TW"/>
        </w:rPr>
        <w:t>10.2(a) to (d) or any analogous event in any jurisdiction is likely to occur to the Service Provider.</w:t>
      </w:r>
    </w:p>
    <w:p w14:paraId="4F7EDFDF" w14:textId="77777777" w:rsidR="000024F2" w:rsidRPr="00D05DF0" w:rsidRDefault="000024F2" w:rsidP="00CD131F">
      <w:pPr>
        <w:numPr>
          <w:ilvl w:val="1"/>
          <w:numId w:val="23"/>
        </w:numPr>
        <w:autoSpaceDE w:val="0"/>
        <w:autoSpaceDN w:val="0"/>
        <w:adjustRightInd w:val="0"/>
        <w:spacing w:before="0" w:line="240" w:lineRule="auto"/>
        <w:ind w:left="360" w:hanging="450"/>
        <w:jc w:val="both"/>
        <w:rPr>
          <w:rFonts w:ascii="Arial" w:eastAsia="PMingLiU" w:hAnsi="Arial" w:cs="Arial"/>
          <w:sz w:val="20"/>
          <w:lang w:val="en-US" w:eastAsia="zh-TW"/>
        </w:rPr>
      </w:pPr>
      <w:r w:rsidRPr="00D05DF0">
        <w:rPr>
          <w:rFonts w:ascii="Arial" w:eastAsia="PMingLiU" w:hAnsi="Arial" w:cs="Arial"/>
          <w:sz w:val="20"/>
          <w:lang w:val="en-US" w:eastAsia="zh-TW"/>
        </w:rPr>
        <w:t xml:space="preserve">Upon the occurrence of any of the events in Clauses 10.1 or 10.2 or the termination of this Agreement, subject to Clause 10.5(b) below, AbbVie shall be entitled to require the repayment of any part of the Price that has been paid to the Service Provider under this Agreement and to take all such actions or proceedings as AbbVie deems </w:t>
      </w:r>
      <w:r w:rsidRPr="00D05DF0">
        <w:rPr>
          <w:rFonts w:ascii="Arial" w:eastAsia="PMingLiU" w:hAnsi="Arial" w:cs="Arial"/>
          <w:sz w:val="20"/>
          <w:lang w:val="en-US" w:eastAsia="zh-TW"/>
        </w:rPr>
        <w:lastRenderedPageBreak/>
        <w:t>fit to claim damages and loss and all costs and expenses (on a full indemnity basis) incurred in connection with such actions or proceedings.</w:t>
      </w:r>
    </w:p>
    <w:p w14:paraId="515F5F74" w14:textId="77777777" w:rsidR="000024F2" w:rsidRPr="00D05DF0" w:rsidRDefault="000024F2" w:rsidP="00CD131F">
      <w:pPr>
        <w:numPr>
          <w:ilvl w:val="1"/>
          <w:numId w:val="23"/>
        </w:numPr>
        <w:autoSpaceDE w:val="0"/>
        <w:autoSpaceDN w:val="0"/>
        <w:adjustRightInd w:val="0"/>
        <w:spacing w:before="0" w:line="240" w:lineRule="auto"/>
        <w:ind w:left="360" w:hanging="450"/>
        <w:jc w:val="both"/>
        <w:rPr>
          <w:rFonts w:ascii="Arial" w:eastAsia="PMingLiU" w:hAnsi="Arial" w:cs="Arial"/>
          <w:sz w:val="20"/>
          <w:lang w:val="en-US" w:eastAsia="zh-TW"/>
        </w:rPr>
      </w:pPr>
      <w:r w:rsidRPr="00D05DF0">
        <w:rPr>
          <w:rFonts w:ascii="Arial" w:eastAsia="PMingLiU" w:hAnsi="Arial" w:cs="Arial"/>
          <w:sz w:val="20"/>
          <w:lang w:val="en-US" w:eastAsia="zh-TW"/>
        </w:rPr>
        <w:t>The rights set out in Clauses 10.1 and 10.2 are in addition and without prejudice to AbbVie's other legal rights and remedies.</w:t>
      </w:r>
    </w:p>
    <w:p w14:paraId="52DDBF21" w14:textId="77777777" w:rsidR="000024F2" w:rsidRPr="00FE69B6" w:rsidRDefault="000024F2" w:rsidP="00CD131F">
      <w:pPr>
        <w:numPr>
          <w:ilvl w:val="1"/>
          <w:numId w:val="23"/>
        </w:numPr>
        <w:autoSpaceDE w:val="0"/>
        <w:autoSpaceDN w:val="0"/>
        <w:adjustRightInd w:val="0"/>
        <w:spacing w:before="0" w:line="240" w:lineRule="auto"/>
        <w:ind w:left="360" w:hanging="450"/>
        <w:jc w:val="both"/>
        <w:rPr>
          <w:rFonts w:ascii="Arial" w:eastAsia="PMingLiU" w:hAnsi="Arial" w:cs="Arial"/>
          <w:sz w:val="20"/>
          <w:lang w:val="en-US" w:eastAsia="zh-TW"/>
        </w:rPr>
      </w:pPr>
      <w:r w:rsidRPr="00D05DF0">
        <w:rPr>
          <w:rFonts w:ascii="Arial" w:eastAsia="PMingLiU" w:hAnsi="Arial" w:cs="Arial"/>
          <w:sz w:val="20"/>
          <w:lang w:val="en-US" w:eastAsia="zh-TW"/>
        </w:rPr>
        <w:t>Notwithstanding any provision herein, AbbVie shall be entitled, at its option, by written notice to the Service Provider to cancel or terminate at any time, this Agreement in whole or in part with respect to any undelivered Goods or uncompleted Services. Upon giving such cancellation or termination notice:</w:t>
      </w:r>
    </w:p>
    <w:p w14:paraId="1FFA3499" w14:textId="77777777" w:rsidR="000024F2" w:rsidRPr="00D05DF0" w:rsidRDefault="000024F2" w:rsidP="00CD131F">
      <w:pPr>
        <w:numPr>
          <w:ilvl w:val="0"/>
          <w:numId w:val="31"/>
        </w:numPr>
        <w:tabs>
          <w:tab w:val="left" w:pos="720"/>
        </w:tabs>
        <w:autoSpaceDE w:val="0"/>
        <w:autoSpaceDN w:val="0"/>
        <w:adjustRightInd w:val="0"/>
        <w:spacing w:before="0" w:line="240" w:lineRule="auto"/>
        <w:ind w:left="720"/>
        <w:jc w:val="both"/>
        <w:rPr>
          <w:rFonts w:ascii="Arial" w:eastAsia="PMingLiU" w:hAnsi="Arial" w:cs="Arial"/>
          <w:sz w:val="20"/>
          <w:lang w:val="en-US" w:eastAsia="zh-TW"/>
        </w:rPr>
      </w:pPr>
      <w:r w:rsidRPr="00D05DF0">
        <w:rPr>
          <w:rFonts w:ascii="Arial" w:eastAsia="PMingLiU" w:hAnsi="Arial" w:cs="Arial"/>
          <w:sz w:val="20"/>
          <w:lang w:val="en-US" w:eastAsia="zh-TW"/>
        </w:rPr>
        <w:t>AbbVie's only obligation for cancelling or terminating this Agreement covering standard stock Goods will be to pay for the Goods shipped or delivered prior to such cancellation or termination; and</w:t>
      </w:r>
    </w:p>
    <w:p w14:paraId="5CC0A2BA" w14:textId="77777777" w:rsidR="000024F2" w:rsidRPr="00D05DF0" w:rsidRDefault="00FE69B6" w:rsidP="00CD131F">
      <w:pPr>
        <w:numPr>
          <w:ilvl w:val="0"/>
          <w:numId w:val="31"/>
        </w:numPr>
        <w:autoSpaceDE w:val="0"/>
        <w:autoSpaceDN w:val="0"/>
        <w:adjustRightInd w:val="0"/>
        <w:spacing w:before="0" w:line="240" w:lineRule="auto"/>
        <w:ind w:left="720"/>
        <w:jc w:val="both"/>
        <w:rPr>
          <w:rFonts w:ascii="Arial" w:eastAsia="PMingLiU" w:hAnsi="Arial" w:cs="Arial"/>
          <w:sz w:val="20"/>
          <w:lang w:val="en-US" w:eastAsia="zh-TW"/>
        </w:rPr>
      </w:pPr>
      <w:r>
        <w:rPr>
          <w:rFonts w:ascii="Arial" w:eastAsia="PMingLiU" w:hAnsi="Arial" w:cs="Arial"/>
          <w:sz w:val="20"/>
          <w:lang w:val="en-US" w:eastAsia="zh-TW"/>
        </w:rPr>
        <w:t>I</w:t>
      </w:r>
      <w:r w:rsidR="000024F2" w:rsidRPr="00D05DF0">
        <w:rPr>
          <w:rFonts w:ascii="Arial" w:eastAsia="PMingLiU" w:hAnsi="Arial" w:cs="Arial"/>
          <w:sz w:val="20"/>
          <w:lang w:val="en-US" w:eastAsia="zh-TW"/>
        </w:rPr>
        <w:t>f AbbVie cancels or terminates this Agreement covering Goods which are manufactured or produced in accordance with AbbVie's specifications or in respect of Services which have been part-performed and initiated at AbbVie's request and the Service Provider is not in breach of this Agreement (subject to delivery and/or performance of the same), AbbVie will pay the Service Provider:-</w:t>
      </w:r>
    </w:p>
    <w:p w14:paraId="652FAEE8" w14:textId="77777777" w:rsidR="000024F2" w:rsidRPr="00D05DF0" w:rsidRDefault="002624C5" w:rsidP="00CD131F">
      <w:pPr>
        <w:numPr>
          <w:ilvl w:val="0"/>
          <w:numId w:val="32"/>
        </w:numPr>
        <w:tabs>
          <w:tab w:val="left" w:pos="900"/>
        </w:tabs>
        <w:autoSpaceDE w:val="0"/>
        <w:autoSpaceDN w:val="0"/>
        <w:adjustRightInd w:val="0"/>
        <w:spacing w:before="0" w:line="240" w:lineRule="auto"/>
        <w:ind w:left="900" w:hanging="180"/>
        <w:jc w:val="both"/>
        <w:rPr>
          <w:rFonts w:ascii="Arial" w:eastAsia="PMingLiU" w:hAnsi="Arial" w:cs="Arial"/>
          <w:sz w:val="20"/>
          <w:lang w:val="en-US" w:eastAsia="zh-TW"/>
        </w:rPr>
      </w:pPr>
      <w:r>
        <w:rPr>
          <w:rFonts w:ascii="Arial" w:eastAsia="PMingLiU" w:hAnsi="Arial" w:cs="Arial"/>
          <w:sz w:val="20"/>
          <w:lang w:val="en-US" w:eastAsia="zh-TW"/>
        </w:rPr>
        <w:t>I</w:t>
      </w:r>
      <w:r w:rsidR="000024F2" w:rsidRPr="00D05DF0">
        <w:rPr>
          <w:rFonts w:ascii="Arial" w:eastAsia="PMingLiU" w:hAnsi="Arial" w:cs="Arial"/>
          <w:sz w:val="20"/>
          <w:lang w:val="en-US" w:eastAsia="zh-TW"/>
        </w:rPr>
        <w:t>n respect of Goods, the agreed unit price for Goods completed together with the direct and proven costs for the manufacture of the Goods incurred by the Service Provider prior to such cancellation or termination; and</w:t>
      </w:r>
    </w:p>
    <w:p w14:paraId="7155E55A" w14:textId="77777777" w:rsidR="000024F2" w:rsidRPr="00D05DF0" w:rsidRDefault="002624C5" w:rsidP="00CD131F">
      <w:pPr>
        <w:numPr>
          <w:ilvl w:val="0"/>
          <w:numId w:val="32"/>
        </w:numPr>
        <w:tabs>
          <w:tab w:val="left" w:pos="900"/>
        </w:tabs>
        <w:autoSpaceDE w:val="0"/>
        <w:autoSpaceDN w:val="0"/>
        <w:adjustRightInd w:val="0"/>
        <w:spacing w:before="0" w:line="240" w:lineRule="auto"/>
        <w:ind w:left="900" w:hanging="180"/>
        <w:jc w:val="both"/>
        <w:rPr>
          <w:rFonts w:ascii="Arial" w:eastAsia="PMingLiU" w:hAnsi="Arial" w:cs="Arial"/>
          <w:sz w:val="20"/>
          <w:lang w:val="en-US" w:eastAsia="zh-TW"/>
        </w:rPr>
      </w:pPr>
      <w:r>
        <w:rPr>
          <w:rFonts w:ascii="Arial" w:eastAsia="PMingLiU" w:hAnsi="Arial" w:cs="Arial"/>
          <w:sz w:val="20"/>
          <w:lang w:val="en-US" w:eastAsia="zh-TW"/>
        </w:rPr>
        <w:t>In</w:t>
      </w:r>
      <w:r w:rsidR="000024F2" w:rsidRPr="00D05DF0">
        <w:rPr>
          <w:rFonts w:ascii="Arial" w:eastAsia="PMingLiU" w:hAnsi="Arial" w:cs="Arial"/>
          <w:sz w:val="20"/>
          <w:lang w:val="en-US" w:eastAsia="zh-TW"/>
        </w:rPr>
        <w:t xml:space="preserve"> respect of Services, the part-performed Services calculated at a reasonable percentage of the agreed Price for completed Services.</w:t>
      </w:r>
    </w:p>
    <w:p w14:paraId="074C9D31" w14:textId="77777777" w:rsidR="000024F2" w:rsidRPr="00D05DF0" w:rsidRDefault="000024F2" w:rsidP="002624C5">
      <w:pPr>
        <w:autoSpaceDE w:val="0"/>
        <w:autoSpaceDN w:val="0"/>
        <w:adjustRightInd w:val="0"/>
        <w:spacing w:before="0" w:line="240" w:lineRule="auto"/>
        <w:ind w:left="360"/>
        <w:jc w:val="both"/>
        <w:rPr>
          <w:rFonts w:ascii="Arial" w:eastAsia="PMingLiU" w:hAnsi="Arial" w:cs="Arial"/>
          <w:sz w:val="20"/>
          <w:lang w:val="en-US" w:eastAsia="zh-TW"/>
        </w:rPr>
      </w:pPr>
      <w:r w:rsidRPr="00D05DF0">
        <w:rPr>
          <w:rFonts w:ascii="Arial" w:eastAsia="PMingLiU" w:hAnsi="Arial" w:cs="Arial"/>
          <w:sz w:val="20"/>
          <w:lang w:val="en-US" w:eastAsia="zh-TW"/>
        </w:rPr>
        <w:t>The total amount payable by AbbVie to the Service Provider in any event, including upon cancellation or termination of this Agreement shall not, under any circumstances, exceed the Price as stated in this Agreement. To the fullest extent permitted by law, AbbVie shall not be liable for any prospective or anticipated profits, opportunity, revenue, goodwill, business or anticipated savings, pure economic loss, or expectation loss by reason of such cancellation or termination; or for any indirect or consequential, special, punitive or exemplary losses or damage which may be occasioned or arise, whether directly or indirectly from such cancellation or termination.</w:t>
      </w:r>
    </w:p>
    <w:p w14:paraId="21371F12" w14:textId="77777777" w:rsidR="000024F2" w:rsidRPr="00D05DF0" w:rsidRDefault="000024F2" w:rsidP="00CD131F">
      <w:pPr>
        <w:numPr>
          <w:ilvl w:val="1"/>
          <w:numId w:val="23"/>
        </w:numPr>
        <w:autoSpaceDE w:val="0"/>
        <w:autoSpaceDN w:val="0"/>
        <w:adjustRightInd w:val="0"/>
        <w:spacing w:before="0" w:line="240" w:lineRule="auto"/>
        <w:ind w:left="360" w:hanging="450"/>
        <w:jc w:val="both"/>
        <w:rPr>
          <w:rFonts w:ascii="Arial" w:eastAsia="PMingLiU" w:hAnsi="Arial" w:cs="Arial"/>
          <w:sz w:val="20"/>
          <w:lang w:val="en-US" w:eastAsia="zh-TW"/>
        </w:rPr>
      </w:pPr>
      <w:r w:rsidRPr="00D05DF0">
        <w:rPr>
          <w:rFonts w:ascii="Arial" w:eastAsia="PMingLiU" w:hAnsi="Arial" w:cs="Arial"/>
          <w:sz w:val="20"/>
          <w:lang w:val="en-US" w:eastAsia="zh-TW"/>
        </w:rPr>
        <w:t>Upon cancellation or termination of this Agreement, the Service Provider shall immediately return to AbbVie, all of AbbVie's property held by the Service Provider. AbbVie shall be entitled to enter the Service Provider's premises (whether with or without prior notice) to recover all of such property.</w:t>
      </w:r>
    </w:p>
    <w:p w14:paraId="5AAFA6D7" w14:textId="77777777" w:rsidR="000024F2" w:rsidRPr="00D05DF0" w:rsidRDefault="000024F2" w:rsidP="00CD131F">
      <w:pPr>
        <w:numPr>
          <w:ilvl w:val="1"/>
          <w:numId w:val="23"/>
        </w:numPr>
        <w:autoSpaceDE w:val="0"/>
        <w:autoSpaceDN w:val="0"/>
        <w:adjustRightInd w:val="0"/>
        <w:spacing w:before="0" w:line="240" w:lineRule="auto"/>
        <w:ind w:left="360" w:hanging="450"/>
        <w:jc w:val="both"/>
        <w:rPr>
          <w:rFonts w:ascii="Arial" w:eastAsia="PMingLiU" w:hAnsi="Arial" w:cs="Arial"/>
          <w:sz w:val="20"/>
          <w:lang w:val="en-US" w:eastAsia="zh-TW"/>
        </w:rPr>
      </w:pPr>
      <w:r w:rsidRPr="00D05DF0">
        <w:rPr>
          <w:rFonts w:ascii="Arial" w:eastAsia="PMingLiU" w:hAnsi="Arial" w:cs="Arial"/>
          <w:sz w:val="20"/>
          <w:lang w:val="en-US" w:eastAsia="zh-TW"/>
        </w:rPr>
        <w:t>The provisions of Clauses 2.1, 2.3, 7 to 9, 12, 13</w:t>
      </w:r>
      <w:r w:rsidR="00A30BFB">
        <w:rPr>
          <w:rFonts w:ascii="Arial" w:eastAsia="PMingLiU" w:hAnsi="Arial" w:cs="Arial"/>
          <w:sz w:val="20"/>
          <w:lang w:val="en-US" w:eastAsia="zh-TW"/>
        </w:rPr>
        <w:t>, 14</w:t>
      </w:r>
      <w:r w:rsidRPr="00D05DF0">
        <w:rPr>
          <w:rFonts w:ascii="Arial" w:eastAsia="PMingLiU" w:hAnsi="Arial" w:cs="Arial"/>
          <w:sz w:val="20"/>
          <w:lang w:val="en-US" w:eastAsia="zh-TW"/>
        </w:rPr>
        <w:t xml:space="preserve"> and 17, and any other provisions which by their nature survive termination or expiry of this Agreement, shall survive the cancellation or termination of this Agreement for any reason whatsoever.</w:t>
      </w:r>
    </w:p>
    <w:p w14:paraId="1FA073E1" w14:textId="77777777" w:rsidR="000024F2" w:rsidRPr="00D05DF0" w:rsidRDefault="000024F2" w:rsidP="000024F2">
      <w:pPr>
        <w:autoSpaceDE w:val="0"/>
        <w:autoSpaceDN w:val="0"/>
        <w:adjustRightInd w:val="0"/>
        <w:spacing w:before="0" w:line="240" w:lineRule="auto"/>
        <w:jc w:val="both"/>
        <w:rPr>
          <w:rFonts w:ascii="Arial" w:eastAsia="PMingLiU" w:hAnsi="Arial" w:cs="Arial"/>
          <w:b/>
          <w:sz w:val="20"/>
          <w:lang w:val="en-US" w:eastAsia="zh-TW"/>
        </w:rPr>
      </w:pPr>
    </w:p>
    <w:p w14:paraId="698A362F" w14:textId="77777777" w:rsidR="000024F2" w:rsidRPr="00D05DF0" w:rsidRDefault="000024F2" w:rsidP="00CD131F">
      <w:pPr>
        <w:numPr>
          <w:ilvl w:val="0"/>
          <w:numId w:val="23"/>
        </w:numPr>
        <w:autoSpaceDE w:val="0"/>
        <w:autoSpaceDN w:val="0"/>
        <w:adjustRightInd w:val="0"/>
        <w:spacing w:before="0" w:line="240" w:lineRule="auto"/>
        <w:ind w:left="360"/>
        <w:jc w:val="both"/>
        <w:rPr>
          <w:rFonts w:ascii="Arial" w:eastAsia="PMingLiU" w:hAnsi="Arial" w:cs="Arial"/>
          <w:b/>
          <w:sz w:val="20"/>
          <w:lang w:val="en-US" w:eastAsia="zh-TW"/>
        </w:rPr>
      </w:pPr>
      <w:r w:rsidRPr="00D05DF0">
        <w:rPr>
          <w:rFonts w:ascii="Arial" w:eastAsia="PMingLiU" w:hAnsi="Arial" w:cs="Arial"/>
          <w:b/>
          <w:sz w:val="20"/>
          <w:lang w:val="en-US" w:eastAsia="zh-TW"/>
        </w:rPr>
        <w:t>ASSIGNMENT AND SUBCONTRACTING</w:t>
      </w:r>
    </w:p>
    <w:p w14:paraId="764D92CC" w14:textId="77777777" w:rsidR="000024F2" w:rsidRPr="00D05DF0" w:rsidRDefault="000024F2" w:rsidP="00CD131F">
      <w:pPr>
        <w:numPr>
          <w:ilvl w:val="1"/>
          <w:numId w:val="23"/>
        </w:numPr>
        <w:autoSpaceDE w:val="0"/>
        <w:autoSpaceDN w:val="0"/>
        <w:adjustRightInd w:val="0"/>
        <w:spacing w:before="0" w:line="240" w:lineRule="auto"/>
        <w:ind w:left="360" w:hanging="450"/>
        <w:jc w:val="both"/>
        <w:rPr>
          <w:rFonts w:ascii="Arial" w:eastAsia="PMingLiU" w:hAnsi="Arial" w:cs="Arial"/>
          <w:sz w:val="20"/>
          <w:lang w:val="en-US" w:eastAsia="zh-TW"/>
        </w:rPr>
      </w:pPr>
      <w:r w:rsidRPr="00D05DF0">
        <w:rPr>
          <w:rFonts w:ascii="Arial" w:eastAsia="PMingLiU" w:hAnsi="Arial" w:cs="Arial"/>
          <w:sz w:val="20"/>
          <w:lang w:val="en-US" w:eastAsia="zh-TW"/>
        </w:rPr>
        <w:t>AbbVie shall be entitled to assign or transfer all or any of its rights and/or obligations under this Agreement to any other person and/or entity directly or indirectly related to AbbVie.</w:t>
      </w:r>
    </w:p>
    <w:p w14:paraId="19058144" w14:textId="77777777" w:rsidR="000024F2" w:rsidRPr="00D05DF0" w:rsidRDefault="000024F2" w:rsidP="00CD131F">
      <w:pPr>
        <w:numPr>
          <w:ilvl w:val="1"/>
          <w:numId w:val="23"/>
        </w:numPr>
        <w:autoSpaceDE w:val="0"/>
        <w:autoSpaceDN w:val="0"/>
        <w:adjustRightInd w:val="0"/>
        <w:spacing w:before="0" w:line="240" w:lineRule="auto"/>
        <w:ind w:left="360" w:hanging="450"/>
        <w:jc w:val="both"/>
        <w:rPr>
          <w:rFonts w:ascii="Arial" w:eastAsia="PMingLiU" w:hAnsi="Arial" w:cs="Arial"/>
          <w:sz w:val="20"/>
          <w:lang w:val="en-US" w:eastAsia="zh-TW"/>
        </w:rPr>
      </w:pPr>
      <w:r w:rsidRPr="00D05DF0">
        <w:rPr>
          <w:rFonts w:ascii="Arial" w:eastAsia="PMingLiU" w:hAnsi="Arial" w:cs="Arial"/>
          <w:sz w:val="20"/>
          <w:lang w:val="en-US" w:eastAsia="zh-TW"/>
        </w:rPr>
        <w:t>The Service Provider shall not without AbbVie's prior written consent:</w:t>
      </w:r>
    </w:p>
    <w:p w14:paraId="033CC993" w14:textId="77777777" w:rsidR="000024F2" w:rsidRPr="00D05DF0" w:rsidRDefault="002624C5" w:rsidP="00CD131F">
      <w:pPr>
        <w:numPr>
          <w:ilvl w:val="0"/>
          <w:numId w:val="33"/>
        </w:numPr>
        <w:tabs>
          <w:tab w:val="left" w:pos="720"/>
        </w:tabs>
        <w:autoSpaceDE w:val="0"/>
        <w:autoSpaceDN w:val="0"/>
        <w:adjustRightInd w:val="0"/>
        <w:spacing w:before="0" w:line="240" w:lineRule="auto"/>
        <w:ind w:left="720"/>
        <w:jc w:val="both"/>
        <w:rPr>
          <w:rFonts w:ascii="Arial" w:eastAsia="PMingLiU" w:hAnsi="Arial" w:cs="Arial"/>
          <w:sz w:val="20"/>
          <w:lang w:val="en-US" w:eastAsia="zh-TW"/>
        </w:rPr>
      </w:pPr>
      <w:r>
        <w:rPr>
          <w:rFonts w:ascii="Arial" w:eastAsia="PMingLiU" w:hAnsi="Arial" w:cs="Arial"/>
          <w:sz w:val="20"/>
          <w:lang w:val="en-US" w:eastAsia="zh-TW"/>
        </w:rPr>
        <w:t>A</w:t>
      </w:r>
      <w:r w:rsidR="000024F2" w:rsidRPr="00D05DF0">
        <w:rPr>
          <w:rFonts w:ascii="Arial" w:eastAsia="PMingLiU" w:hAnsi="Arial" w:cs="Arial"/>
          <w:sz w:val="20"/>
          <w:lang w:val="en-US" w:eastAsia="zh-TW"/>
        </w:rPr>
        <w:t>ssign, mortgage, charge, dispose of or deal with any of its rights and/or obligations under this Agreement; or</w:t>
      </w:r>
    </w:p>
    <w:p w14:paraId="4E0DC4E6" w14:textId="77777777" w:rsidR="000024F2" w:rsidRPr="00D05DF0" w:rsidRDefault="002624C5" w:rsidP="00CD131F">
      <w:pPr>
        <w:numPr>
          <w:ilvl w:val="0"/>
          <w:numId w:val="33"/>
        </w:numPr>
        <w:tabs>
          <w:tab w:val="left" w:pos="720"/>
        </w:tabs>
        <w:autoSpaceDE w:val="0"/>
        <w:autoSpaceDN w:val="0"/>
        <w:adjustRightInd w:val="0"/>
        <w:spacing w:before="0" w:line="240" w:lineRule="auto"/>
        <w:ind w:left="720"/>
        <w:jc w:val="both"/>
        <w:rPr>
          <w:rFonts w:ascii="Arial" w:eastAsia="PMingLiU" w:hAnsi="Arial" w:cs="Arial"/>
          <w:sz w:val="20"/>
          <w:lang w:val="en-US" w:eastAsia="zh-TW"/>
        </w:rPr>
      </w:pPr>
      <w:r>
        <w:rPr>
          <w:rFonts w:ascii="Arial" w:eastAsia="PMingLiU" w:hAnsi="Arial" w:cs="Arial"/>
          <w:sz w:val="20"/>
          <w:lang w:val="en-US" w:eastAsia="zh-TW"/>
        </w:rPr>
        <w:t>E</w:t>
      </w:r>
      <w:r w:rsidR="000024F2" w:rsidRPr="00D05DF0">
        <w:rPr>
          <w:rFonts w:ascii="Arial" w:eastAsia="PMingLiU" w:hAnsi="Arial" w:cs="Arial"/>
          <w:sz w:val="20"/>
          <w:lang w:val="en-US" w:eastAsia="zh-TW"/>
        </w:rPr>
        <w:t>ngage any agent, subcontract or otherwise delegate the performance of any of the Service Provider's obligations under this Agreement to any party.</w:t>
      </w:r>
    </w:p>
    <w:p w14:paraId="014783C0" w14:textId="77777777" w:rsidR="000024F2" w:rsidRPr="00D05DF0" w:rsidRDefault="000024F2" w:rsidP="00CD131F">
      <w:pPr>
        <w:numPr>
          <w:ilvl w:val="1"/>
          <w:numId w:val="23"/>
        </w:numPr>
        <w:autoSpaceDE w:val="0"/>
        <w:autoSpaceDN w:val="0"/>
        <w:adjustRightInd w:val="0"/>
        <w:spacing w:before="0" w:line="240" w:lineRule="auto"/>
        <w:ind w:left="360" w:hanging="450"/>
        <w:jc w:val="both"/>
        <w:rPr>
          <w:rFonts w:ascii="Arial" w:eastAsia="PMingLiU" w:hAnsi="Arial" w:cs="Arial"/>
          <w:sz w:val="20"/>
          <w:lang w:val="en-US" w:eastAsia="zh-TW"/>
        </w:rPr>
      </w:pPr>
      <w:r w:rsidRPr="00D05DF0">
        <w:rPr>
          <w:rFonts w:ascii="Arial" w:eastAsia="PMingLiU" w:hAnsi="Arial" w:cs="Arial"/>
          <w:sz w:val="20"/>
          <w:lang w:val="en-US" w:eastAsia="zh-TW"/>
        </w:rPr>
        <w:t>The Service Provider shall remain fully responsible for all Services and/or Goods provided by its agents and/or subcontractor as consented to by AbbVie.</w:t>
      </w:r>
    </w:p>
    <w:p w14:paraId="2F961F36" w14:textId="77777777" w:rsidR="000024F2" w:rsidRPr="00D05DF0" w:rsidRDefault="000024F2" w:rsidP="00CD131F">
      <w:pPr>
        <w:numPr>
          <w:ilvl w:val="1"/>
          <w:numId w:val="23"/>
        </w:numPr>
        <w:autoSpaceDE w:val="0"/>
        <w:autoSpaceDN w:val="0"/>
        <w:adjustRightInd w:val="0"/>
        <w:spacing w:before="0" w:line="240" w:lineRule="auto"/>
        <w:ind w:left="360" w:hanging="450"/>
        <w:jc w:val="both"/>
        <w:rPr>
          <w:rFonts w:ascii="Arial" w:eastAsia="PMingLiU" w:hAnsi="Arial" w:cs="Arial"/>
          <w:sz w:val="20"/>
          <w:lang w:val="en-US" w:eastAsia="zh-TW"/>
        </w:rPr>
      </w:pPr>
      <w:r w:rsidRPr="00D05DF0">
        <w:rPr>
          <w:rFonts w:ascii="Arial" w:eastAsia="PMingLiU" w:hAnsi="Arial" w:cs="Arial"/>
          <w:sz w:val="20"/>
          <w:lang w:val="en-US" w:eastAsia="zh-TW"/>
        </w:rPr>
        <w:t>The Service Provider will on request provide AbbVie with full details of any Service Providers to the Service Provider of goods or services which are or are intended to be incorporated in the Goods and/or Services supplied to AbbVie.</w:t>
      </w:r>
    </w:p>
    <w:p w14:paraId="2D3838E1" w14:textId="77777777" w:rsidR="000024F2" w:rsidRPr="00D05DF0" w:rsidRDefault="000024F2" w:rsidP="000024F2">
      <w:pPr>
        <w:autoSpaceDE w:val="0"/>
        <w:autoSpaceDN w:val="0"/>
        <w:adjustRightInd w:val="0"/>
        <w:spacing w:before="0" w:line="240" w:lineRule="auto"/>
        <w:jc w:val="both"/>
        <w:rPr>
          <w:rFonts w:ascii="Arial" w:eastAsia="PMingLiU" w:hAnsi="Arial" w:cs="Arial"/>
          <w:b/>
          <w:sz w:val="20"/>
          <w:lang w:val="en-US" w:eastAsia="zh-TW"/>
        </w:rPr>
      </w:pPr>
    </w:p>
    <w:p w14:paraId="60EAE20C" w14:textId="77777777" w:rsidR="000024F2" w:rsidRPr="00D05DF0" w:rsidRDefault="000024F2" w:rsidP="00CD131F">
      <w:pPr>
        <w:numPr>
          <w:ilvl w:val="0"/>
          <w:numId w:val="23"/>
        </w:numPr>
        <w:autoSpaceDE w:val="0"/>
        <w:autoSpaceDN w:val="0"/>
        <w:adjustRightInd w:val="0"/>
        <w:spacing w:before="0" w:line="240" w:lineRule="auto"/>
        <w:ind w:left="360"/>
        <w:jc w:val="both"/>
        <w:rPr>
          <w:rFonts w:ascii="Arial" w:eastAsia="PMingLiU" w:hAnsi="Arial" w:cs="Arial"/>
          <w:b/>
          <w:sz w:val="20"/>
          <w:lang w:val="en-US" w:eastAsia="zh-TW"/>
        </w:rPr>
      </w:pPr>
      <w:r w:rsidRPr="00D05DF0">
        <w:rPr>
          <w:rFonts w:ascii="Arial" w:eastAsia="PMingLiU" w:hAnsi="Arial" w:cs="Arial"/>
          <w:b/>
          <w:sz w:val="20"/>
          <w:lang w:val="en-US" w:eastAsia="zh-TW"/>
        </w:rPr>
        <w:t>EXCLUSION &amp; LIMITATION OF LIABILITIES</w:t>
      </w:r>
    </w:p>
    <w:p w14:paraId="2DEEC170" w14:textId="77777777" w:rsidR="000024F2" w:rsidRPr="00D05DF0" w:rsidRDefault="000024F2" w:rsidP="00CD131F">
      <w:pPr>
        <w:numPr>
          <w:ilvl w:val="1"/>
          <w:numId w:val="23"/>
        </w:numPr>
        <w:autoSpaceDE w:val="0"/>
        <w:autoSpaceDN w:val="0"/>
        <w:adjustRightInd w:val="0"/>
        <w:spacing w:before="0" w:line="240" w:lineRule="auto"/>
        <w:ind w:left="360" w:hanging="450"/>
        <w:jc w:val="both"/>
        <w:rPr>
          <w:rFonts w:ascii="Arial" w:eastAsia="PMingLiU" w:hAnsi="Arial" w:cs="Arial"/>
          <w:sz w:val="20"/>
          <w:lang w:val="en-US" w:eastAsia="zh-TW"/>
        </w:rPr>
      </w:pPr>
      <w:r w:rsidRPr="00D05DF0">
        <w:rPr>
          <w:rFonts w:ascii="Arial" w:eastAsia="PMingLiU" w:hAnsi="Arial" w:cs="Arial"/>
          <w:sz w:val="20"/>
          <w:lang w:val="en-US" w:eastAsia="zh-TW"/>
        </w:rPr>
        <w:t>Notwithstanding anything herein to the contrary, and to the fullest extent permitted by law, AbbVie shall not be liable to the Service Provider for any punitive or exemplary damages or for any indirect or consequential loss or damage of any kind howsoever arising, for any loss of profits, loss of revenue, business interruption, loss of business or loss of opportunity, whether founded in contract, tort (including negligence), strict liability or any other legal characterization whatsoever. The Service Provider accordingly waives and relinquishes all and any of its claims to any such punitive or exemplary damages or indirect or consequential loss or damage against AbbVie.</w:t>
      </w:r>
    </w:p>
    <w:p w14:paraId="3B7FA407" w14:textId="77777777" w:rsidR="000024F2" w:rsidRPr="00D05DF0" w:rsidRDefault="000024F2" w:rsidP="00CD131F">
      <w:pPr>
        <w:numPr>
          <w:ilvl w:val="1"/>
          <w:numId w:val="23"/>
        </w:numPr>
        <w:autoSpaceDE w:val="0"/>
        <w:autoSpaceDN w:val="0"/>
        <w:adjustRightInd w:val="0"/>
        <w:spacing w:before="0" w:line="240" w:lineRule="auto"/>
        <w:ind w:left="360" w:hanging="450"/>
        <w:jc w:val="both"/>
        <w:rPr>
          <w:rFonts w:ascii="Arial" w:eastAsia="PMingLiU" w:hAnsi="Arial" w:cs="Arial"/>
          <w:sz w:val="20"/>
          <w:lang w:val="en-US" w:eastAsia="zh-TW"/>
        </w:rPr>
      </w:pPr>
      <w:r w:rsidRPr="00D05DF0">
        <w:rPr>
          <w:rFonts w:ascii="Arial" w:eastAsia="PMingLiU" w:hAnsi="Arial" w:cs="Arial"/>
          <w:sz w:val="20"/>
          <w:lang w:val="en-US" w:eastAsia="zh-TW"/>
        </w:rPr>
        <w:t>AbbVie's liability to the Service Provider in connection with this Agreement shall not under any circumstances exceed the greater of the Price for Goods and/or Services as stated in this Agreement.</w:t>
      </w:r>
    </w:p>
    <w:p w14:paraId="2AC47F2E" w14:textId="77777777" w:rsidR="000024F2" w:rsidRPr="00D05DF0" w:rsidRDefault="000024F2" w:rsidP="000024F2">
      <w:pPr>
        <w:autoSpaceDE w:val="0"/>
        <w:autoSpaceDN w:val="0"/>
        <w:adjustRightInd w:val="0"/>
        <w:spacing w:before="0" w:line="240" w:lineRule="auto"/>
        <w:jc w:val="both"/>
        <w:rPr>
          <w:rFonts w:ascii="Arial" w:eastAsia="PMingLiU" w:hAnsi="Arial" w:cs="Arial"/>
          <w:b/>
          <w:sz w:val="20"/>
          <w:lang w:val="en-US" w:eastAsia="zh-TW"/>
        </w:rPr>
      </w:pPr>
    </w:p>
    <w:p w14:paraId="4F4FCAFF" w14:textId="77777777" w:rsidR="000024F2" w:rsidRPr="00D05DF0" w:rsidRDefault="000024F2" w:rsidP="00CD131F">
      <w:pPr>
        <w:numPr>
          <w:ilvl w:val="0"/>
          <w:numId w:val="23"/>
        </w:numPr>
        <w:autoSpaceDE w:val="0"/>
        <w:autoSpaceDN w:val="0"/>
        <w:adjustRightInd w:val="0"/>
        <w:spacing w:before="0" w:line="240" w:lineRule="auto"/>
        <w:ind w:left="360"/>
        <w:jc w:val="both"/>
        <w:rPr>
          <w:rFonts w:ascii="Arial" w:eastAsia="PMingLiU" w:hAnsi="Arial" w:cs="Arial"/>
          <w:b/>
          <w:sz w:val="20"/>
          <w:lang w:val="en-US" w:eastAsia="zh-TW"/>
        </w:rPr>
      </w:pPr>
      <w:r w:rsidRPr="00D05DF0">
        <w:rPr>
          <w:rFonts w:ascii="Arial" w:eastAsia="PMingLiU" w:hAnsi="Arial" w:cs="Arial"/>
          <w:b/>
          <w:sz w:val="20"/>
          <w:lang w:val="en-US" w:eastAsia="zh-TW"/>
        </w:rPr>
        <w:lastRenderedPageBreak/>
        <w:t>COMPLIANCE WITH LAWS</w:t>
      </w:r>
    </w:p>
    <w:p w14:paraId="432B76D2" w14:textId="77777777" w:rsidR="000024F2" w:rsidRPr="00D05DF0" w:rsidRDefault="000024F2" w:rsidP="00CD131F">
      <w:pPr>
        <w:numPr>
          <w:ilvl w:val="1"/>
          <w:numId w:val="23"/>
        </w:numPr>
        <w:autoSpaceDE w:val="0"/>
        <w:autoSpaceDN w:val="0"/>
        <w:adjustRightInd w:val="0"/>
        <w:spacing w:before="0" w:line="240" w:lineRule="auto"/>
        <w:ind w:left="360" w:hanging="450"/>
        <w:jc w:val="both"/>
        <w:rPr>
          <w:rFonts w:ascii="Arial" w:eastAsia="PMingLiU" w:hAnsi="Arial" w:cs="Arial"/>
          <w:sz w:val="20"/>
          <w:lang w:val="en-US" w:eastAsia="zh-TW"/>
        </w:rPr>
      </w:pPr>
      <w:r w:rsidRPr="00D05DF0">
        <w:rPr>
          <w:rFonts w:ascii="Arial" w:eastAsia="PMingLiU" w:hAnsi="Arial" w:cs="Arial"/>
          <w:sz w:val="20"/>
          <w:lang w:val="en-US" w:eastAsia="zh-TW"/>
        </w:rPr>
        <w:t>The Service Provider represents and warrants that it is now in compliance with, and undertakes that in performance of its obligations under this Agreement, it shall continue to comply with, all applicable laws</w:t>
      </w:r>
      <w:r w:rsidR="00E550DD" w:rsidRPr="00D05DF0">
        <w:rPr>
          <w:rFonts w:ascii="Arial" w:eastAsia="PMingLiU" w:hAnsi="Arial" w:cs="Arial"/>
          <w:sz w:val="20"/>
          <w:lang w:val="en-US" w:eastAsia="zh-TW"/>
        </w:rPr>
        <w:t xml:space="preserve"> (including </w:t>
      </w:r>
      <w:r w:rsidR="00B4068E">
        <w:rPr>
          <w:rFonts w:ascii="Arial" w:eastAsia="PMingLiU" w:hAnsi="Arial" w:cs="Arial"/>
          <w:sz w:val="20"/>
          <w:lang w:val="en-US" w:eastAsia="zh-TW"/>
        </w:rPr>
        <w:t xml:space="preserve">the Republic of </w:t>
      </w:r>
      <w:r w:rsidR="00E550DD" w:rsidRPr="00D05DF0">
        <w:rPr>
          <w:rFonts w:ascii="Arial" w:eastAsia="PMingLiU" w:hAnsi="Arial" w:cs="Arial"/>
          <w:sz w:val="20"/>
          <w:lang w:val="en-US" w:eastAsia="zh-TW"/>
        </w:rPr>
        <w:t>Korea’s Act on the Prohibition of Improper Requests and Provision/ Receipt of Money and Valuables (“</w:t>
      </w:r>
      <w:r w:rsidR="00E550DD" w:rsidRPr="00084DB6">
        <w:rPr>
          <w:rFonts w:ascii="Arial" w:eastAsia="PMingLiU" w:hAnsi="Arial" w:cs="Arial"/>
          <w:sz w:val="20"/>
          <w:lang w:val="en-US" w:eastAsia="zh-TW"/>
        </w:rPr>
        <w:t>Anti-Graft Law</w:t>
      </w:r>
      <w:r w:rsidR="00E550DD" w:rsidRPr="00D05DF0">
        <w:rPr>
          <w:rFonts w:ascii="Arial" w:eastAsia="PMingLiU" w:hAnsi="Arial" w:cs="Arial"/>
          <w:sz w:val="20"/>
          <w:lang w:val="en-US" w:eastAsia="zh-TW"/>
        </w:rPr>
        <w:t>”))</w:t>
      </w:r>
      <w:r w:rsidRPr="00D05DF0">
        <w:rPr>
          <w:rFonts w:ascii="Arial" w:eastAsia="PMingLiU" w:hAnsi="Arial" w:cs="Arial"/>
          <w:sz w:val="20"/>
          <w:lang w:val="en-US" w:eastAsia="zh-TW"/>
        </w:rPr>
        <w:t>, authorizations, consents, permits, licenses, regulations and industry codes of practice, including those related to anti-bribery and anti-corruption. The Service Provider further represents and warrants that it will not offer, promise or authorize the giving of anything of value to a government official</w:t>
      </w:r>
      <w:r w:rsidR="00E550DD" w:rsidRPr="00D05DF0">
        <w:rPr>
          <w:rFonts w:ascii="Arial" w:eastAsia="PMingLiU" w:hAnsi="Arial" w:cs="Arial"/>
          <w:sz w:val="20"/>
          <w:lang w:val="en-US" w:eastAsia="zh-TW"/>
        </w:rPr>
        <w:t>, government or regulatory agency committee member, any officer or employee (including healthcare practitioners) of government hospitals, research institutions, universities, healthcare institutions and media companies, journalists</w:t>
      </w:r>
      <w:r w:rsidR="002C07BB" w:rsidRPr="00D05DF0">
        <w:rPr>
          <w:rFonts w:ascii="Arial" w:eastAsia="PMingLiU" w:hAnsi="Arial" w:cs="Arial"/>
          <w:sz w:val="20"/>
          <w:lang w:val="en-US" w:eastAsia="zh-TW"/>
        </w:rPr>
        <w:t>, any “pu</w:t>
      </w:r>
      <w:r w:rsidR="00AB0120">
        <w:rPr>
          <w:rFonts w:ascii="Arial" w:eastAsia="PMingLiU" w:hAnsi="Arial" w:cs="Arial"/>
          <w:sz w:val="20"/>
          <w:lang w:val="en-US" w:eastAsia="zh-TW"/>
        </w:rPr>
        <w:t>b</w:t>
      </w:r>
      <w:r w:rsidR="002C07BB" w:rsidRPr="00D05DF0">
        <w:rPr>
          <w:rFonts w:ascii="Arial" w:eastAsia="PMingLiU" w:hAnsi="Arial" w:cs="Arial"/>
          <w:sz w:val="20"/>
          <w:lang w:val="en-US" w:eastAsia="zh-TW"/>
        </w:rPr>
        <w:t>lic official” as defined under the Anti-Graft Law</w:t>
      </w:r>
      <w:r w:rsidR="00E550DD" w:rsidRPr="00D05DF0">
        <w:rPr>
          <w:rFonts w:ascii="Arial" w:eastAsia="PMingLiU" w:hAnsi="Arial" w:cs="Arial"/>
          <w:sz w:val="20"/>
          <w:lang w:val="en-US" w:eastAsia="zh-TW"/>
        </w:rPr>
        <w:t xml:space="preserve"> </w:t>
      </w:r>
      <w:r w:rsidRPr="00D05DF0">
        <w:rPr>
          <w:rFonts w:ascii="Arial" w:eastAsia="PMingLiU" w:hAnsi="Arial" w:cs="Arial"/>
          <w:sz w:val="20"/>
          <w:lang w:val="en-US" w:eastAsia="zh-TW"/>
        </w:rPr>
        <w:t xml:space="preserve">or other person to obtain or retain business or gain a business advantage. </w:t>
      </w:r>
    </w:p>
    <w:p w14:paraId="757A3C7D" w14:textId="77777777" w:rsidR="00E550DD" w:rsidRPr="00D05DF0" w:rsidRDefault="00E550DD" w:rsidP="00CD131F">
      <w:pPr>
        <w:numPr>
          <w:ilvl w:val="1"/>
          <w:numId w:val="23"/>
        </w:numPr>
        <w:autoSpaceDE w:val="0"/>
        <w:autoSpaceDN w:val="0"/>
        <w:adjustRightInd w:val="0"/>
        <w:spacing w:before="0" w:line="240" w:lineRule="auto"/>
        <w:ind w:left="360" w:hanging="450"/>
        <w:jc w:val="both"/>
        <w:rPr>
          <w:rFonts w:ascii="Arial" w:eastAsia="PMingLiU" w:hAnsi="Arial" w:cs="Arial"/>
          <w:sz w:val="20"/>
          <w:lang w:val="en-US" w:eastAsia="zh-TW"/>
        </w:rPr>
      </w:pPr>
      <w:r w:rsidRPr="00D05DF0">
        <w:rPr>
          <w:rFonts w:ascii="Arial" w:eastAsia="PMingLiU" w:hAnsi="Arial" w:cs="Arial"/>
          <w:sz w:val="20"/>
          <w:lang w:val="en-US" w:eastAsia="zh-TW"/>
        </w:rPr>
        <w:t>Notwithstanding any other provision in this Agreement, AbbVie may terminate this Agreement immediately by written notice to the Service Provider if it concludes, in its sole discretion, that the Service Provider has breached any part of this Clause 13 or that such breach is likely to occur.</w:t>
      </w:r>
    </w:p>
    <w:p w14:paraId="6D6F7E52" w14:textId="77777777" w:rsidR="000024F2" w:rsidRPr="00D05DF0" w:rsidRDefault="000024F2" w:rsidP="000024F2">
      <w:pPr>
        <w:autoSpaceDE w:val="0"/>
        <w:autoSpaceDN w:val="0"/>
        <w:adjustRightInd w:val="0"/>
        <w:spacing w:before="0" w:line="240" w:lineRule="auto"/>
        <w:jc w:val="both"/>
        <w:rPr>
          <w:rFonts w:ascii="Arial" w:eastAsia="PMingLiU" w:hAnsi="Arial" w:cs="Arial"/>
          <w:b/>
          <w:sz w:val="20"/>
          <w:lang w:val="en-US" w:eastAsia="zh-TW"/>
        </w:rPr>
      </w:pPr>
    </w:p>
    <w:p w14:paraId="694DF3D1" w14:textId="77777777" w:rsidR="000024F2" w:rsidRPr="00D05DF0" w:rsidRDefault="000024F2" w:rsidP="00CD131F">
      <w:pPr>
        <w:numPr>
          <w:ilvl w:val="0"/>
          <w:numId w:val="23"/>
        </w:numPr>
        <w:autoSpaceDE w:val="0"/>
        <w:autoSpaceDN w:val="0"/>
        <w:adjustRightInd w:val="0"/>
        <w:spacing w:before="0" w:line="240" w:lineRule="auto"/>
        <w:ind w:left="360"/>
        <w:jc w:val="both"/>
        <w:rPr>
          <w:rFonts w:ascii="Arial" w:eastAsia="PMingLiU" w:hAnsi="Arial" w:cs="Arial"/>
          <w:b/>
          <w:sz w:val="20"/>
          <w:lang w:val="en-US" w:eastAsia="zh-TW"/>
        </w:rPr>
      </w:pPr>
      <w:r w:rsidRPr="00D05DF0">
        <w:rPr>
          <w:rFonts w:ascii="Arial" w:eastAsia="PMingLiU" w:hAnsi="Arial" w:cs="Arial"/>
          <w:b/>
          <w:sz w:val="20"/>
          <w:lang w:val="en-US" w:eastAsia="zh-TW"/>
        </w:rPr>
        <w:t>PRIVACY</w:t>
      </w:r>
    </w:p>
    <w:p w14:paraId="6E8F85A5" w14:textId="77777777" w:rsidR="00A91845" w:rsidRDefault="000024F2" w:rsidP="00CD131F">
      <w:pPr>
        <w:numPr>
          <w:ilvl w:val="1"/>
          <w:numId w:val="23"/>
        </w:numPr>
        <w:autoSpaceDE w:val="0"/>
        <w:autoSpaceDN w:val="0"/>
        <w:adjustRightInd w:val="0"/>
        <w:spacing w:before="0" w:line="240" w:lineRule="auto"/>
        <w:ind w:left="360" w:hanging="450"/>
        <w:jc w:val="both"/>
        <w:rPr>
          <w:rFonts w:ascii="Arial" w:eastAsia="PMingLiU" w:hAnsi="Arial" w:cs="Arial"/>
          <w:sz w:val="20"/>
          <w:lang w:val="en-US" w:eastAsia="zh-TW"/>
        </w:rPr>
      </w:pPr>
      <w:r w:rsidRPr="00733452">
        <w:rPr>
          <w:rFonts w:ascii="Arial" w:eastAsia="PMingLiU" w:hAnsi="Arial" w:cs="Arial"/>
          <w:sz w:val="20"/>
          <w:lang w:val="en-US" w:eastAsia="zh-TW"/>
        </w:rPr>
        <w:t xml:space="preserve">To the extent </w:t>
      </w:r>
      <w:r w:rsidR="00235506">
        <w:rPr>
          <w:rFonts w:ascii="Arial" w:eastAsia="PMingLiU" w:hAnsi="Arial" w:cs="Arial"/>
          <w:sz w:val="20"/>
          <w:lang w:val="en-US" w:eastAsia="zh-TW"/>
        </w:rPr>
        <w:t xml:space="preserve">the </w:t>
      </w:r>
      <w:r w:rsidRPr="00733452">
        <w:rPr>
          <w:rFonts w:ascii="Arial" w:eastAsia="PMingLiU" w:hAnsi="Arial" w:cs="Arial"/>
          <w:sz w:val="20"/>
          <w:lang w:val="en-US" w:eastAsia="zh-TW"/>
        </w:rPr>
        <w:t xml:space="preserve">Service Provider </w:t>
      </w:r>
      <w:r w:rsidR="00733452">
        <w:rPr>
          <w:rFonts w:ascii="Arial" w:eastAsia="PMingLiU" w:hAnsi="Arial" w:cs="Arial"/>
          <w:sz w:val="20"/>
          <w:lang w:val="en-US" w:eastAsia="zh-TW"/>
        </w:rPr>
        <w:t>provides to AbbVie</w:t>
      </w:r>
      <w:r w:rsidR="00733452" w:rsidRPr="00733452">
        <w:rPr>
          <w:rFonts w:ascii="Arial" w:eastAsia="PMingLiU" w:hAnsi="Arial" w:cs="Arial"/>
          <w:sz w:val="20"/>
          <w:lang w:val="en-US" w:eastAsia="zh-TW"/>
        </w:rPr>
        <w:t xml:space="preserve"> </w:t>
      </w:r>
      <w:r w:rsidR="00C600AD" w:rsidRPr="00733452">
        <w:rPr>
          <w:rFonts w:ascii="Arial" w:eastAsia="PMingLiU" w:hAnsi="Arial" w:cs="Arial"/>
          <w:sz w:val="20"/>
          <w:lang w:val="en-US" w:eastAsia="zh-TW"/>
        </w:rPr>
        <w:t xml:space="preserve">any </w:t>
      </w:r>
      <w:r w:rsidR="00235506">
        <w:rPr>
          <w:rFonts w:ascii="Arial" w:eastAsia="PMingLiU" w:hAnsi="Arial" w:cs="Arial"/>
          <w:sz w:val="20"/>
          <w:lang w:val="en-US" w:eastAsia="zh-TW"/>
        </w:rPr>
        <w:t>P</w:t>
      </w:r>
      <w:r w:rsidR="00A91845" w:rsidRPr="00733452">
        <w:rPr>
          <w:rFonts w:ascii="Arial" w:eastAsia="PMingLiU" w:hAnsi="Arial" w:cs="Arial"/>
          <w:sz w:val="20"/>
          <w:lang w:val="en-US" w:eastAsia="zh-TW"/>
        </w:rPr>
        <w:t>ersonal</w:t>
      </w:r>
      <w:r w:rsidR="00C600AD" w:rsidRPr="00733452">
        <w:rPr>
          <w:rFonts w:ascii="Arial" w:eastAsia="PMingLiU" w:hAnsi="Arial" w:cs="Arial"/>
          <w:sz w:val="20"/>
          <w:lang w:val="en-US" w:eastAsia="zh-TW"/>
        </w:rPr>
        <w:t xml:space="preserve"> </w:t>
      </w:r>
      <w:r w:rsidR="00235506">
        <w:rPr>
          <w:rFonts w:ascii="Arial" w:eastAsia="PMingLiU" w:hAnsi="Arial" w:cs="Arial"/>
          <w:sz w:val="20"/>
          <w:lang w:val="en-US" w:eastAsia="zh-TW"/>
        </w:rPr>
        <w:t>I</w:t>
      </w:r>
      <w:r w:rsidR="00C600AD" w:rsidRPr="00733452">
        <w:rPr>
          <w:rFonts w:ascii="Arial" w:eastAsia="PMingLiU" w:hAnsi="Arial" w:cs="Arial"/>
          <w:sz w:val="20"/>
          <w:lang w:val="en-US" w:eastAsia="zh-TW"/>
        </w:rPr>
        <w:t xml:space="preserve">nformation </w:t>
      </w:r>
      <w:r w:rsidR="00733452" w:rsidRPr="00733452">
        <w:t xml:space="preserve"> </w:t>
      </w:r>
      <w:r w:rsidR="00733452" w:rsidRPr="00733452">
        <w:rPr>
          <w:rFonts w:ascii="Arial" w:eastAsia="PMingLiU" w:hAnsi="Arial" w:cs="Arial"/>
          <w:sz w:val="20"/>
          <w:lang w:val="en-US" w:eastAsia="zh-TW"/>
        </w:rPr>
        <w:t>about its employees or other individuals</w:t>
      </w:r>
      <w:r w:rsidR="00A91845" w:rsidRPr="00733452">
        <w:rPr>
          <w:rFonts w:ascii="Arial" w:eastAsia="PMingLiU" w:hAnsi="Arial" w:cs="Arial"/>
          <w:sz w:val="20"/>
          <w:lang w:val="en-US" w:eastAsia="zh-TW"/>
        </w:rPr>
        <w:t xml:space="preserve"> </w:t>
      </w:r>
      <w:r w:rsidR="00733452" w:rsidRPr="00235506">
        <w:rPr>
          <w:rFonts w:ascii="Arial" w:eastAsia="PMingLiU" w:hAnsi="Arial" w:cs="Arial"/>
          <w:sz w:val="20"/>
          <w:lang w:val="en-US" w:eastAsia="zh-TW"/>
        </w:rPr>
        <w:t xml:space="preserve">and/or </w:t>
      </w:r>
      <w:r w:rsidR="00C600AD" w:rsidRPr="00235506">
        <w:rPr>
          <w:rFonts w:ascii="Arial" w:eastAsia="PMingLiU" w:hAnsi="Arial" w:cs="Arial"/>
          <w:sz w:val="20"/>
          <w:lang w:val="en-US" w:eastAsia="zh-TW"/>
        </w:rPr>
        <w:t>in connection with the performance of the Services under this Agreement</w:t>
      </w:r>
      <w:r w:rsidRPr="00235506">
        <w:rPr>
          <w:rFonts w:ascii="Arial" w:eastAsia="PMingLiU" w:hAnsi="Arial" w:cs="Arial"/>
          <w:sz w:val="20"/>
          <w:lang w:val="en-US" w:eastAsia="zh-TW"/>
        </w:rPr>
        <w:t xml:space="preserve">, </w:t>
      </w:r>
      <w:r w:rsidR="00235506" w:rsidRPr="00235506">
        <w:rPr>
          <w:rFonts w:ascii="Arial" w:eastAsia="PMingLiU" w:hAnsi="Arial" w:cs="Arial"/>
          <w:sz w:val="20"/>
          <w:lang w:val="en-US" w:eastAsia="zh-TW"/>
        </w:rPr>
        <w:t xml:space="preserve">the </w:t>
      </w:r>
      <w:r w:rsidRPr="00235506">
        <w:rPr>
          <w:rFonts w:ascii="Arial" w:eastAsia="PMingLiU" w:hAnsi="Arial" w:cs="Arial"/>
          <w:sz w:val="20"/>
          <w:lang w:val="en-US" w:eastAsia="zh-TW"/>
        </w:rPr>
        <w:t>Service Provider represents</w:t>
      </w:r>
      <w:r w:rsidRPr="00733452">
        <w:rPr>
          <w:rFonts w:ascii="Arial" w:eastAsia="PMingLiU" w:hAnsi="Arial" w:cs="Arial"/>
          <w:sz w:val="20"/>
          <w:lang w:val="en-US" w:eastAsia="zh-TW"/>
        </w:rPr>
        <w:t xml:space="preserve"> and warrants that</w:t>
      </w:r>
      <w:r w:rsidR="00FF5C41" w:rsidRPr="00733452">
        <w:rPr>
          <w:rFonts w:ascii="Arial" w:eastAsia="PMingLiU" w:hAnsi="Arial" w:cs="Arial"/>
          <w:sz w:val="20"/>
          <w:lang w:val="en-US" w:eastAsia="zh-TW"/>
        </w:rPr>
        <w:t xml:space="preserve"> it </w:t>
      </w:r>
      <w:r w:rsidR="00733452" w:rsidRPr="00733452">
        <w:rPr>
          <w:rFonts w:ascii="Arial" w:eastAsia="PMingLiU" w:hAnsi="Arial" w:cs="Arial"/>
          <w:sz w:val="20"/>
          <w:lang w:val="en-US" w:eastAsia="zh-TW"/>
        </w:rPr>
        <w:t xml:space="preserve">that it has taken all steps, including but not limited to providing notice and/or obtaining consent, necessary to allow the transfer of such Personal Information to AbbVie and/or its Affiliates or </w:t>
      </w:r>
      <w:r w:rsidR="00235506">
        <w:rPr>
          <w:rFonts w:ascii="Arial" w:eastAsia="PMingLiU" w:hAnsi="Arial" w:cs="Arial"/>
          <w:sz w:val="20"/>
          <w:lang w:val="en-US" w:eastAsia="zh-TW"/>
        </w:rPr>
        <w:t>s</w:t>
      </w:r>
      <w:r w:rsidR="00733452" w:rsidRPr="00733452">
        <w:rPr>
          <w:rFonts w:ascii="Arial" w:eastAsia="PMingLiU" w:hAnsi="Arial" w:cs="Arial"/>
          <w:sz w:val="20"/>
          <w:lang w:val="en-US" w:eastAsia="zh-TW"/>
        </w:rPr>
        <w:t xml:space="preserve">ervice </w:t>
      </w:r>
      <w:r w:rsidR="00235506">
        <w:rPr>
          <w:rFonts w:ascii="Arial" w:eastAsia="PMingLiU" w:hAnsi="Arial" w:cs="Arial"/>
          <w:sz w:val="20"/>
          <w:lang w:val="en-US" w:eastAsia="zh-TW"/>
        </w:rPr>
        <w:t>p</w:t>
      </w:r>
      <w:r w:rsidR="00733452" w:rsidRPr="00733452">
        <w:rPr>
          <w:rFonts w:ascii="Arial" w:eastAsia="PMingLiU" w:hAnsi="Arial" w:cs="Arial"/>
          <w:sz w:val="20"/>
          <w:lang w:val="en-US" w:eastAsia="zh-TW"/>
        </w:rPr>
        <w:t>roviders.</w:t>
      </w:r>
    </w:p>
    <w:p w14:paraId="1306FA4A" w14:textId="77777777" w:rsidR="00235506" w:rsidRDefault="00733452" w:rsidP="00235506">
      <w:pPr>
        <w:numPr>
          <w:ilvl w:val="1"/>
          <w:numId w:val="23"/>
        </w:numPr>
        <w:autoSpaceDE w:val="0"/>
        <w:autoSpaceDN w:val="0"/>
        <w:adjustRightInd w:val="0"/>
        <w:spacing w:before="0" w:line="240" w:lineRule="auto"/>
        <w:ind w:left="360" w:hanging="450"/>
        <w:jc w:val="both"/>
        <w:rPr>
          <w:rFonts w:ascii="Arial" w:eastAsia="PMingLiU" w:hAnsi="Arial" w:cs="Arial"/>
          <w:sz w:val="20"/>
          <w:lang w:val="en-US" w:eastAsia="zh-TW"/>
        </w:rPr>
      </w:pPr>
      <w:r w:rsidRPr="00733452">
        <w:rPr>
          <w:rFonts w:ascii="Arial" w:eastAsia="PMingLiU" w:hAnsi="Arial" w:cs="Arial"/>
          <w:sz w:val="20"/>
          <w:lang w:val="en-US" w:eastAsia="zh-TW"/>
        </w:rPr>
        <w:t>In the event that the S</w:t>
      </w:r>
      <w:r>
        <w:rPr>
          <w:rFonts w:ascii="Arial" w:eastAsia="PMingLiU" w:hAnsi="Arial" w:cs="Arial"/>
          <w:sz w:val="20"/>
          <w:lang w:val="en-US" w:eastAsia="zh-TW"/>
        </w:rPr>
        <w:t>ervice Provider</w:t>
      </w:r>
      <w:r w:rsidRPr="00733452">
        <w:rPr>
          <w:rFonts w:ascii="Arial" w:eastAsia="PMingLiU" w:hAnsi="Arial" w:cs="Arial"/>
          <w:sz w:val="20"/>
          <w:lang w:val="en-US" w:eastAsia="zh-TW"/>
        </w:rPr>
        <w:t xml:space="preserve"> is an individual and to the extent that AbbVie will be receiving Personal Information relating to the S</w:t>
      </w:r>
      <w:r>
        <w:rPr>
          <w:rFonts w:ascii="Arial" w:eastAsia="PMingLiU" w:hAnsi="Arial" w:cs="Arial"/>
          <w:sz w:val="20"/>
          <w:lang w:val="en-US" w:eastAsia="zh-TW"/>
        </w:rPr>
        <w:t>ervice Provider</w:t>
      </w:r>
      <w:r w:rsidRPr="00733452">
        <w:rPr>
          <w:rFonts w:ascii="Arial" w:eastAsia="PMingLiU" w:hAnsi="Arial" w:cs="Arial"/>
          <w:sz w:val="20"/>
          <w:lang w:val="en-US" w:eastAsia="zh-TW"/>
        </w:rPr>
        <w:t>, AbbVie will collect, use and store Personal Information relating to the S</w:t>
      </w:r>
      <w:r>
        <w:rPr>
          <w:rFonts w:ascii="Arial" w:eastAsia="PMingLiU" w:hAnsi="Arial" w:cs="Arial"/>
          <w:sz w:val="20"/>
          <w:lang w:val="en-US" w:eastAsia="zh-TW"/>
        </w:rPr>
        <w:t>ervice Provider</w:t>
      </w:r>
      <w:r w:rsidRPr="00733452">
        <w:rPr>
          <w:rFonts w:ascii="Arial" w:eastAsia="PMingLiU" w:hAnsi="Arial" w:cs="Arial"/>
          <w:sz w:val="20"/>
          <w:lang w:val="en-US" w:eastAsia="zh-TW"/>
        </w:rPr>
        <w:t xml:space="preserve"> for purposes relating to the</w:t>
      </w:r>
      <w:r>
        <w:rPr>
          <w:rFonts w:ascii="Arial" w:eastAsia="PMingLiU" w:hAnsi="Arial" w:cs="Arial"/>
          <w:sz w:val="20"/>
          <w:lang w:val="en-US" w:eastAsia="zh-TW"/>
        </w:rPr>
        <w:t xml:space="preserve"> Agreement</w:t>
      </w:r>
      <w:r w:rsidRPr="00733452">
        <w:rPr>
          <w:rFonts w:ascii="Arial" w:eastAsia="PMingLiU" w:hAnsi="Arial" w:cs="Arial"/>
          <w:sz w:val="20"/>
          <w:lang w:val="en-US" w:eastAsia="zh-TW"/>
        </w:rPr>
        <w:t>. AbbVie may also share, transfer or disclose Personal Information relating to the S</w:t>
      </w:r>
      <w:r>
        <w:rPr>
          <w:rFonts w:ascii="Arial" w:eastAsia="PMingLiU" w:hAnsi="Arial" w:cs="Arial"/>
          <w:sz w:val="20"/>
          <w:lang w:val="en-US" w:eastAsia="zh-TW"/>
        </w:rPr>
        <w:t>ervice Provider</w:t>
      </w:r>
      <w:r w:rsidRPr="00733452">
        <w:rPr>
          <w:rFonts w:ascii="Arial" w:eastAsia="PMingLiU" w:hAnsi="Arial" w:cs="Arial"/>
          <w:sz w:val="20"/>
          <w:lang w:val="en-US" w:eastAsia="zh-TW"/>
        </w:rPr>
        <w:t xml:space="preserve"> to AbbVie’s Affiliates or other service providers as may be required for purposes relating thereto.</w:t>
      </w:r>
    </w:p>
    <w:p w14:paraId="0DBC995D" w14:textId="77777777" w:rsidR="00235506" w:rsidRPr="00235506" w:rsidRDefault="00235506" w:rsidP="00235506">
      <w:pPr>
        <w:numPr>
          <w:ilvl w:val="1"/>
          <w:numId w:val="23"/>
        </w:numPr>
        <w:autoSpaceDE w:val="0"/>
        <w:autoSpaceDN w:val="0"/>
        <w:adjustRightInd w:val="0"/>
        <w:spacing w:before="0" w:line="240" w:lineRule="auto"/>
        <w:ind w:left="360" w:hanging="450"/>
        <w:jc w:val="both"/>
        <w:rPr>
          <w:rFonts w:ascii="Arial" w:eastAsia="PMingLiU" w:hAnsi="Arial" w:cs="Arial"/>
          <w:sz w:val="20"/>
          <w:lang w:val="en-US" w:eastAsia="zh-TW"/>
        </w:rPr>
      </w:pPr>
      <w:r w:rsidRPr="00235506">
        <w:rPr>
          <w:rFonts w:ascii="Arial" w:hAnsi="Arial" w:cs="Arial"/>
          <w:sz w:val="20"/>
        </w:rPr>
        <w:t xml:space="preserve">The Service Provider </w:t>
      </w:r>
      <w:proofErr w:type="gramStart"/>
      <w:r w:rsidRPr="00235506">
        <w:rPr>
          <w:rFonts w:ascii="Arial" w:hAnsi="Arial" w:cs="Arial"/>
          <w:sz w:val="20"/>
        </w:rPr>
        <w:t>shall</w:t>
      </w:r>
      <w:proofErr w:type="gramEnd"/>
      <w:r w:rsidRPr="00235506">
        <w:rPr>
          <w:rFonts w:ascii="Arial" w:hAnsi="Arial" w:cs="Arial"/>
          <w:sz w:val="20"/>
        </w:rPr>
        <w:t xml:space="preserve"> Process AbbVie Personal Information solely on behalf of AbbVie, in compliance with all applicable laws including data protection laws and solely for the purpose of providing the Goods and/or Services in accordance with this Purchase Order and not for any other purpose.  The Service Provider shall immediately notify AbbVie if the Service Provider believes that any Processing of AbbVie Personal Information by the Service Provider violates applicable data protection law. the Service Provider shall not create or maintain data derived from Processing AbbVie Personal Information.</w:t>
      </w:r>
    </w:p>
    <w:p w14:paraId="17544C45" w14:textId="77777777" w:rsidR="00235506" w:rsidRPr="00235506" w:rsidRDefault="00235506" w:rsidP="00235506">
      <w:pPr>
        <w:numPr>
          <w:ilvl w:val="1"/>
          <w:numId w:val="23"/>
        </w:numPr>
        <w:autoSpaceDE w:val="0"/>
        <w:autoSpaceDN w:val="0"/>
        <w:adjustRightInd w:val="0"/>
        <w:spacing w:before="0" w:line="240" w:lineRule="auto"/>
        <w:ind w:left="360" w:hanging="450"/>
        <w:jc w:val="both"/>
        <w:rPr>
          <w:rFonts w:ascii="Arial" w:eastAsia="PMingLiU" w:hAnsi="Arial" w:cs="Arial"/>
          <w:sz w:val="20"/>
          <w:lang w:val="en-US" w:eastAsia="zh-TW"/>
        </w:rPr>
      </w:pPr>
      <w:r w:rsidRPr="00235506">
        <w:rPr>
          <w:rFonts w:ascii="Arial" w:hAnsi="Arial" w:cs="Arial"/>
          <w:sz w:val="20"/>
        </w:rPr>
        <w:t xml:space="preserve">The Service Provider shall ensure that AbbVie is notified immediately of any individual request to access, amend, transfer, restrict, delete, or exercise any other right or request with respect to such individual’s AbbVie Personal Information; or  any third-party (including, but not limited to, any legal or regulatory authority) relating to the Processing of any AbbVie Personal Information by the Service Provider. the Service Provider shall not respond to any such communications without the consent of AbbVie and shall further provide all reasonable assistance to AbbVie and shall comply with all reasonable instructions of AbbVie in responding to such communications. </w:t>
      </w:r>
    </w:p>
    <w:p w14:paraId="17FEB17C" w14:textId="77777777" w:rsidR="00235506" w:rsidRPr="00235506" w:rsidRDefault="00235506" w:rsidP="00235506">
      <w:pPr>
        <w:numPr>
          <w:ilvl w:val="1"/>
          <w:numId w:val="23"/>
        </w:numPr>
        <w:autoSpaceDE w:val="0"/>
        <w:autoSpaceDN w:val="0"/>
        <w:adjustRightInd w:val="0"/>
        <w:spacing w:before="0" w:line="240" w:lineRule="auto"/>
        <w:ind w:left="360" w:hanging="450"/>
        <w:jc w:val="both"/>
        <w:rPr>
          <w:rFonts w:ascii="Arial" w:eastAsia="PMingLiU" w:hAnsi="Arial" w:cs="Arial"/>
          <w:sz w:val="20"/>
          <w:lang w:val="en-US" w:eastAsia="zh-TW"/>
        </w:rPr>
      </w:pPr>
      <w:r w:rsidRPr="00235506">
        <w:rPr>
          <w:rFonts w:ascii="Arial" w:hAnsi="Arial" w:cs="Arial"/>
          <w:sz w:val="20"/>
        </w:rPr>
        <w:t>Where applicable law requires AbbVie or The Service Provider to implement additional measures to effectuate international data transfers, then the Service Provider will, at AbbVie’s request, promptly implement such measures.</w:t>
      </w:r>
    </w:p>
    <w:p w14:paraId="20EBA14A" w14:textId="77777777" w:rsidR="00235506" w:rsidRPr="00235506" w:rsidRDefault="00235506" w:rsidP="00235506">
      <w:pPr>
        <w:numPr>
          <w:ilvl w:val="1"/>
          <w:numId w:val="23"/>
        </w:numPr>
        <w:autoSpaceDE w:val="0"/>
        <w:autoSpaceDN w:val="0"/>
        <w:adjustRightInd w:val="0"/>
        <w:spacing w:before="0" w:line="240" w:lineRule="auto"/>
        <w:ind w:left="360" w:hanging="450"/>
        <w:jc w:val="both"/>
        <w:rPr>
          <w:rFonts w:ascii="Arial" w:eastAsia="PMingLiU" w:hAnsi="Arial" w:cs="Arial"/>
          <w:sz w:val="20"/>
          <w:lang w:val="en-US" w:eastAsia="zh-TW"/>
        </w:rPr>
      </w:pPr>
      <w:r w:rsidRPr="00235506">
        <w:rPr>
          <w:rFonts w:ascii="Arial" w:hAnsi="Arial" w:cs="Arial"/>
          <w:sz w:val="20"/>
        </w:rPr>
        <w:t xml:space="preserve">The Service Provider shall provide full and prompt cooperation with and assistance to AbbVie with respect to any data protection and privacy obligations required for the Processing of AbbVie Personal Information under this Agreement, including data protection impact assessments and/or prior consultations, data subject rights requests provided by AbbVie with respect to AbbVie Personal Information, securely deleting AbbVie Personal Information, and/or providing AbbVie with a list of AbbVie Personal Information categories or specific elements about a particular individual maintained by the Service Provider on AbbVie's behalf. The Service Provider shall respond to such requests within the timeframes requested by AbbVie.  </w:t>
      </w:r>
    </w:p>
    <w:p w14:paraId="0A97530D" w14:textId="77777777" w:rsidR="00235506" w:rsidRPr="00235506" w:rsidRDefault="00235506" w:rsidP="00235506">
      <w:pPr>
        <w:numPr>
          <w:ilvl w:val="1"/>
          <w:numId w:val="23"/>
        </w:numPr>
        <w:autoSpaceDE w:val="0"/>
        <w:autoSpaceDN w:val="0"/>
        <w:adjustRightInd w:val="0"/>
        <w:spacing w:before="0" w:line="240" w:lineRule="auto"/>
        <w:ind w:left="360" w:hanging="450"/>
        <w:jc w:val="both"/>
        <w:rPr>
          <w:rFonts w:ascii="Arial" w:eastAsia="PMingLiU" w:hAnsi="Arial" w:cs="Arial"/>
          <w:sz w:val="20"/>
          <w:lang w:val="en-US" w:eastAsia="zh-TW"/>
        </w:rPr>
      </w:pPr>
      <w:r w:rsidRPr="00235506">
        <w:rPr>
          <w:rFonts w:ascii="Arial" w:hAnsi="Arial" w:cs="Arial"/>
          <w:sz w:val="20"/>
        </w:rPr>
        <w:t xml:space="preserve">The Service Provider shall maintain a documented security program that has reasonable administrative, technical, and physical safeguards that are commensurate with the laws and industry standards relevant to the Service Provider’s business activities and protects AbbVie Data according to its sensitivity. </w:t>
      </w:r>
    </w:p>
    <w:p w14:paraId="6A59D1EB" w14:textId="77777777" w:rsidR="00235506" w:rsidRPr="00235506" w:rsidRDefault="00235506" w:rsidP="00235506">
      <w:pPr>
        <w:numPr>
          <w:ilvl w:val="1"/>
          <w:numId w:val="23"/>
        </w:numPr>
        <w:autoSpaceDE w:val="0"/>
        <w:autoSpaceDN w:val="0"/>
        <w:adjustRightInd w:val="0"/>
        <w:spacing w:before="0" w:line="240" w:lineRule="auto"/>
        <w:ind w:left="360" w:hanging="450"/>
        <w:jc w:val="both"/>
        <w:rPr>
          <w:rFonts w:ascii="Arial" w:eastAsia="PMingLiU" w:hAnsi="Arial" w:cs="Arial"/>
          <w:sz w:val="20"/>
          <w:lang w:val="en-US" w:eastAsia="zh-TW"/>
        </w:rPr>
      </w:pPr>
      <w:r w:rsidRPr="00235506">
        <w:rPr>
          <w:rFonts w:ascii="Arial" w:hAnsi="Arial" w:cs="Arial"/>
          <w:sz w:val="20"/>
        </w:rPr>
        <w:t xml:space="preserve">In the event of any actual or suspected security incident affecting AbbVie Data Processed by the Service Provider (a “Data Security Incident”), the Service Provider shall (a) immediately following discovery of such Data Security Incident, send written notice of the incident via e-mail to CSIRT@ABBVIE.COM; (b) not make any statements or notifications about the Data Security Incident to any individual affected by the incident, the public or any third-party without AbbVie’s prior written approval; (c) immediately take steps to investigate and mitigate the Data Security Incident; and (d) take all remediation efforts required by applicable law. </w:t>
      </w:r>
    </w:p>
    <w:p w14:paraId="12D7070E" w14:textId="77777777" w:rsidR="00235506" w:rsidRPr="00235506" w:rsidRDefault="00235506" w:rsidP="00235506">
      <w:pPr>
        <w:numPr>
          <w:ilvl w:val="1"/>
          <w:numId w:val="23"/>
        </w:numPr>
        <w:autoSpaceDE w:val="0"/>
        <w:autoSpaceDN w:val="0"/>
        <w:adjustRightInd w:val="0"/>
        <w:spacing w:before="0" w:line="240" w:lineRule="auto"/>
        <w:ind w:left="360" w:hanging="450"/>
        <w:jc w:val="both"/>
        <w:rPr>
          <w:rFonts w:ascii="Arial" w:eastAsia="PMingLiU" w:hAnsi="Arial" w:cs="Arial"/>
          <w:sz w:val="20"/>
          <w:lang w:val="en-US" w:eastAsia="zh-TW"/>
        </w:rPr>
      </w:pPr>
      <w:r w:rsidRPr="00235506">
        <w:rPr>
          <w:rFonts w:ascii="Arial" w:hAnsi="Arial" w:cs="Arial"/>
          <w:sz w:val="20"/>
        </w:rPr>
        <w:lastRenderedPageBreak/>
        <w:t>Upon completion or termination of the provision of the Goods and/or Services, the Service Provider shall destroy, all AbbVie Personal Information received or created in the course of providing the Services, to the extent permitted by law, unless requested by AbbVie securely return such AbbVie Personal Information to AbbVie. The Service Provider agrees that all AbbVie Data retained by The Service Provider as required by law shall remain subject to the requirements of this Agreement or any Service.</w:t>
      </w:r>
    </w:p>
    <w:p w14:paraId="5E366007" w14:textId="77777777" w:rsidR="00235506" w:rsidRPr="00235506" w:rsidRDefault="00235506" w:rsidP="008C72F7">
      <w:pPr>
        <w:numPr>
          <w:ilvl w:val="1"/>
          <w:numId w:val="23"/>
        </w:numPr>
        <w:autoSpaceDE w:val="0"/>
        <w:autoSpaceDN w:val="0"/>
        <w:adjustRightInd w:val="0"/>
        <w:spacing w:before="0" w:line="240" w:lineRule="auto"/>
        <w:ind w:left="360" w:hanging="540"/>
        <w:jc w:val="both"/>
        <w:rPr>
          <w:rFonts w:ascii="Arial" w:eastAsia="PMingLiU" w:hAnsi="Arial" w:cs="Arial"/>
          <w:sz w:val="20"/>
          <w:lang w:val="en-US" w:eastAsia="zh-TW"/>
        </w:rPr>
      </w:pPr>
      <w:r w:rsidRPr="00235506">
        <w:rPr>
          <w:rFonts w:ascii="Arial" w:hAnsi="Arial" w:cs="Arial"/>
          <w:sz w:val="20"/>
        </w:rPr>
        <w:t>The Service Provider shall, upon request by AbbVie with reasonable advance notice, provide AbbVie with access, at reasonable times, to inspect and audit all records data relating to its Processing of AbbVie Personal Information. The Service Provider shall not subcontract the Processing of AbbVie Personal Information to any party other than the Service Provider without AbbVie’s prior written consent (which shall not be unreasonably withheld).</w:t>
      </w:r>
    </w:p>
    <w:p w14:paraId="0170ED04" w14:textId="77777777" w:rsidR="00642A34" w:rsidRDefault="00235506" w:rsidP="00642A34">
      <w:pPr>
        <w:numPr>
          <w:ilvl w:val="1"/>
          <w:numId w:val="23"/>
        </w:numPr>
        <w:autoSpaceDE w:val="0"/>
        <w:autoSpaceDN w:val="0"/>
        <w:adjustRightInd w:val="0"/>
        <w:spacing w:before="0" w:line="240" w:lineRule="auto"/>
        <w:ind w:left="360" w:hanging="540"/>
        <w:jc w:val="both"/>
        <w:rPr>
          <w:rFonts w:ascii="Arial" w:eastAsia="PMingLiU" w:hAnsi="Arial" w:cs="Arial"/>
          <w:sz w:val="20"/>
          <w:lang w:val="en-US" w:eastAsia="zh-TW"/>
        </w:rPr>
      </w:pPr>
      <w:r w:rsidRPr="00235506">
        <w:rPr>
          <w:rFonts w:ascii="Arial" w:hAnsi="Arial" w:cs="Arial"/>
          <w:sz w:val="20"/>
        </w:rPr>
        <w:t>The Service Provider shall cause all persons (including entities and individuals) providing Services and/or Goods to comply with the Service Provider’s obligations with respect to data privacy, security, and confidential information.</w:t>
      </w:r>
    </w:p>
    <w:p w14:paraId="3EA95A95" w14:textId="153DDDC1" w:rsidR="00235506" w:rsidRPr="00642A34" w:rsidRDefault="00235506" w:rsidP="00642A34">
      <w:pPr>
        <w:numPr>
          <w:ilvl w:val="1"/>
          <w:numId w:val="23"/>
        </w:numPr>
        <w:autoSpaceDE w:val="0"/>
        <w:autoSpaceDN w:val="0"/>
        <w:adjustRightInd w:val="0"/>
        <w:spacing w:before="0" w:line="240" w:lineRule="auto"/>
        <w:ind w:left="360" w:hanging="540"/>
        <w:jc w:val="both"/>
        <w:rPr>
          <w:rFonts w:ascii="Arial" w:eastAsia="PMingLiU" w:hAnsi="Arial" w:cs="Arial"/>
          <w:sz w:val="20"/>
          <w:lang w:val="en-US" w:eastAsia="zh-TW"/>
        </w:rPr>
      </w:pPr>
      <w:r w:rsidRPr="00642A34">
        <w:rPr>
          <w:rFonts w:ascii="Arial" w:hAnsi="Arial" w:cs="Arial"/>
          <w:sz w:val="20"/>
          <w:lang w:val="en-US"/>
        </w:rPr>
        <w:t xml:space="preserve">The </w:t>
      </w:r>
      <w:r w:rsidRPr="00642A34">
        <w:rPr>
          <w:rFonts w:ascii="Arial" w:hAnsi="Arial" w:cs="Arial"/>
          <w:sz w:val="20"/>
        </w:rPr>
        <w:t>Service Provider further undertakes, if required by AbbVie, to execute an agreement in relation to the collection and processing of Personal Information in a form to be prescribed by AbbVie.</w:t>
      </w:r>
    </w:p>
    <w:p w14:paraId="0EEBCBF6" w14:textId="77777777" w:rsidR="005226B8" w:rsidRPr="00D05DF0" w:rsidRDefault="005226B8" w:rsidP="000024F2">
      <w:pPr>
        <w:autoSpaceDE w:val="0"/>
        <w:autoSpaceDN w:val="0"/>
        <w:adjustRightInd w:val="0"/>
        <w:spacing w:before="0" w:line="240" w:lineRule="auto"/>
        <w:jc w:val="both"/>
        <w:rPr>
          <w:rFonts w:ascii="Arial" w:eastAsia="PMingLiU" w:hAnsi="Arial" w:cs="Arial"/>
          <w:sz w:val="20"/>
          <w:highlight w:val="yellow"/>
          <w:lang w:val="en-US" w:eastAsia="zh-TW"/>
        </w:rPr>
      </w:pPr>
    </w:p>
    <w:p w14:paraId="06FC4DC0" w14:textId="77777777" w:rsidR="000024F2" w:rsidRPr="00D05DF0" w:rsidRDefault="000024F2" w:rsidP="00CD131F">
      <w:pPr>
        <w:numPr>
          <w:ilvl w:val="0"/>
          <w:numId w:val="23"/>
        </w:numPr>
        <w:autoSpaceDE w:val="0"/>
        <w:autoSpaceDN w:val="0"/>
        <w:adjustRightInd w:val="0"/>
        <w:spacing w:before="0" w:line="240" w:lineRule="auto"/>
        <w:ind w:left="360"/>
        <w:jc w:val="both"/>
        <w:rPr>
          <w:rFonts w:ascii="Arial" w:eastAsia="PMingLiU" w:hAnsi="Arial" w:cs="Arial"/>
          <w:b/>
          <w:sz w:val="20"/>
          <w:lang w:val="en-US" w:eastAsia="zh-TW"/>
        </w:rPr>
      </w:pPr>
      <w:r w:rsidRPr="00D05DF0">
        <w:rPr>
          <w:rFonts w:ascii="Arial" w:eastAsia="PMingLiU" w:hAnsi="Arial" w:cs="Arial"/>
          <w:b/>
          <w:sz w:val="20"/>
          <w:lang w:val="en-US" w:eastAsia="zh-TW"/>
        </w:rPr>
        <w:t>MISCELLANEOUS</w:t>
      </w:r>
    </w:p>
    <w:p w14:paraId="183F7DC4" w14:textId="77777777" w:rsidR="000024F2" w:rsidRPr="00D05DF0" w:rsidRDefault="000024F2" w:rsidP="00CD131F">
      <w:pPr>
        <w:numPr>
          <w:ilvl w:val="1"/>
          <w:numId w:val="23"/>
        </w:numPr>
        <w:autoSpaceDE w:val="0"/>
        <w:autoSpaceDN w:val="0"/>
        <w:adjustRightInd w:val="0"/>
        <w:spacing w:before="0" w:line="240" w:lineRule="auto"/>
        <w:ind w:left="360" w:hanging="450"/>
        <w:jc w:val="both"/>
        <w:rPr>
          <w:rFonts w:ascii="Arial" w:eastAsia="PMingLiU" w:hAnsi="Arial" w:cs="Arial"/>
          <w:sz w:val="20"/>
          <w:lang w:val="en-US" w:eastAsia="zh-TW"/>
        </w:rPr>
      </w:pPr>
      <w:r w:rsidRPr="00D05DF0">
        <w:rPr>
          <w:rFonts w:ascii="Arial" w:eastAsia="PMingLiU" w:hAnsi="Arial" w:cs="Arial"/>
          <w:sz w:val="20"/>
          <w:lang w:val="en-US" w:eastAsia="zh-TW"/>
        </w:rPr>
        <w:t>AbbVie and the Service Provider are independent contractors and nothing in this Agreement shall create, or be deemed to create any other relationship, including without limitation, that of a partnership, or of principal and agent, or employer and employee, or joint venture between AbbVie and the Service Provider.  Service Provider shall have no authority to bind or act on behalf of AbbVie.</w:t>
      </w:r>
    </w:p>
    <w:p w14:paraId="56C898D3" w14:textId="77777777" w:rsidR="000024F2" w:rsidRPr="00D05DF0" w:rsidRDefault="000024F2" w:rsidP="00CD131F">
      <w:pPr>
        <w:numPr>
          <w:ilvl w:val="1"/>
          <w:numId w:val="23"/>
        </w:numPr>
        <w:autoSpaceDE w:val="0"/>
        <w:autoSpaceDN w:val="0"/>
        <w:adjustRightInd w:val="0"/>
        <w:spacing w:before="0" w:line="240" w:lineRule="auto"/>
        <w:ind w:left="360" w:hanging="450"/>
        <w:jc w:val="both"/>
        <w:rPr>
          <w:rFonts w:ascii="Arial" w:eastAsia="PMingLiU" w:hAnsi="Arial" w:cs="Arial"/>
          <w:sz w:val="20"/>
          <w:lang w:val="en-US" w:eastAsia="zh-TW"/>
        </w:rPr>
      </w:pPr>
      <w:r w:rsidRPr="00D05DF0">
        <w:rPr>
          <w:rFonts w:ascii="Arial" w:eastAsia="PMingLiU" w:hAnsi="Arial" w:cs="Arial"/>
          <w:sz w:val="20"/>
          <w:lang w:val="en-US" w:eastAsia="zh-TW"/>
        </w:rPr>
        <w:t>This Agreement constitutes the entire agreement between AbbVie and the Service Provider with respect to its subject matter and supersedes all previous proposals, and understandings whether written or oral between AbbVie and the Service Provider prior to the date of this Agreement. Any variation to or modification to this Agreement may only be made by a written document signed by duly authorized representatives of both parties, referring to this Agreement.</w:t>
      </w:r>
    </w:p>
    <w:p w14:paraId="689BC193" w14:textId="77777777" w:rsidR="000024F2" w:rsidRPr="00D05DF0" w:rsidRDefault="000024F2" w:rsidP="00CD131F">
      <w:pPr>
        <w:numPr>
          <w:ilvl w:val="1"/>
          <w:numId w:val="23"/>
        </w:numPr>
        <w:autoSpaceDE w:val="0"/>
        <w:autoSpaceDN w:val="0"/>
        <w:adjustRightInd w:val="0"/>
        <w:spacing w:before="0" w:line="240" w:lineRule="auto"/>
        <w:ind w:left="360" w:hanging="450"/>
        <w:jc w:val="both"/>
        <w:rPr>
          <w:rFonts w:ascii="Arial" w:eastAsia="PMingLiU" w:hAnsi="Arial" w:cs="Arial"/>
          <w:sz w:val="20"/>
          <w:lang w:val="en-US" w:eastAsia="zh-TW"/>
        </w:rPr>
      </w:pPr>
      <w:r w:rsidRPr="00D05DF0">
        <w:rPr>
          <w:rFonts w:ascii="Arial" w:eastAsia="PMingLiU" w:hAnsi="Arial" w:cs="Arial"/>
          <w:sz w:val="20"/>
          <w:lang w:val="en-US" w:eastAsia="zh-TW"/>
        </w:rPr>
        <w:t>The Service Provider acknowledges and declares that, in entering into this Agreement, it has not relied on any representation, warranty or other provision except as expressly set out on this Agreement.</w:t>
      </w:r>
    </w:p>
    <w:p w14:paraId="3A5E05F6" w14:textId="77777777" w:rsidR="000024F2" w:rsidRPr="00D05DF0" w:rsidRDefault="000024F2" w:rsidP="00CD131F">
      <w:pPr>
        <w:numPr>
          <w:ilvl w:val="1"/>
          <w:numId w:val="23"/>
        </w:numPr>
        <w:autoSpaceDE w:val="0"/>
        <w:autoSpaceDN w:val="0"/>
        <w:adjustRightInd w:val="0"/>
        <w:spacing w:before="0" w:line="240" w:lineRule="auto"/>
        <w:ind w:left="360" w:hanging="450"/>
        <w:jc w:val="both"/>
        <w:rPr>
          <w:rFonts w:ascii="Arial" w:eastAsia="PMingLiU" w:hAnsi="Arial" w:cs="Arial"/>
          <w:sz w:val="20"/>
          <w:lang w:val="en-US" w:eastAsia="zh-TW"/>
        </w:rPr>
      </w:pPr>
      <w:r w:rsidRPr="00D05DF0">
        <w:rPr>
          <w:rFonts w:ascii="Arial" w:eastAsia="PMingLiU" w:hAnsi="Arial" w:cs="Arial"/>
          <w:sz w:val="20"/>
          <w:lang w:val="en-US" w:eastAsia="zh-TW"/>
        </w:rPr>
        <w:t>Each provision of this Agreement (including each undertaking and each part of it) shall be construed separately and independently from each other and if any provision of this Agreement is held by any court or other competent authority to be void or unenforceable in whole or part, the remaining provisions of this Agreement will continue to be valid and in full force and effect.</w:t>
      </w:r>
    </w:p>
    <w:p w14:paraId="441774E0" w14:textId="77777777" w:rsidR="000024F2" w:rsidRPr="00D05DF0" w:rsidRDefault="000024F2" w:rsidP="00CD131F">
      <w:pPr>
        <w:numPr>
          <w:ilvl w:val="1"/>
          <w:numId w:val="23"/>
        </w:numPr>
        <w:autoSpaceDE w:val="0"/>
        <w:autoSpaceDN w:val="0"/>
        <w:adjustRightInd w:val="0"/>
        <w:spacing w:before="0" w:line="240" w:lineRule="auto"/>
        <w:ind w:left="360" w:hanging="450"/>
        <w:jc w:val="both"/>
        <w:rPr>
          <w:rFonts w:ascii="Arial" w:eastAsia="PMingLiU" w:hAnsi="Arial" w:cs="Arial"/>
          <w:sz w:val="20"/>
          <w:lang w:val="en-US" w:eastAsia="zh-TW"/>
        </w:rPr>
      </w:pPr>
      <w:r w:rsidRPr="00D05DF0">
        <w:rPr>
          <w:rFonts w:ascii="Arial" w:eastAsia="PMingLiU" w:hAnsi="Arial" w:cs="Arial"/>
          <w:sz w:val="20"/>
          <w:lang w:val="en-US" w:eastAsia="zh-TW"/>
        </w:rPr>
        <w:t xml:space="preserve">No waiver of any of the provisions of this Agreement shall be valid unless in writing and signed by or on behalf of the party waiving the relevant provision. No failure or delay by a party to exercise any right or remedy provided under this Agreement or by law shall constitute a waiver of that or any other right or remedy, nor shall it prevent or restrict the further exercise of that or any other right or remedy. No single or partial exercise of such right or remedy shall prevent or restrict the further exercise of that or any other right or remedy. </w:t>
      </w:r>
    </w:p>
    <w:p w14:paraId="52EB8C4A" w14:textId="77777777" w:rsidR="000024F2" w:rsidRPr="00D05DF0" w:rsidRDefault="000024F2" w:rsidP="00CD131F">
      <w:pPr>
        <w:numPr>
          <w:ilvl w:val="1"/>
          <w:numId w:val="23"/>
        </w:numPr>
        <w:autoSpaceDE w:val="0"/>
        <w:autoSpaceDN w:val="0"/>
        <w:adjustRightInd w:val="0"/>
        <w:spacing w:before="0" w:line="240" w:lineRule="auto"/>
        <w:ind w:left="360" w:hanging="450"/>
        <w:jc w:val="both"/>
        <w:rPr>
          <w:rFonts w:ascii="Arial" w:eastAsia="PMingLiU" w:hAnsi="Arial" w:cs="Arial"/>
          <w:sz w:val="20"/>
          <w:lang w:val="en-US" w:eastAsia="zh-TW"/>
        </w:rPr>
      </w:pPr>
      <w:r w:rsidRPr="00D05DF0">
        <w:rPr>
          <w:rFonts w:ascii="Arial" w:eastAsia="PMingLiU" w:hAnsi="Arial" w:cs="Arial"/>
          <w:sz w:val="20"/>
          <w:lang w:val="en-US" w:eastAsia="zh-TW"/>
        </w:rPr>
        <w:t>This Agreement shall be binding on the respective successors-in-interest and permitted assigns of the parties.</w:t>
      </w:r>
    </w:p>
    <w:p w14:paraId="3171E7B2" w14:textId="77777777" w:rsidR="000024F2" w:rsidRPr="00D05DF0" w:rsidRDefault="000024F2" w:rsidP="00CD131F">
      <w:pPr>
        <w:numPr>
          <w:ilvl w:val="1"/>
          <w:numId w:val="23"/>
        </w:numPr>
        <w:autoSpaceDE w:val="0"/>
        <w:autoSpaceDN w:val="0"/>
        <w:adjustRightInd w:val="0"/>
        <w:spacing w:before="0" w:line="240" w:lineRule="auto"/>
        <w:ind w:left="360" w:hanging="450"/>
        <w:jc w:val="both"/>
        <w:rPr>
          <w:rFonts w:ascii="Arial" w:eastAsia="PMingLiU" w:hAnsi="Arial" w:cs="Arial"/>
          <w:sz w:val="20"/>
          <w:lang w:val="en-US" w:eastAsia="zh-TW"/>
        </w:rPr>
      </w:pPr>
      <w:r w:rsidRPr="00D05DF0">
        <w:rPr>
          <w:rFonts w:ascii="Arial" w:eastAsia="PMingLiU" w:hAnsi="Arial" w:cs="Arial"/>
          <w:sz w:val="20"/>
          <w:lang w:val="en-US" w:eastAsia="zh-TW"/>
        </w:rPr>
        <w:t>Service Provider represents and warrants that the provision of Goods or Services under this Agreement will not result in a breach by the Service Provider of any agreement to which it is a party or any instrument, license, order, judgment or decree of any court, government agency or regulatory body to which it is bound.</w:t>
      </w:r>
    </w:p>
    <w:p w14:paraId="79D27851" w14:textId="77777777" w:rsidR="000024F2" w:rsidRPr="00CB0B9C" w:rsidRDefault="000024F2" w:rsidP="00CD131F">
      <w:pPr>
        <w:numPr>
          <w:ilvl w:val="1"/>
          <w:numId w:val="23"/>
        </w:numPr>
        <w:autoSpaceDE w:val="0"/>
        <w:autoSpaceDN w:val="0"/>
        <w:adjustRightInd w:val="0"/>
        <w:spacing w:before="0" w:line="240" w:lineRule="auto"/>
        <w:ind w:left="360" w:hanging="450"/>
        <w:jc w:val="both"/>
        <w:rPr>
          <w:rFonts w:ascii="Arial" w:eastAsia="PMingLiU" w:hAnsi="Arial" w:cs="Arial"/>
          <w:sz w:val="20"/>
          <w:lang w:val="en-US" w:eastAsia="zh-TW"/>
        </w:rPr>
      </w:pPr>
      <w:r w:rsidRPr="00D05DF0">
        <w:rPr>
          <w:rFonts w:ascii="Arial" w:eastAsia="PMingLiU" w:hAnsi="Arial" w:cs="Arial"/>
          <w:sz w:val="20"/>
          <w:lang w:val="en-US" w:eastAsia="zh-TW"/>
        </w:rPr>
        <w:t xml:space="preserve">Service Provider represents and warrants </w:t>
      </w:r>
      <w:r w:rsidRPr="00CB0B9C">
        <w:rPr>
          <w:rFonts w:ascii="Arial" w:eastAsia="PMingLiU" w:hAnsi="Arial" w:cs="Arial"/>
          <w:sz w:val="20"/>
          <w:lang w:val="en-US" w:eastAsia="zh-TW"/>
        </w:rPr>
        <w:t>that neither it, nor any of its employees, agents, and subcontractors working on the subject matter hereunder, have ever been, are currently or are the subject of a proceeding that could lead to Service Provider or such employees, agents or subcontractors becoming, as applicable, a Debarred Entity or Debarred Individual, nor are they listed on the U.S. Food and Drug Administration’s Disqualified/Restricted List. Service Provider further covenants, represents and warrants that if, during the term of this Agreement, Service Provider, or any of its employees, agents or subcontractors working on the subject matter hereunder, becomes or is the subject of a proceeding that could lead to that party becoming, as applicable, a Debarred Entity or  Debarred Individual, or added to the U.S. FDA’s Disqualified/Restricted List, Service Provider will immediately notify AbbVie, and AbbVie will have the right to immediately terminate this Agreement. For purposes of this provision, the following definitions will apply: (a) a “</w:t>
      </w:r>
      <w:r w:rsidRPr="003970F7">
        <w:rPr>
          <w:rFonts w:ascii="Arial" w:eastAsia="PMingLiU" w:hAnsi="Arial" w:cs="Arial"/>
          <w:sz w:val="20"/>
          <w:u w:val="single"/>
          <w:lang w:val="en-US" w:eastAsia="zh-TW"/>
        </w:rPr>
        <w:t>Debarred Individual</w:t>
      </w:r>
      <w:r w:rsidRPr="00CB0B9C">
        <w:rPr>
          <w:rFonts w:ascii="Arial" w:eastAsia="PMingLiU" w:hAnsi="Arial" w:cs="Arial"/>
          <w:sz w:val="20"/>
          <w:lang w:val="en-US" w:eastAsia="zh-TW"/>
        </w:rPr>
        <w:t>” is an individual who has been debarred by the FDA pursuant to 21 U.S.C. §335a (a) or (b) from providing services in any capacity to a person that has an approved or pending drug product application; and (b) a “</w:t>
      </w:r>
      <w:r w:rsidRPr="003970F7">
        <w:rPr>
          <w:rFonts w:ascii="Arial" w:eastAsia="PMingLiU" w:hAnsi="Arial" w:cs="Arial"/>
          <w:sz w:val="20"/>
          <w:u w:val="single"/>
          <w:lang w:val="en-US" w:eastAsia="zh-TW"/>
        </w:rPr>
        <w:t>Debarred Entity</w:t>
      </w:r>
      <w:r w:rsidRPr="00CB0B9C">
        <w:rPr>
          <w:rFonts w:ascii="Arial" w:eastAsia="PMingLiU" w:hAnsi="Arial" w:cs="Arial"/>
          <w:sz w:val="20"/>
          <w:lang w:val="en-US" w:eastAsia="zh-TW"/>
        </w:rPr>
        <w:t>” is a corporation, partnership or association that has been debarred by the FDA pursuant to 21 U.S.C. §335a (a) or (b) from submitting or assisting in the submission of any abbreviated drug application, or a subsidiary or affiliate of a Debarred Entity.</w:t>
      </w:r>
    </w:p>
    <w:p w14:paraId="1A5EC7C5" w14:textId="77777777" w:rsidR="000024F2" w:rsidRPr="00CB0B9C" w:rsidRDefault="002A022B" w:rsidP="00CD131F">
      <w:pPr>
        <w:numPr>
          <w:ilvl w:val="1"/>
          <w:numId w:val="23"/>
        </w:numPr>
        <w:autoSpaceDE w:val="0"/>
        <w:autoSpaceDN w:val="0"/>
        <w:adjustRightInd w:val="0"/>
        <w:spacing w:before="0" w:line="240" w:lineRule="auto"/>
        <w:ind w:left="360" w:hanging="450"/>
        <w:jc w:val="both"/>
        <w:rPr>
          <w:rFonts w:ascii="Arial" w:eastAsia="PMingLiU" w:hAnsi="Arial" w:cs="Arial"/>
          <w:sz w:val="20"/>
          <w:lang w:val="en-US" w:eastAsia="zh-TW"/>
        </w:rPr>
      </w:pPr>
      <w:r w:rsidRPr="00CB0B9C">
        <w:rPr>
          <w:rFonts w:ascii="Arial" w:eastAsia="PMingLiU" w:hAnsi="Arial" w:cs="Arial"/>
          <w:sz w:val="20"/>
          <w:lang w:val="en-US" w:eastAsia="zh-TW"/>
        </w:rPr>
        <w:lastRenderedPageBreak/>
        <w:t xml:space="preserve">If any Goods will be used in the manufacturing or process of manufacturing drug product for AbbVie, upon reasonable notice to </w:t>
      </w:r>
      <w:r w:rsidR="000024F2" w:rsidRPr="00CB0B9C">
        <w:rPr>
          <w:rFonts w:ascii="Arial" w:eastAsia="PMingLiU" w:hAnsi="Arial" w:cs="Arial"/>
          <w:sz w:val="20"/>
          <w:lang w:val="en-US" w:eastAsia="zh-TW"/>
        </w:rPr>
        <w:t>Service Provider, AbbVie shall have the right to conduct a quality inspection during regular business hours of Service Provider’s facility(</w:t>
      </w:r>
      <w:proofErr w:type="spellStart"/>
      <w:r w:rsidR="000024F2" w:rsidRPr="00CB0B9C">
        <w:rPr>
          <w:rFonts w:ascii="Arial" w:eastAsia="PMingLiU" w:hAnsi="Arial" w:cs="Arial"/>
          <w:sz w:val="20"/>
          <w:lang w:val="en-US" w:eastAsia="zh-TW"/>
        </w:rPr>
        <w:t>ies</w:t>
      </w:r>
      <w:proofErr w:type="spellEnd"/>
      <w:r w:rsidR="000024F2" w:rsidRPr="00CB0B9C">
        <w:rPr>
          <w:rFonts w:ascii="Arial" w:eastAsia="PMingLiU" w:hAnsi="Arial" w:cs="Arial"/>
          <w:sz w:val="20"/>
          <w:lang w:val="en-US" w:eastAsia="zh-TW"/>
        </w:rPr>
        <w:t>) where the Goods are made.</w:t>
      </w:r>
    </w:p>
    <w:p w14:paraId="41228C49" w14:textId="77777777" w:rsidR="003970F7" w:rsidRPr="003970F7" w:rsidRDefault="003970F7" w:rsidP="00CD131F">
      <w:pPr>
        <w:numPr>
          <w:ilvl w:val="1"/>
          <w:numId w:val="23"/>
        </w:numPr>
        <w:autoSpaceDE w:val="0"/>
        <w:autoSpaceDN w:val="0"/>
        <w:adjustRightInd w:val="0"/>
        <w:spacing w:before="0" w:line="240" w:lineRule="auto"/>
        <w:ind w:left="360" w:hanging="540"/>
        <w:jc w:val="both"/>
        <w:rPr>
          <w:rFonts w:ascii="Arial" w:eastAsia="PMingLiU" w:hAnsi="Arial" w:cs="Arial"/>
          <w:sz w:val="20"/>
          <w:lang w:val="en-US" w:eastAsia="zh-TW"/>
        </w:rPr>
      </w:pPr>
      <w:r w:rsidRPr="00CB0B9C">
        <w:rPr>
          <w:rFonts w:ascii="Arial" w:eastAsia="PMingLiU" w:hAnsi="Arial" w:cs="Arial"/>
          <w:sz w:val="20"/>
          <w:lang w:val="en-US" w:eastAsia="zh-TW"/>
        </w:rPr>
        <w:t>In the event that this Agreement has been translated to a language other than English and there is a conflict between the different language versions, the English language version of this Agreement shall prevail.</w:t>
      </w:r>
    </w:p>
    <w:p w14:paraId="656C9D71" w14:textId="77777777" w:rsidR="000024F2" w:rsidRPr="00CB0B9C" w:rsidRDefault="000024F2" w:rsidP="00CD131F">
      <w:pPr>
        <w:numPr>
          <w:ilvl w:val="1"/>
          <w:numId w:val="23"/>
        </w:numPr>
        <w:autoSpaceDE w:val="0"/>
        <w:autoSpaceDN w:val="0"/>
        <w:adjustRightInd w:val="0"/>
        <w:spacing w:before="0" w:line="240" w:lineRule="auto"/>
        <w:ind w:left="360" w:hanging="540"/>
        <w:jc w:val="both"/>
        <w:rPr>
          <w:rFonts w:ascii="Arial" w:eastAsia="PMingLiU" w:hAnsi="Arial" w:cs="Arial"/>
          <w:sz w:val="20"/>
          <w:lang w:val="en-US" w:eastAsia="zh-TW"/>
        </w:rPr>
      </w:pPr>
      <w:r w:rsidRPr="00CB0B9C">
        <w:rPr>
          <w:rFonts w:ascii="Arial" w:eastAsia="PMingLiU" w:hAnsi="Arial" w:cs="Arial"/>
          <w:sz w:val="20"/>
          <w:lang w:val="en-US" w:eastAsia="zh-TW"/>
        </w:rPr>
        <w:t>Notwithstanding any other provision of this Agreement, none of the terms of this Agreement will be enforceable by any third party who is not a party hereto except that AbbVie’s Affiliates may enforce obligations entered wholly or in part for their benefit.</w:t>
      </w:r>
    </w:p>
    <w:p w14:paraId="12E0D87D" w14:textId="77777777" w:rsidR="000024F2" w:rsidRPr="00D05DF0" w:rsidRDefault="000024F2" w:rsidP="00CD131F">
      <w:pPr>
        <w:numPr>
          <w:ilvl w:val="1"/>
          <w:numId w:val="23"/>
        </w:numPr>
        <w:autoSpaceDE w:val="0"/>
        <w:autoSpaceDN w:val="0"/>
        <w:adjustRightInd w:val="0"/>
        <w:spacing w:before="0" w:line="240" w:lineRule="auto"/>
        <w:ind w:left="360" w:hanging="540"/>
        <w:jc w:val="both"/>
        <w:rPr>
          <w:rFonts w:ascii="Arial" w:eastAsia="PMingLiU" w:hAnsi="Arial" w:cs="Arial"/>
          <w:sz w:val="20"/>
          <w:lang w:val="en-US" w:eastAsia="zh-TW"/>
        </w:rPr>
      </w:pPr>
      <w:r w:rsidRPr="00D05DF0">
        <w:rPr>
          <w:rFonts w:ascii="Arial" w:eastAsia="PMingLiU" w:hAnsi="Arial" w:cs="Arial"/>
          <w:sz w:val="20"/>
          <w:lang w:val="en-US" w:eastAsia="zh-TW"/>
        </w:rPr>
        <w:t>To the extent permitted by applicable law, upon reasonable notice to Service Provider and at the expense of AbbVie, Service Provider shall permit representatives of AbbVie or its third party designee to audit, inspect and copy during regular business hours, the Service Provider’s books, records, accounts, time sheets, underlying and backup records and accounting materials, methods and controls and audit the Service Provider’s compliance with the terms of this Agreement.  The Service Provider shall cooperate with respect to any such audit and inspection.</w:t>
      </w:r>
    </w:p>
    <w:p w14:paraId="56DDDE1E" w14:textId="77777777" w:rsidR="00E550DD" w:rsidRPr="00CB0B9C" w:rsidRDefault="00E550DD" w:rsidP="00CD131F">
      <w:pPr>
        <w:numPr>
          <w:ilvl w:val="1"/>
          <w:numId w:val="23"/>
        </w:numPr>
        <w:autoSpaceDE w:val="0"/>
        <w:autoSpaceDN w:val="0"/>
        <w:adjustRightInd w:val="0"/>
        <w:spacing w:before="0" w:line="240" w:lineRule="auto"/>
        <w:ind w:left="360" w:hanging="540"/>
        <w:jc w:val="both"/>
        <w:rPr>
          <w:rFonts w:ascii="Arial" w:eastAsia="PMingLiU" w:hAnsi="Arial" w:cs="Arial"/>
          <w:sz w:val="20"/>
          <w:lang w:val="en-US" w:eastAsia="zh-TW"/>
        </w:rPr>
      </w:pPr>
      <w:r w:rsidRPr="00CB0B9C">
        <w:rPr>
          <w:rFonts w:ascii="Arial" w:eastAsia="PMingLiU" w:hAnsi="Arial" w:cs="Arial"/>
          <w:sz w:val="20"/>
          <w:lang w:val="en-US" w:eastAsia="zh-TW"/>
        </w:rPr>
        <w:t>Any instruction or request by AbbVie to the Service Provider shall not in any circumstance, be interpreted to be an instruction or request for the Service Provider or any other person to take any action that does not comply with the Anti-Graft Law.</w:t>
      </w:r>
    </w:p>
    <w:p w14:paraId="189F1345" w14:textId="77777777" w:rsidR="000024F2" w:rsidRPr="00C04A2E" w:rsidRDefault="000024F2" w:rsidP="000024F2">
      <w:pPr>
        <w:autoSpaceDE w:val="0"/>
        <w:autoSpaceDN w:val="0"/>
        <w:adjustRightInd w:val="0"/>
        <w:spacing w:before="0" w:line="240" w:lineRule="auto"/>
        <w:jc w:val="both"/>
        <w:rPr>
          <w:rFonts w:ascii="Arial" w:hAnsi="Arial" w:cs="Arial"/>
          <w:b/>
          <w:sz w:val="20"/>
          <w:lang w:val="en-US" w:eastAsia="ko-KR"/>
        </w:rPr>
      </w:pPr>
    </w:p>
    <w:p w14:paraId="7C9ED72E" w14:textId="77777777" w:rsidR="00A158F4" w:rsidRPr="001D7D46" w:rsidRDefault="00FB2A7A" w:rsidP="00247431">
      <w:pPr>
        <w:numPr>
          <w:ilvl w:val="0"/>
          <w:numId w:val="23"/>
        </w:numPr>
        <w:autoSpaceDE w:val="0"/>
        <w:autoSpaceDN w:val="0"/>
        <w:adjustRightInd w:val="0"/>
        <w:spacing w:before="0" w:line="240" w:lineRule="auto"/>
        <w:ind w:left="360"/>
        <w:jc w:val="both"/>
        <w:rPr>
          <w:rFonts w:ascii="Arial" w:hAnsi="Arial"/>
          <w:b/>
          <w:sz w:val="20"/>
          <w:lang w:val="en-US"/>
        </w:rPr>
      </w:pPr>
      <w:r w:rsidRPr="001D7D46">
        <w:rPr>
          <w:rFonts w:ascii="Arial" w:hAnsi="Arial"/>
          <w:b/>
          <w:sz w:val="20"/>
          <w:lang w:val="en-US"/>
        </w:rPr>
        <w:t xml:space="preserve">ADVERSE EVENTS AND SAFETY INFORMATION </w:t>
      </w:r>
    </w:p>
    <w:p w14:paraId="276DE088" w14:textId="57E6E4A0" w:rsidR="00A158F4" w:rsidRPr="001D7D46" w:rsidRDefault="00247431" w:rsidP="008C72F7">
      <w:pPr>
        <w:numPr>
          <w:ilvl w:val="1"/>
          <w:numId w:val="23"/>
        </w:numPr>
        <w:autoSpaceDE w:val="0"/>
        <w:autoSpaceDN w:val="0"/>
        <w:adjustRightInd w:val="0"/>
        <w:spacing w:before="0" w:line="240" w:lineRule="auto"/>
        <w:ind w:left="360" w:hanging="450"/>
        <w:jc w:val="both"/>
        <w:rPr>
          <w:rFonts w:ascii="Arial" w:eastAsia="PMingLiU" w:hAnsi="Arial" w:cs="Arial"/>
          <w:sz w:val="20"/>
          <w:lang w:val="en-US" w:eastAsia="zh-TW"/>
        </w:rPr>
      </w:pPr>
      <w:r w:rsidRPr="001D7D46">
        <w:rPr>
          <w:rFonts w:ascii="Arial" w:eastAsia="PMingLiU" w:hAnsi="Arial" w:cs="Arial"/>
          <w:sz w:val="20"/>
          <w:lang w:val="en-US" w:eastAsia="zh-TW"/>
        </w:rPr>
        <w:t xml:space="preserve">Within ninety (90) days after the date of this Agreement, the Parties shall enter into an agreement to initiate a process for the exchange of adverse event safety data in a mutually agreed format, including but not limited to, </w:t>
      </w:r>
      <w:proofErr w:type="spellStart"/>
      <w:r w:rsidRPr="001D7D46">
        <w:rPr>
          <w:rFonts w:ascii="Arial" w:eastAsia="PMingLiU" w:hAnsi="Arial" w:cs="Arial"/>
          <w:sz w:val="20"/>
          <w:lang w:val="en-US" w:eastAsia="zh-TW"/>
        </w:rPr>
        <w:t>postmarketing</w:t>
      </w:r>
      <w:proofErr w:type="spellEnd"/>
      <w:r w:rsidRPr="001D7D46">
        <w:rPr>
          <w:rFonts w:ascii="Arial" w:eastAsia="PMingLiU" w:hAnsi="Arial" w:cs="Arial"/>
          <w:sz w:val="20"/>
          <w:lang w:val="en-US" w:eastAsia="zh-TW"/>
        </w:rPr>
        <w:t xml:space="preserve"> spontaneous reports received by the Party or its Affiliates in order to monitor the safety of the product and to meet reporting requirements with any applicable regulatory authority.  </w:t>
      </w:r>
    </w:p>
    <w:p w14:paraId="33F69F4D" w14:textId="3DAA2005" w:rsidR="001834F8" w:rsidRDefault="00646185" w:rsidP="008C72F7">
      <w:pPr>
        <w:numPr>
          <w:ilvl w:val="1"/>
          <w:numId w:val="23"/>
        </w:numPr>
        <w:autoSpaceDE w:val="0"/>
        <w:autoSpaceDN w:val="0"/>
        <w:adjustRightInd w:val="0"/>
        <w:spacing w:before="0" w:line="240" w:lineRule="auto"/>
        <w:ind w:left="360" w:hanging="450"/>
        <w:jc w:val="both"/>
        <w:rPr>
          <w:rFonts w:ascii="Arial" w:eastAsia="PMingLiU" w:hAnsi="Arial" w:cs="Arial"/>
          <w:sz w:val="20"/>
          <w:lang w:val="en-US" w:eastAsia="zh-TW"/>
        </w:rPr>
      </w:pPr>
      <w:r w:rsidRPr="001D7D46">
        <w:rPr>
          <w:rFonts w:ascii="Arial" w:eastAsia="PMingLiU" w:hAnsi="Arial" w:cs="Arial"/>
          <w:sz w:val="20"/>
          <w:lang w:val="en-US" w:eastAsia="zh-TW"/>
        </w:rPr>
        <w:t xml:space="preserve">Notwithstanding the forgoing, if any adverse event safety data is received or otherwise generated by a party prior to the execution of such agreement, such party shall, within four (4) calendar days of receiving or otherwise generating such data, provide such data to </w:t>
      </w:r>
      <w:r w:rsidR="00781BDA">
        <w:rPr>
          <w:rFonts w:ascii="Arial" w:eastAsia="PMingLiU" w:hAnsi="Arial" w:cs="Arial"/>
          <w:sz w:val="20"/>
          <w:lang w:val="en-US" w:eastAsia="zh-TW"/>
        </w:rPr>
        <w:t>AbbVie a</w:t>
      </w:r>
      <w:r w:rsidR="00A339D3">
        <w:rPr>
          <w:rFonts w:ascii="Arial" w:eastAsia="PMingLiU" w:hAnsi="Arial" w:cs="Arial"/>
          <w:sz w:val="20"/>
          <w:lang w:val="en-US" w:eastAsia="zh-TW"/>
        </w:rPr>
        <w:t>s follows:</w:t>
      </w:r>
      <w:r w:rsidR="00781BDA">
        <w:rPr>
          <w:rFonts w:ascii="Arial" w:eastAsia="PMingLiU" w:hAnsi="Arial" w:cs="Arial"/>
          <w:sz w:val="20"/>
          <w:lang w:val="en-US" w:eastAsia="zh-TW"/>
        </w:rPr>
        <w:t xml:space="preserve"> </w:t>
      </w:r>
    </w:p>
    <w:p w14:paraId="04564746" w14:textId="4A32A08B" w:rsidR="001104B6" w:rsidRPr="00A339D3" w:rsidRDefault="00A339D3" w:rsidP="00E05EEE">
      <w:pPr>
        <w:autoSpaceDE w:val="0"/>
        <w:autoSpaceDN w:val="0"/>
        <w:adjustRightInd w:val="0"/>
        <w:spacing w:before="0" w:line="240" w:lineRule="auto"/>
        <w:ind w:left="360"/>
        <w:jc w:val="both"/>
        <w:rPr>
          <w:rFonts w:ascii="Arial" w:eastAsia="PMingLiU" w:hAnsi="Arial" w:cs="Arial"/>
          <w:sz w:val="20"/>
          <w:lang w:val="en-US" w:eastAsia="zh-TW"/>
        </w:rPr>
      </w:pPr>
      <w:r>
        <w:rPr>
          <w:rFonts w:ascii="Arial" w:eastAsia="PMingLiU" w:hAnsi="Arial" w:cs="Arial"/>
          <w:sz w:val="20"/>
          <w:lang w:val="en-US" w:eastAsia="zh-TW"/>
        </w:rPr>
        <w:t xml:space="preserve">a. </w:t>
      </w:r>
      <w:r w:rsidR="001104B6" w:rsidRPr="00A339D3">
        <w:rPr>
          <w:rFonts w:ascii="Arial" w:eastAsia="PMingLiU" w:hAnsi="Arial" w:cs="Arial"/>
          <w:sz w:val="20"/>
          <w:lang w:val="en-US" w:eastAsia="zh-TW"/>
        </w:rPr>
        <w:t xml:space="preserve">For </w:t>
      </w:r>
      <w:r w:rsidR="008C6FC5" w:rsidRPr="00A339D3">
        <w:rPr>
          <w:rFonts w:ascii="Arial" w:eastAsia="PMingLiU" w:hAnsi="Arial" w:cs="Arial"/>
          <w:sz w:val="20"/>
          <w:lang w:val="en-US" w:eastAsia="zh-TW"/>
        </w:rPr>
        <w:t xml:space="preserve">Pharmaceutical products: </w:t>
      </w:r>
      <w:hyperlink r:id="rId11" w:history="1">
        <w:r w:rsidR="008C6FC5" w:rsidRPr="00A339D3">
          <w:rPr>
            <w:rFonts w:ascii="Arial" w:eastAsia="PMingLiU" w:hAnsi="Arial" w:cs="Arial"/>
            <w:sz w:val="20"/>
            <w:lang w:val="en-US" w:eastAsia="zh-TW"/>
          </w:rPr>
          <w:t>safety.korea@abbvie.com</w:t>
        </w:r>
      </w:hyperlink>
      <w:r w:rsidR="00C44670" w:rsidRPr="00A339D3">
        <w:rPr>
          <w:rFonts w:ascii="Arial" w:eastAsia="PMingLiU" w:hAnsi="Arial" w:cs="Arial"/>
          <w:sz w:val="20"/>
          <w:lang w:val="en-US" w:eastAsia="zh-TW"/>
        </w:rPr>
        <w:t xml:space="preserve"> </w:t>
      </w:r>
      <w:r w:rsidR="009C3921" w:rsidRPr="00A339D3">
        <w:rPr>
          <w:rFonts w:ascii="Arial" w:eastAsia="PMingLiU" w:hAnsi="Arial" w:cs="Arial"/>
          <w:sz w:val="20"/>
          <w:lang w:val="en-US" w:eastAsia="zh-TW"/>
        </w:rPr>
        <w:t xml:space="preserve"> </w:t>
      </w:r>
    </w:p>
    <w:p w14:paraId="54D0CBAD" w14:textId="61F7F4CD" w:rsidR="008C6FC5" w:rsidRPr="00A339D3" w:rsidRDefault="00A339D3" w:rsidP="00E05EEE">
      <w:pPr>
        <w:autoSpaceDE w:val="0"/>
        <w:autoSpaceDN w:val="0"/>
        <w:adjustRightInd w:val="0"/>
        <w:spacing w:before="0" w:line="240" w:lineRule="auto"/>
        <w:ind w:left="360"/>
        <w:jc w:val="both"/>
        <w:rPr>
          <w:rFonts w:ascii="Arial" w:eastAsia="PMingLiU" w:hAnsi="Arial" w:cs="Arial"/>
          <w:sz w:val="20"/>
          <w:lang w:val="en-US" w:eastAsia="zh-TW"/>
        </w:rPr>
      </w:pPr>
      <w:r>
        <w:rPr>
          <w:rFonts w:ascii="Arial" w:eastAsia="PMingLiU" w:hAnsi="Arial" w:cs="Arial"/>
          <w:sz w:val="20"/>
          <w:lang w:val="en-US" w:eastAsia="zh-TW"/>
        </w:rPr>
        <w:t xml:space="preserve">b. </w:t>
      </w:r>
      <w:r w:rsidR="008C6FC5" w:rsidRPr="00A339D3">
        <w:rPr>
          <w:rFonts w:ascii="Arial" w:eastAsia="PMingLiU" w:hAnsi="Arial" w:cs="Arial"/>
          <w:sz w:val="20"/>
          <w:lang w:val="en-US" w:eastAsia="zh-TW"/>
        </w:rPr>
        <w:t>For Medical devices (except for Coolsculpting): MedDeviceComplaintsAPAC@abbvie.com</w:t>
      </w:r>
    </w:p>
    <w:p w14:paraId="10CCA093" w14:textId="145A0B19" w:rsidR="008C6FC5" w:rsidRPr="00A339D3" w:rsidRDefault="00A339D3" w:rsidP="00E05EEE">
      <w:pPr>
        <w:autoSpaceDE w:val="0"/>
        <w:autoSpaceDN w:val="0"/>
        <w:adjustRightInd w:val="0"/>
        <w:spacing w:before="0" w:line="240" w:lineRule="auto"/>
        <w:ind w:left="360"/>
        <w:jc w:val="both"/>
        <w:rPr>
          <w:rFonts w:ascii="Arial" w:eastAsia="PMingLiU" w:hAnsi="Arial" w:cs="Arial"/>
          <w:sz w:val="20"/>
          <w:lang w:val="en-US" w:eastAsia="zh-TW"/>
        </w:rPr>
      </w:pPr>
      <w:r>
        <w:rPr>
          <w:rFonts w:ascii="Arial" w:eastAsia="PMingLiU" w:hAnsi="Arial" w:cs="Arial"/>
          <w:sz w:val="20"/>
          <w:lang w:val="en-US" w:eastAsia="zh-TW"/>
        </w:rPr>
        <w:t xml:space="preserve">c. </w:t>
      </w:r>
      <w:r w:rsidR="00F31946" w:rsidRPr="00A339D3">
        <w:rPr>
          <w:rFonts w:ascii="Arial" w:eastAsia="PMingLiU" w:hAnsi="Arial" w:cs="Arial"/>
          <w:sz w:val="20"/>
          <w:lang w:val="en-US" w:eastAsia="zh-TW"/>
        </w:rPr>
        <w:t xml:space="preserve">For </w:t>
      </w:r>
      <w:r w:rsidR="00E74A2D" w:rsidRPr="00A339D3">
        <w:rPr>
          <w:rFonts w:ascii="Arial" w:eastAsia="PMingLiU" w:hAnsi="Arial" w:cs="Arial"/>
          <w:sz w:val="20"/>
          <w:lang w:val="en-US" w:eastAsia="zh-TW"/>
        </w:rPr>
        <w:t>Coolsculpting: AGN-coolsculpting.apacsupport@abbvie.com</w:t>
      </w:r>
    </w:p>
    <w:p w14:paraId="38E6D51B" w14:textId="77777777" w:rsidR="00247431" w:rsidRPr="00C04A2E" w:rsidRDefault="00247431" w:rsidP="000024F2">
      <w:pPr>
        <w:autoSpaceDE w:val="0"/>
        <w:autoSpaceDN w:val="0"/>
        <w:adjustRightInd w:val="0"/>
        <w:spacing w:before="0" w:line="240" w:lineRule="auto"/>
        <w:jc w:val="both"/>
        <w:rPr>
          <w:rFonts w:ascii="Arial" w:hAnsi="Arial" w:cs="Arial"/>
          <w:b/>
          <w:sz w:val="20"/>
          <w:lang w:eastAsia="ko-KR"/>
        </w:rPr>
      </w:pPr>
    </w:p>
    <w:p w14:paraId="0A8A3258" w14:textId="77777777" w:rsidR="000024F2" w:rsidRPr="00D05DF0" w:rsidRDefault="000024F2" w:rsidP="00CD131F">
      <w:pPr>
        <w:numPr>
          <w:ilvl w:val="0"/>
          <w:numId w:val="23"/>
        </w:numPr>
        <w:autoSpaceDE w:val="0"/>
        <w:autoSpaceDN w:val="0"/>
        <w:adjustRightInd w:val="0"/>
        <w:spacing w:before="0" w:line="240" w:lineRule="auto"/>
        <w:ind w:left="360"/>
        <w:jc w:val="both"/>
        <w:rPr>
          <w:rFonts w:ascii="Arial" w:eastAsia="PMingLiU" w:hAnsi="Arial" w:cs="Arial"/>
          <w:b/>
          <w:sz w:val="20"/>
          <w:lang w:val="en-US" w:eastAsia="zh-TW"/>
        </w:rPr>
      </w:pPr>
      <w:r w:rsidRPr="00D05DF0">
        <w:rPr>
          <w:rFonts w:ascii="Arial" w:eastAsia="PMingLiU" w:hAnsi="Arial" w:cs="Arial"/>
          <w:b/>
          <w:sz w:val="20"/>
          <w:lang w:val="en-US" w:eastAsia="zh-TW"/>
        </w:rPr>
        <w:t>NOTICES</w:t>
      </w:r>
    </w:p>
    <w:p w14:paraId="72BA2305" w14:textId="77777777" w:rsidR="000024F2" w:rsidRPr="00D05DF0" w:rsidRDefault="000024F2" w:rsidP="008C72F7">
      <w:pPr>
        <w:numPr>
          <w:ilvl w:val="1"/>
          <w:numId w:val="23"/>
        </w:numPr>
        <w:autoSpaceDE w:val="0"/>
        <w:autoSpaceDN w:val="0"/>
        <w:adjustRightInd w:val="0"/>
        <w:spacing w:before="0" w:line="240" w:lineRule="auto"/>
        <w:ind w:left="360" w:hanging="450"/>
        <w:jc w:val="both"/>
        <w:rPr>
          <w:rFonts w:ascii="Arial" w:eastAsia="PMingLiU" w:hAnsi="Arial" w:cs="Arial"/>
          <w:sz w:val="20"/>
          <w:lang w:val="en-US" w:eastAsia="zh-TW"/>
        </w:rPr>
      </w:pPr>
      <w:r w:rsidRPr="00D05DF0">
        <w:rPr>
          <w:rFonts w:ascii="Arial" w:eastAsia="PMingLiU" w:hAnsi="Arial" w:cs="Arial"/>
          <w:sz w:val="20"/>
          <w:lang w:val="en-US" w:eastAsia="zh-TW"/>
        </w:rPr>
        <w:t>All notices under this Agreement shall be in writing and sent or delivered by hand:</w:t>
      </w:r>
    </w:p>
    <w:p w14:paraId="69DE7AD6" w14:textId="77777777" w:rsidR="000024F2" w:rsidRPr="001E40B4" w:rsidRDefault="001E40B4" w:rsidP="00CD131F">
      <w:pPr>
        <w:numPr>
          <w:ilvl w:val="0"/>
          <w:numId w:val="34"/>
        </w:numPr>
        <w:tabs>
          <w:tab w:val="left" w:pos="720"/>
        </w:tabs>
        <w:autoSpaceDE w:val="0"/>
        <w:autoSpaceDN w:val="0"/>
        <w:adjustRightInd w:val="0"/>
        <w:spacing w:before="0" w:line="240" w:lineRule="auto"/>
        <w:ind w:left="720"/>
        <w:jc w:val="both"/>
        <w:rPr>
          <w:rFonts w:ascii="Arial" w:eastAsia="PMingLiU" w:hAnsi="Arial" w:cs="Arial"/>
          <w:sz w:val="20"/>
          <w:lang w:val="en-US" w:eastAsia="zh-TW"/>
        </w:rPr>
      </w:pPr>
      <w:r>
        <w:rPr>
          <w:rFonts w:ascii="Arial" w:eastAsia="PMingLiU" w:hAnsi="Arial" w:cs="Arial"/>
          <w:sz w:val="20"/>
          <w:lang w:val="en-US" w:eastAsia="zh-TW"/>
        </w:rPr>
        <w:t>I</w:t>
      </w:r>
      <w:r w:rsidR="000024F2" w:rsidRPr="00D05DF0">
        <w:rPr>
          <w:rFonts w:ascii="Arial" w:eastAsia="PMingLiU" w:hAnsi="Arial" w:cs="Arial"/>
          <w:sz w:val="20"/>
          <w:lang w:val="en-US" w:eastAsia="zh-TW"/>
        </w:rPr>
        <w:t>f to AbbVie: to AbbVie’s Contact Person at the address given in this Agreement form, marked for the attention of AbbVie’s Contact Person (or such address, number or Contact Person as may subsequently be notified by AbbVie);</w:t>
      </w:r>
    </w:p>
    <w:p w14:paraId="171B660C" w14:textId="77777777" w:rsidR="000024F2" w:rsidRPr="00D05DF0" w:rsidRDefault="001E40B4" w:rsidP="00CD131F">
      <w:pPr>
        <w:numPr>
          <w:ilvl w:val="0"/>
          <w:numId w:val="34"/>
        </w:numPr>
        <w:tabs>
          <w:tab w:val="left" w:pos="720"/>
        </w:tabs>
        <w:autoSpaceDE w:val="0"/>
        <w:autoSpaceDN w:val="0"/>
        <w:adjustRightInd w:val="0"/>
        <w:spacing w:before="0" w:line="240" w:lineRule="auto"/>
        <w:ind w:left="720"/>
        <w:jc w:val="both"/>
        <w:rPr>
          <w:rFonts w:ascii="Arial" w:eastAsia="PMingLiU" w:hAnsi="Arial" w:cs="Arial"/>
          <w:sz w:val="20"/>
          <w:lang w:val="en-US" w:eastAsia="zh-TW"/>
        </w:rPr>
      </w:pPr>
      <w:r>
        <w:rPr>
          <w:rFonts w:ascii="Arial" w:eastAsia="PMingLiU" w:hAnsi="Arial" w:cs="Arial"/>
          <w:sz w:val="20"/>
          <w:lang w:val="en-US" w:eastAsia="zh-TW"/>
        </w:rPr>
        <w:t>I</w:t>
      </w:r>
      <w:r w:rsidR="000024F2" w:rsidRPr="00D05DF0">
        <w:rPr>
          <w:rFonts w:ascii="Arial" w:eastAsia="PMingLiU" w:hAnsi="Arial" w:cs="Arial"/>
          <w:sz w:val="20"/>
          <w:lang w:val="en-US" w:eastAsia="zh-TW"/>
        </w:rPr>
        <w:t xml:space="preserve">f to the Service Provider: to the Service Provider’s Contact Person at the address given in the </w:t>
      </w:r>
      <w:r w:rsidR="0062552F">
        <w:rPr>
          <w:rFonts w:ascii="Arial" w:eastAsia="PMingLiU" w:hAnsi="Arial" w:cs="Arial"/>
          <w:sz w:val="20"/>
          <w:lang w:val="en-US" w:eastAsia="zh-TW"/>
        </w:rPr>
        <w:t>Agreement</w:t>
      </w:r>
      <w:r w:rsidR="000024F2" w:rsidRPr="00D05DF0">
        <w:rPr>
          <w:rFonts w:ascii="Arial" w:eastAsia="PMingLiU" w:hAnsi="Arial" w:cs="Arial"/>
          <w:sz w:val="20"/>
          <w:lang w:val="en-US" w:eastAsia="zh-TW"/>
        </w:rPr>
        <w:t xml:space="preserve"> form, marked for the attention of the Service Provider’s Contact Person (or such address, number or Contact Person as may subsequently be notified by the Service Provider). </w:t>
      </w:r>
    </w:p>
    <w:p w14:paraId="112688F8" w14:textId="77777777" w:rsidR="000024F2" w:rsidRPr="00D05DF0" w:rsidRDefault="000024F2" w:rsidP="008C72F7">
      <w:pPr>
        <w:numPr>
          <w:ilvl w:val="1"/>
          <w:numId w:val="23"/>
        </w:numPr>
        <w:autoSpaceDE w:val="0"/>
        <w:autoSpaceDN w:val="0"/>
        <w:adjustRightInd w:val="0"/>
        <w:spacing w:before="0" w:line="240" w:lineRule="auto"/>
        <w:ind w:left="360" w:hanging="450"/>
        <w:jc w:val="both"/>
        <w:rPr>
          <w:rFonts w:ascii="Arial" w:eastAsia="PMingLiU" w:hAnsi="Arial" w:cs="Arial"/>
          <w:sz w:val="20"/>
          <w:lang w:val="en-US" w:eastAsia="zh-TW"/>
        </w:rPr>
      </w:pPr>
      <w:r w:rsidRPr="00D05DF0">
        <w:rPr>
          <w:rFonts w:ascii="Arial" w:eastAsia="PMingLiU" w:hAnsi="Arial" w:cs="Arial"/>
          <w:sz w:val="20"/>
          <w:lang w:val="en-US" w:eastAsia="zh-TW"/>
        </w:rPr>
        <w:t>A notice shall be deemed to have been received:</w:t>
      </w:r>
    </w:p>
    <w:p w14:paraId="0E6144D3" w14:textId="77777777" w:rsidR="000024F2" w:rsidRPr="00D05DF0" w:rsidRDefault="001E40B4" w:rsidP="00CD131F">
      <w:pPr>
        <w:numPr>
          <w:ilvl w:val="0"/>
          <w:numId w:val="35"/>
        </w:numPr>
        <w:autoSpaceDE w:val="0"/>
        <w:autoSpaceDN w:val="0"/>
        <w:adjustRightInd w:val="0"/>
        <w:spacing w:before="0" w:line="240" w:lineRule="auto"/>
        <w:ind w:left="720"/>
        <w:jc w:val="both"/>
        <w:rPr>
          <w:rFonts w:ascii="Arial" w:eastAsia="PMingLiU" w:hAnsi="Arial" w:cs="Arial"/>
          <w:sz w:val="20"/>
          <w:lang w:val="en-US" w:eastAsia="zh-TW"/>
        </w:rPr>
      </w:pPr>
      <w:r>
        <w:rPr>
          <w:rFonts w:ascii="Arial" w:eastAsia="PMingLiU" w:hAnsi="Arial" w:cs="Arial"/>
          <w:sz w:val="20"/>
          <w:lang w:val="en-US" w:eastAsia="zh-TW"/>
        </w:rPr>
        <w:t>I</w:t>
      </w:r>
      <w:r w:rsidR="000024F2" w:rsidRPr="00D05DF0">
        <w:rPr>
          <w:rFonts w:ascii="Arial" w:eastAsia="PMingLiU" w:hAnsi="Arial" w:cs="Arial"/>
          <w:sz w:val="20"/>
          <w:lang w:val="en-US" w:eastAsia="zh-TW"/>
        </w:rPr>
        <w:t>f sent by ordinary or registered post for delivery in the country in which it is posted, on the 3rd day after the date on which it is posted;</w:t>
      </w:r>
    </w:p>
    <w:p w14:paraId="449A0501" w14:textId="77777777" w:rsidR="000024F2" w:rsidRPr="00D05DF0" w:rsidRDefault="001E40B4" w:rsidP="00CD131F">
      <w:pPr>
        <w:numPr>
          <w:ilvl w:val="0"/>
          <w:numId w:val="35"/>
        </w:numPr>
        <w:tabs>
          <w:tab w:val="left" w:pos="720"/>
        </w:tabs>
        <w:autoSpaceDE w:val="0"/>
        <w:autoSpaceDN w:val="0"/>
        <w:adjustRightInd w:val="0"/>
        <w:spacing w:before="0" w:line="240" w:lineRule="auto"/>
        <w:ind w:left="720"/>
        <w:jc w:val="both"/>
        <w:rPr>
          <w:rFonts w:ascii="Arial" w:eastAsia="PMingLiU" w:hAnsi="Arial" w:cs="Arial"/>
          <w:sz w:val="20"/>
          <w:lang w:val="en-US" w:eastAsia="zh-TW"/>
        </w:rPr>
      </w:pPr>
      <w:r>
        <w:rPr>
          <w:rFonts w:ascii="Arial" w:eastAsia="PMingLiU" w:hAnsi="Arial" w:cs="Arial"/>
          <w:sz w:val="20"/>
          <w:lang w:val="en-US" w:eastAsia="zh-TW"/>
        </w:rPr>
        <w:t>I</w:t>
      </w:r>
      <w:r w:rsidR="000024F2" w:rsidRPr="00D05DF0">
        <w:rPr>
          <w:rFonts w:ascii="Arial" w:eastAsia="PMingLiU" w:hAnsi="Arial" w:cs="Arial"/>
          <w:sz w:val="20"/>
          <w:lang w:val="en-US" w:eastAsia="zh-TW"/>
        </w:rPr>
        <w:t>f sent by ordinary or registered air mail for international delivery, on the 7th day after the date on which it is posted; and</w:t>
      </w:r>
    </w:p>
    <w:p w14:paraId="63BED399" w14:textId="77777777" w:rsidR="000024F2" w:rsidRPr="00D05DF0" w:rsidRDefault="001E40B4" w:rsidP="00CD131F">
      <w:pPr>
        <w:numPr>
          <w:ilvl w:val="0"/>
          <w:numId w:val="35"/>
        </w:numPr>
        <w:tabs>
          <w:tab w:val="left" w:pos="720"/>
        </w:tabs>
        <w:autoSpaceDE w:val="0"/>
        <w:autoSpaceDN w:val="0"/>
        <w:adjustRightInd w:val="0"/>
        <w:spacing w:before="0" w:line="240" w:lineRule="auto"/>
        <w:ind w:left="720"/>
        <w:jc w:val="both"/>
        <w:rPr>
          <w:rFonts w:ascii="Arial" w:eastAsia="PMingLiU" w:hAnsi="Arial" w:cs="Arial"/>
          <w:sz w:val="20"/>
          <w:lang w:val="en-US" w:eastAsia="zh-TW"/>
        </w:rPr>
      </w:pPr>
      <w:r>
        <w:rPr>
          <w:rFonts w:ascii="Arial" w:eastAsia="PMingLiU" w:hAnsi="Arial" w:cs="Arial"/>
          <w:sz w:val="20"/>
          <w:lang w:val="en-US" w:eastAsia="zh-TW"/>
        </w:rPr>
        <w:t>I</w:t>
      </w:r>
      <w:r w:rsidR="000024F2" w:rsidRPr="00D05DF0">
        <w:rPr>
          <w:rFonts w:ascii="Arial" w:eastAsia="PMingLiU" w:hAnsi="Arial" w:cs="Arial"/>
          <w:sz w:val="20"/>
          <w:lang w:val="en-US" w:eastAsia="zh-TW"/>
        </w:rPr>
        <w:t>f delivered by hand or commercial overnight courier, at the time of delivery of the notice.</w:t>
      </w:r>
    </w:p>
    <w:p w14:paraId="2AC8856D" w14:textId="77777777" w:rsidR="000024F2" w:rsidRPr="00D05DF0" w:rsidRDefault="000024F2" w:rsidP="008C72F7">
      <w:pPr>
        <w:numPr>
          <w:ilvl w:val="1"/>
          <w:numId w:val="23"/>
        </w:numPr>
        <w:autoSpaceDE w:val="0"/>
        <w:autoSpaceDN w:val="0"/>
        <w:adjustRightInd w:val="0"/>
        <w:spacing w:before="0" w:line="240" w:lineRule="auto"/>
        <w:ind w:left="360" w:hanging="450"/>
        <w:jc w:val="both"/>
        <w:rPr>
          <w:rFonts w:ascii="Arial" w:eastAsia="PMingLiU" w:hAnsi="Arial" w:cs="Arial"/>
          <w:sz w:val="20"/>
          <w:lang w:val="en-US" w:eastAsia="zh-TW"/>
        </w:rPr>
      </w:pPr>
      <w:r w:rsidRPr="00D05DF0">
        <w:rPr>
          <w:rFonts w:ascii="Arial" w:eastAsia="PMingLiU" w:hAnsi="Arial" w:cs="Arial"/>
          <w:sz w:val="20"/>
          <w:lang w:val="en-US" w:eastAsia="zh-TW"/>
        </w:rPr>
        <w:t>All correspondence between the parties in connection with this Agreement shall be in either Korean or English.</w:t>
      </w:r>
    </w:p>
    <w:p w14:paraId="23BDF81B" w14:textId="77777777" w:rsidR="00163100" w:rsidRPr="00D05DF0" w:rsidRDefault="00163100" w:rsidP="000024F2">
      <w:pPr>
        <w:autoSpaceDE w:val="0"/>
        <w:autoSpaceDN w:val="0"/>
        <w:adjustRightInd w:val="0"/>
        <w:spacing w:before="0" w:line="240" w:lineRule="auto"/>
        <w:jc w:val="both"/>
        <w:rPr>
          <w:rFonts w:ascii="Arial" w:eastAsia="PMingLiU" w:hAnsi="Arial" w:cs="Arial"/>
          <w:b/>
          <w:sz w:val="20"/>
          <w:lang w:val="en-US" w:eastAsia="zh-TW"/>
        </w:rPr>
      </w:pPr>
    </w:p>
    <w:p w14:paraId="49E3F1F5" w14:textId="77777777" w:rsidR="000024F2" w:rsidRPr="00D05DF0" w:rsidRDefault="000024F2" w:rsidP="00CD131F">
      <w:pPr>
        <w:numPr>
          <w:ilvl w:val="0"/>
          <w:numId w:val="23"/>
        </w:numPr>
        <w:autoSpaceDE w:val="0"/>
        <w:autoSpaceDN w:val="0"/>
        <w:adjustRightInd w:val="0"/>
        <w:spacing w:before="0" w:line="240" w:lineRule="auto"/>
        <w:ind w:left="360"/>
        <w:jc w:val="both"/>
        <w:rPr>
          <w:rFonts w:ascii="Arial" w:eastAsia="PMingLiU" w:hAnsi="Arial" w:cs="Arial"/>
          <w:b/>
          <w:sz w:val="20"/>
          <w:lang w:val="en-US" w:eastAsia="zh-TW"/>
        </w:rPr>
      </w:pPr>
      <w:r w:rsidRPr="00D05DF0">
        <w:rPr>
          <w:rFonts w:ascii="Arial" w:eastAsia="PMingLiU" w:hAnsi="Arial" w:cs="Arial"/>
          <w:b/>
          <w:sz w:val="20"/>
          <w:lang w:val="en-US" w:eastAsia="zh-TW"/>
        </w:rPr>
        <w:t>GOVERNING LAW &amp; JURISDICTION</w:t>
      </w:r>
    </w:p>
    <w:p w14:paraId="48C62F27" w14:textId="63EC3019" w:rsidR="005F255A" w:rsidRPr="00163100" w:rsidRDefault="000024F2" w:rsidP="00163100">
      <w:pPr>
        <w:autoSpaceDE w:val="0"/>
        <w:autoSpaceDN w:val="0"/>
        <w:adjustRightInd w:val="0"/>
        <w:spacing w:before="0" w:line="240" w:lineRule="auto"/>
        <w:ind w:left="360"/>
        <w:jc w:val="both"/>
        <w:rPr>
          <w:rFonts w:ascii="Arial" w:eastAsia="PMingLiU" w:hAnsi="Arial" w:cs="Arial"/>
          <w:sz w:val="20"/>
          <w:lang w:val="en-US" w:eastAsia="zh-TW"/>
        </w:rPr>
      </w:pPr>
      <w:r w:rsidRPr="00D05DF0">
        <w:rPr>
          <w:rFonts w:ascii="Arial" w:eastAsia="PMingLiU" w:hAnsi="Arial" w:cs="Arial"/>
          <w:sz w:val="20"/>
          <w:lang w:val="en-US" w:eastAsia="zh-TW"/>
        </w:rPr>
        <w:t>This Agreement shall be governed by the laws of the Republic of Korea and the Service Provider shall irrevocably submit to the exclusive jurisdiction of the Seoul Central District Court. The application of the U.N. Convention on Contracts for the International Sales of Goods (1980) is excluded.</w:t>
      </w:r>
      <w:bookmarkEnd w:id="3"/>
    </w:p>
    <w:p w14:paraId="760BBB43" w14:textId="77777777" w:rsidR="00092986" w:rsidRDefault="00092986" w:rsidP="008367E7">
      <w:pPr>
        <w:spacing w:before="0" w:line="240" w:lineRule="auto"/>
        <w:jc w:val="center"/>
        <w:rPr>
          <w:rFonts w:ascii="Arial" w:hAnsi="Arial" w:cs="Arial"/>
          <w:b/>
          <w:sz w:val="20"/>
          <w:lang w:eastAsia="ko-KR"/>
        </w:rPr>
      </w:pPr>
    </w:p>
    <w:p w14:paraId="3B1C0036" w14:textId="77777777" w:rsidR="007F6635" w:rsidRDefault="007F6635" w:rsidP="008367E7">
      <w:pPr>
        <w:spacing w:before="0" w:line="240" w:lineRule="auto"/>
        <w:jc w:val="center"/>
        <w:rPr>
          <w:rFonts w:ascii="Arial" w:hAnsi="Arial" w:cs="Arial"/>
          <w:b/>
          <w:sz w:val="20"/>
          <w:lang w:eastAsia="ko-KR"/>
        </w:rPr>
      </w:pPr>
    </w:p>
    <w:p w14:paraId="3C40EFA9" w14:textId="77777777" w:rsidR="007F6635" w:rsidRDefault="007F6635" w:rsidP="008367E7">
      <w:pPr>
        <w:spacing w:before="0" w:line="240" w:lineRule="auto"/>
        <w:jc w:val="center"/>
        <w:rPr>
          <w:rFonts w:ascii="Arial" w:hAnsi="Arial" w:cs="Arial"/>
          <w:b/>
          <w:sz w:val="20"/>
          <w:lang w:eastAsia="ko-KR"/>
        </w:rPr>
      </w:pPr>
    </w:p>
    <w:p w14:paraId="2236EA48" w14:textId="77777777" w:rsidR="007F6635" w:rsidRDefault="007F6635" w:rsidP="008367E7">
      <w:pPr>
        <w:spacing w:before="0" w:line="240" w:lineRule="auto"/>
        <w:jc w:val="center"/>
        <w:rPr>
          <w:rFonts w:ascii="Arial" w:hAnsi="Arial" w:cs="Arial"/>
          <w:b/>
          <w:sz w:val="20"/>
          <w:lang w:eastAsia="ko-KR"/>
        </w:rPr>
      </w:pPr>
    </w:p>
    <w:p w14:paraId="2FC6955D" w14:textId="77777777" w:rsidR="007F6635" w:rsidRDefault="007F6635" w:rsidP="008367E7">
      <w:pPr>
        <w:spacing w:before="0" w:line="240" w:lineRule="auto"/>
        <w:jc w:val="center"/>
        <w:rPr>
          <w:rFonts w:ascii="Arial" w:hAnsi="Arial" w:cs="Arial"/>
          <w:b/>
          <w:sz w:val="20"/>
          <w:lang w:eastAsia="ko-KR"/>
        </w:rPr>
      </w:pPr>
    </w:p>
    <w:p w14:paraId="705CD604" w14:textId="77777777" w:rsidR="007F6635" w:rsidRDefault="007F6635" w:rsidP="008367E7">
      <w:pPr>
        <w:spacing w:before="0" w:line="240" w:lineRule="auto"/>
        <w:jc w:val="center"/>
        <w:rPr>
          <w:rFonts w:ascii="Arial" w:hAnsi="Arial" w:cs="Arial"/>
          <w:b/>
          <w:sz w:val="20"/>
          <w:lang w:eastAsia="ko-KR"/>
        </w:rPr>
      </w:pPr>
    </w:p>
    <w:p w14:paraId="348B515D" w14:textId="77777777" w:rsidR="007F6635" w:rsidRDefault="007F6635" w:rsidP="008367E7">
      <w:pPr>
        <w:spacing w:before="0" w:line="240" w:lineRule="auto"/>
        <w:jc w:val="center"/>
        <w:rPr>
          <w:rFonts w:ascii="Arial" w:hAnsi="Arial" w:cs="Arial"/>
          <w:b/>
          <w:sz w:val="20"/>
          <w:lang w:eastAsia="ko-KR"/>
        </w:rPr>
      </w:pPr>
    </w:p>
    <w:p w14:paraId="5FBD24A4" w14:textId="77777777" w:rsidR="007F6635" w:rsidRDefault="007F6635" w:rsidP="008367E7">
      <w:pPr>
        <w:spacing w:before="0" w:line="240" w:lineRule="auto"/>
        <w:jc w:val="center"/>
        <w:rPr>
          <w:rFonts w:ascii="Arial" w:hAnsi="Arial" w:cs="Arial"/>
          <w:b/>
          <w:sz w:val="20"/>
          <w:lang w:eastAsia="ko-KR"/>
        </w:rPr>
      </w:pPr>
    </w:p>
    <w:p w14:paraId="763388D5" w14:textId="77777777" w:rsidR="007F6635" w:rsidRDefault="007F6635" w:rsidP="008367E7">
      <w:pPr>
        <w:spacing w:before="0" w:line="240" w:lineRule="auto"/>
        <w:jc w:val="center"/>
        <w:rPr>
          <w:rFonts w:ascii="Arial" w:hAnsi="Arial" w:cs="Arial"/>
          <w:b/>
          <w:sz w:val="20"/>
          <w:lang w:eastAsia="ko-KR"/>
        </w:rPr>
      </w:pPr>
    </w:p>
    <w:sectPr w:rsidR="007F6635" w:rsidSect="002F1403">
      <w:footerReference w:type="default" r:id="rId12"/>
      <w:pgSz w:w="12240" w:h="15840" w:code="1"/>
      <w:pgMar w:top="1080" w:right="1080" w:bottom="1440" w:left="990" w:header="450" w:footer="720" w:gutter="0"/>
      <w:pgNumType w:start="1"/>
      <w:cols w:space="720"/>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8" w:author="만든 이" w:initials="오전">
    <w:p w14:paraId="39A07E4D" w14:textId="04266E08" w:rsidR="0003350D" w:rsidRDefault="0003350D">
      <w:pPr>
        <w:pStyle w:val="a6"/>
        <w:rPr>
          <w:rFonts w:hint="eastAsia"/>
          <w:lang w:eastAsia="ko-KR"/>
        </w:rPr>
      </w:pPr>
      <w:r>
        <w:rPr>
          <w:rStyle w:val="a5"/>
        </w:rPr>
        <w:annotationRef/>
      </w:r>
      <w:r w:rsidR="00C9132C">
        <w:rPr>
          <w:rFonts w:hint="eastAsia"/>
          <w:lang w:eastAsia="ko-KR"/>
        </w:rPr>
        <w:t>제품의</w:t>
      </w:r>
      <w:r w:rsidR="00C9132C">
        <w:rPr>
          <w:rFonts w:hint="eastAsia"/>
          <w:lang w:eastAsia="ko-KR"/>
        </w:rPr>
        <w:t xml:space="preserve"> </w:t>
      </w:r>
      <w:r w:rsidR="00C9132C">
        <w:rPr>
          <w:rFonts w:hint="eastAsia"/>
          <w:lang w:eastAsia="ko-KR"/>
        </w:rPr>
        <w:t>합목적성을</w:t>
      </w:r>
      <w:r w:rsidR="00C9132C">
        <w:rPr>
          <w:rFonts w:hint="eastAsia"/>
          <w:lang w:eastAsia="ko-KR"/>
        </w:rPr>
        <w:t xml:space="preserve"> </w:t>
      </w:r>
      <w:r w:rsidR="00C9132C">
        <w:rPr>
          <w:rFonts w:hint="eastAsia"/>
          <w:lang w:eastAsia="ko-KR"/>
        </w:rPr>
        <w:t>묵시적이던</w:t>
      </w:r>
      <w:r w:rsidR="00C9132C">
        <w:rPr>
          <w:rFonts w:hint="eastAsia"/>
          <w:lang w:eastAsia="ko-KR"/>
        </w:rPr>
        <w:t xml:space="preserve"> </w:t>
      </w:r>
      <w:r w:rsidR="00C9132C">
        <w:rPr>
          <w:rFonts w:hint="eastAsia"/>
          <w:lang w:eastAsia="ko-KR"/>
        </w:rPr>
        <w:t>명시적이던</w:t>
      </w:r>
      <w:r w:rsidR="00C9132C">
        <w:rPr>
          <w:rFonts w:hint="eastAsia"/>
          <w:lang w:eastAsia="ko-KR"/>
        </w:rPr>
        <w:t xml:space="preserve"> </w:t>
      </w:r>
      <w:r w:rsidR="00C9132C">
        <w:rPr>
          <w:rFonts w:hint="eastAsia"/>
          <w:lang w:eastAsia="ko-KR"/>
        </w:rPr>
        <w:t>보장할</w:t>
      </w:r>
      <w:r w:rsidR="00C9132C">
        <w:rPr>
          <w:rFonts w:hint="eastAsia"/>
          <w:lang w:eastAsia="ko-KR"/>
        </w:rPr>
        <w:t xml:space="preserve"> </w:t>
      </w:r>
      <w:r w:rsidR="00C9132C">
        <w:rPr>
          <w:rFonts w:hint="eastAsia"/>
          <w:lang w:eastAsia="ko-KR"/>
        </w:rPr>
        <w:t>수</w:t>
      </w:r>
      <w:r w:rsidR="00C9132C">
        <w:rPr>
          <w:rFonts w:hint="eastAsia"/>
          <w:lang w:eastAsia="ko-KR"/>
        </w:rPr>
        <w:t xml:space="preserve"> </w:t>
      </w:r>
      <w:r w:rsidR="00C9132C">
        <w:rPr>
          <w:rFonts w:hint="eastAsia"/>
          <w:lang w:eastAsia="ko-KR"/>
        </w:rPr>
        <w:t>없습니다</w:t>
      </w:r>
      <w:r w:rsidR="00C9132C">
        <w:rPr>
          <w:rFonts w:hint="eastAsia"/>
          <w:lang w:eastAsia="ko-KR"/>
        </w:rPr>
        <w:t>.</w:t>
      </w:r>
      <w:r w:rsidR="00C9132C">
        <w:rPr>
          <w:lang w:eastAsia="ko-KR"/>
        </w:rPr>
        <w:t xml:space="preserve"> </w:t>
      </w:r>
    </w:p>
  </w:comment>
  <w:comment w:id="21" w:author="만든 이" w:initials="오전">
    <w:p w14:paraId="5157DF4E" w14:textId="7F9A832D" w:rsidR="00C9132C" w:rsidRDefault="00C9132C">
      <w:pPr>
        <w:pStyle w:val="a6"/>
        <w:rPr>
          <w:rFonts w:hint="eastAsia"/>
          <w:lang w:eastAsia="ko-KR"/>
        </w:rPr>
      </w:pPr>
      <w:r>
        <w:rPr>
          <w:rStyle w:val="a5"/>
        </w:rPr>
        <w:annotationRef/>
      </w:r>
      <w:proofErr w:type="spellStart"/>
      <w:r>
        <w:rPr>
          <w:rFonts w:hint="eastAsia"/>
          <w:lang w:eastAsia="ko-KR"/>
        </w:rPr>
        <w:t>납품후</w:t>
      </w:r>
      <w:proofErr w:type="spellEnd"/>
      <w:r>
        <w:rPr>
          <w:rFonts w:hint="eastAsia"/>
          <w:lang w:eastAsia="ko-KR"/>
        </w:rPr>
        <w:t xml:space="preserve"> </w:t>
      </w:r>
      <w:r>
        <w:rPr>
          <w:rFonts w:hint="eastAsia"/>
          <w:lang w:eastAsia="ko-KR"/>
        </w:rPr>
        <w:t>몇일내에</w:t>
      </w:r>
      <w:r>
        <w:rPr>
          <w:rFonts w:hint="eastAsia"/>
          <w:lang w:eastAsia="ko-KR"/>
        </w:rPr>
        <w:t xml:space="preserve"> </w:t>
      </w:r>
      <w:r>
        <w:rPr>
          <w:rFonts w:hint="eastAsia"/>
          <w:lang w:eastAsia="ko-KR"/>
        </w:rPr>
        <w:t>대금지급이</w:t>
      </w:r>
      <w:r>
        <w:rPr>
          <w:rFonts w:hint="eastAsia"/>
          <w:lang w:eastAsia="ko-KR"/>
        </w:rPr>
        <w:t xml:space="preserve"> </w:t>
      </w:r>
      <w:r>
        <w:rPr>
          <w:rFonts w:hint="eastAsia"/>
          <w:lang w:eastAsia="ko-KR"/>
        </w:rPr>
        <w:t>이루어져야</w:t>
      </w:r>
      <w:r>
        <w:rPr>
          <w:rFonts w:hint="eastAsia"/>
          <w:lang w:eastAsia="ko-KR"/>
        </w:rPr>
        <w:t xml:space="preserve"> </w:t>
      </w:r>
      <w:r>
        <w:rPr>
          <w:rFonts w:hint="eastAsia"/>
          <w:lang w:eastAsia="ko-KR"/>
        </w:rPr>
        <w:t>한다는</w:t>
      </w:r>
      <w:r>
        <w:rPr>
          <w:rFonts w:hint="eastAsia"/>
          <w:lang w:eastAsia="ko-KR"/>
        </w:rPr>
        <w:t xml:space="preserve"> </w:t>
      </w:r>
      <w:r>
        <w:rPr>
          <w:rFonts w:hint="eastAsia"/>
          <w:lang w:eastAsia="ko-KR"/>
        </w:rPr>
        <w:t>내용을</w:t>
      </w:r>
      <w:r>
        <w:rPr>
          <w:rFonts w:hint="eastAsia"/>
          <w:lang w:eastAsia="ko-KR"/>
        </w:rPr>
        <w:t xml:space="preserve"> </w:t>
      </w:r>
      <w:r>
        <w:rPr>
          <w:rFonts w:hint="eastAsia"/>
          <w:lang w:eastAsia="ko-KR"/>
        </w:rPr>
        <w:t>명시하여</w:t>
      </w:r>
      <w:r>
        <w:rPr>
          <w:rFonts w:hint="eastAsia"/>
          <w:lang w:eastAsia="ko-KR"/>
        </w:rPr>
        <w:t xml:space="preserve"> </w:t>
      </w:r>
      <w:r>
        <w:rPr>
          <w:rFonts w:hint="eastAsia"/>
          <w:lang w:eastAsia="ko-KR"/>
        </w:rPr>
        <w:t>주시기</w:t>
      </w:r>
      <w:r>
        <w:rPr>
          <w:rFonts w:hint="eastAsia"/>
          <w:lang w:eastAsia="ko-KR"/>
        </w:rPr>
        <w:t xml:space="preserve"> </w:t>
      </w:r>
      <w:r>
        <w:rPr>
          <w:rFonts w:hint="eastAsia"/>
          <w:lang w:eastAsia="ko-KR"/>
        </w:rPr>
        <w:t>바랍니다</w:t>
      </w:r>
      <w:r>
        <w:rPr>
          <w:rFonts w:hint="eastAsia"/>
          <w:lang w:eastAsia="ko-KR"/>
        </w:rPr>
        <w:t>.</w:t>
      </w:r>
      <w:r>
        <w:rPr>
          <w:lang w:eastAsia="ko-KR"/>
        </w:rP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9A07E4D" w15:done="0"/>
  <w15:commentEx w15:paraId="5157DF4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9A07E4D" w16cid:durableId="29FB4394"/>
  <w16cid:commentId w16cid:paraId="5157DF4E" w16cid:durableId="29FB43F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EBDAE6D" w14:textId="77777777" w:rsidR="00362F52" w:rsidRDefault="00362F52">
      <w:r>
        <w:separator/>
      </w:r>
    </w:p>
  </w:endnote>
  <w:endnote w:type="continuationSeparator" w:id="0">
    <w:p w14:paraId="09B338BD" w14:textId="77777777" w:rsidR="00362F52" w:rsidRDefault="00362F52">
      <w:r>
        <w:continuationSeparator/>
      </w:r>
    </w:p>
  </w:endnote>
  <w:endnote w:type="continuationNotice" w:id="1">
    <w:p w14:paraId="48E8D3FC" w14:textId="77777777" w:rsidR="00362F52" w:rsidRDefault="00362F52">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G Times">
    <w:altName w:val="Times New Roman"/>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CG Times Bold">
    <w:altName w:val="Times New Roman"/>
    <w:panose1 w:val="00000000000000000000"/>
    <w:charset w:val="00"/>
    <w:family w:val="roman"/>
    <w:notTrueType/>
    <w:pitch w:val="default"/>
    <w:sig w:usb0="00000003" w:usb1="00000000" w:usb2="00000000" w:usb3="00000000" w:csb0="00000001" w:csb1="00000000"/>
  </w:font>
  <w:font w:name="Univers">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HP Simplified">
    <w:altName w:val="Calibri"/>
    <w:charset w:val="00"/>
    <w:family w:val="swiss"/>
    <w:pitch w:val="variable"/>
    <w:sig w:usb0="A00000AF" w:usb1="5000205B" w:usb2="00000000" w:usb3="00000000" w:csb0="00000093" w:csb1="00000000"/>
  </w:font>
  <w:font w:name="Segoe UI">
    <w:panose1 w:val="020B0502040204020203"/>
    <w:charset w:val="00"/>
    <w:family w:val="swiss"/>
    <w:pitch w:val="variable"/>
    <w:sig w:usb0="E4002EFF" w:usb1="C000E47F" w:usb2="00000009" w:usb3="00000000" w:csb0="000001FF" w:csb1="00000000"/>
  </w:font>
  <w:font w:name="72">
    <w:altName w:val="Calibri"/>
    <w:charset w:val="00"/>
    <w:family w:val="swiss"/>
    <w:pitch w:val="variable"/>
    <w:sig w:usb0="A00002EF" w:usb1="5000205B" w:usb2="00000008" w:usb3="00000000" w:csb0="0000009F" w:csb1="00000000"/>
  </w:font>
  <w:font w:name="Arial Bold">
    <w:altName w:val="Arial"/>
    <w:panose1 w:val="020B0704020202020204"/>
    <w:charset w:val="00"/>
    <w:family w:val="auto"/>
    <w:pitch w:val="default"/>
  </w:font>
  <w:font w:name="바탕">
    <w:altName w:val="Batang"/>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370474" w14:textId="000AE4E5" w:rsidR="0066518E" w:rsidRDefault="00095BBB" w:rsidP="0066518E">
    <w:pPr>
      <w:pStyle w:val="aa"/>
      <w:tabs>
        <w:tab w:val="clear" w:pos="4464"/>
        <w:tab w:val="clear" w:pos="8928"/>
      </w:tabs>
      <w:ind w:left="-720"/>
      <w:rPr>
        <w:lang w:val="en-US"/>
      </w:rPr>
    </w:pPr>
    <w:r>
      <w:rPr>
        <w:rFonts w:hint="eastAsia"/>
        <w:lang w:val="en-US" w:eastAsia="ko-KR"/>
      </w:rPr>
      <w:t>FURSYS</w:t>
    </w:r>
    <w:r w:rsidR="0066518E">
      <w:rPr>
        <w:lang w:val="en-US"/>
      </w:rPr>
      <w:t xml:space="preserve"> Services Agreement (</w:t>
    </w:r>
    <w:r w:rsidR="0066518E" w:rsidRPr="001E01FC">
      <w:rPr>
        <w:highlight w:val="yellow"/>
        <w:lang w:val="en-US"/>
      </w:rPr>
      <w:t>insert date</w:t>
    </w:r>
    <w:r w:rsidR="0066518E">
      <w:rPr>
        <w:lang w:val="en-US"/>
      </w:rPr>
      <w:t>)</w:t>
    </w:r>
    <w:r w:rsidR="0066518E">
      <w:rPr>
        <w:lang w:val="en-US"/>
      </w:rPr>
      <w:tab/>
    </w:r>
    <w:r w:rsidR="0066518E">
      <w:rPr>
        <w:lang w:val="en-US"/>
      </w:rPr>
      <w:tab/>
    </w:r>
    <w:r w:rsidR="0066518E">
      <w:rPr>
        <w:lang w:val="en-US"/>
      </w:rPr>
      <w:tab/>
    </w:r>
    <w:r w:rsidR="0066518E">
      <w:rPr>
        <w:lang w:val="en-US"/>
      </w:rPr>
      <w:tab/>
    </w:r>
    <w:r w:rsidR="0066518E">
      <w:rPr>
        <w:lang w:val="en-US"/>
      </w:rPr>
      <w:tab/>
    </w:r>
    <w:r w:rsidR="0066518E">
      <w:rPr>
        <w:lang w:val="en-US"/>
      </w:rPr>
      <w:tab/>
    </w:r>
    <w:proofErr w:type="gramStart"/>
    <w:r w:rsidR="0066518E">
      <w:rPr>
        <w:lang w:val="en-US"/>
      </w:rPr>
      <w:tab/>
      <w:t xml:space="preserve">  BSA</w:t>
    </w:r>
    <w:proofErr w:type="gramEnd"/>
    <w:r w:rsidR="0066518E">
      <w:rPr>
        <w:lang w:val="en-US"/>
      </w:rPr>
      <w:t xml:space="preserve"> Template_</w:t>
    </w:r>
    <w:r w:rsidR="00A158F4">
      <w:rPr>
        <w:lang w:val="en-US"/>
      </w:rPr>
      <w:t>Rev2023</w:t>
    </w:r>
  </w:p>
  <w:p w14:paraId="46B2BB98" w14:textId="77777777" w:rsidR="0066518E" w:rsidRDefault="0066518E">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6BC7E3A" w14:textId="77777777" w:rsidR="00362F52" w:rsidRDefault="00362F52">
      <w:r>
        <w:separator/>
      </w:r>
    </w:p>
  </w:footnote>
  <w:footnote w:type="continuationSeparator" w:id="0">
    <w:p w14:paraId="13C9CE47" w14:textId="77777777" w:rsidR="00362F52" w:rsidRDefault="00362F52">
      <w:r>
        <w:continuationSeparator/>
      </w:r>
    </w:p>
  </w:footnote>
  <w:footnote w:type="continuationNotice" w:id="1">
    <w:p w14:paraId="20B710BE" w14:textId="77777777" w:rsidR="00362F52" w:rsidRDefault="00362F52">
      <w:pPr>
        <w:spacing w:before="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621FF8"/>
    <w:multiLevelType w:val="hybridMultilevel"/>
    <w:tmpl w:val="9EEC4D3A"/>
    <w:lvl w:ilvl="0" w:tplc="0409000F">
      <w:start w:val="1"/>
      <w:numFmt w:val="decimal"/>
      <w:pStyle w:val="a"/>
      <w:lvlText w:val="%1."/>
      <w:lvlJc w:val="left"/>
      <w:pPr>
        <w:tabs>
          <w:tab w:val="num" w:pos="1440"/>
        </w:tabs>
        <w:ind w:left="1440" w:hanging="360"/>
      </w:p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 w15:restartNumberingAfterBreak="0">
    <w:nsid w:val="058F5CC9"/>
    <w:multiLevelType w:val="hybridMultilevel"/>
    <w:tmpl w:val="C8FA9A3E"/>
    <w:lvl w:ilvl="0" w:tplc="FFFFFFFF">
      <w:start w:val="1"/>
      <w:numFmt w:val="lowerLetter"/>
      <w:lvlText w:val="%1."/>
      <w:lvlJc w:val="left"/>
      <w:pPr>
        <w:ind w:left="810" w:hanging="360"/>
      </w:pPr>
      <w:rPr>
        <w:rFonts w:hint="default"/>
      </w:rPr>
    </w:lvl>
    <w:lvl w:ilvl="1" w:tplc="FFFFFFFF" w:tentative="1">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2" w15:restartNumberingAfterBreak="0">
    <w:nsid w:val="0B086589"/>
    <w:multiLevelType w:val="hybridMultilevel"/>
    <w:tmpl w:val="C8FA9A3E"/>
    <w:lvl w:ilvl="0" w:tplc="FFFFFFFF">
      <w:start w:val="1"/>
      <w:numFmt w:val="lowerLetter"/>
      <w:lvlText w:val="%1."/>
      <w:lvlJc w:val="left"/>
      <w:pPr>
        <w:ind w:left="810" w:hanging="360"/>
      </w:pPr>
      <w:rPr>
        <w:rFonts w:hint="default"/>
      </w:rPr>
    </w:lvl>
    <w:lvl w:ilvl="1" w:tplc="FFFFFFFF" w:tentative="1">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3" w15:restartNumberingAfterBreak="0">
    <w:nsid w:val="11370E78"/>
    <w:multiLevelType w:val="hybridMultilevel"/>
    <w:tmpl w:val="839C84EA"/>
    <w:lvl w:ilvl="0" w:tplc="04090001">
      <w:start w:val="1"/>
      <w:numFmt w:val="bullet"/>
      <w:pStyle w:val="5"/>
      <w:lvlText w:val=""/>
      <w:lvlJc w:val="left"/>
      <w:pPr>
        <w:tabs>
          <w:tab w:val="num" w:pos="1080"/>
        </w:tabs>
        <w:ind w:left="1080" w:hanging="360"/>
      </w:pPr>
      <w:rPr>
        <w:rFonts w:ascii="Symbol" w:hAnsi="Symbol" w:hint="default"/>
      </w:rPr>
    </w:lvl>
    <w:lvl w:ilvl="1" w:tplc="0409000F">
      <w:start w:val="1"/>
      <w:numFmt w:val="decimal"/>
      <w:lvlText w:val="%2."/>
      <w:lvlJc w:val="left"/>
      <w:pPr>
        <w:tabs>
          <w:tab w:val="num" w:pos="1800"/>
        </w:tabs>
        <w:ind w:left="1800" w:hanging="360"/>
      </w:p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147F71E8"/>
    <w:multiLevelType w:val="hybridMultilevel"/>
    <w:tmpl w:val="C8FA9A3E"/>
    <w:lvl w:ilvl="0" w:tplc="FFFFFFFF">
      <w:start w:val="1"/>
      <w:numFmt w:val="lowerLetter"/>
      <w:lvlText w:val="%1."/>
      <w:lvlJc w:val="left"/>
      <w:pPr>
        <w:ind w:left="810" w:hanging="360"/>
      </w:pPr>
      <w:rPr>
        <w:rFonts w:hint="default"/>
      </w:rPr>
    </w:lvl>
    <w:lvl w:ilvl="1" w:tplc="FFFFFFFF" w:tentative="1">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5" w15:restartNumberingAfterBreak="0">
    <w:nsid w:val="17AA7A90"/>
    <w:multiLevelType w:val="multilevel"/>
    <w:tmpl w:val="69B4AB44"/>
    <w:lvl w:ilvl="0">
      <w:start w:val="9"/>
      <w:numFmt w:val="decimal"/>
      <w:pStyle w:val="50"/>
      <w:lvlText w:val="%1"/>
      <w:lvlJc w:val="left"/>
      <w:pPr>
        <w:tabs>
          <w:tab w:val="num" w:pos="390"/>
        </w:tabs>
        <w:ind w:left="390" w:hanging="390"/>
      </w:pPr>
      <w:rPr>
        <w:rFonts w:hint="default"/>
        <w:sz w:val="22"/>
      </w:rPr>
    </w:lvl>
    <w:lvl w:ilvl="1">
      <w:start w:val="1"/>
      <w:numFmt w:val="decimal"/>
      <w:lvlText w:val="%1.%2"/>
      <w:lvlJc w:val="left"/>
      <w:pPr>
        <w:tabs>
          <w:tab w:val="num" w:pos="390"/>
        </w:tabs>
        <w:ind w:left="390" w:hanging="390"/>
      </w:pPr>
      <w:rPr>
        <w:rFonts w:hint="default"/>
        <w:sz w:val="22"/>
      </w:rPr>
    </w:lvl>
    <w:lvl w:ilvl="2">
      <w:start w:val="1"/>
      <w:numFmt w:val="decimal"/>
      <w:lvlText w:val="%1.%2.%3"/>
      <w:lvlJc w:val="left"/>
      <w:pPr>
        <w:tabs>
          <w:tab w:val="num" w:pos="720"/>
        </w:tabs>
        <w:ind w:left="720" w:hanging="720"/>
      </w:pPr>
      <w:rPr>
        <w:rFonts w:hint="default"/>
        <w:sz w:val="22"/>
      </w:rPr>
    </w:lvl>
    <w:lvl w:ilvl="3">
      <w:start w:val="1"/>
      <w:numFmt w:val="decimal"/>
      <w:lvlText w:val="%1.%2.%3.%4"/>
      <w:lvlJc w:val="left"/>
      <w:pPr>
        <w:tabs>
          <w:tab w:val="num" w:pos="720"/>
        </w:tabs>
        <w:ind w:left="720" w:hanging="720"/>
      </w:pPr>
      <w:rPr>
        <w:rFonts w:hint="default"/>
        <w:sz w:val="22"/>
      </w:rPr>
    </w:lvl>
    <w:lvl w:ilvl="4">
      <w:start w:val="1"/>
      <w:numFmt w:val="decimal"/>
      <w:lvlText w:val="%1.%2.%3.%4.%5"/>
      <w:lvlJc w:val="left"/>
      <w:pPr>
        <w:tabs>
          <w:tab w:val="num" w:pos="1080"/>
        </w:tabs>
        <w:ind w:left="1080" w:hanging="1080"/>
      </w:pPr>
      <w:rPr>
        <w:rFonts w:hint="default"/>
        <w:sz w:val="22"/>
      </w:rPr>
    </w:lvl>
    <w:lvl w:ilvl="5">
      <w:start w:val="1"/>
      <w:numFmt w:val="decimal"/>
      <w:lvlText w:val="%1.%2.%3.%4.%5.%6"/>
      <w:lvlJc w:val="left"/>
      <w:pPr>
        <w:tabs>
          <w:tab w:val="num" w:pos="1080"/>
        </w:tabs>
        <w:ind w:left="1080" w:hanging="1080"/>
      </w:pPr>
      <w:rPr>
        <w:rFonts w:hint="default"/>
        <w:sz w:val="22"/>
      </w:rPr>
    </w:lvl>
    <w:lvl w:ilvl="6">
      <w:start w:val="1"/>
      <w:numFmt w:val="decimal"/>
      <w:lvlText w:val="%1.%2.%3.%4.%5.%6.%7"/>
      <w:lvlJc w:val="left"/>
      <w:pPr>
        <w:tabs>
          <w:tab w:val="num" w:pos="1440"/>
        </w:tabs>
        <w:ind w:left="1440" w:hanging="1440"/>
      </w:pPr>
      <w:rPr>
        <w:rFonts w:hint="default"/>
        <w:sz w:val="22"/>
      </w:rPr>
    </w:lvl>
    <w:lvl w:ilvl="7">
      <w:start w:val="1"/>
      <w:numFmt w:val="decimal"/>
      <w:lvlText w:val="%1.%2.%3.%4.%5.%6.%7.%8"/>
      <w:lvlJc w:val="left"/>
      <w:pPr>
        <w:tabs>
          <w:tab w:val="num" w:pos="1440"/>
        </w:tabs>
        <w:ind w:left="1440" w:hanging="1440"/>
      </w:pPr>
      <w:rPr>
        <w:rFonts w:hint="default"/>
        <w:sz w:val="22"/>
      </w:rPr>
    </w:lvl>
    <w:lvl w:ilvl="8">
      <w:start w:val="1"/>
      <w:numFmt w:val="decimal"/>
      <w:lvlText w:val="%1.%2.%3.%4.%5.%6.%7.%8.%9"/>
      <w:lvlJc w:val="left"/>
      <w:pPr>
        <w:tabs>
          <w:tab w:val="num" w:pos="1440"/>
        </w:tabs>
        <w:ind w:left="1440" w:hanging="1440"/>
      </w:pPr>
      <w:rPr>
        <w:rFonts w:hint="default"/>
        <w:sz w:val="22"/>
      </w:rPr>
    </w:lvl>
  </w:abstractNum>
  <w:abstractNum w:abstractNumId="6" w15:restartNumberingAfterBreak="0">
    <w:nsid w:val="20826607"/>
    <w:multiLevelType w:val="hybridMultilevel"/>
    <w:tmpl w:val="73CA7420"/>
    <w:lvl w:ilvl="0" w:tplc="646614A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BE27F0"/>
    <w:multiLevelType w:val="singleLevel"/>
    <w:tmpl w:val="98F0BF94"/>
    <w:lvl w:ilvl="0">
      <w:start w:val="3"/>
      <w:numFmt w:val="decimal"/>
      <w:pStyle w:val="NumberedParaDouble"/>
      <w:lvlText w:val="%1."/>
      <w:lvlJc w:val="left"/>
      <w:pPr>
        <w:tabs>
          <w:tab w:val="num" w:pos="360"/>
        </w:tabs>
        <w:ind w:left="360" w:hanging="360"/>
      </w:pPr>
      <w:rPr>
        <w:rFonts w:hint="default"/>
        <w:b/>
      </w:rPr>
    </w:lvl>
  </w:abstractNum>
  <w:abstractNum w:abstractNumId="8" w15:restartNumberingAfterBreak="0">
    <w:nsid w:val="25CC47AA"/>
    <w:multiLevelType w:val="singleLevel"/>
    <w:tmpl w:val="05C4A652"/>
    <w:lvl w:ilvl="0">
      <w:start w:val="3"/>
      <w:numFmt w:val="lowerLetter"/>
      <w:pStyle w:val="3"/>
      <w:lvlText w:val="(%1)"/>
      <w:lvlJc w:val="left"/>
      <w:pPr>
        <w:tabs>
          <w:tab w:val="num" w:pos="1440"/>
        </w:tabs>
        <w:ind w:left="1440" w:hanging="720"/>
      </w:pPr>
      <w:rPr>
        <w:rFonts w:hint="default"/>
      </w:rPr>
    </w:lvl>
  </w:abstractNum>
  <w:abstractNum w:abstractNumId="9" w15:restartNumberingAfterBreak="0">
    <w:nsid w:val="2EEA0AED"/>
    <w:multiLevelType w:val="hybridMultilevel"/>
    <w:tmpl w:val="C8FA9A3E"/>
    <w:lvl w:ilvl="0" w:tplc="FFFFFFFF">
      <w:start w:val="1"/>
      <w:numFmt w:val="lowerLetter"/>
      <w:lvlText w:val="%1."/>
      <w:lvlJc w:val="left"/>
      <w:pPr>
        <w:ind w:left="810" w:hanging="360"/>
      </w:pPr>
      <w:rPr>
        <w:rFonts w:hint="default"/>
      </w:rPr>
    </w:lvl>
    <w:lvl w:ilvl="1" w:tplc="FFFFFFFF" w:tentative="1">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10" w15:restartNumberingAfterBreak="0">
    <w:nsid w:val="34E5001D"/>
    <w:multiLevelType w:val="multilevel"/>
    <w:tmpl w:val="B6B6098E"/>
    <w:lvl w:ilvl="0">
      <w:start w:val="1"/>
      <w:numFmt w:val="decimal"/>
      <w:pStyle w:val="SWHead1"/>
      <w:lvlText w:val="%1."/>
      <w:lvlJc w:val="left"/>
      <w:pPr>
        <w:tabs>
          <w:tab w:val="num" w:pos="1418"/>
        </w:tabs>
        <w:ind w:left="1418" w:hanging="1418"/>
      </w:pPr>
      <w:rPr>
        <w:rFonts w:hint="default"/>
      </w:rPr>
    </w:lvl>
    <w:lvl w:ilvl="1">
      <w:start w:val="1"/>
      <w:numFmt w:val="decimal"/>
      <w:pStyle w:val="SWHead2"/>
      <w:lvlText w:val="%1.%2"/>
      <w:lvlJc w:val="left"/>
      <w:pPr>
        <w:tabs>
          <w:tab w:val="num" w:pos="5671"/>
        </w:tabs>
        <w:ind w:left="5671" w:hanging="1418"/>
      </w:pPr>
      <w:rPr>
        <w:rFonts w:hint="default"/>
      </w:rPr>
    </w:lvl>
    <w:lvl w:ilvl="2">
      <w:start w:val="1"/>
      <w:numFmt w:val="decimal"/>
      <w:pStyle w:val="SWHead3"/>
      <w:lvlText w:val="%1.%2.%3"/>
      <w:lvlJc w:val="left"/>
      <w:pPr>
        <w:tabs>
          <w:tab w:val="num" w:pos="1418"/>
        </w:tabs>
        <w:ind w:left="1418" w:hanging="1418"/>
      </w:pPr>
      <w:rPr>
        <w:rFonts w:hint="default"/>
      </w:rPr>
    </w:lvl>
    <w:lvl w:ilvl="3">
      <w:start w:val="1"/>
      <w:numFmt w:val="decimal"/>
      <w:pStyle w:val="SWHead4"/>
      <w:lvlText w:val="%1.%2.%3.%4"/>
      <w:lvlJc w:val="left"/>
      <w:pPr>
        <w:tabs>
          <w:tab w:val="num" w:pos="1440"/>
        </w:tabs>
        <w:ind w:left="1418" w:hanging="1418"/>
      </w:pPr>
      <w:rPr>
        <w:rFonts w:hint="default"/>
      </w:rPr>
    </w:lvl>
    <w:lvl w:ilvl="4">
      <w:start w:val="1"/>
      <w:numFmt w:val="decimal"/>
      <w:pStyle w:val="SWHead5"/>
      <w:lvlText w:val="%1.%2.%3.%4.%5"/>
      <w:lvlJc w:val="left"/>
      <w:pPr>
        <w:tabs>
          <w:tab w:val="num" w:pos="1418"/>
        </w:tabs>
        <w:ind w:left="1418" w:hanging="1418"/>
      </w:pPr>
      <w:rPr>
        <w:rFonts w:hint="default"/>
      </w:rPr>
    </w:lvl>
    <w:lvl w:ilvl="5">
      <w:start w:val="1"/>
      <w:numFmt w:val="lowerLetter"/>
      <w:pStyle w:val="SWPara6"/>
      <w:lvlText w:val="%6."/>
      <w:lvlJc w:val="left"/>
      <w:pPr>
        <w:tabs>
          <w:tab w:val="num" w:pos="1843"/>
        </w:tabs>
        <w:ind w:left="1843" w:hanging="425"/>
      </w:pPr>
      <w:rPr>
        <w:rFonts w:hint="default"/>
      </w:rPr>
    </w:lvl>
    <w:lvl w:ilvl="6">
      <w:start w:val="1"/>
      <w:numFmt w:val="lowerRoman"/>
      <w:pStyle w:val="SWPara7"/>
      <w:lvlText w:val="%7."/>
      <w:lvlJc w:val="left"/>
      <w:pPr>
        <w:tabs>
          <w:tab w:val="num" w:pos="2552"/>
        </w:tabs>
        <w:ind w:left="2552" w:hanging="709"/>
      </w:pPr>
      <w:rPr>
        <w:rFonts w:hint="default"/>
      </w:rPr>
    </w:lvl>
    <w:lvl w:ilvl="7">
      <w:start w:val="1"/>
      <w:numFmt w:val="upperLetter"/>
      <w:pStyle w:val="SWPara8"/>
      <w:lvlText w:val="%8."/>
      <w:lvlJc w:val="left"/>
      <w:pPr>
        <w:tabs>
          <w:tab w:val="num" w:pos="2977"/>
        </w:tabs>
        <w:ind w:left="2977" w:hanging="425"/>
      </w:pPr>
      <w:rPr>
        <w:rFonts w:hint="default"/>
      </w:rPr>
    </w:lvl>
    <w:lvl w:ilvl="8">
      <w:start w:val="1"/>
      <w:numFmt w:val="none"/>
      <w:lvlText w:val=""/>
      <w:lvlJc w:val="left"/>
      <w:pPr>
        <w:ind w:left="3240" w:hanging="360"/>
      </w:pPr>
      <w:rPr>
        <w:rFonts w:hint="default"/>
      </w:rPr>
    </w:lvl>
  </w:abstractNum>
  <w:abstractNum w:abstractNumId="11" w15:restartNumberingAfterBreak="0">
    <w:nsid w:val="35814B5E"/>
    <w:multiLevelType w:val="singleLevel"/>
    <w:tmpl w:val="D3D8995A"/>
    <w:lvl w:ilvl="0">
      <w:start w:val="1"/>
      <w:numFmt w:val="decimal"/>
      <w:pStyle w:val="NumberedParaSingle"/>
      <w:lvlText w:val="%1."/>
      <w:lvlJc w:val="left"/>
      <w:pPr>
        <w:tabs>
          <w:tab w:val="num" w:pos="576"/>
        </w:tabs>
        <w:ind w:left="576" w:hanging="576"/>
      </w:pPr>
      <w:rPr>
        <w:rFonts w:ascii="CG Times" w:hAnsi="CG Times" w:cs="Times New Roman" w:hint="default"/>
        <w:b w:val="0"/>
        <w:i w:val="0"/>
        <w:sz w:val="24"/>
      </w:rPr>
    </w:lvl>
  </w:abstractNum>
  <w:abstractNum w:abstractNumId="12" w15:restartNumberingAfterBreak="0">
    <w:nsid w:val="38171249"/>
    <w:multiLevelType w:val="hybridMultilevel"/>
    <w:tmpl w:val="C8FA9A3E"/>
    <w:lvl w:ilvl="0" w:tplc="FFFFFFFF">
      <w:start w:val="1"/>
      <w:numFmt w:val="lowerLetter"/>
      <w:lvlText w:val="%1."/>
      <w:lvlJc w:val="left"/>
      <w:pPr>
        <w:ind w:left="810" w:hanging="360"/>
      </w:pPr>
      <w:rPr>
        <w:rFonts w:hint="default"/>
      </w:rPr>
    </w:lvl>
    <w:lvl w:ilvl="1" w:tplc="FFFFFFFF" w:tentative="1">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13" w15:restartNumberingAfterBreak="0">
    <w:nsid w:val="3AAD2F51"/>
    <w:multiLevelType w:val="singleLevel"/>
    <w:tmpl w:val="B8F41594"/>
    <w:lvl w:ilvl="0">
      <w:start w:val="1"/>
      <w:numFmt w:val="upperLetter"/>
      <w:pStyle w:val="LetteredParagraphSingle"/>
      <w:lvlText w:val="%1."/>
      <w:lvlJc w:val="left"/>
      <w:pPr>
        <w:tabs>
          <w:tab w:val="num" w:pos="576"/>
        </w:tabs>
        <w:ind w:left="576" w:hanging="576"/>
      </w:pPr>
      <w:rPr>
        <w:rFonts w:ascii="CG Times" w:hAnsi="CG Times" w:cs="Times New Roman" w:hint="default"/>
        <w:b w:val="0"/>
        <w:i w:val="0"/>
        <w:sz w:val="24"/>
        <w:u w:val="none"/>
      </w:rPr>
    </w:lvl>
  </w:abstractNum>
  <w:abstractNum w:abstractNumId="14" w15:restartNumberingAfterBreak="0">
    <w:nsid w:val="40CE5646"/>
    <w:multiLevelType w:val="hybridMultilevel"/>
    <w:tmpl w:val="D83612FA"/>
    <w:lvl w:ilvl="0" w:tplc="A1B64768">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42A875AB"/>
    <w:multiLevelType w:val="hybridMultilevel"/>
    <w:tmpl w:val="D9CE6A86"/>
    <w:lvl w:ilvl="0" w:tplc="45702BD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873341D"/>
    <w:multiLevelType w:val="singleLevel"/>
    <w:tmpl w:val="A178E272"/>
    <w:lvl w:ilvl="0">
      <w:start w:val="1"/>
      <w:numFmt w:val="upperLetter"/>
      <w:pStyle w:val="LetteredParagraphDouble"/>
      <w:lvlText w:val="%1."/>
      <w:lvlJc w:val="left"/>
      <w:pPr>
        <w:tabs>
          <w:tab w:val="num" w:pos="576"/>
        </w:tabs>
        <w:ind w:left="576" w:hanging="576"/>
      </w:pPr>
      <w:rPr>
        <w:rFonts w:ascii="CG Times" w:hAnsi="CG Times" w:cs="Times New Roman" w:hint="default"/>
        <w:sz w:val="24"/>
        <w:u w:val="none"/>
      </w:rPr>
    </w:lvl>
  </w:abstractNum>
  <w:abstractNum w:abstractNumId="17" w15:restartNumberingAfterBreak="0">
    <w:nsid w:val="4A695AC0"/>
    <w:multiLevelType w:val="hybridMultilevel"/>
    <w:tmpl w:val="670A8B4E"/>
    <w:lvl w:ilvl="0" w:tplc="973A31C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FA939E4"/>
    <w:multiLevelType w:val="multilevel"/>
    <w:tmpl w:val="46689B4C"/>
    <w:lvl w:ilvl="0">
      <w:start w:val="6"/>
      <w:numFmt w:val="decimal"/>
      <w:pStyle w:val="4"/>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9" w15:restartNumberingAfterBreak="0">
    <w:nsid w:val="549F2759"/>
    <w:multiLevelType w:val="hybridMultilevel"/>
    <w:tmpl w:val="690EB6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62F1CF0"/>
    <w:multiLevelType w:val="hybridMultilevel"/>
    <w:tmpl w:val="9EEC4D3A"/>
    <w:lvl w:ilvl="0" w:tplc="04090001">
      <w:start w:val="1"/>
      <w:numFmt w:val="bullet"/>
      <w:pStyle w:val="30"/>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1" w15:restartNumberingAfterBreak="0">
    <w:nsid w:val="58237079"/>
    <w:multiLevelType w:val="multilevel"/>
    <w:tmpl w:val="5DB44362"/>
    <w:lvl w:ilvl="0">
      <w:start w:val="1"/>
      <w:numFmt w:val="decimal"/>
      <w:pStyle w:val="a0"/>
      <w:lvlText w:val="%1"/>
      <w:lvlJc w:val="left"/>
      <w:pPr>
        <w:tabs>
          <w:tab w:val="num" w:pos="450"/>
        </w:tabs>
        <w:ind w:left="450" w:hanging="450"/>
      </w:pPr>
      <w:rPr>
        <w:rFonts w:hint="default"/>
      </w:rPr>
    </w:lvl>
    <w:lvl w:ilvl="1">
      <w:start w:val="4"/>
      <w:numFmt w:val="decimal"/>
      <w:lvlText w:val="%1.%2"/>
      <w:lvlJc w:val="left"/>
      <w:pPr>
        <w:tabs>
          <w:tab w:val="num" w:pos="450"/>
        </w:tabs>
        <w:ind w:left="450" w:hanging="45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2" w15:restartNumberingAfterBreak="0">
    <w:nsid w:val="5892314F"/>
    <w:multiLevelType w:val="hybridMultilevel"/>
    <w:tmpl w:val="2D406566"/>
    <w:lvl w:ilvl="0" w:tplc="3800D38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96963FB"/>
    <w:multiLevelType w:val="singleLevel"/>
    <w:tmpl w:val="BCEC246A"/>
    <w:lvl w:ilvl="0">
      <w:start w:val="1"/>
      <w:numFmt w:val="decimal"/>
      <w:pStyle w:val="2"/>
      <w:lvlText w:val="%1."/>
      <w:lvlJc w:val="left"/>
      <w:pPr>
        <w:tabs>
          <w:tab w:val="num" w:pos="720"/>
        </w:tabs>
        <w:ind w:left="720" w:hanging="360"/>
      </w:pPr>
      <w:rPr>
        <w:rFonts w:cs="Times New Roman"/>
      </w:rPr>
    </w:lvl>
  </w:abstractNum>
  <w:abstractNum w:abstractNumId="24" w15:restartNumberingAfterBreak="0">
    <w:nsid w:val="5E647AFC"/>
    <w:multiLevelType w:val="hybridMultilevel"/>
    <w:tmpl w:val="D256A872"/>
    <w:lvl w:ilvl="0" w:tplc="738070E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E827070"/>
    <w:multiLevelType w:val="hybridMultilevel"/>
    <w:tmpl w:val="735038CA"/>
    <w:lvl w:ilvl="0" w:tplc="04090001">
      <w:start w:val="1"/>
      <w:numFmt w:val="bullet"/>
      <w:pStyle w:val="20"/>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1263975"/>
    <w:multiLevelType w:val="multilevel"/>
    <w:tmpl w:val="ED267D1E"/>
    <w:lvl w:ilvl="0">
      <w:start w:val="1"/>
      <w:numFmt w:val="decimal"/>
      <w:pStyle w:val="40"/>
      <w:lvlText w:val="%1."/>
      <w:lvlJc w:val="left"/>
      <w:pPr>
        <w:tabs>
          <w:tab w:val="num" w:pos="576"/>
        </w:tabs>
        <w:ind w:left="576" w:hanging="576"/>
      </w:pPr>
      <w:rPr>
        <w:rFonts w:hint="default"/>
      </w:rPr>
    </w:lvl>
    <w:lvl w:ilvl="1">
      <w:start w:val="1"/>
      <w:numFmt w:val="decimal"/>
      <w:pStyle w:val="01-Level2-BB"/>
      <w:lvlText w:val="%1.%2"/>
      <w:lvlJc w:val="left"/>
      <w:pPr>
        <w:tabs>
          <w:tab w:val="num" w:pos="1296"/>
        </w:tabs>
        <w:ind w:left="1296" w:hanging="720"/>
      </w:pPr>
      <w:rPr>
        <w:rFonts w:hint="default"/>
      </w:rPr>
    </w:lvl>
    <w:lvl w:ilvl="2">
      <w:start w:val="1"/>
      <w:numFmt w:val="lowerLetter"/>
      <w:pStyle w:val="01-Level3-BB"/>
      <w:lvlText w:val="%3."/>
      <w:lvlJc w:val="left"/>
      <w:pPr>
        <w:tabs>
          <w:tab w:val="num" w:pos="1872"/>
        </w:tabs>
        <w:ind w:left="1872" w:hanging="576"/>
      </w:pPr>
      <w:rPr>
        <w:rFonts w:hint="default"/>
      </w:rPr>
    </w:lvl>
    <w:lvl w:ilvl="3">
      <w:start w:val="1"/>
      <w:numFmt w:val="decimal"/>
      <w:lvlText w:val="%4)"/>
      <w:lvlJc w:val="left"/>
      <w:pPr>
        <w:tabs>
          <w:tab w:val="num" w:pos="2448"/>
        </w:tabs>
        <w:ind w:left="2448" w:hanging="576"/>
      </w:pPr>
      <w:rPr>
        <w:rFonts w:hint="default"/>
      </w:rPr>
    </w:lvl>
    <w:lvl w:ilvl="4">
      <w:start w:val="1"/>
      <w:numFmt w:val="lowerLetter"/>
      <w:lvlText w:val="%5)"/>
      <w:lvlJc w:val="left"/>
      <w:pPr>
        <w:tabs>
          <w:tab w:val="num" w:pos="3024"/>
        </w:tabs>
        <w:ind w:left="3024" w:hanging="576"/>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7" w15:restartNumberingAfterBreak="0">
    <w:nsid w:val="620470CA"/>
    <w:multiLevelType w:val="hybridMultilevel"/>
    <w:tmpl w:val="C8FA9A3E"/>
    <w:lvl w:ilvl="0" w:tplc="FFFFFFFF">
      <w:start w:val="1"/>
      <w:numFmt w:val="lowerLetter"/>
      <w:lvlText w:val="%1."/>
      <w:lvlJc w:val="left"/>
      <w:pPr>
        <w:ind w:left="810" w:hanging="360"/>
      </w:pPr>
      <w:rPr>
        <w:rFonts w:hint="default"/>
      </w:rPr>
    </w:lvl>
    <w:lvl w:ilvl="1" w:tplc="FFFFFFFF" w:tentative="1">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28" w15:restartNumberingAfterBreak="0">
    <w:nsid w:val="68167122"/>
    <w:multiLevelType w:val="multilevel"/>
    <w:tmpl w:val="8D162B00"/>
    <w:lvl w:ilvl="0">
      <w:start w:val="1"/>
      <w:numFmt w:val="decimal"/>
      <w:lvlText w:val="%1."/>
      <w:lvlJc w:val="left"/>
      <w:pPr>
        <w:ind w:left="720" w:hanging="360"/>
      </w:pPr>
    </w:lvl>
    <w:lvl w:ilvl="1">
      <w:start w:val="1"/>
      <w:numFmt w:val="decimal"/>
      <w:isLgl/>
      <w:lvlText w:val="%1.%2"/>
      <w:lvlJc w:val="left"/>
      <w:pPr>
        <w:ind w:left="720" w:hanging="360"/>
      </w:pPr>
      <w:rPr>
        <w:rFonts w:hint="default"/>
        <w:b w:val="0"/>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6974502E"/>
    <w:multiLevelType w:val="hybridMultilevel"/>
    <w:tmpl w:val="061CAF5A"/>
    <w:lvl w:ilvl="0" w:tplc="8B002662">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0" w15:restartNumberingAfterBreak="0">
    <w:nsid w:val="6B444B79"/>
    <w:multiLevelType w:val="multilevel"/>
    <w:tmpl w:val="A6F6C4F0"/>
    <w:lvl w:ilvl="0">
      <w:start w:val="1"/>
      <w:numFmt w:val="decimal"/>
      <w:pStyle w:val="ScheduleTitle"/>
      <w:suff w:val="nothing"/>
      <w:lvlText w:val="Schedule %1"/>
      <w:lvlJc w:val="left"/>
      <w:rPr>
        <w:rFonts w:cs="Times New Roman" w:hint="default"/>
      </w:rPr>
    </w:lvl>
    <w:lvl w:ilvl="1">
      <w:start w:val="1"/>
      <w:numFmt w:val="decimal"/>
      <w:pStyle w:val="ScheduleHeading1"/>
      <w:lvlText w:val="%2."/>
      <w:lvlJc w:val="left"/>
      <w:pPr>
        <w:tabs>
          <w:tab w:val="num" w:pos="0"/>
        </w:tabs>
        <w:ind w:left="720" w:hanging="720"/>
      </w:pPr>
      <w:rPr>
        <w:rFonts w:cs="Times New Roman" w:hint="default"/>
      </w:rPr>
    </w:lvl>
    <w:lvl w:ilvl="2">
      <w:start w:val="1"/>
      <w:numFmt w:val="decimal"/>
      <w:pStyle w:val="ScheduleHeading2"/>
      <w:lvlText w:val="%2.%3"/>
      <w:lvlJc w:val="left"/>
      <w:pPr>
        <w:tabs>
          <w:tab w:val="num" w:pos="0"/>
        </w:tabs>
        <w:ind w:left="720" w:hanging="720"/>
      </w:pPr>
      <w:rPr>
        <w:rFonts w:cs="Times New Roman" w:hint="default"/>
      </w:rPr>
    </w:lvl>
    <w:lvl w:ilvl="3">
      <w:start w:val="1"/>
      <w:numFmt w:val="decimal"/>
      <w:pStyle w:val="ScheduleHeading3"/>
      <w:lvlText w:val="%2.%3.%4"/>
      <w:lvlJc w:val="left"/>
      <w:pPr>
        <w:tabs>
          <w:tab w:val="num" w:pos="0"/>
        </w:tabs>
        <w:ind w:left="1440" w:hanging="720"/>
      </w:pPr>
      <w:rPr>
        <w:rFonts w:cs="Times New Roman" w:hint="default"/>
      </w:rPr>
    </w:lvl>
    <w:lvl w:ilvl="4">
      <w:start w:val="1"/>
      <w:numFmt w:val="lowerLetter"/>
      <w:pStyle w:val="ScheduleHeading4"/>
      <w:lvlText w:val="(%5)"/>
      <w:lvlJc w:val="left"/>
      <w:pPr>
        <w:tabs>
          <w:tab w:val="num" w:pos="0"/>
        </w:tabs>
        <w:ind w:left="2160" w:hanging="720"/>
      </w:pPr>
      <w:rPr>
        <w:rFonts w:cs="Times New Roman" w:hint="default"/>
      </w:rPr>
    </w:lvl>
    <w:lvl w:ilvl="5">
      <w:start w:val="1"/>
      <w:numFmt w:val="lowerRoman"/>
      <w:pStyle w:val="ScheduleHeading5"/>
      <w:lvlText w:val="(%6)"/>
      <w:lvlJc w:val="left"/>
      <w:pPr>
        <w:tabs>
          <w:tab w:val="num" w:pos="0"/>
        </w:tabs>
        <w:ind w:left="2880" w:hanging="72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31" w15:restartNumberingAfterBreak="0">
    <w:nsid w:val="73D92598"/>
    <w:multiLevelType w:val="hybridMultilevel"/>
    <w:tmpl w:val="481EFF66"/>
    <w:lvl w:ilvl="0" w:tplc="7C621AC4">
      <w:numFmt w:val="bullet"/>
      <w:lvlText w:val="-"/>
      <w:lvlJc w:val="left"/>
      <w:pPr>
        <w:ind w:left="1080" w:hanging="360"/>
      </w:pPr>
      <w:rPr>
        <w:rFonts w:ascii="Arial" w:eastAsia="맑은 고딕" w:hAnsi="Arial" w:cs="Arial" w:hint="default"/>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32" w15:restartNumberingAfterBreak="0">
    <w:nsid w:val="76043BFE"/>
    <w:multiLevelType w:val="hybridMultilevel"/>
    <w:tmpl w:val="C8FA9A3E"/>
    <w:lvl w:ilvl="0" w:tplc="FFFFFFFF">
      <w:start w:val="1"/>
      <w:numFmt w:val="lowerLetter"/>
      <w:lvlText w:val="%1."/>
      <w:lvlJc w:val="left"/>
      <w:pPr>
        <w:ind w:left="810" w:hanging="360"/>
      </w:pPr>
      <w:rPr>
        <w:rFonts w:hint="default"/>
      </w:rPr>
    </w:lvl>
    <w:lvl w:ilvl="1" w:tplc="FFFFFFFF" w:tentative="1">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33" w15:restartNumberingAfterBreak="0">
    <w:nsid w:val="763E7FE0"/>
    <w:multiLevelType w:val="hybridMultilevel"/>
    <w:tmpl w:val="C8FA9A3E"/>
    <w:lvl w:ilvl="0" w:tplc="D3784008">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4" w15:restartNumberingAfterBreak="0">
    <w:nsid w:val="78BC2826"/>
    <w:multiLevelType w:val="hybridMultilevel"/>
    <w:tmpl w:val="D6AE822C"/>
    <w:lvl w:ilvl="0" w:tplc="45702BD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B582EEB"/>
    <w:multiLevelType w:val="hybridMultilevel"/>
    <w:tmpl w:val="55E83BC0"/>
    <w:lvl w:ilvl="0" w:tplc="45702BD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7BEF5B32"/>
    <w:multiLevelType w:val="hybridMultilevel"/>
    <w:tmpl w:val="2D406566"/>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BFD5B80"/>
    <w:multiLevelType w:val="hybridMultilevel"/>
    <w:tmpl w:val="C8FA9A3E"/>
    <w:lvl w:ilvl="0" w:tplc="FFFFFFFF">
      <w:start w:val="1"/>
      <w:numFmt w:val="lowerLetter"/>
      <w:lvlText w:val="%1."/>
      <w:lvlJc w:val="left"/>
      <w:pPr>
        <w:ind w:left="810" w:hanging="360"/>
      </w:pPr>
      <w:rPr>
        <w:rFonts w:hint="default"/>
      </w:rPr>
    </w:lvl>
    <w:lvl w:ilvl="1" w:tplc="FFFFFFFF" w:tentative="1">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38" w15:restartNumberingAfterBreak="0">
    <w:nsid w:val="7C3D0C64"/>
    <w:multiLevelType w:val="hybridMultilevel"/>
    <w:tmpl w:val="9FAE6968"/>
    <w:lvl w:ilvl="0" w:tplc="4F667352">
      <w:start w:val="1"/>
      <w:numFmt w:val="upperRoman"/>
      <w:lvlText w:val="%1."/>
      <w:lvlJc w:val="left"/>
      <w:pPr>
        <w:ind w:left="1080" w:hanging="72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8"/>
  </w:num>
  <w:num w:numId="3">
    <w:abstractNumId w:val="18"/>
  </w:num>
  <w:num w:numId="4">
    <w:abstractNumId w:val="5"/>
  </w:num>
  <w:num w:numId="5">
    <w:abstractNumId w:val="21"/>
  </w:num>
  <w:num w:numId="6">
    <w:abstractNumId w:val="25"/>
  </w:num>
  <w:num w:numId="7">
    <w:abstractNumId w:val="20"/>
  </w:num>
  <w:num w:numId="8">
    <w:abstractNumId w:val="26"/>
  </w:num>
  <w:num w:numId="9">
    <w:abstractNumId w:val="3"/>
  </w:num>
  <w:num w:numId="10">
    <w:abstractNumId w:val="0"/>
  </w:num>
  <w:num w:numId="11">
    <w:abstractNumId w:val="13"/>
  </w:num>
  <w:num w:numId="12">
    <w:abstractNumId w:val="16"/>
  </w:num>
  <w:num w:numId="13">
    <w:abstractNumId w:val="11"/>
  </w:num>
  <w:num w:numId="14">
    <w:abstractNumId w:val="23"/>
  </w:num>
  <w:num w:numId="15">
    <w:abstractNumId w:val="30"/>
  </w:num>
  <w:num w:numId="16">
    <w:abstractNumId w:val="19"/>
  </w:num>
  <w:num w:numId="17">
    <w:abstractNumId w:val="38"/>
  </w:num>
  <w:num w:numId="18">
    <w:abstractNumId w:val="6"/>
  </w:num>
  <w:num w:numId="19">
    <w:abstractNumId w:val="35"/>
  </w:num>
  <w:num w:numId="20">
    <w:abstractNumId w:val="10"/>
  </w:num>
  <w:num w:numId="21">
    <w:abstractNumId w:val="34"/>
  </w:num>
  <w:num w:numId="22">
    <w:abstractNumId w:val="15"/>
  </w:num>
  <w:num w:numId="23">
    <w:abstractNumId w:val="28"/>
  </w:num>
  <w:num w:numId="24">
    <w:abstractNumId w:val="33"/>
  </w:num>
  <w:num w:numId="25">
    <w:abstractNumId w:val="29"/>
  </w:num>
  <w:num w:numId="26">
    <w:abstractNumId w:val="9"/>
  </w:num>
  <w:num w:numId="27">
    <w:abstractNumId w:val="12"/>
  </w:num>
  <w:num w:numId="28">
    <w:abstractNumId w:val="32"/>
  </w:num>
  <w:num w:numId="29">
    <w:abstractNumId w:val="22"/>
  </w:num>
  <w:num w:numId="30">
    <w:abstractNumId w:val="27"/>
  </w:num>
  <w:num w:numId="31">
    <w:abstractNumId w:val="37"/>
  </w:num>
  <w:num w:numId="32">
    <w:abstractNumId w:val="36"/>
  </w:num>
  <w:num w:numId="33">
    <w:abstractNumId w:val="4"/>
  </w:num>
  <w:num w:numId="34">
    <w:abstractNumId w:val="1"/>
  </w:num>
  <w:num w:numId="35">
    <w:abstractNumId w:val="2"/>
  </w:num>
  <w:num w:numId="36">
    <w:abstractNumId w:val="24"/>
  </w:num>
  <w:num w:numId="37">
    <w:abstractNumId w:val="17"/>
  </w:num>
  <w:num w:numId="38">
    <w:abstractNumId w:val="14"/>
  </w:num>
  <w:num w:numId="39">
    <w:abstractNumId w:val="31"/>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removePersonalInformation/>
  <w:removeDateAndTime/>
  <w:printFractionalCharacterWidth/>
  <w:bordersDoNotSurroundHeader/>
  <w:bordersDoNotSurroundFooter/>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Formatting/>
  <w:defaultTabStop w:val="720"/>
  <w:doNotHyphenateCaps/>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B1C"/>
    <w:rsid w:val="000024F2"/>
    <w:rsid w:val="00004DF0"/>
    <w:rsid w:val="00011CF2"/>
    <w:rsid w:val="00016C54"/>
    <w:rsid w:val="00016C98"/>
    <w:rsid w:val="00027577"/>
    <w:rsid w:val="000306FC"/>
    <w:rsid w:val="0003350D"/>
    <w:rsid w:val="000357A8"/>
    <w:rsid w:val="00037852"/>
    <w:rsid w:val="000452AF"/>
    <w:rsid w:val="000562C1"/>
    <w:rsid w:val="000568CA"/>
    <w:rsid w:val="00070405"/>
    <w:rsid w:val="00071A3C"/>
    <w:rsid w:val="00076561"/>
    <w:rsid w:val="00084DB6"/>
    <w:rsid w:val="000908A7"/>
    <w:rsid w:val="00090C32"/>
    <w:rsid w:val="000918BC"/>
    <w:rsid w:val="00092986"/>
    <w:rsid w:val="00095A26"/>
    <w:rsid w:val="00095BBB"/>
    <w:rsid w:val="00095C66"/>
    <w:rsid w:val="000A15AF"/>
    <w:rsid w:val="000A3A6F"/>
    <w:rsid w:val="000A6841"/>
    <w:rsid w:val="000B4B0F"/>
    <w:rsid w:val="000B4E67"/>
    <w:rsid w:val="000B63D7"/>
    <w:rsid w:val="000C119E"/>
    <w:rsid w:val="000E104A"/>
    <w:rsid w:val="000E3214"/>
    <w:rsid w:val="000E4272"/>
    <w:rsid w:val="000F5AC2"/>
    <w:rsid w:val="00100428"/>
    <w:rsid w:val="001017C8"/>
    <w:rsid w:val="00106B09"/>
    <w:rsid w:val="00107575"/>
    <w:rsid w:val="001104B6"/>
    <w:rsid w:val="00115722"/>
    <w:rsid w:val="0011658E"/>
    <w:rsid w:val="00123CF2"/>
    <w:rsid w:val="001242DB"/>
    <w:rsid w:val="001351BB"/>
    <w:rsid w:val="00137C75"/>
    <w:rsid w:val="001408D2"/>
    <w:rsid w:val="00143014"/>
    <w:rsid w:val="00147D5F"/>
    <w:rsid w:val="00152C64"/>
    <w:rsid w:val="00153FFC"/>
    <w:rsid w:val="00160113"/>
    <w:rsid w:val="00163100"/>
    <w:rsid w:val="00165B65"/>
    <w:rsid w:val="00172F91"/>
    <w:rsid w:val="001834F8"/>
    <w:rsid w:val="001854B6"/>
    <w:rsid w:val="001950F6"/>
    <w:rsid w:val="0019532B"/>
    <w:rsid w:val="001962FE"/>
    <w:rsid w:val="001966FD"/>
    <w:rsid w:val="001A1605"/>
    <w:rsid w:val="001A5341"/>
    <w:rsid w:val="001C26CB"/>
    <w:rsid w:val="001D12BD"/>
    <w:rsid w:val="001D7D46"/>
    <w:rsid w:val="001E01FC"/>
    <w:rsid w:val="001E0217"/>
    <w:rsid w:val="001E30F8"/>
    <w:rsid w:val="001E40B4"/>
    <w:rsid w:val="001E4970"/>
    <w:rsid w:val="001E743E"/>
    <w:rsid w:val="001F090E"/>
    <w:rsid w:val="001F3C3B"/>
    <w:rsid w:val="00203EA4"/>
    <w:rsid w:val="00204608"/>
    <w:rsid w:val="00210DF6"/>
    <w:rsid w:val="002110A0"/>
    <w:rsid w:val="00211CFB"/>
    <w:rsid w:val="00213B99"/>
    <w:rsid w:val="00215C61"/>
    <w:rsid w:val="00221104"/>
    <w:rsid w:val="00222209"/>
    <w:rsid w:val="00231F95"/>
    <w:rsid w:val="00232F42"/>
    <w:rsid w:val="00235506"/>
    <w:rsid w:val="00235B49"/>
    <w:rsid w:val="002439E4"/>
    <w:rsid w:val="002446DF"/>
    <w:rsid w:val="002448B8"/>
    <w:rsid w:val="00247431"/>
    <w:rsid w:val="00250A27"/>
    <w:rsid w:val="0025110C"/>
    <w:rsid w:val="002624C5"/>
    <w:rsid w:val="002624FF"/>
    <w:rsid w:val="002670E7"/>
    <w:rsid w:val="00267F5B"/>
    <w:rsid w:val="00281A3B"/>
    <w:rsid w:val="0028578C"/>
    <w:rsid w:val="00292E79"/>
    <w:rsid w:val="00295420"/>
    <w:rsid w:val="00295D44"/>
    <w:rsid w:val="002A022B"/>
    <w:rsid w:val="002A05EF"/>
    <w:rsid w:val="002B12B5"/>
    <w:rsid w:val="002B4DC2"/>
    <w:rsid w:val="002C07BB"/>
    <w:rsid w:val="002C488A"/>
    <w:rsid w:val="002C651B"/>
    <w:rsid w:val="002D3503"/>
    <w:rsid w:val="002D5F41"/>
    <w:rsid w:val="002D63FB"/>
    <w:rsid w:val="002D6E7D"/>
    <w:rsid w:val="002E2125"/>
    <w:rsid w:val="002F1403"/>
    <w:rsid w:val="00307C62"/>
    <w:rsid w:val="00307C75"/>
    <w:rsid w:val="00314492"/>
    <w:rsid w:val="00321F4D"/>
    <w:rsid w:val="00325280"/>
    <w:rsid w:val="00326ADD"/>
    <w:rsid w:val="00332B8E"/>
    <w:rsid w:val="00336901"/>
    <w:rsid w:val="0034168E"/>
    <w:rsid w:val="00345552"/>
    <w:rsid w:val="00355392"/>
    <w:rsid w:val="003555A9"/>
    <w:rsid w:val="003610EC"/>
    <w:rsid w:val="0036245A"/>
    <w:rsid w:val="00362916"/>
    <w:rsid w:val="00362F52"/>
    <w:rsid w:val="00363EF4"/>
    <w:rsid w:val="00365F4D"/>
    <w:rsid w:val="00366AB8"/>
    <w:rsid w:val="003753D9"/>
    <w:rsid w:val="00376BEB"/>
    <w:rsid w:val="00387C24"/>
    <w:rsid w:val="0039276F"/>
    <w:rsid w:val="00392B09"/>
    <w:rsid w:val="00392B2D"/>
    <w:rsid w:val="003970F7"/>
    <w:rsid w:val="003A48F2"/>
    <w:rsid w:val="003A4CA5"/>
    <w:rsid w:val="003A7968"/>
    <w:rsid w:val="003B5F47"/>
    <w:rsid w:val="003B69D8"/>
    <w:rsid w:val="003C2B65"/>
    <w:rsid w:val="003C6B9C"/>
    <w:rsid w:val="003D0026"/>
    <w:rsid w:val="003D1036"/>
    <w:rsid w:val="003D2EFD"/>
    <w:rsid w:val="003D759A"/>
    <w:rsid w:val="003E0BF9"/>
    <w:rsid w:val="003E6AC5"/>
    <w:rsid w:val="003F3127"/>
    <w:rsid w:val="003F4828"/>
    <w:rsid w:val="00407851"/>
    <w:rsid w:val="00410275"/>
    <w:rsid w:val="00410CB5"/>
    <w:rsid w:val="004110CD"/>
    <w:rsid w:val="00413215"/>
    <w:rsid w:val="0041626A"/>
    <w:rsid w:val="00420419"/>
    <w:rsid w:val="00422B79"/>
    <w:rsid w:val="00426576"/>
    <w:rsid w:val="00430B29"/>
    <w:rsid w:val="004332F4"/>
    <w:rsid w:val="00433CD0"/>
    <w:rsid w:val="00446AA9"/>
    <w:rsid w:val="00451E12"/>
    <w:rsid w:val="00452326"/>
    <w:rsid w:val="00452DEA"/>
    <w:rsid w:val="00465322"/>
    <w:rsid w:val="00476C44"/>
    <w:rsid w:val="004A247B"/>
    <w:rsid w:val="004A307C"/>
    <w:rsid w:val="004A51B7"/>
    <w:rsid w:val="004B74CC"/>
    <w:rsid w:val="004C0173"/>
    <w:rsid w:val="004D63D0"/>
    <w:rsid w:val="00502110"/>
    <w:rsid w:val="0050743F"/>
    <w:rsid w:val="00511A56"/>
    <w:rsid w:val="005144EB"/>
    <w:rsid w:val="005168D1"/>
    <w:rsid w:val="005226B8"/>
    <w:rsid w:val="005339BE"/>
    <w:rsid w:val="00535ACE"/>
    <w:rsid w:val="0054028D"/>
    <w:rsid w:val="005450BC"/>
    <w:rsid w:val="00550B6A"/>
    <w:rsid w:val="00551223"/>
    <w:rsid w:val="00554E37"/>
    <w:rsid w:val="0056190D"/>
    <w:rsid w:val="005630B2"/>
    <w:rsid w:val="00567964"/>
    <w:rsid w:val="00584BBB"/>
    <w:rsid w:val="005854F7"/>
    <w:rsid w:val="005878AC"/>
    <w:rsid w:val="00590B02"/>
    <w:rsid w:val="005925EA"/>
    <w:rsid w:val="00592D95"/>
    <w:rsid w:val="00593E82"/>
    <w:rsid w:val="005A5641"/>
    <w:rsid w:val="005B26DC"/>
    <w:rsid w:val="005B5075"/>
    <w:rsid w:val="005B6DF9"/>
    <w:rsid w:val="005C0923"/>
    <w:rsid w:val="005C509E"/>
    <w:rsid w:val="005D1472"/>
    <w:rsid w:val="005D28CD"/>
    <w:rsid w:val="005D2EB5"/>
    <w:rsid w:val="005D4054"/>
    <w:rsid w:val="005E2596"/>
    <w:rsid w:val="005E2876"/>
    <w:rsid w:val="005E2BD4"/>
    <w:rsid w:val="005F255A"/>
    <w:rsid w:val="005F6803"/>
    <w:rsid w:val="00604467"/>
    <w:rsid w:val="006079F9"/>
    <w:rsid w:val="006110E2"/>
    <w:rsid w:val="0062552F"/>
    <w:rsid w:val="00630D40"/>
    <w:rsid w:val="006327FC"/>
    <w:rsid w:val="00632E72"/>
    <w:rsid w:val="006404C1"/>
    <w:rsid w:val="0064087D"/>
    <w:rsid w:val="00642936"/>
    <w:rsid w:val="006429F0"/>
    <w:rsid w:val="00642A34"/>
    <w:rsid w:val="006442D4"/>
    <w:rsid w:val="00646185"/>
    <w:rsid w:val="00647B06"/>
    <w:rsid w:val="00656E1D"/>
    <w:rsid w:val="0066518E"/>
    <w:rsid w:val="00670A2D"/>
    <w:rsid w:val="00671289"/>
    <w:rsid w:val="0067672C"/>
    <w:rsid w:val="00676CFC"/>
    <w:rsid w:val="00681C8A"/>
    <w:rsid w:val="00695E3B"/>
    <w:rsid w:val="006A05A9"/>
    <w:rsid w:val="006A23C6"/>
    <w:rsid w:val="006B0780"/>
    <w:rsid w:val="006B3622"/>
    <w:rsid w:val="006C0512"/>
    <w:rsid w:val="006C2C96"/>
    <w:rsid w:val="006C692F"/>
    <w:rsid w:val="006D0E71"/>
    <w:rsid w:val="006D7BB9"/>
    <w:rsid w:val="006E3F7D"/>
    <w:rsid w:val="006E5737"/>
    <w:rsid w:val="006E73BA"/>
    <w:rsid w:val="006F0E64"/>
    <w:rsid w:val="006F4606"/>
    <w:rsid w:val="00704F1A"/>
    <w:rsid w:val="0071172A"/>
    <w:rsid w:val="00724120"/>
    <w:rsid w:val="00726763"/>
    <w:rsid w:val="00731D10"/>
    <w:rsid w:val="00732F4E"/>
    <w:rsid w:val="00733452"/>
    <w:rsid w:val="00734FBF"/>
    <w:rsid w:val="00750268"/>
    <w:rsid w:val="00750783"/>
    <w:rsid w:val="0075614A"/>
    <w:rsid w:val="00761761"/>
    <w:rsid w:val="007637C1"/>
    <w:rsid w:val="007650E9"/>
    <w:rsid w:val="00772AF4"/>
    <w:rsid w:val="007740AF"/>
    <w:rsid w:val="00776EF2"/>
    <w:rsid w:val="00781BDA"/>
    <w:rsid w:val="007832EF"/>
    <w:rsid w:val="00793AB3"/>
    <w:rsid w:val="007A1143"/>
    <w:rsid w:val="007B000F"/>
    <w:rsid w:val="007B45AA"/>
    <w:rsid w:val="007C0D67"/>
    <w:rsid w:val="007C4714"/>
    <w:rsid w:val="007C7AD3"/>
    <w:rsid w:val="007E02BF"/>
    <w:rsid w:val="007E1BF4"/>
    <w:rsid w:val="007E7538"/>
    <w:rsid w:val="007F0B33"/>
    <w:rsid w:val="007F1F29"/>
    <w:rsid w:val="007F6635"/>
    <w:rsid w:val="00815C20"/>
    <w:rsid w:val="00820C23"/>
    <w:rsid w:val="008256A9"/>
    <w:rsid w:val="00827965"/>
    <w:rsid w:val="008367E7"/>
    <w:rsid w:val="00841E41"/>
    <w:rsid w:val="00860F51"/>
    <w:rsid w:val="00865CEE"/>
    <w:rsid w:val="00867952"/>
    <w:rsid w:val="00871E8C"/>
    <w:rsid w:val="00874A09"/>
    <w:rsid w:val="008770CE"/>
    <w:rsid w:val="00882E20"/>
    <w:rsid w:val="00887091"/>
    <w:rsid w:val="008901F6"/>
    <w:rsid w:val="0089082F"/>
    <w:rsid w:val="008A6808"/>
    <w:rsid w:val="008B5C2B"/>
    <w:rsid w:val="008C0769"/>
    <w:rsid w:val="008C5342"/>
    <w:rsid w:val="008C6FC5"/>
    <w:rsid w:val="008C72F7"/>
    <w:rsid w:val="008D01B9"/>
    <w:rsid w:val="008D47ED"/>
    <w:rsid w:val="008D6953"/>
    <w:rsid w:val="008E43FD"/>
    <w:rsid w:val="008E4A3C"/>
    <w:rsid w:val="008E7865"/>
    <w:rsid w:val="008F15F2"/>
    <w:rsid w:val="008F555A"/>
    <w:rsid w:val="008F7D89"/>
    <w:rsid w:val="00900249"/>
    <w:rsid w:val="00900439"/>
    <w:rsid w:val="00901F20"/>
    <w:rsid w:val="00913607"/>
    <w:rsid w:val="009158BB"/>
    <w:rsid w:val="00917EA1"/>
    <w:rsid w:val="00920F5A"/>
    <w:rsid w:val="00922D9A"/>
    <w:rsid w:val="0094214B"/>
    <w:rsid w:val="00943426"/>
    <w:rsid w:val="009435B3"/>
    <w:rsid w:val="0095197C"/>
    <w:rsid w:val="00963F32"/>
    <w:rsid w:val="00966B39"/>
    <w:rsid w:val="0097273A"/>
    <w:rsid w:val="00990696"/>
    <w:rsid w:val="009919A5"/>
    <w:rsid w:val="00991D17"/>
    <w:rsid w:val="009939E4"/>
    <w:rsid w:val="00996584"/>
    <w:rsid w:val="009A2FF8"/>
    <w:rsid w:val="009B1AB1"/>
    <w:rsid w:val="009B43D0"/>
    <w:rsid w:val="009B5CB8"/>
    <w:rsid w:val="009B7974"/>
    <w:rsid w:val="009C3921"/>
    <w:rsid w:val="009C43F1"/>
    <w:rsid w:val="009C70D5"/>
    <w:rsid w:val="009D0EF1"/>
    <w:rsid w:val="009D3E9B"/>
    <w:rsid w:val="009E27F1"/>
    <w:rsid w:val="009F07FE"/>
    <w:rsid w:val="00A01E70"/>
    <w:rsid w:val="00A0660C"/>
    <w:rsid w:val="00A1094D"/>
    <w:rsid w:val="00A158F4"/>
    <w:rsid w:val="00A21C6C"/>
    <w:rsid w:val="00A30BFB"/>
    <w:rsid w:val="00A31061"/>
    <w:rsid w:val="00A31861"/>
    <w:rsid w:val="00A339D3"/>
    <w:rsid w:val="00A35DF7"/>
    <w:rsid w:val="00A408FD"/>
    <w:rsid w:val="00A529F0"/>
    <w:rsid w:val="00A60B6F"/>
    <w:rsid w:val="00A61E94"/>
    <w:rsid w:val="00A66C5D"/>
    <w:rsid w:val="00A67A73"/>
    <w:rsid w:val="00A70499"/>
    <w:rsid w:val="00A83AE3"/>
    <w:rsid w:val="00A84C8E"/>
    <w:rsid w:val="00A85EBE"/>
    <w:rsid w:val="00A904FA"/>
    <w:rsid w:val="00A91845"/>
    <w:rsid w:val="00A938EB"/>
    <w:rsid w:val="00A9662D"/>
    <w:rsid w:val="00AA51A9"/>
    <w:rsid w:val="00AB0120"/>
    <w:rsid w:val="00AC22ED"/>
    <w:rsid w:val="00AC2CC5"/>
    <w:rsid w:val="00AC67AA"/>
    <w:rsid w:val="00AE2FDF"/>
    <w:rsid w:val="00AF3C23"/>
    <w:rsid w:val="00AF41F6"/>
    <w:rsid w:val="00AF6FFD"/>
    <w:rsid w:val="00B01EEC"/>
    <w:rsid w:val="00B02894"/>
    <w:rsid w:val="00B0464A"/>
    <w:rsid w:val="00B14713"/>
    <w:rsid w:val="00B14919"/>
    <w:rsid w:val="00B15BF7"/>
    <w:rsid w:val="00B22743"/>
    <w:rsid w:val="00B25FA2"/>
    <w:rsid w:val="00B26BD8"/>
    <w:rsid w:val="00B33A6A"/>
    <w:rsid w:val="00B37DB1"/>
    <w:rsid w:val="00B4068E"/>
    <w:rsid w:val="00B40B43"/>
    <w:rsid w:val="00B55FBD"/>
    <w:rsid w:val="00B62AA7"/>
    <w:rsid w:val="00B648FB"/>
    <w:rsid w:val="00B740BF"/>
    <w:rsid w:val="00B74F05"/>
    <w:rsid w:val="00B81863"/>
    <w:rsid w:val="00BA5202"/>
    <w:rsid w:val="00BA5918"/>
    <w:rsid w:val="00BA6D3C"/>
    <w:rsid w:val="00BA7411"/>
    <w:rsid w:val="00BB30BF"/>
    <w:rsid w:val="00BC0DF1"/>
    <w:rsid w:val="00BD7524"/>
    <w:rsid w:val="00BE34ED"/>
    <w:rsid w:val="00BE5116"/>
    <w:rsid w:val="00BE7791"/>
    <w:rsid w:val="00BF1499"/>
    <w:rsid w:val="00BF20A4"/>
    <w:rsid w:val="00BF486D"/>
    <w:rsid w:val="00C04A2E"/>
    <w:rsid w:val="00C4384B"/>
    <w:rsid w:val="00C44670"/>
    <w:rsid w:val="00C466D0"/>
    <w:rsid w:val="00C600AD"/>
    <w:rsid w:val="00C67A4A"/>
    <w:rsid w:val="00C701A4"/>
    <w:rsid w:val="00C714F0"/>
    <w:rsid w:val="00C720D2"/>
    <w:rsid w:val="00C7295E"/>
    <w:rsid w:val="00C75B0E"/>
    <w:rsid w:val="00C80D52"/>
    <w:rsid w:val="00C84240"/>
    <w:rsid w:val="00C9132C"/>
    <w:rsid w:val="00C94729"/>
    <w:rsid w:val="00CA1A68"/>
    <w:rsid w:val="00CB0B9C"/>
    <w:rsid w:val="00CB23CF"/>
    <w:rsid w:val="00CB49A7"/>
    <w:rsid w:val="00CD03ED"/>
    <w:rsid w:val="00CD131F"/>
    <w:rsid w:val="00CD4B91"/>
    <w:rsid w:val="00CD71FE"/>
    <w:rsid w:val="00CE66CA"/>
    <w:rsid w:val="00CF3F28"/>
    <w:rsid w:val="00CF47E4"/>
    <w:rsid w:val="00CF75EE"/>
    <w:rsid w:val="00D01DF2"/>
    <w:rsid w:val="00D05DF0"/>
    <w:rsid w:val="00D14368"/>
    <w:rsid w:val="00D14864"/>
    <w:rsid w:val="00D223B5"/>
    <w:rsid w:val="00D227DA"/>
    <w:rsid w:val="00D26E37"/>
    <w:rsid w:val="00D30402"/>
    <w:rsid w:val="00D33CD6"/>
    <w:rsid w:val="00D3476C"/>
    <w:rsid w:val="00D35416"/>
    <w:rsid w:val="00D371A3"/>
    <w:rsid w:val="00D378D7"/>
    <w:rsid w:val="00D439A9"/>
    <w:rsid w:val="00D54630"/>
    <w:rsid w:val="00D54708"/>
    <w:rsid w:val="00D628F9"/>
    <w:rsid w:val="00D63938"/>
    <w:rsid w:val="00D73C2B"/>
    <w:rsid w:val="00D77861"/>
    <w:rsid w:val="00D8050B"/>
    <w:rsid w:val="00D85B45"/>
    <w:rsid w:val="00D92FFE"/>
    <w:rsid w:val="00D943A0"/>
    <w:rsid w:val="00DA4858"/>
    <w:rsid w:val="00DB088B"/>
    <w:rsid w:val="00DB16E8"/>
    <w:rsid w:val="00DB69FD"/>
    <w:rsid w:val="00DD1D7D"/>
    <w:rsid w:val="00DD757B"/>
    <w:rsid w:val="00DE061C"/>
    <w:rsid w:val="00DE1773"/>
    <w:rsid w:val="00DE23D3"/>
    <w:rsid w:val="00DE6855"/>
    <w:rsid w:val="00DE6D0C"/>
    <w:rsid w:val="00DF2C2F"/>
    <w:rsid w:val="00DF4D8F"/>
    <w:rsid w:val="00E0297B"/>
    <w:rsid w:val="00E02D78"/>
    <w:rsid w:val="00E05EEE"/>
    <w:rsid w:val="00E05EF2"/>
    <w:rsid w:val="00E06EE2"/>
    <w:rsid w:val="00E1232B"/>
    <w:rsid w:val="00E22F2E"/>
    <w:rsid w:val="00E247C3"/>
    <w:rsid w:val="00E42992"/>
    <w:rsid w:val="00E431C5"/>
    <w:rsid w:val="00E550DD"/>
    <w:rsid w:val="00E5610D"/>
    <w:rsid w:val="00E6490F"/>
    <w:rsid w:val="00E67D56"/>
    <w:rsid w:val="00E706E0"/>
    <w:rsid w:val="00E7275F"/>
    <w:rsid w:val="00E73202"/>
    <w:rsid w:val="00E74A2D"/>
    <w:rsid w:val="00E76F41"/>
    <w:rsid w:val="00E776C6"/>
    <w:rsid w:val="00E8466A"/>
    <w:rsid w:val="00E9095E"/>
    <w:rsid w:val="00E9732D"/>
    <w:rsid w:val="00EC35DC"/>
    <w:rsid w:val="00EC42B4"/>
    <w:rsid w:val="00ED12DA"/>
    <w:rsid w:val="00ED17F9"/>
    <w:rsid w:val="00ED667E"/>
    <w:rsid w:val="00EE1044"/>
    <w:rsid w:val="00EE19C4"/>
    <w:rsid w:val="00EE2023"/>
    <w:rsid w:val="00EE3356"/>
    <w:rsid w:val="00EE478F"/>
    <w:rsid w:val="00EE7290"/>
    <w:rsid w:val="00EE7B1C"/>
    <w:rsid w:val="00EF2CDC"/>
    <w:rsid w:val="00F02BA6"/>
    <w:rsid w:val="00F03FA3"/>
    <w:rsid w:val="00F04698"/>
    <w:rsid w:val="00F05B2E"/>
    <w:rsid w:val="00F0639A"/>
    <w:rsid w:val="00F06A01"/>
    <w:rsid w:val="00F06B51"/>
    <w:rsid w:val="00F074B7"/>
    <w:rsid w:val="00F17E64"/>
    <w:rsid w:val="00F256AA"/>
    <w:rsid w:val="00F260B6"/>
    <w:rsid w:val="00F26A74"/>
    <w:rsid w:val="00F31946"/>
    <w:rsid w:val="00F337BA"/>
    <w:rsid w:val="00F3430A"/>
    <w:rsid w:val="00F42ACA"/>
    <w:rsid w:val="00F5216D"/>
    <w:rsid w:val="00F613E7"/>
    <w:rsid w:val="00F6423D"/>
    <w:rsid w:val="00F70228"/>
    <w:rsid w:val="00F74D4A"/>
    <w:rsid w:val="00F84E7E"/>
    <w:rsid w:val="00F87A37"/>
    <w:rsid w:val="00FA3908"/>
    <w:rsid w:val="00FA7D80"/>
    <w:rsid w:val="00FB14BE"/>
    <w:rsid w:val="00FB2A7A"/>
    <w:rsid w:val="00FC711C"/>
    <w:rsid w:val="00FD40F2"/>
    <w:rsid w:val="00FE69B6"/>
    <w:rsid w:val="00FE7444"/>
    <w:rsid w:val="00FF056F"/>
    <w:rsid w:val="00FF3314"/>
    <w:rsid w:val="00FF5C4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4AD24F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G Times" w:eastAsia="맑은 고딕" w:hAnsi="CG Times"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1">
    <w:name w:val="Normal"/>
    <w:qFormat/>
    <w:pPr>
      <w:spacing w:before="240" w:line="240" w:lineRule="atLeast"/>
    </w:pPr>
    <w:rPr>
      <w:rFonts w:ascii="Times New Roman" w:hAnsi="Times New Roman"/>
      <w:sz w:val="24"/>
      <w:lang w:val="en-AU"/>
    </w:rPr>
  </w:style>
  <w:style w:type="paragraph" w:styleId="1">
    <w:name w:val="heading 1"/>
    <w:aliases w:val="h1"/>
    <w:basedOn w:val="singleblock"/>
    <w:next w:val="a1"/>
    <w:qFormat/>
    <w:pPr>
      <w:keepNext/>
      <w:keepLines/>
      <w:ind w:left="1440" w:hanging="720"/>
      <w:outlineLvl w:val="0"/>
    </w:pPr>
  </w:style>
  <w:style w:type="paragraph" w:styleId="21">
    <w:name w:val="heading 2"/>
    <w:aliases w:val="h2"/>
    <w:basedOn w:val="1"/>
    <w:next w:val="a1"/>
    <w:qFormat/>
    <w:pPr>
      <w:ind w:left="2160"/>
      <w:outlineLvl w:val="1"/>
    </w:pPr>
  </w:style>
  <w:style w:type="paragraph" w:styleId="31">
    <w:name w:val="heading 3"/>
    <w:aliases w:val="h3"/>
    <w:basedOn w:val="21"/>
    <w:next w:val="a1"/>
    <w:qFormat/>
    <w:pPr>
      <w:ind w:left="2880"/>
      <w:outlineLvl w:val="2"/>
    </w:pPr>
  </w:style>
  <w:style w:type="paragraph" w:styleId="41">
    <w:name w:val="heading 4"/>
    <w:aliases w:val="h4"/>
    <w:basedOn w:val="31"/>
    <w:next w:val="a1"/>
    <w:qFormat/>
    <w:pPr>
      <w:ind w:left="3600"/>
      <w:outlineLvl w:val="3"/>
    </w:pPr>
  </w:style>
  <w:style w:type="paragraph" w:styleId="51">
    <w:name w:val="heading 5"/>
    <w:aliases w:val="h5"/>
    <w:basedOn w:val="41"/>
    <w:next w:val="a1"/>
    <w:qFormat/>
    <w:pPr>
      <w:ind w:left="4320"/>
      <w:outlineLvl w:val="4"/>
    </w:pPr>
  </w:style>
  <w:style w:type="paragraph" w:styleId="6">
    <w:name w:val="heading 6"/>
    <w:aliases w:val="h6"/>
    <w:basedOn w:val="51"/>
    <w:next w:val="a1"/>
    <w:qFormat/>
    <w:pPr>
      <w:outlineLvl w:val="5"/>
    </w:pPr>
  </w:style>
  <w:style w:type="paragraph" w:styleId="7">
    <w:name w:val="heading 7"/>
    <w:aliases w:val="h7"/>
    <w:basedOn w:val="51"/>
    <w:next w:val="a1"/>
    <w:qFormat/>
    <w:pPr>
      <w:outlineLvl w:val="6"/>
    </w:pPr>
  </w:style>
  <w:style w:type="paragraph" w:styleId="8">
    <w:name w:val="heading 8"/>
    <w:aliases w:val="h8"/>
    <w:basedOn w:val="51"/>
    <w:next w:val="a1"/>
    <w:qFormat/>
    <w:pPr>
      <w:outlineLvl w:val="7"/>
    </w:pPr>
  </w:style>
  <w:style w:type="paragraph" w:styleId="9">
    <w:name w:val="heading 9"/>
    <w:aliases w:val="h9"/>
    <w:basedOn w:val="51"/>
    <w:next w:val="a1"/>
    <w:qFormat/>
    <w:pPr>
      <w:outlineLvl w:val="8"/>
    </w:p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singleblock">
    <w:name w:val="single block"/>
    <w:basedOn w:val="single"/>
    <w:link w:val="singleblockChar"/>
  </w:style>
  <w:style w:type="paragraph" w:customStyle="1" w:styleId="single">
    <w:name w:val="single"/>
    <w:basedOn w:val="a1"/>
    <w:link w:val="singleChar"/>
  </w:style>
  <w:style w:type="character" w:styleId="a5">
    <w:name w:val="annotation reference"/>
    <w:rPr>
      <w:position w:val="6"/>
      <w:u w:val="double"/>
    </w:rPr>
  </w:style>
  <w:style w:type="paragraph" w:styleId="a6">
    <w:name w:val="annotation text"/>
    <w:basedOn w:val="a7"/>
    <w:link w:val="Char"/>
    <w:rPr>
      <w:color w:val="FF00FF"/>
      <w:sz w:val="18"/>
    </w:rPr>
  </w:style>
  <w:style w:type="paragraph" w:styleId="a7">
    <w:name w:val="footnote text"/>
    <w:basedOn w:val="singleblock"/>
    <w:link w:val="Char0"/>
    <w:semiHidden/>
    <w:rPr>
      <w:color w:val="0000FF"/>
      <w:sz w:val="20"/>
    </w:rPr>
  </w:style>
  <w:style w:type="paragraph" w:styleId="80">
    <w:name w:val="toc 8"/>
    <w:basedOn w:val="a1"/>
    <w:next w:val="a1"/>
    <w:semiHidden/>
    <w:pPr>
      <w:tabs>
        <w:tab w:val="left" w:leader="dot" w:pos="8280"/>
        <w:tab w:val="right" w:pos="8640"/>
      </w:tabs>
      <w:ind w:left="5040" w:right="720"/>
    </w:pPr>
  </w:style>
  <w:style w:type="paragraph" w:styleId="70">
    <w:name w:val="toc 7"/>
    <w:basedOn w:val="42"/>
    <w:semiHidden/>
    <w:pPr>
      <w:ind w:left="5040"/>
    </w:pPr>
  </w:style>
  <w:style w:type="paragraph" w:styleId="42">
    <w:name w:val="toc 4"/>
    <w:basedOn w:val="32"/>
    <w:semiHidden/>
    <w:pPr>
      <w:ind w:left="2880"/>
    </w:pPr>
  </w:style>
  <w:style w:type="paragraph" w:styleId="32">
    <w:name w:val="toc 3"/>
    <w:basedOn w:val="22"/>
    <w:semiHidden/>
    <w:pPr>
      <w:ind w:left="2160"/>
    </w:pPr>
  </w:style>
  <w:style w:type="paragraph" w:styleId="22">
    <w:name w:val="toc 2"/>
    <w:basedOn w:val="10"/>
    <w:semiHidden/>
    <w:pPr>
      <w:keepNext w:val="0"/>
      <w:spacing w:before="120"/>
      <w:ind w:left="1440"/>
    </w:pPr>
  </w:style>
  <w:style w:type="paragraph" w:styleId="10">
    <w:name w:val="toc 1"/>
    <w:basedOn w:val="unjustifiedblock"/>
    <w:semiHidden/>
    <w:pPr>
      <w:keepNext/>
      <w:keepLines/>
      <w:tabs>
        <w:tab w:val="left" w:leader="dot" w:pos="7560"/>
        <w:tab w:val="right" w:pos="8280"/>
      </w:tabs>
      <w:ind w:left="720" w:right="1440" w:hanging="720"/>
    </w:pPr>
    <w:rPr>
      <w:color w:val="0000FF"/>
    </w:rPr>
  </w:style>
  <w:style w:type="paragraph" w:customStyle="1" w:styleId="unjustifiedblock">
    <w:name w:val="unjustified block"/>
    <w:basedOn w:val="singleblock"/>
  </w:style>
  <w:style w:type="paragraph" w:styleId="60">
    <w:name w:val="toc 6"/>
    <w:basedOn w:val="42"/>
    <w:semiHidden/>
    <w:pPr>
      <w:ind w:left="4320"/>
    </w:pPr>
  </w:style>
  <w:style w:type="paragraph" w:styleId="52">
    <w:name w:val="toc 5"/>
    <w:basedOn w:val="42"/>
    <w:semiHidden/>
    <w:pPr>
      <w:ind w:left="3600"/>
    </w:pPr>
  </w:style>
  <w:style w:type="paragraph" w:styleId="71">
    <w:name w:val="index 7"/>
    <w:basedOn w:val="a1"/>
    <w:next w:val="a1"/>
    <w:semiHidden/>
    <w:pPr>
      <w:ind w:left="2160"/>
    </w:pPr>
  </w:style>
  <w:style w:type="paragraph" w:styleId="61">
    <w:name w:val="index 6"/>
    <w:basedOn w:val="a1"/>
    <w:next w:val="a1"/>
    <w:semiHidden/>
    <w:pPr>
      <w:ind w:left="1800"/>
    </w:pPr>
  </w:style>
  <w:style w:type="paragraph" w:styleId="53">
    <w:name w:val="index 5"/>
    <w:basedOn w:val="a1"/>
    <w:next w:val="a1"/>
    <w:semiHidden/>
    <w:pPr>
      <w:ind w:left="1440"/>
    </w:pPr>
  </w:style>
  <w:style w:type="paragraph" w:styleId="43">
    <w:name w:val="index 4"/>
    <w:basedOn w:val="a1"/>
    <w:next w:val="a1"/>
    <w:semiHidden/>
    <w:pPr>
      <w:ind w:left="1080"/>
    </w:pPr>
  </w:style>
  <w:style w:type="paragraph" w:styleId="33">
    <w:name w:val="index 3"/>
    <w:basedOn w:val="a1"/>
    <w:next w:val="a1"/>
    <w:semiHidden/>
    <w:pPr>
      <w:ind w:left="720"/>
    </w:pPr>
  </w:style>
  <w:style w:type="paragraph" w:styleId="23">
    <w:name w:val="index 2"/>
    <w:basedOn w:val="a1"/>
    <w:next w:val="a1"/>
    <w:semiHidden/>
    <w:pPr>
      <w:ind w:left="360"/>
    </w:pPr>
  </w:style>
  <w:style w:type="paragraph" w:styleId="11">
    <w:name w:val="index 1"/>
    <w:basedOn w:val="a1"/>
    <w:next w:val="a1"/>
    <w:semiHidden/>
  </w:style>
  <w:style w:type="character" w:styleId="a8">
    <w:name w:val="line number"/>
    <w:basedOn w:val="a2"/>
  </w:style>
  <w:style w:type="paragraph" w:styleId="a9">
    <w:name w:val="index heading"/>
    <w:basedOn w:val="a1"/>
    <w:next w:val="11"/>
    <w:semiHidden/>
  </w:style>
  <w:style w:type="paragraph" w:styleId="aa">
    <w:name w:val="footer"/>
    <w:basedOn w:val="plain"/>
    <w:uiPriority w:val="99"/>
    <w:pPr>
      <w:tabs>
        <w:tab w:val="center" w:pos="4464"/>
        <w:tab w:val="right" w:pos="8928"/>
      </w:tabs>
    </w:pPr>
    <w:rPr>
      <w:sz w:val="16"/>
    </w:rPr>
  </w:style>
  <w:style w:type="paragraph" w:customStyle="1" w:styleId="plain">
    <w:name w:val="plain"/>
    <w:basedOn w:val="unjustifiedblock"/>
    <w:pPr>
      <w:spacing w:before="0"/>
    </w:pPr>
  </w:style>
  <w:style w:type="paragraph" w:styleId="ab">
    <w:name w:val="header"/>
    <w:basedOn w:val="plain"/>
    <w:pPr>
      <w:tabs>
        <w:tab w:val="center" w:pos="4464"/>
        <w:tab w:val="right" w:pos="8928"/>
      </w:tabs>
    </w:pPr>
    <w:rPr>
      <w:sz w:val="20"/>
    </w:rPr>
  </w:style>
  <w:style w:type="character" w:styleId="ac">
    <w:name w:val="footnote reference"/>
    <w:semiHidden/>
    <w:rPr>
      <w:position w:val="6"/>
    </w:rPr>
  </w:style>
  <w:style w:type="paragraph" w:styleId="ad">
    <w:name w:val="Normal Indent"/>
    <w:aliases w:val="ni"/>
    <w:basedOn w:val="singleblock"/>
    <w:pPr>
      <w:ind w:left="1440" w:right="1440"/>
    </w:pPr>
  </w:style>
  <w:style w:type="paragraph" w:customStyle="1" w:styleId="normalblock">
    <w:name w:val="normal block"/>
    <w:basedOn w:val="a1"/>
  </w:style>
  <w:style w:type="paragraph" w:customStyle="1" w:styleId="ItemID">
    <w:name w:val="ItemID"/>
    <w:rPr>
      <w:rFonts w:ascii="Arial" w:hAnsi="Arial"/>
      <w:color w:val="0000FF"/>
      <w:sz w:val="12"/>
    </w:rPr>
  </w:style>
  <w:style w:type="paragraph" w:customStyle="1" w:styleId="GilbertAssoc1992">
    <w:name w:val="©Gilbert&amp;Assoc. 1992"/>
    <w:basedOn w:val="a1"/>
    <w:rPr>
      <w:rFonts w:ascii="CG Times" w:hAnsi="CG Times"/>
    </w:rPr>
  </w:style>
  <w:style w:type="paragraph" w:customStyle="1" w:styleId="center">
    <w:name w:val="center"/>
    <w:basedOn w:val="singleblock"/>
    <w:pPr>
      <w:keepLines/>
      <w:jc w:val="center"/>
    </w:pPr>
  </w:style>
  <w:style w:type="paragraph" w:customStyle="1" w:styleId="table">
    <w:name w:val="table"/>
    <w:basedOn w:val="plain"/>
    <w:pPr>
      <w:spacing w:before="120" w:after="120"/>
    </w:pPr>
  </w:style>
  <w:style w:type="paragraph" w:customStyle="1" w:styleId="righthalf">
    <w:name w:val="right half"/>
    <w:basedOn w:val="unjustifiedblock"/>
    <w:pPr>
      <w:keepLines/>
      <w:ind w:left="4464"/>
    </w:pPr>
  </w:style>
  <w:style w:type="paragraph" w:customStyle="1" w:styleId="GilbertAssoc19920">
    <w:name w:val="©Gilbert&amp;Assoc. 1992"/>
    <w:basedOn w:val="a1"/>
    <w:rsid w:val="0075614A"/>
  </w:style>
  <w:style w:type="paragraph" w:styleId="ae">
    <w:name w:val="Body Text"/>
    <w:aliases w:val="bt"/>
    <w:basedOn w:val="a1"/>
    <w:pPr>
      <w:pBdr>
        <w:top w:val="single" w:sz="6" w:space="1" w:color="auto"/>
        <w:left w:val="single" w:sz="6" w:space="1" w:color="auto"/>
        <w:bottom w:val="single" w:sz="6" w:space="1" w:color="auto"/>
        <w:right w:val="single" w:sz="6" w:space="1" w:color="auto"/>
      </w:pBdr>
    </w:pPr>
    <w:rPr>
      <w:sz w:val="20"/>
    </w:rPr>
  </w:style>
  <w:style w:type="paragraph" w:styleId="24">
    <w:name w:val="Body Text 2"/>
    <w:aliases w:val="bt2"/>
    <w:basedOn w:val="a1"/>
    <w:pPr>
      <w:tabs>
        <w:tab w:val="left" w:pos="426"/>
        <w:tab w:val="left" w:pos="709"/>
      </w:tabs>
      <w:suppressAutoHyphens/>
      <w:spacing w:before="0" w:line="240" w:lineRule="auto"/>
      <w:jc w:val="both"/>
    </w:pPr>
    <w:rPr>
      <w:sz w:val="20"/>
      <w:lang w:val="en-GB"/>
    </w:rPr>
  </w:style>
  <w:style w:type="paragraph" w:styleId="af">
    <w:name w:val="Body Text Indent"/>
    <w:aliases w:val="bti"/>
    <w:basedOn w:val="a1"/>
    <w:pPr>
      <w:tabs>
        <w:tab w:val="left" w:pos="1200"/>
        <w:tab w:val="left" w:pos="1800"/>
        <w:tab w:val="left" w:pos="2400"/>
        <w:tab w:val="left" w:pos="3000"/>
        <w:tab w:val="left" w:pos="4440"/>
      </w:tabs>
      <w:spacing w:before="120" w:line="240" w:lineRule="auto"/>
      <w:ind w:firstLine="180"/>
      <w:jc w:val="both"/>
    </w:pPr>
    <w:rPr>
      <w:sz w:val="16"/>
    </w:rPr>
  </w:style>
  <w:style w:type="paragraph" w:styleId="34">
    <w:name w:val="Body Text 3"/>
    <w:basedOn w:val="a1"/>
    <w:pPr>
      <w:tabs>
        <w:tab w:val="left" w:pos="720"/>
        <w:tab w:val="left" w:pos="1440"/>
        <w:tab w:val="left" w:pos="1602"/>
        <w:tab w:val="left" w:pos="2322"/>
      </w:tabs>
      <w:jc w:val="both"/>
    </w:pPr>
  </w:style>
  <w:style w:type="paragraph" w:styleId="af0">
    <w:name w:val="Title"/>
    <w:aliases w:val="t"/>
    <w:basedOn w:val="a1"/>
    <w:qFormat/>
    <w:pPr>
      <w:tabs>
        <w:tab w:val="left" w:pos="1200"/>
        <w:tab w:val="left" w:pos="1800"/>
        <w:tab w:val="left" w:pos="2400"/>
        <w:tab w:val="left" w:pos="3000"/>
        <w:tab w:val="left" w:pos="4440"/>
      </w:tabs>
      <w:jc w:val="center"/>
    </w:pPr>
    <w:rPr>
      <w:b/>
    </w:rPr>
  </w:style>
  <w:style w:type="paragraph" w:styleId="25">
    <w:name w:val="Body Text Indent 2"/>
    <w:aliases w:val="bti2"/>
    <w:basedOn w:val="a1"/>
    <w:pPr>
      <w:spacing w:before="120" w:line="240" w:lineRule="auto"/>
      <w:ind w:left="357"/>
      <w:jc w:val="both"/>
    </w:pPr>
    <w:rPr>
      <w:snapToGrid w:val="0"/>
      <w:color w:val="000000"/>
      <w:sz w:val="16"/>
    </w:rPr>
  </w:style>
  <w:style w:type="paragraph" w:styleId="af1">
    <w:name w:val="Subtitle"/>
    <w:basedOn w:val="a1"/>
    <w:qFormat/>
    <w:pPr>
      <w:tabs>
        <w:tab w:val="left" w:pos="1200"/>
        <w:tab w:val="left" w:pos="1800"/>
        <w:tab w:val="left" w:pos="2400"/>
        <w:tab w:val="left" w:pos="3000"/>
        <w:tab w:val="left" w:pos="4440"/>
      </w:tabs>
      <w:jc w:val="center"/>
    </w:pPr>
    <w:rPr>
      <w:b/>
    </w:rPr>
  </w:style>
  <w:style w:type="paragraph" w:customStyle="1" w:styleId="01-Level2-BB">
    <w:name w:val="01-Level2-BB"/>
    <w:basedOn w:val="a1"/>
    <w:next w:val="a1"/>
    <w:pPr>
      <w:numPr>
        <w:ilvl w:val="1"/>
        <w:numId w:val="8"/>
      </w:numPr>
      <w:tabs>
        <w:tab w:val="num" w:pos="1440"/>
        <w:tab w:val="num" w:pos="1800"/>
      </w:tabs>
      <w:spacing w:before="0" w:line="240" w:lineRule="auto"/>
      <w:ind w:left="1440"/>
      <w:jc w:val="both"/>
    </w:pPr>
    <w:rPr>
      <w:rFonts w:ascii="Arial" w:hAnsi="Arial"/>
      <w:sz w:val="22"/>
      <w:lang w:val="en-GB"/>
    </w:rPr>
  </w:style>
  <w:style w:type="paragraph" w:customStyle="1" w:styleId="01-Level3-BB">
    <w:name w:val="01-Level3-BB"/>
    <w:basedOn w:val="a1"/>
    <w:next w:val="a1"/>
    <w:pPr>
      <w:numPr>
        <w:ilvl w:val="2"/>
        <w:numId w:val="8"/>
      </w:numPr>
      <w:tabs>
        <w:tab w:val="num" w:pos="2880"/>
        <w:tab w:val="num" w:pos="3240"/>
      </w:tabs>
      <w:spacing w:before="0" w:line="240" w:lineRule="auto"/>
      <w:ind w:left="2880" w:hanging="1440"/>
      <w:jc w:val="both"/>
    </w:pPr>
    <w:rPr>
      <w:rFonts w:ascii="Arial" w:hAnsi="Arial"/>
      <w:sz w:val="22"/>
      <w:lang w:val="en-GB"/>
    </w:rPr>
  </w:style>
  <w:style w:type="character" w:styleId="af2">
    <w:name w:val="page number"/>
    <w:basedOn w:val="a2"/>
  </w:style>
  <w:style w:type="character" w:styleId="af3">
    <w:name w:val="Hyperlink"/>
    <w:uiPriority w:val="99"/>
    <w:rPr>
      <w:color w:val="0000FF"/>
      <w:u w:val="single"/>
    </w:rPr>
  </w:style>
  <w:style w:type="character" w:customStyle="1" w:styleId="Heading1Char">
    <w:name w:val="Heading 1 Char"/>
    <w:aliases w:val="h1 Char"/>
    <w:locked/>
    <w:rPr>
      <w:rFonts w:ascii="Arial" w:hAnsi="Arial"/>
      <w:b/>
      <w:u w:val="single"/>
      <w:lang w:val="en-US" w:eastAsia="en-US" w:bidi="ar-SA"/>
    </w:rPr>
  </w:style>
  <w:style w:type="character" w:customStyle="1" w:styleId="Heading2Char">
    <w:name w:val="Heading 2 Char"/>
    <w:aliases w:val="h2 Char"/>
    <w:locked/>
    <w:rPr>
      <w:rFonts w:ascii="Arial" w:hAnsi="Arial"/>
      <w:lang w:val="en-US" w:eastAsia="en-US" w:bidi="ar-SA"/>
    </w:rPr>
  </w:style>
  <w:style w:type="character" w:customStyle="1" w:styleId="Heading3Char">
    <w:name w:val="Heading 3 Char"/>
    <w:aliases w:val="h3 Char"/>
    <w:locked/>
    <w:rPr>
      <w:sz w:val="24"/>
      <w:lang w:val="en-US" w:eastAsia="en-US" w:bidi="ar-SA"/>
    </w:rPr>
  </w:style>
  <w:style w:type="character" w:customStyle="1" w:styleId="Heading4Char">
    <w:name w:val="Heading 4 Char"/>
    <w:aliases w:val="h4 Char"/>
    <w:locked/>
    <w:rPr>
      <w:sz w:val="24"/>
      <w:lang w:val="en-US" w:eastAsia="en-US" w:bidi="ar-SA"/>
    </w:rPr>
  </w:style>
  <w:style w:type="character" w:customStyle="1" w:styleId="Heading5Char">
    <w:name w:val="Heading 5 Char"/>
    <w:aliases w:val="h5 Char"/>
    <w:locked/>
    <w:rPr>
      <w:sz w:val="24"/>
      <w:lang w:val="en-US" w:eastAsia="en-US" w:bidi="ar-SA"/>
    </w:rPr>
  </w:style>
  <w:style w:type="character" w:customStyle="1" w:styleId="Heading6Char">
    <w:name w:val="Heading 6 Char"/>
    <w:aliases w:val="h6 Char"/>
    <w:locked/>
    <w:rPr>
      <w:sz w:val="24"/>
      <w:lang w:val="en-US" w:eastAsia="en-US" w:bidi="ar-SA"/>
    </w:rPr>
  </w:style>
  <w:style w:type="character" w:customStyle="1" w:styleId="Heading7Char">
    <w:name w:val="Heading 7 Char"/>
    <w:aliases w:val="h7 Char"/>
    <w:locked/>
    <w:rPr>
      <w:sz w:val="24"/>
      <w:lang w:val="en-US" w:eastAsia="en-US" w:bidi="ar-SA"/>
    </w:rPr>
  </w:style>
  <w:style w:type="character" w:customStyle="1" w:styleId="Heading8Char">
    <w:name w:val="Heading 8 Char"/>
    <w:aliases w:val="h8 Char"/>
    <w:locked/>
    <w:rPr>
      <w:sz w:val="24"/>
      <w:lang w:val="en-US" w:eastAsia="en-US" w:bidi="ar-SA"/>
    </w:rPr>
  </w:style>
  <w:style w:type="character" w:customStyle="1" w:styleId="Heading9Char">
    <w:name w:val="Heading 9 Char"/>
    <w:aliases w:val="h9 Char"/>
    <w:locked/>
    <w:rPr>
      <w:sz w:val="24"/>
      <w:lang w:val="en-US" w:eastAsia="en-US" w:bidi="ar-SA"/>
    </w:rPr>
  </w:style>
  <w:style w:type="paragraph" w:customStyle="1" w:styleId="Para1">
    <w:name w:val="Para1"/>
    <w:basedOn w:val="a1"/>
    <w:pPr>
      <w:spacing w:before="0" w:after="240" w:line="240" w:lineRule="auto"/>
      <w:ind w:firstLine="1296"/>
    </w:pPr>
    <w:rPr>
      <w:lang w:val="en-US"/>
    </w:rPr>
  </w:style>
  <w:style w:type="paragraph" w:customStyle="1" w:styleId="Para2">
    <w:name w:val="Para2"/>
    <w:basedOn w:val="a1"/>
    <w:pPr>
      <w:spacing w:before="0" w:after="240" w:line="240" w:lineRule="auto"/>
      <w:ind w:firstLine="2016"/>
    </w:pPr>
    <w:rPr>
      <w:lang w:val="en-US"/>
    </w:rPr>
  </w:style>
  <w:style w:type="paragraph" w:customStyle="1" w:styleId="Para3">
    <w:name w:val="Para3"/>
    <w:basedOn w:val="a1"/>
    <w:pPr>
      <w:spacing w:before="0" w:after="240" w:line="240" w:lineRule="auto"/>
      <w:ind w:firstLine="2736"/>
    </w:pPr>
    <w:rPr>
      <w:lang w:val="en-US"/>
    </w:rPr>
  </w:style>
  <w:style w:type="paragraph" w:customStyle="1" w:styleId="Para4">
    <w:name w:val="Para4"/>
    <w:basedOn w:val="a1"/>
    <w:pPr>
      <w:spacing w:before="0" w:after="240" w:line="240" w:lineRule="auto"/>
      <w:ind w:firstLine="3456"/>
    </w:pPr>
    <w:rPr>
      <w:lang w:val="en-US"/>
    </w:rPr>
  </w:style>
  <w:style w:type="paragraph" w:customStyle="1" w:styleId="Para5">
    <w:name w:val="Para5"/>
    <w:basedOn w:val="a1"/>
    <w:pPr>
      <w:spacing w:before="0" w:after="240" w:line="240" w:lineRule="auto"/>
      <w:ind w:firstLine="4176"/>
    </w:pPr>
    <w:rPr>
      <w:lang w:val="en-US"/>
    </w:rPr>
  </w:style>
  <w:style w:type="paragraph" w:customStyle="1" w:styleId="Para6">
    <w:name w:val="Para6"/>
    <w:basedOn w:val="a1"/>
    <w:pPr>
      <w:spacing w:before="0" w:after="240" w:line="240" w:lineRule="auto"/>
      <w:ind w:firstLine="4896"/>
    </w:pPr>
    <w:rPr>
      <w:lang w:val="en-US"/>
    </w:rPr>
  </w:style>
  <w:style w:type="paragraph" w:customStyle="1" w:styleId="Para7">
    <w:name w:val="Para7"/>
    <w:basedOn w:val="a1"/>
    <w:pPr>
      <w:spacing w:before="0" w:after="240" w:line="240" w:lineRule="auto"/>
      <w:ind w:firstLine="5616"/>
    </w:pPr>
    <w:rPr>
      <w:lang w:val="en-US"/>
    </w:rPr>
  </w:style>
  <w:style w:type="paragraph" w:customStyle="1" w:styleId="Para8">
    <w:name w:val="Para8"/>
    <w:basedOn w:val="a1"/>
    <w:pPr>
      <w:spacing w:before="0" w:after="240" w:line="240" w:lineRule="auto"/>
      <w:ind w:firstLine="6336"/>
    </w:pPr>
    <w:rPr>
      <w:lang w:val="en-US"/>
    </w:rPr>
  </w:style>
  <w:style w:type="paragraph" w:customStyle="1" w:styleId="Para9">
    <w:name w:val="Para9"/>
    <w:basedOn w:val="a1"/>
    <w:pPr>
      <w:spacing w:before="0" w:after="240" w:line="240" w:lineRule="auto"/>
      <w:ind w:firstLine="7056"/>
    </w:pPr>
    <w:rPr>
      <w:u w:val="single"/>
      <w:lang w:val="en-US"/>
    </w:rPr>
  </w:style>
  <w:style w:type="character" w:customStyle="1" w:styleId="BodyTextChar">
    <w:name w:val="Body Text Char"/>
    <w:aliases w:val="bt Char"/>
    <w:semiHidden/>
    <w:locked/>
    <w:rPr>
      <w:rFonts w:cs="Times New Roman"/>
      <w:sz w:val="24"/>
    </w:rPr>
  </w:style>
  <w:style w:type="character" w:customStyle="1" w:styleId="BodyText2Char">
    <w:name w:val="Body Text 2 Char"/>
    <w:aliases w:val="bt2 Char"/>
    <w:semiHidden/>
    <w:locked/>
    <w:rPr>
      <w:rFonts w:cs="Times New Roman"/>
      <w:sz w:val="24"/>
    </w:rPr>
  </w:style>
  <w:style w:type="character" w:customStyle="1" w:styleId="BodyTextIndentChar">
    <w:name w:val="Body Text Indent Char"/>
    <w:aliases w:val="bti Char"/>
    <w:semiHidden/>
    <w:locked/>
    <w:rPr>
      <w:rFonts w:cs="Times New Roman"/>
      <w:sz w:val="24"/>
    </w:rPr>
  </w:style>
  <w:style w:type="character" w:customStyle="1" w:styleId="BodyTextIndent2Char">
    <w:name w:val="Body Text Indent 2 Char"/>
    <w:aliases w:val="bti2 Char"/>
    <w:semiHidden/>
    <w:locked/>
    <w:rPr>
      <w:rFonts w:cs="Times New Roman"/>
      <w:sz w:val="24"/>
    </w:rPr>
  </w:style>
  <w:style w:type="character" w:customStyle="1" w:styleId="TitleChar">
    <w:name w:val="Title Char"/>
    <w:aliases w:val="t Char"/>
    <w:locked/>
    <w:rPr>
      <w:rFonts w:ascii="Cambria" w:hAnsi="Cambria" w:cs="Times New Roman"/>
      <w:b/>
      <w:bCs/>
      <w:kern w:val="28"/>
      <w:sz w:val="32"/>
      <w:szCs w:val="32"/>
    </w:rPr>
  </w:style>
  <w:style w:type="character" w:customStyle="1" w:styleId="SubtitleChar">
    <w:name w:val="Subtitle Char"/>
    <w:locked/>
    <w:rPr>
      <w:rFonts w:ascii="Cambria" w:hAnsi="Cambria" w:cs="Times New Roman"/>
      <w:sz w:val="24"/>
      <w:szCs w:val="24"/>
    </w:rPr>
  </w:style>
  <w:style w:type="paragraph" w:styleId="af4">
    <w:name w:val="Body Text First Indent"/>
    <w:aliases w:val="btt"/>
    <w:basedOn w:val="ae"/>
    <w:pPr>
      <w:pBdr>
        <w:top w:val="none" w:sz="0" w:space="0" w:color="auto"/>
        <w:left w:val="none" w:sz="0" w:space="0" w:color="auto"/>
        <w:bottom w:val="none" w:sz="0" w:space="0" w:color="auto"/>
        <w:right w:val="none" w:sz="0" w:space="0" w:color="auto"/>
      </w:pBdr>
      <w:spacing w:before="0" w:after="240" w:line="240" w:lineRule="auto"/>
      <w:ind w:firstLine="1440"/>
      <w:jc w:val="both"/>
    </w:pPr>
    <w:rPr>
      <w:sz w:val="24"/>
      <w:lang w:val="en-US"/>
    </w:rPr>
  </w:style>
  <w:style w:type="character" w:customStyle="1" w:styleId="BodyTextFirstIndentChar">
    <w:name w:val="Body Text First Indent Char"/>
    <w:aliases w:val="btt Char"/>
    <w:basedOn w:val="BodyTextChar"/>
    <w:semiHidden/>
    <w:locked/>
    <w:rPr>
      <w:rFonts w:cs="Times New Roman"/>
      <w:sz w:val="24"/>
    </w:rPr>
  </w:style>
  <w:style w:type="paragraph" w:styleId="26">
    <w:name w:val="Body Text First Indent 2"/>
    <w:aliases w:val="btf2"/>
    <w:basedOn w:val="af"/>
    <w:pPr>
      <w:tabs>
        <w:tab w:val="clear" w:pos="1200"/>
        <w:tab w:val="clear" w:pos="1800"/>
        <w:tab w:val="clear" w:pos="2400"/>
        <w:tab w:val="clear" w:pos="3000"/>
        <w:tab w:val="clear" w:pos="4440"/>
      </w:tabs>
      <w:spacing w:before="0" w:after="240"/>
      <w:ind w:left="720" w:firstLine="1440"/>
    </w:pPr>
    <w:rPr>
      <w:sz w:val="24"/>
      <w:lang w:val="en-US"/>
    </w:rPr>
  </w:style>
  <w:style w:type="character" w:customStyle="1" w:styleId="BodyTextFirstIndent2Char">
    <w:name w:val="Body Text First Indent 2 Char"/>
    <w:aliases w:val="btf2 Char"/>
    <w:basedOn w:val="BodyTextIndentChar"/>
    <w:semiHidden/>
    <w:locked/>
    <w:rPr>
      <w:rFonts w:cs="Times New Roman"/>
      <w:sz w:val="24"/>
    </w:rPr>
  </w:style>
  <w:style w:type="paragraph" w:customStyle="1" w:styleId="BodyTextFirstIndent3">
    <w:name w:val="Body Text First Indent 3"/>
    <w:basedOn w:val="a1"/>
    <w:pPr>
      <w:spacing w:before="0" w:line="360" w:lineRule="auto"/>
      <w:ind w:firstLine="720"/>
    </w:pPr>
    <w:rPr>
      <w:lang w:val="en-US"/>
    </w:rPr>
  </w:style>
  <w:style w:type="character" w:customStyle="1" w:styleId="BodyTextIndent3Char">
    <w:name w:val="Body Text Indent 3 Char"/>
    <w:semiHidden/>
    <w:locked/>
    <w:rPr>
      <w:rFonts w:cs="Times New Roman"/>
      <w:sz w:val="16"/>
      <w:szCs w:val="16"/>
    </w:rPr>
  </w:style>
  <w:style w:type="paragraph" w:customStyle="1" w:styleId="BodyTextIndent4">
    <w:name w:val="Body Text Indent 4"/>
    <w:basedOn w:val="a1"/>
    <w:pPr>
      <w:spacing w:before="0" w:line="480" w:lineRule="auto"/>
      <w:ind w:left="720" w:right="720"/>
    </w:pPr>
    <w:rPr>
      <w:lang w:val="en-US"/>
    </w:rPr>
  </w:style>
  <w:style w:type="character" w:customStyle="1" w:styleId="FootnoteTextChar">
    <w:name w:val="Footnote Text Char"/>
    <w:semiHidden/>
    <w:locked/>
    <w:rPr>
      <w:rFonts w:cs="Times New Roman"/>
    </w:rPr>
  </w:style>
  <w:style w:type="paragraph" w:customStyle="1" w:styleId="HIDDEN">
    <w:name w:val="HIDDEN"/>
    <w:basedOn w:val="a1"/>
    <w:next w:val="a1"/>
    <w:pPr>
      <w:widowControl w:val="0"/>
      <w:spacing w:before="0" w:line="240" w:lineRule="auto"/>
    </w:pPr>
    <w:rPr>
      <w:rFonts w:ascii="CG Times Bold" w:hAnsi="CG Times Bold"/>
      <w:b/>
      <w:vanish/>
      <w:color w:val="800080"/>
      <w:lang w:val="en-US"/>
    </w:rPr>
  </w:style>
  <w:style w:type="paragraph" w:styleId="a0">
    <w:name w:val="List Bullet"/>
    <w:aliases w:val="lb"/>
    <w:basedOn w:val="a1"/>
    <w:pPr>
      <w:numPr>
        <w:numId w:val="5"/>
      </w:numPr>
      <w:tabs>
        <w:tab w:val="num" w:pos="360"/>
      </w:tabs>
      <w:spacing w:before="0" w:after="240" w:line="240" w:lineRule="auto"/>
      <w:ind w:left="360"/>
      <w:jc w:val="both"/>
    </w:pPr>
    <w:rPr>
      <w:lang w:val="en-US"/>
    </w:rPr>
  </w:style>
  <w:style w:type="paragraph" w:styleId="20">
    <w:name w:val="List Bullet 2"/>
    <w:aliases w:val="lb2"/>
    <w:basedOn w:val="a1"/>
    <w:pPr>
      <w:numPr>
        <w:numId w:val="6"/>
      </w:numPr>
      <w:spacing w:before="0" w:after="240" w:line="240" w:lineRule="auto"/>
      <w:jc w:val="both"/>
    </w:pPr>
    <w:rPr>
      <w:lang w:val="en-US"/>
    </w:rPr>
  </w:style>
  <w:style w:type="paragraph" w:styleId="a">
    <w:name w:val="List Number"/>
    <w:aliases w:val="ln"/>
    <w:basedOn w:val="a1"/>
    <w:pPr>
      <w:numPr>
        <w:numId w:val="10"/>
      </w:numPr>
      <w:tabs>
        <w:tab w:val="num" w:pos="360"/>
      </w:tabs>
      <w:spacing w:before="0" w:after="240" w:line="240" w:lineRule="auto"/>
      <w:ind w:left="360"/>
    </w:pPr>
    <w:rPr>
      <w:lang w:val="en-US"/>
    </w:rPr>
  </w:style>
  <w:style w:type="paragraph" w:styleId="2">
    <w:name w:val="List Number 2"/>
    <w:aliases w:val="ln2"/>
    <w:basedOn w:val="a1"/>
    <w:pPr>
      <w:numPr>
        <w:numId w:val="14"/>
      </w:numPr>
      <w:spacing w:before="0" w:after="240" w:line="240" w:lineRule="auto"/>
    </w:pPr>
    <w:rPr>
      <w:lang w:val="en-US"/>
    </w:rPr>
  </w:style>
  <w:style w:type="paragraph" w:styleId="3">
    <w:name w:val="List Number 3"/>
    <w:aliases w:val="ln3"/>
    <w:basedOn w:val="a1"/>
    <w:pPr>
      <w:numPr>
        <w:numId w:val="2"/>
      </w:numPr>
      <w:tabs>
        <w:tab w:val="num" w:pos="1080"/>
      </w:tabs>
      <w:spacing w:before="0" w:after="240" w:line="240" w:lineRule="auto"/>
      <w:ind w:left="1080"/>
    </w:pPr>
    <w:rPr>
      <w:lang w:val="en-US"/>
    </w:rPr>
  </w:style>
  <w:style w:type="paragraph" w:styleId="4">
    <w:name w:val="List Number 4"/>
    <w:aliases w:val="ln4"/>
    <w:basedOn w:val="a1"/>
    <w:pPr>
      <w:numPr>
        <w:numId w:val="3"/>
      </w:numPr>
      <w:tabs>
        <w:tab w:val="num" w:pos="1440"/>
      </w:tabs>
      <w:spacing w:before="0" w:after="240" w:line="240" w:lineRule="auto"/>
      <w:ind w:left="1440"/>
    </w:pPr>
    <w:rPr>
      <w:lang w:val="en-US"/>
    </w:rPr>
  </w:style>
  <w:style w:type="paragraph" w:styleId="af5">
    <w:name w:val="Signature"/>
    <w:aliases w:val="sig"/>
    <w:basedOn w:val="a1"/>
    <w:pPr>
      <w:spacing w:before="0" w:line="240" w:lineRule="auto"/>
      <w:ind w:left="4320"/>
    </w:pPr>
    <w:rPr>
      <w:lang w:val="en-US"/>
    </w:rPr>
  </w:style>
  <w:style w:type="character" w:customStyle="1" w:styleId="SignatureChar">
    <w:name w:val="Signature Char"/>
    <w:aliases w:val="sig Char"/>
    <w:semiHidden/>
    <w:locked/>
    <w:rPr>
      <w:rFonts w:cs="Times New Roman"/>
      <w:sz w:val="24"/>
    </w:rPr>
  </w:style>
  <w:style w:type="character" w:customStyle="1" w:styleId="PlainTextChar">
    <w:name w:val="Plain Text Char"/>
    <w:semiHidden/>
    <w:locked/>
    <w:rPr>
      <w:rFonts w:ascii="Courier New" w:hAnsi="Courier New" w:cs="Courier New"/>
    </w:rPr>
  </w:style>
  <w:style w:type="character" w:customStyle="1" w:styleId="MacroTextChar">
    <w:name w:val="Macro Text Char"/>
    <w:semiHidden/>
    <w:locked/>
    <w:rPr>
      <w:rFonts w:ascii="Courier New" w:hAnsi="Courier New" w:cs="Times New Roman"/>
      <w:lang w:val="en-US" w:eastAsia="en-US" w:bidi="ar-SA"/>
    </w:rPr>
  </w:style>
  <w:style w:type="character" w:customStyle="1" w:styleId="FooterChar">
    <w:name w:val="Footer Char"/>
    <w:uiPriority w:val="99"/>
    <w:locked/>
    <w:rPr>
      <w:rFonts w:cs="Times New Roman"/>
      <w:sz w:val="24"/>
    </w:rPr>
  </w:style>
  <w:style w:type="paragraph" w:styleId="af6">
    <w:name w:val="Salutation"/>
    <w:aliases w:val="sal"/>
    <w:basedOn w:val="a1"/>
    <w:next w:val="a1"/>
    <w:pPr>
      <w:spacing w:before="0" w:line="240" w:lineRule="auto"/>
    </w:pPr>
    <w:rPr>
      <w:lang w:val="en-US"/>
    </w:rPr>
  </w:style>
  <w:style w:type="character" w:customStyle="1" w:styleId="SalutationChar">
    <w:name w:val="Salutation Char"/>
    <w:aliases w:val="sal Char"/>
    <w:semiHidden/>
    <w:locked/>
    <w:rPr>
      <w:rFonts w:cs="Times New Roman"/>
      <w:sz w:val="24"/>
    </w:rPr>
  </w:style>
  <w:style w:type="paragraph" w:styleId="af7">
    <w:name w:val="Block Text"/>
    <w:aliases w:val="blt"/>
    <w:basedOn w:val="a1"/>
    <w:pPr>
      <w:spacing w:before="0" w:after="240" w:line="240" w:lineRule="auto"/>
      <w:ind w:left="1440" w:right="1440"/>
      <w:jc w:val="both"/>
    </w:pPr>
    <w:rPr>
      <w:lang w:val="en-US"/>
    </w:rPr>
  </w:style>
  <w:style w:type="character" w:customStyle="1" w:styleId="HeaderChar">
    <w:name w:val="Header Char"/>
    <w:locked/>
    <w:rPr>
      <w:rFonts w:cs="Times New Roman"/>
      <w:sz w:val="24"/>
    </w:rPr>
  </w:style>
  <w:style w:type="paragraph" w:customStyle="1" w:styleId="BlockText2">
    <w:name w:val="Block Text 2"/>
    <w:basedOn w:val="a1"/>
    <w:pPr>
      <w:spacing w:before="0" w:line="480" w:lineRule="auto"/>
      <w:ind w:left="1440" w:right="1440"/>
    </w:pPr>
    <w:rPr>
      <w:lang w:val="en-US"/>
    </w:rPr>
  </w:style>
  <w:style w:type="paragraph" w:customStyle="1" w:styleId="BlockText3">
    <w:name w:val="Block Text 3"/>
    <w:basedOn w:val="af7"/>
    <w:pPr>
      <w:ind w:firstLine="720"/>
    </w:pPr>
  </w:style>
  <w:style w:type="paragraph" w:customStyle="1" w:styleId="BlockText4">
    <w:name w:val="Block Text 4"/>
    <w:basedOn w:val="af7"/>
    <w:pPr>
      <w:spacing w:after="0" w:line="480" w:lineRule="auto"/>
      <w:ind w:firstLine="720"/>
    </w:pPr>
  </w:style>
  <w:style w:type="character" w:customStyle="1" w:styleId="BodyText3Char">
    <w:name w:val="Body Text 3 Char"/>
    <w:semiHidden/>
    <w:locked/>
    <w:rPr>
      <w:rFonts w:cs="Times New Roman"/>
      <w:sz w:val="16"/>
      <w:szCs w:val="16"/>
    </w:rPr>
  </w:style>
  <w:style w:type="paragraph" w:customStyle="1" w:styleId="BodyText4">
    <w:name w:val="Body Text 4"/>
    <w:basedOn w:val="ae"/>
    <w:pPr>
      <w:pBdr>
        <w:top w:val="none" w:sz="0" w:space="0" w:color="auto"/>
        <w:left w:val="none" w:sz="0" w:space="0" w:color="auto"/>
        <w:bottom w:val="none" w:sz="0" w:space="0" w:color="auto"/>
        <w:right w:val="none" w:sz="0" w:space="0" w:color="auto"/>
      </w:pBdr>
      <w:spacing w:before="0" w:line="480" w:lineRule="auto"/>
      <w:jc w:val="both"/>
    </w:pPr>
    <w:rPr>
      <w:sz w:val="24"/>
      <w:lang w:val="en-US"/>
    </w:rPr>
  </w:style>
  <w:style w:type="character" w:customStyle="1" w:styleId="ClosingChar">
    <w:name w:val="Closing Char"/>
    <w:semiHidden/>
    <w:locked/>
    <w:rPr>
      <w:rFonts w:cs="Times New Roman"/>
      <w:sz w:val="24"/>
    </w:rPr>
  </w:style>
  <w:style w:type="character" w:customStyle="1" w:styleId="CommentTextChar">
    <w:name w:val="Comment Text Char"/>
    <w:locked/>
    <w:rPr>
      <w:rFonts w:cs="Times New Roman"/>
    </w:rPr>
  </w:style>
  <w:style w:type="character" w:customStyle="1" w:styleId="DateChar">
    <w:name w:val="Date Char"/>
    <w:semiHidden/>
    <w:locked/>
    <w:rPr>
      <w:rFonts w:cs="Times New Roman"/>
      <w:sz w:val="24"/>
    </w:rPr>
  </w:style>
  <w:style w:type="character" w:customStyle="1" w:styleId="DocumentMapChar">
    <w:name w:val="Document Map Char"/>
    <w:semiHidden/>
    <w:locked/>
    <w:rPr>
      <w:rFonts w:cs="Times New Roman"/>
      <w:sz w:val="2"/>
    </w:rPr>
  </w:style>
  <w:style w:type="character" w:customStyle="1" w:styleId="EndnoteTextChar">
    <w:name w:val="Endnote Text Char"/>
    <w:semiHidden/>
    <w:locked/>
    <w:rPr>
      <w:rFonts w:cs="Times New Roman"/>
    </w:rPr>
  </w:style>
  <w:style w:type="paragraph" w:customStyle="1" w:styleId="FrameDateandTime">
    <w:name w:val="Frame Date and Time"/>
    <w:basedOn w:val="aa"/>
    <w:pPr>
      <w:framePr w:h="864" w:hRule="exact" w:hSpace="187" w:vSpace="187" w:wrap="around" w:vAnchor="text" w:hAnchor="margin" w:xAlign="right" w:y="1"/>
      <w:tabs>
        <w:tab w:val="clear" w:pos="4464"/>
        <w:tab w:val="clear" w:pos="8928"/>
        <w:tab w:val="center" w:pos="4680"/>
        <w:tab w:val="right" w:pos="9360"/>
      </w:tabs>
      <w:spacing w:line="240" w:lineRule="auto"/>
    </w:pPr>
    <w:rPr>
      <w:rFonts w:ascii="Univers" w:hAnsi="Univers"/>
      <w:lang w:val="en-US"/>
    </w:rPr>
  </w:style>
  <w:style w:type="paragraph" w:customStyle="1" w:styleId="FramePageNumber">
    <w:name w:val="Frame Page Number"/>
    <w:basedOn w:val="aa"/>
    <w:pPr>
      <w:framePr w:hSpace="187" w:vSpace="187" w:wrap="around" w:vAnchor="page" w:hAnchor="margin" w:xAlign="center" w:y="1"/>
      <w:tabs>
        <w:tab w:val="clear" w:pos="4464"/>
        <w:tab w:val="clear" w:pos="8928"/>
        <w:tab w:val="center" w:pos="4680"/>
        <w:tab w:val="right" w:pos="9360"/>
      </w:tabs>
      <w:spacing w:line="240" w:lineRule="auto"/>
    </w:pPr>
    <w:rPr>
      <w:sz w:val="24"/>
      <w:lang w:val="en-US"/>
    </w:rPr>
  </w:style>
  <w:style w:type="paragraph" w:styleId="af8">
    <w:name w:val="List"/>
    <w:aliases w:val="l"/>
    <w:basedOn w:val="a1"/>
    <w:pPr>
      <w:spacing w:before="0" w:after="240" w:line="240" w:lineRule="auto"/>
      <w:ind w:left="360" w:hanging="360"/>
    </w:pPr>
    <w:rPr>
      <w:lang w:val="en-US"/>
    </w:rPr>
  </w:style>
  <w:style w:type="paragraph" w:styleId="27">
    <w:name w:val="List 2"/>
    <w:aliases w:val="l2"/>
    <w:basedOn w:val="a1"/>
    <w:pPr>
      <w:spacing w:before="0" w:after="240" w:line="240" w:lineRule="auto"/>
      <w:ind w:left="720" w:hanging="360"/>
    </w:pPr>
    <w:rPr>
      <w:lang w:val="en-US"/>
    </w:rPr>
  </w:style>
  <w:style w:type="paragraph" w:styleId="35">
    <w:name w:val="List 3"/>
    <w:aliases w:val="l3"/>
    <w:basedOn w:val="a1"/>
    <w:pPr>
      <w:spacing w:before="0" w:after="240" w:line="240" w:lineRule="auto"/>
      <w:ind w:left="1080" w:hanging="360"/>
    </w:pPr>
    <w:rPr>
      <w:lang w:val="en-US"/>
    </w:rPr>
  </w:style>
  <w:style w:type="paragraph" w:styleId="44">
    <w:name w:val="List 4"/>
    <w:aliases w:val="l4"/>
    <w:basedOn w:val="a1"/>
    <w:pPr>
      <w:spacing w:before="0" w:after="240" w:line="240" w:lineRule="auto"/>
      <w:ind w:left="1440" w:hanging="360"/>
    </w:pPr>
    <w:rPr>
      <w:lang w:val="en-US"/>
    </w:rPr>
  </w:style>
  <w:style w:type="paragraph" w:styleId="54">
    <w:name w:val="List 5"/>
    <w:aliases w:val="l5"/>
    <w:basedOn w:val="a1"/>
    <w:pPr>
      <w:spacing w:before="0" w:after="240" w:line="240" w:lineRule="auto"/>
      <w:ind w:left="1800" w:hanging="360"/>
    </w:pPr>
    <w:rPr>
      <w:lang w:val="en-US"/>
    </w:rPr>
  </w:style>
  <w:style w:type="paragraph" w:styleId="30">
    <w:name w:val="List Bullet 3"/>
    <w:aliases w:val="lb3"/>
    <w:basedOn w:val="a1"/>
    <w:pPr>
      <w:numPr>
        <w:numId w:val="7"/>
      </w:numPr>
      <w:spacing w:before="0" w:after="240" w:line="240" w:lineRule="auto"/>
      <w:jc w:val="both"/>
    </w:pPr>
    <w:rPr>
      <w:lang w:val="en-US"/>
    </w:rPr>
  </w:style>
  <w:style w:type="paragraph" w:styleId="40">
    <w:name w:val="List Bullet 4"/>
    <w:aliases w:val="lb4"/>
    <w:basedOn w:val="a1"/>
    <w:pPr>
      <w:numPr>
        <w:numId w:val="8"/>
      </w:numPr>
      <w:spacing w:before="0" w:after="240" w:line="240" w:lineRule="auto"/>
      <w:jc w:val="both"/>
    </w:pPr>
    <w:rPr>
      <w:lang w:val="en-US"/>
    </w:rPr>
  </w:style>
  <w:style w:type="paragraph" w:styleId="af9">
    <w:name w:val="List Continue"/>
    <w:aliases w:val="lc"/>
    <w:basedOn w:val="a1"/>
    <w:pPr>
      <w:spacing w:before="0" w:after="240" w:line="240" w:lineRule="auto"/>
      <w:ind w:left="360"/>
    </w:pPr>
    <w:rPr>
      <w:lang w:val="en-US"/>
    </w:rPr>
  </w:style>
  <w:style w:type="paragraph" w:styleId="28">
    <w:name w:val="List Continue 2"/>
    <w:aliases w:val="lc2"/>
    <w:basedOn w:val="a1"/>
    <w:pPr>
      <w:spacing w:before="0" w:after="240" w:line="240" w:lineRule="auto"/>
      <w:ind w:left="720"/>
      <w:jc w:val="both"/>
    </w:pPr>
    <w:rPr>
      <w:lang w:val="en-US"/>
    </w:rPr>
  </w:style>
  <w:style w:type="paragraph" w:styleId="36">
    <w:name w:val="List Continue 3"/>
    <w:aliases w:val="lc3"/>
    <w:basedOn w:val="a1"/>
    <w:pPr>
      <w:spacing w:before="0" w:after="240" w:line="240" w:lineRule="auto"/>
      <w:ind w:left="1080"/>
      <w:jc w:val="both"/>
    </w:pPr>
    <w:rPr>
      <w:lang w:val="en-US"/>
    </w:rPr>
  </w:style>
  <w:style w:type="paragraph" w:styleId="45">
    <w:name w:val="List Continue 4"/>
    <w:aliases w:val="lc4"/>
    <w:basedOn w:val="a1"/>
    <w:pPr>
      <w:spacing w:before="0" w:after="240" w:line="240" w:lineRule="auto"/>
      <w:ind w:left="1440"/>
      <w:jc w:val="both"/>
    </w:pPr>
    <w:rPr>
      <w:lang w:val="en-US"/>
    </w:rPr>
  </w:style>
  <w:style w:type="paragraph" w:styleId="55">
    <w:name w:val="List Continue 5"/>
    <w:aliases w:val="lc5"/>
    <w:basedOn w:val="a1"/>
    <w:pPr>
      <w:spacing w:before="0" w:after="240" w:line="240" w:lineRule="auto"/>
      <w:ind w:left="1800"/>
      <w:jc w:val="both"/>
    </w:pPr>
    <w:rPr>
      <w:lang w:val="en-US"/>
    </w:rPr>
  </w:style>
  <w:style w:type="paragraph" w:styleId="50">
    <w:name w:val="List Number 5"/>
    <w:aliases w:val="ln5"/>
    <w:basedOn w:val="a1"/>
    <w:pPr>
      <w:numPr>
        <w:numId w:val="4"/>
      </w:numPr>
      <w:tabs>
        <w:tab w:val="num" w:pos="1800"/>
      </w:tabs>
      <w:spacing w:before="0" w:after="240" w:line="240" w:lineRule="auto"/>
      <w:ind w:left="1800"/>
    </w:pPr>
    <w:rPr>
      <w:lang w:val="en-US"/>
    </w:rPr>
  </w:style>
  <w:style w:type="character" w:customStyle="1" w:styleId="MessageHeaderChar">
    <w:name w:val="Message Header Char"/>
    <w:semiHidden/>
    <w:locked/>
    <w:rPr>
      <w:rFonts w:ascii="Cambria" w:hAnsi="Cambria" w:cs="Times New Roman"/>
      <w:sz w:val="24"/>
      <w:szCs w:val="24"/>
      <w:shd w:val="pct20" w:color="auto" w:fill="auto"/>
    </w:rPr>
  </w:style>
  <w:style w:type="character" w:customStyle="1" w:styleId="NoteHeadingChar">
    <w:name w:val="Note Heading Char"/>
    <w:semiHidden/>
    <w:locked/>
    <w:rPr>
      <w:rFonts w:cs="Times New Roman"/>
      <w:sz w:val="24"/>
    </w:rPr>
  </w:style>
  <w:style w:type="paragraph" w:styleId="5">
    <w:name w:val="List Bullet 5"/>
    <w:aliases w:val="lb5"/>
    <w:basedOn w:val="a1"/>
    <w:pPr>
      <w:numPr>
        <w:numId w:val="9"/>
      </w:numPr>
      <w:spacing w:before="0" w:after="240" w:line="240" w:lineRule="auto"/>
      <w:jc w:val="both"/>
    </w:pPr>
    <w:rPr>
      <w:lang w:val="en-US"/>
    </w:rPr>
  </w:style>
  <w:style w:type="paragraph" w:customStyle="1" w:styleId="ImanageFooter">
    <w:name w:val="Imanage Footer"/>
    <w:basedOn w:val="a1"/>
    <w:pPr>
      <w:spacing w:before="0" w:line="240" w:lineRule="auto"/>
    </w:pPr>
    <w:rPr>
      <w:sz w:val="16"/>
      <w:szCs w:val="24"/>
      <w:lang w:val="en-US"/>
    </w:rPr>
  </w:style>
  <w:style w:type="paragraph" w:customStyle="1" w:styleId="Re">
    <w:name w:val="Re"/>
    <w:basedOn w:val="a1"/>
    <w:next w:val="af6"/>
    <w:pPr>
      <w:spacing w:line="240" w:lineRule="auto"/>
      <w:ind w:left="2160" w:right="1440" w:hanging="720"/>
    </w:pPr>
    <w:rPr>
      <w:lang w:val="en-US"/>
    </w:rPr>
  </w:style>
  <w:style w:type="paragraph" w:customStyle="1" w:styleId="NumberedParaSingle">
    <w:name w:val="Numbered Para Single"/>
    <w:aliases w:val="nps"/>
    <w:basedOn w:val="a1"/>
    <w:pPr>
      <w:numPr>
        <w:numId w:val="13"/>
      </w:numPr>
      <w:spacing w:before="0" w:after="240" w:line="240" w:lineRule="auto"/>
      <w:jc w:val="both"/>
    </w:pPr>
    <w:rPr>
      <w:lang w:val="en-US"/>
    </w:rPr>
  </w:style>
  <w:style w:type="paragraph" w:customStyle="1" w:styleId="NumberedParaDouble">
    <w:name w:val="Numbered Para Double"/>
    <w:aliases w:val="npd"/>
    <w:basedOn w:val="a1"/>
    <w:pPr>
      <w:numPr>
        <w:numId w:val="1"/>
      </w:numPr>
      <w:tabs>
        <w:tab w:val="clear" w:pos="360"/>
        <w:tab w:val="num" w:pos="720"/>
      </w:tabs>
      <w:spacing w:before="0" w:line="480" w:lineRule="auto"/>
      <w:ind w:left="720"/>
      <w:jc w:val="both"/>
    </w:pPr>
    <w:rPr>
      <w:lang w:val="en-US"/>
    </w:rPr>
  </w:style>
  <w:style w:type="paragraph" w:customStyle="1" w:styleId="LetteredParagraphSingle">
    <w:name w:val="Lettered Paragraph Single"/>
    <w:aliases w:val="lps"/>
    <w:basedOn w:val="a1"/>
    <w:pPr>
      <w:numPr>
        <w:numId w:val="11"/>
      </w:numPr>
      <w:spacing w:before="0" w:after="240" w:line="240" w:lineRule="auto"/>
      <w:jc w:val="both"/>
    </w:pPr>
    <w:rPr>
      <w:lang w:val="en-US"/>
    </w:rPr>
  </w:style>
  <w:style w:type="paragraph" w:customStyle="1" w:styleId="LetteredParagraphDouble">
    <w:name w:val="Lettered Paragraph Double"/>
    <w:aliases w:val="lpd"/>
    <w:basedOn w:val="a1"/>
    <w:pPr>
      <w:numPr>
        <w:numId w:val="12"/>
      </w:numPr>
      <w:spacing w:before="0" w:line="480" w:lineRule="auto"/>
      <w:jc w:val="both"/>
    </w:pPr>
    <w:rPr>
      <w:lang w:val="en-US"/>
    </w:rPr>
  </w:style>
  <w:style w:type="paragraph" w:customStyle="1" w:styleId="BodyTextFirstIndentDouble">
    <w:name w:val="Body Text First Indent Double"/>
    <w:aliases w:val="btt2"/>
    <w:basedOn w:val="ae"/>
    <w:pPr>
      <w:pBdr>
        <w:top w:val="none" w:sz="0" w:space="0" w:color="auto"/>
        <w:left w:val="none" w:sz="0" w:space="0" w:color="auto"/>
        <w:bottom w:val="none" w:sz="0" w:space="0" w:color="auto"/>
        <w:right w:val="none" w:sz="0" w:space="0" w:color="auto"/>
      </w:pBdr>
      <w:spacing w:before="0" w:line="480" w:lineRule="auto"/>
      <w:ind w:firstLine="1440"/>
      <w:jc w:val="both"/>
    </w:pPr>
    <w:rPr>
      <w:sz w:val="24"/>
      <w:lang w:val="en-US"/>
    </w:rPr>
  </w:style>
  <w:style w:type="paragraph" w:customStyle="1" w:styleId="ScheduleHeading1">
    <w:name w:val="Schedule Heading 1"/>
    <w:aliases w:val="s1"/>
    <w:basedOn w:val="a1"/>
    <w:pPr>
      <w:numPr>
        <w:ilvl w:val="1"/>
        <w:numId w:val="15"/>
      </w:numPr>
      <w:spacing w:before="0" w:after="240" w:line="240" w:lineRule="auto"/>
      <w:jc w:val="both"/>
    </w:pPr>
    <w:rPr>
      <w:lang w:val="en-US"/>
    </w:rPr>
  </w:style>
  <w:style w:type="paragraph" w:customStyle="1" w:styleId="ScheduleHeading2">
    <w:name w:val="Schedule Heading 2"/>
    <w:aliases w:val="s2"/>
    <w:basedOn w:val="a1"/>
    <w:pPr>
      <w:numPr>
        <w:ilvl w:val="2"/>
        <w:numId w:val="15"/>
      </w:numPr>
      <w:spacing w:before="0" w:after="240" w:line="240" w:lineRule="auto"/>
      <w:jc w:val="both"/>
    </w:pPr>
    <w:rPr>
      <w:lang w:val="en-US"/>
    </w:rPr>
  </w:style>
  <w:style w:type="paragraph" w:customStyle="1" w:styleId="ScheduleHeading3">
    <w:name w:val="Schedule Heading 3"/>
    <w:aliases w:val="s3"/>
    <w:basedOn w:val="a1"/>
    <w:pPr>
      <w:numPr>
        <w:ilvl w:val="3"/>
        <w:numId w:val="15"/>
      </w:numPr>
      <w:spacing w:before="0" w:after="240" w:line="240" w:lineRule="auto"/>
      <w:jc w:val="both"/>
    </w:pPr>
    <w:rPr>
      <w:lang w:val="en-US"/>
    </w:rPr>
  </w:style>
  <w:style w:type="paragraph" w:customStyle="1" w:styleId="ScheduleHeading4">
    <w:name w:val="Schedule Heading 4"/>
    <w:aliases w:val="s4"/>
    <w:basedOn w:val="a1"/>
    <w:pPr>
      <w:numPr>
        <w:ilvl w:val="4"/>
        <w:numId w:val="15"/>
      </w:numPr>
      <w:spacing w:before="0" w:after="240" w:line="240" w:lineRule="auto"/>
      <w:jc w:val="both"/>
    </w:pPr>
    <w:rPr>
      <w:lang w:val="en-US"/>
    </w:rPr>
  </w:style>
  <w:style w:type="paragraph" w:customStyle="1" w:styleId="ScheduleHeading5">
    <w:name w:val="Schedule Heading 5"/>
    <w:aliases w:val="s5"/>
    <w:basedOn w:val="a1"/>
    <w:pPr>
      <w:numPr>
        <w:ilvl w:val="5"/>
        <w:numId w:val="15"/>
      </w:numPr>
      <w:spacing w:before="0" w:after="240" w:line="240" w:lineRule="auto"/>
      <w:jc w:val="both"/>
    </w:pPr>
    <w:rPr>
      <w:lang w:val="en-US"/>
    </w:rPr>
  </w:style>
  <w:style w:type="paragraph" w:customStyle="1" w:styleId="ScheduleTitle">
    <w:name w:val="Schedule Title"/>
    <w:aliases w:val="st"/>
    <w:basedOn w:val="a1"/>
    <w:pPr>
      <w:numPr>
        <w:numId w:val="15"/>
      </w:numPr>
      <w:spacing w:before="0" w:after="240" w:line="240" w:lineRule="auto"/>
      <w:jc w:val="center"/>
    </w:pPr>
    <w:rPr>
      <w:b/>
      <w:szCs w:val="24"/>
      <w:lang w:val="en-US"/>
    </w:rPr>
  </w:style>
  <w:style w:type="paragraph" w:customStyle="1" w:styleId="TableText">
    <w:name w:val="Table Text"/>
    <w:aliases w:val="tt"/>
    <w:basedOn w:val="a1"/>
    <w:pPr>
      <w:spacing w:before="60" w:after="60" w:line="240" w:lineRule="auto"/>
    </w:pPr>
    <w:rPr>
      <w:lang w:val="en-US"/>
    </w:rPr>
  </w:style>
  <w:style w:type="paragraph" w:customStyle="1" w:styleId="TableEnd">
    <w:name w:val="Table End"/>
    <w:aliases w:val="te"/>
    <w:basedOn w:val="TableText"/>
    <w:pPr>
      <w:spacing w:after="180"/>
    </w:pPr>
  </w:style>
  <w:style w:type="paragraph" w:customStyle="1" w:styleId="TableHeading">
    <w:name w:val="Table Heading"/>
    <w:aliases w:val="th"/>
    <w:basedOn w:val="a1"/>
    <w:pPr>
      <w:keepNext/>
      <w:spacing w:after="60" w:line="240" w:lineRule="auto"/>
      <w:jc w:val="center"/>
    </w:pPr>
    <w:rPr>
      <w:b/>
      <w:lang w:val="en-US"/>
    </w:rPr>
  </w:style>
  <w:style w:type="character" w:customStyle="1" w:styleId="DeltaViewInsertion">
    <w:name w:val="DeltaView Insertion"/>
    <w:rPr>
      <w:color w:val="0000FF"/>
      <w:spacing w:val="0"/>
      <w:u w:val="single"/>
    </w:rPr>
  </w:style>
  <w:style w:type="paragraph" w:styleId="afa">
    <w:name w:val="Balloon Text"/>
    <w:basedOn w:val="a1"/>
    <w:link w:val="Char1"/>
    <w:rsid w:val="006404C1"/>
    <w:pPr>
      <w:spacing w:before="0" w:line="240" w:lineRule="auto"/>
    </w:pPr>
    <w:rPr>
      <w:rFonts w:ascii="Tahoma" w:hAnsi="Tahoma" w:cs="Tahoma"/>
      <w:sz w:val="16"/>
      <w:szCs w:val="16"/>
    </w:rPr>
  </w:style>
  <w:style w:type="character" w:customStyle="1" w:styleId="Char1">
    <w:name w:val="풍선 도움말 텍스트 Char"/>
    <w:link w:val="afa"/>
    <w:rsid w:val="006404C1"/>
    <w:rPr>
      <w:rFonts w:ascii="Tahoma" w:hAnsi="Tahoma" w:cs="Tahoma"/>
      <w:sz w:val="16"/>
      <w:szCs w:val="16"/>
      <w:lang w:val="en-AU" w:eastAsia="en-US"/>
    </w:rPr>
  </w:style>
  <w:style w:type="character" w:styleId="afb">
    <w:name w:val="FollowedHyperlink"/>
    <w:rsid w:val="00D223B5"/>
    <w:rPr>
      <w:color w:val="800080"/>
      <w:u w:val="single"/>
    </w:rPr>
  </w:style>
  <w:style w:type="paragraph" w:styleId="afc">
    <w:name w:val="List Paragraph"/>
    <w:basedOn w:val="a1"/>
    <w:uiPriority w:val="34"/>
    <w:qFormat/>
    <w:rsid w:val="00871E8C"/>
    <w:pPr>
      <w:ind w:left="720"/>
    </w:pPr>
  </w:style>
  <w:style w:type="paragraph" w:styleId="afd">
    <w:name w:val="annotation subject"/>
    <w:basedOn w:val="a6"/>
    <w:next w:val="a6"/>
    <w:link w:val="Char2"/>
    <w:rsid w:val="00281A3B"/>
    <w:rPr>
      <w:b/>
      <w:bCs/>
      <w:color w:val="auto"/>
      <w:sz w:val="20"/>
    </w:rPr>
  </w:style>
  <w:style w:type="character" w:customStyle="1" w:styleId="singleChar">
    <w:name w:val="single Char"/>
    <w:link w:val="single"/>
    <w:rsid w:val="00281A3B"/>
    <w:rPr>
      <w:rFonts w:ascii="Times New Roman" w:hAnsi="Times New Roman"/>
      <w:sz w:val="24"/>
      <w:lang w:val="en-AU"/>
    </w:rPr>
  </w:style>
  <w:style w:type="character" w:customStyle="1" w:styleId="singleblockChar">
    <w:name w:val="single block Char"/>
    <w:basedOn w:val="singleChar"/>
    <w:link w:val="singleblock"/>
    <w:rsid w:val="00281A3B"/>
    <w:rPr>
      <w:rFonts w:ascii="Times New Roman" w:hAnsi="Times New Roman"/>
      <w:sz w:val="24"/>
      <w:lang w:val="en-AU"/>
    </w:rPr>
  </w:style>
  <w:style w:type="character" w:customStyle="1" w:styleId="Char0">
    <w:name w:val="각주 텍스트 Char"/>
    <w:link w:val="a7"/>
    <w:semiHidden/>
    <w:rsid w:val="00281A3B"/>
    <w:rPr>
      <w:rFonts w:ascii="Times New Roman" w:hAnsi="Times New Roman"/>
      <w:color w:val="0000FF"/>
      <w:sz w:val="24"/>
      <w:lang w:val="en-AU"/>
    </w:rPr>
  </w:style>
  <w:style w:type="character" w:customStyle="1" w:styleId="Char">
    <w:name w:val="메모 텍스트 Char"/>
    <w:link w:val="a6"/>
    <w:semiHidden/>
    <w:rsid w:val="00281A3B"/>
    <w:rPr>
      <w:rFonts w:ascii="Times New Roman" w:hAnsi="Times New Roman"/>
      <w:color w:val="FF00FF"/>
      <w:sz w:val="18"/>
      <w:lang w:val="en-AU"/>
    </w:rPr>
  </w:style>
  <w:style w:type="character" w:customStyle="1" w:styleId="Char2">
    <w:name w:val="메모 주제 Char"/>
    <w:link w:val="afd"/>
    <w:rsid w:val="00281A3B"/>
    <w:rPr>
      <w:rFonts w:ascii="Times New Roman" w:hAnsi="Times New Roman"/>
      <w:b/>
      <w:bCs/>
      <w:color w:val="FF00FF"/>
      <w:sz w:val="18"/>
      <w:lang w:val="en-AU"/>
    </w:rPr>
  </w:style>
  <w:style w:type="numbering" w:customStyle="1" w:styleId="NoList1">
    <w:name w:val="No List1"/>
    <w:next w:val="a4"/>
    <w:uiPriority w:val="99"/>
    <w:semiHidden/>
    <w:unhideWhenUsed/>
    <w:rsid w:val="000024F2"/>
  </w:style>
  <w:style w:type="paragraph" w:styleId="afe">
    <w:name w:val="Revision"/>
    <w:hidden/>
    <w:uiPriority w:val="99"/>
    <w:semiHidden/>
    <w:rsid w:val="000024F2"/>
    <w:rPr>
      <w:rFonts w:ascii="Times New Roman" w:eastAsia="PMingLiU" w:hAnsi="Times New Roman"/>
      <w:sz w:val="24"/>
      <w:szCs w:val="24"/>
      <w:lang w:val="en-GB" w:eastAsia="zh-TW"/>
    </w:rPr>
  </w:style>
  <w:style w:type="paragraph" w:customStyle="1" w:styleId="SWHead1">
    <w:name w:val="SWHead1"/>
    <w:qFormat/>
    <w:rsid w:val="000024F2"/>
    <w:pPr>
      <w:keepNext/>
      <w:numPr>
        <w:numId w:val="20"/>
      </w:numPr>
      <w:tabs>
        <w:tab w:val="left" w:pos="851"/>
      </w:tabs>
      <w:spacing w:before="400" w:after="120"/>
    </w:pPr>
    <w:rPr>
      <w:rFonts w:ascii="HP Simplified" w:eastAsia="Times New Roman" w:hAnsi="HP Simplified" w:cs="Arial"/>
      <w:bCs/>
      <w:color w:val="0096D6"/>
      <w:kern w:val="32"/>
      <w:sz w:val="28"/>
      <w:szCs w:val="28"/>
      <w:lang w:val="en-AU"/>
    </w:rPr>
  </w:style>
  <w:style w:type="paragraph" w:customStyle="1" w:styleId="SWHead2">
    <w:name w:val="SWHead2"/>
    <w:qFormat/>
    <w:rsid w:val="000024F2"/>
    <w:pPr>
      <w:keepNext/>
      <w:keepLines/>
      <w:numPr>
        <w:ilvl w:val="1"/>
        <w:numId w:val="20"/>
      </w:numPr>
      <w:tabs>
        <w:tab w:val="clear" w:pos="5671"/>
        <w:tab w:val="num" w:pos="360"/>
      </w:tabs>
      <w:spacing w:before="240" w:after="120"/>
      <w:ind w:left="0" w:firstLine="0"/>
    </w:pPr>
    <w:rPr>
      <w:rFonts w:ascii="HP Simplified" w:eastAsia="Times New Roman" w:hAnsi="HP Simplified" w:cs="Arial"/>
      <w:bCs/>
      <w:iCs/>
      <w:color w:val="000000"/>
      <w:sz w:val="22"/>
      <w:szCs w:val="28"/>
      <w:lang w:val="en-AU"/>
    </w:rPr>
  </w:style>
  <w:style w:type="paragraph" w:customStyle="1" w:styleId="SWHead3">
    <w:name w:val="SWHead3"/>
    <w:qFormat/>
    <w:rsid w:val="000024F2"/>
    <w:pPr>
      <w:keepLines/>
      <w:numPr>
        <w:ilvl w:val="2"/>
        <w:numId w:val="20"/>
      </w:numPr>
      <w:tabs>
        <w:tab w:val="clear" w:pos="1418"/>
        <w:tab w:val="num" w:pos="360"/>
        <w:tab w:val="left" w:pos="851"/>
      </w:tabs>
      <w:spacing w:before="120" w:after="120"/>
      <w:ind w:left="0" w:firstLine="0"/>
    </w:pPr>
    <w:rPr>
      <w:rFonts w:ascii="HP Simplified" w:eastAsia="Times New Roman" w:hAnsi="HP Simplified" w:cs="Arial"/>
      <w:bCs/>
      <w:color w:val="000000"/>
      <w:sz w:val="22"/>
      <w:lang w:val="en-AU"/>
    </w:rPr>
  </w:style>
  <w:style w:type="paragraph" w:customStyle="1" w:styleId="SWHead4">
    <w:name w:val="SWHead4"/>
    <w:qFormat/>
    <w:rsid w:val="000024F2"/>
    <w:pPr>
      <w:keepLines/>
      <w:numPr>
        <w:ilvl w:val="3"/>
        <w:numId w:val="20"/>
      </w:numPr>
      <w:spacing w:before="240" w:after="120"/>
    </w:pPr>
    <w:rPr>
      <w:rFonts w:ascii="HP Simplified" w:eastAsia="Times New Roman" w:hAnsi="HP Simplified"/>
      <w:bCs/>
      <w:sz w:val="22"/>
      <w:szCs w:val="28"/>
      <w:lang w:val="en-AU"/>
    </w:rPr>
  </w:style>
  <w:style w:type="paragraph" w:customStyle="1" w:styleId="SWHead5">
    <w:name w:val="SWHead5"/>
    <w:qFormat/>
    <w:rsid w:val="000024F2"/>
    <w:pPr>
      <w:keepLines/>
      <w:numPr>
        <w:ilvl w:val="4"/>
        <w:numId w:val="20"/>
      </w:numPr>
      <w:spacing w:before="240" w:after="120"/>
    </w:pPr>
    <w:rPr>
      <w:rFonts w:ascii="HP Simplified" w:eastAsia="Times New Roman" w:hAnsi="HP Simplified"/>
      <w:bCs/>
      <w:iCs/>
      <w:sz w:val="22"/>
      <w:szCs w:val="26"/>
      <w:lang w:val="en-AU"/>
    </w:rPr>
  </w:style>
  <w:style w:type="paragraph" w:customStyle="1" w:styleId="SWPara6">
    <w:name w:val="SWPara6"/>
    <w:qFormat/>
    <w:rsid w:val="000024F2"/>
    <w:pPr>
      <w:keepLines/>
      <w:numPr>
        <w:ilvl w:val="5"/>
        <w:numId w:val="20"/>
      </w:numPr>
      <w:spacing w:before="60" w:after="60"/>
    </w:pPr>
    <w:rPr>
      <w:rFonts w:ascii="HP Simplified" w:eastAsia="Times New Roman" w:hAnsi="HP Simplified" w:cs="Arial"/>
      <w:sz w:val="22"/>
      <w:szCs w:val="32"/>
      <w:lang w:val="en-AU"/>
    </w:rPr>
  </w:style>
  <w:style w:type="paragraph" w:customStyle="1" w:styleId="SWPara7">
    <w:name w:val="SWPara7"/>
    <w:basedOn w:val="SWPara6"/>
    <w:qFormat/>
    <w:rsid w:val="000024F2"/>
    <w:pPr>
      <w:numPr>
        <w:ilvl w:val="6"/>
      </w:numPr>
      <w:tabs>
        <w:tab w:val="clear" w:pos="2552"/>
        <w:tab w:val="left" w:pos="709"/>
      </w:tabs>
      <w:ind w:left="1843" w:hanging="425"/>
    </w:pPr>
  </w:style>
  <w:style w:type="paragraph" w:customStyle="1" w:styleId="SWPara8">
    <w:name w:val="SWPara8"/>
    <w:basedOn w:val="SWPara7"/>
    <w:qFormat/>
    <w:rsid w:val="000024F2"/>
    <w:pPr>
      <w:numPr>
        <w:ilvl w:val="7"/>
      </w:numPr>
      <w:tabs>
        <w:tab w:val="left" w:pos="2977"/>
      </w:tabs>
    </w:pPr>
  </w:style>
  <w:style w:type="character" w:styleId="aff">
    <w:name w:val="Unresolved Mention"/>
    <w:uiPriority w:val="99"/>
    <w:semiHidden/>
    <w:unhideWhenUsed/>
    <w:rsid w:val="00203EA4"/>
    <w:rPr>
      <w:color w:val="605E5C"/>
      <w:shd w:val="clear" w:color="auto" w:fill="E1DFDD"/>
    </w:rPr>
  </w:style>
  <w:style w:type="character" w:customStyle="1" w:styleId="cf11">
    <w:name w:val="cf11"/>
    <w:basedOn w:val="a2"/>
    <w:rsid w:val="008C6FC5"/>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8481226">
      <w:bodyDiv w:val="1"/>
      <w:marLeft w:val="0"/>
      <w:marRight w:val="0"/>
      <w:marTop w:val="0"/>
      <w:marBottom w:val="0"/>
      <w:divBdr>
        <w:top w:val="none" w:sz="0" w:space="0" w:color="auto"/>
        <w:left w:val="none" w:sz="0" w:space="0" w:color="auto"/>
        <w:bottom w:val="none" w:sz="0" w:space="0" w:color="auto"/>
        <w:right w:val="none" w:sz="0" w:space="0" w:color="auto"/>
      </w:divBdr>
    </w:div>
    <w:div w:id="677736326">
      <w:bodyDiv w:val="1"/>
      <w:marLeft w:val="0"/>
      <w:marRight w:val="0"/>
      <w:marTop w:val="0"/>
      <w:marBottom w:val="0"/>
      <w:divBdr>
        <w:top w:val="none" w:sz="0" w:space="0" w:color="auto"/>
        <w:left w:val="none" w:sz="0" w:space="0" w:color="auto"/>
        <w:bottom w:val="none" w:sz="0" w:space="0" w:color="auto"/>
        <w:right w:val="none" w:sz="0" w:space="0" w:color="auto"/>
      </w:divBdr>
    </w:div>
    <w:div w:id="1981377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fety.korea@abbvie.com" TargetMode="Externa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ED60DE-58A4-4D0E-9774-E1B2268E55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6222</Words>
  <Characters>35471</Characters>
  <Application>Microsoft Office Word</Application>
  <DocSecurity>0</DocSecurity>
  <Lines>295</Lines>
  <Paragraphs>83</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LinksUpToDate>false</LinksUpToDate>
  <CharactersWithSpaces>41610</CharactersWithSpaces>
  <SharedDoc>false</SharedDoc>
  <HLinks>
    <vt:vector size="18" baseType="variant">
      <vt:variant>
        <vt:i4>2752526</vt:i4>
      </vt:variant>
      <vt:variant>
        <vt:i4>6</vt:i4>
      </vt:variant>
      <vt:variant>
        <vt:i4>0</vt:i4>
      </vt:variant>
      <vt:variant>
        <vt:i4>5</vt:i4>
      </vt:variant>
      <vt:variant>
        <vt:lpwstr>mailto:AGN-coolsculpting.apacsupport@abbvie.com</vt:lpwstr>
      </vt:variant>
      <vt:variant>
        <vt:lpwstr/>
      </vt:variant>
      <vt:variant>
        <vt:i4>5832819</vt:i4>
      </vt:variant>
      <vt:variant>
        <vt:i4>3</vt:i4>
      </vt:variant>
      <vt:variant>
        <vt:i4>0</vt:i4>
      </vt:variant>
      <vt:variant>
        <vt:i4>5</vt:i4>
      </vt:variant>
      <vt:variant>
        <vt:lpwstr>mailto:MedDeviceComplaintsAPAC@abbvie.com</vt:lpwstr>
      </vt:variant>
      <vt:variant>
        <vt:lpwstr/>
      </vt:variant>
      <vt:variant>
        <vt:i4>1572964</vt:i4>
      </vt:variant>
      <vt:variant>
        <vt:i4>0</vt:i4>
      </vt:variant>
      <vt:variant>
        <vt:i4>0</vt:i4>
      </vt:variant>
      <vt:variant>
        <vt:i4>5</vt:i4>
      </vt:variant>
      <vt:variant>
        <vt:lpwstr>mailto:safety.korea@abbvie.com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2024-05-24T08:00:00Z</dcterms:created>
  <dcterms:modified xsi:type="dcterms:W3CDTF">2024-05-24T08:00:00Z</dcterms:modified>
</cp:coreProperties>
</file>